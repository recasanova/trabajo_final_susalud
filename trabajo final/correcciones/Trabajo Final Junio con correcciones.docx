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 xml:space="preserve">paciente o tercero </w:t>
      </w:r>
      <w:proofErr w:type="spellStart"/>
      <w:r w:rsidR="00F97069" w:rsidRPr="00BA156B">
        <w:t>legitimizado</w:t>
      </w:r>
      <w:proofErr w:type="spellEnd"/>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 xml:space="preserve">Hospital </w:t>
      </w:r>
      <w:proofErr w:type="spellStart"/>
      <w:r w:rsidRPr="00160297">
        <w:t>Consumer</w:t>
      </w:r>
      <w:proofErr w:type="spellEnd"/>
      <w:r w:rsidRPr="00160297">
        <w:t xml:space="preserve"> </w:t>
      </w:r>
      <w:proofErr w:type="spellStart"/>
      <w:r w:rsidRPr="00160297">
        <w:t>Asse</w:t>
      </w:r>
      <w:r w:rsidR="00C52C63" w:rsidRPr="00160297">
        <w:t>s</w:t>
      </w:r>
      <w:r w:rsidRPr="00160297">
        <w:t>sment</w:t>
      </w:r>
      <w:proofErr w:type="spellEnd"/>
      <w:r w:rsidRPr="00160297">
        <w:t xml:space="preserve"> of </w:t>
      </w:r>
      <w:proofErr w:type="spellStart"/>
      <w:r w:rsidRPr="00160297">
        <w:t>Healthcare</w:t>
      </w:r>
      <w:proofErr w:type="spellEnd"/>
      <w:r w:rsidRPr="00160297">
        <w:t xml:space="preserve"> </w:t>
      </w:r>
      <w:proofErr w:type="spellStart"/>
      <w:r w:rsidRPr="00160297">
        <w:t>Providers</w:t>
      </w:r>
      <w:proofErr w:type="spellEnd"/>
      <w:r w:rsidRPr="00160297">
        <w:t xml:space="preserve"> and </w:t>
      </w:r>
      <w:proofErr w:type="spellStart"/>
      <w:r w:rsidRPr="00160297">
        <w:t>Systems</w:t>
      </w:r>
      <w:proofErr w:type="spellEnd"/>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proofErr w:type="spellStart"/>
      <w:r w:rsidR="0038486C" w:rsidRPr="00160297">
        <w:t>World</w:t>
      </w:r>
      <w:proofErr w:type="spellEnd"/>
      <w:r w:rsidR="0038486C" w:rsidRPr="00160297">
        <w:t xml:space="preserve"> Wide Web </w:t>
      </w:r>
      <w:proofErr w:type="spellStart"/>
      <w:r w:rsidR="0038486C" w:rsidRPr="00160297">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160297">
        <w:t>Wireframes</w:t>
      </w:r>
      <w:proofErr w:type="spellEnd"/>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160297">
        <w:t>wireframes</w:t>
      </w:r>
      <w:proofErr w:type="spellEnd"/>
      <w:r w:rsidRPr="00BA156B">
        <w:t xml:space="preserve"> en lápiz y papel y/o </w:t>
      </w:r>
      <w:proofErr w:type="spellStart"/>
      <w:r w:rsidRPr="00160297">
        <w:t>wirefra</w:t>
      </w:r>
      <w:r w:rsidR="00107D89" w:rsidRPr="00160297">
        <w:t>mes</w:t>
      </w:r>
      <w:proofErr w:type="spellEnd"/>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proofErr w:type="spellStart"/>
      <w:r w:rsidR="00B674F0" w:rsidRPr="00160297">
        <w:t>Mockup</w:t>
      </w:r>
      <w:proofErr w:type="spellEnd"/>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proofErr w:type="spellStart"/>
      <w:r w:rsidRPr="00160297">
        <w:t>wireframes</w:t>
      </w:r>
      <w:proofErr w:type="spellEnd"/>
      <w:r w:rsidR="007B7445" w:rsidRPr="00BA156B">
        <w:t>.</w:t>
      </w:r>
    </w:p>
    <w:p w14:paraId="2F7B05B1"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proofErr w:type="spellStart"/>
      <w:r w:rsidRPr="00160297">
        <w:t>mockups</w:t>
      </w:r>
      <w:proofErr w:type="spellEnd"/>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46D6865" w:rsidR="00107D89" w:rsidRPr="00017896" w:rsidRDefault="00B674F0" w:rsidP="00466892">
      <w:pPr>
        <w:pStyle w:val="Texto"/>
      </w:pPr>
      <w:r w:rsidRPr="00BA156B">
        <w:t>Pruebas con usuarios para encontrar p</w:t>
      </w:r>
      <w:r w:rsidR="00107D89" w:rsidRPr="00BA156B">
        <w:t xml:space="preserve">osibles problemas de usabilidad. </w:t>
      </w:r>
      <w:ins w:id="110" w:author="Regina Casanova" w:date="2018-06-21T12:44:00Z">
        <w:r w:rsidR="007925FD">
          <w:t xml:space="preserve">Una de las maneras de realizar pruebas con usuarios </w:t>
        </w:r>
      </w:ins>
      <w:ins w:id="111" w:author="Regina Casanova" w:date="2018-06-21T12:45:00Z">
        <w:r w:rsidR="007925FD">
          <w:t>es</w:t>
        </w:r>
      </w:ins>
      <w:ins w:id="112" w:author="Regina Casanova" w:date="2018-06-21T12:44:00Z">
        <w:r w:rsidR="007925FD">
          <w:t xml:space="preserve"> la </w:t>
        </w:r>
      </w:ins>
      <w:ins w:id="113" w:author="Regina Casanova" w:date="2018-06-21T12:45:00Z">
        <w:r w:rsidR="007925FD">
          <w:t>“Realización de Tareas” que</w:t>
        </w:r>
      </w:ins>
      <w:ins w:id="114" w:author="Regina Casanova" w:date="2018-06-21T12:46:00Z">
        <w:r w:rsidR="007925FD">
          <w:t xml:space="preserve"> sirve para</w:t>
        </w:r>
      </w:ins>
      <w:ins w:id="115" w:author="Regina Casanova" w:date="2018-06-21T12:45:00Z">
        <w:r w:rsidR="007925FD">
          <w:t xml:space="preserve"> aprend</w:t>
        </w:r>
      </w:ins>
      <w:ins w:id="116" w:author="Regina Casanova" w:date="2018-06-21T12:47:00Z">
        <w:r w:rsidR="007925FD">
          <w:t>er</w:t>
        </w:r>
      </w:ins>
      <w:ins w:id="117" w:author="Regina Casanova" w:date="2018-06-21T12:45:00Z">
        <w:r w:rsidR="007925FD">
          <w:t xml:space="preserve"> acerca de los usuarios por medio de la observaci</w:t>
        </w:r>
      </w:ins>
      <w:ins w:id="118" w:author="Regina Casanova" w:date="2018-06-21T12:47:00Z">
        <w:r w:rsidR="007925FD">
          <w:t xml:space="preserve">ón directa mientras ellos realizan tareas interactuando con el prototipo e intentan cumplir ciertos </w:t>
        </w:r>
        <w:r w:rsidR="007925FD">
          <w:lastRenderedPageBreak/>
          <w:t xml:space="preserve">objetivos. </w:t>
        </w:r>
      </w:ins>
      <w:ins w:id="119" w:author="Regina Casanova" w:date="2018-06-21T12:48:00Z">
        <w:r w:rsidR="007925FD">
          <w:t xml:space="preserve">Este método ayuda a identificar problemas en las tareas que el software debe ser capaz de realizar y una vez identificados, ayuda a probar su rediseño. </w:t>
        </w:r>
      </w:ins>
      <w:ins w:id="120" w:author="Regina Casanova" w:date="2018-06-21T12:50:00Z">
        <w:r w:rsidR="007925FD">
          <w:t>Para esto, deben identificarse tareas por cada tipo de usuario que puedan ser resueltas con el prototipo a probar y entregarlo a los usuarios al momento de la prueba</w:t>
        </w:r>
      </w:ins>
      <w:ins w:id="121" w:author="Regina Casanova" w:date="2018-06-21T12:52:00Z">
        <w:r w:rsidR="007925FD">
          <w:t xml:space="preserve"> </w:t>
        </w:r>
      </w:ins>
      <w:ins w:id="122"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23" w:author="Regina Casanova" w:date="2018-06-21T12:54:00Z">
        <w:r w:rsidR="007925FD">
          <w:fldChar w:fldCharType="end"/>
        </w:r>
      </w:ins>
      <w:ins w:id="124" w:author="Regina Casanova" w:date="2018-06-21T12:50:00Z">
        <w:r w:rsidR="007925FD">
          <w:t>.</w:t>
        </w:r>
      </w:ins>
      <w:ins w:id="125"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26" w:author="Regina Casanova" w:date="2018-06-21T12:52:00Z">
        <w:r w:rsidR="007925FD">
          <w:t>ón a cuales podrían haber sido los inconvenientes del usuario que impidieron que este realizara la tarea.</w:t>
        </w:r>
      </w:ins>
      <w:ins w:id="127" w:author="Regina Casanova" w:date="2018-06-21T12:50:00Z">
        <w:r w:rsidR="007925FD">
          <w:t xml:space="preserve"> </w:t>
        </w:r>
      </w:ins>
      <w:ins w:id="128" w:author="Regina Casanova" w:date="2018-06-21T13:04:00Z">
        <w:r w:rsidR="00D92F33">
          <w:t xml:space="preserve">El desarrollo de la “Realización de Tareas” </w:t>
        </w:r>
      </w:ins>
      <w:del w:id="129" w:author="Regina Casanova" w:date="2018-06-21T12:52:00Z">
        <w:r w:rsidR="00107D89" w:rsidRPr="00BA156B" w:rsidDel="007925FD">
          <w:delText>Consiste en</w:delText>
        </w:r>
        <w:r w:rsidRPr="00BA156B" w:rsidDel="007925FD">
          <w:delText xml:space="preserve"> darle al usuario una tarea a realizar dentro del </w:delText>
        </w:r>
      </w:del>
      <w:del w:id="130" w:author="Regina Casanova" w:date="2018-06-18T17:53:00Z">
        <w:r w:rsidRPr="00BA156B" w:rsidDel="00E94926">
          <w:delText>sistema</w:delText>
        </w:r>
      </w:del>
      <w:del w:id="13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32" w:author="Regina Casanova" w:date="2018-06-21T13:04:00Z">
        <w:r w:rsidRPr="00BA156B" w:rsidDel="00D92F33">
          <w:delText>Adicionalmente,</w:delText>
        </w:r>
      </w:del>
      <w:ins w:id="133" w:author="Regina Casanova" w:date="2018-06-21T13:01:00Z">
        <w:r w:rsidR="00D92F33">
          <w:t>va</w:t>
        </w:r>
      </w:ins>
      <w:ins w:id="134" w:author="Regina Casanova" w:date="2018-06-21T13:04:00Z">
        <w:r w:rsidR="00D92F33">
          <w:t xml:space="preserve"> usualmente</w:t>
        </w:r>
      </w:ins>
      <w:ins w:id="135" w:author="Regina Casanova" w:date="2018-06-21T13:01:00Z">
        <w:r w:rsidR="00D92F33">
          <w:t xml:space="preserve"> de la mano con</w:t>
        </w:r>
      </w:ins>
      <w:r w:rsidRPr="00BA156B">
        <w:t xml:space="preserve"> </w:t>
      </w:r>
      <w:ins w:id="136" w:author="Regina Casanova" w:date="2018-06-21T12:55:00Z">
        <w:r w:rsidR="007925FD">
          <w:t>la metodología “</w:t>
        </w:r>
        <w:proofErr w:type="spellStart"/>
        <w:r w:rsidR="007925FD">
          <w:t>Think-Aloud</w:t>
        </w:r>
        <w:proofErr w:type="spellEnd"/>
        <w:r w:rsidR="007925FD">
          <w:t xml:space="preserve">” </w:t>
        </w:r>
      </w:ins>
      <w:ins w:id="137" w:author="Regina Casanova" w:date="2018-06-21T13:04:00Z">
        <w:r w:rsidR="00D92F33">
          <w:t xml:space="preserve">ya que </w:t>
        </w:r>
      </w:ins>
      <w:ins w:id="138" w:author="Regina Casanova" w:date="2018-06-21T13:01:00Z">
        <w:r w:rsidR="00D92F33">
          <w:t xml:space="preserve">ayuda a </w:t>
        </w:r>
      </w:ins>
      <w:ins w:id="139" w:author="Regina Casanova" w:date="2018-06-21T13:03:00Z">
        <w:r w:rsidR="00D92F33">
          <w:t>determinar expectativas de los usuarios e identificar aspectos del software que puedan resultar confusos</w:t>
        </w:r>
      </w:ins>
      <w:ins w:id="140" w:author="Regina Casanova" w:date="2018-06-21T13:04:00Z">
        <w:r w:rsidR="00D92F33">
          <w:t>.</w:t>
        </w:r>
      </w:ins>
      <w:ins w:id="141" w:author="Regina Casanova" w:date="2018-06-21T13:01:00Z">
        <w:r w:rsidR="007925FD">
          <w:t xml:space="preserve"> </w:t>
        </w:r>
      </w:ins>
      <w:ins w:id="142" w:author="Regina Casanova" w:date="2018-06-21T13:05:00Z">
        <w:r w:rsidR="00D92F33">
          <w:t>C</w:t>
        </w:r>
      </w:ins>
      <w:ins w:id="143" w:author="Regina Casanova" w:date="2018-06-21T13:01:00Z">
        <w:r w:rsidR="00D92F33">
          <w:t xml:space="preserve">onsiste en </w:t>
        </w:r>
      </w:ins>
      <w:ins w:id="144" w:author="Regina Casanova" w:date="2018-06-21T13:05:00Z">
        <w:r w:rsidR="00D92F33">
          <w:t>l</w:t>
        </w:r>
      </w:ins>
      <w:ins w:id="145" w:author="Regina Casanova" w:date="2018-06-21T13:01:00Z">
        <w:r w:rsidR="007925FD">
          <w:t>a observaci</w:t>
        </w:r>
        <w:r w:rsidR="00D92F33">
          <w:t>ó</w:t>
        </w:r>
        <w:r w:rsidR="007925FD">
          <w:t xml:space="preserve">n directa </w:t>
        </w:r>
      </w:ins>
      <w:ins w:id="146" w:author="Regina Casanova" w:date="2018-06-21T13:05:00Z">
        <w:r w:rsidR="00D92F33">
          <w:t xml:space="preserve">mientras el usuario va realizando la tarea y se le pide al usuario que </w:t>
        </w:r>
      </w:ins>
      <w:ins w:id="147" w:author="Regina Casanova" w:date="2018-06-21T13:01:00Z">
        <w:r w:rsidR="00D92F33">
          <w:t xml:space="preserve">vaya explicando </w:t>
        </w:r>
      </w:ins>
      <w:ins w:id="148" w:author="Regina Casanova" w:date="2018-06-21T13:02:00Z">
        <w:r w:rsidR="00D92F33">
          <w:t>en voz alta lo que observa, entiende, siente y hace en cada momento</w:t>
        </w:r>
      </w:ins>
      <w:ins w:id="149" w:author="Regina Casanova" w:date="2018-06-21T13:06:00Z">
        <w:r w:rsidR="00D92F33">
          <w:t xml:space="preserve"> </w:t>
        </w:r>
      </w:ins>
      <w:ins w:id="150"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51" w:author="Regina Casanova" w:date="2018-06-21T13:07:00Z">
        <w:r w:rsidR="00D92F33">
          <w:fldChar w:fldCharType="end"/>
        </w:r>
      </w:ins>
      <w:ins w:id="152" w:author="Regina Casanova" w:date="2018-06-21T13:02:00Z">
        <w:r w:rsidR="00D92F33">
          <w:t>.</w:t>
        </w:r>
      </w:ins>
      <w:del w:id="153" w:author="Regina Casanova" w:date="2018-06-21T12:55:00Z">
        <w:r w:rsidRPr="00BA156B" w:rsidDel="007925FD">
          <w:delText xml:space="preserve">con este test se ve la efectividad del </w:delText>
        </w:r>
      </w:del>
      <w:del w:id="154" w:author="Regina Casanova" w:date="2018-06-18T17:53:00Z">
        <w:r w:rsidRPr="00BA156B" w:rsidDel="00E94926">
          <w:delText>sistema</w:delText>
        </w:r>
      </w:del>
      <w:del w:id="15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56" w:name="_Toc511166283"/>
      <w:r w:rsidRPr="00BA156B">
        <w:rPr>
          <w:lang w:val="es-PE"/>
        </w:rPr>
        <w:t>Diseño centrado en el usuario en el sector salud: Importancia</w:t>
      </w:r>
      <w:bookmarkEnd w:id="156"/>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160297">
        <w:t>Health</w:t>
      </w:r>
      <w:proofErr w:type="spellEnd"/>
      <w:r w:rsidR="006C2342" w:rsidRPr="00160297">
        <w:t xml:space="preserve"> </w:t>
      </w:r>
      <w:proofErr w:type="spellStart"/>
      <w:r w:rsidR="006C2342" w:rsidRPr="00160297">
        <w:t>Information</w:t>
      </w:r>
      <w:proofErr w:type="spellEnd"/>
      <w:r w:rsidR="006C2342" w:rsidRPr="00160297">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57" w:author="Regina Casanova" w:date="2018-06-18T17:53:00Z">
        <w:r w:rsidR="00B674F0" w:rsidRPr="00BA156B" w:rsidDel="00E94926">
          <w:delText xml:space="preserve">sistema </w:delText>
        </w:r>
      </w:del>
      <w:ins w:id="158" w:author="Regina Casanova" w:date="2018-06-18T17:53:00Z">
        <w:r w:rsidR="00E94926">
          <w:t>software</w:t>
        </w:r>
      </w:ins>
      <w:ins w:id="159"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60" w:author="Regina Casanova" w:date="2018-06-18T17:53:00Z">
        <w:r w:rsidR="00B674F0" w:rsidRPr="00BA156B" w:rsidDel="00E94926">
          <w:delText xml:space="preserve">sistema </w:delText>
        </w:r>
      </w:del>
      <w:ins w:id="161" w:author="Regina Casanova" w:date="2018-06-18T17:53:00Z">
        <w:r w:rsidR="00E94926">
          <w:t>software</w:t>
        </w:r>
      </w:ins>
      <w:ins w:id="162"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63"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63"/>
    </w:p>
    <w:p w14:paraId="4B2A88ED" w14:textId="77777777" w:rsidR="00262D6E" w:rsidRPr="00BA156B" w:rsidRDefault="00262D6E" w:rsidP="004F4C96">
      <w:pPr>
        <w:pStyle w:val="Ttulo3"/>
        <w:rPr>
          <w:lang w:val="es-PE"/>
        </w:rPr>
      </w:pPr>
      <w:bookmarkStart w:id="164" w:name="_Toc511166285"/>
      <w:r w:rsidRPr="00BA156B">
        <w:rPr>
          <w:lang w:val="es-PE"/>
        </w:rPr>
        <w:t>D</w:t>
      </w:r>
      <w:r w:rsidR="00562533" w:rsidRPr="00BA156B">
        <w:rPr>
          <w:lang w:val="es-PE"/>
        </w:rPr>
        <w:t>escripción</w:t>
      </w:r>
      <w:bookmarkEnd w:id="164"/>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65"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65"/>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66" w:author="Regina Casanova" w:date="2018-06-18T16:52:00Z">
        <w:r w:rsidR="00F305B6">
          <w:t xml:space="preserve">, un </w:t>
        </w:r>
      </w:ins>
      <w:ins w:id="167"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68" w:author="Regina Casanova" w:date="2018-06-18T17:53:00Z">
        <w:r w:rsidR="009B63B8" w:rsidRPr="00BA156B" w:rsidDel="00E94926">
          <w:delText>sistema</w:delText>
        </w:r>
      </w:del>
      <w:ins w:id="169"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70" w:author="Regina Casanova" w:date="2018-06-18T17:53:00Z">
        <w:r w:rsidRPr="00BA156B" w:rsidDel="00E94926">
          <w:delText xml:space="preserve">sistema </w:delText>
        </w:r>
      </w:del>
      <w:ins w:id="171" w:author="Regina Casanova" w:date="2018-06-18T17:53:00Z">
        <w:r w:rsidR="00E94926">
          <w:t>software</w:t>
        </w:r>
      </w:ins>
      <w:ins w:id="172"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del w:id="173"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74"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ins w:id="175"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76"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76"/>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77" w:author="Regina Casanova" w:date="2018-06-18T17:00:00Z">
        <w:r w:rsidR="0051122E">
          <w:t>“</w:t>
        </w:r>
      </w:ins>
      <w:r w:rsidR="00EE62F8">
        <w:t>Queja</w:t>
      </w:r>
      <w:ins w:id="178" w:author="Regina Casanova" w:date="2018-06-18T17:00:00Z">
        <w:r w:rsidR="0051122E">
          <w:t>”</w:t>
        </w:r>
      </w:ins>
      <w:r w:rsidR="00EE62F8">
        <w:t xml:space="preserve"> es reemplazado por el té</w:t>
      </w:r>
      <w:r w:rsidR="00673ED7" w:rsidRPr="00BA156B">
        <w:t xml:space="preserve">rmino </w:t>
      </w:r>
      <w:ins w:id="179" w:author="Regina Casanova" w:date="2018-06-18T17:00:00Z">
        <w:r w:rsidR="0051122E">
          <w:t>“</w:t>
        </w:r>
      </w:ins>
      <w:r w:rsidR="00673ED7" w:rsidRPr="00BA156B">
        <w:t>Denuncia</w:t>
      </w:r>
      <w:ins w:id="180"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81"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81"/>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82" w:author="Regina Casanova" w:date="2018-06-18T17:53:00Z">
        <w:r w:rsidRPr="00BA156B" w:rsidDel="00E94926">
          <w:delText>sistema informático</w:delText>
        </w:r>
      </w:del>
      <w:ins w:id="183"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84" w:author="Regina Casanova" w:date="2018-06-18T17:53:00Z">
        <w:r w:rsidRPr="00BA156B" w:rsidDel="00E94926">
          <w:delText>sistema informático</w:delText>
        </w:r>
      </w:del>
      <w:ins w:id="185"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86" w:name="_Toc511166289"/>
      <w:r w:rsidRPr="00BA156B">
        <w:rPr>
          <w:lang w:val="es-PE"/>
        </w:rPr>
        <w:t>Oportunidades de Mejora</w:t>
      </w:r>
      <w:bookmarkEnd w:id="186"/>
    </w:p>
    <w:p w14:paraId="74223F1D" w14:textId="11B2E148" w:rsidR="00B674F0" w:rsidRDefault="004053C8" w:rsidP="00017896">
      <w:pPr>
        <w:pStyle w:val="Texto"/>
        <w:rPr>
          <w:ins w:id="187"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88" w:author="Regina Casanova" w:date="2018-06-18T18:03:00Z">
        <w:r w:rsidR="00562533" w:rsidRPr="00BA156B" w:rsidDel="0067704D">
          <w:delText>sistema</w:delText>
        </w:r>
      </w:del>
      <w:ins w:id="189"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90" w:author="Regina Casanova" w:date="2018-06-18T17:53:00Z">
        <w:r w:rsidR="00562533" w:rsidRPr="00BA156B" w:rsidDel="00E94926">
          <w:delText xml:space="preserve">sistema </w:delText>
        </w:r>
      </w:del>
      <w:ins w:id="191" w:author="Regina Casanova" w:date="2018-06-18T17:53:00Z">
        <w:r w:rsidR="00E94926">
          <w:t>software</w:t>
        </w:r>
      </w:ins>
      <w:ins w:id="192"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93" w:author="Regina Casanova" w:date="2018-06-18T17:53:00Z">
        <w:r w:rsidR="00562533" w:rsidRPr="00BA156B" w:rsidDel="00E94926">
          <w:lastRenderedPageBreak/>
          <w:delText>sis</w:delText>
        </w:r>
        <w:r w:rsidRPr="00BA156B" w:rsidDel="00E94926">
          <w:delText>tema</w:delText>
        </w:r>
      </w:del>
      <w:ins w:id="194"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95" w:author="Regina Casanova" w:date="2018-06-18T16:40:00Z">
        <w:r w:rsidR="00EF06FE">
          <w:t xml:space="preserve">la red </w:t>
        </w:r>
      </w:ins>
      <w:ins w:id="196" w:author="Regina Casanova" w:date="2018-06-20T12:00:00Z">
        <w:r w:rsidR="00591BA7">
          <w:t xml:space="preserve">de establecimientos de salud del </w:t>
        </w:r>
      </w:ins>
      <w:ins w:id="197" w:author="Regina Casanova" w:date="2018-06-18T16:40:00Z">
        <w:r w:rsidR="00EF06FE">
          <w:t xml:space="preserve">MINSA </w:t>
        </w:r>
      </w:ins>
      <w:del w:id="198" w:author="Regina Casanova" w:date="2018-06-18T16:40:00Z">
        <w:r w:rsidRPr="00BA156B" w:rsidDel="00EF06FE">
          <w:delText xml:space="preserve">el sistema de salud </w:delText>
        </w:r>
      </w:del>
      <w:r w:rsidRPr="00BA156B">
        <w:t>del Perú.</w:t>
      </w:r>
    </w:p>
    <w:p w14:paraId="11D69D2F" w14:textId="54DD9430" w:rsidR="00A60A6F" w:rsidRDefault="001435D9" w:rsidP="00017896">
      <w:pPr>
        <w:pStyle w:val="Texto"/>
        <w:rPr>
          <w:ins w:id="199" w:author="Regina Casanova" w:date="2018-06-20T15:59:00Z"/>
        </w:rPr>
      </w:pPr>
      <w:ins w:id="200" w:author="Regina Casanova" w:date="2018-06-20T16:20:00Z">
        <w:r>
          <w:t xml:space="preserve">Durante la </w:t>
        </w:r>
      </w:ins>
      <w:ins w:id="201" w:author="Regina Casanova" w:date="2018-06-20T16:03:00Z">
        <w:r>
          <w:t>búsqueda</w:t>
        </w:r>
        <w:r w:rsidR="00A60A6F">
          <w:t xml:space="preserve"> </w:t>
        </w:r>
        <w:r>
          <w:t>bibliográfica</w:t>
        </w:r>
      </w:ins>
      <w:ins w:id="202" w:author="Regina Casanova" w:date="2018-06-20T16:20:00Z">
        <w:r>
          <w:t xml:space="preserve"> de este estudio, se realizaron búsquedas </w:t>
        </w:r>
      </w:ins>
      <w:ins w:id="203"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204" w:author="Regina Casanova" w:date="2018-06-20T16:04:00Z">
        <w:r w:rsidR="00A60A6F">
          <w:t>l primer</w:t>
        </w:r>
      </w:ins>
      <w:ins w:id="205" w:author="Regina Casanova" w:date="2018-06-20T16:03:00Z">
        <w:r w:rsidR="00A60A6F">
          <w:t xml:space="preserve"> capítulo</w:t>
        </w:r>
      </w:ins>
      <w:ins w:id="206" w:author="Regina Casanova" w:date="2018-06-20T16:04:00Z">
        <w:r w:rsidR="00A60A6F">
          <w:t xml:space="preserve"> de este estudio</w:t>
        </w:r>
      </w:ins>
      <w:ins w:id="207" w:author="Regina Casanova" w:date="2018-06-20T16:03:00Z">
        <w:r w:rsidR="00A60A6F">
          <w:t xml:space="preserve">. No se encontraron referencias a </w:t>
        </w:r>
      </w:ins>
      <w:ins w:id="208" w:author="Regina Casanova" w:date="2018-06-20T16:04:00Z">
        <w:r w:rsidR="00A60A6F">
          <w:t xml:space="preserve">sistemas </w:t>
        </w:r>
      </w:ins>
      <w:ins w:id="209" w:author="Regina Casanova" w:date="2018-06-20T16:05:00Z">
        <w:r w:rsidR="00A60A6F">
          <w:t xml:space="preserve">de gestión de reclamos </w:t>
        </w:r>
      </w:ins>
      <w:ins w:id="210" w:author="Regina Casanova" w:date="2018-06-20T16:04:00Z">
        <w:r w:rsidR="00A60A6F">
          <w:t xml:space="preserve">ideados utilizando una metodología de investigación como </w:t>
        </w:r>
      </w:ins>
      <w:ins w:id="211" w:author="Regina Casanova" w:date="2018-06-20T16:05:00Z">
        <w:r w:rsidR="00A60A6F">
          <w:t xml:space="preserve">la de UCD. </w:t>
        </w:r>
      </w:ins>
      <w:ins w:id="212" w:author="Regina Casanova" w:date="2018-06-20T16:08:00Z">
        <w:r w:rsidR="00A60A6F">
          <w:t xml:space="preserve">Dicha búsqueda bibliográfica </w:t>
        </w:r>
      </w:ins>
      <w:ins w:id="213" w:author="Regina Casanova" w:date="2018-06-20T16:11:00Z">
        <w:r w:rsidR="00A60A6F">
          <w:t xml:space="preserve">se </w:t>
        </w:r>
      </w:ins>
      <w:ins w:id="214" w:author="Regina Casanova" w:date="2018-06-20T16:13:00Z">
        <w:r>
          <w:t>realizó</w:t>
        </w:r>
      </w:ins>
      <w:ins w:id="215" w:author="Regina Casanova" w:date="2018-06-20T16:11:00Z">
        <w:r w:rsidR="00A60A6F">
          <w:t xml:space="preserve"> en</w:t>
        </w:r>
      </w:ins>
      <w:ins w:id="216" w:author="Regina Casanova" w:date="2018-06-20T16:12:00Z">
        <w:r>
          <w:t xml:space="preserve"> los</w:t>
        </w:r>
      </w:ins>
      <w:ins w:id="217" w:author="Regina Casanova" w:date="2018-06-20T16:11:00Z">
        <w:r w:rsidR="00A60A6F">
          <w:t xml:space="preserve"> </w:t>
        </w:r>
      </w:ins>
      <w:ins w:id="218" w:author="Regina Casanova" w:date="2018-06-20T16:12:00Z">
        <w:r>
          <w:t>motores de búsqueda “PubMed”</w:t>
        </w:r>
      </w:ins>
      <w:ins w:id="219" w:author="Regina Casanova" w:date="2018-06-20T16:13:00Z">
        <w:r>
          <w:t>, “Scopus”</w:t>
        </w:r>
      </w:ins>
      <w:ins w:id="220" w:author="Regina Casanova" w:date="2018-06-20T16:12:00Z">
        <w:r>
          <w:t xml:space="preserve"> y “Science Direct” </w:t>
        </w:r>
      </w:ins>
      <w:ins w:id="221" w:author="Regina Casanova" w:date="2018-06-20T16:17:00Z">
        <w:r>
          <w:t>bajo la búsqueda de “</w:t>
        </w:r>
        <w:r w:rsidRPr="007925FD">
          <w:rPr>
            <w:lang w:val="es-PE"/>
            <w:rPrChange w:id="222" w:author="Regina Casanova" w:date="2018-06-21T12:54:00Z">
              <w:rPr/>
            </w:rPrChange>
          </w:rPr>
          <w:t>Complaint Management System in Health Care</w:t>
        </w:r>
        <w:r>
          <w:t>” encontrándose ningún resultado que presentara un sistema de gestión de reclamos que hubiera sido ideado como un</w:t>
        </w:r>
      </w:ins>
      <w:ins w:id="223" w:author="Regina Casanova" w:date="2018-06-20T16:18:00Z">
        <w:r>
          <w:t xml:space="preserve"> estudio de</w:t>
        </w:r>
      </w:ins>
      <w:ins w:id="224" w:author="Regina Casanova" w:date="2018-06-20T16:17:00Z">
        <w:r>
          <w:t xml:space="preserve"> investigaci</w:t>
        </w:r>
      </w:ins>
      <w:ins w:id="225" w:author="Regina Casanova" w:date="2018-06-20T16:18:00Z">
        <w:r>
          <w:t xml:space="preserve">ón. </w:t>
        </w:r>
      </w:ins>
      <w:ins w:id="226" w:author="Regina Casanova" w:date="2018-06-20T16:19:00Z">
        <w:r>
          <w:t>Cuando se hizo la búsqueda en español de “Sistema de gestión de reclamos en salud” tampoco se encontraron estudios similares.</w:t>
        </w:r>
      </w:ins>
    </w:p>
    <w:p w14:paraId="3A04FF80" w14:textId="456D33D4" w:rsidR="00A141CB" w:rsidRPr="00017896" w:rsidDel="00A60A6F" w:rsidRDefault="00A141CB" w:rsidP="00017896">
      <w:pPr>
        <w:pStyle w:val="Texto"/>
        <w:rPr>
          <w:del w:id="227" w:author="Regina Casanova" w:date="2018-06-20T16:01:00Z"/>
        </w:rPr>
      </w:pPr>
    </w:p>
    <w:p w14:paraId="60DC36F1" w14:textId="77777777" w:rsidR="00B674F0" w:rsidRPr="00BA156B" w:rsidRDefault="00B674F0" w:rsidP="004053C8">
      <w:pPr>
        <w:pStyle w:val="Ttulo3"/>
        <w:rPr>
          <w:lang w:val="es-PE"/>
        </w:rPr>
      </w:pPr>
      <w:bookmarkStart w:id="228" w:name="_Toc511166290"/>
      <w:r w:rsidRPr="00BA156B">
        <w:rPr>
          <w:lang w:val="es-PE"/>
        </w:rPr>
        <w:t>Diseño centrado en el usuario en el sector Salud en Perú</w:t>
      </w:r>
      <w:bookmarkEnd w:id="228"/>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229" w:author="Regina Casanova" w:date="2018-06-18T17:53:00Z">
        <w:r w:rsidRPr="00BA156B" w:rsidDel="00E94926">
          <w:delText xml:space="preserve">sistemas </w:delText>
        </w:r>
      </w:del>
      <w:ins w:id="230" w:author="Regina Casanova" w:date="2018-06-18T17:53:00Z">
        <w:r w:rsidR="00E94926">
          <w:t>software</w:t>
        </w:r>
      </w:ins>
      <w:ins w:id="231" w:author="Regina Casanova" w:date="2018-06-18T17:05:00Z">
        <w:r w:rsidR="00DE4BF7">
          <w:t xml:space="preserve"> </w:t>
        </w:r>
      </w:ins>
      <w:r w:rsidRPr="00BA156B">
        <w:t xml:space="preserve">para la mejora de procesos es limitada ya que los pocos </w:t>
      </w:r>
      <w:ins w:id="232" w:author="Regina Casanova" w:date="2018-06-18T17:05:00Z">
        <w:r w:rsidR="00DE4BF7">
          <w:t>de ellos</w:t>
        </w:r>
      </w:ins>
      <w:del w:id="233"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34" w:author="Regina Casanova" w:date="2018-06-18T17:53:00Z">
        <w:r w:rsidRPr="00BA156B" w:rsidDel="00E94926">
          <w:delText>sistemas informáticos</w:delText>
        </w:r>
      </w:del>
      <w:ins w:id="235" w:author="Regina Casanova" w:date="2018-06-18T17:53:00Z">
        <w:r w:rsidR="00E94926">
          <w:t>software</w:t>
        </w:r>
      </w:ins>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36" w:author="Regina Casanova" w:date="2018-06-18T18:04:00Z">
        <w:r w:rsidR="00302C59" w:rsidRPr="00BA156B" w:rsidDel="0067704D">
          <w:delText>sistemas</w:delText>
        </w:r>
      </w:del>
      <w:ins w:id="237" w:author="Regina Casanova" w:date="2018-06-18T18:04:00Z">
        <w:r w:rsidR="0067704D">
          <w:t>software</w:t>
        </w:r>
      </w:ins>
      <w:r w:rsidR="00302C59" w:rsidRPr="00BA156B">
        <w:t>, falta de experiencia</w:t>
      </w:r>
      <w:r w:rsidRPr="00BA156B">
        <w:t xml:space="preserve"> en dichos enfoques y principalmente, la idea de que un </w:t>
      </w:r>
      <w:del w:id="238" w:author="Regina Casanova" w:date="2018-06-18T17:53:00Z">
        <w:r w:rsidRPr="00BA156B" w:rsidDel="00E94926">
          <w:delText>sistema</w:delText>
        </w:r>
      </w:del>
      <w:ins w:id="239"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40" w:name="_Toc511166291"/>
      <w:r w:rsidRPr="00BA156B">
        <w:lastRenderedPageBreak/>
        <w:t>Justificación del estudio</w:t>
      </w:r>
      <w:bookmarkEnd w:id="240"/>
    </w:p>
    <w:p w14:paraId="40E406DF" w14:textId="226BE87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41" w:author="Regina Casanova" w:date="2018-06-18T17:53:00Z">
        <w:r w:rsidR="00CE1173" w:rsidRPr="00BA156B" w:rsidDel="00E94926">
          <w:delText>sistema</w:delText>
        </w:r>
      </w:del>
      <w:ins w:id="242"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ins w:id="243" w:author="Regina Casanova" w:date="2018-06-18T23:40:00Z">
        <w:r w:rsidR="003C6FC8">
          <w:t>varios</w:t>
        </w:r>
      </w:ins>
      <w:del w:id="244" w:author="Regina Casanova" w:date="2018-06-18T23:40:00Z">
        <w:r w:rsidR="00CE1173" w:rsidRPr="00BA156B" w:rsidDel="006B55D4">
          <w:delText>varios</w:delText>
        </w:r>
      </w:del>
      <w:r w:rsidR="00CE1173" w:rsidRPr="00BA156B">
        <w:t xml:space="preserve"> </w:t>
      </w:r>
      <w:del w:id="245" w:author="Regina Casanova" w:date="2018-06-18T17:53:00Z">
        <w:r w:rsidR="00CE1173" w:rsidRPr="00BA156B" w:rsidDel="00E94926">
          <w:delText>sistemas</w:delText>
        </w:r>
      </w:del>
      <w:ins w:id="246"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47" w:author="Regina Casanova" w:date="2018-06-18T17:53:00Z">
        <w:r w:rsidR="00CE1173" w:rsidRPr="00BA156B" w:rsidDel="00E94926">
          <w:delText>sistema</w:delText>
        </w:r>
      </w:del>
      <w:r w:rsidR="00CE1173" w:rsidRPr="00BA156B">
        <w:t xml:space="preserve"> centralizado </w:t>
      </w:r>
      <w:ins w:id="248" w:author="Regina Casanova" w:date="2018-06-18T23:41:00Z">
        <w:r w:rsidR="003C6FC8">
          <w:t>en el que</w:t>
        </w:r>
      </w:ins>
      <w:del w:id="249"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50" w:author="Regina Casanova" w:date="2018-06-18T17:53:00Z">
        <w:r w:rsidRPr="00BA156B" w:rsidDel="00E94926">
          <w:delText xml:space="preserve">sistema </w:delText>
        </w:r>
      </w:del>
      <w:ins w:id="251" w:author="Regina Casanova" w:date="2018-06-18T17:53:00Z">
        <w:r w:rsidR="00E94926">
          <w:t>software</w:t>
        </w:r>
      </w:ins>
      <w:ins w:id="252"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53" w:author="Regina Casanova" w:date="2018-06-18T17:53:00Z">
        <w:r w:rsidRPr="00BA156B" w:rsidDel="00E94926">
          <w:delText xml:space="preserve">sistema </w:delText>
        </w:r>
      </w:del>
      <w:ins w:id="254" w:author="Regina Casanova" w:date="2018-06-18T17:53:00Z">
        <w:r w:rsidR="00E94926">
          <w:t>software</w:t>
        </w:r>
      </w:ins>
      <w:ins w:id="255"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56" w:author="Regina Casanova" w:date="2018-06-18T17:53:00Z">
        <w:r w:rsidR="00FB540C" w:rsidRPr="00BA156B" w:rsidDel="00E94926">
          <w:delText>sistema</w:delText>
        </w:r>
      </w:del>
      <w:ins w:id="257"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58" w:author="Regina Casanova" w:date="2018-06-18T17:53:00Z">
        <w:r w:rsidR="00D12CF6" w:rsidRPr="00BA156B" w:rsidDel="00E94926">
          <w:delText>sistema</w:delText>
        </w:r>
      </w:del>
      <w:ins w:id="259"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60" w:author="Regina Casanova" w:date="2018-06-18T17:53:00Z">
        <w:r w:rsidR="00D12CF6" w:rsidRPr="00BA156B" w:rsidDel="00E94926">
          <w:delText xml:space="preserve">sistema </w:delText>
        </w:r>
      </w:del>
      <w:ins w:id="261" w:author="Regina Casanova" w:date="2018-06-18T17:53:00Z">
        <w:r w:rsidR="00E94926">
          <w:t>software</w:t>
        </w:r>
      </w:ins>
      <w:ins w:id="262" w:author="Regina Casanova" w:date="2018-06-18T17:52:00Z">
        <w:r w:rsidR="00E94926">
          <w:t xml:space="preserve"> </w:t>
        </w:r>
      </w:ins>
      <w:r w:rsidR="00EE665E" w:rsidRPr="00BA156B">
        <w:t xml:space="preserve">debe </w:t>
      </w:r>
      <w:del w:id="263" w:author="Regina Casanova" w:date="2018-06-18T17:14:00Z">
        <w:r w:rsidR="00D12CF6" w:rsidRPr="00BA156B" w:rsidDel="00A85BE3">
          <w:delText xml:space="preserve">adaptarse </w:delText>
        </w:r>
      </w:del>
      <w:ins w:id="264" w:author="Regina Casanova" w:date="2018-06-18T17:14:00Z">
        <w:r w:rsidR="00A85BE3">
          <w:t>considerar</w:t>
        </w:r>
      </w:ins>
      <w:del w:id="265"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66" w:author="Regina Casanova" w:date="2018-06-18T17:53:00Z">
        <w:r w:rsidR="00CE1173" w:rsidRPr="00BA156B" w:rsidDel="00E94926">
          <w:delText xml:space="preserve">sistema </w:delText>
        </w:r>
      </w:del>
      <w:ins w:id="267" w:author="Regina Casanova" w:date="2018-06-18T17:53:00Z">
        <w:r w:rsidR="00E94926">
          <w:t>software</w:t>
        </w:r>
      </w:ins>
      <w:ins w:id="268"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69" w:author="Regina Casanova" w:date="2018-06-18T16:37:00Z">
        <w:r w:rsidR="00EC3916">
          <w:t xml:space="preserve"> la red </w:t>
        </w:r>
      </w:ins>
      <w:ins w:id="270" w:author="Regina Casanova" w:date="2018-06-18T23:43:00Z">
        <w:r w:rsidR="003C6FC8">
          <w:t xml:space="preserve">de establecimientos de salud del </w:t>
        </w:r>
      </w:ins>
      <w:ins w:id="271" w:author="Regina Casanova" w:date="2018-06-18T16:37:00Z">
        <w:r w:rsidR="00EC3916">
          <w:t xml:space="preserve">MINSA </w:t>
        </w:r>
        <w:r w:rsidR="0045196B">
          <w:t xml:space="preserve">del </w:t>
        </w:r>
      </w:ins>
      <w:del w:id="272" w:author="Regina Casanova" w:date="2018-06-18T16:37:00Z">
        <w:r w:rsidR="00D12CF6" w:rsidRPr="0045196B" w:rsidDel="00EC3916">
          <w:delText xml:space="preserve">l </w:delText>
        </w:r>
        <w:r w:rsidR="00D12CF6" w:rsidRPr="0045196B" w:rsidDel="0045196B">
          <w:delText>Sistema de Salud del</w:delText>
        </w:r>
      </w:del>
      <w:del w:id="273"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74" w:name="_Toc511166292"/>
      <w:r w:rsidRPr="00BA156B">
        <w:lastRenderedPageBreak/>
        <w:t>Objetivos</w:t>
      </w:r>
      <w:bookmarkEnd w:id="274"/>
    </w:p>
    <w:p w14:paraId="021EFD47" w14:textId="25E547FA" w:rsidR="00172C25" w:rsidRPr="000538FD" w:rsidRDefault="006B20F8" w:rsidP="00A50DD7">
      <w:pPr>
        <w:pStyle w:val="Ttulo2"/>
        <w:numPr>
          <w:ilvl w:val="0"/>
          <w:numId w:val="7"/>
        </w:numPr>
        <w:rPr>
          <w:lang w:val="es-PE"/>
        </w:rPr>
      </w:pPr>
      <w:bookmarkStart w:id="275" w:name="_Toc511166293"/>
      <w:r w:rsidRPr="00BA156B">
        <w:rPr>
          <w:lang w:val="es-PE"/>
        </w:rPr>
        <w:t>Objetivo General</w:t>
      </w:r>
      <w:bookmarkEnd w:id="275"/>
    </w:p>
    <w:p w14:paraId="3665D694" w14:textId="0219EC6D" w:rsidR="006B20F8" w:rsidRPr="000538FD" w:rsidRDefault="00172C25" w:rsidP="000538FD">
      <w:pPr>
        <w:pStyle w:val="Texto"/>
      </w:pPr>
      <w:r w:rsidRPr="00BA156B">
        <w:t xml:space="preserve">Proponer el diseño de un </w:t>
      </w:r>
      <w:del w:id="276" w:author="Regina Casanova" w:date="2018-06-18T17:53:00Z">
        <w:r w:rsidRPr="00BA156B" w:rsidDel="00E94926">
          <w:delText xml:space="preserve">sistema </w:delText>
        </w:r>
      </w:del>
      <w:ins w:id="277" w:author="Regina Casanova" w:date="2018-06-18T17:53:00Z">
        <w:r w:rsidR="00E94926">
          <w:t>software</w:t>
        </w:r>
      </w:ins>
      <w:ins w:id="278"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79" w:name="_Toc511166294"/>
      <w:r w:rsidRPr="00BA156B">
        <w:rPr>
          <w:lang w:val="es-PE"/>
        </w:rPr>
        <w:t>Objetivos Específicos</w:t>
      </w:r>
      <w:bookmarkEnd w:id="279"/>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80" w:author="Regina Casanova" w:date="2018-06-18T17:53:00Z">
        <w:r w:rsidRPr="00BA156B" w:rsidDel="00E94926">
          <w:delText xml:space="preserve">sistema </w:delText>
        </w:r>
      </w:del>
      <w:ins w:id="281" w:author="Regina Casanova" w:date="2018-06-18T17:53:00Z">
        <w:r w:rsidR="00E94926">
          <w:t>software</w:t>
        </w:r>
      </w:ins>
      <w:ins w:id="282"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83" w:author="Regina Casanova" w:date="2018-06-18T16:43:00Z">
        <w:r w:rsidR="00EF06FE">
          <w:t>la red</w:t>
        </w:r>
      </w:ins>
      <w:ins w:id="284" w:author="Regina Casanova" w:date="2018-06-18T23:44:00Z">
        <w:r w:rsidR="003C6FC8">
          <w:t xml:space="preserve"> establecimientos de salud del</w:t>
        </w:r>
      </w:ins>
      <w:ins w:id="285" w:author="Regina Casanova" w:date="2018-06-18T16:43:00Z">
        <w:r w:rsidR="00EF06FE">
          <w:t xml:space="preserve"> MINSA</w:t>
        </w:r>
      </w:ins>
      <w:del w:id="286"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87"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88" w:name="_Toc511166295"/>
      <w:r w:rsidRPr="00BA156B">
        <w:lastRenderedPageBreak/>
        <w:t>Metodología</w:t>
      </w:r>
      <w:bookmarkEnd w:id="288"/>
    </w:p>
    <w:p w14:paraId="7835CB3B" w14:textId="2C49BED7" w:rsidR="00572A7C" w:rsidRPr="00901D34" w:rsidRDefault="00A12DD0" w:rsidP="00A50DD7">
      <w:pPr>
        <w:pStyle w:val="Ttulo2"/>
        <w:numPr>
          <w:ilvl w:val="0"/>
          <w:numId w:val="8"/>
        </w:numPr>
        <w:spacing w:line="360" w:lineRule="auto"/>
        <w:rPr>
          <w:lang w:val="es-PE"/>
        </w:rPr>
      </w:pPr>
      <w:bookmarkStart w:id="289" w:name="_Toc511166296"/>
      <w:r w:rsidRPr="00901D34">
        <w:rPr>
          <w:lang w:val="es-PE"/>
        </w:rPr>
        <w:t>Diseño del estudio</w:t>
      </w:r>
      <w:bookmarkEnd w:id="289"/>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90" w:author="Regina Casanova" w:date="2018-06-15T15:18:00Z">
        <w:r w:rsidR="00C5346C">
          <w:t>tres</w:t>
        </w:r>
      </w:ins>
      <w:ins w:id="291" w:author="Regina Casanova" w:date="2018-06-15T15:17:00Z">
        <w:r w:rsidR="0065488F">
          <w:t xml:space="preserve"> tipos</w:t>
        </w:r>
      </w:ins>
      <w:del w:id="292"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93" w:author="Regina Casanova" w:date="2018-06-15T15:17:00Z">
        <w:r w:rsidR="0065488F">
          <w:t xml:space="preserve">es </w:t>
        </w:r>
      </w:ins>
      <w:del w:id="294" w:author="Regina Casanova" w:date="2018-06-15T15:17:00Z">
        <w:r w:rsidR="008044EE" w:rsidRPr="00BA156B" w:rsidDel="0065488F">
          <w:delText>es</w:delText>
        </w:r>
        <w:r w:rsidR="006305D4" w:rsidRPr="00BA156B" w:rsidDel="0065488F">
          <w:delText xml:space="preserve"> del sistema</w:delText>
        </w:r>
      </w:del>
      <w:ins w:id="295" w:author="Regina Casanova" w:date="2018-06-15T15:17:00Z">
        <w:r w:rsidR="0065488F">
          <w:t xml:space="preserve">identificados para el uso de este </w:t>
        </w:r>
      </w:ins>
      <w:ins w:id="296"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97" w:name="_Toc511166297"/>
      <w:r w:rsidRPr="00BA156B">
        <w:rPr>
          <w:lang w:val="es-PE"/>
        </w:rPr>
        <w:t>Población</w:t>
      </w:r>
      <w:bookmarkEnd w:id="297"/>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98" w:name="_Toc511166298"/>
      <w:r w:rsidRPr="00BA156B">
        <w:rPr>
          <w:lang w:val="es-PE"/>
        </w:rPr>
        <w:t>Muestr</w:t>
      </w:r>
      <w:r w:rsidR="00FB6147" w:rsidRPr="00BA156B">
        <w:rPr>
          <w:lang w:val="es-PE"/>
        </w:rPr>
        <w:t>a</w:t>
      </w:r>
      <w:bookmarkEnd w:id="298"/>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99" w:name="_Toc511166299"/>
      <w:r w:rsidRPr="00BA156B">
        <w:rPr>
          <w:lang w:val="es-PE"/>
        </w:rPr>
        <w:lastRenderedPageBreak/>
        <w:t>Operacionalizació</w:t>
      </w:r>
      <w:r w:rsidR="00A12DD0" w:rsidRPr="00BA156B">
        <w:rPr>
          <w:lang w:val="es-PE"/>
        </w:rPr>
        <w:t>n de variables</w:t>
      </w:r>
      <w:bookmarkEnd w:id="299"/>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300" w:author="Regina Casanova" w:date="2018-06-21T12:40:00Z">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PrChange>
      </w:tblPr>
      <w:tblGrid>
        <w:gridCol w:w="1809"/>
        <w:gridCol w:w="2014"/>
        <w:gridCol w:w="1559"/>
        <w:gridCol w:w="1247"/>
        <w:gridCol w:w="2045"/>
        <w:tblGridChange w:id="301">
          <w:tblGrid>
            <w:gridCol w:w="1809"/>
            <w:gridCol w:w="2014"/>
            <w:gridCol w:w="1559"/>
            <w:gridCol w:w="1247"/>
            <w:gridCol w:w="2045"/>
          </w:tblGrid>
        </w:tblGridChange>
      </w:tblGrid>
      <w:tr w:rsidR="00B14113" w:rsidRPr="00BA156B" w14:paraId="0FEB3F69" w14:textId="77777777" w:rsidTr="008443A9">
        <w:trPr>
          <w:cnfStyle w:val="100000000000" w:firstRow="1" w:lastRow="0" w:firstColumn="0" w:lastColumn="0" w:oddVBand="0" w:evenVBand="0" w:oddHBand="0" w:evenHBand="0" w:firstRowFirstColumn="0" w:firstRowLastColumn="0" w:lastRowFirstColumn="0" w:lastRowLastColumn="0"/>
          <w:trPrChange w:id="302" w:author="Regina Casanova" w:date="2018-06-21T12:40:00Z">
            <w:trPr>
              <w:cantSplit/>
            </w:trPr>
          </w:trPrChange>
        </w:trPr>
        <w:tc>
          <w:tcPr>
            <w:cnfStyle w:val="001000000000" w:firstRow="0" w:lastRow="0" w:firstColumn="1" w:lastColumn="0" w:oddVBand="0" w:evenVBand="0" w:oddHBand="0" w:evenHBand="0" w:firstRowFirstColumn="0" w:firstRowLastColumn="0" w:lastRowFirstColumn="0" w:lastRowLastColumn="0"/>
            <w:tcW w:w="1809" w:type="dxa"/>
            <w:tcPrChange w:id="303" w:author="Regina Casanova" w:date="2018-06-21T12:40:00Z">
              <w:tcPr>
                <w:tcW w:w="1809" w:type="dxa"/>
                <w:tcBorders>
                  <w:right w:val="single" w:sz="4" w:space="0" w:color="FFFFFF" w:themeColor="background1"/>
                </w:tcBorders>
              </w:tcPr>
            </w:tcPrChange>
          </w:tcPr>
          <w:p w14:paraId="5A677E5A" w14:textId="77777777" w:rsidR="00041C8E" w:rsidRPr="00BA156B" w:rsidRDefault="00041C8E" w:rsidP="00B26073">
            <w:pPr>
              <w:pStyle w:val="Texto"/>
              <w:cnfStyle w:val="101000000000" w:firstRow="1" w:lastRow="0" w:firstColumn="1" w:lastColumn="0" w:oddVBand="0" w:evenVBand="0" w:oddHBand="0" w:evenHBand="0" w:firstRowFirstColumn="0" w:firstRowLastColumn="0" w:lastRowFirstColumn="0" w:lastRowLastColumn="0"/>
            </w:pPr>
            <w:r w:rsidRPr="00BA156B">
              <w:t>Nombre de Variable</w:t>
            </w:r>
          </w:p>
        </w:tc>
        <w:tc>
          <w:tcPr>
            <w:tcW w:w="2014" w:type="dxa"/>
            <w:tcPrChange w:id="304" w:author="Regina Casanova" w:date="2018-06-21T12:40:00Z">
              <w:tcPr>
                <w:tcW w:w="2014" w:type="dxa"/>
                <w:tcBorders>
                  <w:left w:val="single" w:sz="4" w:space="0" w:color="FFFFFF" w:themeColor="background1"/>
                  <w:right w:val="single" w:sz="4" w:space="0" w:color="FFFFFF" w:themeColor="background1"/>
                </w:tcBorders>
              </w:tcPr>
            </w:tcPrChange>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PrChange w:id="305" w:author="Regina Casanova" w:date="2018-06-21T12:40:00Z">
              <w:tcPr>
                <w:tcW w:w="1559" w:type="dxa"/>
                <w:tcBorders>
                  <w:left w:val="single" w:sz="4" w:space="0" w:color="FFFFFF" w:themeColor="background1"/>
                  <w:right w:val="single" w:sz="4" w:space="0" w:color="FFFFFF" w:themeColor="background1"/>
                </w:tcBorders>
              </w:tcPr>
            </w:tcPrChange>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PrChange w:id="306" w:author="Regina Casanova" w:date="2018-06-21T12:40:00Z">
              <w:tcPr>
                <w:tcW w:w="1247" w:type="dxa"/>
                <w:tcBorders>
                  <w:left w:val="single" w:sz="4" w:space="0" w:color="FFFFFF" w:themeColor="background1"/>
                  <w:right w:val="single" w:sz="4" w:space="0" w:color="FFFFFF" w:themeColor="background1"/>
                </w:tcBorders>
              </w:tcPr>
            </w:tcPrChange>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PrChange w:id="307" w:author="Regina Casanova" w:date="2018-06-21T12:40:00Z">
              <w:tcPr>
                <w:tcW w:w="2045" w:type="dxa"/>
                <w:tcBorders>
                  <w:left w:val="single" w:sz="4" w:space="0" w:color="FFFFFF" w:themeColor="background1"/>
                </w:tcBorders>
              </w:tcPr>
            </w:tcPrChange>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944CD0" w:rsidRPr="00BA156B" w14:paraId="7E532DA8" w14:textId="77777777" w:rsidTr="0084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944CD0" w:rsidRPr="00BA156B" w14:paraId="027C9570" w14:textId="77777777" w:rsidTr="008443A9">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08" w:name="_Toc511166300"/>
      <w:r w:rsidRPr="00BA156B">
        <w:rPr>
          <w:lang w:val="es-PE"/>
        </w:rPr>
        <w:lastRenderedPageBreak/>
        <w:t>Procedimientos y técnicas</w:t>
      </w:r>
      <w:bookmarkEnd w:id="308"/>
    </w:p>
    <w:p w14:paraId="5F028996" w14:textId="77777777" w:rsidR="0053122A" w:rsidRPr="00BA156B" w:rsidRDefault="0053122A" w:rsidP="00A50DD7">
      <w:pPr>
        <w:pStyle w:val="Ttulo3"/>
        <w:numPr>
          <w:ilvl w:val="0"/>
          <w:numId w:val="6"/>
        </w:numPr>
        <w:rPr>
          <w:lang w:val="es-PE"/>
        </w:rPr>
      </w:pPr>
      <w:bookmarkStart w:id="309" w:name="_Toc511166301"/>
      <w:r w:rsidRPr="00BA156B">
        <w:rPr>
          <w:lang w:val="es-PE"/>
        </w:rPr>
        <w:t>Investigación de usuarios</w:t>
      </w:r>
      <w:bookmarkEnd w:id="309"/>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310"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311" w:author="Regina Casanova" w:date="2018-06-18T17:53:00Z">
        <w:r w:rsidR="008044EE" w:rsidRPr="00BA156B" w:rsidDel="00E94926">
          <w:delText xml:space="preserve">sistema </w:delText>
        </w:r>
      </w:del>
      <w:ins w:id="312" w:author="Regina Casanova" w:date="2018-06-18T17:53:00Z">
        <w:r w:rsidR="00E94926">
          <w:t>software</w:t>
        </w:r>
      </w:ins>
      <w:ins w:id="313"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314" w:author="Regina Casanova" w:date="2018-06-18T17:53:00Z">
        <w:r w:rsidR="0053122A" w:rsidRPr="00BA156B" w:rsidDel="00E94926">
          <w:delText>sistema</w:delText>
        </w:r>
      </w:del>
      <w:ins w:id="315"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316"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317" w:author="Regina Casanova" w:date="2018-06-18T17:53:00Z">
        <w:r w:rsidR="00BE3E2C" w:rsidRPr="00BA156B" w:rsidDel="00E94926">
          <w:delText xml:space="preserve">sistema </w:delText>
        </w:r>
      </w:del>
      <w:ins w:id="318" w:author="Regina Casanova" w:date="2018-06-18T17:53:00Z">
        <w:r w:rsidR="00E94926">
          <w:t>software</w:t>
        </w:r>
      </w:ins>
      <w:ins w:id="319" w:author="Regina Casanova" w:date="2018-06-18T17:31:00Z">
        <w:r w:rsidR="00A63767">
          <w:t xml:space="preserve"> por</w:t>
        </w:r>
      </w:ins>
      <w:del w:id="320"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321" w:author="Regina Casanova" w:date="2018-06-15T15:22:00Z">
        <w:r w:rsidR="00CF1D12">
          <w:t>‘</w:t>
        </w:r>
      </w:ins>
      <w:r w:rsidR="009609C2" w:rsidRPr="00BA156B">
        <w:t>Historias de Usuario</w:t>
      </w:r>
      <w:ins w:id="322"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0FE462B"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proofErr w:type="spellStart"/>
      <w:r w:rsidRPr="00160297">
        <w:t>Car</w:t>
      </w:r>
      <w:r w:rsidR="0069599A" w:rsidRPr="00160297">
        <w:t>d</w:t>
      </w:r>
      <w:proofErr w:type="spellEnd"/>
      <w:r w:rsidR="0069599A" w:rsidRPr="00160297">
        <w:t xml:space="preserve"> </w:t>
      </w:r>
      <w:proofErr w:type="spellStart"/>
      <w:r w:rsidR="0069599A" w:rsidRPr="00160297">
        <w:t>Sorting</w:t>
      </w:r>
      <w:proofErr w:type="spellEnd"/>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proofErr w:type="spellStart"/>
      <w:r w:rsidRPr="00160297">
        <w:t>Modified</w:t>
      </w:r>
      <w:proofErr w:type="spellEnd"/>
      <w:r w:rsidRPr="00160297">
        <w:t xml:space="preserve"> Delphi’</w:t>
      </w:r>
      <w:r w:rsidRPr="00BA156B">
        <w:t xml:space="preserve"> </w:t>
      </w:r>
      <w:r w:rsidR="00EC2BAF" w:rsidRPr="00BA156B">
        <w:fldChar w:fldCharType="begin" w:fldLock="1"/>
      </w:r>
      <w:r w:rsidR="00D92F33">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00EC2BAF" w:rsidRPr="00BA156B">
        <w:fldChar w:fldCharType="separate"/>
      </w:r>
      <w:r w:rsidR="00D92F33" w:rsidRPr="00D92F33">
        <w:rPr>
          <w:noProof/>
        </w:rPr>
        <w:t>(45)</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23" w:name="_Toc511166302"/>
      <w:r w:rsidRPr="00BA156B">
        <w:rPr>
          <w:lang w:val="es-PE"/>
        </w:rPr>
        <w:t>Diseño y Prototipado</w:t>
      </w:r>
      <w:bookmarkEnd w:id="323"/>
    </w:p>
    <w:p w14:paraId="2D95C735" w14:textId="768A47E9" w:rsidR="008E130E" w:rsidRPr="00BA156B" w:rsidRDefault="00AD6104" w:rsidP="00B26073">
      <w:pPr>
        <w:pStyle w:val="Texto"/>
      </w:pPr>
      <w:r w:rsidRPr="00BA156B">
        <w:t xml:space="preserve">Con los objetivos y requerimientos hechos por </w:t>
      </w:r>
      <w:ins w:id="324" w:author="Regina Casanova" w:date="2018-06-15T15:23:00Z">
        <w:r w:rsidR="00CF1D12">
          <w:t xml:space="preserve">cada </w:t>
        </w:r>
      </w:ins>
      <w:r w:rsidRPr="00BA156B">
        <w:t>tipo de usuario</w:t>
      </w:r>
      <w:r w:rsidR="00F631C4" w:rsidRPr="00BA156B">
        <w:t>, se hicieron</w:t>
      </w:r>
      <w:r w:rsidR="0053122A" w:rsidRPr="00BA156B">
        <w:t xml:space="preserve"> diversos </w:t>
      </w:r>
      <w:proofErr w:type="spellStart"/>
      <w:r w:rsidR="0053122A" w:rsidRPr="00160297">
        <w:t>wireframes</w:t>
      </w:r>
      <w:proofErr w:type="spellEnd"/>
      <w:r w:rsidR="0053122A" w:rsidRPr="00BA156B">
        <w:t xml:space="preserve"> en </w:t>
      </w:r>
      <w:r w:rsidRPr="00BA156B">
        <w:t xml:space="preserve">lápiz y </w:t>
      </w:r>
      <w:r w:rsidR="0053122A" w:rsidRPr="00BA156B">
        <w:t xml:space="preserve">papel </w:t>
      </w:r>
      <w:r w:rsidRPr="00BA156B">
        <w:t>con posibles bocetos de cada p</w:t>
      </w:r>
      <w:ins w:id="325" w:author="Regina Casanova" w:date="2018-06-18T23:45:00Z">
        <w:r w:rsidR="003C6FC8">
          <w:t>a</w:t>
        </w:r>
      </w:ins>
      <w:del w:id="326" w:author="Regina Casanova" w:date="2018-06-18T23:45:00Z">
        <w:r w:rsidRPr="00BA156B" w:rsidDel="003C6FC8">
          <w:delText>á</w:delText>
        </w:r>
      </w:del>
      <w:ins w:id="327" w:author="Regina Casanova" w:date="2018-06-18T23:45:00Z">
        <w:r w:rsidR="003C6FC8">
          <w:t>ntalla</w:t>
        </w:r>
      </w:ins>
      <w:del w:id="328" w:author="Regina Casanova" w:date="2018-06-18T23:45:00Z">
        <w:r w:rsidRPr="00BA156B" w:rsidDel="003C6FC8">
          <w:delText>gina</w:delText>
        </w:r>
      </w:del>
      <w:r w:rsidRPr="00BA156B">
        <w:t xml:space="preserve"> del </w:t>
      </w:r>
      <w:del w:id="329" w:author="Regina Casanova" w:date="2018-06-18T17:53:00Z">
        <w:r w:rsidRPr="00BA156B" w:rsidDel="00E94926">
          <w:delText>sistema</w:delText>
        </w:r>
      </w:del>
      <w:ins w:id="33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proofErr w:type="spellStart"/>
      <w:r w:rsidRPr="00160297">
        <w:t>wireframes</w:t>
      </w:r>
      <w:proofErr w:type="spellEnd"/>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 xml:space="preserve">a </w:t>
      </w:r>
      <w:proofErr w:type="spellStart"/>
      <w:r w:rsidR="00062156" w:rsidRPr="00BA156B">
        <w:t>prototipar</w:t>
      </w:r>
      <w:proofErr w:type="spellEnd"/>
      <w:r w:rsidR="00062156" w:rsidRPr="00BA156B">
        <w:t xml:space="preserve"> con el que los diversos tipos de usuarios pudieran cumplir sus tareas.</w:t>
      </w:r>
      <w:r w:rsidR="004A534F" w:rsidRPr="00BA156B">
        <w:t xml:space="preserve"> Una vez se tuvieron los </w:t>
      </w:r>
      <w:proofErr w:type="spellStart"/>
      <w:r w:rsidR="004A534F" w:rsidRPr="00160297">
        <w:t>wireframes</w:t>
      </w:r>
      <w:proofErr w:type="spellEnd"/>
      <w:r w:rsidR="004A534F" w:rsidRPr="00BA156B">
        <w:t xml:space="preserve">, se hicieron los </w:t>
      </w:r>
      <w:r w:rsidR="00AD6104" w:rsidRPr="00BA156B">
        <w:t>prototipos</w:t>
      </w:r>
      <w:r w:rsidR="004A534F" w:rsidRPr="00BA156B">
        <w:t xml:space="preserve"> utilizando el software </w:t>
      </w:r>
      <w:proofErr w:type="spellStart"/>
      <w:r w:rsidR="004A534F" w:rsidRPr="00BA156B">
        <w:t>Axure</w:t>
      </w:r>
      <w:proofErr w:type="spellEnd"/>
      <w:r w:rsidR="004A534F" w:rsidRPr="00BA156B">
        <w:t xml:space="preserve"> RP </w:t>
      </w:r>
      <w:r w:rsidR="0066664C" w:rsidRPr="00BA156B">
        <w:t>v</w:t>
      </w:r>
      <w:r w:rsidR="004A534F" w:rsidRPr="00BA156B">
        <w:t>8</w:t>
      </w:r>
      <w:r w:rsidR="00172054" w:rsidRPr="00BA156B">
        <w:t xml:space="preserve"> </w:t>
      </w:r>
      <w:r w:rsidR="0066664C" w:rsidRPr="00BA156B">
        <w:t>(</w:t>
      </w:r>
      <w:proofErr w:type="spellStart"/>
      <w:r w:rsidR="00C60E77" w:rsidRPr="00BA156B">
        <w:t>Axure</w:t>
      </w:r>
      <w:proofErr w:type="spellEnd"/>
      <w:r w:rsidR="00C60E77" w:rsidRPr="00BA156B">
        <w:t xml:space="preserve"> </w:t>
      </w:r>
      <w:r w:rsidR="00C60E77" w:rsidRPr="00160297">
        <w:t xml:space="preserve">Software </w:t>
      </w:r>
      <w:proofErr w:type="spellStart"/>
      <w:r w:rsidR="00C60E77" w:rsidRPr="00160297">
        <w:t>Solutions</w:t>
      </w:r>
      <w:proofErr w:type="spellEnd"/>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331" w:author="Regina Casanova" w:date="2018-06-18T17:53:00Z">
        <w:r w:rsidR="00172054" w:rsidRPr="00BA156B" w:rsidDel="00E94926">
          <w:delText xml:space="preserve">sistema </w:delText>
        </w:r>
      </w:del>
      <w:ins w:id="332" w:author="Regina Casanova" w:date="2018-06-18T17:53:00Z">
        <w:r w:rsidR="00E94926">
          <w:t>software</w:t>
        </w:r>
      </w:ins>
      <w:ins w:id="33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334" w:name="_Toc511166303"/>
      <w:r w:rsidRPr="00BA156B">
        <w:rPr>
          <w:lang w:val="es-PE"/>
        </w:rPr>
        <w:t>Pruebas de Usuario</w:t>
      </w:r>
      <w:bookmarkEnd w:id="33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335" w:author="Regina Casanova" w:date="2018-06-18T17:53:00Z">
        <w:r w:rsidRPr="00B26073" w:rsidDel="00E94926">
          <w:delText xml:space="preserve">sistema </w:delText>
        </w:r>
      </w:del>
      <w:ins w:id="336" w:author="Regina Casanova" w:date="2018-06-18T17:53:00Z">
        <w:r w:rsidR="00E94926">
          <w:t>software</w:t>
        </w:r>
      </w:ins>
      <w:ins w:id="337" w:author="Regina Casanova" w:date="2018-06-18T17:32:00Z">
        <w:r w:rsidR="00A63767">
          <w:t xml:space="preserve"> </w:t>
        </w:r>
      </w:ins>
      <w:r w:rsidRPr="00B26073">
        <w:t xml:space="preserve">funciona de la forma </w:t>
      </w:r>
      <w:r w:rsidR="000E6EA6" w:rsidRPr="00B26073">
        <w:t>que</w:t>
      </w:r>
      <w:r w:rsidRPr="00B26073">
        <w:t xml:space="preserve"> el </w:t>
      </w:r>
      <w:ins w:id="338" w:author="Regina Casanova" w:date="2018-06-15T15:24:00Z">
        <w:r w:rsidR="00CF1D12">
          <w:t>investigador</w:t>
        </w:r>
      </w:ins>
      <w:del w:id="339"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proofErr w:type="spellStart"/>
      <w:r w:rsidR="005854B4" w:rsidRPr="00B26073">
        <w:t>Think-Aloud</w:t>
      </w:r>
      <w:proofErr w:type="spellEnd"/>
      <w:r w:rsidR="005854B4" w:rsidRPr="00B26073">
        <w:t xml:space="preserve">’. Esto consiste en pedirle </w:t>
      </w:r>
      <w:r w:rsidR="00FB7003" w:rsidRPr="00B26073">
        <w:t>a</w:t>
      </w:r>
      <w:ins w:id="340" w:author="Regina Casanova" w:date="2018-06-15T15:59:00Z">
        <w:r w:rsidR="00A77F4C">
          <w:t xml:space="preserve"> cada tipo de</w:t>
        </w:r>
      </w:ins>
      <w:del w:id="341"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342" w:author="Regina Casanova" w:date="2018-06-18T17:53:00Z">
        <w:r w:rsidR="00842F17" w:rsidRPr="00B26073" w:rsidDel="00E94926">
          <w:delText>sistema</w:delText>
        </w:r>
      </w:del>
      <w:ins w:id="343" w:author="Regina Casanova" w:date="2018-06-18T17:53:00Z">
        <w:r w:rsidR="00E94926">
          <w:t>software</w:t>
        </w:r>
      </w:ins>
      <w:ins w:id="344"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345" w:author="Regina Casanova" w:date="2018-06-18T17:53:00Z">
        <w:r w:rsidR="00BE7297" w:rsidRPr="00B26073" w:rsidDel="00E94926">
          <w:delText>sistema</w:delText>
        </w:r>
      </w:del>
      <w:ins w:id="346"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347"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08EC2760" w:rsidR="00BC16E5" w:rsidRPr="00B26073" w:rsidRDefault="00296153" w:rsidP="00B26073">
      <w:pPr>
        <w:pStyle w:val="Texto"/>
      </w:pPr>
      <w:r w:rsidRPr="00BA156B">
        <w:t>Se utilizó la página web</w:t>
      </w:r>
      <w:r w:rsidR="00BE0437" w:rsidRPr="00BA156B">
        <w:t xml:space="preserve"> </w:t>
      </w:r>
      <w:proofErr w:type="spellStart"/>
      <w:r w:rsidR="00BE0437" w:rsidRPr="00BA156B">
        <w:t>ShowMore</w:t>
      </w:r>
      <w:proofErr w:type="spellEnd"/>
      <w:r w:rsidR="000635A6" w:rsidRPr="00BA156B">
        <w:t xml:space="preserve"> </w:t>
      </w:r>
      <w:r w:rsidR="00EC2BAF" w:rsidRPr="00BA156B">
        <w:fldChar w:fldCharType="begin" w:fldLock="1"/>
      </w:r>
      <w:r w:rsidR="00D92F33">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00EC2BAF" w:rsidRPr="00BA156B">
        <w:fldChar w:fldCharType="separate"/>
      </w:r>
      <w:r w:rsidR="00D92F33" w:rsidRPr="00D92F33">
        <w:rPr>
          <w:noProof/>
        </w:rPr>
        <w:t>(46)</w:t>
      </w:r>
      <w:r w:rsidR="00EC2BAF" w:rsidRPr="00BA156B">
        <w:fldChar w:fldCharType="end"/>
      </w:r>
      <w:r w:rsidR="00BE0437" w:rsidRPr="00BA156B">
        <w:t xml:space="preserve"> </w:t>
      </w:r>
      <w:r w:rsidR="00F93763" w:rsidRPr="00BA156B">
        <w:t xml:space="preserve">producido por la empresa </w:t>
      </w:r>
      <w:proofErr w:type="spellStart"/>
      <w:r w:rsidR="00F93763" w:rsidRPr="00BA156B">
        <w:t>ShowMore</w:t>
      </w:r>
      <w:proofErr w:type="spellEnd"/>
      <w:r w:rsidR="00F93763" w:rsidRPr="00BA156B">
        <w:t xml:space="preserv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348" w:name="_Toc511166304"/>
      <w:r w:rsidRPr="00BA156B">
        <w:rPr>
          <w:rStyle w:val="Ttulo3Car"/>
          <w:lang w:val="es-PE"/>
        </w:rPr>
        <w:t>Consideraciones éticas</w:t>
      </w:r>
      <w:bookmarkEnd w:id="34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349" w:name="_Toc511166305"/>
      <w:r w:rsidRPr="00BA156B">
        <w:rPr>
          <w:lang w:val="es-PE"/>
        </w:rPr>
        <w:t>A</w:t>
      </w:r>
      <w:r w:rsidR="00A12DD0" w:rsidRPr="00BA156B">
        <w:rPr>
          <w:lang w:val="es-PE"/>
        </w:rPr>
        <w:t>nálisis</w:t>
      </w:r>
      <w:bookmarkEnd w:id="349"/>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50" w:name="_Toc511166306"/>
      <w:r w:rsidRPr="00BA156B">
        <w:lastRenderedPageBreak/>
        <w:t>Resultados</w:t>
      </w:r>
      <w:bookmarkEnd w:id="350"/>
    </w:p>
    <w:p w14:paraId="63470BC4" w14:textId="77777777" w:rsidR="00FE7867" w:rsidRPr="00BA156B" w:rsidRDefault="00FE7867" w:rsidP="00A50DD7">
      <w:pPr>
        <w:pStyle w:val="Ttulo2"/>
        <w:numPr>
          <w:ilvl w:val="0"/>
          <w:numId w:val="9"/>
        </w:numPr>
        <w:rPr>
          <w:lang w:val="es-PE"/>
        </w:rPr>
      </w:pPr>
      <w:bookmarkStart w:id="351" w:name="_Toc511166307"/>
      <w:r w:rsidRPr="00BA156B">
        <w:rPr>
          <w:lang w:val="es-PE"/>
        </w:rPr>
        <w:t>Fase Exploratori</w:t>
      </w:r>
      <w:r w:rsidR="00F847EF" w:rsidRPr="00BA156B">
        <w:rPr>
          <w:lang w:val="es-PE"/>
        </w:rPr>
        <w:t>a</w:t>
      </w:r>
      <w:bookmarkEnd w:id="351"/>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352" w:name="_Toc511166308"/>
      <w:r w:rsidRPr="008D23C7">
        <w:lastRenderedPageBreak/>
        <w:t>Personal de SUSALUD</w:t>
      </w:r>
      <w:bookmarkEnd w:id="352"/>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715E977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w:t>
      </w:r>
      <w:del w:id="353" w:author="Regina Casanova" w:date="2018-06-18T17:53:00Z">
        <w:r w:rsidRPr="00BA156B" w:rsidDel="00E94926">
          <w:delText>sistema</w:delText>
        </w:r>
      </w:del>
      <w:ins w:id="354" w:author="Regina Casanova" w:date="2018-06-18T17:53:00Z">
        <w:r w:rsidR="00E94926">
          <w:t>software</w:t>
        </w:r>
      </w:ins>
      <w:r w:rsidRPr="00BA156B">
        <w:t xml:space="preserve">,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w:t>
      </w:r>
      <w:del w:id="355" w:author="Regina Casanova" w:date="2018-06-18T17:53:00Z">
        <w:r w:rsidR="006746CC" w:rsidRPr="00BA156B" w:rsidDel="00E94926">
          <w:delText xml:space="preserve">sistema </w:delText>
        </w:r>
      </w:del>
      <w:ins w:id="356" w:author="Regina Casanova" w:date="2018-06-18T17:53:00Z">
        <w:r w:rsidR="00E94926">
          <w:t>software</w:t>
        </w:r>
      </w:ins>
      <w:ins w:id="357" w:author="Regina Casanova" w:date="2018-06-18T17:33:00Z">
        <w:r w:rsidR="00A63767">
          <w:t xml:space="preserve"> </w:t>
        </w:r>
      </w:ins>
      <w:r w:rsidR="006746CC" w:rsidRPr="00BA156B">
        <w:t xml:space="preserve">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A491523"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w:t>
      </w:r>
      <w:del w:id="358" w:author="Regina Casanova" w:date="2018-06-18T17:53:00Z">
        <w:r w:rsidR="00630088" w:rsidRPr="00BA156B" w:rsidDel="00E94926">
          <w:delText xml:space="preserve">sistema </w:delText>
        </w:r>
      </w:del>
      <w:ins w:id="359" w:author="Regina Casanova" w:date="2018-06-18T17:53:00Z">
        <w:r w:rsidR="00E94926">
          <w:t>software</w:t>
        </w:r>
      </w:ins>
      <w:ins w:id="360" w:author="Regina Casanova" w:date="2018-06-18T17:33:00Z">
        <w:r w:rsidR="00A63767">
          <w:t xml:space="preserve"> </w:t>
        </w:r>
      </w:ins>
      <w:r w:rsidR="00630088" w:rsidRPr="00BA156B">
        <w:t>sea utilizado es importante que los gestores de IPRESS vean la necesidad de mejorar.</w:t>
      </w:r>
      <w:r w:rsidR="006746CC" w:rsidRPr="00BA156B">
        <w:t xml:space="preserve"> Opinaron que con este </w:t>
      </w:r>
      <w:del w:id="361" w:author="Regina Casanova" w:date="2018-06-18T17:53:00Z">
        <w:r w:rsidR="006746CC" w:rsidRPr="00BA156B" w:rsidDel="00E94926">
          <w:delText xml:space="preserve">sistema </w:delText>
        </w:r>
      </w:del>
      <w:ins w:id="362" w:author="Regina Casanova" w:date="2018-06-18T17:53:00Z">
        <w:r w:rsidR="00E94926">
          <w:t>software</w:t>
        </w:r>
      </w:ins>
      <w:ins w:id="363" w:author="Regina Casanova" w:date="2018-06-18T17:33:00Z">
        <w:r w:rsidR="00A63767">
          <w:t xml:space="preserve"> </w:t>
        </w:r>
      </w:ins>
      <w:r w:rsidR="006746CC" w:rsidRPr="00BA156B">
        <w:t xml:space="preserve">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w:t>
      </w:r>
      <w:del w:id="364" w:author="Regina Casanova" w:date="2018-06-18T17:53:00Z">
        <w:r w:rsidR="006746CC" w:rsidRPr="00BA156B" w:rsidDel="00E94926">
          <w:delText xml:space="preserve">sistema </w:delText>
        </w:r>
      </w:del>
      <w:ins w:id="365" w:author="Regina Casanova" w:date="2018-06-18T17:53:00Z">
        <w:r w:rsidR="00E94926">
          <w:t>software</w:t>
        </w:r>
      </w:ins>
      <w:ins w:id="366" w:author="Regina Casanova" w:date="2018-06-18T17:33:00Z">
        <w:r w:rsidR="00A63767">
          <w:t xml:space="preserve"> </w:t>
        </w:r>
      </w:ins>
      <w:r w:rsidR="006746CC" w:rsidRPr="00BA156B">
        <w:t xml:space="preserve">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367" w:name="_Toc511166309"/>
      <w:r w:rsidRPr="008D23C7">
        <w:t>Gestores</w:t>
      </w:r>
      <w:r w:rsidR="006746CC" w:rsidRPr="008D23C7">
        <w:t xml:space="preserve"> de IPRESS</w:t>
      </w:r>
      <w:bookmarkEnd w:id="367"/>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2C318A2B"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w:t>
      </w:r>
      <w:del w:id="368" w:author="Regina Casanova" w:date="2018-06-18T17:53:00Z">
        <w:r w:rsidR="00DE453E" w:rsidRPr="00BA156B" w:rsidDel="00E94926">
          <w:delText xml:space="preserve">sistema </w:delText>
        </w:r>
      </w:del>
      <w:ins w:id="369" w:author="Regina Casanova" w:date="2018-06-18T17:53:00Z">
        <w:r w:rsidR="00E94926">
          <w:t>software</w:t>
        </w:r>
      </w:ins>
      <w:ins w:id="370" w:author="Regina Casanova" w:date="2018-06-18T17:33:00Z">
        <w:r w:rsidR="00A63767">
          <w:t xml:space="preserve"> </w:t>
        </w:r>
      </w:ins>
      <w:r w:rsidR="00E87C58" w:rsidRPr="00BA156B">
        <w:t xml:space="preserve">único que también </w:t>
      </w:r>
      <w:ins w:id="371" w:author="Regina Casanova" w:date="2018-06-18T15:30:00Z">
        <w:r w:rsidR="00965288">
          <w:t>reciba</w:t>
        </w:r>
      </w:ins>
      <w:del w:id="372" w:author="Regina Casanova" w:date="2018-06-18T15:30:00Z">
        <w:r w:rsidR="00E87C58" w:rsidRPr="00BA156B" w:rsidDel="00965288">
          <w:delText>permita</w:delText>
        </w:r>
      </w:del>
      <w:r w:rsidR="00E87C58" w:rsidRPr="00BA156B">
        <w:t xml:space="preserve">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 xml:space="preserve">“Lo que Ud. está buscando </w:t>
      </w:r>
      <w:proofErr w:type="spellStart"/>
      <w:r w:rsidRPr="008D23C7">
        <w:t>operativizar</w:t>
      </w:r>
      <w:proofErr w:type="spellEnd"/>
      <w:r w:rsidRPr="008D23C7">
        <w:t xml:space="preserve">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373" w:name="_Toc511166310"/>
      <w:r w:rsidRPr="008D23C7">
        <w:t>Ciudadanos</w:t>
      </w:r>
      <w:bookmarkEnd w:id="373"/>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58E37D6D"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t>
      </w:r>
      <w:del w:id="374" w:author="Regina Casanova" w:date="2018-06-18T17:53:00Z">
        <w:r w:rsidRPr="00BA156B" w:rsidDel="00E94926">
          <w:delText xml:space="preserve">sistema </w:delText>
        </w:r>
      </w:del>
      <w:ins w:id="375" w:author="Regina Casanova" w:date="2018-06-18T17:53:00Z">
        <w:r w:rsidR="00E94926">
          <w:t>software</w:t>
        </w:r>
      </w:ins>
      <w:ins w:id="376" w:author="Regina Casanova" w:date="2018-06-18T17:34:00Z">
        <w:r w:rsidR="00A63767">
          <w:t xml:space="preserve"> </w:t>
        </w:r>
      </w:ins>
      <w:r w:rsidRPr="00BA156B">
        <w:t>tenga la importancia debida y ayude a mostrar mejoras dentro de</w:t>
      </w:r>
      <w:ins w:id="377" w:author="Regina Casanova" w:date="2018-06-18T16:43:00Z">
        <w:r w:rsidR="00EF06FE">
          <w:t xml:space="preserve"> la red </w:t>
        </w:r>
      </w:ins>
      <w:ins w:id="378" w:author="Regina Casanova" w:date="2018-06-18T23:47:00Z">
        <w:r w:rsidR="00F86F08">
          <w:t xml:space="preserve">de establecimientos de salud del </w:t>
        </w:r>
      </w:ins>
      <w:ins w:id="379" w:author="Regina Casanova" w:date="2018-06-18T16:43:00Z">
        <w:r w:rsidR="00EF06FE">
          <w:t>MINSA</w:t>
        </w:r>
      </w:ins>
      <w:del w:id="380" w:author="Regina Casanova" w:date="2018-06-18T16:43:00Z">
        <w:r w:rsidRPr="00BA156B" w:rsidDel="00EF06FE">
          <w:delText>l sistema de salud</w:delText>
        </w:r>
      </w:del>
      <w:r w:rsidRPr="00BA156B">
        <w:t xml:space="preserve">;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10AEA05"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t>
      </w:r>
      <w:del w:id="381" w:author="Regina Casanova" w:date="2018-06-18T17:53:00Z">
        <w:r w:rsidRPr="00BA156B" w:rsidDel="00E94926">
          <w:delText>sistema</w:delText>
        </w:r>
      </w:del>
      <w:ins w:id="382" w:author="Regina Casanova" w:date="2018-06-18T17:53:00Z">
        <w:r w:rsidR="00E94926">
          <w:t>software</w:t>
        </w:r>
      </w:ins>
      <w:r w:rsidRPr="00BA156B">
        <w: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t>
      </w:r>
      <w:del w:id="383" w:author="Regina Casanova" w:date="2018-06-18T17:53:00Z">
        <w:r w:rsidRPr="00BA156B" w:rsidDel="00E94926">
          <w:delText>sistema</w:delText>
        </w:r>
      </w:del>
      <w:ins w:id="384" w:author="Regina Casanova" w:date="2018-06-18T17:53:00Z">
        <w:r w:rsidR="00E94926">
          <w:t>software</w:t>
        </w:r>
      </w:ins>
      <w:r w:rsidRPr="00BA156B">
        <w:t xml:space="preserve">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1185A689"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w:t>
      </w:r>
      <w:del w:id="385" w:author="Regina Casanova" w:date="2018-06-18T17:53:00Z">
        <w:r w:rsidRPr="00BA156B" w:rsidDel="00E94926">
          <w:delText>sistema</w:delText>
        </w:r>
      </w:del>
      <w:ins w:id="386" w:author="Regina Casanova" w:date="2018-06-18T17:53:00Z">
        <w:r w:rsidR="00E94926">
          <w:t>software</w:t>
        </w:r>
      </w:ins>
      <w:r w:rsidRPr="00BA156B">
        <w:t xml:space="preserve">, solo 2 entrevistados dijeron de que sería mejor que se manejara solo como ‘Reclamos’ pero otros entrevistados resaltaron la importancia de no solo mostrar las cosas negativas. </w:t>
      </w:r>
    </w:p>
    <w:p w14:paraId="42D6BD7C" w14:textId="40934804" w:rsidR="00A0375B" w:rsidRPr="008D23C7" w:rsidRDefault="00A0375B" w:rsidP="008D23C7">
      <w:pPr>
        <w:pStyle w:val="Ttulo3"/>
      </w:pPr>
      <w:bookmarkStart w:id="387" w:name="_Toc511166311"/>
      <w:bookmarkStart w:id="388" w:name="_GoBack"/>
      <w:bookmarkEnd w:id="388"/>
      <w:r w:rsidRPr="008D23C7">
        <w:t>Tabla</w:t>
      </w:r>
      <w:ins w:id="389" w:author="Regina Casanova" w:date="2018-06-18T16:35:00Z">
        <w:r w:rsidR="005C0CEB">
          <w:t>s</w:t>
        </w:r>
      </w:ins>
      <w:r w:rsidRPr="008D23C7">
        <w:t xml:space="preserve"> de hallazgos resaltantes</w:t>
      </w:r>
      <w:bookmarkEnd w:id="387"/>
      <w:r w:rsidR="001C33EF" w:rsidRPr="008D23C7">
        <w:t xml:space="preserve"> </w:t>
      </w:r>
    </w:p>
    <w:p w14:paraId="28DFFC51" w14:textId="41C5B551" w:rsidR="00EA0533" w:rsidRDefault="00A0375B" w:rsidP="008D23C7">
      <w:pPr>
        <w:pStyle w:val="Texto"/>
        <w:rPr>
          <w:ins w:id="390"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391" w:author="Regina Casanova" w:date="2018-06-18T15:42:00Z"/>
        </w:rPr>
        <w:pPrChange w:id="392" w:author="Regina Casanova" w:date="2018-06-18T16:36:00Z">
          <w:pPr>
            <w:pStyle w:val="Texto"/>
          </w:pPr>
        </w:pPrChange>
      </w:pPr>
      <w:ins w:id="393" w:author="Regina Casanova" w:date="2018-06-18T15:42:00Z">
        <w:r>
          <w:t xml:space="preserve">Objetivos a cumplir dentro del </w:t>
        </w:r>
      </w:ins>
      <w:ins w:id="394" w:author="Regina Casanova" w:date="2018-06-18T17:53:00Z">
        <w:r w:rsidR="00E94926">
          <w:t>software</w:t>
        </w:r>
      </w:ins>
      <w:ins w:id="395"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396" w:author="Regina Casanova" w:date="2018-06-18T15:42:00Z"/>
        </w:trPr>
        <w:tc>
          <w:tcPr>
            <w:tcW w:w="3960" w:type="dxa"/>
            <w:vMerge w:val="restart"/>
          </w:tcPr>
          <w:p w14:paraId="4075B9D9" w14:textId="7FA9ADAF" w:rsidR="00F46AAA" w:rsidRDefault="00F46AAA" w:rsidP="008D23C7">
            <w:pPr>
              <w:pStyle w:val="Texto"/>
              <w:rPr>
                <w:ins w:id="397" w:author="Regina Casanova" w:date="2018-06-18T15:42:00Z"/>
              </w:rPr>
            </w:pPr>
            <w:ins w:id="398" w:author="Regina Casanova" w:date="2018-06-18T15:42:00Z">
              <w:r>
                <w:t>Personal de SUSALUD</w:t>
              </w:r>
            </w:ins>
          </w:p>
        </w:tc>
        <w:tc>
          <w:tcPr>
            <w:tcW w:w="3961" w:type="dxa"/>
          </w:tcPr>
          <w:p w14:paraId="7F679AA3" w14:textId="4301A913" w:rsidR="00F46AAA" w:rsidRDefault="00F46AAA" w:rsidP="00F46AAA">
            <w:pPr>
              <w:pStyle w:val="Texto"/>
              <w:rPr>
                <w:ins w:id="399" w:author="Regina Casanova" w:date="2018-06-18T15:42:00Z"/>
              </w:rPr>
            </w:pPr>
            <w:ins w:id="400"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401"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402"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403"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404"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405" w:author="Regina Casanova" w:date="2018-06-18T15:45:00Z">
              <w:r>
                <w:t>Acortar procesos de resolución de reclamos.</w:t>
              </w:r>
            </w:ins>
          </w:p>
        </w:tc>
      </w:tr>
      <w:tr w:rsidR="00F46AAA" w14:paraId="1282B97B" w14:textId="77777777" w:rsidTr="00F46AAA">
        <w:trPr>
          <w:trHeight w:val="576"/>
          <w:ins w:id="406" w:author="Regina Casanova" w:date="2018-06-18T15:42:00Z"/>
        </w:trPr>
        <w:tc>
          <w:tcPr>
            <w:tcW w:w="3960" w:type="dxa"/>
            <w:vMerge w:val="restart"/>
          </w:tcPr>
          <w:p w14:paraId="6F15F2D3" w14:textId="5D98DC36" w:rsidR="00F46AAA" w:rsidRDefault="00F46AAA" w:rsidP="00F46AAA">
            <w:pPr>
              <w:pStyle w:val="Texto"/>
              <w:rPr>
                <w:ins w:id="407" w:author="Regina Casanova" w:date="2018-06-18T15:42:00Z"/>
              </w:rPr>
            </w:pPr>
            <w:ins w:id="408" w:author="Regina Casanova" w:date="2018-06-18T15:42:00Z">
              <w:r>
                <w:t>Gestores de IPRESS</w:t>
              </w:r>
            </w:ins>
          </w:p>
        </w:tc>
        <w:tc>
          <w:tcPr>
            <w:tcW w:w="3961" w:type="dxa"/>
          </w:tcPr>
          <w:p w14:paraId="381180B0" w14:textId="60D7E429" w:rsidR="00F46AAA" w:rsidRDefault="00F46AAA" w:rsidP="00F46AAA">
            <w:pPr>
              <w:pStyle w:val="Texto"/>
              <w:rPr>
                <w:ins w:id="409" w:author="Regina Casanova" w:date="2018-06-18T15:42:00Z"/>
              </w:rPr>
            </w:pPr>
            <w:ins w:id="410"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411"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412"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413"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414"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415" w:author="Regina Casanova" w:date="2018-06-18T15:47:00Z">
              <w:r>
                <w:t>Visualizar pasos realizados para resolución de reclamos anteriores.</w:t>
              </w:r>
            </w:ins>
          </w:p>
        </w:tc>
      </w:tr>
      <w:tr w:rsidR="00797ADC" w14:paraId="39B213AD" w14:textId="77777777" w:rsidTr="00797ADC">
        <w:trPr>
          <w:trHeight w:val="516"/>
          <w:ins w:id="416" w:author="Regina Casanova" w:date="2018-06-18T15:42:00Z"/>
        </w:trPr>
        <w:tc>
          <w:tcPr>
            <w:tcW w:w="3960" w:type="dxa"/>
            <w:vMerge w:val="restart"/>
          </w:tcPr>
          <w:p w14:paraId="3C12597C" w14:textId="4C44DFC7" w:rsidR="00797ADC" w:rsidRDefault="00797ADC" w:rsidP="00F46AAA">
            <w:pPr>
              <w:pStyle w:val="Texto"/>
              <w:rPr>
                <w:ins w:id="417" w:author="Regina Casanova" w:date="2018-06-18T15:42:00Z"/>
              </w:rPr>
            </w:pPr>
            <w:ins w:id="418" w:author="Regina Casanova" w:date="2018-06-18T15:42:00Z">
              <w:r>
                <w:lastRenderedPageBreak/>
                <w:t>Ciudadanos</w:t>
              </w:r>
            </w:ins>
          </w:p>
        </w:tc>
        <w:tc>
          <w:tcPr>
            <w:tcW w:w="3961" w:type="dxa"/>
          </w:tcPr>
          <w:p w14:paraId="26FFAD8F" w14:textId="6B50291C" w:rsidR="00797ADC" w:rsidRDefault="0015231C" w:rsidP="00F46AAA">
            <w:pPr>
              <w:pStyle w:val="Texto"/>
              <w:rPr>
                <w:ins w:id="419" w:author="Regina Casanova" w:date="2018-06-18T15:42:00Z"/>
              </w:rPr>
            </w:pPr>
            <w:ins w:id="420"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421"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422"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423"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424"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425" w:author="Regina Casanova" w:date="2018-06-18T16:31:00Z">
              <w:r>
                <w:t>Cambiar percepción de reclamos de un fastidio al reflejo de la atenci</w:t>
              </w:r>
            </w:ins>
            <w:ins w:id="426"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427"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428" w:author="Regina Casanova" w:date="2018-06-18T16:33:00Z"/>
          <w:sz w:val="22"/>
          <w:rPrChange w:id="429" w:author="Regina Casanova" w:date="2018-06-18T16:33:00Z">
            <w:rPr>
              <w:ins w:id="430" w:author="Regina Casanova" w:date="2018-06-18T16:33:00Z"/>
            </w:rPr>
          </w:rPrChange>
        </w:rPr>
      </w:pPr>
      <w:ins w:id="431" w:author="Regina Casanova" w:date="2018-06-18T16:33:00Z">
        <w:r w:rsidRPr="00F305B6">
          <w:rPr>
            <w:sz w:val="22"/>
          </w:rPr>
          <w:t xml:space="preserve">Tabla Nº </w:t>
        </w:r>
      </w:ins>
      <w:ins w:id="432" w:author="Regina Casanova" w:date="2018-06-18T16:57:00Z">
        <w:r>
          <w:rPr>
            <w:sz w:val="22"/>
          </w:rPr>
          <w:t>2</w:t>
        </w:r>
      </w:ins>
      <w:ins w:id="433" w:author="Regina Casanova" w:date="2018-06-18T16:33:00Z">
        <w:r w:rsidR="005C0CEB" w:rsidRPr="005C0CEB">
          <w:rPr>
            <w:sz w:val="22"/>
            <w:rPrChange w:id="434" w:author="Regina Casanova" w:date="2018-06-18T16:33:00Z">
              <w:rPr/>
            </w:rPrChange>
          </w:rPr>
          <w:t xml:space="preserve">. Tabla de hallazgos </w:t>
        </w:r>
      </w:ins>
      <w:ins w:id="435" w:author="Regina Casanova" w:date="2018-06-18T16:34:00Z">
        <w:r w:rsidR="005C0CEB">
          <w:rPr>
            <w:sz w:val="22"/>
          </w:rPr>
          <w:t>objetivos</w:t>
        </w:r>
      </w:ins>
      <w:ins w:id="436" w:author="Regina Casanova" w:date="2018-06-18T16:33:00Z">
        <w:r w:rsidR="005C0CEB" w:rsidRPr="005C0CEB">
          <w:rPr>
            <w:sz w:val="22"/>
          </w:rPr>
          <w:t xml:space="preserve"> encontrad</w:t>
        </w:r>
      </w:ins>
      <w:ins w:id="437" w:author="Regina Casanova" w:date="2018-06-18T16:34:00Z">
        <w:r w:rsidR="005C0CEB">
          <w:rPr>
            <w:sz w:val="22"/>
          </w:rPr>
          <w:t>o</w:t>
        </w:r>
      </w:ins>
      <w:ins w:id="438" w:author="Regina Casanova" w:date="2018-06-18T16:33:00Z">
        <w:r w:rsidR="005C0CEB" w:rsidRPr="005C0CEB">
          <w:rPr>
            <w:sz w:val="22"/>
            <w:rPrChange w:id="439" w:author="Regina Casanova" w:date="2018-06-18T16:33:00Z">
              <w:rPr/>
            </w:rPrChange>
          </w:rPr>
          <w:t>s por tipo de usuario.</w:t>
        </w:r>
      </w:ins>
    </w:p>
    <w:p w14:paraId="493AEAB7" w14:textId="3BF9EEDA" w:rsidR="00F46AAA" w:rsidRDefault="0015231C" w:rsidP="005C0CEB">
      <w:pPr>
        <w:pStyle w:val="Ttulo4"/>
        <w:rPr>
          <w:ins w:id="440" w:author="Regina Casanova" w:date="2018-06-18T15:47:00Z"/>
        </w:rPr>
        <w:pPrChange w:id="441" w:author="Regina Casanova" w:date="2018-06-18T16:36:00Z">
          <w:pPr>
            <w:pStyle w:val="Texto"/>
          </w:pPr>
        </w:pPrChange>
      </w:pPr>
      <w:ins w:id="442" w:author="Regina Casanova" w:date="2018-06-18T16:29:00Z">
        <w:r>
          <w:lastRenderedPageBreak/>
          <w:t>Desafíos</w:t>
        </w:r>
      </w:ins>
      <w:ins w:id="443"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444" w:author="Regina Casanova" w:date="2018-06-18T15:47:00Z"/>
        </w:trPr>
        <w:tc>
          <w:tcPr>
            <w:tcW w:w="3960" w:type="dxa"/>
            <w:vMerge w:val="restart"/>
          </w:tcPr>
          <w:p w14:paraId="2E50C7E1" w14:textId="73778B3A" w:rsidR="00F46AAA" w:rsidRDefault="00F46AAA" w:rsidP="008D23C7">
            <w:pPr>
              <w:pStyle w:val="Texto"/>
              <w:rPr>
                <w:ins w:id="445" w:author="Regina Casanova" w:date="2018-06-18T15:47:00Z"/>
              </w:rPr>
            </w:pPr>
            <w:ins w:id="446" w:author="Regina Casanova" w:date="2018-06-18T15:49:00Z">
              <w:r>
                <w:t>Personal de SUSALUD</w:t>
              </w:r>
            </w:ins>
          </w:p>
        </w:tc>
        <w:tc>
          <w:tcPr>
            <w:tcW w:w="3961" w:type="dxa"/>
          </w:tcPr>
          <w:p w14:paraId="6C10C8DE" w14:textId="002524AC" w:rsidR="00F46AAA" w:rsidRDefault="00F46AAA" w:rsidP="008D23C7">
            <w:pPr>
              <w:pStyle w:val="Texto"/>
              <w:rPr>
                <w:ins w:id="447" w:author="Regina Casanova" w:date="2018-06-18T15:47:00Z"/>
              </w:rPr>
            </w:pPr>
            <w:ins w:id="448"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449"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450"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451" w:author="Regina Casanova" w:date="2018-06-18T15:50:00Z">
              <w:r>
                <w:t xml:space="preserve">No hay procedimientos claros sobre </w:t>
              </w:r>
            </w:ins>
            <w:ins w:id="452" w:author="Regina Casanova" w:date="2018-06-18T15:51:00Z">
              <w:r>
                <w:t>cómo</w:t>
              </w:r>
            </w:ins>
            <w:ins w:id="453" w:author="Regina Casanova" w:date="2018-06-18T15:50:00Z">
              <w:r>
                <w:t xml:space="preserve"> </w:t>
              </w:r>
            </w:ins>
            <w:ins w:id="454" w:author="Regina Casanova" w:date="2018-06-18T15:51:00Z">
              <w:r>
                <w:t>reaccionar para</w:t>
              </w:r>
            </w:ins>
            <w:ins w:id="455"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456" w:author="Regina Casanova" w:date="2018-06-18T15:52:00Z">
              <w:r>
                <w:t>Reclamos son vistos como trabas u ofensas hacia el personal prestador de salud.</w:t>
              </w:r>
            </w:ins>
          </w:p>
        </w:tc>
      </w:tr>
      <w:tr w:rsidR="000E7F05" w14:paraId="7E61175E" w14:textId="77777777" w:rsidTr="00F46AAA">
        <w:trPr>
          <w:trHeight w:val="576"/>
          <w:ins w:id="457" w:author="Regina Casanova" w:date="2018-06-18T15:47:00Z"/>
        </w:trPr>
        <w:tc>
          <w:tcPr>
            <w:tcW w:w="3960" w:type="dxa"/>
            <w:vMerge w:val="restart"/>
          </w:tcPr>
          <w:p w14:paraId="4E0037E8" w14:textId="4C25208A" w:rsidR="000E7F05" w:rsidRDefault="000E7F05" w:rsidP="008D23C7">
            <w:pPr>
              <w:pStyle w:val="Texto"/>
              <w:rPr>
                <w:ins w:id="458" w:author="Regina Casanova" w:date="2018-06-18T15:47:00Z"/>
              </w:rPr>
            </w:pPr>
            <w:ins w:id="459" w:author="Regina Casanova" w:date="2018-06-18T15:49:00Z">
              <w:r>
                <w:t>Gestores de IPRESS</w:t>
              </w:r>
            </w:ins>
          </w:p>
        </w:tc>
        <w:tc>
          <w:tcPr>
            <w:tcW w:w="3961" w:type="dxa"/>
          </w:tcPr>
          <w:p w14:paraId="796DA508" w14:textId="310CB23E" w:rsidR="000E7F05" w:rsidRDefault="000E7F05" w:rsidP="008D23C7">
            <w:pPr>
              <w:pStyle w:val="Texto"/>
              <w:rPr>
                <w:ins w:id="460" w:author="Regina Casanova" w:date="2018-06-18T15:47:00Z"/>
              </w:rPr>
            </w:pPr>
            <w:ins w:id="461"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462"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463"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464"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465"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466" w:author="Regina Casanova" w:date="2018-06-18T15:56:00Z">
              <w:r>
                <w:t>Resolución de reclamos de manera aislada y sin identificaci</w:t>
              </w:r>
            </w:ins>
            <w:ins w:id="467" w:author="Regina Casanova" w:date="2018-06-18T15:57:00Z">
              <w:r>
                <w:t>ón del problema en trasfondo.</w:t>
              </w:r>
            </w:ins>
          </w:p>
        </w:tc>
      </w:tr>
      <w:tr w:rsidR="0015231C" w14:paraId="02F8D784" w14:textId="77777777" w:rsidTr="0015231C">
        <w:trPr>
          <w:trHeight w:val="531"/>
          <w:ins w:id="468" w:author="Regina Casanova" w:date="2018-06-18T15:47:00Z"/>
        </w:trPr>
        <w:tc>
          <w:tcPr>
            <w:tcW w:w="3960" w:type="dxa"/>
            <w:vMerge w:val="restart"/>
          </w:tcPr>
          <w:p w14:paraId="6DCA6DE7" w14:textId="475E1A56" w:rsidR="0015231C" w:rsidRDefault="0015231C" w:rsidP="008D23C7">
            <w:pPr>
              <w:pStyle w:val="Texto"/>
              <w:rPr>
                <w:ins w:id="469" w:author="Regina Casanova" w:date="2018-06-18T15:47:00Z"/>
              </w:rPr>
            </w:pPr>
            <w:ins w:id="470" w:author="Regina Casanova" w:date="2018-06-18T15:49:00Z">
              <w:r>
                <w:t>Ciudadanos</w:t>
              </w:r>
            </w:ins>
          </w:p>
        </w:tc>
        <w:tc>
          <w:tcPr>
            <w:tcW w:w="3961" w:type="dxa"/>
          </w:tcPr>
          <w:p w14:paraId="09E72165" w14:textId="7BBDF1FD" w:rsidR="0015231C" w:rsidRDefault="0015231C" w:rsidP="008D23C7">
            <w:pPr>
              <w:pStyle w:val="Texto"/>
              <w:rPr>
                <w:ins w:id="471" w:author="Regina Casanova" w:date="2018-06-18T15:47:00Z"/>
              </w:rPr>
            </w:pPr>
            <w:ins w:id="472" w:author="Regina Casanova" w:date="2018-06-18T16:26:00Z">
              <w:r>
                <w:t xml:space="preserve">Personas no proclives al uso de </w:t>
              </w:r>
            </w:ins>
            <w:ins w:id="473" w:author="Regina Casanova" w:date="2018-06-18T16:27:00Z">
              <w:r>
                <w:t>tecnología</w:t>
              </w:r>
            </w:ins>
            <w:ins w:id="474"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475"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476"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477" w:author="Regina Casanova" w:date="2018-06-18T16:29:00Z">
              <w:r>
                <w:t>Falta de</w:t>
              </w:r>
            </w:ins>
            <w:ins w:id="478" w:author="Regina Casanova" w:date="2018-06-18T16:27:00Z">
              <w:r>
                <w:t xml:space="preserve"> capacidad de decisi</w:t>
              </w:r>
            </w:ins>
            <w:ins w:id="479" w:author="Regina Casanova" w:date="2018-06-18T16:28:00Z">
              <w:r>
                <w:t xml:space="preserve">ón y de </w:t>
              </w:r>
            </w:ins>
            <w:ins w:id="480" w:author="Regina Casanova" w:date="2018-06-18T16:29:00Z">
              <w:r>
                <w:t>autonomía</w:t>
              </w:r>
            </w:ins>
            <w:ins w:id="481"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482"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483"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484" w:author="Regina Casanova" w:date="2018-06-18T16:33:00Z"/>
        </w:trPr>
        <w:tc>
          <w:tcPr>
            <w:tcW w:w="1736" w:type="dxa"/>
          </w:tcPr>
          <w:p w14:paraId="33DF7D81" w14:textId="3A553043" w:rsidR="00EA0533" w:rsidRPr="008D23C7" w:rsidDel="005C0CEB" w:rsidRDefault="00EA0533" w:rsidP="008D23C7">
            <w:pPr>
              <w:pStyle w:val="Texto"/>
              <w:rPr>
                <w:del w:id="485" w:author="Regina Casanova" w:date="2018-06-18T16:33:00Z"/>
                <w:b/>
              </w:rPr>
            </w:pPr>
          </w:p>
        </w:tc>
        <w:tc>
          <w:tcPr>
            <w:tcW w:w="2526" w:type="dxa"/>
          </w:tcPr>
          <w:p w14:paraId="1FDE7BAE" w14:textId="7129505B" w:rsidR="00EA0533" w:rsidRPr="008D23C7" w:rsidDel="005C0CEB" w:rsidRDefault="00EA0533" w:rsidP="008D23C7">
            <w:pPr>
              <w:pStyle w:val="Texto"/>
              <w:rPr>
                <w:del w:id="486" w:author="Regina Casanova" w:date="2018-06-18T16:33:00Z"/>
                <w:b/>
              </w:rPr>
            </w:pPr>
            <w:del w:id="487"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488" w:author="Regina Casanova" w:date="2018-06-18T16:33:00Z"/>
                <w:b/>
              </w:rPr>
            </w:pPr>
            <w:del w:id="489"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490" w:author="Regina Casanova" w:date="2018-06-18T16:33:00Z"/>
                <w:b/>
              </w:rPr>
            </w:pPr>
            <w:del w:id="491" w:author="Regina Casanova" w:date="2018-06-18T16:33:00Z">
              <w:r w:rsidRPr="008D23C7" w:rsidDel="005C0CEB">
                <w:rPr>
                  <w:b/>
                </w:rPr>
                <w:delText>Ciudadanos</w:delText>
              </w:r>
            </w:del>
          </w:p>
        </w:tc>
      </w:tr>
      <w:tr w:rsidR="00EB6C92" w:rsidRPr="00BA156B" w:rsidDel="005C0CEB" w14:paraId="39829CB1" w14:textId="771A66DA" w:rsidTr="000E179A">
        <w:trPr>
          <w:del w:id="492" w:author="Regina Casanova" w:date="2018-06-18T16:33:00Z"/>
        </w:trPr>
        <w:tc>
          <w:tcPr>
            <w:tcW w:w="1736" w:type="dxa"/>
          </w:tcPr>
          <w:p w14:paraId="359CF0A6" w14:textId="332DB77D" w:rsidR="00EA0533" w:rsidRPr="008D23C7" w:rsidDel="005C0CEB" w:rsidRDefault="00EA0533" w:rsidP="008D23C7">
            <w:pPr>
              <w:pStyle w:val="Texto"/>
              <w:rPr>
                <w:del w:id="493" w:author="Regina Casanova" w:date="2018-06-18T16:33:00Z"/>
                <w:b/>
              </w:rPr>
            </w:pPr>
            <w:del w:id="494"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495" w:author="Regina Casanova" w:date="2018-06-18T16:33:00Z"/>
              </w:rPr>
              <w:pPrChange w:id="496" w:author="Regina Casanova" w:date="2018-06-18T13:42:00Z">
                <w:pPr>
                  <w:pStyle w:val="Texto"/>
                </w:pPr>
              </w:pPrChange>
            </w:pPr>
            <w:del w:id="497"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498" w:author="Regina Casanova" w:date="2018-06-18T15:44:00Z"/>
              </w:rPr>
              <w:pPrChange w:id="499" w:author="Regina Casanova" w:date="2018-06-18T13:42:00Z">
                <w:pPr>
                  <w:pStyle w:val="Texto"/>
                </w:pPr>
              </w:pPrChange>
            </w:pPr>
            <w:del w:id="500"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501" w:author="Regina Casanova" w:date="2018-06-18T15:45:00Z"/>
              </w:rPr>
              <w:pPrChange w:id="502" w:author="Regina Casanova" w:date="2018-06-18T13:42:00Z">
                <w:pPr>
                  <w:pStyle w:val="Texto"/>
                </w:pPr>
              </w:pPrChange>
            </w:pPr>
            <w:del w:id="503"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504" w:author="Regina Casanova" w:date="2018-06-18T13:39:00Z"/>
              </w:rPr>
            </w:pPr>
            <w:del w:id="505"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506" w:author="Regina Casanova" w:date="2018-06-18T13:39:00Z"/>
              </w:rPr>
            </w:pPr>
            <w:del w:id="507"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508" w:author="Regina Casanova" w:date="2018-06-18T16:33:00Z"/>
              </w:rPr>
            </w:pPr>
            <w:del w:id="509"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510" w:author="Regina Casanova" w:date="2018-06-18T15:31:00Z"/>
              </w:rPr>
            </w:pPr>
            <w:del w:id="511"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512" w:author="Regina Casanova" w:date="2018-06-18T15:31:00Z"/>
              </w:rPr>
            </w:pPr>
            <w:del w:id="513"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514" w:author="Regina Casanova" w:date="2018-06-18T16:33:00Z"/>
              </w:rPr>
            </w:pPr>
          </w:p>
        </w:tc>
        <w:tc>
          <w:tcPr>
            <w:tcW w:w="2108" w:type="dxa"/>
          </w:tcPr>
          <w:p w14:paraId="0A835752" w14:textId="138C227B" w:rsidR="00EA0533" w:rsidRPr="00BA156B" w:rsidDel="005C0CEB" w:rsidRDefault="00EA0533" w:rsidP="008D23C7">
            <w:pPr>
              <w:pStyle w:val="Texto"/>
              <w:rPr>
                <w:del w:id="515" w:author="Regina Casanova" w:date="2018-06-18T16:33:00Z"/>
              </w:rPr>
            </w:pPr>
            <w:del w:id="516"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517" w:author="Regina Casanova" w:date="2018-06-18T16:33:00Z"/>
              </w:rPr>
            </w:pPr>
            <w:del w:id="518"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519" w:author="Regina Casanova" w:date="2018-06-18T16:33:00Z"/>
              </w:rPr>
            </w:pPr>
            <w:del w:id="520"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521" w:author="Regina Casanova" w:date="2018-06-18T16:33:00Z"/>
              </w:rPr>
            </w:pPr>
            <w:del w:id="522"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523" w:author="Regina Casanova" w:date="2018-06-18T16:33:00Z"/>
              </w:rPr>
            </w:pPr>
          </w:p>
        </w:tc>
      </w:tr>
      <w:tr w:rsidR="00EB6C92" w:rsidRPr="00BA156B" w:rsidDel="005C0CEB" w14:paraId="4FED506D" w14:textId="0D17049C" w:rsidTr="000E179A">
        <w:trPr>
          <w:del w:id="524" w:author="Regina Casanova" w:date="2018-06-18T16:33:00Z"/>
        </w:trPr>
        <w:tc>
          <w:tcPr>
            <w:tcW w:w="1736" w:type="dxa"/>
          </w:tcPr>
          <w:p w14:paraId="62C20C5D" w14:textId="4AE8C217" w:rsidR="00EA0533" w:rsidRPr="008D23C7" w:rsidDel="005C0CEB" w:rsidRDefault="00EA0533" w:rsidP="008D23C7">
            <w:pPr>
              <w:pStyle w:val="Texto"/>
              <w:rPr>
                <w:del w:id="525" w:author="Regina Casanova" w:date="2018-06-18T16:33:00Z"/>
                <w:b/>
              </w:rPr>
            </w:pPr>
            <w:del w:id="526"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527" w:author="Regina Casanova" w:date="2018-06-18T16:33:00Z"/>
              </w:rPr>
            </w:pPr>
            <w:del w:id="528"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529" w:author="Regina Casanova" w:date="2018-06-18T16:33:00Z"/>
              </w:rPr>
            </w:pPr>
            <w:del w:id="530"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531" w:author="Regina Casanova" w:date="2018-06-18T16:33:00Z"/>
              </w:rPr>
            </w:pPr>
            <w:del w:id="532"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533" w:author="Regina Casanova" w:date="2018-06-18T16:33:00Z"/>
              </w:rPr>
            </w:pPr>
            <w:del w:id="534"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535" w:author="Regina Casanova" w:date="2018-06-18T16:33:00Z"/>
              </w:rPr>
            </w:pPr>
            <w:del w:id="536"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537" w:author="Regina Casanova" w:date="2018-06-18T16:33:00Z"/>
              </w:rPr>
            </w:pPr>
            <w:del w:id="538"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539" w:author="Regina Casanova" w:date="2018-06-18T16:33:00Z"/>
              </w:rPr>
            </w:pPr>
            <w:del w:id="540"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541" w:author="Regina Casanova" w:date="2018-06-18T16:33:00Z"/>
              </w:rPr>
            </w:pPr>
            <w:del w:id="542"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543" w:author="Regina Casanova" w:date="2018-06-18T16:33:00Z"/>
              </w:rPr>
            </w:pPr>
            <w:del w:id="544"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545" w:author="Regina Casanova" w:date="2018-06-18T16:33:00Z"/>
              </w:rPr>
            </w:pPr>
            <w:del w:id="546"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547" w:author="Regina Casanova" w:date="2018-06-18T16:33:00Z"/>
              </w:rPr>
            </w:pPr>
          </w:p>
        </w:tc>
        <w:tc>
          <w:tcPr>
            <w:tcW w:w="2108" w:type="dxa"/>
          </w:tcPr>
          <w:p w14:paraId="5258A37C" w14:textId="3BAB7939" w:rsidR="00EA0533" w:rsidRPr="00BA156B" w:rsidDel="005C0CEB" w:rsidRDefault="000B5E7F" w:rsidP="008D23C7">
            <w:pPr>
              <w:pStyle w:val="Texto"/>
              <w:rPr>
                <w:del w:id="548" w:author="Regina Casanova" w:date="2018-06-18T16:33:00Z"/>
              </w:rPr>
            </w:pPr>
            <w:del w:id="549"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550" w:author="Regina Casanova" w:date="2018-06-18T16:33:00Z"/>
              </w:rPr>
            </w:pPr>
            <w:del w:id="551"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552" w:author="Regina Casanova" w:date="2018-06-18T16:33:00Z"/>
              </w:rPr>
            </w:pPr>
          </w:p>
        </w:tc>
      </w:tr>
    </w:tbl>
    <w:p w14:paraId="5E334282" w14:textId="15E9D0AF" w:rsidR="00A0375B" w:rsidRPr="005C0CEB" w:rsidRDefault="000E179A" w:rsidP="008D23C7">
      <w:pPr>
        <w:pStyle w:val="Texto"/>
        <w:jc w:val="center"/>
        <w:rPr>
          <w:sz w:val="22"/>
          <w:rPrChange w:id="553" w:author="Regina Casanova" w:date="2018-06-18T16:34:00Z">
            <w:rPr/>
          </w:rPrChange>
        </w:rPr>
      </w:pPr>
      <w:r w:rsidRPr="005C0CEB">
        <w:rPr>
          <w:sz w:val="22"/>
          <w:rPrChange w:id="554" w:author="Regina Casanova" w:date="2018-06-18T16:34:00Z">
            <w:rPr/>
          </w:rPrChange>
        </w:rPr>
        <w:t xml:space="preserve">Tabla Nº </w:t>
      </w:r>
      <w:ins w:id="555" w:author="Regina Casanova" w:date="2018-06-18T16:57:00Z">
        <w:r w:rsidR="00F305B6">
          <w:rPr>
            <w:sz w:val="22"/>
          </w:rPr>
          <w:t>3</w:t>
        </w:r>
      </w:ins>
      <w:del w:id="556" w:author="Regina Casanova" w:date="2018-06-18T16:33:00Z">
        <w:r w:rsidRPr="005C0CEB" w:rsidDel="005C0CEB">
          <w:rPr>
            <w:sz w:val="22"/>
            <w:rPrChange w:id="557" w:author="Regina Casanova" w:date="2018-06-18T16:34:00Z">
              <w:rPr/>
            </w:rPrChange>
          </w:rPr>
          <w:delText>1</w:delText>
        </w:r>
      </w:del>
      <w:r w:rsidRPr="005C0CEB">
        <w:rPr>
          <w:sz w:val="22"/>
          <w:rPrChange w:id="558" w:author="Regina Casanova" w:date="2018-06-18T16:34:00Z">
            <w:rPr/>
          </w:rPrChange>
        </w:rPr>
        <w:t xml:space="preserve">. Tabla de </w:t>
      </w:r>
      <w:r w:rsidR="00A0375B" w:rsidRPr="005C0CEB">
        <w:rPr>
          <w:sz w:val="22"/>
          <w:rPrChange w:id="559" w:author="Regina Casanova" w:date="2018-06-18T16:34:00Z">
            <w:rPr/>
          </w:rPrChange>
        </w:rPr>
        <w:t xml:space="preserve">hallazgos </w:t>
      </w:r>
      <w:ins w:id="560" w:author="Regina Casanova" w:date="2018-06-18T16:33:00Z">
        <w:r w:rsidR="005C0CEB" w:rsidRPr="005C0CEB">
          <w:rPr>
            <w:sz w:val="22"/>
            <w:rPrChange w:id="561" w:author="Regina Casanova" w:date="2018-06-18T16:34:00Z">
              <w:rPr/>
            </w:rPrChange>
          </w:rPr>
          <w:t>desafíos y limitaciones encontradas</w:t>
        </w:r>
      </w:ins>
      <w:del w:id="562" w:author="Regina Casanova" w:date="2018-06-18T16:33:00Z">
        <w:r w:rsidR="00A0375B" w:rsidRPr="005C0CEB" w:rsidDel="005C0CEB">
          <w:rPr>
            <w:sz w:val="22"/>
            <w:rPrChange w:id="563" w:author="Regina Casanova" w:date="2018-06-18T16:34:00Z">
              <w:rPr/>
            </w:rPrChange>
          </w:rPr>
          <w:delText>resaltantes</w:delText>
        </w:r>
      </w:del>
      <w:r w:rsidR="00A0375B" w:rsidRPr="005C0CEB">
        <w:rPr>
          <w:sz w:val="22"/>
          <w:rPrChange w:id="564" w:author="Regina Casanova" w:date="2018-06-18T16:34:00Z">
            <w:rPr/>
          </w:rPrChange>
        </w:rPr>
        <w:t xml:space="preserve"> </w:t>
      </w:r>
      <w:r w:rsidRPr="005C0CEB">
        <w:rPr>
          <w:sz w:val="22"/>
          <w:rPrChange w:id="565" w:author="Regina Casanova" w:date="2018-06-18T16:34:00Z">
            <w:rPr/>
          </w:rPrChange>
        </w:rPr>
        <w:t>por tipo de usuario.</w:t>
      </w:r>
    </w:p>
    <w:p w14:paraId="6F8B580E" w14:textId="77777777" w:rsidR="00820042" w:rsidRPr="008D23C7" w:rsidRDefault="00820042" w:rsidP="008D23C7">
      <w:pPr>
        <w:pStyle w:val="Ttulo3"/>
      </w:pPr>
      <w:bookmarkStart w:id="566" w:name="_Toc511166312"/>
      <w:r w:rsidRPr="008D23C7">
        <w:t>Tabla de requerimientos</w:t>
      </w:r>
      <w:bookmarkEnd w:id="566"/>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567" w:author="Regina Casanova" w:date="2018-06-18T17:53:00Z">
        <w:r w:rsidR="00E47C11" w:rsidRPr="00BA156B" w:rsidDel="00E94926">
          <w:delText>sistema</w:delText>
        </w:r>
        <w:r w:rsidR="00820042" w:rsidRPr="00BA156B" w:rsidDel="00E94926">
          <w:delText xml:space="preserve"> </w:delText>
        </w:r>
      </w:del>
      <w:ins w:id="568" w:author="Regina Casanova" w:date="2018-06-18T17:53:00Z">
        <w:r w:rsidR="00E94926">
          <w:t>software</w:t>
        </w:r>
      </w:ins>
      <w:ins w:id="569"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570" w:author="Regina Casanova" w:date="2018-06-18T17:53:00Z">
        <w:r w:rsidR="006F4488" w:rsidRPr="00BA156B" w:rsidDel="00E94926">
          <w:delText>sistema</w:delText>
        </w:r>
      </w:del>
      <w:ins w:id="571" w:author="Regina Casanova" w:date="2018-06-18T17:53:00Z">
        <w:r w:rsidR="00E94926">
          <w:t>software</w:t>
        </w:r>
      </w:ins>
      <w:r w:rsidR="006F4488" w:rsidRPr="00BA156B">
        <w:t xml:space="preserve"> sin tener que realizar un </w:t>
      </w:r>
      <w:del w:id="572" w:author="Regina Casanova" w:date="2018-06-18T17:53:00Z">
        <w:r w:rsidR="006F4488" w:rsidRPr="00BA156B" w:rsidDel="00E94926">
          <w:delText>sistema</w:delText>
        </w:r>
      </w:del>
      <w:ins w:id="573" w:author="Regina Casanova" w:date="2018-06-18T17:53:00Z">
        <w:r w:rsidR="00E94926">
          <w:t>software</w:t>
        </w:r>
      </w:ins>
      <w:r w:rsidR="006F4488" w:rsidRPr="00BA156B">
        <w:t xml:space="preserve">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574" w:author="Regina Casanova" w:date="2018-06-18T17:53:00Z">
              <w:r w:rsidR="00ED4396" w:rsidRPr="00BA156B" w:rsidDel="00E94926">
                <w:rPr>
                  <w:rFonts w:cs="Times New Roman"/>
                  <w:color w:val="000000"/>
                  <w:lang w:val="es-PE"/>
                </w:rPr>
                <w:delText>sistema</w:delText>
              </w:r>
            </w:del>
            <w:ins w:id="575"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576" w:author="Regina Casanova" w:date="2018-06-18T17:53:00Z">
              <w:r w:rsidR="00ED4396" w:rsidRPr="00BA156B" w:rsidDel="00E94926">
                <w:rPr>
                  <w:rFonts w:cs="Times New Roman"/>
                  <w:color w:val="000000"/>
                  <w:lang w:val="es-PE"/>
                </w:rPr>
                <w:delText>sistema</w:delText>
              </w:r>
            </w:del>
            <w:ins w:id="577"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ins w:id="578" w:author="Regina Casanova" w:date="2018-06-18T23:51:00Z">
              <w:r w:rsidR="001D2091">
                <w:rPr>
                  <w:rFonts w:cs="Times New Roman"/>
                  <w:color w:val="000000"/>
                  <w:lang w:val="es-PE"/>
                </w:rPr>
                <w:t xml:space="preserve">que </w:t>
              </w:r>
            </w:ins>
            <w:r w:rsidRPr="00BA156B">
              <w:rPr>
                <w:rFonts w:cs="Times New Roman"/>
                <w:color w:val="000000"/>
                <w:lang w:val="es-PE"/>
              </w:rPr>
              <w:t xml:space="preserve">el </w:t>
            </w:r>
            <w:del w:id="579" w:author="Regina Casanova" w:date="2018-06-18T17:53:00Z">
              <w:r w:rsidRPr="00BA156B" w:rsidDel="00E94926">
                <w:rPr>
                  <w:rFonts w:cs="Times New Roman"/>
                  <w:color w:val="000000"/>
                  <w:lang w:val="es-PE"/>
                </w:rPr>
                <w:delText>sistema</w:delText>
              </w:r>
            </w:del>
            <w:ins w:id="580" w:author="Regina Casanova" w:date="2018-06-18T17:53:00Z">
              <w:r w:rsidR="00E94926">
                <w:rPr>
                  <w:rFonts w:cs="Times New Roman"/>
                  <w:color w:val="000000"/>
                  <w:lang w:val="es-PE"/>
                </w:rPr>
                <w:t>software</w:t>
              </w:r>
            </w:ins>
            <w:r w:rsidRPr="00BA156B">
              <w:rPr>
                <w:rFonts w:cs="Times New Roman"/>
                <w:color w:val="000000"/>
                <w:lang w:val="es-PE"/>
              </w:rPr>
              <w:t xml:space="preserve"> </w:t>
            </w:r>
            <w:ins w:id="581" w:author="Regina Casanova" w:date="2018-06-18T23:51:00Z">
              <w:r w:rsidR="001D2091">
                <w:rPr>
                  <w:rFonts w:cs="Times New Roman"/>
                  <w:color w:val="000000"/>
                  <w:lang w:val="es-PE"/>
                </w:rPr>
                <w:t>tenga</w:t>
              </w:r>
            </w:ins>
            <w:del w:id="582"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ins w:id="583" w:author="Regina Casanova" w:date="2018-06-18T23:51:00Z">
              <w:r w:rsidR="001D2091">
                <w:rPr>
                  <w:rFonts w:cs="Times New Roman"/>
                  <w:color w:val="000000"/>
                  <w:lang w:val="es-PE"/>
                </w:rPr>
                <w:t xml:space="preserve"> y sencillos</w:t>
              </w:r>
            </w:ins>
            <w:r w:rsidRPr="00BA156B">
              <w:rPr>
                <w:rFonts w:cs="Times New Roman"/>
                <w:color w:val="000000"/>
                <w:lang w:val="es-PE"/>
              </w:rPr>
              <w:t xml:space="preserve"> pasos </w:t>
            </w:r>
            <w:del w:id="584"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85" w:author="Regina Casanova" w:date="2018-06-18T17:53:00Z">
              <w:r w:rsidR="00ED4396" w:rsidRPr="00BA156B" w:rsidDel="00E94926">
                <w:rPr>
                  <w:rFonts w:cs="Times New Roman"/>
                  <w:color w:val="000000"/>
                  <w:lang w:val="es-PE"/>
                </w:rPr>
                <w:delText xml:space="preserve">sistema </w:delText>
              </w:r>
            </w:del>
            <w:ins w:id="586" w:author="Regina Casanova" w:date="2018-06-18T17:53:00Z">
              <w:r w:rsidR="00E94926">
                <w:rPr>
                  <w:rFonts w:cs="Times New Roman"/>
                  <w:color w:val="000000"/>
                  <w:lang w:val="es-PE"/>
                </w:rPr>
                <w:t>software</w:t>
              </w:r>
            </w:ins>
            <w:ins w:id="587"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88" w:author="Regina Casanova" w:date="2018-06-18T17:53:00Z">
              <w:r w:rsidR="00ED4396" w:rsidRPr="00BA156B" w:rsidDel="00E94926">
                <w:rPr>
                  <w:rFonts w:cs="Times New Roman"/>
                  <w:color w:val="000000"/>
                  <w:lang w:val="es-PE"/>
                </w:rPr>
                <w:delText>sistema</w:delText>
              </w:r>
            </w:del>
            <w:ins w:id="589"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0" w:author="Regina Casanova" w:date="2018-06-18T17:53:00Z">
              <w:r w:rsidR="00ED4396" w:rsidRPr="00BA156B" w:rsidDel="00E94926">
                <w:rPr>
                  <w:rFonts w:cs="Times New Roman"/>
                  <w:color w:val="000000"/>
                  <w:lang w:val="es-PE"/>
                </w:rPr>
                <w:delText xml:space="preserve">sistema </w:delText>
              </w:r>
            </w:del>
            <w:ins w:id="591" w:author="Regina Casanova" w:date="2018-06-18T17:53:00Z">
              <w:r w:rsidR="00E94926">
                <w:rPr>
                  <w:rFonts w:cs="Times New Roman"/>
                  <w:color w:val="000000"/>
                  <w:lang w:val="es-PE"/>
                </w:rPr>
                <w:t>software</w:t>
              </w:r>
            </w:ins>
            <w:ins w:id="592"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3" w:author="Regina Casanova" w:date="2018-06-18T17:53:00Z">
              <w:r w:rsidR="00ED4396" w:rsidRPr="00BA156B" w:rsidDel="00E94926">
                <w:rPr>
                  <w:rFonts w:cs="Times New Roman"/>
                  <w:color w:val="000000"/>
                  <w:lang w:val="es-PE"/>
                </w:rPr>
                <w:delText xml:space="preserve">sistema </w:delText>
              </w:r>
            </w:del>
            <w:ins w:id="594" w:author="Regina Casanova" w:date="2018-06-18T17:53:00Z">
              <w:r w:rsidR="00E94926">
                <w:rPr>
                  <w:rFonts w:cs="Times New Roman"/>
                  <w:color w:val="000000"/>
                  <w:lang w:val="es-PE"/>
                </w:rPr>
                <w:t>software</w:t>
              </w:r>
            </w:ins>
            <w:ins w:id="595"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6" w:author="Regina Casanova" w:date="2018-06-18T17:53:00Z">
              <w:r w:rsidR="00ED4396" w:rsidRPr="00BA156B" w:rsidDel="00E94926">
                <w:rPr>
                  <w:rFonts w:cs="Times New Roman"/>
                  <w:color w:val="000000"/>
                  <w:lang w:val="es-PE"/>
                </w:rPr>
                <w:delText>sistema</w:delText>
              </w:r>
            </w:del>
            <w:ins w:id="597"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8" w:author="Regina Casanova" w:date="2018-06-18T17:53:00Z">
              <w:r w:rsidR="00ED4396" w:rsidRPr="00BA156B" w:rsidDel="00E94926">
                <w:rPr>
                  <w:rFonts w:cs="Times New Roman"/>
                  <w:color w:val="000000"/>
                  <w:lang w:val="es-PE"/>
                </w:rPr>
                <w:delText xml:space="preserve">sistema </w:delText>
              </w:r>
            </w:del>
            <w:ins w:id="599" w:author="Regina Casanova" w:date="2018-06-18T17:53:00Z">
              <w:r w:rsidR="00E94926">
                <w:rPr>
                  <w:rFonts w:cs="Times New Roman"/>
                  <w:color w:val="000000"/>
                  <w:lang w:val="es-PE"/>
                </w:rPr>
                <w:t>software</w:t>
              </w:r>
            </w:ins>
            <w:ins w:id="600"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601" w:author="Regina Casanova" w:date="2018-06-18T17:53:00Z">
              <w:r w:rsidRPr="00BA156B" w:rsidDel="00E94926">
                <w:rPr>
                  <w:rFonts w:cs="Times New Roman"/>
                  <w:color w:val="000000"/>
                  <w:lang w:val="es-PE"/>
                </w:rPr>
                <w:delText>sistema</w:delText>
              </w:r>
            </w:del>
            <w:ins w:id="602"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3" w:author="Regina Casanova" w:date="2018-06-18T17:53:00Z">
              <w:r w:rsidR="00ED4396" w:rsidRPr="00BA156B" w:rsidDel="00E94926">
                <w:rPr>
                  <w:rFonts w:cs="Times New Roman"/>
                  <w:color w:val="000000"/>
                  <w:lang w:val="es-PE"/>
                </w:rPr>
                <w:delText xml:space="preserve">sistema </w:delText>
              </w:r>
            </w:del>
            <w:ins w:id="604" w:author="Regina Casanova" w:date="2018-06-18T17:53:00Z">
              <w:r w:rsidR="00E94926">
                <w:rPr>
                  <w:rFonts w:cs="Times New Roman"/>
                  <w:color w:val="000000"/>
                  <w:lang w:val="es-PE"/>
                </w:rPr>
                <w:t>software</w:t>
              </w:r>
            </w:ins>
            <w:ins w:id="605"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6" w:author="Regina Casanova" w:date="2018-06-18T17:53:00Z">
              <w:r w:rsidR="00ED4396" w:rsidRPr="00BA156B" w:rsidDel="00E94926">
                <w:rPr>
                  <w:rFonts w:cs="Times New Roman"/>
                  <w:color w:val="000000"/>
                  <w:lang w:val="es-PE"/>
                </w:rPr>
                <w:delText xml:space="preserve">sistema </w:delText>
              </w:r>
            </w:del>
            <w:ins w:id="607" w:author="Regina Casanova" w:date="2018-06-18T17:53:00Z">
              <w:r w:rsidR="00E94926">
                <w:rPr>
                  <w:rFonts w:cs="Times New Roman"/>
                  <w:color w:val="000000"/>
                  <w:lang w:val="es-PE"/>
                </w:rPr>
                <w:t>software</w:t>
              </w:r>
            </w:ins>
            <w:ins w:id="608"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9" w:author="Regina Casanova" w:date="2018-06-18T17:53:00Z">
              <w:r w:rsidR="00ED4396" w:rsidRPr="00BA156B" w:rsidDel="00E94926">
                <w:rPr>
                  <w:rFonts w:cs="Times New Roman"/>
                  <w:color w:val="000000"/>
                  <w:lang w:val="es-PE"/>
                </w:rPr>
                <w:delText xml:space="preserve">sistema </w:delText>
              </w:r>
            </w:del>
            <w:ins w:id="610" w:author="Regina Casanova" w:date="2018-06-18T17:53:00Z">
              <w:r w:rsidR="00E94926">
                <w:rPr>
                  <w:rFonts w:cs="Times New Roman"/>
                  <w:color w:val="000000"/>
                  <w:lang w:val="es-PE"/>
                </w:rPr>
                <w:t>software</w:t>
              </w:r>
            </w:ins>
            <w:ins w:id="611"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12" w:author="Regina Casanova" w:date="2018-06-18T17:53:00Z">
              <w:r w:rsidR="00ED4396" w:rsidRPr="00BA156B" w:rsidDel="00E94926">
                <w:rPr>
                  <w:rFonts w:cs="Times New Roman"/>
                  <w:color w:val="000000"/>
                  <w:lang w:val="es-PE"/>
                </w:rPr>
                <w:delText xml:space="preserve">sistema </w:delText>
              </w:r>
            </w:del>
            <w:ins w:id="613" w:author="Regina Casanova" w:date="2018-06-18T17:53:00Z">
              <w:r w:rsidR="00E94926">
                <w:rPr>
                  <w:rFonts w:cs="Times New Roman"/>
                  <w:color w:val="000000"/>
                  <w:lang w:val="es-PE"/>
                </w:rPr>
                <w:t>software</w:t>
              </w:r>
            </w:ins>
            <w:ins w:id="614"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15" w:author="Regina Casanova" w:date="2018-06-18T17:53:00Z">
              <w:r w:rsidR="00ED4396" w:rsidRPr="00BA156B" w:rsidDel="00E94926">
                <w:rPr>
                  <w:rFonts w:cs="Times New Roman"/>
                  <w:color w:val="000000"/>
                  <w:lang w:val="es-PE"/>
                </w:rPr>
                <w:delText xml:space="preserve">sistema </w:delText>
              </w:r>
            </w:del>
            <w:ins w:id="616" w:author="Regina Casanova" w:date="2018-06-18T17:53:00Z">
              <w:r w:rsidR="00E94926">
                <w:rPr>
                  <w:rFonts w:cs="Times New Roman"/>
                  <w:color w:val="000000"/>
                  <w:lang w:val="es-PE"/>
                </w:rPr>
                <w:t>software</w:t>
              </w:r>
            </w:ins>
            <w:ins w:id="617"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618" w:author="Regina Casanova" w:date="2018-06-18T17:53:00Z">
              <w:r w:rsidRPr="00BA156B" w:rsidDel="00E94926">
                <w:rPr>
                  <w:rFonts w:cs="Times New Roman"/>
                  <w:color w:val="000000"/>
                  <w:lang w:val="es-PE"/>
                </w:rPr>
                <w:delText xml:space="preserve">sistema </w:delText>
              </w:r>
            </w:del>
            <w:ins w:id="619" w:author="Regina Casanova" w:date="2018-06-18T17:53:00Z">
              <w:r w:rsidR="00E94926">
                <w:rPr>
                  <w:rFonts w:cs="Times New Roman"/>
                  <w:color w:val="000000"/>
                  <w:lang w:val="es-PE"/>
                </w:rPr>
                <w:t>software</w:t>
              </w:r>
            </w:ins>
            <w:ins w:id="620"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621" w:name="_Toc511166313"/>
      <w:r w:rsidRPr="008D23C7">
        <w:lastRenderedPageBreak/>
        <w:t>Reclasificación de la Tabla de Clasificación de Reclamos</w:t>
      </w:r>
      <w:bookmarkEnd w:id="621"/>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622" w:name="_Toc511166314"/>
      <w:r w:rsidRPr="00D756B8">
        <w:lastRenderedPageBreak/>
        <w:t>Fase de Diseño</w:t>
      </w:r>
      <w:bookmarkEnd w:id="622"/>
    </w:p>
    <w:p w14:paraId="04CA0BDA" w14:textId="493FEFE9" w:rsidR="008E0B0A" w:rsidRDefault="008E0B0A" w:rsidP="00842BF2">
      <w:pPr>
        <w:pStyle w:val="Texto"/>
        <w:rPr>
          <w:ins w:id="623" w:author="Regina Casanova" w:date="2018-06-20T12:03:00Z"/>
        </w:rPr>
      </w:pPr>
      <w:ins w:id="624" w:author="Regina Casanova" w:date="2018-06-20T12:03:00Z">
        <w:r>
          <w:t xml:space="preserve">Mientras se estaba armando la tabla de requerimientos, uno de los componentes de dicha tabla era </w:t>
        </w:r>
      </w:ins>
      <w:ins w:id="625" w:author="Regina Casanova" w:date="2018-06-20T12:04:00Z">
        <w:r>
          <w:t xml:space="preserve">colocar la característica de diseño que el investigador considerara que iba a poder resolver un requerimiento especifico. </w:t>
        </w:r>
      </w:ins>
      <w:ins w:id="626" w:author="Regina Casanova" w:date="2018-06-20T12:05:00Z">
        <w:r>
          <w:t xml:space="preserve">Estas características de diseño se propusieron considerando el </w:t>
        </w:r>
      </w:ins>
      <w:ins w:id="627" w:author="Regina Casanova" w:date="2018-06-20T12:06:00Z">
        <w:r>
          <w:t xml:space="preserve">tipo de </w:t>
        </w:r>
      </w:ins>
      <w:ins w:id="628" w:author="Regina Casanova" w:date="2018-06-20T12:05:00Z">
        <w:r>
          <w:t xml:space="preserve">usuario especifico </w:t>
        </w:r>
      </w:ins>
      <w:ins w:id="629" w:author="Regina Casanova" w:date="2018-06-20T12:06:00Z">
        <w:r>
          <w:t xml:space="preserve">que presentada cierta necesidad, en ciertos casos, se consideraron varios tipos de usuarios que tenían una necesidad igual o similar para cierta característica de diseño. </w:t>
        </w:r>
      </w:ins>
      <w:ins w:id="630" w:author="Regina Casanova" w:date="2018-06-20T12:04:00Z">
        <w:r>
          <w:t xml:space="preserve">Dichas </w:t>
        </w:r>
      </w:ins>
      <w:ins w:id="631" w:author="Regina Casanova" w:date="2018-06-20T12:05:00Z">
        <w:r>
          <w:t>características</w:t>
        </w:r>
      </w:ins>
      <w:ins w:id="632" w:author="Regina Casanova" w:date="2018-06-20T12:04:00Z">
        <w:r>
          <w:t xml:space="preserve"> </w:t>
        </w:r>
      </w:ins>
      <w:ins w:id="633" w:author="Regina Casanova" w:date="2018-06-20T12:05:00Z">
        <w:r>
          <w:t>de diseño se encuentran detalladas en la tabla de requerimientos antes presentada.</w:t>
        </w:r>
      </w:ins>
    </w:p>
    <w:p w14:paraId="5A3AA707" w14:textId="55DAD869" w:rsidR="007D7316" w:rsidRDefault="003E111A" w:rsidP="00842BF2">
      <w:pPr>
        <w:pStyle w:val="Texto"/>
        <w:rPr>
          <w:ins w:id="634" w:author="Regina Casanova" w:date="2018-06-20T12:44:00Z"/>
        </w:rPr>
      </w:pPr>
      <w:r w:rsidRPr="00BA156B">
        <w:t xml:space="preserve">Con los requerimientos del </w:t>
      </w:r>
      <w:del w:id="635" w:author="Regina Casanova" w:date="2018-06-18T17:53:00Z">
        <w:r w:rsidRPr="00BA156B" w:rsidDel="00E94926">
          <w:delText>sistema</w:delText>
        </w:r>
      </w:del>
      <w:ins w:id="636"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637" w:author="Regina Casanova" w:date="2018-06-20T12:07:00Z">
        <w:r w:rsidR="008E0B0A">
          <w:t xml:space="preserve">En primer lugar, considerando características de diseño especifico por cada tipo de usuario, se </w:t>
        </w:r>
      </w:ins>
      <w:ins w:id="638" w:author="Regina Casanova" w:date="2018-06-20T12:12:00Z">
        <w:r w:rsidR="00CF573B">
          <w:t>delimitó que características de diseño implicaban varias pantallas dentro del software planteado.</w:t>
        </w:r>
      </w:ins>
      <w:ins w:id="639" w:author="Regina Casanova" w:date="2018-06-20T12:13:00Z">
        <w:r w:rsidR="00CF573B">
          <w:t xml:space="preserve"> Se </w:t>
        </w:r>
      </w:ins>
      <w:ins w:id="640" w:author="Regina Casanova" w:date="2018-06-20T12:21:00Z">
        <w:r w:rsidR="00CF573B">
          <w:t>consideró</w:t>
        </w:r>
      </w:ins>
      <w:ins w:id="641" w:author="Regina Casanova" w:date="2018-06-20T12:20:00Z">
        <w:r w:rsidR="00CF573B">
          <w:t xml:space="preserve"> la información solicitada por normativa para </w:t>
        </w:r>
      </w:ins>
      <w:ins w:id="642" w:author="Regina Casanova" w:date="2018-06-20T12:42:00Z">
        <w:r w:rsidR="007D7316">
          <w:t>el formulario de</w:t>
        </w:r>
      </w:ins>
      <w:ins w:id="643" w:author="Regina Casanova" w:date="2018-06-20T12:20:00Z">
        <w:r w:rsidR="00CF573B">
          <w:t xml:space="preserve"> un</w:t>
        </w:r>
      </w:ins>
      <w:ins w:id="644" w:author="Regina Casanova" w:date="2018-06-20T12:42:00Z">
        <w:r w:rsidR="007D7316">
          <w:t>a</w:t>
        </w:r>
      </w:ins>
      <w:ins w:id="645" w:author="Regina Casanova" w:date="2018-06-20T12:20:00Z">
        <w:r w:rsidR="00CF573B">
          <w:t xml:space="preserve"> </w:t>
        </w:r>
      </w:ins>
      <w:ins w:id="646" w:author="Regina Casanova" w:date="2018-06-20T12:42:00Z">
        <w:r w:rsidR="007D7316">
          <w:t>solicitud</w:t>
        </w:r>
      </w:ins>
      <w:ins w:id="647" w:author="Regina Casanova" w:date="2018-06-20T12:20:00Z">
        <w:r w:rsidR="00CF573B">
          <w:t xml:space="preserve"> y se </w:t>
        </w:r>
      </w:ins>
      <w:ins w:id="648" w:author="Regina Casanova" w:date="2018-06-20T12:23:00Z">
        <w:r w:rsidR="00CF573B">
          <w:t>dividió</w:t>
        </w:r>
      </w:ins>
      <w:ins w:id="649" w:author="Regina Casanova" w:date="2018-06-20T12:21:00Z">
        <w:r w:rsidR="00CF573B">
          <w:t xml:space="preserve"> e</w:t>
        </w:r>
      </w:ins>
      <w:ins w:id="650" w:author="Regina Casanova" w:date="2018-06-20T12:23:00Z">
        <w:r w:rsidR="00CF573B">
          <w:t>l</w:t>
        </w:r>
      </w:ins>
      <w:ins w:id="651" w:author="Regina Casanova" w:date="2018-06-20T12:21:00Z">
        <w:r w:rsidR="00CF573B">
          <w:t xml:space="preserve"> tipo de información solicitada para poder tener un formulario con </w:t>
        </w:r>
      </w:ins>
      <w:ins w:id="652" w:author="Regina Casanova" w:date="2018-06-20T12:23:00Z">
        <w:r w:rsidR="005E12DB">
          <w:t>3 p</w:t>
        </w:r>
      </w:ins>
      <w:ins w:id="653" w:author="Regina Casanova" w:date="2018-06-20T12:24:00Z">
        <w:r w:rsidR="005E12DB">
          <w:t>asos</w:t>
        </w:r>
      </w:ins>
      <w:ins w:id="654" w:author="Regina Casanova" w:date="2018-06-20T12:23:00Z">
        <w:r w:rsidR="005E12DB">
          <w:t xml:space="preserve"> donde cada paso pidiera información </w:t>
        </w:r>
      </w:ins>
      <w:ins w:id="655" w:author="Regina Casanova" w:date="2018-06-20T12:24:00Z">
        <w:r w:rsidR="005E12DB">
          <w:t>específica</w:t>
        </w:r>
      </w:ins>
      <w:ins w:id="656" w:author="Regina Casanova" w:date="2018-06-20T12:38:00Z">
        <w:r w:rsidR="007D7316">
          <w:t xml:space="preserve"> sobre lo ocurrido</w:t>
        </w:r>
      </w:ins>
      <w:ins w:id="657" w:author="Regina Casanova" w:date="2018-06-20T12:23:00Z">
        <w:r w:rsidR="005E12DB">
          <w:t>.</w:t>
        </w:r>
      </w:ins>
      <w:ins w:id="658" w:author="Regina Casanova" w:date="2018-06-20T12:38:00Z">
        <w:r w:rsidR="007D7316">
          <w:t xml:space="preserve"> </w:t>
        </w:r>
      </w:ins>
      <w:ins w:id="659" w:author="Regina Casanova" w:date="2018-06-20T12:59:00Z">
        <w:r w:rsidR="00F61885">
          <w:t xml:space="preserve">Esta vista iba a encontrarse disponible para gestores de IPRESS y ciudadanos, solo </w:t>
        </w:r>
      </w:ins>
      <w:ins w:id="660" w:author="Regina Casanova" w:date="2018-06-20T13:00:00Z">
        <w:r w:rsidR="00F61885">
          <w:t>diferenciándose</w:t>
        </w:r>
      </w:ins>
      <w:ins w:id="661" w:author="Regina Casanova" w:date="2018-06-20T12:59:00Z">
        <w:r w:rsidR="00F61885">
          <w:t xml:space="preserve"> </w:t>
        </w:r>
      </w:ins>
      <w:ins w:id="662" w:author="Regina Casanova" w:date="2018-06-20T13:00:00Z">
        <w:r w:rsidR="00F61885">
          <w:t xml:space="preserve">que los gestores de IPRESS no iban a poder seleccionar un establecimiento de salud diferente al que tuvieran asignados a su usuario. </w:t>
        </w:r>
      </w:ins>
      <w:ins w:id="663" w:author="Regina Casanova" w:date="2018-06-20T12:38:00Z">
        <w:r w:rsidR="007D7316">
          <w:t>Se delimit</w:t>
        </w:r>
      </w:ins>
      <w:ins w:id="664" w:author="Regina Casanova" w:date="2018-06-20T12:41:00Z">
        <w:r w:rsidR="007D7316">
          <w:t>ó</w:t>
        </w:r>
      </w:ins>
      <w:ins w:id="665" w:author="Regina Casanova" w:date="2018-06-20T12:38:00Z">
        <w:r w:rsidR="007D7316">
          <w:t xml:space="preserve"> de esta manera ya que </w:t>
        </w:r>
      </w:ins>
      <w:ins w:id="666" w:author="Regina Casanova" w:date="2018-06-20T12:40:00Z">
        <w:r w:rsidR="007D7316">
          <w:t xml:space="preserve">se pensó que </w:t>
        </w:r>
      </w:ins>
      <w:ins w:id="667" w:author="Regina Casanova" w:date="2018-06-20T12:41:00Z">
        <w:r w:rsidR="007D7316">
          <w:t>representaría</w:t>
        </w:r>
      </w:ins>
      <w:ins w:id="668" w:author="Regina Casanova" w:date="2018-06-20T12:40:00Z">
        <w:r w:rsidR="007D7316">
          <w:t xml:space="preserve"> una forma fluida en la que el </w:t>
        </w:r>
      </w:ins>
      <w:ins w:id="669" w:author="Regina Casanova" w:date="2018-06-20T12:41:00Z">
        <w:r w:rsidR="007D7316">
          <w:t>ciudadano solicitante pudiera colocar tanto información del suceso como suya</w:t>
        </w:r>
      </w:ins>
      <w:ins w:id="670" w:author="Regina Casanova" w:date="2018-06-20T12:42:00Z">
        <w:r w:rsidR="007D7316">
          <w:t xml:space="preserve"> para identificación.</w:t>
        </w:r>
      </w:ins>
      <w:ins w:id="671" w:author="Regina Casanova" w:date="2018-06-20T12:41:00Z">
        <w:r w:rsidR="007D7316">
          <w:t xml:space="preserve"> </w:t>
        </w:r>
      </w:ins>
      <w:ins w:id="672" w:author="Regina Casanova" w:date="2018-06-20T12:23:00Z">
        <w:r w:rsidR="005E12DB">
          <w:t xml:space="preserve"> La primera parte </w:t>
        </w:r>
      </w:ins>
      <w:ins w:id="673" w:author="Regina Casanova" w:date="2018-06-20T12:24:00Z">
        <w:r w:rsidR="005E12DB">
          <w:t>pedía</w:t>
        </w:r>
      </w:ins>
      <w:ins w:id="674" w:author="Regina Casanova" w:date="2018-06-20T12:23:00Z">
        <w:r w:rsidR="005E12DB">
          <w:t xml:space="preserve"> </w:t>
        </w:r>
      </w:ins>
      <w:ins w:id="675" w:author="Regina Casanova" w:date="2018-06-20T12:31:00Z">
        <w:r w:rsidR="005E12DB">
          <w:t xml:space="preserve">que tipo de solitud </w:t>
        </w:r>
      </w:ins>
      <w:ins w:id="676" w:author="Regina Casanova" w:date="2018-06-20T12:33:00Z">
        <w:r w:rsidR="005E12DB">
          <w:t xml:space="preserve">(consulta, reclamos o sugerencia) </w:t>
        </w:r>
      </w:ins>
      <w:ins w:id="677" w:author="Regina Casanova" w:date="2018-06-20T12:31:00Z">
        <w:r w:rsidR="005E12DB">
          <w:t>se iba a colocar</w:t>
        </w:r>
      </w:ins>
      <w:ins w:id="678" w:author="Regina Casanova" w:date="2018-06-20T12:33:00Z">
        <w:r w:rsidR="005E12DB">
          <w:t xml:space="preserve"> así como información del establecimiento de salud en que </w:t>
        </w:r>
      </w:ins>
      <w:ins w:id="679" w:author="Regina Casanova" w:date="2018-06-20T12:34:00Z">
        <w:r w:rsidR="005E12DB">
          <w:t>ocurrió</w:t>
        </w:r>
      </w:ins>
      <w:ins w:id="680" w:author="Regina Casanova" w:date="2018-06-20T12:33:00Z">
        <w:r w:rsidR="005E12DB">
          <w:t xml:space="preserve"> el hecho.</w:t>
        </w:r>
      </w:ins>
      <w:ins w:id="681" w:author="Regina Casanova" w:date="2018-06-20T12:34:00Z">
        <w:r w:rsidR="005E12DB" w:rsidRPr="005E12DB">
          <w:t xml:space="preserve"> </w:t>
        </w:r>
        <w:r w:rsidR="005E12DB">
          <w:t>El segundo paso pedía</w:t>
        </w:r>
      </w:ins>
      <w:ins w:id="682" w:author="Regina Casanova" w:date="2018-06-20T12:33:00Z">
        <w:r w:rsidR="005E12DB">
          <w:t xml:space="preserve"> </w:t>
        </w:r>
      </w:ins>
      <w:ins w:id="683" w:author="Regina Casanova" w:date="2018-06-20T12:24:00Z">
        <w:r w:rsidR="005E12DB">
          <w:t>información personal sobre la persona que estaba interponiendo</w:t>
        </w:r>
      </w:ins>
      <w:ins w:id="684" w:author="Regina Casanova" w:date="2018-06-20T12:31:00Z">
        <w:r w:rsidR="005E12DB">
          <w:t xml:space="preserve"> la solicitud</w:t>
        </w:r>
      </w:ins>
      <w:ins w:id="685" w:author="Regina Casanova" w:date="2018-06-20T12:24:00Z">
        <w:r w:rsidR="005E12DB">
          <w:t xml:space="preserve"> y, en </w:t>
        </w:r>
        <w:r w:rsidR="005E12DB">
          <w:lastRenderedPageBreak/>
          <w:t>caso ser necesario, la información de la persona afectada</w:t>
        </w:r>
      </w:ins>
      <w:ins w:id="686" w:author="Regina Casanova" w:date="2018-06-20T12:34:00Z">
        <w:r w:rsidR="005E12DB">
          <w:t xml:space="preserve"> </w:t>
        </w:r>
      </w:ins>
      <w:ins w:id="687" w:author="Regina Casanova" w:date="2018-06-20T12:36:00Z">
        <w:r w:rsidR="007D7316">
          <w:t>e</w:t>
        </w:r>
      </w:ins>
      <w:ins w:id="688" w:author="Regina Casanova" w:date="2018-06-20T12:25:00Z">
        <w:r w:rsidR="005E12DB">
          <w:t xml:space="preserve"> información acerca del hecho ocurrido. </w:t>
        </w:r>
      </w:ins>
      <w:ins w:id="689" w:author="Regina Casanova" w:date="2018-06-20T12:36:00Z">
        <w:r w:rsidR="007D7316">
          <w:t xml:space="preserve">El tercer paso solo </w:t>
        </w:r>
      </w:ins>
      <w:ins w:id="690" w:author="Regina Casanova" w:date="2018-06-20T12:38:00Z">
        <w:r w:rsidR="007D7316">
          <w:t>pedía</w:t>
        </w:r>
      </w:ins>
      <w:ins w:id="691" w:author="Regina Casanova" w:date="2018-06-20T12:36:00Z">
        <w:r w:rsidR="007D7316">
          <w:t xml:space="preserve"> información sobre como contactar a la persona que estaba interponiendo la solicitud. </w:t>
        </w:r>
      </w:ins>
      <w:ins w:id="692" w:author="Regina Casanova" w:date="2018-06-20T12:38:00Z">
        <w:r w:rsidR="007D7316">
          <w:t xml:space="preserve"> </w:t>
        </w:r>
      </w:ins>
      <w:ins w:id="693" w:author="Regina Casanova" w:date="2018-06-20T12:37:00Z">
        <w:r w:rsidR="007D7316">
          <w:t xml:space="preserve"> </w:t>
        </w:r>
      </w:ins>
      <w:ins w:id="694" w:author="Regina Casanova" w:date="2018-06-20T12:26:00Z">
        <w:r w:rsidR="005E12DB">
          <w:t xml:space="preserve">Posteriormente, se delimito que era necesario añadir 2 pasos adicionales, uno de resumen de lo interpuesto por el usuario para </w:t>
        </w:r>
      </w:ins>
      <w:ins w:id="695" w:author="Regina Casanova" w:date="2018-06-20T12:29:00Z">
        <w:r w:rsidR="005E12DB">
          <w:t xml:space="preserve">que pueda ser revisada </w:t>
        </w:r>
      </w:ins>
      <w:ins w:id="696" w:author="Regina Casanova" w:date="2018-06-20T12:30:00Z">
        <w:r w:rsidR="005E12DB">
          <w:t xml:space="preserve">y corregida en caso hubiera ocurrido un error y un paso de confirmación del </w:t>
        </w:r>
      </w:ins>
      <w:ins w:id="697" w:author="Regina Casanova" w:date="2018-06-20T12:31:00Z">
        <w:r w:rsidR="005E12DB">
          <w:t>envió</w:t>
        </w:r>
      </w:ins>
      <w:ins w:id="698" w:author="Regina Casanova" w:date="2018-06-20T12:30:00Z">
        <w:r w:rsidR="005E12DB">
          <w:t xml:space="preserve"> de la solicitud </w:t>
        </w:r>
      </w:ins>
      <w:ins w:id="699" w:author="Regina Casanova" w:date="2018-06-20T12:25:00Z">
        <w:r w:rsidR="005E12DB">
          <w:t xml:space="preserve"> </w:t>
        </w:r>
      </w:ins>
      <w:ins w:id="700" w:author="Regina Casanova" w:date="2018-06-20T12:31:00Z">
        <w:r w:rsidR="005E12DB">
          <w:t>con un numero de confirmación</w:t>
        </w:r>
      </w:ins>
      <w:ins w:id="701" w:author="Regina Casanova" w:date="2018-06-20T12:35:00Z">
        <w:r w:rsidR="007D7316">
          <w:t xml:space="preserve"> y el anuncio que se </w:t>
        </w:r>
      </w:ins>
      <w:ins w:id="702" w:author="Regina Casanova" w:date="2018-06-20T12:42:00Z">
        <w:r w:rsidR="007D7316">
          <w:t>envió</w:t>
        </w:r>
      </w:ins>
      <w:ins w:id="703" w:author="Regina Casanova" w:date="2018-06-20T12:35:00Z">
        <w:r w:rsidR="007D7316">
          <w:t xml:space="preserve"> una copia de la solicitud al correo electrónico</w:t>
        </w:r>
      </w:ins>
      <w:ins w:id="704" w:author="Regina Casanova" w:date="2018-06-20T12:31:00Z">
        <w:r w:rsidR="005E12DB">
          <w:t>.</w:t>
        </w:r>
      </w:ins>
      <w:ins w:id="705" w:author="Regina Casanova" w:date="2018-06-20T12:42:00Z">
        <w:r w:rsidR="007D7316">
          <w:t xml:space="preserve"> </w:t>
        </w:r>
      </w:ins>
      <w:ins w:id="706" w:author="Regina Casanova" w:date="2018-06-20T12:24:00Z">
        <w:r w:rsidR="005E12DB">
          <w:t xml:space="preserve"> </w:t>
        </w:r>
      </w:ins>
      <w:ins w:id="707" w:author="Regina Casanova" w:date="2018-06-20T12:43:00Z">
        <w:r w:rsidR="007D7316">
          <w:t>Ya que el componente principal de este software seria el formulario para colocar una solicitud, fue la característica de diseño m</w:t>
        </w:r>
        <w:r w:rsidR="001144DA">
          <w:t xml:space="preserve">ás elaborada y </w:t>
        </w:r>
      </w:ins>
      <w:ins w:id="708" w:author="Regina Casanova" w:date="2018-06-20T12:44:00Z">
        <w:r w:rsidR="001144DA">
          <w:t xml:space="preserve">detallada. </w:t>
        </w:r>
      </w:ins>
    </w:p>
    <w:p w14:paraId="71C6D80B" w14:textId="77777777" w:rsidR="001144DA" w:rsidRDefault="001144DA" w:rsidP="00842BF2">
      <w:pPr>
        <w:pStyle w:val="Texto"/>
        <w:rPr>
          <w:ins w:id="709" w:author="Regina Casanova" w:date="2018-06-20T12:52:00Z"/>
        </w:rPr>
      </w:pPr>
      <w:ins w:id="710" w:author="Regina Casanova" w:date="2018-06-20T12:44:00Z">
        <w:r>
          <w:t>Adicionalmente, el software debía permitir</w:t>
        </w:r>
      </w:ins>
      <w:ins w:id="711" w:author="Regina Casanova" w:date="2018-06-20T12:45:00Z">
        <w:r>
          <w:t>, dependiendo del tipo de usuario,</w:t>
        </w:r>
      </w:ins>
      <w:ins w:id="712" w:author="Regina Casanova" w:date="2018-06-20T12:44:00Z">
        <w:r>
          <w:t xml:space="preserve"> manejar y gestionar las solicitudes</w:t>
        </w:r>
      </w:ins>
      <w:ins w:id="713" w:author="Regina Casanova" w:date="2018-06-20T12:45:00Z">
        <w:r>
          <w:t xml:space="preserve">. Entonces se creó las pantallas de Gestión que iban a ser utilizadas solo por los usuarios gestores de IPRESS y por personal de SUSALUD, no iba a ser visible para los ciudadanos. </w:t>
        </w:r>
      </w:ins>
      <w:ins w:id="714" w:author="Regina Casanova" w:date="2018-06-20T12:46:00Z">
        <w:r>
          <w:t xml:space="preserve">En estas pantallas se </w:t>
        </w:r>
      </w:ins>
      <w:ins w:id="715" w:author="Regina Casanova" w:date="2018-06-20T12:47:00Z">
        <w:r>
          <w:t>podían</w:t>
        </w:r>
      </w:ins>
      <w:ins w:id="716" w:author="Regina Casanova" w:date="2018-06-20T12:46:00Z">
        <w:r>
          <w:t xml:space="preserve"> </w:t>
        </w:r>
      </w:ins>
      <w:ins w:id="717" w:author="Regina Casanova" w:date="2018-06-20T12:47:00Z">
        <w:r>
          <w:t xml:space="preserve">ver las solicitudes que se encontraran pendientes de solución y se podían agregar los diversos pasos realizados para poder llegar a una solución del mismo. En esta pantalla se </w:t>
        </w:r>
      </w:ins>
      <w:ins w:id="718" w:author="Regina Casanova" w:date="2018-06-20T12:48:00Z">
        <w:r>
          <w:t>utilizó</w:t>
        </w:r>
      </w:ins>
      <w:ins w:id="719" w:author="Regina Casanova" w:date="2018-06-20T12:47:00Z">
        <w:r>
          <w:t xml:space="preserve"> una semaforización de las solicitudes vigentes para poder identificar de forma </w:t>
        </w:r>
      </w:ins>
      <w:ins w:id="720" w:author="Regina Casanova" w:date="2018-06-20T12:48:00Z">
        <w:r>
          <w:t>rápida</w:t>
        </w:r>
      </w:ins>
      <w:ins w:id="721" w:author="Regina Casanova" w:date="2018-06-20T12:47:00Z">
        <w:r>
          <w:t xml:space="preserve"> </w:t>
        </w:r>
      </w:ins>
      <w:ins w:id="722" w:author="Regina Casanova" w:date="2018-06-20T12:48:00Z">
        <w:r>
          <w:t>y visual las solicitudes que se encontraban próximas a vencer el tiempo de 30 días hábiles para ser resueltas.</w:t>
        </w:r>
      </w:ins>
      <w:ins w:id="723"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724" w:author="Regina Casanova" w:date="2018-06-20T12:50:00Z">
        <w:r>
          <w:t>correspondía</w:t>
        </w:r>
      </w:ins>
      <w:ins w:id="725" w:author="Regina Casanova" w:date="2018-06-20T12:49:00Z">
        <w:r>
          <w:t xml:space="preserve"> dicho reclamo.</w:t>
        </w:r>
      </w:ins>
      <w:ins w:id="726" w:author="Regina Casanova" w:date="2018-06-20T12:50:00Z">
        <w:r>
          <w:t xml:space="preserve"> </w:t>
        </w:r>
      </w:ins>
      <w:ins w:id="727"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728" w:author="Regina Casanova" w:date="2018-06-20T12:34:00Z"/>
        </w:rPr>
      </w:pPr>
      <w:ins w:id="729" w:author="Regina Casanova" w:date="2018-06-20T12:52:00Z">
        <w:r>
          <w:lastRenderedPageBreak/>
          <w:t>Otras pantallas planteadas fueron las de ‘Solicitudes Vigentes’ e ‘</w:t>
        </w:r>
      </w:ins>
      <w:ins w:id="730" w:author="Regina Casanova" w:date="2018-06-20T12:53:00Z">
        <w:r>
          <w:t>Histórico</w:t>
        </w:r>
      </w:ins>
      <w:ins w:id="731" w:author="Regina Casanova" w:date="2018-06-20T12:52:00Z">
        <w:r>
          <w:t xml:space="preserve"> de Solicitudes’</w:t>
        </w:r>
      </w:ins>
      <w:ins w:id="732" w:author="Regina Casanova" w:date="2018-06-20T12:58:00Z">
        <w:r w:rsidR="00F61885">
          <w:t>. Estas pantallas solo iban a encontrarse disponibles para gestores de IPRESS y personal de SUSALUD y</w:t>
        </w:r>
      </w:ins>
      <w:ins w:id="733" w:author="Regina Casanova" w:date="2018-06-20T12:52:00Z">
        <w:r>
          <w:t xml:space="preserve"> en ellas se podían exclusivamente visualizar los reclamos </w:t>
        </w:r>
      </w:ins>
      <w:ins w:id="734" w:author="Regina Casanova" w:date="2018-06-20T12:51:00Z">
        <w:r>
          <w:t xml:space="preserve">vigentes </w:t>
        </w:r>
      </w:ins>
      <w:ins w:id="735" w:author="Regina Casanova" w:date="2018-06-20T12:53:00Z">
        <w:r>
          <w:t xml:space="preserve">que no habían sido resueltos todavía y los que ya habían sido resueltos respectivamente. En ambas pantallas se podría visualizar </w:t>
        </w:r>
      </w:ins>
      <w:ins w:id="736" w:author="Regina Casanova" w:date="2018-06-20T12:54:00Z">
        <w:r w:rsidR="00F61885">
          <w:t xml:space="preserve">cuando y cuáles fueron </w:t>
        </w:r>
      </w:ins>
      <w:ins w:id="737" w:author="Regina Casanova" w:date="2018-06-20T12:53:00Z">
        <w:r>
          <w:t>los pasos realizados para encontrar una soluci</w:t>
        </w:r>
      </w:ins>
      <w:ins w:id="738" w:author="Regina Casanova" w:date="2018-06-20T12:54:00Z">
        <w:r w:rsidR="00F61885">
          <w:t xml:space="preserve">ón a la solicitud. </w:t>
        </w:r>
      </w:ins>
      <w:ins w:id="739" w:author="Regina Casanova" w:date="2018-06-20T12:55:00Z">
        <w:r w:rsidR="00F61885">
          <w:t xml:space="preserve">Estos pasos iban a poder ser impresos, descargados y enviados a un correo </w:t>
        </w:r>
      </w:ins>
      <w:ins w:id="740" w:author="Regina Casanova" w:date="2018-06-20T12:56:00Z">
        <w:r w:rsidR="00F61885">
          <w:t>electrónico</w:t>
        </w:r>
      </w:ins>
      <w:ins w:id="741" w:author="Regina Casanova" w:date="2018-06-20T12:55:00Z">
        <w:r w:rsidR="00F61885">
          <w:t>.</w:t>
        </w:r>
      </w:ins>
      <w:ins w:id="742" w:author="Regina Casanova" w:date="2018-06-20T12:56:00Z">
        <w:r w:rsidR="00F61885">
          <w:t xml:space="preserve"> </w:t>
        </w:r>
      </w:ins>
      <w:ins w:id="743" w:author="Regina Casanova" w:date="2018-06-20T12:55:00Z">
        <w:r w:rsidR="00F61885">
          <w:t>También</w:t>
        </w:r>
      </w:ins>
      <w:ins w:id="744" w:author="Regina Casanova" w:date="2018-06-20T12:54:00Z">
        <w:r w:rsidR="00F61885">
          <w:t xml:space="preserve"> se les incluyo una pantalla adicional que permitiera realizar filtros en donde se iba a poder obtener m</w:t>
        </w:r>
      </w:ins>
      <w:ins w:id="745" w:author="Regina Casanova" w:date="2018-06-20T12:55:00Z">
        <w:r w:rsidR="00F61885">
          <w:t xml:space="preserve">ás detallada para la realización de reportes. </w:t>
        </w:r>
      </w:ins>
      <w:ins w:id="746" w:author="Regina Casanova" w:date="2018-06-20T12:56:00Z">
        <w:r w:rsidR="00F61885">
          <w:t>En el caso exclusivo del tipo de usuarios de ciudadanos, se iba a colocar una versi</w:t>
        </w:r>
      </w:ins>
      <w:ins w:id="747"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748" w:author="Regina Casanova" w:date="2018-06-20T13:01:00Z"/>
        </w:rPr>
      </w:pPr>
      <w:ins w:id="749" w:author="Regina Casanova" w:date="2018-06-20T13:02:00Z">
        <w:r>
          <w:t>P</w:t>
        </w:r>
      </w:ins>
      <w:ins w:id="750" w:author="Regina Casanova" w:date="2018-06-20T12:56:00Z">
        <w:r>
          <w:t xml:space="preserve">ara la característica de diseño de estadísticas </w:t>
        </w:r>
      </w:ins>
      <w:ins w:id="751" w:author="Regina Casanova" w:date="2018-06-20T12:58:00Z">
        <w:r>
          <w:t xml:space="preserve">se vio necesaria </w:t>
        </w:r>
      </w:ins>
      <w:ins w:id="752" w:author="Regina Casanova" w:date="2018-06-20T13:02:00Z">
        <w:r>
          <w:t xml:space="preserve">la creación de dos pantallas que iban a encontrarse disponibles </w:t>
        </w:r>
      </w:ins>
      <w:ins w:id="753" w:author="Regina Casanova" w:date="2018-06-20T12:58:00Z">
        <w:r>
          <w:t xml:space="preserve">para todos los tipos de usuarios </w:t>
        </w:r>
      </w:ins>
      <w:ins w:id="754" w:author="Regina Casanova" w:date="2018-06-20T13:02:00Z">
        <w:r>
          <w:t>en donde pudieran ver estadísticas de un</w:t>
        </w:r>
      </w:ins>
      <w:ins w:id="755" w:author="Regina Casanova" w:date="2018-06-20T13:04:00Z">
        <w:r>
          <w:t xml:space="preserve"> establecimiento de salud</w:t>
        </w:r>
      </w:ins>
      <w:ins w:id="756" w:author="Regina Casanova" w:date="2018-06-20T13:02:00Z">
        <w:r>
          <w:t xml:space="preserve"> en </w:t>
        </w:r>
      </w:ins>
      <w:ins w:id="757" w:author="Regina Casanova" w:date="2018-06-20T13:04:00Z">
        <w:r>
          <w:t>específico</w:t>
        </w:r>
      </w:ins>
      <w:ins w:id="758" w:author="Regina Casanova" w:date="2018-06-20T13:02:00Z">
        <w:r>
          <w:t xml:space="preserve"> o realizar filtros a nivel nacional, regional o distrital donde pudieran ver </w:t>
        </w:r>
      </w:ins>
      <w:ins w:id="759" w:author="Regina Casanova" w:date="2018-06-20T13:03:00Z">
        <w:r>
          <w:t>estadísticas</w:t>
        </w:r>
      </w:ins>
      <w:ins w:id="760" w:author="Regina Casanova" w:date="2018-06-20T13:02:00Z">
        <w:r>
          <w:t xml:space="preserve"> </w:t>
        </w:r>
      </w:ins>
      <w:ins w:id="761" w:author="Regina Casanova" w:date="2018-06-20T13:03:00Z">
        <w:r>
          <w:t xml:space="preserve">de diversos establecimientos de salud con el fin que los ciudadanos pudieran tomar decisiones sobre donde les </w:t>
        </w:r>
      </w:ins>
      <w:ins w:id="762" w:author="Regina Casanova" w:date="2018-06-20T13:04:00Z">
        <w:r>
          <w:t>convenía</w:t>
        </w:r>
      </w:ins>
      <w:ins w:id="763" w:author="Regina Casanova" w:date="2018-06-20T13:03:00Z">
        <w:r>
          <w:t xml:space="preserve"> buscar atención </w:t>
        </w:r>
      </w:ins>
      <w:ins w:id="764" w:author="Regina Casanova" w:date="2018-06-20T13:04:00Z">
        <w:r w:rsidR="00F37427">
          <w:t>médica</w:t>
        </w:r>
      </w:ins>
      <w:ins w:id="765" w:author="Regina Casanova" w:date="2018-06-20T13:03:00Z">
        <w:r>
          <w:t xml:space="preserve"> y para el personal de SUSALUD, poder decidir donde era necesaria una fiscalizaci</w:t>
        </w:r>
      </w:ins>
      <w:ins w:id="766" w:author="Regina Casanova" w:date="2018-06-20T13:04:00Z">
        <w:r>
          <w:t xml:space="preserve">ón. En el caso de los gestores de IPRESS, </w:t>
        </w:r>
        <w:r w:rsidR="00F37427">
          <w:t xml:space="preserve">solo iban a poder visualizar estadísticas de la misma IPRESS para poder encontrar en </w:t>
        </w:r>
      </w:ins>
      <w:ins w:id="767" w:author="Regina Casanova" w:date="2018-06-20T13:05:00Z">
        <w:r w:rsidR="00F37427">
          <w:t>qué</w:t>
        </w:r>
      </w:ins>
      <w:ins w:id="768" w:author="Regina Casanova" w:date="2018-06-20T13:04:00Z">
        <w:r w:rsidR="00F37427">
          <w:t xml:space="preserve"> </w:t>
        </w:r>
      </w:ins>
      <w:ins w:id="769" w:author="Regina Casanova" w:date="2018-06-20T13:05:00Z">
        <w:r w:rsidR="00F37427">
          <w:t>áreas</w:t>
        </w:r>
      </w:ins>
      <w:ins w:id="770" w:author="Regina Casanova" w:date="2018-06-20T13:04:00Z">
        <w:r w:rsidR="00F37427">
          <w:t xml:space="preserve"> </w:t>
        </w:r>
      </w:ins>
      <w:ins w:id="771" w:author="Regina Casanova" w:date="2018-06-20T13:05:00Z">
        <w:r w:rsidR="00F37427">
          <w:t xml:space="preserve">era prioritario realizar proyectos de mejora. </w:t>
        </w:r>
      </w:ins>
    </w:p>
    <w:p w14:paraId="47AD0D7F" w14:textId="03E05929" w:rsidR="00F61885" w:rsidRDefault="00F61885" w:rsidP="00842BF2">
      <w:pPr>
        <w:pStyle w:val="Texto"/>
        <w:rPr>
          <w:ins w:id="772" w:author="Regina Casanova" w:date="2018-06-20T13:14:00Z"/>
        </w:rPr>
      </w:pPr>
      <w:ins w:id="773" w:author="Regina Casanova" w:date="2018-06-20T13:01:00Z">
        <w:r>
          <w:t xml:space="preserve">Finalmente, </w:t>
        </w:r>
      </w:ins>
      <w:ins w:id="774" w:author="Regina Casanova" w:date="2018-06-20T13:06:00Z">
        <w:r w:rsidR="00F37427">
          <w:t xml:space="preserve">se vio necesaria la creación de dos tipos de </w:t>
        </w:r>
      </w:ins>
      <w:ins w:id="775" w:author="Regina Casanova" w:date="2018-06-20T13:07:00Z">
        <w:r w:rsidR="00F37427">
          <w:t>páginas</w:t>
        </w:r>
      </w:ins>
      <w:ins w:id="776" w:author="Regina Casanova" w:date="2018-06-20T13:06:00Z">
        <w:r w:rsidR="00F37427">
          <w:t xml:space="preserve"> de ingreso, una para los ciudadanos donde se tenían que identificar con su </w:t>
        </w:r>
      </w:ins>
      <w:ins w:id="777" w:author="Regina Casanova" w:date="2018-06-20T13:07:00Z">
        <w:r w:rsidR="00F37427">
          <w:t>número</w:t>
        </w:r>
      </w:ins>
      <w:ins w:id="778" w:author="Regina Casanova" w:date="2018-06-20T13:06:00Z">
        <w:r w:rsidR="00F37427">
          <w:t xml:space="preserve"> de Documento </w:t>
        </w:r>
        <w:r w:rsidR="00F37427">
          <w:lastRenderedPageBreak/>
          <w:t>Nacional de Identidad</w:t>
        </w:r>
      </w:ins>
      <w:ins w:id="779" w:author="Regina Casanova" w:date="2018-06-20T13:12:00Z">
        <w:r w:rsidR="00F37427">
          <w:t xml:space="preserve"> (DNI)</w:t>
        </w:r>
      </w:ins>
      <w:ins w:id="780" w:author="Regina Casanova" w:date="2018-06-20T13:06:00Z">
        <w:r w:rsidR="00F37427">
          <w:t xml:space="preserve"> y se iba a validar dicho numero colocando la fecha de su nacimiento. </w:t>
        </w:r>
      </w:ins>
      <w:ins w:id="781" w:author="Regina Casanova" w:date="2018-06-20T13:07:00Z">
        <w:r w:rsidR="00F37427">
          <w:t xml:space="preserve">Esto se hizo </w:t>
        </w:r>
      </w:ins>
      <w:ins w:id="782"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783" w:author="Regina Casanova" w:date="2018-06-20T13:13:00Z">
        <w:r w:rsidR="00F37427">
          <w:t>página</w:t>
        </w:r>
      </w:ins>
      <w:ins w:id="784"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785" w:author="Regina Casanova" w:date="2018-06-20T13:15:00Z"/>
        </w:rPr>
      </w:pPr>
      <w:ins w:id="786" w:author="Regina Casanova" w:date="2018-06-20T13:15:00Z">
        <w:r>
          <w:t xml:space="preserve">Cabe resaltar que en esta parte, algunos requerimientos que se encuentran detallados en la tabla de requerimientos no fueron considerados para las primeras versiones del prototipo. </w:t>
        </w:r>
      </w:ins>
      <w:ins w:id="787" w:author="Regina Casanova" w:date="2018-06-20T13:16:00Z">
        <w:r>
          <w:t xml:space="preserve">Estos requerimientos eran los correspondientes a diferentes lenguajes con los que </w:t>
        </w:r>
      </w:ins>
      <w:ins w:id="788" w:author="Regina Casanova" w:date="2018-06-20T13:17:00Z">
        <w:r>
          <w:t>debería</w:t>
        </w:r>
      </w:ins>
      <w:ins w:id="789" w:author="Regina Casanova" w:date="2018-06-20T13:16:00Z">
        <w:r>
          <w:t xml:space="preserve"> contar el software</w:t>
        </w:r>
      </w:ins>
      <w:ins w:id="790" w:author="Regina Casanova" w:date="2018-06-20T13:17:00Z">
        <w:r>
          <w:t xml:space="preserve"> o</w:t>
        </w:r>
      </w:ins>
      <w:ins w:id="791" w:author="Regina Casanova" w:date="2018-06-20T13:16:00Z">
        <w:r>
          <w:t xml:space="preserve"> </w:t>
        </w:r>
      </w:ins>
      <w:ins w:id="792" w:author="Regina Casanova" w:date="2018-06-20T13:18:00Z">
        <w:r>
          <w:t>periodicidad</w:t>
        </w:r>
      </w:ins>
      <w:ins w:id="793" w:author="Regina Casanova" w:date="2018-06-20T13:16:00Z">
        <w:r>
          <w:t xml:space="preserve"> de un </w:t>
        </w:r>
      </w:ins>
      <w:ins w:id="794" w:author="Regina Casanova" w:date="2018-06-20T13:17:00Z">
        <w:r>
          <w:t>respaldo de la información almacenada dentro del software.</w:t>
        </w:r>
      </w:ins>
      <w:ins w:id="795" w:author="Regina Casanova" w:date="2018-06-20T13:18:00Z">
        <w:r>
          <w:t xml:space="preserve"> Ellos no fueron considerados ya que el alcance de este proyecto </w:t>
        </w:r>
      </w:ins>
      <w:ins w:id="796" w:author="Regina Casanova" w:date="2018-06-20T13:19:00Z">
        <w:r>
          <w:t>era menor a esos detalles que son de importancia para la implementación del software mas no para la ideación del diseño del mismo.</w:t>
        </w:r>
      </w:ins>
    </w:p>
    <w:p w14:paraId="6B807925" w14:textId="2265E012" w:rsidR="007A411A" w:rsidRPr="00BA156B" w:rsidRDefault="00331B1D" w:rsidP="00842BF2">
      <w:pPr>
        <w:pStyle w:val="Texto"/>
      </w:pPr>
      <w:ins w:id="797" w:author="Regina Casanova" w:date="2018-06-20T13:14:00Z">
        <w:r>
          <w:t xml:space="preserve">Con estas características de diseño </w:t>
        </w:r>
      </w:ins>
      <w:ins w:id="798" w:author="Regina Casanova" w:date="2018-06-20T13:21:00Z">
        <w:r w:rsidR="009D6532">
          <w:t xml:space="preserve">definidas en pantallas a diseñarse, se </w:t>
        </w:r>
      </w:ins>
      <w:del w:id="799" w:author="Regina Casanova" w:date="2018-06-20T13:21:00Z">
        <w:r w:rsidR="003E111A" w:rsidRPr="00BA156B" w:rsidDel="009D6532">
          <w:delText>P</w:delText>
        </w:r>
        <w:r w:rsidR="008D3E42" w:rsidRPr="00BA156B" w:rsidDel="009D6532">
          <w:delText xml:space="preserve">rimero se </w:delText>
        </w:r>
      </w:del>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800" w:author="Regina Casanova" w:date="2018-06-18T17:53:00Z">
        <w:r w:rsidR="00B561E1" w:rsidRPr="00BA156B" w:rsidDel="00E94926">
          <w:delText>sistema</w:delText>
        </w:r>
      </w:del>
      <w:ins w:id="801"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ins w:id="802" w:author="Regina Casanova" w:date="2018-06-20T13:21:00Z">
        <w:r w:rsidR="009D6532">
          <w:t>s los</w:t>
        </w:r>
      </w:ins>
      <w:del w:id="803" w:author="Regina Casanova" w:date="2018-06-20T13:21:00Z">
        <w:r w:rsidR="00766B86" w:rsidRPr="00BA156B" w:rsidDel="009D6532">
          <w:delText xml:space="preserve"> el</w:delText>
        </w:r>
      </w:del>
      <w:r w:rsidR="00766B86" w:rsidRPr="00BA156B">
        <w:t xml:space="preserve"> flujo</w:t>
      </w:r>
      <w:ins w:id="804" w:author="Regina Casanova" w:date="2018-06-20T13:21:00Z">
        <w:r w:rsidR="009D6532">
          <w:t>s</w:t>
        </w:r>
      </w:ins>
      <w:r w:rsidR="00766B86" w:rsidRPr="00BA156B">
        <w:t xml:space="preserve"> a seguir en</w:t>
      </w:r>
      <w:r w:rsidR="00B92B5C" w:rsidRPr="00BA156B">
        <w:t xml:space="preserve"> cada tipo d</w:t>
      </w:r>
      <w:r w:rsidR="00D5095B" w:rsidRPr="00BA156B">
        <w:t xml:space="preserve">e usuario en el </w:t>
      </w:r>
      <w:del w:id="805" w:author="Regina Casanova" w:date="2018-06-18T17:53:00Z">
        <w:r w:rsidR="00D5095B" w:rsidRPr="00BA156B" w:rsidDel="00E94926">
          <w:delText>sistema</w:delText>
        </w:r>
      </w:del>
      <w:ins w:id="806"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ins w:id="807" w:author="Regina Casanova" w:date="2018-06-20T13:22:00Z">
        <w:r w:rsidR="009D6532">
          <w:t>características de diseño antes planteadas</w:t>
        </w:r>
      </w:ins>
      <w:del w:id="808" w:author="Regina Casanova" w:date="2018-06-20T13:21:00Z">
        <w:r w:rsidR="001F439D" w:rsidRPr="00BA156B" w:rsidDel="009D6532">
          <w:delText>tareas</w:delText>
        </w:r>
      </w:del>
      <w:del w:id="809" w:author="Regina Casanova" w:date="2018-06-20T13:22:00Z">
        <w:r w:rsidR="001F439D" w:rsidRPr="00BA156B" w:rsidDel="009D6532">
          <w:delText xml:space="preserve"> de todos los usuarios</w:delText>
        </w:r>
      </w:del>
      <w:r w:rsidR="001F439D" w:rsidRPr="00BA156B">
        <w:t>.</w:t>
      </w:r>
      <w:del w:id="810"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ins w:id="811" w:author="Regina Casanova" w:date="2018-06-20T13:22:00Z">
        <w:r w:rsidR="009D6532">
          <w:t>objetivos</w:t>
        </w:r>
      </w:ins>
      <w:del w:id="812"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160297">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160297">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160297">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160297">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813" w:author="Regina Casanova" w:date="2018-06-18T17:53:00Z">
        <w:r w:rsidR="00A901F3" w:rsidRPr="00BA156B" w:rsidDel="00E94926">
          <w:delText>sistema</w:delText>
        </w:r>
      </w:del>
      <w:ins w:id="814" w:author="Regina Casanova" w:date="2018-06-18T17:53:00Z">
        <w:r w:rsidR="00E94926">
          <w:t>software</w:t>
        </w:r>
      </w:ins>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815" w:name="_Toc511166315"/>
      <w:r w:rsidRPr="00BA156B">
        <w:rPr>
          <w:lang w:val="es-PE"/>
        </w:rPr>
        <w:t>Fase de Pruebas</w:t>
      </w:r>
      <w:bookmarkEnd w:id="815"/>
    </w:p>
    <w:p w14:paraId="7B1CAEE0" w14:textId="2BD1ADF1"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del w:id="816" w:author="Regina Casanova" w:date="2018-06-20T17:01:00Z">
        <w:r w:rsidRPr="00BA156B" w:rsidDel="00C556E9">
          <w:delText>Adicionalmente</w:delText>
        </w:r>
      </w:del>
      <w:ins w:id="817" w:author="Regina Casanova" w:date="2018-06-20T17:01:00Z">
        <w:r w:rsidR="00C556E9">
          <w:t>En su lugar</w:t>
        </w:r>
      </w:ins>
      <w:r w:rsidRPr="00BA156B">
        <w:t xml:space="preserve">, se entrevistaron a 5 personas </w:t>
      </w:r>
      <w:ins w:id="818" w:author="Regina Casanova" w:date="2018-06-20T17:01:00Z">
        <w:r w:rsidR="00C556E9">
          <w:t>extra</w:t>
        </w:r>
      </w:ins>
      <w:del w:id="819"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820"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821" w:author="Regina Casanova" w:date="2018-06-21T21:01:00Z"/>
        </w:rPr>
      </w:pPr>
      <w:ins w:id="822" w:author="Regina Casanova" w:date="2018-06-21T20:44:00Z">
        <w:r>
          <w:t xml:space="preserve">El personal de SUSALUD </w:t>
        </w:r>
      </w:ins>
      <w:ins w:id="823" w:author="Regina Casanova" w:date="2018-06-21T20:45:00Z">
        <w:r>
          <w:t xml:space="preserve">realizaron las tareas indicadas de la manera en que el investigador planteo en un inicio. Dieron comentarios acerca de cómo podía mejorarse </w:t>
        </w:r>
      </w:ins>
      <w:ins w:id="824" w:author="Regina Casanova" w:date="2018-06-21T20:46:00Z">
        <w:r>
          <w:t>agrupándose</w:t>
        </w:r>
      </w:ins>
      <w:ins w:id="825" w:author="Regina Casanova" w:date="2018-06-21T20:45:00Z">
        <w:r>
          <w:t xml:space="preserve"> </w:t>
        </w:r>
      </w:ins>
      <w:ins w:id="826"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827" w:author="Regina Casanova" w:date="2018-06-21T20:47:00Z">
        <w:r w:rsidR="007C0DFF">
          <w:t xml:space="preserve">ón inicial que se había colocado, era por el uso de la palabra “Vigente” de forma repetitiva en dos sección distintas del prototipo. Mencionaron que, en el caso de solicitudes </w:t>
        </w:r>
      </w:ins>
      <w:ins w:id="828" w:author="Regina Casanova" w:date="2018-06-21T20:48:00Z">
        <w:r w:rsidR="007C0DFF">
          <w:t>erróneamente</w:t>
        </w:r>
      </w:ins>
      <w:ins w:id="829" w:author="Regina Casanova" w:date="2018-06-21T20:47:00Z">
        <w:r w:rsidR="007C0DFF">
          <w:t xml:space="preserve"> </w:t>
        </w:r>
      </w:ins>
      <w:ins w:id="830" w:author="Regina Casanova" w:date="2018-06-21T20:48:00Z">
        <w:r w:rsidR="007C0DFF">
          <w:t>colocadas en cierto establecimiento de salud,</w:t>
        </w:r>
      </w:ins>
      <w:ins w:id="831" w:author="Regina Casanova" w:date="2018-06-21T20:47:00Z">
        <w:r w:rsidR="007C0DFF">
          <w:t xml:space="preserve"> </w:t>
        </w:r>
      </w:ins>
      <w:ins w:id="832" w:author="Regina Casanova" w:date="2018-06-21T20:48:00Z">
        <w:r w:rsidR="007C0DFF">
          <w:t>sería</w:t>
        </w:r>
      </w:ins>
      <w:ins w:id="833" w:author="Regina Casanova" w:date="2018-06-21T20:47:00Z">
        <w:r w:rsidR="007C0DFF">
          <w:t xml:space="preserve"> adecuado poder derivar de manera rápida y sencilla</w:t>
        </w:r>
      </w:ins>
      <w:ins w:id="834" w:author="Regina Casanova" w:date="2018-06-21T20:48:00Z">
        <w:r w:rsidR="007C0DFF">
          <w:t xml:space="preserve"> al establecimiento correcto. Sobre el estado de “Apelado”</w:t>
        </w:r>
      </w:ins>
      <w:ins w:id="835" w:author="Regina Casanova" w:date="2018-06-21T20:49:00Z">
        <w:r w:rsidR="007C0DFF">
          <w:t xml:space="preserve"> </w:t>
        </w:r>
      </w:ins>
      <w:ins w:id="836" w:author="Regina Casanova" w:date="2018-06-21T20:48:00Z">
        <w:r w:rsidR="007C0DFF">
          <w:t xml:space="preserve">les </w:t>
        </w:r>
      </w:ins>
      <w:ins w:id="837" w:author="Regina Casanova" w:date="2018-06-21T20:49:00Z">
        <w:r w:rsidR="007C0DFF">
          <w:t>pareció</w:t>
        </w:r>
      </w:ins>
      <w:ins w:id="838" w:author="Regina Casanova" w:date="2018-06-21T20:48:00Z">
        <w:r w:rsidR="007C0DFF">
          <w:t xml:space="preserve"> una </w:t>
        </w:r>
      </w:ins>
      <w:ins w:id="839" w:author="Regina Casanova" w:date="2018-06-21T20:49:00Z">
        <w:r w:rsidR="007C0DFF">
          <w:t xml:space="preserve">interesante en la que SUSALUD podía ser partícipe del proceso, sin tener que estar guiando a la IPRESS en todo momento. En un caso con el personal de SUSALUD, no se </w:t>
        </w:r>
      </w:ins>
      <w:ins w:id="840" w:author="Regina Casanova" w:date="2018-06-21T20:53:00Z">
        <w:r w:rsidR="007C0DFF">
          <w:t>comprendió</w:t>
        </w:r>
      </w:ins>
      <w:ins w:id="841" w:author="Regina Casanova" w:date="2018-06-21T20:49:00Z">
        <w:r w:rsidR="001E2FF3">
          <w:t xml:space="preserve"> bien </w:t>
        </w:r>
      </w:ins>
      <w:ins w:id="842" w:author="Regina Casanova" w:date="2018-06-21T21:01:00Z">
        <w:r w:rsidR="001E2FF3">
          <w:t>la semaforización</w:t>
        </w:r>
      </w:ins>
      <w:ins w:id="843" w:author="Regina Casanova" w:date="2018-06-21T20:50:00Z">
        <w:r w:rsidR="007C0DFF">
          <w:t xml:space="preserve"> de los reclamos, ya que pensó que se </w:t>
        </w:r>
      </w:ins>
      <w:ins w:id="844" w:author="Regina Casanova" w:date="2018-06-21T20:53:00Z">
        <w:r w:rsidR="007C0DFF">
          <w:t>atribuía</w:t>
        </w:r>
      </w:ins>
      <w:ins w:id="845" w:author="Regina Casanova" w:date="2018-06-21T20:50:00Z">
        <w:r w:rsidR="007C0DFF">
          <w:t xml:space="preserve"> a de lo más sencillo a lo más difícil de resolver. Sin embargo, una vez explicado, explico que le parecía una buena forma de llamar la atención a los reclamos que necesitan m</w:t>
        </w:r>
      </w:ins>
      <w:ins w:id="846"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847" w:author="Regina Casanova" w:date="2018-06-21T20:52:00Z">
        <w:r w:rsidR="007C0DFF">
          <w:t xml:space="preserve">ón de reclamos que se encontraba en ese momento en revisión y por ello preferían no opinar. Sobre colocar la palabra “Solicitudes” en el </w:t>
        </w:r>
      </w:ins>
      <w:ins w:id="848" w:author="Regina Casanova" w:date="2018-06-21T20:53:00Z">
        <w:r w:rsidR="007C0DFF">
          <w:t>título</w:t>
        </w:r>
      </w:ins>
      <w:ins w:id="849" w:author="Regina Casanova" w:date="2018-06-21T20:52:00Z">
        <w:r w:rsidR="007C0DFF">
          <w:t xml:space="preserve"> del software, se mostraron de acuerdo ya que sigue el modelo que ellos cuentan actualmente.</w:t>
        </w:r>
      </w:ins>
    </w:p>
    <w:p w14:paraId="48C33AC2" w14:textId="2C1A2BCD" w:rsidR="001E2FF3" w:rsidRDefault="00C514C4" w:rsidP="00842BF2">
      <w:pPr>
        <w:pStyle w:val="Texto"/>
        <w:rPr>
          <w:ins w:id="850" w:author="Regina Casanova" w:date="2018-06-22T10:50:00Z"/>
        </w:rPr>
      </w:pPr>
      <w:ins w:id="851" w:author="Regina Casanova" w:date="2018-06-21T21:02:00Z">
        <w:r>
          <w:t>En l</w:t>
        </w:r>
      </w:ins>
      <w:ins w:id="852" w:author="Regina Casanova" w:date="2018-06-21T21:01:00Z">
        <w:r w:rsidR="001E2FF3">
          <w:t>os gestores de las IPRESS</w:t>
        </w:r>
      </w:ins>
      <w:ins w:id="853" w:author="Regina Casanova" w:date="2018-06-21T21:02:00Z">
        <w:r>
          <w:t xml:space="preserve">, </w:t>
        </w:r>
      </w:ins>
      <w:ins w:id="854" w:author="Regina Casanova" w:date="2018-06-21T21:03:00Z">
        <w:r>
          <w:t>se presentaron dos</w:t>
        </w:r>
      </w:ins>
      <w:ins w:id="855" w:author="Regina Casanova" w:date="2018-06-21T21:02:00Z">
        <w:r>
          <w:t xml:space="preserve"> de casos en los que se tuvo que guiar un poco </w:t>
        </w:r>
      </w:ins>
      <w:ins w:id="856" w:author="Regina Casanova" w:date="2018-06-21T21:36:00Z">
        <w:r w:rsidR="00B11AB1">
          <w:t>en la</w:t>
        </w:r>
      </w:ins>
      <w:ins w:id="857" w:author="Regina Casanova" w:date="2018-06-21T21:02:00Z">
        <w:r w:rsidR="00B11AB1">
          <w:t xml:space="preserve"> interac</w:t>
        </w:r>
      </w:ins>
      <w:ins w:id="858" w:author="Regina Casanova" w:date="2018-06-21T21:36:00Z">
        <w:r w:rsidR="00B11AB1">
          <w:t>ción</w:t>
        </w:r>
      </w:ins>
      <w:ins w:id="859" w:author="Regina Casanova" w:date="2018-06-21T21:02:00Z">
        <w:r>
          <w:t xml:space="preserve"> con el prototipo</w:t>
        </w:r>
      </w:ins>
      <w:ins w:id="860" w:author="Regina Casanova" w:date="2018-06-21T21:03:00Z">
        <w:r>
          <w:t xml:space="preserve"> pero lograron entender de manera correcta los objetivos de cada pantalla, el resto de gestores no presentaron problema</w:t>
        </w:r>
      </w:ins>
      <w:ins w:id="861" w:author="Regina Casanova" w:date="2018-06-21T21:35:00Z">
        <w:r w:rsidR="00B11AB1">
          <w:t>s</w:t>
        </w:r>
      </w:ins>
      <w:ins w:id="862" w:author="Regina Casanova" w:date="2018-06-21T21:03:00Z">
        <w:r>
          <w:t xml:space="preserve"> en interactuar con el sistema</w:t>
        </w:r>
      </w:ins>
      <w:ins w:id="863" w:author="Regina Casanova" w:date="2018-06-21T21:09:00Z">
        <w:r>
          <w:t xml:space="preserve"> y comprender el objetivo de cada pantalla. Sobre la resolución de tareas, hubo un gestor que propuso pantallas adicionales para hacer m</w:t>
        </w:r>
      </w:ins>
      <w:ins w:id="864" w:author="Regina Casanova" w:date="2018-06-21T21:10:00Z">
        <w:r>
          <w:t>ás especifica la búsqueda de información</w:t>
        </w:r>
        <w:r w:rsidR="00487969">
          <w:t xml:space="preserve">, </w:t>
        </w:r>
      </w:ins>
      <w:ins w:id="865" w:author="Regina Casanova" w:date="2018-06-21T21:36:00Z">
        <w:r w:rsidR="00487969">
          <w:t>lo cual</w:t>
        </w:r>
      </w:ins>
      <w:ins w:id="866" w:author="Regina Casanova" w:date="2018-06-21T21:10:00Z">
        <w:r>
          <w:t xml:space="preserve"> probablemente se debía a conveniencia y rapidez. </w:t>
        </w:r>
      </w:ins>
      <w:ins w:id="867" w:author="Regina Casanova" w:date="2018-06-21T21:16:00Z">
        <w:r>
          <w:t xml:space="preserve">Sobre la re-clasificación de reclamos, </w:t>
        </w:r>
      </w:ins>
      <w:ins w:id="868" w:author="Regina Casanova" w:date="2018-06-21T21:17:00Z">
        <w:r w:rsidR="001272F0">
          <w:t xml:space="preserve">algunos gestores tuvieron un poco de dificultades para poder interactuar con el servicio web donde </w:t>
        </w:r>
        <w:r w:rsidR="001272F0">
          <w:lastRenderedPageBreak/>
          <w:t xml:space="preserve">se estaba mostrando la clasificación, </w:t>
        </w:r>
      </w:ins>
      <w:ins w:id="869" w:author="Regina Casanova" w:date="2018-06-21T21:36:00Z">
        <w:r w:rsidR="00487969">
          <w:t>luego</w:t>
        </w:r>
      </w:ins>
      <w:ins w:id="870" w:author="Regina Casanova" w:date="2018-06-21T21:17:00Z">
        <w:r w:rsidR="001272F0">
          <w:t xml:space="preserve"> revisaron las </w:t>
        </w:r>
      </w:ins>
      <w:ins w:id="871" w:author="Regina Casanova" w:date="2018-06-21T21:18:00Z">
        <w:r w:rsidR="001272F0">
          <w:t>categorías</w:t>
        </w:r>
      </w:ins>
      <w:ins w:id="872" w:author="Regina Casanova" w:date="2018-06-21T21:17:00Z">
        <w:r w:rsidR="001272F0">
          <w:t xml:space="preserve"> </w:t>
        </w:r>
      </w:ins>
      <w:ins w:id="873" w:author="Regina Casanova" w:date="2018-06-21T21:18:00Z">
        <w:r w:rsidR="00487969">
          <w:t xml:space="preserve">planteadas </w:t>
        </w:r>
      </w:ins>
      <w:ins w:id="874" w:author="Regina Casanova" w:date="2018-06-21T21:36:00Z">
        <w:r w:rsidR="00487969">
          <w:t>y</w:t>
        </w:r>
      </w:ins>
      <w:ins w:id="875" w:author="Regina Casanova" w:date="2018-06-21T21:18:00Z">
        <w:r w:rsidR="001272F0">
          <w:t xml:space="preserve"> no indicaron cambios ante la clasificaci</w:t>
        </w:r>
      </w:ins>
      <w:ins w:id="876" w:author="Regina Casanova" w:date="2018-06-21T21:19:00Z">
        <w:r w:rsidR="001272F0">
          <w:t>ón presentada.</w:t>
        </w:r>
      </w:ins>
      <w:ins w:id="877" w:author="Regina Casanova" w:date="2018-06-21T21:20:00Z">
        <w:r w:rsidR="001272F0">
          <w:t xml:space="preserve"> La idea de un </w:t>
        </w:r>
      </w:ins>
      <w:ins w:id="878" w:author="Regina Casanova" w:date="2018-06-21T21:21:00Z">
        <w:r w:rsidR="001272F0">
          <w:t xml:space="preserve">sistema centralizado les </w:t>
        </w:r>
      </w:ins>
      <w:ins w:id="879" w:author="Regina Casanova" w:date="2018-06-21T21:25:00Z">
        <w:r w:rsidR="001272F0">
          <w:t>pareció</w:t>
        </w:r>
      </w:ins>
      <w:ins w:id="880" w:author="Regina Casanova" w:date="2018-06-21T21:21:00Z">
        <w:r w:rsidR="001272F0">
          <w:t xml:space="preserve"> atractiva y tuvieron comentarios positivos </w:t>
        </w:r>
        <w:r w:rsidR="00487969">
          <w:t>acerca del prototipo presentado</w:t>
        </w:r>
      </w:ins>
      <w:ins w:id="881" w:author="Regina Casanova" w:date="2018-06-21T21:37:00Z">
        <w:r w:rsidR="00487969">
          <w:t>. P</w:t>
        </w:r>
      </w:ins>
      <w:ins w:id="882" w:author="Regina Casanova" w:date="2018-06-21T21:21:00Z">
        <w:r w:rsidR="001272F0">
          <w:t>resentaron algunos inconvenientes en la ubicació</w:t>
        </w:r>
      </w:ins>
      <w:ins w:id="883" w:author="Regina Casanova" w:date="2018-06-21T21:22:00Z">
        <w:r w:rsidR="001272F0">
          <w:t>n</w:t>
        </w:r>
      </w:ins>
      <w:ins w:id="884" w:author="Regina Casanova" w:date="2018-06-21T21:21:00Z">
        <w:r w:rsidR="001272F0">
          <w:t xml:space="preserve"> de c</w:t>
        </w:r>
        <w:r w:rsidR="00487969">
          <w:t xml:space="preserve">iertos elementos en el paso de </w:t>
        </w:r>
      </w:ins>
      <w:ins w:id="885" w:author="Regina Casanova" w:date="2018-06-21T21:37:00Z">
        <w:r w:rsidR="00487969">
          <w:t>“C</w:t>
        </w:r>
      </w:ins>
      <w:ins w:id="886" w:author="Regina Casanova" w:date="2018-06-21T21:21:00Z">
        <w:r w:rsidR="001272F0">
          <w:t>ontacto</w:t>
        </w:r>
      </w:ins>
      <w:ins w:id="887" w:author="Regina Casanova" w:date="2018-06-21T21:37:00Z">
        <w:r w:rsidR="00487969">
          <w:t>”</w:t>
        </w:r>
      </w:ins>
      <w:ins w:id="888" w:author="Regina Casanova" w:date="2018-06-21T21:21:00Z">
        <w:r w:rsidR="001272F0">
          <w:t xml:space="preserve"> del ciudadano solicitante </w:t>
        </w:r>
      </w:ins>
      <w:ins w:id="889" w:author="Regina Casanova" w:date="2018-06-21T21:33:00Z">
        <w:r w:rsidR="00B11AB1">
          <w:t>y con algunos links que se encontraban mal colocados</w:t>
        </w:r>
      </w:ins>
      <w:ins w:id="890" w:author="Regina Casanova" w:date="2018-06-21T21:37:00Z">
        <w:r w:rsidR="00487969">
          <w:t xml:space="preserve"> </w:t>
        </w:r>
        <w:r w:rsidR="00487969">
          <w:t>que fue</w:t>
        </w:r>
        <w:r w:rsidR="00487969">
          <w:t>ron</w:t>
        </w:r>
        <w:r w:rsidR="00487969">
          <w:t xml:space="preserve"> solucionado</w:t>
        </w:r>
        <w:r w:rsidR="00487969">
          <w:t>s</w:t>
        </w:r>
        <w:r w:rsidR="00487969">
          <w:t xml:space="preserve"> en la siguiente iteración</w:t>
        </w:r>
        <w:r w:rsidR="00487969">
          <w:t>.</w:t>
        </w:r>
      </w:ins>
      <w:ins w:id="891" w:author="Regina Casanova" w:date="2018-06-21T21:33:00Z">
        <w:r w:rsidR="00487969">
          <w:t xml:space="preserve"> </w:t>
        </w:r>
      </w:ins>
      <w:ins w:id="892" w:author="Regina Casanova" w:date="2018-06-21T21:37:00Z">
        <w:r w:rsidR="00487969">
          <w:t>S</w:t>
        </w:r>
      </w:ins>
      <w:ins w:id="893" w:author="Regina Casanova" w:date="2018-06-21T21:33:00Z">
        <w:r w:rsidR="00B11AB1">
          <w:t>ugirieron pequeños cambios de texto</w:t>
        </w:r>
      </w:ins>
      <w:ins w:id="894" w:author="Regina Casanova" w:date="2018-06-21T21:37:00Z">
        <w:r w:rsidR="00487969">
          <w:t>s</w:t>
        </w:r>
      </w:ins>
      <w:ins w:id="895" w:author="Regina Casanova" w:date="2018-06-21T21:33:00Z">
        <w:r w:rsidR="00B11AB1">
          <w:t xml:space="preserve"> en el formulario para que fuera m</w:t>
        </w:r>
      </w:ins>
      <w:ins w:id="896" w:author="Regina Casanova" w:date="2018-06-21T21:34:00Z">
        <w:r w:rsidR="00B11AB1">
          <w:t>ás comprensible.</w:t>
        </w:r>
      </w:ins>
      <w:ins w:id="897" w:author="Regina Casanova" w:date="2018-06-21T21:22:00Z">
        <w:r w:rsidR="00B11AB1">
          <w:t xml:space="preserve"> </w:t>
        </w:r>
      </w:ins>
      <w:ins w:id="898" w:author="Regina Casanova" w:date="2018-06-21T21:34:00Z">
        <w:r w:rsidR="00B11AB1">
          <w:t>U</w:t>
        </w:r>
      </w:ins>
      <w:ins w:id="899" w:author="Regina Casanova" w:date="2018-06-21T21:22:00Z">
        <w:r w:rsidR="001272F0">
          <w:t>n gestor propuso el estado de “No Solucionable” para poder clasificar reclamos que no depende</w:t>
        </w:r>
      </w:ins>
      <w:ins w:id="900" w:author="Regina Casanova" w:date="2018-06-21T21:38:00Z">
        <w:r w:rsidR="00487969">
          <w:t>n enteramente</w:t>
        </w:r>
      </w:ins>
      <w:ins w:id="901" w:author="Regina Casanova" w:date="2018-06-21T21:22:00Z">
        <w:r w:rsidR="001272F0">
          <w:t xml:space="preserve"> de la jurisdicci</w:t>
        </w:r>
      </w:ins>
      <w:ins w:id="902" w:author="Regina Casanova" w:date="2018-06-21T21:23:00Z">
        <w:r w:rsidR="001272F0">
          <w:t>ón de la I</w:t>
        </w:r>
        <w:r w:rsidR="00487969">
          <w:t>PRESS</w:t>
        </w:r>
      </w:ins>
      <w:ins w:id="903" w:author="Regina Casanova" w:date="2018-06-21T21:38:00Z">
        <w:r w:rsidR="00487969">
          <w:t>.</w:t>
        </w:r>
      </w:ins>
      <w:ins w:id="904" w:author="Regina Casanova" w:date="2018-06-21T21:23:00Z">
        <w:r w:rsidR="00487969">
          <w:t xml:space="preserve"> </w:t>
        </w:r>
      </w:ins>
      <w:ins w:id="905" w:author="Regina Casanova" w:date="2018-06-21T21:38:00Z">
        <w:r w:rsidR="00487969">
          <w:t>L</w:t>
        </w:r>
      </w:ins>
      <w:ins w:id="906" w:author="Regina Casanova" w:date="2018-06-21T21:23:00Z">
        <w:r w:rsidR="001272F0">
          <w:t xml:space="preserve">a semaforización de los reclamos les </w:t>
        </w:r>
      </w:ins>
      <w:ins w:id="907" w:author="Regina Casanova" w:date="2018-06-21T21:24:00Z">
        <w:r w:rsidR="001272F0">
          <w:t>pareció</w:t>
        </w:r>
      </w:ins>
      <w:ins w:id="908" w:author="Regina Casanova" w:date="2018-06-21T21:23:00Z">
        <w:r w:rsidR="001272F0">
          <w:t xml:space="preserve"> conveniente y comentaron que, aunque les es de gran utilidad el poder ver el historial del ciudadano solicitante, va a necesitar capacitaci</w:t>
        </w:r>
      </w:ins>
      <w:ins w:id="909" w:author="Regina Casanova" w:date="2018-06-21T21:24:00Z">
        <w:r w:rsidR="001272F0">
          <w:t>ón para que el personal de la PAUS pueda manejarlo de forma conveniente.</w:t>
        </w:r>
      </w:ins>
      <w:ins w:id="910" w:author="Regina Casanova" w:date="2018-06-21T21:28:00Z">
        <w:r w:rsidR="001272F0">
          <w:t xml:space="preserve"> Como observaciones hacia la herramienta, mencionaron que </w:t>
        </w:r>
      </w:ins>
      <w:ins w:id="911" w:author="Regina Casanova" w:date="2018-06-21T21:32:00Z">
        <w:r w:rsidR="00B11AB1">
          <w:t>debería</w:t>
        </w:r>
      </w:ins>
      <w:ins w:id="912" w:author="Regina Casanova" w:date="2018-06-21T21:28:00Z">
        <w:r w:rsidR="001272F0">
          <w:t xml:space="preserve"> </w:t>
        </w:r>
        <w:r w:rsidR="00487969">
          <w:t xml:space="preserve">diferenciarse </w:t>
        </w:r>
      </w:ins>
      <w:ins w:id="913" w:author="Regina Casanova" w:date="2018-06-21T21:38:00Z">
        <w:r w:rsidR="00487969">
          <w:t>los</w:t>
        </w:r>
      </w:ins>
      <w:ins w:id="914" w:author="Regina Casanova" w:date="2018-06-21T21:28:00Z">
        <w:r w:rsidR="00B11AB1">
          <w:t xml:space="preserve"> link de entrada para los distintos tipos de usuarios, solo hubo un caso en que se encontraba a favor de poder presentar solicitudes de manera </w:t>
        </w:r>
      </w:ins>
      <w:ins w:id="915" w:author="Regina Casanova" w:date="2018-06-21T21:29:00Z">
        <w:r w:rsidR="00B11AB1">
          <w:t>anónima</w:t>
        </w:r>
      </w:ins>
      <w:ins w:id="916" w:author="Regina Casanova" w:date="2018-06-21T21:28:00Z">
        <w:r w:rsidR="00B11AB1">
          <w:t xml:space="preserve"> </w:t>
        </w:r>
      </w:ins>
      <w:ins w:id="917" w:author="Regina Casanova" w:date="2018-06-21T21:29:00Z">
        <w:r w:rsidR="00B11AB1">
          <w:t>y no se encontraba tan conforme con la identificaci</w:t>
        </w:r>
      </w:ins>
      <w:ins w:id="918"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919" w:author="Regina Casanova" w:date="2018-06-21T21:39:00Z">
        <w:r w:rsidR="00FB6BB3">
          <w:t>Una vez comprendido dicho estado, sugirieron la opción de derivación hacia el establecimiento adecuado.</w:t>
        </w:r>
      </w:ins>
    </w:p>
    <w:p w14:paraId="4C47D3EB" w14:textId="5A799B35" w:rsidR="00DE3DBA" w:rsidRDefault="003B1064" w:rsidP="00842BF2">
      <w:pPr>
        <w:pStyle w:val="Texto"/>
        <w:rPr>
          <w:ins w:id="920" w:author="Regina Casanova" w:date="2018-06-20T17:07:00Z"/>
        </w:rPr>
      </w:pPr>
      <w:ins w:id="921" w:author="Regina Casanova" w:date="2018-06-22T10:50:00Z">
        <w:r>
          <w:t xml:space="preserve">En las pruebas de los ciudadanos </w:t>
        </w:r>
      </w:ins>
      <w:ins w:id="922" w:author="Regina Casanova" w:date="2018-06-22T10:51:00Z">
        <w:r>
          <w:t>se vio que no tuvieron dificultades con interactuar con el prototipo</w:t>
        </w:r>
      </w:ins>
      <w:ins w:id="923" w:author="Regina Casanova" w:date="2018-06-22T10:52:00Z">
        <w:r>
          <w:t>.</w:t>
        </w:r>
      </w:ins>
      <w:ins w:id="924" w:author="Regina Casanova" w:date="2018-06-22T10:51:00Z">
        <w:r>
          <w:t xml:space="preserve"> </w:t>
        </w:r>
      </w:ins>
      <w:ins w:id="925" w:author="Regina Casanova" w:date="2018-06-22T10:52:00Z">
        <w:r>
          <w:t>H</w:t>
        </w:r>
      </w:ins>
      <w:ins w:id="926" w:author="Regina Casanova" w:date="2018-06-22T10:51:00Z">
        <w:r>
          <w:t xml:space="preserve">ubieron algunos comentarios sobre algunos textos </w:t>
        </w:r>
      </w:ins>
      <w:ins w:id="927" w:author="Regina Casanova" w:date="2018-06-22T10:52:00Z">
        <w:r>
          <w:t>en donde</w:t>
        </w:r>
      </w:ins>
      <w:ins w:id="928" w:author="Regina Casanova" w:date="2018-06-22T10:51:00Z">
        <w:r>
          <w:t xml:space="preserve"> no se comprendía sobre </w:t>
        </w:r>
      </w:ins>
      <w:ins w:id="929" w:author="Regina Casanova" w:date="2018-06-22T10:52:00Z">
        <w:r>
          <w:t>qué</w:t>
        </w:r>
      </w:ins>
      <w:ins w:id="930" w:author="Regina Casanova" w:date="2018-06-22T10:51:00Z">
        <w:r>
          <w:t xml:space="preserve"> se </w:t>
        </w:r>
        <w:proofErr w:type="spellStart"/>
        <w:r>
          <w:t>ref</w:t>
        </w:r>
      </w:ins>
      <w:ins w:id="931" w:author="Regina Casanova" w:date="2018-06-22T10:52:00Z">
        <w:r>
          <w:t>erian</w:t>
        </w:r>
      </w:ins>
      <w:proofErr w:type="spellEnd"/>
      <w:ins w:id="932" w:author="Regina Casanova" w:date="2018-06-22T10:51:00Z">
        <w:r>
          <w:t xml:space="preserve">, estos comentarios ayudaron </w:t>
        </w:r>
      </w:ins>
      <w:ins w:id="933" w:author="Regina Casanova" w:date="2018-06-22T10:52:00Z">
        <w:r>
          <w:t>para poder hacerlos más específicos y evitar inconvenientes</w:t>
        </w:r>
      </w:ins>
      <w:ins w:id="934" w:author="Regina Casanova" w:date="2018-06-22T10:53:00Z">
        <w:r>
          <w:t xml:space="preserve"> luego de la primera iteración</w:t>
        </w:r>
      </w:ins>
      <w:ins w:id="935" w:author="Regina Casanova" w:date="2018-06-22T10:52:00Z">
        <w:r>
          <w:t xml:space="preserve">. </w:t>
        </w:r>
        <w:r>
          <w:lastRenderedPageBreak/>
          <w:t xml:space="preserve">Dichos textos se </w:t>
        </w:r>
      </w:ins>
      <w:ins w:id="936" w:author="Regina Casanova" w:date="2018-06-22T10:53:00Z">
        <w:r>
          <w:t>referían</w:t>
        </w:r>
      </w:ins>
      <w:ins w:id="937" w:author="Regina Casanova" w:date="2018-06-22T10:52:00Z">
        <w:r>
          <w:t xml:space="preserve"> </w:t>
        </w:r>
      </w:ins>
      <w:ins w:id="938" w:author="Regina Casanova" w:date="2018-06-22T10:53:00Z">
        <w:r>
          <w:t>mayormente al primer paso para presentar una solicitud en donde se pedía que buscaran cual era la IPRESS donde había ocurrido el problema.</w:t>
        </w:r>
      </w:ins>
      <w:ins w:id="939"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940" w:author="Regina Casanova" w:date="2018-06-22T10:55:00Z">
        <w:r>
          <w:t>parecía</w:t>
        </w:r>
      </w:ins>
      <w:ins w:id="941" w:author="Regina Casanova" w:date="2018-06-22T10:54:00Z">
        <w:r>
          <w:t xml:space="preserve"> </w:t>
        </w:r>
      </w:ins>
      <w:ins w:id="942" w:author="Regina Casanova" w:date="2018-06-22T10:55:00Z">
        <w:r>
          <w:t xml:space="preserve">bien que no solo pudieran colocar reclamos sino también consultas y sugerencias, </w:t>
        </w:r>
        <w:proofErr w:type="spellStart"/>
        <w:r>
          <w:t>seria</w:t>
        </w:r>
        <w:proofErr w:type="spellEnd"/>
        <w:r>
          <w:t xml:space="preserve"> mejor implementar las consultas como un chat </w:t>
        </w:r>
      </w:ins>
      <w:ins w:id="943" w:author="Regina Casanova" w:date="2018-06-22T10:56:00Z">
        <w:r>
          <w:t>automático</w:t>
        </w:r>
      </w:ins>
      <w:ins w:id="944" w:author="Regina Casanova" w:date="2018-06-22T10:55:00Z">
        <w:r>
          <w:t xml:space="preserve"> en donde iban a poder resolver sus consultas de manera </w:t>
        </w:r>
      </w:ins>
      <w:ins w:id="945" w:author="Regina Casanova" w:date="2018-06-22T10:56:00Z">
        <w:r>
          <w:t>rápida</w:t>
        </w:r>
      </w:ins>
      <w:ins w:id="946" w:author="Regina Casanova" w:date="2018-06-22T10:55:00Z">
        <w:r>
          <w:t xml:space="preserve"> </w:t>
        </w:r>
      </w:ins>
      <w:ins w:id="947" w:author="Regina Casanova" w:date="2018-06-22T10:56:00Z">
        <w:r>
          <w:t>y sin mucha formalidad. A su vez, sugirieron algunos cambios para el men</w:t>
        </w:r>
      </w:ins>
      <w:ins w:id="948" w:author="Regina Casanova" w:date="2018-06-22T10:57:00Z">
        <w:r>
          <w:t xml:space="preserve">ú lateral para poder ubicar de manera más eficiente las opciones. </w:t>
        </w:r>
      </w:ins>
      <w:ins w:id="949" w:author="Regina Casanova" w:date="2018-06-22T10:58:00Z">
        <w:r>
          <w:t>También</w:t>
        </w:r>
      </w:ins>
      <w:ins w:id="950" w:author="Regina Casanova" w:date="2018-06-22T10:57:00Z">
        <w:r>
          <w:t xml:space="preserve"> dijeron que incluir un tutorial que explicara la diferencia entre tipos de solicitudes</w:t>
        </w:r>
      </w:ins>
      <w:ins w:id="951" w:author="Regina Casanova" w:date="2018-06-22T10:59:00Z">
        <w:r>
          <w:t>, como estructurar una solicitud (específicamente, que datos son los necesarios para que se considere valida su solicitud)</w:t>
        </w:r>
      </w:ins>
      <w:ins w:id="952" w:author="Regina Casanova" w:date="2018-06-22T10:57:00Z">
        <w:r>
          <w:t xml:space="preserve"> y</w:t>
        </w:r>
        <w:r w:rsidR="00173C5D">
          <w:t xml:space="preserve"> mostrar paso a paso </w:t>
        </w:r>
      </w:ins>
      <w:ins w:id="953" w:author="Regina Casanova" w:date="2018-06-22T11:06:00Z">
        <w:r w:rsidR="00173C5D">
          <w:t>cómo</w:t>
        </w:r>
      </w:ins>
      <w:ins w:id="954" w:author="Regina Casanova" w:date="2018-06-22T10:57:00Z">
        <w:r w:rsidR="00173C5D">
          <w:t xml:space="preserve"> </w:t>
        </w:r>
      </w:ins>
      <w:ins w:id="955" w:author="Regina Casanova" w:date="2018-06-22T11:05:00Z">
        <w:r w:rsidR="00173C5D">
          <w:t>funciona el software.</w:t>
        </w:r>
      </w:ins>
      <w:ins w:id="956" w:author="Regina Casanova" w:date="2018-06-22T11:06:00Z">
        <w:r w:rsidR="00173C5D">
          <w:t xml:space="preserve"> Acerca de las estadísticas dijeron que les parecían útiles pero que quisieran ver con más detalle cuales eran los filtros que se estaban colocando. </w:t>
        </w:r>
      </w:ins>
      <w:ins w:id="957"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958" w:author="Regina Casanova" w:date="2018-06-22T11:10:00Z">
        <w:r w:rsidR="00173C5D">
          <w:t xml:space="preserve">Mencionaron algunos problemas del prototipo que no </w:t>
        </w:r>
      </w:ins>
      <w:ins w:id="959" w:author="Regina Casanova" w:date="2018-06-22T11:11:00Z">
        <w:r w:rsidR="00173C5D">
          <w:t>podían</w:t>
        </w:r>
      </w:ins>
      <w:ins w:id="960" w:author="Regina Casanova" w:date="2018-06-22T11:10:00Z">
        <w:r w:rsidR="00173C5D">
          <w:t xml:space="preserve"> </w:t>
        </w:r>
      </w:ins>
      <w:ins w:id="961" w:author="Regina Casanova" w:date="2018-06-22T11:11:00Z">
        <w:r w:rsidR="00173C5D">
          <w:t xml:space="preserve">ser subsanados ya que eran una función propia del software con el que fue diseñado, de ser implementado el software no se </w:t>
        </w:r>
      </w:ins>
      <w:ins w:id="962" w:author="Regina Casanova" w:date="2018-06-22T11:12:00Z">
        <w:r w:rsidR="00173C5D">
          <w:t>presentarían</w:t>
        </w:r>
      </w:ins>
      <w:ins w:id="963" w:author="Regina Casanova" w:date="2018-06-22T11:11:00Z">
        <w:r w:rsidR="00173C5D">
          <w:t xml:space="preserve"> </w:t>
        </w:r>
      </w:ins>
      <w:ins w:id="964"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965" w:author="Regina Casanova" w:date="2018-06-22T11:13:00Z">
        <w:r w:rsidR="00173C5D">
          <w:t>ningún</w:t>
        </w:r>
      </w:ins>
      <w:ins w:id="966" w:author="Regina Casanova" w:date="2018-06-22T11:12:00Z">
        <w:r w:rsidR="00173C5D">
          <w:t xml:space="preserve"> </w:t>
        </w:r>
      </w:ins>
      <w:ins w:id="967" w:author="Regina Casanova" w:date="2018-06-22T11:13:00Z">
        <w:r w:rsidR="00173C5D">
          <w:t>otro ciudadano por lo cual se continuo con la semaforización original luego de la primera iteración. Además</w:t>
        </w:r>
      </w:ins>
      <w:ins w:id="968" w:author="Regina Casanova" w:date="2018-06-22T11:14:00Z">
        <w:r w:rsidR="00173C5D">
          <w:t>, otro ciudadano</w:t>
        </w:r>
      </w:ins>
      <w:ins w:id="969" w:author="Regina Casanova" w:date="2018-06-22T11:13:00Z">
        <w:r w:rsidR="00173C5D">
          <w:t xml:space="preserve"> </w:t>
        </w:r>
        <w:r w:rsidR="00173C5D">
          <w:lastRenderedPageBreak/>
          <w:t>dij</w:t>
        </w:r>
      </w:ins>
      <w:ins w:id="970" w:author="Regina Casanova" w:date="2018-06-22T11:14:00Z">
        <w:r w:rsidR="00173C5D">
          <w:t>o</w:t>
        </w:r>
      </w:ins>
      <w:ins w:id="971" w:author="Regina Casanova" w:date="2018-06-22T11:13:00Z">
        <w:r w:rsidR="00173C5D">
          <w:t xml:space="preserve"> que </w:t>
        </w:r>
      </w:ins>
      <w:ins w:id="972" w:author="Regina Casanova" w:date="2018-06-22T11:14:00Z">
        <w:r w:rsidR="00173C5D">
          <w:t>sería</w:t>
        </w:r>
      </w:ins>
      <w:ins w:id="973" w:author="Regina Casanova" w:date="2018-06-22T11:13:00Z">
        <w:r w:rsidR="00173C5D">
          <w:t xml:space="preserve"> bueno poder colocar un </w:t>
        </w:r>
      </w:ins>
      <w:ins w:id="974" w:author="Regina Casanova" w:date="2018-06-22T11:14:00Z">
        <w:r w:rsidR="00173C5D">
          <w:t>reclamo por una persona desconocida lo cual no fue posible diseñar ya que la normativa no permite esto. Mencionaron que la tipificaci</w:t>
        </w:r>
      </w:ins>
      <w:ins w:id="975"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976" w:author="Regina Casanova" w:date="2018-06-22T11:16:00Z">
        <w:r w:rsidR="00FD5613">
          <w:t>sería</w:t>
        </w:r>
      </w:ins>
      <w:ins w:id="977" w:author="Regina Casanova" w:date="2018-06-22T11:15:00Z">
        <w:r w:rsidR="00FD5613">
          <w:t xml:space="preserve"> extremadamente larga y que se necesita una mejor manera </w:t>
        </w:r>
      </w:ins>
      <w:ins w:id="978" w:author="Regina Casanova" w:date="2018-06-22T11:16:00Z">
        <w:r w:rsidR="00FD5613">
          <w:t>de realizar la búsqueda del establecimiento.</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979" w:author="Regina Casanova" w:date="2018-06-18T17:53:00Z">
        <w:r w:rsidR="00AC1607" w:rsidRPr="00BA156B" w:rsidDel="00E94926">
          <w:delText>sistema</w:delText>
        </w:r>
      </w:del>
      <w:ins w:id="980"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ins w:id="981" w:author="Regina Casanova" w:date="2018-06-18T23:52:00Z">
        <w:r w:rsidR="00EF41F7">
          <w:t>d</w:t>
        </w:r>
      </w:ins>
      <w:del w:id="982" w:author="Regina Casanova" w:date="2018-06-18T23:52:00Z">
        <w:r w:rsidR="00814F75" w:rsidRPr="00BA156B" w:rsidDel="00EF41F7">
          <w:delText xml:space="preserve">en </w:delText>
        </w:r>
      </w:del>
      <w:r w:rsidR="00814F75" w:rsidRPr="00BA156B">
        <w:t xml:space="preserve">el </w:t>
      </w:r>
      <w:del w:id="983" w:author="Regina Casanova" w:date="2018-06-18T17:53:00Z">
        <w:r w:rsidR="00814F75" w:rsidRPr="00BA156B" w:rsidDel="00E94926">
          <w:delText xml:space="preserve">sistema </w:delText>
        </w:r>
      </w:del>
      <w:ins w:id="984" w:author="Regina Casanova" w:date="2018-06-18T17:53:00Z">
        <w:r w:rsidR="00E94926">
          <w:t>software</w:t>
        </w:r>
      </w:ins>
      <w:ins w:id="985"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986" w:author="Regina Casanova" w:date="2018-06-18T17:53:00Z">
        <w:r w:rsidR="00814F75" w:rsidRPr="00BA156B" w:rsidDel="00E94926">
          <w:delText>sistema</w:delText>
        </w:r>
      </w:del>
      <w:ins w:id="987"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988" w:name="_Toc511166316"/>
      <w:r w:rsidRPr="00BA156B">
        <w:t>Personal de SUSALUD:</w:t>
      </w:r>
      <w:bookmarkEnd w:id="988"/>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989" w:name="_Toc511166317"/>
      <w:r w:rsidRPr="00BA156B">
        <w:t>Gestores de IPRESS:</w:t>
      </w:r>
      <w:bookmarkEnd w:id="989"/>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990" w:name="_Toc511166318"/>
      <w:r w:rsidRPr="00BA156B">
        <w:lastRenderedPageBreak/>
        <w:t>Ciudadanos:</w:t>
      </w:r>
      <w:bookmarkEnd w:id="990"/>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991" w:author="Regina Casanova" w:date="2018-06-18T17:53:00Z">
        <w:r w:rsidRPr="00BA156B" w:rsidDel="00E94926">
          <w:delText>sistema</w:delText>
        </w:r>
      </w:del>
      <w:ins w:id="992"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993" w:author="Regina Casanova" w:date="2018-06-18T17:53:00Z">
        <w:r w:rsidR="00465CE9" w:rsidRPr="00BA156B" w:rsidDel="00E94926">
          <w:delText>sistema</w:delText>
        </w:r>
      </w:del>
      <w:ins w:id="994"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995" w:author="Regina Casanova" w:date="2018-06-18T17:53:00Z">
        <w:r w:rsidRPr="00BA156B" w:rsidDel="00E94926">
          <w:delText>sistema</w:delText>
        </w:r>
      </w:del>
      <w:ins w:id="996"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997" w:author="Regina Casanova" w:date="2018-06-18T17:53:00Z">
        <w:r w:rsidRPr="00BA156B" w:rsidDel="00E94926">
          <w:delText xml:space="preserve">sistema </w:delText>
        </w:r>
      </w:del>
      <w:ins w:id="998" w:author="Regina Casanova" w:date="2018-06-18T17:53:00Z">
        <w:r w:rsidR="00E94926">
          <w:t>software</w:t>
        </w:r>
      </w:ins>
      <w:ins w:id="999" w:author="Regina Casanova" w:date="2018-06-18T17:39:00Z">
        <w:r w:rsidR="00234025">
          <w:t xml:space="preserve"> </w:t>
        </w:r>
      </w:ins>
      <w:r w:rsidRPr="00BA156B">
        <w:t xml:space="preserve">en algo funcional e inclusive algunos ofrecieron sus instalaciones para realizar pruebas piloto. El personal de SUSALUD vio el </w:t>
      </w:r>
      <w:del w:id="1000" w:author="Regina Casanova" w:date="2018-06-18T17:53:00Z">
        <w:r w:rsidRPr="00BA156B" w:rsidDel="00E94926">
          <w:delText xml:space="preserve">sistema </w:delText>
        </w:r>
      </w:del>
      <w:ins w:id="1001" w:author="Regina Casanova" w:date="2018-06-18T17:53:00Z">
        <w:r w:rsidR="00E94926">
          <w:t>software</w:t>
        </w:r>
      </w:ins>
      <w:ins w:id="1002" w:author="Regina Casanova" w:date="2018-06-18T17:39:00Z">
        <w:r w:rsidR="00234025">
          <w:t xml:space="preserve"> </w:t>
        </w:r>
      </w:ins>
      <w:r w:rsidR="00465CE9" w:rsidRPr="00BA156B">
        <w:t>útil,</w:t>
      </w:r>
      <w:r w:rsidR="00616D11" w:rsidRPr="00BA156B">
        <w:t xml:space="preserve"> pero lo compararon con un </w:t>
      </w:r>
      <w:del w:id="1003" w:author="Regina Casanova" w:date="2018-06-18T17:53:00Z">
        <w:r w:rsidR="00616D11" w:rsidRPr="00BA156B" w:rsidDel="00E94926">
          <w:delText xml:space="preserve">sistema </w:delText>
        </w:r>
      </w:del>
      <w:ins w:id="1004" w:author="Regina Casanova" w:date="2018-06-18T17:53:00Z">
        <w:r w:rsidR="00E94926">
          <w:t>software</w:t>
        </w:r>
      </w:ins>
      <w:ins w:id="1005"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1006" w:author="Regina Casanova" w:date="2018-06-18T17:53:00Z">
        <w:r w:rsidR="00465CE9" w:rsidRPr="00BA156B" w:rsidDel="00E94926">
          <w:delText>sistema</w:delText>
        </w:r>
      </w:del>
      <w:ins w:id="1007"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1008" w:name="_Toc511166319"/>
      <w:r w:rsidRPr="00BA156B">
        <w:lastRenderedPageBreak/>
        <w:t>Discusión</w:t>
      </w:r>
      <w:bookmarkEnd w:id="1008"/>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65C63008" w:rsidR="003700B5" w:rsidRDefault="00EA18EF" w:rsidP="00842BF2">
      <w:pPr>
        <w:pStyle w:val="Texto"/>
        <w:rPr>
          <w:ins w:id="1009"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ins w:id="1010" w:author="Regina Casanova" w:date="2018-06-20T13:29:00Z">
        <w:r w:rsidR="003700B5">
          <w:t xml:space="preserve"> encontraron</w:t>
        </w:r>
      </w:ins>
      <w:del w:id="1011"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1012"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1013" w:author="Regina Casanova" w:date="2018-06-20T13:31:00Z">
        <w:r w:rsidR="003700B5">
          <w:t xml:space="preserve"> que</w:t>
        </w:r>
      </w:ins>
      <w:del w:id="1014" w:author="Regina Casanova" w:date="2018-06-20T13:31:00Z">
        <w:r w:rsidR="00BF27D4" w:rsidRPr="00BA156B" w:rsidDel="003700B5">
          <w:delText xml:space="preserve"> </w:delText>
        </w:r>
      </w:del>
      <w:ins w:id="1015" w:author="Regina Casanova" w:date="2018-06-20T13:30:00Z">
        <w:r w:rsidR="003700B5">
          <w:t xml:space="preserve"> se trata de un s</w:t>
        </w:r>
      </w:ins>
      <w:ins w:id="1016" w:author="Regina Casanova" w:date="2018-06-20T13:32:00Z">
        <w:r w:rsidR="003700B5">
          <w:t>ervicio web</w:t>
        </w:r>
      </w:ins>
      <w:ins w:id="1017" w:author="Regina Casanova" w:date="2018-06-20T13:30:00Z">
        <w:r w:rsidR="003700B5">
          <w:t xml:space="preserve"> colgado en la </w:t>
        </w:r>
      </w:ins>
      <w:ins w:id="1018" w:author="Regina Casanova" w:date="2018-06-20T13:31:00Z">
        <w:r w:rsidR="003700B5">
          <w:t>página</w:t>
        </w:r>
      </w:ins>
      <w:ins w:id="1019" w:author="Regina Casanova" w:date="2018-06-20T13:30:00Z">
        <w:r w:rsidR="003700B5">
          <w:t xml:space="preserve"> web de la superintendencia de salud de Chile </w:t>
        </w:r>
      </w:ins>
      <w:ins w:id="1020" w:author="Regina Casanova" w:date="2018-06-20T13:32:00Z">
        <w:r w:rsidR="003700B5">
          <w:t xml:space="preserve">en donde se reciben exclusivamente reclamos tanto para entidades prestadoras de salud </w:t>
        </w:r>
      </w:ins>
      <w:ins w:id="1021" w:author="Regina Casanova" w:date="2018-06-20T13:33:00Z">
        <w:r w:rsidR="003700B5">
          <w:t>públicas</w:t>
        </w:r>
      </w:ins>
      <w:ins w:id="1022" w:author="Regina Casanova" w:date="2018-06-20T13:32:00Z">
        <w:r w:rsidR="003700B5">
          <w:t xml:space="preserve"> y privadas</w:t>
        </w:r>
      </w:ins>
      <w:ins w:id="1023" w:author="Regina Casanova" w:date="2018-06-20T13:33:00Z">
        <w:r w:rsidR="003700B5">
          <w:t xml:space="preserve">. Incluso permiten los reclamos correspondientes a los planes de seguro </w:t>
        </w:r>
      </w:ins>
      <w:ins w:id="1024" w:author="Regina Casanova" w:date="2018-06-20T13:34:00Z">
        <w:r w:rsidR="003700B5">
          <w:t>públicos</w:t>
        </w:r>
      </w:ins>
      <w:ins w:id="1025" w:author="Regina Casanova" w:date="2018-06-20T13:33:00Z">
        <w:r w:rsidR="003700B5">
          <w:t xml:space="preserve"> </w:t>
        </w:r>
      </w:ins>
      <w:ins w:id="1026" w:author="Regina Casanova" w:date="2018-06-20T13:34:00Z">
        <w:r w:rsidR="003700B5">
          <w:t>y privados disponibles en dicho territori</w:t>
        </w:r>
        <w:r w:rsidR="002F7195">
          <w:t xml:space="preserve">o. Este </w:t>
        </w:r>
      </w:ins>
      <w:ins w:id="1027" w:author="Regina Casanova" w:date="2018-06-20T13:37:00Z">
        <w:r w:rsidR="002F7195">
          <w:t>trámite</w:t>
        </w:r>
      </w:ins>
      <w:ins w:id="1028" w:author="Regina Casanova" w:date="2018-06-20T13:34:00Z">
        <w:r w:rsidR="002F7195">
          <w:t xml:space="preserve"> es gratuito e involucra la solicitud de una serie de documentos </w:t>
        </w:r>
      </w:ins>
      <w:ins w:id="1029" w:author="Regina Casanova" w:date="2018-06-20T13:35:00Z">
        <w:r w:rsidR="002F7195">
          <w:t xml:space="preserve">al ciudadano, como la cedula de identidad y un formulario de reclamos que debe cumplir ciertos requisitos para poder ser considerado como un reclamo valido. </w:t>
        </w:r>
      </w:ins>
      <w:ins w:id="1030" w:author="Regina Casanova" w:date="2018-06-20T13:36:00Z">
        <w:r w:rsidR="002F7195">
          <w:t xml:space="preserve">El plazo de respuesta para estos reclamos es entre 60 y 140 días hábiles, lo cual representa el doble de tiempo que el máximo permitido en el territorio peruano. </w:t>
        </w:r>
      </w:ins>
      <w:ins w:id="1031" w:author="Regina Casanova" w:date="2018-06-20T13:38:00Z">
        <w:r w:rsidR="002F7195">
          <w:t xml:space="preserve">Este servicio de la </w:t>
        </w:r>
      </w:ins>
      <w:ins w:id="1032" w:author="Regina Casanova" w:date="2018-06-20T13:42:00Z">
        <w:r w:rsidR="002F7195">
          <w:t>Superintendencia</w:t>
        </w:r>
      </w:ins>
      <w:ins w:id="1033" w:author="Regina Casanova" w:date="2018-06-20T13:38:00Z">
        <w:r w:rsidR="002F7195">
          <w:t xml:space="preserve"> de Salud de Chile tiene 3 formas </w:t>
        </w:r>
      </w:ins>
      <w:ins w:id="1034" w:author="Regina Casanova" w:date="2018-06-20T13:39:00Z">
        <w:r w:rsidR="002F7195">
          <w:t xml:space="preserve">de ser presentado, en línea, en oficinas o por carta. En el caso de </w:t>
        </w:r>
      </w:ins>
      <w:ins w:id="1035"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1036" w:author="Regina Casanova" w:date="2018-06-20T13:41:00Z">
        <w:r w:rsidR="002F7195">
          <w:t xml:space="preserve">Adicionalmente, se puede revisar el estado de </w:t>
        </w:r>
        <w:r w:rsidR="002F7195">
          <w:lastRenderedPageBreak/>
          <w:t xml:space="preserve">la solicitud y hacer consultas sobre el caso </w:t>
        </w:r>
      </w:ins>
      <w:ins w:id="1037" w:author="Regina Casanova" w:date="2018-06-20T13:42:00Z">
        <w:r w:rsidR="002F7195">
          <w:t>específico</w:t>
        </w:r>
      </w:ins>
      <w:ins w:id="1038" w:author="Regina Casanova" w:date="2018-06-20T13:41:00Z">
        <w:r w:rsidR="002F7195">
          <w:t xml:space="preserve">. </w:t>
        </w:r>
      </w:ins>
      <w:ins w:id="1039" w:author="Regina Casanova" w:date="2018-06-20T13:42:00Z">
        <w:r w:rsidR="002F7195">
          <w:t xml:space="preserve">Cuando se realiza el </w:t>
        </w:r>
      </w:ins>
      <w:ins w:id="1040" w:author="Regina Casanova" w:date="2018-06-20T13:43:00Z">
        <w:r w:rsidR="002F7195">
          <w:t>trámite</w:t>
        </w:r>
      </w:ins>
      <w:ins w:id="1041" w:author="Regina Casanova" w:date="2018-06-20T13:42:00Z">
        <w:r w:rsidR="002F7195">
          <w:t xml:space="preserve"> por oficina o carta, se necesita llevar los documentos necesarios y entregarlos explicando el motivo de la visita a la oficina o de enviarlo a alguna oficina cercana. </w:t>
        </w:r>
      </w:ins>
      <w:ins w:id="1042" w:author="Regina Casanova" w:date="2018-06-20T13:44:00Z">
        <w:r w:rsidR="002F7195">
          <w:t xml:space="preserve">Cuando se </w:t>
        </w:r>
      </w:ins>
      <w:ins w:id="1043" w:author="Regina Casanova" w:date="2018-06-20T13:45:00Z">
        <w:r w:rsidR="00944154">
          <w:t>intentó</w:t>
        </w:r>
      </w:ins>
      <w:ins w:id="1044" w:author="Regina Casanova" w:date="2018-06-20T13:44:00Z">
        <w:r w:rsidR="002F7195">
          <w:t xml:space="preserve"> acceder al servicio en línea </w:t>
        </w:r>
        <w:r w:rsidR="00944154">
          <w:t>para colocar un reclamo</w:t>
        </w:r>
        <w:r w:rsidR="002F7195">
          <w:t xml:space="preserve">, no fue posible verificar como </w:t>
        </w:r>
      </w:ins>
      <w:ins w:id="1045" w:author="Regina Casanova" w:date="2018-06-20T13:45:00Z">
        <w:r w:rsidR="00944154">
          <w:t>era</w:t>
        </w:r>
      </w:ins>
      <w:ins w:id="1046" w:author="Regina Casanova" w:date="2018-06-20T13:44:00Z">
        <w:r w:rsidR="002F7195">
          <w:t xml:space="preserve"> </w:t>
        </w:r>
      </w:ins>
      <w:ins w:id="1047" w:author="Regina Casanova" w:date="2018-06-20T13:45:00Z">
        <w:r w:rsidR="00944154">
          <w:t>internamente</w:t>
        </w:r>
      </w:ins>
      <w:ins w:id="1048" w:author="Regina Casanova" w:date="2018-06-20T13:44:00Z">
        <w:r w:rsidR="002F7195">
          <w:t xml:space="preserve"> el software debido a que para </w:t>
        </w:r>
        <w:r w:rsidR="00944154">
          <w:t xml:space="preserve">crear un usuario, </w:t>
        </w:r>
      </w:ins>
      <w:ins w:id="1049" w:author="Regina Casanova" w:date="2018-06-20T13:46:00Z">
        <w:r w:rsidR="00944154">
          <w:t>se necesitaba colocar</w:t>
        </w:r>
      </w:ins>
      <w:ins w:id="1050" w:author="Regina Casanova" w:date="2018-06-20T13:44:00Z">
        <w:r w:rsidR="00944154">
          <w:t xml:space="preserve">, adicionalmente a nombre completo, correo </w:t>
        </w:r>
      </w:ins>
      <w:ins w:id="1051" w:author="Regina Casanova" w:date="2018-06-20T13:45:00Z">
        <w:r w:rsidR="00944154">
          <w:t>electrónico</w:t>
        </w:r>
      </w:ins>
      <w:ins w:id="1052" w:author="Regina Casanova" w:date="2018-06-20T13:44:00Z">
        <w:r w:rsidR="00944154">
          <w:t xml:space="preserve"> </w:t>
        </w:r>
      </w:ins>
      <w:ins w:id="1053" w:author="Regina Casanova" w:date="2018-06-20T13:45:00Z">
        <w:r w:rsidR="00944154">
          <w:t xml:space="preserve">y pregunta secreta para seguridad, </w:t>
        </w:r>
      </w:ins>
      <w:ins w:id="1054" w:author="Regina Casanova" w:date="2018-06-20T13:46:00Z">
        <w:r w:rsidR="00944154">
          <w:t>el número de cedula de identidad chilena y cuál era la aseguradora del ciudadano.</w:t>
        </w:r>
      </w:ins>
    </w:p>
    <w:p w14:paraId="5D5D3367" w14:textId="1E0CFA53" w:rsidR="00B9043C" w:rsidRDefault="00944154" w:rsidP="00842BF2">
      <w:pPr>
        <w:pStyle w:val="Texto"/>
        <w:rPr>
          <w:ins w:id="1055" w:author="Regina Casanova" w:date="2018-06-20T14:19:00Z"/>
        </w:rPr>
      </w:pPr>
      <w:ins w:id="1056" w:author="Regina Casanova" w:date="2018-06-20T13:50:00Z">
        <w:r>
          <w:t xml:space="preserve">Adicionalmente, se encontró una iniciativa similar </w:t>
        </w:r>
      </w:ins>
      <w:ins w:id="1057"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1058" w:author="Regina Casanova" w:date="2018-06-20T13:47:00Z">
        <w:r w:rsidRPr="00BA156B">
          <w:fldChar w:fldCharType="separate"/>
        </w:r>
      </w:ins>
      <w:r w:rsidR="00D92F33" w:rsidRPr="00D92F33">
        <w:rPr>
          <w:noProof/>
        </w:rPr>
        <w:t>(49)</w:t>
      </w:r>
      <w:ins w:id="1059" w:author="Regina Casanova" w:date="2018-06-20T13:47:00Z">
        <w:r w:rsidRPr="00BA156B">
          <w:fldChar w:fldCharType="end"/>
        </w:r>
        <w:r w:rsidRPr="00BA156B">
          <w:t>.</w:t>
        </w:r>
      </w:ins>
      <w:ins w:id="1060" w:author="Regina Casanova" w:date="2018-06-20T13:50:00Z">
        <w:r>
          <w:t xml:space="preserve"> Esta iniciativa se encuentra liderada por el Ministerio de Salud </w:t>
        </w:r>
      </w:ins>
      <w:ins w:id="1061" w:author="Regina Casanova" w:date="2018-06-20T14:10:00Z">
        <w:r w:rsidR="009475F4">
          <w:t xml:space="preserve">y Protección Social </w:t>
        </w:r>
      </w:ins>
      <w:ins w:id="1062" w:author="Regina Casanova" w:date="2018-06-20T13:57:00Z">
        <w:r w:rsidR="00394525">
          <w:t xml:space="preserve">de </w:t>
        </w:r>
      </w:ins>
      <w:ins w:id="1063" w:author="Regina Casanova" w:date="2018-06-20T13:50:00Z">
        <w:r w:rsidR="00394525">
          <w:t>Colombia</w:t>
        </w:r>
        <w:r>
          <w:t xml:space="preserve"> donde ponen a disposici</w:t>
        </w:r>
      </w:ins>
      <w:ins w:id="1064" w:author="Regina Casanova" w:date="2018-06-20T13:51:00Z">
        <w:r>
          <w:t xml:space="preserve">ón de los ciudadanos un servicio web por el cual se pueden presentar peticiones, quejas, reclamos, sugerencias o denuncias. </w:t>
        </w:r>
      </w:ins>
      <w:ins w:id="1065" w:author="Regina Casanova" w:date="2018-06-20T13:52:00Z">
        <w:r>
          <w:t>Este servicio web, cuenta con una página web donde explican detalladamente las competencias y ámbitos d</w:t>
        </w:r>
        <w:r w:rsidR="00B9043C">
          <w:t xml:space="preserve">ependiendo del tipo de </w:t>
        </w:r>
      </w:ins>
      <w:ins w:id="1066" w:author="Regina Casanova" w:date="2018-06-20T14:22:00Z">
        <w:r w:rsidR="00B9043C">
          <w:t>petición</w:t>
        </w:r>
      </w:ins>
      <w:ins w:id="1067" w:author="Regina Casanova" w:date="2018-06-20T13:52:00Z">
        <w:r>
          <w:t xml:space="preserve"> que el ciudadano tenga. </w:t>
        </w:r>
      </w:ins>
      <w:ins w:id="1068" w:author="Regina Casanova" w:date="2018-06-20T13:53:00Z">
        <w:r>
          <w:t>Incluyen una sección donde, dependiendo del tipo de reclamo a ser presentado, indican al ciudadano a que entidad gubernamental dirigirse para hacer m</w:t>
        </w:r>
      </w:ins>
      <w:ins w:id="1069" w:author="Regina Casanova" w:date="2018-06-20T13:54:00Z">
        <w:r>
          <w:t xml:space="preserve">ás específico su reclamo. </w:t>
        </w:r>
      </w:ins>
      <w:ins w:id="1070" w:author="Regina Casanova" w:date="2018-06-20T13:55:00Z">
        <w:r>
          <w:t xml:space="preserve">Esta página web cuenta con un </w:t>
        </w:r>
      </w:ins>
      <w:ins w:id="1071" w:author="Regina Casanova" w:date="2018-06-20T13:56:00Z">
        <w:r w:rsidR="00394525">
          <w:t>vínculo</w:t>
        </w:r>
      </w:ins>
      <w:ins w:id="1072" w:author="Regina Casanova" w:date="2018-06-20T13:55:00Z">
        <w:r>
          <w:t xml:space="preserve"> a una sección de Preguntas Frecue</w:t>
        </w:r>
        <w:r w:rsidR="00394525">
          <w:t xml:space="preserve">ntes sobre los tipos de </w:t>
        </w:r>
      </w:ins>
      <w:ins w:id="1073" w:author="Regina Casanova" w:date="2018-06-20T14:22:00Z">
        <w:r w:rsidR="00B9043C">
          <w:t>peticion</w:t>
        </w:r>
      </w:ins>
      <w:ins w:id="1074" w:author="Regina Casanova" w:date="2018-06-20T14:01:00Z">
        <w:r w:rsidR="00394525">
          <w:t>es o dudas</w:t>
        </w:r>
      </w:ins>
      <w:ins w:id="1075" w:author="Regina Casanova" w:date="2018-06-20T13:55:00Z">
        <w:r>
          <w:t xml:space="preserve"> que puedan </w:t>
        </w:r>
        <w:r w:rsidR="00394525">
          <w:t>presentarse</w:t>
        </w:r>
      </w:ins>
      <w:ins w:id="1076" w:author="Regina Casanova" w:date="2018-06-20T14:01:00Z">
        <w:r w:rsidR="00394525">
          <w:t xml:space="preserve"> y como estos pueden ser resueltos</w:t>
        </w:r>
      </w:ins>
      <w:ins w:id="1077" w:author="Regina Casanova" w:date="2018-06-20T13:55:00Z">
        <w:r w:rsidR="00394525">
          <w:t xml:space="preserve">. Estas preguntas frecuentes incluso se encuentran divididas en dos </w:t>
        </w:r>
      </w:ins>
      <w:ins w:id="1078" w:author="Regina Casanova" w:date="2018-06-20T13:56:00Z">
        <w:r w:rsidR="00394525">
          <w:t xml:space="preserve">temáticas que se diferencian en Protección Social y en Salud específicamente. Dichas temáticas tienen adicionalmente </w:t>
        </w:r>
      </w:ins>
      <w:ins w:id="1079" w:author="Regina Casanova" w:date="2018-06-20T13:57:00Z">
        <w:r w:rsidR="00394525">
          <w:t>sub-temáticas</w:t>
        </w:r>
      </w:ins>
      <w:ins w:id="1080" w:author="Regina Casanova" w:date="2018-06-20T13:56:00Z">
        <w:r w:rsidR="00394525">
          <w:t xml:space="preserve"> con las que pueden orientar mejor a la </w:t>
        </w:r>
      </w:ins>
      <w:ins w:id="1081" w:author="Regina Casanova" w:date="2018-06-20T13:57:00Z">
        <w:r w:rsidR="00394525">
          <w:t>ciudadanía</w:t>
        </w:r>
      </w:ins>
      <w:ins w:id="1082" w:author="Regina Casanova" w:date="2018-06-20T13:56:00Z">
        <w:r w:rsidR="00394525">
          <w:t xml:space="preserve"> </w:t>
        </w:r>
      </w:ins>
      <w:ins w:id="1083" w:author="Regina Casanova" w:date="2018-06-20T13:57:00Z">
        <w:r w:rsidR="00394525">
          <w:t>sobre diversos temas competentes al campo de acción del Ministerio de Salud</w:t>
        </w:r>
      </w:ins>
      <w:ins w:id="1084" w:author="Regina Casanova" w:date="2018-06-20T14:10:00Z">
        <w:r w:rsidR="009475F4">
          <w:t xml:space="preserve"> y Protección Social</w:t>
        </w:r>
      </w:ins>
      <w:ins w:id="1085" w:author="Regina Casanova" w:date="2018-06-20T13:57:00Z">
        <w:r w:rsidR="00394525">
          <w:t xml:space="preserve"> de Colombia.</w:t>
        </w:r>
      </w:ins>
      <w:ins w:id="1086" w:author="Regina Casanova" w:date="2018-06-20T13:58:00Z">
        <w:r w:rsidR="00394525">
          <w:t xml:space="preserve"> </w:t>
        </w:r>
      </w:ins>
      <w:ins w:id="1087" w:author="Regina Casanova" w:date="2018-06-20T14:00:00Z">
        <w:r w:rsidR="00394525">
          <w:t>Para todos</w:t>
        </w:r>
        <w:r w:rsidR="00B9043C">
          <w:t xml:space="preserve"> los tipos de </w:t>
        </w:r>
      </w:ins>
      <w:ins w:id="1088" w:author="Regina Casanova" w:date="2018-06-20T14:22:00Z">
        <w:r w:rsidR="00B9043C">
          <w:t>peticion</w:t>
        </w:r>
      </w:ins>
      <w:ins w:id="1089" w:author="Regina Casanova" w:date="2018-06-20T14:00:00Z">
        <w:r w:rsidR="00394525">
          <w:t>es que reciben, se encuentra una lista e</w:t>
        </w:r>
      </w:ins>
      <w:ins w:id="1090" w:author="Regina Casanova" w:date="2018-06-20T13:58:00Z">
        <w:r w:rsidR="00394525">
          <w:t xml:space="preserve">n su </w:t>
        </w:r>
      </w:ins>
      <w:ins w:id="1091" w:author="Regina Casanova" w:date="2018-06-20T14:00:00Z">
        <w:r w:rsidR="00394525">
          <w:t>página</w:t>
        </w:r>
      </w:ins>
      <w:ins w:id="1092" w:author="Regina Casanova" w:date="2018-06-20T13:58:00Z">
        <w:r w:rsidR="00394525">
          <w:t xml:space="preserve"> principal </w:t>
        </w:r>
      </w:ins>
      <w:ins w:id="1093" w:author="Regina Casanova" w:date="2018-06-20T14:00:00Z">
        <w:r w:rsidR="00394525">
          <w:t xml:space="preserve">donde </w:t>
        </w:r>
        <w:r w:rsidR="00394525">
          <w:lastRenderedPageBreak/>
          <w:t xml:space="preserve">explican las definiciones de cada uno y </w:t>
        </w:r>
      </w:ins>
      <w:ins w:id="1094" w:author="Regina Casanova" w:date="2018-06-20T13:58:00Z">
        <w:r w:rsidR="00394525">
          <w:t>muestra</w:t>
        </w:r>
      </w:ins>
      <w:ins w:id="1095" w:author="Regina Casanova" w:date="2018-06-20T14:01:00Z">
        <w:r w:rsidR="00394525">
          <w:t>n</w:t>
        </w:r>
      </w:ins>
      <w:ins w:id="1096" w:author="Regina Casanova" w:date="2018-06-20T13:58:00Z">
        <w:r w:rsidR="00394525">
          <w:t xml:space="preserve"> los tiempo de respuesta que puede tomar cada tipo de </w:t>
        </w:r>
      </w:ins>
      <w:ins w:id="1097" w:author="Regina Casanova" w:date="2018-06-20T14:23:00Z">
        <w:r w:rsidR="00B9043C">
          <w:t>petición</w:t>
        </w:r>
      </w:ins>
      <w:ins w:id="1098" w:author="Regina Casanova" w:date="2018-06-20T13:58:00Z">
        <w:r w:rsidR="00394525">
          <w:t xml:space="preserve">, siendo el </w:t>
        </w:r>
      </w:ins>
      <w:ins w:id="1099" w:author="Regina Casanova" w:date="2018-06-20T13:59:00Z">
        <w:r w:rsidR="00394525">
          <w:t>tiempo promedio de respuesta de 15 días</w:t>
        </w:r>
      </w:ins>
      <w:ins w:id="1100" w:author="Regina Casanova" w:date="2018-06-20T14:00:00Z">
        <w:r w:rsidR="00394525">
          <w:t xml:space="preserve"> hábiles</w:t>
        </w:r>
      </w:ins>
      <w:ins w:id="1101" w:author="Regina Casanova" w:date="2018-06-20T13:59:00Z">
        <w:r w:rsidR="00394525">
          <w:t xml:space="preserve">. Solo las consultas de un caso </w:t>
        </w:r>
      </w:ins>
      <w:ins w:id="1102" w:author="Regina Casanova" w:date="2018-06-20T14:00:00Z">
        <w:r w:rsidR="00394525">
          <w:t>específico</w:t>
        </w:r>
      </w:ins>
      <w:ins w:id="1103" w:author="Regina Casanova" w:date="2018-06-20T13:59:00Z">
        <w:r w:rsidR="00394525">
          <w:t xml:space="preserve"> puede tomar hasta 30 d</w:t>
        </w:r>
      </w:ins>
      <w:ins w:id="1104" w:author="Regina Casanova" w:date="2018-06-20T14:00:00Z">
        <w:r w:rsidR="00394525">
          <w:t>ías hábiles de respuesta.</w:t>
        </w:r>
      </w:ins>
      <w:ins w:id="1105" w:author="Regina Casanova" w:date="2018-06-20T14:03:00Z">
        <w:r w:rsidR="00394525">
          <w:t xml:space="preserve"> Cabe destacar que entre los tipos de </w:t>
        </w:r>
      </w:ins>
      <w:ins w:id="1106" w:author="Regina Casanova" w:date="2018-06-20T14:23:00Z">
        <w:r w:rsidR="00B9043C">
          <w:t>petición</w:t>
        </w:r>
      </w:ins>
      <w:ins w:id="1107" w:author="Regina Casanova" w:date="2018-06-20T14:03:00Z">
        <w:r w:rsidR="00394525">
          <w:t xml:space="preserve"> que se pueden presentar incluyen los llamados “Derechos de Petici</w:t>
        </w:r>
      </w:ins>
      <w:ins w:id="1108" w:author="Regina Casanova" w:date="2018-06-20T14:04:00Z">
        <w:r w:rsidR="00394525">
          <w:t>ón” que pueden ser tanto de interés general o particular dependiendo si afecta o tiene relación con el p</w:t>
        </w:r>
        <w:r w:rsidR="009475F4">
          <w:t>eticionario. Esto representa un</w:t>
        </w:r>
      </w:ins>
      <w:ins w:id="1109" w:author="Regina Casanova" w:date="2018-06-20T14:05:00Z">
        <w:r w:rsidR="009475F4">
          <w:t xml:space="preserve">a forma creativa de pedir sugerencias a la </w:t>
        </w:r>
      </w:ins>
      <w:ins w:id="1110" w:author="Regina Casanova" w:date="2018-06-20T14:06:00Z">
        <w:r w:rsidR="009475F4">
          <w:t>ciudadanía</w:t>
        </w:r>
      </w:ins>
      <w:ins w:id="1111" w:author="Regina Casanova" w:date="2018-06-20T14:05:00Z">
        <w:r w:rsidR="009475F4">
          <w:t xml:space="preserve"> </w:t>
        </w:r>
      </w:ins>
      <w:ins w:id="1112" w:author="Regina Casanova" w:date="2018-06-20T14:06:00Z">
        <w:r w:rsidR="009475F4">
          <w:t xml:space="preserve">sin necesidad de que tenga que haber ocurrido un hecho negativo y que puedan representar una mejora en el servicio de salud brindado. </w:t>
        </w:r>
      </w:ins>
      <w:ins w:id="1113" w:author="Regina Casanova" w:date="2018-06-20T14:07:00Z">
        <w:r w:rsidR="009475F4">
          <w:t xml:space="preserve">Ellos cuentan con una diferenciación entre el </w:t>
        </w:r>
      </w:ins>
      <w:ins w:id="1114" w:author="Regina Casanova" w:date="2018-06-20T14:08:00Z">
        <w:r w:rsidR="009475F4">
          <w:t>término</w:t>
        </w:r>
      </w:ins>
      <w:ins w:id="1115" w:author="Regina Casanova" w:date="2018-06-20T14:07:00Z">
        <w:r w:rsidR="009475F4">
          <w:t xml:space="preserve"> “Queja” y “Reclamo” donde el primero es exclusivo para conductas inadecuadas del personal mientras que la segunda es para deficiencias en la prestaci</w:t>
        </w:r>
      </w:ins>
      <w:ins w:id="1116" w:author="Regina Casanova" w:date="2018-06-20T14:08:00Z">
        <w:r w:rsidR="009475F4">
          <w:t>ón de servicios que ofrecen. Esta diferenciación resulta mucho más especifica que la diferenciaci</w:t>
        </w:r>
      </w:ins>
      <w:ins w:id="1117" w:author="Regina Casanova" w:date="2018-06-20T14:09:00Z">
        <w:r w:rsidR="009475F4">
          <w:t xml:space="preserve">ón de los mismos términos en el Perú. Por </w:t>
        </w:r>
      </w:ins>
      <w:ins w:id="1118" w:author="Regina Casanova" w:date="2018-06-20T14:10:00Z">
        <w:r w:rsidR="009475F4">
          <w:t>último</w:t>
        </w:r>
      </w:ins>
      <w:ins w:id="1119" w:author="Regina Casanova" w:date="2018-06-20T14:09:00Z">
        <w:r w:rsidR="009475F4">
          <w:t xml:space="preserve">, ellos cuentan con el </w:t>
        </w:r>
      </w:ins>
      <w:ins w:id="1120" w:author="Regina Casanova" w:date="2018-06-20T14:10:00Z">
        <w:r w:rsidR="009475F4">
          <w:t>término</w:t>
        </w:r>
      </w:ins>
      <w:ins w:id="1121" w:author="Regina Casanova" w:date="2018-06-20T14:09:00Z">
        <w:r w:rsidR="009475F4">
          <w:t xml:space="preserve"> “Denuncia” el cual se utiliza para conductas posiblemente irregulares </w:t>
        </w:r>
      </w:ins>
      <w:ins w:id="1122" w:author="Regina Casanova" w:date="2018-06-20T14:10:00Z">
        <w:r w:rsidR="009475F4">
          <w:t xml:space="preserve">que involucren </w:t>
        </w:r>
      </w:ins>
      <w:ins w:id="1123" w:author="Regina Casanova" w:date="2018-06-20T14:09:00Z">
        <w:r w:rsidR="009475F4">
          <w:t xml:space="preserve">las funciones, decisiones o intereses </w:t>
        </w:r>
      </w:ins>
      <w:ins w:id="1124" w:author="Regina Casanova" w:date="2018-06-20T14:10:00Z">
        <w:r w:rsidR="009475F4">
          <w:t>de los funcionarios del Ministerio de Salud y Protección Social.</w:t>
        </w:r>
      </w:ins>
      <w:ins w:id="1125" w:author="Regina Casanova" w:date="2018-06-20T14:11:00Z">
        <w:r w:rsidR="00EE5DBF">
          <w:t xml:space="preserve"> Es</w:t>
        </w:r>
      </w:ins>
      <w:ins w:id="1126" w:author="Regina Casanova" w:date="2018-06-20T14:12:00Z">
        <w:r w:rsidR="00EE5DBF">
          <w:t>ta diferenciación resulta adecuada para poder encontrar fallas de una forma m</w:t>
        </w:r>
      </w:ins>
      <w:ins w:id="1127" w:author="Regina Casanova" w:date="2018-06-20T14:13:00Z">
        <w:r w:rsidR="00EE5DBF">
          <w:t xml:space="preserve">ás directa y concisa. Cuando se </w:t>
        </w:r>
      </w:ins>
      <w:ins w:id="1128" w:author="Regina Casanova" w:date="2018-06-20T14:16:00Z">
        <w:r w:rsidR="00B9043C">
          <w:t>ingresó</w:t>
        </w:r>
      </w:ins>
      <w:ins w:id="1129" w:author="Regina Casanova" w:date="2018-06-20T14:13:00Z">
        <w:r w:rsidR="00EE5DBF">
          <w:t xml:space="preserve"> al sistema web</w:t>
        </w:r>
      </w:ins>
      <w:ins w:id="1130" w:author="Regina Casanova" w:date="2018-06-20T14:15:00Z">
        <w:r w:rsidR="00EE5DBF">
          <w:t xml:space="preserve"> </w:t>
        </w:r>
      </w:ins>
      <w:ins w:id="1131"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1132" w:author="Regina Casanova" w:date="2018-06-20T14:16:00Z">
        <w:r w:rsidR="00B9043C">
          <w:fldChar w:fldCharType="end"/>
        </w:r>
      </w:ins>
      <w:ins w:id="1133" w:author="Regina Casanova" w:date="2018-06-20T14:13:00Z">
        <w:r w:rsidR="00EE5DBF">
          <w:t xml:space="preserve"> se encontró una sola pantalla donde</w:t>
        </w:r>
      </w:ins>
      <w:ins w:id="1134" w:author="Regina Casanova" w:date="2018-06-20T14:15:00Z">
        <w:r w:rsidR="00EE5DBF">
          <w:t>, depen</w:t>
        </w:r>
        <w:r w:rsidR="00B9043C">
          <w:t xml:space="preserve">diendo en cual tipo de </w:t>
        </w:r>
      </w:ins>
      <w:ins w:id="1135" w:author="Regina Casanova" w:date="2018-06-20T14:23:00Z">
        <w:r w:rsidR="00B9043C">
          <w:t>petición</w:t>
        </w:r>
      </w:ins>
      <w:ins w:id="1136" w:author="Regina Casanova" w:date="2018-06-20T14:15:00Z">
        <w:r w:rsidR="00EE5DBF">
          <w:t xml:space="preserve"> se hubiera seleccionado en la anterior p</w:t>
        </w:r>
        <w:r w:rsidR="00B9043C">
          <w:t>ágina web,</w:t>
        </w:r>
      </w:ins>
      <w:ins w:id="1137" w:author="Regina Casanova" w:date="2018-06-20T14:18:00Z">
        <w:r w:rsidR="00B9043C">
          <w:t xml:space="preserve"> </w:t>
        </w:r>
      </w:ins>
      <w:ins w:id="1138" w:author="Regina Casanova" w:date="2018-06-20T14:19:00Z">
        <w:r w:rsidR="00B9043C">
          <w:t xml:space="preserve">me </w:t>
        </w:r>
      </w:ins>
      <w:ins w:id="1139" w:author="Regina Casanova" w:date="2018-06-20T14:20:00Z">
        <w:r w:rsidR="00B9043C">
          <w:t>pedía</w:t>
        </w:r>
      </w:ins>
      <w:ins w:id="1140" w:author="Regina Casanova" w:date="2018-06-20T14:18:00Z">
        <w:r w:rsidR="00B9043C">
          <w:t xml:space="preserve"> identificarme incluso </w:t>
        </w:r>
      </w:ins>
      <w:ins w:id="1141" w:author="Regina Casanova" w:date="2018-06-20T14:19:00Z">
        <w:r w:rsidR="00B9043C">
          <w:t xml:space="preserve">con una cedula de identidad la cual se validaba con los nombres y apellidos de la persona. En esta </w:t>
        </w:r>
      </w:ins>
      <w:ins w:id="1142" w:author="Regina Casanova" w:date="2018-06-20T14:20:00Z">
        <w:r w:rsidR="00B9043C">
          <w:t>web adicionalmente me permitían adjuntar archivos en formato de imagen o documento para soportar mi petición. Algo que llama mucho la atenci</w:t>
        </w:r>
      </w:ins>
      <w:ins w:id="1143"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1144" w:author="Regina Casanova" w:date="2018-06-20T13:30:00Z"/>
        </w:rPr>
      </w:pPr>
      <w:ins w:id="1145" w:author="Regina Casanova" w:date="2018-06-20T14:27:00Z">
        <w:r>
          <w:t xml:space="preserve">En ambas iniciativas, se vio la presencia de una página web que acompañaba al software web donde se explicaban los alcances y rangos de acción tanto de la </w:t>
        </w:r>
      </w:ins>
      <w:ins w:id="1146" w:author="Regina Casanova" w:date="2018-06-20T14:28:00Z">
        <w:r>
          <w:t>S</w:t>
        </w:r>
      </w:ins>
      <w:ins w:id="1147" w:author="Regina Casanova" w:date="2018-06-20T14:27:00Z">
        <w:r>
          <w:t xml:space="preserve">uperintendencia </w:t>
        </w:r>
      </w:ins>
      <w:ins w:id="1148" w:author="Regina Casanova" w:date="2018-06-20T14:28:00Z">
        <w:r>
          <w:t xml:space="preserve">en Salud de Chile </w:t>
        </w:r>
      </w:ins>
      <w:ins w:id="1149" w:author="Regina Casanova" w:date="2018-06-20T14:27:00Z">
        <w:r>
          <w:t>como del Ministerio de Salud y Protecci</w:t>
        </w:r>
      </w:ins>
      <w:ins w:id="1150" w:author="Regina Casanova" w:date="2018-06-20T14:28:00Z">
        <w:r>
          <w:t xml:space="preserve">ón Social de Colombia. Se </w:t>
        </w:r>
        <w:r w:rsidR="00917B46">
          <w:t xml:space="preserve">resalta su importancia ya que sin dicha página web, no se podría entender cómo funciona y para que debe ser utilizado. </w:t>
        </w:r>
      </w:ins>
      <w:ins w:id="1151" w:author="Regina Casanova" w:date="2018-06-20T14:29:00Z">
        <w:r w:rsidR="00917B46">
          <w:t>Esto también debería ser parte del sistema web peruano en el momento que se implemente para poder evitar c</w:t>
        </w:r>
      </w:ins>
      <w:ins w:id="1152" w:author="Regina Casanova" w:date="2018-06-20T14:30:00Z">
        <w:r w:rsidR="00917B46">
          <w:t>reencias</w:t>
        </w:r>
      </w:ins>
      <w:ins w:id="1153" w:author="Regina Casanova" w:date="2018-06-20T14:29:00Z">
        <w:r w:rsidR="00917B46">
          <w:t xml:space="preserve"> </w:t>
        </w:r>
      </w:ins>
      <w:ins w:id="1154" w:author="Regina Casanova" w:date="2018-06-20T14:30:00Z">
        <w:r w:rsidR="00917B46">
          <w:t>erróneas en la población.</w:t>
        </w:r>
      </w:ins>
      <w:ins w:id="1155" w:author="Regina Casanova" w:date="2018-06-20T14:29:00Z">
        <w:r w:rsidR="00917B46">
          <w:t xml:space="preserve"> </w:t>
        </w:r>
      </w:ins>
    </w:p>
    <w:p w14:paraId="67EE9058" w14:textId="575E077A" w:rsidR="00DB0C2C" w:rsidRDefault="0005010F" w:rsidP="00842BF2">
      <w:pPr>
        <w:pStyle w:val="Texto"/>
        <w:rPr>
          <w:ins w:id="1156" w:author="Regina Casanova" w:date="2018-06-20T16:24:00Z"/>
        </w:rPr>
      </w:pPr>
      <w:ins w:id="1157" w:author="Regina Casanova" w:date="2018-06-20T14:32:00Z">
        <w:r>
          <w:t xml:space="preserve">Sin embargo, </w:t>
        </w:r>
        <w:r w:rsidRPr="00BA156B">
          <w:t xml:space="preserve">no queda claro si </w:t>
        </w:r>
        <w:r>
          <w:t xml:space="preserve">en </w:t>
        </w:r>
      </w:ins>
      <w:del w:id="1158" w:author="Regina Casanova" w:date="2018-06-20T13:29:00Z">
        <w:r w:rsidR="00BF27D4" w:rsidRPr="00BA156B" w:rsidDel="003700B5">
          <w:delText xml:space="preserve">como en Colombia </w:delText>
        </w:r>
        <w:r w:rsidR="00EC2BAF" w:rsidRPr="00BA156B" w:rsidDel="003700B5">
          <w:fldChar w:fldCharType="begin" w:fldLock="1"/>
        </w:r>
        <w:r w:rsidR="00615A96" w:rsidRPr="003700B5" w:rsidDel="003700B5">
          <w:del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delInstrText>
        </w:r>
        <w:r w:rsidR="00EC2BAF" w:rsidRPr="00BA156B" w:rsidDel="003700B5">
          <w:fldChar w:fldCharType="separate"/>
        </w:r>
        <w:r w:rsidR="00615A96" w:rsidRPr="003700B5" w:rsidDel="003700B5">
          <w:rPr>
            <w:noProof/>
          </w:rPr>
          <w:delText>(47)</w:delText>
        </w:r>
        <w:r w:rsidR="00EC2BAF" w:rsidRPr="00BA156B" w:rsidDel="003700B5">
          <w:fldChar w:fldCharType="end"/>
        </w:r>
        <w:r w:rsidR="00BF27D4" w:rsidRPr="00BA156B" w:rsidDel="003700B5">
          <w:delText xml:space="preserve">. </w:delText>
        </w:r>
      </w:del>
      <w:ins w:id="1159" w:author="Regina Casanova" w:date="2018-06-20T14:32:00Z">
        <w:r>
          <w:t>e</w:t>
        </w:r>
      </w:ins>
      <w:del w:id="1160" w:author="Regina Casanova" w:date="2018-06-20T14:32:00Z">
        <w:r w:rsidR="00BF27D4" w:rsidRPr="00BA156B" w:rsidDel="0005010F">
          <w:delText>E</w:delText>
        </w:r>
      </w:del>
      <w:r w:rsidR="00BF27D4" w:rsidRPr="00BA156B">
        <w:t xml:space="preserve">stas herramientas informáticas </w:t>
      </w:r>
      <w:del w:id="1161"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1162" w:author="Regina Casanova" w:date="2018-06-20T13:29:00Z"/>
        </w:rPr>
      </w:pPr>
      <w:ins w:id="1163" w:author="Regina Casanova" w:date="2018-06-20T16:26:00Z">
        <w:r>
          <w:t xml:space="preserve">Existen </w:t>
        </w:r>
      </w:ins>
      <w:ins w:id="1164" w:author="Regina Casanova" w:date="2018-06-20T16:39:00Z">
        <w:r w:rsidR="006839BB">
          <w:t xml:space="preserve">diversos </w:t>
        </w:r>
      </w:ins>
      <w:ins w:id="1165" w:author="Regina Casanova" w:date="2018-06-20T16:26:00Z">
        <w:r>
          <w:t xml:space="preserve">estudios </w:t>
        </w:r>
      </w:ins>
      <w:ins w:id="1166" w:author="Regina Casanova" w:date="2018-06-20T16:27:00Z">
        <w:r>
          <w:t xml:space="preserve">hechos </w:t>
        </w:r>
      </w:ins>
      <w:ins w:id="1167" w:author="Regina Casanova" w:date="2018-06-20T16:39:00Z">
        <w:r w:rsidR="006839BB">
          <w:t xml:space="preserve">en Argentina </w:t>
        </w:r>
      </w:ins>
      <w:ins w:id="1168" w:author="Regina Casanova" w:date="2018-06-20T16:26:00Z">
        <w:r>
          <w:t xml:space="preserve">donde utilizan la metodología UCD </w:t>
        </w:r>
      </w:ins>
      <w:ins w:id="1169" w:author="Regina Casanova" w:date="2018-06-20T16:31:00Z">
        <w:r>
          <w:t>en sistemas informáticos clínicos donde demostraron que</w:t>
        </w:r>
      </w:ins>
      <w:ins w:id="1170" w:author="Regina Casanova" w:date="2018-06-20T16:40:00Z">
        <w:r w:rsidR="006839BB">
          <w:t xml:space="preserve"> el</w:t>
        </w:r>
      </w:ins>
      <w:ins w:id="1171" w:author="Regina Casanova" w:date="2018-06-20T16:41:00Z">
        <w:r w:rsidR="006839BB">
          <w:t xml:space="preserve"> uso de la metodología en el</w:t>
        </w:r>
      </w:ins>
      <w:ins w:id="1172" w:author="Regina Casanova" w:date="2018-06-20T16:40:00Z">
        <w:r w:rsidR="006839BB">
          <w:t xml:space="preserve"> re-diseño de </w:t>
        </w:r>
      </w:ins>
      <w:ins w:id="1173" w:author="Regina Casanova" w:date="2018-06-20T16:32:00Z">
        <w:r>
          <w:t xml:space="preserve">un sistema de </w:t>
        </w:r>
      </w:ins>
      <w:ins w:id="1174" w:author="Regina Casanova" w:date="2018-06-20T16:31:00Z">
        <w:r>
          <w:t xml:space="preserve">alertas </w:t>
        </w:r>
      </w:ins>
      <w:ins w:id="1175" w:author="Regina Casanova" w:date="2018-06-20T16:40:00Z">
        <w:r w:rsidR="006839BB">
          <w:t>en</w:t>
        </w:r>
      </w:ins>
      <w:ins w:id="1176" w:author="Regina Casanova" w:date="2018-06-20T16:33:00Z">
        <w:r>
          <w:t xml:space="preserve"> una historia clínica electrónica,</w:t>
        </w:r>
      </w:ins>
      <w:ins w:id="1177" w:author="Regina Casanova" w:date="2018-06-20T16:34:00Z">
        <w:r w:rsidR="006839BB">
          <w:t xml:space="preserve"> result</w:t>
        </w:r>
      </w:ins>
      <w:ins w:id="1178" w:author="Regina Casanova" w:date="2018-06-20T16:41:00Z">
        <w:r w:rsidR="006839BB">
          <w:t>ó</w:t>
        </w:r>
      </w:ins>
      <w:ins w:id="1179" w:author="Regina Casanova" w:date="2018-06-20T16:34:00Z">
        <w:r>
          <w:t xml:space="preserve"> en alertas más usables, efectivas y satisfactorias </w:t>
        </w:r>
        <w:r w:rsidR="006839BB">
          <w:t xml:space="preserve">que las alertas diseñadas utilizando </w:t>
        </w:r>
      </w:ins>
      <w:ins w:id="1180" w:author="Regina Casanova" w:date="2018-06-20T16:35:00Z">
        <w:r w:rsidR="006839BB">
          <w:t>técnicas</w:t>
        </w:r>
      </w:ins>
      <w:ins w:id="1181" w:author="Regina Casanova" w:date="2018-06-20T16:34:00Z">
        <w:r w:rsidR="006839BB">
          <w:t xml:space="preserve"> </w:t>
        </w:r>
      </w:ins>
      <w:ins w:id="1182" w:author="Regina Casanova" w:date="2018-06-20T16:35:00Z">
        <w:r w:rsidR="006839BB">
          <w:t xml:space="preserve">de ingeniería de software tradicional </w:t>
        </w:r>
      </w:ins>
      <w:ins w:id="1183"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1184" w:author="Regina Casanova" w:date="2018-06-20T16:36:00Z">
        <w:r w:rsidR="006839BB">
          <w:fldChar w:fldCharType="end"/>
        </w:r>
      </w:ins>
      <w:ins w:id="1185" w:author="Regina Casanova" w:date="2018-06-20T16:41:00Z">
        <w:r w:rsidR="006839BB">
          <w:t xml:space="preserve">. También mostraron </w:t>
        </w:r>
      </w:ins>
      <w:ins w:id="1186" w:author="Regina Casanova" w:date="2018-06-20T16:38:00Z">
        <w:r w:rsidR="006839BB">
          <w:t xml:space="preserve">que </w:t>
        </w:r>
      </w:ins>
      <w:ins w:id="1187" w:author="Regina Casanova" w:date="2018-06-20T16:42:00Z">
        <w:r w:rsidR="006839BB">
          <w:t>el re-diseño de registros utilizando esta metodología hizo que los enfermeros encargados en el llenado de información de los pacientes se sintieran m</w:t>
        </w:r>
      </w:ins>
      <w:ins w:id="1188" w:author="Regina Casanova" w:date="2018-06-20T16:43:00Z">
        <w:r w:rsidR="006839BB">
          <w:t>ás satisfechos y pudieran encontrar un balance entre las necesidades de enfermeros y los requerimientos de la institución</w:t>
        </w:r>
      </w:ins>
      <w:ins w:id="1189" w:author="Regina Casanova" w:date="2018-06-20T16:50:00Z">
        <w:r w:rsidR="006839BB">
          <w:t xml:space="preserve"> </w:t>
        </w:r>
      </w:ins>
      <w:ins w:id="1190"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1191" w:author="Regina Casanova" w:date="2018-06-20T16:51:00Z">
        <w:r w:rsidR="006839BB">
          <w:fldChar w:fldCharType="end"/>
        </w:r>
      </w:ins>
      <w:ins w:id="1192" w:author="Regina Casanova" w:date="2018-06-20T16:43:00Z">
        <w:r w:rsidR="006839BB">
          <w:t>.</w:t>
        </w:r>
      </w:ins>
      <w:ins w:id="1193" w:author="Regina Casanova" w:date="2018-06-20T16:51:00Z">
        <w:r w:rsidR="006839BB">
          <w:t xml:space="preserve"> En </w:t>
        </w:r>
      </w:ins>
      <w:ins w:id="1194" w:author="Regina Casanova" w:date="2018-06-20T16:43:00Z">
        <w:r w:rsidR="007A641A">
          <w:t xml:space="preserve">dichos estudios, la </w:t>
        </w:r>
      </w:ins>
      <w:ins w:id="1195" w:author="Regina Casanova" w:date="2018-06-20T16:52:00Z">
        <w:r w:rsidR="007A641A">
          <w:t>participación de los usuarios finales del software fueron cruciales</w:t>
        </w:r>
      </w:ins>
      <w:ins w:id="1196" w:author="Regina Casanova" w:date="2018-06-20T16:58:00Z">
        <w:r w:rsidR="007A641A">
          <w:t xml:space="preserve"> para conseguir los objetivos deseados</w:t>
        </w:r>
      </w:ins>
      <w:ins w:id="1197" w:author="Regina Casanova" w:date="2018-06-20T16:52:00Z">
        <w:r w:rsidR="007A641A">
          <w:t xml:space="preserve">, en el primer estudio se realizaron </w:t>
        </w:r>
      </w:ins>
      <w:ins w:id="1198"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1199" w:author="Regina Casanova" w:date="2018-06-20T16:54:00Z">
        <w:r w:rsidR="007A641A">
          <w:t xml:space="preserve">ón. </w:t>
        </w:r>
      </w:ins>
      <w:ins w:id="1200" w:author="Regina Casanova" w:date="2018-06-20T16:59:00Z">
        <w:r w:rsidR="007A641A">
          <w:t>Asimismo</w:t>
        </w:r>
      </w:ins>
      <w:ins w:id="1201" w:author="Regina Casanova" w:date="2018-06-20T16:58:00Z">
        <w:r w:rsidR="007A641A">
          <w:t>, el presente estudio</w:t>
        </w:r>
      </w:ins>
      <w:ins w:id="1202" w:author="Regina Casanova" w:date="2018-06-20T16:59:00Z">
        <w:r w:rsidR="007A641A">
          <w:t xml:space="preserve"> se suma mostrando</w:t>
        </w:r>
      </w:ins>
      <w:ins w:id="1203" w:author="Regina Casanova" w:date="2018-06-20T16:58:00Z">
        <w:r w:rsidR="007A641A">
          <w:t xml:space="preserve"> la gran importancia de tomar en cuenta las consideraciones de los usuarios finales al momento de la creación de un nuevo sistema inform</w:t>
        </w:r>
      </w:ins>
      <w:ins w:id="1204" w:author="Regina Casanova" w:date="2018-06-20T16:59:00Z">
        <w:r w:rsidR="007A641A">
          <w:t>ático.</w:t>
        </w:r>
      </w:ins>
    </w:p>
    <w:p w14:paraId="62A890EC" w14:textId="6EAFCEC7" w:rsidR="003700B5" w:rsidRPr="00842BF2" w:rsidDel="00944154" w:rsidRDefault="003700B5" w:rsidP="00842BF2">
      <w:pPr>
        <w:pStyle w:val="Texto"/>
        <w:rPr>
          <w:del w:id="1205"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1206" w:author="Regina Casanova" w:date="2018-06-18T17:53:00Z">
        <w:r w:rsidRPr="00BA156B" w:rsidDel="00E94926">
          <w:delText>sistema</w:delText>
        </w:r>
      </w:del>
      <w:ins w:id="1207"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1208" w:author="Regina Casanova" w:date="2018-06-18T17:53:00Z">
        <w:r w:rsidRPr="00BA156B" w:rsidDel="00E94926">
          <w:delText xml:space="preserve">sistema </w:delText>
        </w:r>
      </w:del>
      <w:ins w:id="1209" w:author="Regina Casanova" w:date="2018-06-18T17:53:00Z">
        <w:r w:rsidR="00E94926">
          <w:t>software</w:t>
        </w:r>
      </w:ins>
      <w:ins w:id="1210" w:author="Regina Casanova" w:date="2018-06-18T17:40:00Z">
        <w:r w:rsidR="00234025">
          <w:t xml:space="preserve"> </w:t>
        </w:r>
      </w:ins>
      <w:r w:rsidRPr="00BA156B">
        <w:t xml:space="preserve">propuesto en este proyecto, se construyó basándose en dichos beneficios por lo que el uso de este </w:t>
      </w:r>
      <w:del w:id="1211" w:author="Regina Casanova" w:date="2018-06-18T17:53:00Z">
        <w:r w:rsidRPr="00BA156B" w:rsidDel="00E94926">
          <w:delText>sistema</w:delText>
        </w:r>
      </w:del>
      <w:ins w:id="1212"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1213" w:author="Regina Casanova" w:date="2018-06-18T16:48:00Z">
        <w:r w:rsidR="00AF62FF">
          <w:t xml:space="preserve"> </w:t>
        </w:r>
      </w:ins>
      <w:ins w:id="1214"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1215"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1216" w:author="Regina Casanova" w:date="2018-06-18T16:49:00Z">
        <w:r w:rsidR="00AF62FF">
          <w:t>de gestión de reclamos en</w:t>
        </w:r>
      </w:ins>
      <w:del w:id="1217" w:author="Regina Casanova" w:date="2018-06-18T16:49:00Z">
        <w:r w:rsidRPr="00BA156B" w:rsidDel="00AF62FF">
          <w:delText>de</w:delText>
        </w:r>
      </w:del>
      <w:ins w:id="1218" w:author="Regina Casanova" w:date="2018-06-18T16:43:00Z">
        <w:r w:rsidR="00EF06FE">
          <w:t xml:space="preserve"> la red</w:t>
        </w:r>
      </w:ins>
      <w:ins w:id="1219" w:author="Regina Casanova" w:date="2018-06-18T23:54:00Z">
        <w:r w:rsidR="00EF41F7">
          <w:t xml:space="preserve"> de establecimientos de salud del</w:t>
        </w:r>
      </w:ins>
      <w:ins w:id="1220" w:author="Regina Casanova" w:date="2018-06-18T16:43:00Z">
        <w:r w:rsidR="00EF06FE">
          <w:t xml:space="preserve"> MINSA</w:t>
        </w:r>
      </w:ins>
      <w:del w:id="1221"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1222"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1222"/>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1223" w:author="Regina Casanova" w:date="2018-06-18T17:53:00Z">
        <w:r w:rsidR="0079520C" w:rsidRPr="00BA156B" w:rsidDel="00E94926">
          <w:delText xml:space="preserve">sistema </w:delText>
        </w:r>
      </w:del>
      <w:ins w:id="1224" w:author="Regina Casanova" w:date="2018-06-18T17:53:00Z">
        <w:r w:rsidR="00E94926">
          <w:t>software</w:t>
        </w:r>
      </w:ins>
      <w:ins w:id="1225" w:author="Regina Casanova" w:date="2018-06-18T17:41:00Z">
        <w:r w:rsidR="00234025">
          <w:t xml:space="preserve"> </w:t>
        </w:r>
      </w:ins>
      <w:r w:rsidR="0079520C" w:rsidRPr="00BA156B">
        <w:t xml:space="preserve">recaude información valiosa que pueda traducirse en proyectos de mejora. Sin esta capacitación permanente, el </w:t>
      </w:r>
      <w:del w:id="1226" w:author="Regina Casanova" w:date="2018-06-18T17:53:00Z">
        <w:r w:rsidR="0079520C" w:rsidRPr="00BA156B" w:rsidDel="00E94926">
          <w:delText>sistema</w:delText>
        </w:r>
      </w:del>
      <w:ins w:id="1227"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1228" w:author="Regina Casanova" w:date="2018-06-18T17:53:00Z">
        <w:r w:rsidRPr="00BA156B" w:rsidDel="00E94926">
          <w:delText>sistema</w:delText>
        </w:r>
      </w:del>
      <w:ins w:id="1229"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1230" w:name="_Toc511166321"/>
      <w:r w:rsidRPr="00BA156B">
        <w:rPr>
          <w:lang w:val="es-PE"/>
        </w:rPr>
        <w:t>De los h</w:t>
      </w:r>
      <w:r w:rsidR="00C1603F" w:rsidRPr="00BA156B">
        <w:rPr>
          <w:lang w:val="es-PE"/>
        </w:rPr>
        <w:t>allazgos de la fase de p</w:t>
      </w:r>
      <w:r w:rsidR="009E2064" w:rsidRPr="00BA156B">
        <w:rPr>
          <w:lang w:val="es-PE"/>
        </w:rPr>
        <w:t>rueba</w:t>
      </w:r>
      <w:bookmarkEnd w:id="1230"/>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1231" w:author="Regina Casanova" w:date="2018-06-18T17:53:00Z">
        <w:r w:rsidR="001E3A11" w:rsidRPr="00BA156B" w:rsidDel="00E94926">
          <w:delText>sistema</w:delText>
        </w:r>
      </w:del>
      <w:ins w:id="1232"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1233"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1234" w:author="Regina Casanova" w:date="2018-06-18T17:53:00Z">
        <w:r w:rsidR="00EA256A" w:rsidRPr="00BA156B" w:rsidDel="00E94926">
          <w:delText>sistema</w:delText>
        </w:r>
      </w:del>
      <w:ins w:id="1235"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1236" w:author="Regina Casanova" w:date="2018-06-18T17:53:00Z">
        <w:r w:rsidRPr="00BA156B" w:rsidDel="00E94926">
          <w:delText>sistema</w:delText>
        </w:r>
      </w:del>
      <w:ins w:id="1237"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1238" w:author="Regina Casanova" w:date="2018-06-15T19:26:00Z">
          <w:pPr>
            <w:pStyle w:val="Texto"/>
          </w:pPr>
        </w:pPrChange>
      </w:pPr>
      <w:ins w:id="1239" w:author="Regina Casanova" w:date="2018-06-15T19:26:00Z">
        <w:r>
          <w:t>Limitaciones</w:t>
        </w:r>
      </w:ins>
    </w:p>
    <w:p w14:paraId="39417866" w14:textId="081E9E9F" w:rsidR="00524A0A" w:rsidRDefault="008A445E" w:rsidP="00862EA1">
      <w:pPr>
        <w:pStyle w:val="Texto"/>
        <w:rPr>
          <w:ins w:id="1240"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1241" w:author="Regina Casanova" w:date="2018-06-15T19:45:00Z">
        <w:r w:rsidR="004D0B2C">
          <w:t xml:space="preserve">Siendo lo ideal realizar iteraciones con un </w:t>
        </w:r>
      </w:ins>
      <w:ins w:id="1242" w:author="Regina Casanova" w:date="2018-06-15T19:46:00Z">
        <w:r w:rsidR="004D0B2C">
          <w:t>máximo</w:t>
        </w:r>
      </w:ins>
      <w:ins w:id="1243" w:author="Regina Casanova" w:date="2018-06-15T19:45:00Z">
        <w:r w:rsidR="004D0B2C">
          <w:t xml:space="preserve"> </w:t>
        </w:r>
      </w:ins>
      <w:ins w:id="1244" w:author="Regina Casanova" w:date="2018-06-15T19:46:00Z">
        <w:r w:rsidR="004D0B2C">
          <w:t xml:space="preserve">de 5 pruebas de usuarios,  se realizaron </w:t>
        </w:r>
      </w:ins>
      <w:ins w:id="1245" w:author="Regina Casanova" w:date="2018-06-15T20:02:00Z">
        <w:r w:rsidR="004D0B2C">
          <w:t xml:space="preserve">iteraciones con 3 </w:t>
        </w:r>
        <w:r w:rsidR="00806EEF">
          <w:t>usuarios para cada tipo de usuario evalu</w:t>
        </w:r>
      </w:ins>
      <w:ins w:id="1246" w:author="Regina Casanova" w:date="2018-06-15T20:03:00Z">
        <w:r w:rsidR="00806EEF">
          <w:t>a</w:t>
        </w:r>
      </w:ins>
      <w:ins w:id="1247" w:author="Regina Casanova" w:date="2018-06-15T20:02:00Z">
        <w:r w:rsidR="00806EEF">
          <w:t>do</w:t>
        </w:r>
      </w:ins>
      <w:ins w:id="1248" w:author="Regina Casanova" w:date="2018-06-15T20:05:00Z">
        <w:r w:rsidR="00806EEF">
          <w:t xml:space="preserve"> debido a poco tiempo que se contaba para realizar las pruebas. S</w:t>
        </w:r>
      </w:ins>
      <w:ins w:id="1249" w:author="Regina Casanova" w:date="2018-06-15T20:06:00Z">
        <w:r w:rsidR="00806EEF">
          <w:t>in embargo, iteraciones con 5 usuarios por cada tipo de usuario hubiera sido preferible para poder</w:t>
        </w:r>
      </w:ins>
      <w:ins w:id="1250" w:author="Regina Casanova" w:date="2018-06-15T20:02:00Z">
        <w:r w:rsidR="00806EEF">
          <w:t xml:space="preserve"> </w:t>
        </w:r>
      </w:ins>
      <w:ins w:id="1251" w:author="Regina Casanova" w:date="2018-06-15T20:07:00Z">
        <w:r w:rsidR="00806EEF">
          <w:t xml:space="preserve">refinar el prototipo. Adicionalmente, </w:t>
        </w:r>
      </w:ins>
      <w:del w:id="1252" w:author="Regina Casanova" w:date="2018-06-15T20:07:00Z">
        <w:r w:rsidR="00BE03A0" w:rsidRPr="00BA156B" w:rsidDel="00806EEF">
          <w:delText>I</w:delText>
        </w:r>
        <w:r w:rsidR="00472F37" w:rsidRPr="00BA156B" w:rsidDel="00806EEF">
          <w:delText>dealmente</w:delText>
        </w:r>
      </w:del>
      <w:ins w:id="1253"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1254"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1255" w:author="Regina Casanova" w:date="2018-06-18T12:29:00Z"/>
        </w:rPr>
      </w:pPr>
      <w:ins w:id="1256" w:author="Regina Casanova" w:date="2018-06-18T12:21:00Z">
        <w:r>
          <w:lastRenderedPageBreak/>
          <w:t>Acerca de la clasificación de reclamos</w:t>
        </w:r>
      </w:ins>
      <w:ins w:id="1257" w:author="Regina Casanova" w:date="2018-06-18T12:22:00Z">
        <w:r w:rsidR="00152904">
          <w:t xml:space="preserve"> presentada</w:t>
        </w:r>
      </w:ins>
      <w:ins w:id="1258" w:author="Regina Casanova" w:date="2018-06-18T12:21:00Z">
        <w:r>
          <w:t xml:space="preserve">, </w:t>
        </w:r>
        <w:r w:rsidR="00152904">
          <w:t>a pesar de haberse rea</w:t>
        </w:r>
      </w:ins>
      <w:ins w:id="1259" w:author="Regina Casanova" w:date="2018-06-18T12:23:00Z">
        <w:r w:rsidR="00152904">
          <w:t xml:space="preserve">lizado </w:t>
        </w:r>
      </w:ins>
      <w:ins w:id="1260" w:author="Regina Casanova" w:date="2018-06-18T12:24:00Z">
        <w:r w:rsidR="00152904">
          <w:t>con</w:t>
        </w:r>
      </w:ins>
      <w:ins w:id="1261" w:author="Regina Casanova" w:date="2018-06-18T12:23:00Z">
        <w:r w:rsidR="00152904">
          <w:t xml:space="preserve"> el consenso de un </w:t>
        </w:r>
      </w:ins>
      <w:ins w:id="1262" w:author="Regina Casanova" w:date="2018-06-18T12:21:00Z">
        <w:r w:rsidR="00152904">
          <w:t xml:space="preserve">grupo de 8 </w:t>
        </w:r>
      </w:ins>
      <w:ins w:id="1263" w:author="Regina Casanova" w:date="2018-06-18T12:23:00Z">
        <w:r w:rsidR="00152904">
          <w:t>personas, entre personal de SUSALUD y gestores de IPRESS</w:t>
        </w:r>
      </w:ins>
      <w:ins w:id="1264" w:author="Regina Casanova" w:date="2018-06-18T12:21:00Z">
        <w:r w:rsidR="00152904">
          <w:t xml:space="preserve"> que trabajan de manera constante con los reclamos </w:t>
        </w:r>
      </w:ins>
      <w:ins w:id="1265" w:author="Regina Casanova" w:date="2018-06-18T12:22:00Z">
        <w:r w:rsidR="00152904">
          <w:t xml:space="preserve">en salud, no se puede tomar la clasificación presentada como definitiva ya que no se puede comprobar que los criterios utilizados por </w:t>
        </w:r>
      </w:ins>
      <w:ins w:id="1266" w:author="Regina Casanova" w:date="2018-06-18T12:24:00Z">
        <w:r w:rsidR="00152904">
          <w:t xml:space="preserve">estos usuarios se ciñe a criterios utilizados internacionalmente para la clasificación de reclamos. Adicionalmente, </w:t>
        </w:r>
      </w:ins>
      <w:ins w:id="1267" w:author="Regina Casanova" w:date="2018-06-18T12:25:00Z">
        <w:r w:rsidR="00152904">
          <w:t>existe un tema cultural en donde no se suele presentar cambios a propuestas hechas que puede haberse presentado con esta parte de la investigaci</w:t>
        </w:r>
      </w:ins>
      <w:ins w:id="1268" w:author="Regina Casanova" w:date="2018-06-18T12:28:00Z">
        <w:r w:rsidR="00152904">
          <w:t xml:space="preserve">ón. Resulta difícil identificar si no se presentaron cambios por ello o porque verdaderamente aceptaban cada </w:t>
        </w:r>
      </w:ins>
      <w:ins w:id="1269" w:author="Regina Casanova" w:date="2018-06-18T12:29:00Z">
        <w:r w:rsidR="00152904">
          <w:t>categoría</w:t>
        </w:r>
      </w:ins>
      <w:ins w:id="1270" w:author="Regina Casanova" w:date="2018-06-18T12:28:00Z">
        <w:r w:rsidR="00152904">
          <w:t xml:space="preserve"> </w:t>
        </w:r>
      </w:ins>
      <w:ins w:id="1271" w:author="Regina Casanova" w:date="2018-06-18T12:29:00Z">
        <w:r w:rsidR="00152904">
          <w:t xml:space="preserve"> e ítem presentado.</w:t>
        </w:r>
      </w:ins>
    </w:p>
    <w:p w14:paraId="5A572F5B" w14:textId="5E15C22B" w:rsidR="00152904" w:rsidRPr="00862EA1" w:rsidRDefault="00152904" w:rsidP="00862EA1">
      <w:pPr>
        <w:pStyle w:val="Texto"/>
      </w:pPr>
      <w:ins w:id="1272" w:author="Regina Casanova" w:date="2018-06-18T12:29:00Z">
        <w:r>
          <w:t xml:space="preserve">Finalmente, </w:t>
        </w:r>
      </w:ins>
      <w:ins w:id="1273" w:author="Regina Casanova" w:date="2018-06-18T12:30:00Z">
        <w:r>
          <w:t>luego de encontrar incongruencias en los datos p</w:t>
        </w:r>
        <w:r w:rsidR="009D09E8">
          <w:t>resentados del Sistema de</w:t>
        </w:r>
      </w:ins>
      <w:ins w:id="1274" w:author="Regina Casanova" w:date="2018-06-18T12:31:00Z">
        <w:r>
          <w:t xml:space="preserve"> </w:t>
        </w:r>
        <w:r w:rsidR="009D09E8">
          <w:t xml:space="preserve">Solicitudes en Atención al Ciudadano es </w:t>
        </w:r>
      </w:ins>
      <w:ins w:id="1275" w:author="Regina Casanova" w:date="2018-06-18T12:32:00Z">
        <w:r w:rsidR="009D09E8">
          <w:t>difícil</w:t>
        </w:r>
      </w:ins>
      <w:ins w:id="1276" w:author="Regina Casanova" w:date="2018-06-18T12:31:00Z">
        <w:r w:rsidR="009D09E8">
          <w:t xml:space="preserve"> </w:t>
        </w:r>
      </w:ins>
      <w:ins w:id="1277" w:author="Regina Casanova" w:date="2018-06-18T12:32:00Z">
        <w:r w:rsidR="009D09E8">
          <w:t>poder confiar enteramente en los datos presentados por su Plataforma de Informaci</w:t>
        </w:r>
      </w:ins>
      <w:ins w:id="1278" w:author="Regina Casanova" w:date="2018-06-18T12:33:00Z">
        <w:r w:rsidR="009D09E8">
          <w:t>ón y Difusión</w:t>
        </w:r>
      </w:ins>
      <w:ins w:id="1279" w:author="Regina Casanova" w:date="2018-06-18T12:36:00Z">
        <w:r w:rsidR="009D09E8">
          <w:t xml:space="preserve"> y esto hace que los ciudadanos que deseen acceder a esta informaci</w:t>
        </w:r>
      </w:ins>
      <w:ins w:id="1280" w:author="Regina Casanova" w:date="2018-06-18T12:37:00Z">
        <w:r w:rsidR="009D09E8">
          <w:t xml:space="preserve">ón puedan estar accediendo a información errónea y no les permita tomar una decisión informada sobre </w:t>
        </w:r>
      </w:ins>
      <w:ins w:id="1281" w:author="Regina Casanova" w:date="2018-06-18T13:16:00Z">
        <w:r w:rsidR="000969F2">
          <w:t>dónde</w:t>
        </w:r>
      </w:ins>
      <w:ins w:id="1282"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1283" w:name="_Toc511166322"/>
      <w:r w:rsidRPr="00BA156B">
        <w:lastRenderedPageBreak/>
        <w:t>Conclusiones</w:t>
      </w:r>
      <w:bookmarkEnd w:id="1283"/>
    </w:p>
    <w:p w14:paraId="5EA702DC" w14:textId="185229F0" w:rsidR="00F26C78" w:rsidRPr="00862EA1" w:rsidRDefault="000635A6" w:rsidP="00862EA1">
      <w:pPr>
        <w:pStyle w:val="Texto"/>
      </w:pPr>
      <w:del w:id="1284"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1285" w:author="Regina Casanova" w:date="2018-06-14T18:20:00Z">
        <w:r w:rsidR="008E5E4A">
          <w:t>En este estudio se comprobó</w:t>
        </w:r>
      </w:ins>
      <w:ins w:id="1286" w:author="Regina Casanova" w:date="2018-06-14T18:34:00Z">
        <w:r w:rsidR="00792CC5">
          <w:t xml:space="preserve"> la utilidad</w:t>
        </w:r>
      </w:ins>
      <w:ins w:id="1287" w:author="Regina Casanova" w:date="2018-06-14T18:20:00Z">
        <w:r w:rsidR="008E5E4A">
          <w:t xml:space="preserve"> </w:t>
        </w:r>
      </w:ins>
      <w:ins w:id="1288" w:author="Regina Casanova" w:date="2018-06-14T18:47:00Z">
        <w:r w:rsidR="00FB760C">
          <w:t xml:space="preserve">de uso </w:t>
        </w:r>
      </w:ins>
      <w:ins w:id="1289" w:author="Regina Casanova" w:date="2018-06-14T18:20:00Z">
        <w:r w:rsidR="008E5E4A">
          <w:t>de la metodolog</w:t>
        </w:r>
        <w:r w:rsidR="00792CC5">
          <w:t>ía UCD</w:t>
        </w:r>
        <w:r w:rsidR="008E5E4A">
          <w:t xml:space="preserve"> para la creación del diseño</w:t>
        </w:r>
      </w:ins>
      <w:r w:rsidRPr="00BA156B">
        <w:t xml:space="preserve"> </w:t>
      </w:r>
      <w:ins w:id="1290" w:author="Regina Casanova" w:date="2018-06-14T18:48:00Z">
        <w:r w:rsidR="00470DBC">
          <w:t>para</w:t>
        </w:r>
      </w:ins>
      <w:del w:id="1291" w:author="Regina Casanova" w:date="2018-06-14T18:48:00Z">
        <w:r w:rsidRPr="00BA156B" w:rsidDel="00470DBC">
          <w:delText>de</w:delText>
        </w:r>
      </w:del>
      <w:r w:rsidRPr="00BA156B">
        <w:t xml:space="preserve"> un </w:t>
      </w:r>
      <w:del w:id="1292" w:author="Regina Casanova" w:date="2018-06-18T17:53:00Z">
        <w:r w:rsidRPr="00BA156B" w:rsidDel="00E94926">
          <w:delText xml:space="preserve">sistema </w:delText>
        </w:r>
      </w:del>
      <w:ins w:id="1293" w:author="Regina Casanova" w:date="2018-06-18T17:53:00Z">
        <w:r w:rsidR="00E94926">
          <w:t>software</w:t>
        </w:r>
      </w:ins>
      <w:ins w:id="1294" w:author="Regina Casanova" w:date="2018-06-18T17:42:00Z">
        <w:r w:rsidR="00234025">
          <w:t xml:space="preserve"> </w:t>
        </w:r>
      </w:ins>
      <w:r w:rsidRPr="00BA156B">
        <w:t>de gestión de reclamos</w:t>
      </w:r>
      <w:r w:rsidR="00E85F76" w:rsidRPr="00BA156B">
        <w:t xml:space="preserve">, lográndose un </w:t>
      </w:r>
      <w:del w:id="1295" w:author="Regina Casanova" w:date="2018-06-18T17:53:00Z">
        <w:r w:rsidR="00E85F76" w:rsidRPr="00BA156B" w:rsidDel="00E94926">
          <w:delText xml:space="preserve">sistema </w:delText>
        </w:r>
      </w:del>
      <w:ins w:id="1296" w:author="Regina Casanova" w:date="2018-06-18T17:53:00Z">
        <w:r w:rsidR="00E94926">
          <w:t>software</w:t>
        </w:r>
      </w:ins>
      <w:ins w:id="1297"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proofErr w:type="spellStart"/>
      <w:r w:rsidR="00F27D13" w:rsidRPr="00160297">
        <w:t>Card</w:t>
      </w:r>
      <w:proofErr w:type="spellEnd"/>
      <w:r w:rsidR="00F27D13" w:rsidRPr="00160297">
        <w:t xml:space="preserve"> </w:t>
      </w:r>
      <w:proofErr w:type="spellStart"/>
      <w:r w:rsidR="00F27D13" w:rsidRPr="00160297">
        <w:t>Sorting</w:t>
      </w:r>
      <w:proofErr w:type="spellEnd"/>
      <w:r w:rsidR="00F27D13" w:rsidRPr="00160297">
        <w:t xml:space="preserve"> </w:t>
      </w:r>
      <w:proofErr w:type="spellStart"/>
      <w:r w:rsidR="00F27D13" w:rsidRPr="00160297">
        <w:t>Modified</w:t>
      </w:r>
      <w:proofErr w:type="spellEnd"/>
      <w:r w:rsidR="00F27D13" w:rsidRPr="00160297">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160297">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1298" w:name="_Toc511166323"/>
      <w:r w:rsidRPr="00BA156B">
        <w:lastRenderedPageBreak/>
        <w:t>Recomendaciones</w:t>
      </w:r>
      <w:bookmarkEnd w:id="1298"/>
    </w:p>
    <w:p w14:paraId="6AE56F0D" w14:textId="3A86B56D" w:rsidR="004C04E9" w:rsidRDefault="007502D3" w:rsidP="00862EA1">
      <w:pPr>
        <w:pStyle w:val="Texto"/>
        <w:rPr>
          <w:ins w:id="1299" w:author="Regina Casanova" w:date="2018-06-15T18:05:00Z"/>
        </w:rPr>
      </w:pPr>
      <w:r w:rsidRPr="00BA156B">
        <w:t xml:space="preserve">Finalizando este estudio se pudo observar que la implementación del </w:t>
      </w:r>
      <w:del w:id="1300" w:author="Regina Casanova" w:date="2018-06-18T17:53:00Z">
        <w:r w:rsidRPr="00BA156B" w:rsidDel="00E94926">
          <w:delText>sistema</w:delText>
        </w:r>
      </w:del>
      <w:ins w:id="1301" w:author="Regina Casanova" w:date="2018-06-18T17:53:00Z">
        <w:r w:rsidR="00E94926">
          <w:t>software</w:t>
        </w:r>
      </w:ins>
      <w:r w:rsidRPr="00BA156B">
        <w:t xml:space="preserve"> propuesto se ve como el siguiente paso en estudios complementarios. </w:t>
      </w:r>
      <w:del w:id="1302"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303" w:author="Regina Casanova" w:date="2018-06-14T18:08:00Z">
        <w:r w:rsidR="00405FE8">
          <w:t xml:space="preserve">Dichos estudios deberían, adicionalmente a implementar el </w:t>
        </w:r>
      </w:ins>
      <w:ins w:id="1304" w:author="Regina Casanova" w:date="2018-06-18T17:53:00Z">
        <w:r w:rsidR="00E94926">
          <w:t>software</w:t>
        </w:r>
      </w:ins>
      <w:ins w:id="1305" w:author="Regina Casanova" w:date="2018-06-18T17:43:00Z">
        <w:r w:rsidR="00234025">
          <w:t xml:space="preserve"> </w:t>
        </w:r>
      </w:ins>
      <w:ins w:id="1306" w:author="Regina Casanova" w:date="2018-06-14T18:08:00Z">
        <w:r w:rsidR="00405FE8">
          <w:t>planteado, hacer un estudio piloto en al menos dos establecimientos de salud de mediana y/o alta complejidad.</w:t>
        </w:r>
      </w:ins>
      <w:ins w:id="1307" w:author="Regina Casanova" w:date="2018-06-14T18:14:00Z">
        <w:r w:rsidR="008E5E4A">
          <w:t xml:space="preserve"> Estos estudios deberían dar mejoras al prototipo presentado</w:t>
        </w:r>
      </w:ins>
      <w:ins w:id="1308" w:author="Regina Casanova" w:date="2018-06-14T18:10:00Z">
        <w:r w:rsidR="00405FE8">
          <w:t xml:space="preserve"> </w:t>
        </w:r>
      </w:ins>
      <w:ins w:id="1309" w:author="Regina Casanova" w:date="2018-06-14T18:14:00Z">
        <w:r w:rsidR="008E5E4A">
          <w:t>en este estudio y deberían medir sus resultados en forma cuantitativa</w:t>
        </w:r>
      </w:ins>
      <w:ins w:id="1310" w:author="Regina Casanova" w:date="2018-06-14T18:15:00Z">
        <w:r w:rsidR="008E5E4A">
          <w:t>,</w:t>
        </w:r>
      </w:ins>
      <w:ins w:id="1311" w:author="Regina Casanova" w:date="2018-06-14T18:14:00Z">
        <w:r w:rsidR="008E5E4A">
          <w:t xml:space="preserve"> mediante el cuestionario SUS</w:t>
        </w:r>
      </w:ins>
      <w:ins w:id="1312" w:author="Regina Casanova" w:date="2018-06-14T18:15:00Z">
        <w:r w:rsidR="008E5E4A">
          <w:t>, y cualitativa, mediante la resolución de tareas complejas tanto en un ambiente controlado como en uno no controlado.</w:t>
        </w:r>
      </w:ins>
      <w:ins w:id="1313" w:author="Regina Casanova" w:date="2018-06-14T18:14:00Z">
        <w:r w:rsidR="008E5E4A">
          <w:t xml:space="preserve"> </w:t>
        </w:r>
      </w:ins>
      <w:r w:rsidR="00DF5627" w:rsidRPr="00BA156B">
        <w:t xml:space="preserve"> </w:t>
      </w:r>
      <w:del w:id="1314" w:author="Regina Casanova" w:date="2018-06-14T18:16:00Z">
        <w:r w:rsidR="004C04E9" w:rsidRPr="00BA156B" w:rsidDel="008E5E4A">
          <w:delText>E</w:delText>
        </w:r>
        <w:r w:rsidRPr="00BA156B" w:rsidDel="008E5E4A">
          <w:delText>n dichos estudios</w:delText>
        </w:r>
      </w:del>
      <w:ins w:id="1315"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316" w:author="Regina Casanova" w:date="2018-06-15T19:00:00Z">
        <w:r>
          <w:t>Al encontrarse formas diferentes para manejar los reclamos dentro de esta</w:t>
        </w:r>
        <w:r w:rsidR="00234025">
          <w:t>blecimientos de salud del MINSA</w:t>
        </w:r>
        <w:r>
          <w:t xml:space="preserve"> se </w:t>
        </w:r>
      </w:ins>
      <w:ins w:id="1317" w:author="Regina Casanova" w:date="2018-06-15T19:01:00Z">
        <w:r>
          <w:t xml:space="preserve">sugiere </w:t>
        </w:r>
      </w:ins>
      <w:ins w:id="1318" w:author="Regina Casanova" w:date="2018-06-18T17:44:00Z">
        <w:r w:rsidR="00234025">
          <w:t xml:space="preserve">que </w:t>
        </w:r>
      </w:ins>
      <w:ins w:id="1319" w:author="Regina Casanova" w:date="2018-06-15T19:05:00Z">
        <w:r>
          <w:t>el establecimiento de un sistema</w:t>
        </w:r>
      </w:ins>
      <w:ins w:id="1320" w:author="Regina Casanova" w:date="2018-06-15T19:07:00Z">
        <w:r>
          <w:t xml:space="preserve"> unificado, </w:t>
        </w:r>
      </w:ins>
      <w:ins w:id="1321" w:author="Regina Casanova" w:date="2018-06-15T19:05:00Z">
        <w:r>
          <w:t xml:space="preserve">no exclusivamente </w:t>
        </w:r>
      </w:ins>
      <w:ins w:id="1322" w:author="Regina Casanova" w:date="2018-06-15T19:09:00Z">
        <w:r>
          <w:t>informático</w:t>
        </w:r>
      </w:ins>
      <w:ins w:id="1323" w:author="Regina Casanova" w:date="2018-06-15T19:07:00Z">
        <w:r>
          <w:t xml:space="preserve">, sea implementado en los establecimiento </w:t>
        </w:r>
      </w:ins>
      <w:ins w:id="1324" w:author="Regina Casanova" w:date="2018-06-20T12:01:00Z">
        <w:r w:rsidR="008E0B0A">
          <w:t xml:space="preserve">de salud </w:t>
        </w:r>
      </w:ins>
      <w:ins w:id="1325" w:author="Regina Casanova" w:date="2018-06-15T19:07:00Z">
        <w:r>
          <w:t xml:space="preserve">del MINSA para </w:t>
        </w:r>
      </w:ins>
      <w:ins w:id="1326"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327" w:author="Regina Casanova" w:date="2018-06-14T18:17:00Z"/>
        </w:rPr>
      </w:pPr>
      <w:del w:id="1328"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329" w:author="Regina Casanova" w:date="2018-06-18T17:53:00Z">
        <w:r w:rsidR="00465CE9" w:rsidRPr="00BA156B" w:rsidDel="00E94926">
          <w:delText>sistema</w:delText>
        </w:r>
      </w:del>
      <w:ins w:id="1330"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331" w:name="_Toc511166324"/>
      <w:r w:rsidRPr="00BA156B">
        <w:lastRenderedPageBreak/>
        <w:t>Referencias bibliográficas</w:t>
      </w:r>
      <w:bookmarkEnd w:id="1331"/>
    </w:p>
    <w:p w14:paraId="7149DD80" w14:textId="51A977DD" w:rsidR="00D92F33" w:rsidRPr="00D92F33" w:rsidRDefault="00EC2BAF" w:rsidP="00D92F33">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2009. p. 50. </w:t>
      </w:r>
    </w:p>
    <w:p w14:paraId="39C36E5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 </w:t>
      </w:r>
      <w:r w:rsidRPr="00D92F33">
        <w:rPr>
          <w:rFonts w:cs="Times New Roman"/>
          <w:noProof/>
        </w:rPr>
        <w:tab/>
        <w:t xml:space="preserve">Oliver RL. An Investigation of the Interrelationship Between Consumer (Dis) Satisfaction and Complaint Reports. Adv Consum Res. 1987;14(1):218–222. 5p. 1 Diagram. </w:t>
      </w:r>
    </w:p>
    <w:p w14:paraId="196CB66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 </w:t>
      </w:r>
      <w:r w:rsidRPr="00D92F33">
        <w:rPr>
          <w:rFonts w:cs="Times New Roman"/>
          <w:noProof/>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 </w:t>
      </w:r>
      <w:r w:rsidRPr="00D92F33">
        <w:rPr>
          <w:rFonts w:cs="Times New Roman"/>
          <w:noProof/>
        </w:rPr>
        <w:tab/>
        <w:t xml:space="preserve">Hospital Consumer Assessment of Healthcare Providers and Systems. The HCAHPS Survey – Frequently Asked Questions. Centers for Medicare and Medicaid. 2016;1–6. </w:t>
      </w:r>
    </w:p>
    <w:p w14:paraId="0628DC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 </w:t>
      </w:r>
      <w:r w:rsidRPr="00D92F33">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8A1EC0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 </w:t>
      </w:r>
      <w:r w:rsidRPr="00D92F33">
        <w:rPr>
          <w:rFonts w:cs="Times New Roman"/>
          <w:noProof/>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7. </w:t>
      </w:r>
      <w:r w:rsidRPr="00D92F33">
        <w:rPr>
          <w:rFonts w:cs="Times New Roman"/>
          <w:noProof/>
        </w:rPr>
        <w:tab/>
        <w:t xml:space="preserve">Department of Health. The NHS Plan: a plan for investment, a plan for reform. C 4818I. 2000;Cm 4818-I:144 p. </w:t>
      </w:r>
    </w:p>
    <w:p w14:paraId="27A1153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8. </w:t>
      </w:r>
      <w:r w:rsidRPr="00D92F33">
        <w:rPr>
          <w:rFonts w:cs="Times New Roman"/>
          <w:noProof/>
        </w:rPr>
        <w:tab/>
        <w:t xml:space="preserve">Cubillas JJ, Ramos MI, Feito FR, González JM, Gersol R, Ramos MB. [Importance of health CRM in pandemics and health alerts]. Aten Primaria. 2015 May 1;47(5):267–72. </w:t>
      </w:r>
    </w:p>
    <w:p w14:paraId="69B7EC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9. </w:t>
      </w:r>
      <w:r w:rsidRPr="00D92F33">
        <w:rPr>
          <w:rFonts w:cs="Times New Roman"/>
          <w:noProof/>
        </w:rPr>
        <w:tab/>
        <w:t>Notes on User Centered Design Process (UCD) [Internet]. [cited 2017 May 24]. Available from: https://www.w3.org/WAI/redesign/ucd</w:t>
      </w:r>
    </w:p>
    <w:p w14:paraId="4FF0E91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10. </w:t>
      </w:r>
      <w:r w:rsidRPr="00D92F33">
        <w:rPr>
          <w:rFonts w:cs="Times New Roman"/>
          <w:noProof/>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11. </w:t>
      </w:r>
      <w:r w:rsidRPr="00D92F33">
        <w:rPr>
          <w:rFonts w:cs="Times New Roman"/>
          <w:noProof/>
        </w:rPr>
        <w:tab/>
        <w:t xml:space="preserve">Health Services Review Council. Guide to Complaint Handling in Health </w:t>
      </w:r>
      <w:r w:rsidRPr="00D92F33">
        <w:rPr>
          <w:rFonts w:cs="Times New Roman"/>
          <w:noProof/>
        </w:rPr>
        <w:lastRenderedPageBreak/>
        <w:t xml:space="preserve">Care Services. 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13. </w:t>
      </w:r>
      <w:r w:rsidRPr="00D92F33">
        <w:rPr>
          <w:rFonts w:cs="Times New Roman"/>
          <w:noProof/>
        </w:rPr>
        <w:tab/>
        <w:t>Susalud: la tecnología digital al servicio de ciudadanos y gestores | Gestion.pe [Internet]. [cited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14. </w:t>
      </w:r>
      <w:r w:rsidRPr="00D92F33">
        <w:rPr>
          <w:rFonts w:cs="Times New Roman"/>
          <w:noProof/>
        </w:rPr>
        <w:tab/>
        <w:t xml:space="preserve">Al-Abri R, Al-Balushi A. Patient satisfaction survey as a tool towards quality improvement. 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056E801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17. </w:t>
      </w:r>
      <w:r w:rsidRPr="00D92F33">
        <w:rPr>
          <w:rFonts w:cs="Times New Roman"/>
          <w:noProof/>
        </w:rPr>
        <w:tab/>
        <w:t xml:space="preserve">Jenkinson C. Patients’ experiences and satisfaction with health care: results of a questionnaire study of specific aspects of care. Qual Saf Heal Care. 2002 Dec;11(4):335–9. </w:t>
      </w:r>
    </w:p>
    <w:p w14:paraId="7B348C6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18. </w:t>
      </w:r>
      <w:r w:rsidRPr="00D92F33">
        <w:rPr>
          <w:rFonts w:cs="Times New Roman"/>
          <w:noProof/>
        </w:rPr>
        <w:tab/>
        <w:t xml:space="preserve">Bjertnaes O a., Sjetne IS, Iversen HH. Overall patient satisfaction with hospitals: effects of patient-reported experiences and fulfilment of expectations. BMJ Qual Saf. 2012;21(1):39–46. </w:t>
      </w:r>
    </w:p>
    <w:p w14:paraId="29FC39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19. </w:t>
      </w:r>
      <w:r w:rsidRPr="00D92F33">
        <w:rPr>
          <w:rFonts w:cs="Times New Roman"/>
          <w:noProof/>
        </w:rPr>
        <w:tab/>
        <w:t xml:space="preserve">Jackson JL, Chamberlin J, Kroenke K. Predictors of patient satisfaction. Soc Sci Med. 2001;52(4):609–620. </w:t>
      </w:r>
    </w:p>
    <w:p w14:paraId="4C45C94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20. </w:t>
      </w:r>
      <w:r w:rsidRPr="00D92F33">
        <w:rPr>
          <w:rFonts w:cs="Times New Roman"/>
          <w:noProof/>
        </w:rPr>
        <w:tab/>
        <w:t xml:space="preserve">Quality Assurance Project. Monitoring the Quality of Hospital Care. </w:t>
      </w:r>
    </w:p>
    <w:p w14:paraId="2C468B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21. </w:t>
      </w:r>
      <w:r w:rsidRPr="00D92F33">
        <w:rPr>
          <w:rFonts w:cs="Times New Roman"/>
          <w:noProof/>
        </w:rPr>
        <w:tab/>
        <w:t>EsSalud. Registro Informático de Atención al Asegurado [Internet]. [cited 2016 Aug 16]. Available from: http://ww3.essalud.gob.pe:8080/riid/portal.html</w:t>
      </w:r>
    </w:p>
    <w:p w14:paraId="29719C6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22. </w:t>
      </w:r>
      <w:r w:rsidRPr="00D92F33">
        <w:rPr>
          <w:rFonts w:cs="Times New Roman"/>
          <w:noProof/>
        </w:rPr>
        <w:tab/>
        <w:t>CRM for Small Business - Customer Relationship Management - Act! [Internet]. [cited 2018 Feb 4]. Available from: https://www.act.com/</w:t>
      </w:r>
    </w:p>
    <w:p w14:paraId="06899E1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23. </w:t>
      </w:r>
      <w:r w:rsidRPr="00D92F33">
        <w:rPr>
          <w:rFonts w:cs="Times New Roman"/>
          <w:noProof/>
        </w:rPr>
        <w:tab/>
        <w:t>Qué es CRM: Customer Relationship Management y Software CRM [Internet]. [cited 2018 Feb 4]. Available from: https://www.sumacrm.com/soporte/customer-relationship-management</w:t>
      </w:r>
    </w:p>
    <w:p w14:paraId="6883AD0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24. </w:t>
      </w:r>
      <w:r w:rsidRPr="00D92F33">
        <w:rPr>
          <w:rFonts w:cs="Times New Roman"/>
          <w:noProof/>
        </w:rPr>
        <w:tab/>
        <w:t xml:space="preserve">Anshari M, Almunawar MN. Evaluating CRM Implementation in Healthcare Organization. Proc 2011 Int Conf Econ Bus Inf (OCEBI 2011). </w:t>
      </w:r>
      <w:r w:rsidRPr="00D92F33">
        <w:rPr>
          <w:rFonts w:cs="Times New Roman"/>
          <w:noProof/>
        </w:rPr>
        <w:lastRenderedPageBreak/>
        <w:t xml:space="preserve">2011;2009(Icebi):7–9. </w:t>
      </w:r>
    </w:p>
    <w:p w14:paraId="1E92C8D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25. </w:t>
      </w:r>
      <w:r w:rsidRPr="00D92F33">
        <w:rPr>
          <w:rFonts w:cs="Times New Roman"/>
          <w:noProof/>
        </w:rPr>
        <w:tab/>
        <w:t xml:space="preserve">Noakes Schulze A. User-Centered Design for Information Professionals. Assoc Libr Inf Sci Educ. </w:t>
      </w:r>
    </w:p>
    <w:p w14:paraId="00303A1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26. </w:t>
      </w:r>
      <w:r w:rsidRPr="00D92F33">
        <w:rPr>
          <w:rFonts w:cs="Times New Roman"/>
          <w:noProof/>
        </w:rPr>
        <w:tab/>
        <w:t xml:space="preserve">Helander M, Landauer TK, Prabhu P V. Handbook of human-computer interaction. 1997. 1582 p. </w:t>
      </w:r>
    </w:p>
    <w:p w14:paraId="5530AD7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27. </w:t>
      </w:r>
      <w:r w:rsidRPr="00D92F33">
        <w:rPr>
          <w:rFonts w:cs="Times New Roman"/>
          <w:noProof/>
        </w:rPr>
        <w:tab/>
        <w:t xml:space="preserve">Ghaoui C. Encyclopedia Of Human Computer Interaction. 2006. 1-757 p. </w:t>
      </w:r>
    </w:p>
    <w:p w14:paraId="477A86E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28. </w:t>
      </w:r>
      <w:r w:rsidRPr="00D92F33">
        <w:rPr>
          <w:rFonts w:cs="Times New Roman"/>
          <w:noProof/>
        </w:rPr>
        <w:tab/>
        <w:t xml:space="preserve">McLoone HE, Jacobson M, Hegg C, Johnson PW. User-centered design. Work. 2010;37(4):445–56. </w:t>
      </w:r>
    </w:p>
    <w:p w14:paraId="4296B672"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29. </w:t>
      </w:r>
      <w:r w:rsidRPr="00D92F33">
        <w:rPr>
          <w:rFonts w:cs="Times New Roman"/>
          <w:noProof/>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30. </w:t>
      </w:r>
      <w:r w:rsidRPr="00D92F33">
        <w:rPr>
          <w:rFonts w:cs="Times New Roman"/>
          <w:noProof/>
        </w:rPr>
        <w:tab/>
        <w:t xml:space="preserve">Usability.gov. Task Analysis. 2013 Sep 6; </w:t>
      </w:r>
    </w:p>
    <w:p w14:paraId="3A77271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31. </w:t>
      </w:r>
      <w:r w:rsidRPr="00D92F33">
        <w:rPr>
          <w:rFonts w:cs="Times New Roman"/>
          <w:noProof/>
        </w:rPr>
        <w:tab/>
        <w:t>Usability Body of Knowledge. Think Aloud Testing | Usability Body of Knowledge [Internet]. [cited 2018 Jun 21]. Available from: http://www.usabilitybok.org/think-aloud-testing</w:t>
      </w:r>
    </w:p>
    <w:p w14:paraId="08227FE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32. </w:t>
      </w:r>
      <w:r w:rsidRPr="00D92F33">
        <w:rPr>
          <w:rFonts w:cs="Times New Roman"/>
          <w:noProof/>
        </w:rPr>
        <w:tab/>
        <w:t>HIT Implementation Strategies and User-Centered Design [Internet]. [cited 2017 May 29]. Available from: http://pinnacle-center.com/hit-implementation-strategies-and-user-centered-design/</w:t>
      </w:r>
    </w:p>
    <w:p w14:paraId="2E92B59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33. </w:t>
      </w:r>
      <w:r w:rsidRPr="00D92F33">
        <w:rPr>
          <w:rFonts w:cs="Times New Roman"/>
          <w:noProof/>
        </w:rPr>
        <w:tab/>
        <w:t xml:space="preserve">Le T, Reeder B, Yoo D, Aziz R, Thompson HJ, Demiris G. An Evaluation of Wellness Assessment Visualizations for Older Adults. Telemed e-Health. 2015;21(1):9–15. </w:t>
      </w:r>
    </w:p>
    <w:p w14:paraId="4D4E0DF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34. </w:t>
      </w:r>
      <w:r w:rsidRPr="00D92F33">
        <w:rPr>
          <w:rFonts w:cs="Times New Roman"/>
          <w:noProof/>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37. </w:t>
      </w:r>
      <w:r w:rsidRPr="00D92F33">
        <w:rPr>
          <w:rFonts w:cs="Times New Roman"/>
          <w:noProof/>
        </w:rPr>
        <w:tab/>
        <w:t xml:space="preserve">Seguro Integral de Salud - Microsoft Power BI [Internet]. [cited 2018 Jan </w:t>
      </w:r>
      <w:r w:rsidRPr="00D92F33">
        <w:rPr>
          <w:rFonts w:cs="Times New Roman"/>
          <w:noProof/>
        </w:rPr>
        <w:lastRenderedPageBreak/>
        <w:t>23]. Available from: https://app.powerbi.com/view?r=eyJrIjoiNTljNzlmMTUtM2Y5NS00M2FjLWIwMGUtZmE0MDFhMWI5OGZjIiwidCI6IjZmZTkxN2VlLWQ5OWMtNGJmNy05OGQ1LThhOTUyYTE3NzhjNCIsImMiOjR9</w:t>
      </w:r>
    </w:p>
    <w:p w14:paraId="759F4E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38. </w:t>
      </w:r>
      <w:r w:rsidRPr="00D92F33">
        <w:rPr>
          <w:rFonts w:cs="Times New Roman"/>
          <w:noProof/>
        </w:rPr>
        <w:tab/>
        <w:t>SUSALUD. Plataforma de Información [Internet]. [cited 2018 Jan 23]. Available from: http://bi.susalud.gob.pe/QvAJAXZfc/opendoc.htm?document=QV Produccion%2FSIG_SUSALUD.qvw&amp;host=QVS%40srvqlikias&amp;anonymous=true</w:t>
      </w:r>
    </w:p>
    <w:p w14:paraId="7B904C4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39. </w:t>
      </w:r>
      <w:r w:rsidRPr="00D92F33">
        <w:rPr>
          <w:rFonts w:cs="Times New Roman"/>
          <w:noProof/>
        </w:rPr>
        <w:tab/>
        <w:t>Susalud BPM PAC | Consulta [Internet]. [cited 2017 Mar 14]. Available from: http://app17.susalud.gob.pe/formulario_consulta/</w:t>
      </w:r>
    </w:p>
    <w:p w14:paraId="69CAAE0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40. </w:t>
      </w:r>
      <w:r w:rsidRPr="00D92F33">
        <w:rPr>
          <w:rFonts w:cs="Times New Roman"/>
          <w:noProof/>
        </w:rPr>
        <w:tab/>
        <w:t>SUSALUD CONTIGO - Aplicaciones de Android en Google Play [Internet]. [cited 2017 Mar 14]. Available from: https://play.google.com/store/apps/details?id=pe.gob.susalud.servicio&amp;hl=es</w:t>
      </w:r>
    </w:p>
    <w:p w14:paraId="1F83675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41. </w:t>
      </w:r>
      <w:r w:rsidRPr="00D92F33">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44. </w:t>
      </w:r>
      <w:r w:rsidRPr="00D92F33">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45. </w:t>
      </w:r>
      <w:r w:rsidRPr="00D92F33">
        <w:rPr>
          <w:rFonts w:cs="Times New Roman"/>
          <w:noProof/>
        </w:rPr>
        <w:tab/>
        <w:t xml:space="preserve">Paul CL. A Modified Delphi Approach to a New Card Sorting Methodology. J Usability Stud. 2008;4(1):7–30. </w:t>
      </w:r>
    </w:p>
    <w:p w14:paraId="4EA68E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lastRenderedPageBreak/>
        <w:t xml:space="preserve">46. </w:t>
      </w:r>
      <w:r w:rsidRPr="00D92F33">
        <w:rPr>
          <w:rFonts w:cs="Times New Roman"/>
          <w:noProof/>
        </w:rPr>
        <w:tab/>
        <w:t>ShowMore - Grabar, cargar y compartir sus vídeos en la web fácilmente [Internet]. [cited 2018 Mar 27]. Available from: https://showmore.com/es/</w:t>
      </w:r>
    </w:p>
    <w:p w14:paraId="66A908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47. </w:t>
      </w:r>
      <w:r w:rsidRPr="00D92F33">
        <w:rPr>
          <w:rFonts w:cs="Times New Roman"/>
          <w:noProof/>
        </w:rPr>
        <w:tab/>
        <w:t>oTranscribe [Internet]. [cited 2018 Mar 27]. Available from: http://otranscribe.com/</w:t>
      </w:r>
    </w:p>
    <w:p w14:paraId="7DB4FA4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48. </w:t>
      </w:r>
      <w:r w:rsidRPr="00D92F33">
        <w:rPr>
          <w:rFonts w:cs="Times New Roman"/>
          <w:noProof/>
        </w:rPr>
        <w:tab/>
        <w:t>Superintendencia de Salud, Gobierno de Chile - Reclamo contra FONASA o ISAPRES [Internet]. [cited 2018 Mar 27]. Available from: http://www.supersalud.gob.cl/portal/w3-article-7592.html#online</w:t>
      </w:r>
    </w:p>
    <w:p w14:paraId="22F2C7A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49. </w:t>
      </w:r>
      <w:r w:rsidRPr="00D92F33">
        <w:rPr>
          <w:rFonts w:cs="Times New Roman"/>
          <w:noProof/>
        </w:rPr>
        <w:tab/>
        <w:t>Formule su petición, queja, reclamo, sugerencia o denuncia [Internet]. [cited 2018 Mar 27]. Available from: https://www.minsalud.gov.co/atencion/Paginas/Solicitudes-sugerencias-quejas-o-reclamos.aspx</w:t>
      </w:r>
    </w:p>
    <w:p w14:paraId="56E2BC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50. </w:t>
      </w:r>
      <w:r w:rsidRPr="00D92F33">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536331C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51. </w:t>
      </w:r>
      <w:r w:rsidRPr="00D92F33">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1F79A87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52. </w:t>
      </w:r>
      <w:r w:rsidRPr="00D92F33">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53. </w:t>
      </w:r>
      <w:r w:rsidRPr="00D92F33">
        <w:rPr>
          <w:rFonts w:cs="Times New Roman"/>
          <w:noProof/>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54. </w:t>
      </w:r>
      <w:r w:rsidRPr="00D92F33">
        <w:rPr>
          <w:rFonts w:cs="Times New Roman"/>
          <w:noProof/>
        </w:rPr>
        <w:tab/>
        <w:t xml:space="preserve">Opoku-Boateng GA. USER FRUSTRATION IN HIT INTERFACES: EXPLORING PAST HCI RESEARCH FOR A BETTER UNDERSTANDING OF CLINICIANS’ EXPERIENCES. AMIA Annu Symp Proc. 2015;2015:1008–17. </w:t>
      </w:r>
    </w:p>
    <w:p w14:paraId="6D9B296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55. </w:t>
      </w:r>
      <w:r w:rsidRPr="00D92F33">
        <w:rPr>
          <w:rFonts w:cs="Times New Roman"/>
          <w:noProof/>
        </w:rPr>
        <w:tab/>
        <w:t xml:space="preserve">Horsky J, Schiff GD, Johnston D, Mercincavage L, Bell D, Middleton B. </w:t>
      </w:r>
      <w:r w:rsidRPr="00D92F33">
        <w:rPr>
          <w:rFonts w:cs="Times New Roman"/>
          <w:noProof/>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56. </w:t>
      </w:r>
      <w:r w:rsidRPr="00D92F33">
        <w:rPr>
          <w:rFonts w:cs="Times New Roman"/>
          <w:noProof/>
        </w:rPr>
        <w:tab/>
        <w:t xml:space="preserve">Serving Parliament – Serving Western Australians Ombudsman Western Australia Effective handling of complaints made to your organisation -An Overview. 2017; </w:t>
      </w:r>
    </w:p>
    <w:p w14:paraId="6957555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57. </w:t>
      </w:r>
      <w:r w:rsidRPr="00D92F33">
        <w:rPr>
          <w:rFonts w:cs="Times New Roman"/>
          <w:noProof/>
        </w:rPr>
        <w:tab/>
        <w:t xml:space="preserve">Clwyd A, Hart T. A Review of the NHS Hospitals Complaints System: Putting Patients Back in the Picture. 2013;(October):1–58. </w:t>
      </w:r>
    </w:p>
    <w:p w14:paraId="567256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58. </w:t>
      </w:r>
      <w:r w:rsidRPr="00D92F33">
        <w:rPr>
          <w:rFonts w:cs="Times New Roman"/>
          <w:noProof/>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59. </w:t>
      </w:r>
      <w:r w:rsidRPr="00D92F33">
        <w:rPr>
          <w:rFonts w:cs="Times New Roman"/>
          <w:noProof/>
        </w:rPr>
        <w:tab/>
        <w:t xml:space="preserve">Hsieh SY. Healthcare complaints handling systems: A comparison between Britain, Australia and Taiwan. 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61. </w:t>
      </w:r>
      <w:r w:rsidRPr="00D92F33">
        <w:rPr>
          <w:rFonts w:cs="Times New Roman"/>
          <w:noProof/>
        </w:rPr>
        <w:tab/>
        <w:t xml:space="preserve">Nielsen J. Why You Only Need to Test with 5 Users. 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332" w:name="_Toc511166325"/>
      <w:r w:rsidRPr="00BA156B">
        <w:lastRenderedPageBreak/>
        <w:t>Anexos</w:t>
      </w:r>
      <w:bookmarkEnd w:id="1332"/>
    </w:p>
    <w:p w14:paraId="43A12014" w14:textId="77777777" w:rsidR="00161D0F" w:rsidRPr="00BA156B" w:rsidRDefault="00161D0F" w:rsidP="00A50DD7">
      <w:pPr>
        <w:pStyle w:val="Ttulo2"/>
        <w:numPr>
          <w:ilvl w:val="0"/>
          <w:numId w:val="11"/>
        </w:numPr>
        <w:rPr>
          <w:lang w:val="es-PE"/>
        </w:rPr>
      </w:pPr>
      <w:bookmarkStart w:id="1333"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333"/>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334" w:name="_Toc511166327"/>
      <w:r w:rsidRPr="00BA156B">
        <w:rPr>
          <w:lang w:val="es-PE"/>
        </w:rPr>
        <w:lastRenderedPageBreak/>
        <w:t>Anexo 2: Guía Semi-Estructurada de Entrevista a Profundidad para usuarios finales Nº1</w:t>
      </w:r>
      <w:bookmarkEnd w:id="1334"/>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335" w:name="_Toc511166328"/>
      <w:r w:rsidRPr="00BA156B">
        <w:rPr>
          <w:lang w:val="es-PE"/>
        </w:rPr>
        <w:lastRenderedPageBreak/>
        <w:t xml:space="preserve">Anexo 3: Guía </w:t>
      </w:r>
      <w:r w:rsidR="00161D0F" w:rsidRPr="00BA156B">
        <w:rPr>
          <w:lang w:val="es-PE"/>
        </w:rPr>
        <w:t>Estructurada de Entrevista a Profundidad para usuarios finales Nº2</w:t>
      </w:r>
      <w:bookmarkEnd w:id="1335"/>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336"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336"/>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337"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337"/>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338"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338"/>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339"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39"/>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340"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0"/>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341"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1"/>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342"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2"/>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343"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3"/>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344"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4"/>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345"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5"/>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346"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6"/>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347"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7"/>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348"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8"/>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349"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49"/>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350"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0"/>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351"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1"/>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352"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2"/>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353"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3"/>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354"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4"/>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355"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5"/>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356"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356"/>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357"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357"/>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37F7A" w14:textId="77777777" w:rsidR="00DE482A" w:rsidRDefault="00DE482A" w:rsidP="00F27EDB">
      <w:r>
        <w:separator/>
      </w:r>
    </w:p>
  </w:endnote>
  <w:endnote w:type="continuationSeparator" w:id="0">
    <w:p w14:paraId="246C8423" w14:textId="77777777" w:rsidR="00DE482A" w:rsidRDefault="00DE482A"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1435D9" w:rsidRDefault="001435D9"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1435D9" w:rsidRDefault="001435D9"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1435D9" w:rsidRDefault="001435D9"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1435D9" w:rsidRDefault="001435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261B4" w14:textId="77777777" w:rsidR="00DE482A" w:rsidRDefault="00DE482A" w:rsidP="00F27EDB">
      <w:r>
        <w:separator/>
      </w:r>
    </w:p>
  </w:footnote>
  <w:footnote w:type="continuationSeparator" w:id="0">
    <w:p w14:paraId="305FBC78" w14:textId="77777777" w:rsidR="00DE482A" w:rsidRDefault="00DE482A"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9"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2"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8"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1"/>
  </w:num>
  <w:num w:numId="5">
    <w:abstractNumId w:val="23"/>
  </w:num>
  <w:num w:numId="6">
    <w:abstractNumId w:val="0"/>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7"/>
  </w:num>
  <w:num w:numId="13">
    <w:abstractNumId w:val="21"/>
  </w:num>
  <w:num w:numId="14">
    <w:abstractNumId w:val="15"/>
  </w:num>
  <w:num w:numId="15">
    <w:abstractNumId w:val="21"/>
    <w:lvlOverride w:ilvl="0">
      <w:startOverride w:val="1"/>
    </w:lvlOverride>
  </w:num>
  <w:num w:numId="16">
    <w:abstractNumId w:val="15"/>
    <w:lvlOverride w:ilvl="0">
      <w:startOverride w:val="1"/>
    </w:lvlOverride>
  </w:num>
  <w:num w:numId="17">
    <w:abstractNumId w:val="14"/>
  </w:num>
  <w:num w:numId="18">
    <w:abstractNumId w:val="24"/>
  </w:num>
  <w:num w:numId="19">
    <w:abstractNumId w:val="3"/>
  </w:num>
  <w:num w:numId="20">
    <w:abstractNumId w:val="15"/>
    <w:lvlOverride w:ilvl="0">
      <w:startOverride w:val="1"/>
    </w:lvlOverride>
  </w:num>
  <w:num w:numId="21">
    <w:abstractNumId w:val="15"/>
    <w:lvlOverride w:ilvl="0">
      <w:startOverride w:val="1"/>
    </w:lvlOverride>
  </w:num>
  <w:num w:numId="22">
    <w:abstractNumId w:val="5"/>
  </w:num>
  <w:num w:numId="23">
    <w:abstractNumId w:val="2"/>
  </w:num>
  <w:num w:numId="24">
    <w:abstractNumId w:val="25"/>
  </w:num>
  <w:num w:numId="25">
    <w:abstractNumId w:val="12"/>
  </w:num>
  <w:num w:numId="26">
    <w:abstractNumId w:val="16"/>
  </w:num>
  <w:num w:numId="27">
    <w:abstractNumId w:val="18"/>
  </w:num>
  <w:num w:numId="28">
    <w:abstractNumId w:val="7"/>
  </w:num>
  <w:num w:numId="29">
    <w:abstractNumId w:val="21"/>
    <w:lvlOverride w:ilvl="0">
      <w:startOverride w:val="1"/>
    </w:lvlOverride>
  </w:num>
  <w:num w:numId="30">
    <w:abstractNumId w:val="19"/>
  </w:num>
  <w:num w:numId="31">
    <w:abstractNumId w:val="9"/>
  </w:num>
  <w:num w:numId="32">
    <w:abstractNumId w:val="8"/>
  </w:num>
  <w:num w:numId="33">
    <w:abstractNumId w:val="17"/>
  </w:num>
  <w:num w:numId="34">
    <w:abstractNumId w:val="10"/>
  </w:num>
  <w:num w:numId="35">
    <w:abstractNumId w:val="26"/>
  </w:num>
  <w:num w:numId="36">
    <w:abstractNumId w:val="23"/>
    <w:lvlOverride w:ilvl="0">
      <w:startOverride w:val="1"/>
    </w:lvlOverride>
  </w:num>
  <w:num w:numId="37">
    <w:abstractNumId w:val="6"/>
  </w:num>
  <w:num w:numId="38">
    <w:abstractNumId w:val="4"/>
  </w:num>
  <w:num w:numId="39">
    <w:abstractNumId w:val="32"/>
  </w:num>
  <w:num w:numId="40">
    <w:abstractNumId w:val="13"/>
  </w:num>
  <w:num w:numId="41">
    <w:abstractNumId w:val="29"/>
  </w:num>
  <w:num w:numId="42">
    <w:abstractNumId w:val="20"/>
  </w:num>
  <w:num w:numId="43">
    <w:abstractNumId w:val="11"/>
  </w:num>
  <w:num w:numId="44">
    <w:abstractNumId w:val="28"/>
  </w:num>
  <w:num w:numId="45">
    <w:abstractNumId w:val="21"/>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C4BE1"/>
    <w:rsid w:val="003C6D57"/>
    <w:rsid w:val="003C6FC8"/>
    <w:rsid w:val="003D138E"/>
    <w:rsid w:val="003D1C84"/>
    <w:rsid w:val="003D4A45"/>
    <w:rsid w:val="003D7385"/>
    <w:rsid w:val="003E0AA6"/>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1AB1"/>
    <w:rsid w:val="00B1217A"/>
    <w:rsid w:val="00B12FB7"/>
    <w:rsid w:val="00B137E1"/>
    <w:rsid w:val="00B14113"/>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82A"/>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058A75-31DD-7B4D-BD49-4A762F72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139</Pages>
  <Words>50369</Words>
  <Characters>270483</Characters>
  <Application>Microsoft Office Word</Application>
  <DocSecurity>0</DocSecurity>
  <Lines>6290</Lines>
  <Paragraphs>2468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46</cp:revision>
  <cp:lastPrinted>2018-04-04T16:32:00Z</cp:lastPrinted>
  <dcterms:created xsi:type="dcterms:W3CDTF">2018-06-14T22:42:00Z</dcterms:created>
  <dcterms:modified xsi:type="dcterms:W3CDTF">2018-06-22T16:25:00Z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