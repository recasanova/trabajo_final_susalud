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César Paul Eugenio Cárcamo Cavagnaro</w:t>
      </w:r>
      <w:r>
        <w:t>, Ph.D.</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A la Dra. Andrea Har</w:t>
      </w:r>
      <w:r w:rsidR="00C56E29">
        <w:t>tz</w:t>
      </w:r>
      <w:r>
        <w:t>ler,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A Miguel Egoá</w:t>
      </w:r>
      <w:r w:rsidR="00CB6202">
        <w:t xml:space="preserve">vil y Paola Pflucker,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709F862A" w:rsidR="009B7D50" w:rsidRPr="009B7D50" w:rsidRDefault="009B7D50" w:rsidP="009B7D50">
      <w:pPr>
        <w:pStyle w:val="Texto"/>
      </w:pPr>
      <w:r>
        <w:t xml:space="preserve">Esta investigación </w:t>
      </w:r>
      <w:ins w:id="4" w:author="Regina Casanova" w:date="2018-06-18T16:38:00Z">
        <w:r w:rsidR="00EF06FE">
          <w:t>se llevó a cabo gracias al financiamiento de Concytec con su programa CienciActiva.</w:t>
        </w:r>
      </w:ins>
      <w:del w:id="5" w:author="Regina Casanova" w:date="2018-06-18T16:38:00Z">
        <w:r w:rsidDel="00EF06FE">
          <w:delText xml:space="preserve">fue </w:delText>
        </w:r>
        <w:r w:rsidR="00CB6202" w:rsidDel="00EF06FE">
          <w:delText>autofinanciada.</w:delText>
        </w:r>
      </w:del>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6" w:name="_Toc511166269"/>
      <w:r w:rsidRPr="00BA156B">
        <w:lastRenderedPageBreak/>
        <w:t>Listado de Acrónimos</w:t>
      </w:r>
      <w:bookmarkEnd w:id="6"/>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7" w:name="_Toc511166270"/>
      <w:r w:rsidRPr="00625BCC">
        <w:lastRenderedPageBreak/>
        <w:t>Resumen</w:t>
      </w:r>
      <w:bookmarkEnd w:id="7"/>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8" w:name="_Toc511166271"/>
      <w:r w:rsidRPr="00625BCC">
        <w:lastRenderedPageBreak/>
        <w:t>Palabras Clave</w:t>
      </w:r>
      <w:bookmarkEnd w:id="8"/>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9" w:name="_Toc511166272"/>
    </w:p>
    <w:p w14:paraId="247FA4DC" w14:textId="2E0105FD" w:rsidR="0049325E" w:rsidRPr="00625BCC" w:rsidRDefault="00A12DD0" w:rsidP="00625BCC">
      <w:pPr>
        <w:pStyle w:val="Ttulo1"/>
      </w:pPr>
      <w:r w:rsidRPr="00BA156B">
        <w:lastRenderedPageBreak/>
        <w:t>Introducción</w:t>
      </w:r>
      <w:bookmarkEnd w:id="9"/>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0DF8DD88"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del w:id="10" w:author="Regina Casanova" w:date="2018-06-18T17:53:00Z">
        <w:r w:rsidR="00D62010" w:rsidRPr="00BA156B" w:rsidDel="00E94926">
          <w:delText xml:space="preserve">sistema </w:delText>
        </w:r>
        <w:r w:rsidR="007E4000" w:rsidRPr="00BA156B" w:rsidDel="00E94926">
          <w:delText>informático</w:delText>
        </w:r>
      </w:del>
      <w:ins w:id="11"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2" w:name="_Toc511166273"/>
      <w:r w:rsidRPr="00625BCC">
        <w:lastRenderedPageBreak/>
        <w:t>Planteamiento del Problema</w:t>
      </w:r>
      <w:bookmarkEnd w:id="12"/>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F577051" w:rsidR="00F97069" w:rsidRPr="00BA156B" w:rsidRDefault="00E04B5A" w:rsidP="00625BCC">
      <w:pPr>
        <w:pStyle w:val="Texto"/>
      </w:pPr>
      <w:r w:rsidRPr="00BA156B">
        <w:t>SUSALUD</w:t>
      </w:r>
      <w:r w:rsidR="00DC394C" w:rsidRPr="00BA156B">
        <w:t xml:space="preserve">, como entidad fiscalizadora del sector Salud en el Perú, cuenta con un </w:t>
      </w:r>
      <w:del w:id="13" w:author="Regina Casanova" w:date="2018-06-18T17:53:00Z">
        <w:r w:rsidR="00DC394C" w:rsidRPr="00BA156B" w:rsidDel="00E94926">
          <w:delText>sistema informático</w:delText>
        </w:r>
      </w:del>
      <w:ins w:id="14"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legitimizado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5" w:name="_Toc511166274"/>
      <w:r w:rsidRPr="00BA156B">
        <w:lastRenderedPageBreak/>
        <w:t>Marco Teórico</w:t>
      </w:r>
      <w:bookmarkEnd w:id="15"/>
    </w:p>
    <w:p w14:paraId="3C1D63EF" w14:textId="77777777" w:rsidR="00562533" w:rsidRPr="00BA156B" w:rsidRDefault="00562533" w:rsidP="009E44F3">
      <w:pPr>
        <w:pStyle w:val="Ttulo2"/>
        <w:rPr>
          <w:lang w:val="es-PE"/>
        </w:rPr>
      </w:pPr>
      <w:bookmarkStart w:id="16" w:name="_Toc511166275"/>
      <w:r w:rsidRPr="00BA156B">
        <w:rPr>
          <w:lang w:val="es-PE"/>
        </w:rPr>
        <w:t>Calidad de Atención al usuario y sistemas de gestión para reclamos en el sector salud</w:t>
      </w:r>
      <w:bookmarkEnd w:id="16"/>
    </w:p>
    <w:p w14:paraId="4E8F8D22" w14:textId="77777777" w:rsidR="00AB21A0" w:rsidRPr="00BA156B" w:rsidRDefault="00AB21A0" w:rsidP="00000899">
      <w:pPr>
        <w:pStyle w:val="Ttulo3"/>
        <w:rPr>
          <w:lang w:val="es-PE"/>
        </w:rPr>
      </w:pPr>
      <w:bookmarkStart w:id="17" w:name="_Toc511166276"/>
      <w:r w:rsidRPr="00BA156B">
        <w:rPr>
          <w:lang w:val="es-PE"/>
        </w:rPr>
        <w:t>Calidad de Atención en Salud al Usuario</w:t>
      </w:r>
      <w:bookmarkEnd w:id="17"/>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8"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8"/>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9" w:name="_Toc511166278"/>
      <w:r w:rsidRPr="00BA156B">
        <w:rPr>
          <w:lang w:val="es-PE"/>
        </w:rPr>
        <w:t>Formas de monitoreo en Perú y el Mundo</w:t>
      </w:r>
      <w:bookmarkEnd w:id="19"/>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160297">
        <w:t>Hospital Consumer Asse</w:t>
      </w:r>
      <w:r w:rsidR="00C52C63" w:rsidRPr="00160297">
        <w:t>s</w:t>
      </w:r>
      <w:r w:rsidRPr="00160297">
        <w:t>sment of Healthcare Providers and Systems</w:t>
      </w:r>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20"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21" w:author="Regina Casanova" w:date="2018-06-15T15:10:00Z">
        <w:r w:rsidR="003910CB">
          <w:t xml:space="preserve">Debido a que los sistemas hospitalarios presentan una compleja </w:t>
        </w:r>
      </w:ins>
      <w:ins w:id="22" w:author="Regina Casanova" w:date="2018-06-15T15:11:00Z">
        <w:r w:rsidR="003910CB">
          <w:t>interrelación</w:t>
        </w:r>
      </w:ins>
      <w:ins w:id="23" w:author="Regina Casanova" w:date="2018-06-15T15:10:00Z">
        <w:r w:rsidR="003910CB">
          <w:t xml:space="preserve"> entre diversos procesos, servicios y personal, el monitoreo de calidad de atenció</w:t>
        </w:r>
      </w:ins>
      <w:ins w:id="24" w:author="Regina Casanova" w:date="2018-06-15T15:11:00Z">
        <w:r w:rsidR="003910CB">
          <w:t>n puede</w:t>
        </w:r>
      </w:ins>
      <w:ins w:id="25" w:author="Regina Casanova" w:date="2018-06-15T15:13:00Z">
        <w:r w:rsidR="003910CB">
          <w:t xml:space="preserve"> ser</w:t>
        </w:r>
      </w:ins>
      <w:ins w:id="26" w:author="Regina Casanova" w:date="2018-06-15T15:11:00Z">
        <w:r w:rsidR="003910CB">
          <w:t xml:space="preserve"> realiza</w:t>
        </w:r>
      </w:ins>
      <w:ins w:id="27" w:author="Regina Casanova" w:date="2018-06-15T15:13:00Z">
        <w:r w:rsidR="003910CB">
          <w:t>da</w:t>
        </w:r>
      </w:ins>
      <w:ins w:id="28" w:author="Regina Casanova" w:date="2018-06-15T15:11:00Z">
        <w:r w:rsidR="003910CB">
          <w:t xml:space="preserve"> de diversas maneras</w:t>
        </w:r>
      </w:ins>
      <w:ins w:id="29" w:author="Regina Casanova" w:date="2018-06-15T15:49:00Z">
        <w:r w:rsidR="00CF1D12">
          <w:t xml:space="preserve"> </w:t>
        </w:r>
      </w:ins>
      <w:ins w:id="30"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31" w:author="Regina Casanova" w:date="2018-06-15T15:50:00Z">
        <w:r w:rsidR="00615A96">
          <w:fldChar w:fldCharType="end"/>
        </w:r>
      </w:ins>
      <w:ins w:id="32" w:author="Regina Casanova" w:date="2018-06-15T15:11:00Z">
        <w:r w:rsidR="003910CB">
          <w:t xml:space="preserve"> </w:t>
        </w:r>
      </w:ins>
      <w:ins w:id="33" w:author="Regina Casanova" w:date="2018-06-15T15:12:00Z">
        <w:r w:rsidR="003910CB">
          <w:t xml:space="preserve">siendo una de </w:t>
        </w:r>
      </w:ins>
      <w:ins w:id="34" w:author="Regina Casanova" w:date="2018-06-15T15:13:00Z">
        <w:r w:rsidR="003910CB">
          <w:t>estas</w:t>
        </w:r>
      </w:ins>
      <w:ins w:id="35" w:author="Regina Casanova" w:date="2018-06-15T15:11:00Z">
        <w:r w:rsidR="003910CB">
          <w:t xml:space="preserve"> </w:t>
        </w:r>
      </w:ins>
      <w:ins w:id="36" w:author="Regina Casanova" w:date="2018-06-15T15:12:00Z">
        <w:r w:rsidR="003910CB">
          <w:t>la</w:t>
        </w:r>
      </w:ins>
      <w:ins w:id="37" w:author="Regina Casanova" w:date="2018-06-15T15:11:00Z">
        <w:r w:rsidR="003910CB">
          <w:t xml:space="preserve"> correcta gestión y monitoreo de los reclamos</w:t>
        </w:r>
      </w:ins>
      <w:ins w:id="38" w:author="Regina Casanova" w:date="2018-06-15T15:12:00Z">
        <w:r w:rsidR="003910CB">
          <w:t>, que</w:t>
        </w:r>
      </w:ins>
      <w:ins w:id="39" w:author="Regina Casanova" w:date="2018-06-15T15:14:00Z">
        <w:r w:rsidR="003910CB">
          <w:t xml:space="preserve"> por ser presentados por los mismos pacientes que reciben el servicio,</w:t>
        </w:r>
      </w:ins>
      <w:ins w:id="40" w:author="Regina Casanova" w:date="2018-06-15T15:13:00Z">
        <w:r w:rsidR="003910CB">
          <w:t xml:space="preserve"> </w:t>
        </w:r>
      </w:ins>
      <w:ins w:id="41" w:author="Regina Casanova" w:date="2018-06-15T15:14:00Z">
        <w:r w:rsidR="003910CB">
          <w:t>permitiría</w:t>
        </w:r>
      </w:ins>
      <w:ins w:id="42"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43" w:name="_Toc511166279"/>
      <w:r w:rsidRPr="00BA156B">
        <w:rPr>
          <w:lang w:val="es-PE"/>
        </w:rPr>
        <w:lastRenderedPageBreak/>
        <w:t>Sistema de gestión de reclamos en el sector salud</w:t>
      </w:r>
      <w:bookmarkEnd w:id="43"/>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4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72681CA4" w14:textId="74A03CD3" w:rsidR="00F11AB5" w:rsidRPr="00C128AA" w:rsidDel="00A63767" w:rsidRDefault="00F11AB5" w:rsidP="00C128AA">
      <w:pPr>
        <w:pStyle w:val="Texto"/>
        <w:rPr>
          <w:del w:id="45" w:author="Regina Casanova" w:date="2018-06-18T17:26:00Z"/>
        </w:rPr>
      </w:pPr>
    </w:p>
    <w:p w14:paraId="6D117DC6" w14:textId="77777777" w:rsidR="00D963F6" w:rsidRDefault="00F95233" w:rsidP="00C128AA">
      <w:pPr>
        <w:pStyle w:val="Texto"/>
        <w:rPr>
          <w:ins w:id="46"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048B59D7" w14:textId="41310D43" w:rsidR="00A60A6F" w:rsidRPr="00C128AA" w:rsidRDefault="00A63767" w:rsidP="00C128AA">
      <w:pPr>
        <w:pStyle w:val="Texto"/>
      </w:pPr>
      <w:ins w:id="47" w:author="Regina Casanova" w:date="2018-06-18T17:26:00Z">
        <w:r>
          <w:t>Cabe resaltar que un sistema de gestión de reclamos no se limita exclusivamente al uso de software para gestionar los reclamos. Para que el</w:t>
        </w:r>
      </w:ins>
      <w:ins w:id="48" w:author="Regina Casanova" w:date="2018-06-18T17:56:00Z">
        <w:r w:rsidR="00D73911">
          <w:t xml:space="preserve"> uso de un</w:t>
        </w:r>
      </w:ins>
      <w:ins w:id="49" w:author="Regina Casanova" w:date="2018-06-18T17:26:00Z">
        <w:r>
          <w:t xml:space="preserve"> software </w:t>
        </w:r>
      </w:ins>
      <w:ins w:id="50" w:author="Regina Casanova" w:date="2018-06-18T17:56:00Z">
        <w:r w:rsidR="00D73911">
          <w:t>sea justificado</w:t>
        </w:r>
      </w:ins>
      <w:ins w:id="51"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5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52"/>
    </w:p>
    <w:p w14:paraId="19280443" w14:textId="77777777" w:rsidR="00B674F0" w:rsidRPr="00BA156B" w:rsidRDefault="00562533" w:rsidP="00465DBE">
      <w:pPr>
        <w:pStyle w:val="Ttulo3"/>
        <w:rPr>
          <w:lang w:val="es-PE"/>
        </w:rPr>
      </w:pPr>
      <w:bookmarkStart w:id="53" w:name="_Toc511166281"/>
      <w:r w:rsidRPr="00BA156B">
        <w:rPr>
          <w:lang w:val="es-PE"/>
        </w:rPr>
        <w:t>Descripción e Importancia</w:t>
      </w:r>
      <w:bookmarkEnd w:id="53"/>
    </w:p>
    <w:p w14:paraId="2F384AC5" w14:textId="2509BAD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del w:id="54" w:author="Regina Casanova" w:date="2018-06-18T17:53:00Z">
        <w:r w:rsidRPr="00BA156B" w:rsidDel="00E94926">
          <w:rPr>
            <w:lang w:val="es-PE"/>
          </w:rPr>
          <w:delText xml:space="preserve">sistemas </w:delText>
        </w:r>
        <w:r w:rsidR="00BA45B9" w:rsidRPr="00BA156B" w:rsidDel="00E94926">
          <w:rPr>
            <w:lang w:val="es-PE"/>
          </w:rPr>
          <w:delText>informáticos</w:delText>
        </w:r>
      </w:del>
      <w:ins w:id="55" w:author="Regina Casanova" w:date="2018-06-18T17:53:00Z">
        <w:r w:rsidR="00E94926">
          <w:rPr>
            <w:lang w:val="es-PE"/>
          </w:rPr>
          <w:t>software</w:t>
        </w:r>
      </w:ins>
      <w:r w:rsidR="00BA45B9" w:rsidRPr="00BA156B">
        <w:rPr>
          <w:lang w:val="es-PE"/>
        </w:rPr>
        <w:t xml:space="preserve"> con el propósito de hacer</w:t>
      </w:r>
      <w:ins w:id="56" w:author="Regina Casanova" w:date="2018-06-18T17:57:00Z">
        <w:r w:rsidR="007E1695">
          <w:rPr>
            <w:lang w:val="es-PE"/>
          </w:rPr>
          <w:t xml:space="preserve"> software</w:t>
        </w:r>
      </w:ins>
      <w:del w:id="57" w:author="Regina Casanova" w:date="2018-06-18T17:57:00Z">
        <w:r w:rsidR="00BA45B9" w:rsidRPr="00BA156B" w:rsidDel="007E1695">
          <w:rPr>
            <w:lang w:val="es-PE"/>
          </w:rPr>
          <w:delText>los</w:delText>
        </w:r>
      </w:del>
      <w:r w:rsidR="00BA45B9" w:rsidRPr="00BA156B">
        <w:rPr>
          <w:lang w:val="es-PE"/>
        </w:rPr>
        <w:t xml:space="preserve"> </w:t>
      </w:r>
      <w:r w:rsidRPr="00BA156B">
        <w:rPr>
          <w:lang w:val="es-PE"/>
        </w:rPr>
        <w:t xml:space="preserve">más usables enfocándose en </w:t>
      </w:r>
      <w:ins w:id="58" w:author="Regina Casanova" w:date="2018-06-18T17:57:00Z">
        <w:r w:rsidR="007E1695">
          <w:rPr>
            <w:lang w:val="es-PE"/>
          </w:rPr>
          <w:t>su</w:t>
        </w:r>
      </w:ins>
      <w:del w:id="59" w:author="Regina Casanova" w:date="2018-06-18T17:57:00Z">
        <w:r w:rsidRPr="00BA156B" w:rsidDel="007E1695">
          <w:rPr>
            <w:lang w:val="es-PE"/>
          </w:rPr>
          <w:delText>el</w:delText>
        </w:r>
      </w:del>
      <w:r w:rsidRPr="00BA156B">
        <w:rPr>
          <w:lang w:val="es-PE"/>
        </w:rPr>
        <w:t xml:space="preserve"> uso</w:t>
      </w:r>
      <w:del w:id="60" w:author="Regina Casanova" w:date="2018-06-18T17:57:00Z">
        <w:r w:rsidRPr="00BA156B" w:rsidDel="007E1695">
          <w:rPr>
            <w:lang w:val="es-PE"/>
          </w:rPr>
          <w:delText xml:space="preserve"> del</w:delText>
        </w:r>
      </w:del>
      <w:ins w:id="61" w:author="Regina Casanova" w:date="2018-06-18T17:57:00Z">
        <w:r w:rsidR="00030212">
          <w:rPr>
            <w:lang w:val="es-PE"/>
          </w:rPr>
          <w:t>,</w:t>
        </w:r>
      </w:ins>
      <w:del w:id="62" w:author="Regina Casanova" w:date="2018-06-18T17:57:00Z">
        <w:r w:rsidRPr="00BA156B" w:rsidDel="00030212">
          <w:rPr>
            <w:lang w:val="es-PE"/>
          </w:rPr>
          <w:delText xml:space="preserve"> </w:delText>
        </w:r>
      </w:del>
      <w:del w:id="63" w:author="Regina Casanova" w:date="2018-06-18T17:53:00Z">
        <w:r w:rsidRPr="00BA156B" w:rsidDel="00E94926">
          <w:rPr>
            <w:lang w:val="es-PE"/>
          </w:rPr>
          <w:delText>sistema</w:delText>
        </w:r>
      </w:del>
      <w:del w:id="64" w:author="Regina Casanova" w:date="2018-06-18T17:57:00Z">
        <w:r w:rsidRPr="00BA156B" w:rsidDel="007E1695">
          <w:rPr>
            <w:lang w:val="es-PE"/>
          </w:rPr>
          <w:delText xml:space="preserve"> </w:delText>
        </w:r>
        <w:r w:rsidRPr="00BA156B" w:rsidDel="00030212">
          <w:rPr>
            <w:lang w:val="es-PE"/>
          </w:rPr>
          <w:delText>y</w:delText>
        </w:r>
      </w:del>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65" w:author="Regina Casanova" w:date="2018-06-18T17:53:00Z">
        <w:r w:rsidRPr="00BA156B" w:rsidDel="00E94926">
          <w:delText>sistema</w:delText>
        </w:r>
        <w:r w:rsidR="00BA45B9" w:rsidRPr="00BA156B" w:rsidDel="00E94926">
          <w:delText xml:space="preserve"> informático</w:delText>
        </w:r>
      </w:del>
      <w:ins w:id="66"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67" w:author="Regina Casanova" w:date="2018-06-18T17:53:00Z">
        <w:r w:rsidRPr="00BA156B" w:rsidDel="00E94926">
          <w:delText>sistema</w:delText>
        </w:r>
      </w:del>
      <w:ins w:id="68"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ins w:id="69" w:author="Regina Casanova" w:date="2018-06-18T17:58:00Z">
        <w:r w:rsidR="00030212">
          <w:t xml:space="preserve">la estructura de </w:t>
        </w:r>
      </w:ins>
      <w:r w:rsidRPr="00BA156B">
        <w:t xml:space="preserve">un </w:t>
      </w:r>
      <w:del w:id="70" w:author="Regina Casanova" w:date="2018-06-18T17:53:00Z">
        <w:r w:rsidRPr="00BA156B" w:rsidDel="00E94926">
          <w:delText>sistema informático</w:delText>
        </w:r>
      </w:del>
      <w:ins w:id="71"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ins w:id="72" w:author="Regina Casanova" w:date="2018-06-18T17:58:00Z">
        <w:r w:rsidR="00030212">
          <w:t>cómo utilizar el</w:t>
        </w:r>
      </w:ins>
      <w:del w:id="73" w:author="Regina Casanova" w:date="2018-06-18T17:58:00Z">
        <w:r w:rsidRPr="00BA156B" w:rsidDel="00030212">
          <w:delText>el</w:delText>
        </w:r>
      </w:del>
      <w:r w:rsidRPr="00BA156B">
        <w:t xml:space="preserve"> </w:t>
      </w:r>
      <w:del w:id="74" w:author="Regina Casanova" w:date="2018-06-18T17:53:00Z">
        <w:r w:rsidRPr="00BA156B" w:rsidDel="00E94926">
          <w:delText>sistema</w:delText>
        </w:r>
      </w:del>
      <w:ins w:id="75"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del w:id="76" w:author="Regina Casanova" w:date="2018-06-18T17:53:00Z">
        <w:r w:rsidRPr="00BA156B" w:rsidDel="00E94926">
          <w:delText>sistema</w:delText>
        </w:r>
      </w:del>
      <w:ins w:id="77"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lastRenderedPageBreak/>
        <w:t xml:space="preserve">Cuando se diseña un </w:t>
      </w:r>
      <w:del w:id="78" w:author="Regina Casanova" w:date="2018-06-18T17:53:00Z">
        <w:r w:rsidRPr="00BA156B" w:rsidDel="00E94926">
          <w:delText>sistema informático</w:delText>
        </w:r>
      </w:del>
      <w:ins w:id="79" w:author="Regina Casanova" w:date="2018-06-18T17:53:00Z">
        <w:r w:rsidR="00E94926">
          <w:t>software</w:t>
        </w:r>
      </w:ins>
      <w:r w:rsidRPr="00BA156B">
        <w:t xml:space="preserve"> sin considerar a los usuarios finales de este, puede resultar en </w:t>
      </w:r>
      <w:del w:id="80" w:author="Regina Casanova" w:date="2018-06-18T17:53:00Z">
        <w:r w:rsidRPr="00BA156B" w:rsidDel="00E94926">
          <w:delText>sistemas informáticos</w:delText>
        </w:r>
      </w:del>
      <w:ins w:id="81"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82" w:name="_Toc511166282"/>
      <w:r w:rsidRPr="00BA156B">
        <w:rPr>
          <w:lang w:val="es-PE"/>
        </w:rPr>
        <w:t>Metodología</w:t>
      </w:r>
      <w:r w:rsidR="002553D9" w:rsidRPr="00BA156B">
        <w:rPr>
          <w:lang w:val="es-PE"/>
        </w:rPr>
        <w:t xml:space="preserve"> del diseño centrado en el usuario</w:t>
      </w:r>
      <w:bookmarkEnd w:id="82"/>
    </w:p>
    <w:p w14:paraId="19B57AF8" w14:textId="71F175E5" w:rsidR="00B674F0" w:rsidRPr="00017896" w:rsidRDefault="00D62806" w:rsidP="00017896">
      <w:pPr>
        <w:pStyle w:val="Texto"/>
      </w:pPr>
      <w:r w:rsidRPr="00BA156B">
        <w:t xml:space="preserve">Según el </w:t>
      </w:r>
      <w:r w:rsidR="0038486C" w:rsidRPr="00160297">
        <w:t>World Wide Web Consortium</w:t>
      </w:r>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83" w:author="Regina Casanova" w:date="2018-06-18T17:53:00Z">
        <w:r w:rsidRPr="00BA156B" w:rsidDel="00E94926">
          <w:delText>sistema</w:delText>
        </w:r>
      </w:del>
      <w:ins w:id="84"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85" w:author="Regina Casanova" w:date="2018-06-18T17:53:00Z">
        <w:r w:rsidRPr="00BA156B" w:rsidDel="00E94926">
          <w:delText>sistema</w:delText>
        </w:r>
      </w:del>
      <w:ins w:id="86"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87" w:author="Regina Casanova" w:date="2018-06-18T17:53:00Z">
        <w:r w:rsidRPr="00BA156B" w:rsidDel="00E94926">
          <w:delText>sistema</w:delText>
        </w:r>
      </w:del>
      <w:ins w:id="88"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lastRenderedPageBreak/>
        <w:t xml:space="preserve">Objetivos de los usuarios finales en el </w:t>
      </w:r>
      <w:del w:id="89" w:author="Regina Casanova" w:date="2018-06-18T17:53:00Z">
        <w:r w:rsidRPr="00BA156B" w:rsidDel="00E94926">
          <w:delText>sistema</w:delText>
        </w:r>
      </w:del>
      <w:ins w:id="90"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91"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92" w:author="Regina Casanova" w:date="2018-06-18T17:53:00Z">
        <w:r w:rsidRPr="00BA156B" w:rsidDel="00E94926">
          <w:rPr>
            <w:lang w:val="es-PE"/>
          </w:rPr>
          <w:delText>sistema</w:delText>
        </w:r>
      </w:del>
      <w:ins w:id="93"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ins w:id="94" w:author="Regina Casanova" w:date="2018-06-18T18:00:00Z">
        <w:r w:rsidR="00A240B1">
          <w:t>dentro</w:t>
        </w:r>
      </w:ins>
      <w:del w:id="95" w:author="Regina Casanova" w:date="2018-06-18T18:00:00Z">
        <w:r w:rsidR="00D62806" w:rsidRPr="00BA156B" w:rsidDel="00A240B1">
          <w:delText>en</w:delText>
        </w:r>
      </w:del>
      <w:r w:rsidR="00D62806" w:rsidRPr="00BA156B">
        <w:t xml:space="preserve"> </w:t>
      </w:r>
      <w:ins w:id="96" w:author="Regina Casanova" w:date="2018-06-18T18:00:00Z">
        <w:r w:rsidR="00A240B1">
          <w:t>d</w:t>
        </w:r>
      </w:ins>
      <w:r w:rsidR="00D62806" w:rsidRPr="00BA156B">
        <w:t>el</w:t>
      </w:r>
      <w:r w:rsidRPr="00BA156B">
        <w:t xml:space="preserve"> </w:t>
      </w:r>
      <w:del w:id="97" w:author="Regina Casanova" w:date="2018-06-18T17:53:00Z">
        <w:r w:rsidRPr="00BA156B" w:rsidDel="00E94926">
          <w:delText>sistema</w:delText>
        </w:r>
      </w:del>
      <w:ins w:id="98"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99" w:author="Regina Casanova" w:date="2018-06-18T18:00:00Z">
        <w:r w:rsidRPr="00BA156B" w:rsidDel="00A240B1">
          <w:delText>sistema</w:delText>
        </w:r>
      </w:del>
      <w:ins w:id="100"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101" w:author="Regina Casanova" w:date="2018-06-18T17:53:00Z">
        <w:r w:rsidRPr="00BA156B" w:rsidDel="00E94926">
          <w:delText>sistema</w:delText>
        </w:r>
      </w:del>
      <w:ins w:id="102" w:author="Regina Casanova" w:date="2018-06-18T17:53:00Z">
        <w:r w:rsidR="00E94926">
          <w:t>software</w:t>
        </w:r>
      </w:ins>
      <w:r w:rsidR="007B7445" w:rsidRPr="00BA156B">
        <w:t>.</w:t>
      </w:r>
      <w:ins w:id="103"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r w:rsidR="00B674F0" w:rsidRPr="00160297">
        <w:t>Wireframes</w:t>
      </w:r>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104" w:author="Regina Casanova" w:date="2018-06-18T17:53:00Z">
        <w:r w:rsidRPr="00BA156B" w:rsidDel="00E94926">
          <w:delText>sistema</w:delText>
        </w:r>
      </w:del>
      <w:ins w:id="105" w:author="Regina Casanova" w:date="2018-06-18T17:53:00Z">
        <w:r w:rsidR="00E94926">
          <w:t>software</w:t>
        </w:r>
      </w:ins>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160297">
        <w:t>wireframes</w:t>
      </w:r>
      <w:r w:rsidRPr="00BA156B">
        <w:t xml:space="preserve"> en lápiz y papel y/o </w:t>
      </w:r>
      <w:r w:rsidRPr="00160297">
        <w:t>wirefra</w:t>
      </w:r>
      <w:r w:rsidR="00107D89" w:rsidRPr="00160297">
        <w:t>mes</w:t>
      </w:r>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r w:rsidR="00B674F0" w:rsidRPr="00160297">
        <w:t>Mockup</w:t>
      </w:r>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106" w:author="Regina Casanova" w:date="2018-06-18T17:53:00Z">
        <w:r w:rsidR="00B674F0" w:rsidRPr="00BA156B" w:rsidDel="00E94926">
          <w:delText>sistema</w:delText>
        </w:r>
      </w:del>
      <w:ins w:id="107" w:author="Regina Casanova" w:date="2018-06-18T17:53:00Z">
        <w:r w:rsidR="00E94926">
          <w:t>software</w:t>
        </w:r>
      </w:ins>
      <w:r w:rsidRPr="00BA156B">
        <w:t xml:space="preserve"> y posterior a la realización de </w:t>
      </w:r>
      <w:r w:rsidRPr="00160297">
        <w:t>wireframes</w:t>
      </w:r>
      <w:r w:rsidR="007B7445" w:rsidRPr="00BA156B">
        <w:t>.</w:t>
      </w:r>
    </w:p>
    <w:p w14:paraId="2F7B05B1" w14:textId="77777777" w:rsidR="00466892" w:rsidRDefault="00107D89" w:rsidP="00466892">
      <w:pPr>
        <w:pStyle w:val="Ttulo5"/>
      </w:pPr>
      <w:r w:rsidRPr="00BA156B">
        <w:t>Prototipado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r w:rsidRPr="00160297">
        <w:t>mockups</w:t>
      </w:r>
      <w:r w:rsidRPr="00BA156B">
        <w:t xml:space="preserve"> de las diversas pantallas para tener un resultado final unificado en el que se aprecie tanto la distribución, detalles y flujo del </w:t>
      </w:r>
      <w:del w:id="108" w:author="Regina Casanova" w:date="2018-06-18T17:53:00Z">
        <w:r w:rsidRPr="00BA156B" w:rsidDel="00E94926">
          <w:delText>sistema</w:delText>
        </w:r>
      </w:del>
      <w:ins w:id="109"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46D6865" w:rsidR="00107D89" w:rsidRPr="00017896" w:rsidRDefault="00B674F0" w:rsidP="00466892">
      <w:pPr>
        <w:pStyle w:val="Texto"/>
      </w:pPr>
      <w:r w:rsidRPr="00BA156B">
        <w:t>Pruebas con usuarios para encontrar p</w:t>
      </w:r>
      <w:r w:rsidR="00107D89" w:rsidRPr="00BA156B">
        <w:t xml:space="preserve">osibles problemas de usabilidad. </w:t>
      </w:r>
      <w:ins w:id="110" w:author="Regina Casanova" w:date="2018-06-21T12:44:00Z">
        <w:r w:rsidR="007925FD">
          <w:t xml:space="preserve">Una de las maneras de realizar pruebas con usuarios </w:t>
        </w:r>
      </w:ins>
      <w:ins w:id="111" w:author="Regina Casanova" w:date="2018-06-21T12:45:00Z">
        <w:r w:rsidR="007925FD">
          <w:t>es</w:t>
        </w:r>
      </w:ins>
      <w:ins w:id="112" w:author="Regina Casanova" w:date="2018-06-21T12:44:00Z">
        <w:r w:rsidR="007925FD">
          <w:t xml:space="preserve"> la </w:t>
        </w:r>
      </w:ins>
      <w:ins w:id="113" w:author="Regina Casanova" w:date="2018-06-21T12:45:00Z">
        <w:r w:rsidR="007925FD">
          <w:t>“Realización de Tareas” que</w:t>
        </w:r>
      </w:ins>
      <w:ins w:id="114" w:author="Regina Casanova" w:date="2018-06-21T12:46:00Z">
        <w:r w:rsidR="007925FD">
          <w:t xml:space="preserve"> sirve para</w:t>
        </w:r>
      </w:ins>
      <w:ins w:id="115" w:author="Regina Casanova" w:date="2018-06-21T12:45:00Z">
        <w:r w:rsidR="007925FD">
          <w:t xml:space="preserve"> aprend</w:t>
        </w:r>
      </w:ins>
      <w:ins w:id="116" w:author="Regina Casanova" w:date="2018-06-21T12:47:00Z">
        <w:r w:rsidR="007925FD">
          <w:t>er</w:t>
        </w:r>
      </w:ins>
      <w:ins w:id="117" w:author="Regina Casanova" w:date="2018-06-21T12:45:00Z">
        <w:r w:rsidR="007925FD">
          <w:t xml:space="preserve"> acerca de los usuarios por medio de la observaci</w:t>
        </w:r>
      </w:ins>
      <w:ins w:id="118" w:author="Regina Casanova" w:date="2018-06-21T12:47:00Z">
        <w:r w:rsidR="007925FD">
          <w:t xml:space="preserve">ón directa mientras ellos realizan tareas interactuando con el prototipo e intentan cumplir ciertos </w:t>
        </w:r>
        <w:r w:rsidR="007925FD">
          <w:lastRenderedPageBreak/>
          <w:t xml:space="preserve">objetivos. </w:t>
        </w:r>
      </w:ins>
      <w:ins w:id="119" w:author="Regina Casanova" w:date="2018-06-21T12:48:00Z">
        <w:r w:rsidR="007925FD">
          <w:t xml:space="preserve">Este método ayuda a identificar problemas en las tareas que el software debe ser capaz de realizar y una vez identificados, ayuda a probar su rediseño. </w:t>
        </w:r>
      </w:ins>
      <w:ins w:id="120" w:author="Regina Casanova" w:date="2018-06-21T12:50:00Z">
        <w:r w:rsidR="007925FD">
          <w:t>Para esto, deben identificarse tareas por cada tipo de usuario que puedan ser resueltas con el prototipo a probar y entregarlo a los usuarios al momento de la prueba</w:t>
        </w:r>
      </w:ins>
      <w:ins w:id="121" w:author="Regina Casanova" w:date="2018-06-21T12:52:00Z">
        <w:r w:rsidR="007925FD">
          <w:t xml:space="preserve"> </w:t>
        </w:r>
      </w:ins>
      <w:ins w:id="122" w:author="Regina Casanova" w:date="2018-06-21T12:54:00Z">
        <w:r w:rsidR="007925FD">
          <w:fldChar w:fldCharType="begin" w:fldLock="1"/>
        </w:r>
      </w:ins>
      <w:r w:rsidR="00D92F33">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(30)","plainTextFormattedCitation":"(30)","previouslyFormattedCitation":"(30)"},"properties":{"noteIndex":0},"schema":"https://github.com/citation-style-language/schema/raw/master/csl-citation.json"}</w:instrText>
      </w:r>
      <w:r w:rsidR="007925FD">
        <w:fldChar w:fldCharType="separate"/>
      </w:r>
      <w:r w:rsidR="007925FD" w:rsidRPr="007925FD">
        <w:rPr>
          <w:noProof/>
        </w:rPr>
        <w:t>(30)</w:t>
      </w:r>
      <w:ins w:id="123" w:author="Regina Casanova" w:date="2018-06-21T12:54:00Z">
        <w:r w:rsidR="007925FD">
          <w:fldChar w:fldCharType="end"/>
        </w:r>
      </w:ins>
      <w:ins w:id="124" w:author="Regina Casanova" w:date="2018-06-21T12:50:00Z">
        <w:r w:rsidR="007925FD">
          <w:t>.</w:t>
        </w:r>
      </w:ins>
      <w:ins w:id="125" w:author="Regina Casanova" w:date="2018-06-21T12:51:00Z">
        <w:r w:rsidR="007925FD">
          <w:t xml:space="preserve"> Si el usuario logra realizar la tarea encomendada, se presta más atención al flujo que utilizo este para conseguirla y, en el caso que no se lograra realizar la tarea, se presta atenci</w:t>
        </w:r>
      </w:ins>
      <w:ins w:id="126" w:author="Regina Casanova" w:date="2018-06-21T12:52:00Z">
        <w:r w:rsidR="007925FD">
          <w:t>ón a cuales podrían haber sido los inconvenientes del usuario que impidieron que este realizara la tarea.</w:t>
        </w:r>
      </w:ins>
      <w:ins w:id="127" w:author="Regina Casanova" w:date="2018-06-21T12:50:00Z">
        <w:r w:rsidR="007925FD">
          <w:t xml:space="preserve"> </w:t>
        </w:r>
      </w:ins>
      <w:ins w:id="128" w:author="Regina Casanova" w:date="2018-06-21T13:04:00Z">
        <w:r w:rsidR="00D92F33">
          <w:t xml:space="preserve">El desarrollo de la “Realización de Tareas” </w:t>
        </w:r>
      </w:ins>
      <w:del w:id="129" w:author="Regina Casanova" w:date="2018-06-21T12:52:00Z">
        <w:r w:rsidR="00107D89" w:rsidRPr="00BA156B" w:rsidDel="007925FD">
          <w:delText>Consiste en</w:delText>
        </w:r>
        <w:r w:rsidRPr="00BA156B" w:rsidDel="007925FD">
          <w:delText xml:space="preserve"> darle al usuario una tarea a realizar dentro del </w:delText>
        </w:r>
      </w:del>
      <w:del w:id="130" w:author="Regina Casanova" w:date="2018-06-18T17:53:00Z">
        <w:r w:rsidRPr="00BA156B" w:rsidDel="00E94926">
          <w:delText>sistema</w:delText>
        </w:r>
      </w:del>
      <w:del w:id="131"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132" w:author="Regina Casanova" w:date="2018-06-21T13:04:00Z">
        <w:r w:rsidRPr="00BA156B" w:rsidDel="00D92F33">
          <w:delText>Adicionalmente,</w:delText>
        </w:r>
      </w:del>
      <w:ins w:id="133" w:author="Regina Casanova" w:date="2018-06-21T13:01:00Z">
        <w:r w:rsidR="00D92F33">
          <w:t>va</w:t>
        </w:r>
      </w:ins>
      <w:ins w:id="134" w:author="Regina Casanova" w:date="2018-06-21T13:04:00Z">
        <w:r w:rsidR="00D92F33">
          <w:t xml:space="preserve"> usualmente</w:t>
        </w:r>
      </w:ins>
      <w:ins w:id="135" w:author="Regina Casanova" w:date="2018-06-21T13:01:00Z">
        <w:r w:rsidR="00D92F33">
          <w:t xml:space="preserve"> de la mano con</w:t>
        </w:r>
      </w:ins>
      <w:r w:rsidRPr="00BA156B">
        <w:t xml:space="preserve"> </w:t>
      </w:r>
      <w:ins w:id="136" w:author="Regina Casanova" w:date="2018-06-21T12:55:00Z">
        <w:r w:rsidR="007925FD">
          <w:t xml:space="preserve">la metodología “Think-Aloud” </w:t>
        </w:r>
      </w:ins>
      <w:ins w:id="137" w:author="Regina Casanova" w:date="2018-06-21T13:04:00Z">
        <w:r w:rsidR="00D92F33">
          <w:t xml:space="preserve">ya que </w:t>
        </w:r>
      </w:ins>
      <w:ins w:id="138" w:author="Regina Casanova" w:date="2018-06-21T13:01:00Z">
        <w:r w:rsidR="00D92F33">
          <w:t xml:space="preserve">ayuda a </w:t>
        </w:r>
      </w:ins>
      <w:ins w:id="139" w:author="Regina Casanova" w:date="2018-06-21T13:03:00Z">
        <w:r w:rsidR="00D92F33">
          <w:t>determinar expectativas de los usuarios e identificar aspectos del software que puedan resultar confusos</w:t>
        </w:r>
      </w:ins>
      <w:ins w:id="140" w:author="Regina Casanova" w:date="2018-06-21T13:04:00Z">
        <w:r w:rsidR="00D92F33">
          <w:t>.</w:t>
        </w:r>
      </w:ins>
      <w:ins w:id="141" w:author="Regina Casanova" w:date="2018-06-21T13:01:00Z">
        <w:r w:rsidR="007925FD">
          <w:t xml:space="preserve"> </w:t>
        </w:r>
      </w:ins>
      <w:ins w:id="142" w:author="Regina Casanova" w:date="2018-06-21T13:05:00Z">
        <w:r w:rsidR="00D92F33">
          <w:t>C</w:t>
        </w:r>
      </w:ins>
      <w:ins w:id="143" w:author="Regina Casanova" w:date="2018-06-21T13:01:00Z">
        <w:r w:rsidR="00D92F33">
          <w:t xml:space="preserve">onsiste en </w:t>
        </w:r>
      </w:ins>
      <w:ins w:id="144" w:author="Regina Casanova" w:date="2018-06-21T13:05:00Z">
        <w:r w:rsidR="00D92F33">
          <w:t>l</w:t>
        </w:r>
      </w:ins>
      <w:ins w:id="145" w:author="Regina Casanova" w:date="2018-06-21T13:01:00Z">
        <w:r w:rsidR="007925FD">
          <w:t>a observaci</w:t>
        </w:r>
        <w:r w:rsidR="00D92F33">
          <w:t>ó</w:t>
        </w:r>
        <w:r w:rsidR="007925FD">
          <w:t xml:space="preserve">n directa </w:t>
        </w:r>
      </w:ins>
      <w:ins w:id="146" w:author="Regina Casanova" w:date="2018-06-21T13:05:00Z">
        <w:r w:rsidR="00D92F33">
          <w:t xml:space="preserve">mientras el usuario va realizando la tarea y se le pide al usuario que </w:t>
        </w:r>
      </w:ins>
      <w:ins w:id="147" w:author="Regina Casanova" w:date="2018-06-21T13:01:00Z">
        <w:r w:rsidR="00D92F33">
          <w:t xml:space="preserve">vaya explicando </w:t>
        </w:r>
      </w:ins>
      <w:ins w:id="148" w:author="Regina Casanova" w:date="2018-06-21T13:02:00Z">
        <w:r w:rsidR="00D92F33">
          <w:t>en voz alta lo que observa, entiende, siente y hace en cada momento</w:t>
        </w:r>
      </w:ins>
      <w:ins w:id="149" w:author="Regina Casanova" w:date="2018-06-21T13:06:00Z">
        <w:r w:rsidR="00D92F33">
          <w:t xml:space="preserve"> </w:t>
        </w:r>
      </w:ins>
      <w:ins w:id="150" w:author="Regina Casanova" w:date="2018-06-21T13:07:00Z">
        <w:r w:rsidR="00D92F33">
          <w:fldChar w:fldCharType="begin" w:fldLock="1"/>
        </w:r>
      </w:ins>
      <w:r w:rsidR="00D92F33">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(31)","plainTextFormattedCitation":"(31)"},"properties":{"noteIndex":0},"schema":"https://github.com/citation-style-language/schema/raw/master/csl-citation.json"}</w:instrText>
      </w:r>
      <w:r w:rsidR="00D92F33">
        <w:fldChar w:fldCharType="separate"/>
      </w:r>
      <w:r w:rsidR="00D92F33" w:rsidRPr="00D92F33">
        <w:rPr>
          <w:noProof/>
        </w:rPr>
        <w:t>(31)</w:t>
      </w:r>
      <w:ins w:id="151" w:author="Regina Casanova" w:date="2018-06-21T13:07:00Z">
        <w:r w:rsidR="00D92F33">
          <w:fldChar w:fldCharType="end"/>
        </w:r>
      </w:ins>
      <w:ins w:id="152" w:author="Regina Casanova" w:date="2018-06-21T13:02:00Z">
        <w:r w:rsidR="00D92F33">
          <w:t>.</w:t>
        </w:r>
      </w:ins>
      <w:del w:id="153" w:author="Regina Casanova" w:date="2018-06-21T12:55:00Z">
        <w:r w:rsidRPr="00BA156B" w:rsidDel="007925FD">
          <w:delText xml:space="preserve">con este test se ve la efectividad del </w:delText>
        </w:r>
      </w:del>
      <w:del w:id="154" w:author="Regina Casanova" w:date="2018-06-18T17:53:00Z">
        <w:r w:rsidRPr="00BA156B" w:rsidDel="00E94926">
          <w:delText>sistema</w:delText>
        </w:r>
      </w:del>
      <w:del w:id="155"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56" w:name="_Toc511166283"/>
      <w:r w:rsidRPr="00BA156B">
        <w:rPr>
          <w:lang w:val="es-PE"/>
        </w:rPr>
        <w:t>Diseño centrado en el usuario en el sector salud: Importancia</w:t>
      </w:r>
      <w:bookmarkEnd w:id="156"/>
    </w:p>
    <w:p w14:paraId="7FBC53FB" w14:textId="3669F710"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160297">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57" w:author="Regina Casanova" w:date="2018-06-18T17:53:00Z">
        <w:r w:rsidR="00B674F0" w:rsidRPr="00BA156B" w:rsidDel="00E94926">
          <w:delText xml:space="preserve">sistema </w:delText>
        </w:r>
      </w:del>
      <w:ins w:id="158" w:author="Regina Casanova" w:date="2018-06-18T17:53:00Z">
        <w:r w:rsidR="00E94926">
          <w:t>software</w:t>
        </w:r>
      </w:ins>
      <w:ins w:id="159" w:author="Regina Casanova" w:date="2018-06-18T17:49:00Z">
        <w:r w:rsidR="00E94926">
          <w:t xml:space="preserve"> </w:t>
        </w:r>
      </w:ins>
      <w:r w:rsidR="00B674F0" w:rsidRPr="00BA156B">
        <w:t xml:space="preserve">clínico </w:t>
      </w:r>
      <w:r w:rsidR="00EC2BAF" w:rsidRPr="00BA156B">
        <w:fldChar w:fldCharType="begin" w:fldLock="1"/>
      </w:r>
      <w:r w:rsidR="00D92F33">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(32)","plainTextFormattedCitation":"(32)","previouslyFormattedCitation":"(31)"},"properties":{"noteIndex":0},"schema":"https://github.com/citation-style-language/schema/raw/master/csl-citation.json"}</w:instrText>
      </w:r>
      <w:r w:rsidR="00EC2BAF" w:rsidRPr="00BA156B">
        <w:fldChar w:fldCharType="separate"/>
      </w:r>
      <w:r w:rsidR="00D92F33" w:rsidRPr="00D92F33">
        <w:rPr>
          <w:noProof/>
        </w:rPr>
        <w:t>(32)</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60" w:author="Regina Casanova" w:date="2018-06-18T17:53:00Z">
        <w:r w:rsidR="00B674F0" w:rsidRPr="00BA156B" w:rsidDel="00E94926">
          <w:delText xml:space="preserve">sistema </w:delText>
        </w:r>
      </w:del>
      <w:ins w:id="161" w:author="Regina Casanova" w:date="2018-06-18T17:53:00Z">
        <w:r w:rsidR="00E94926">
          <w:t>software</w:t>
        </w:r>
      </w:ins>
      <w:ins w:id="162"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w:t>
      </w:r>
      <w:r w:rsidR="00B674F0" w:rsidRPr="00BA156B">
        <w:lastRenderedPageBreak/>
        <w:t xml:space="preserve">se demuestra que la creación de un diseño apropiado para la visualización de datos médicos es valioso para conseguir la participación y compromiso del paciente </w:t>
      </w:r>
      <w:r w:rsidR="00EC2BAF" w:rsidRPr="00BA156B">
        <w:fldChar w:fldCharType="begin" w:fldLock="1"/>
      </w:r>
      <w:r w:rsidR="00D92F33">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(33)","plainTextFormattedCitation":"(33)","previouslyFormattedCitation":"(32)"},"properties":{"noteIndex":0},"schema":"https://github.com/citation-style-language/schema/raw/master/csl-citation.json"}</w:instrText>
      </w:r>
      <w:r w:rsidR="00EC2BAF" w:rsidRPr="00BA156B">
        <w:fldChar w:fldCharType="separate"/>
      </w:r>
      <w:r w:rsidR="00D92F33" w:rsidRPr="00D92F33">
        <w:rPr>
          <w:noProof/>
        </w:rPr>
        <w:t>(33)</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007B7445" w:rsidRPr="00BA156B">
        <w:t>.</w:t>
      </w:r>
      <w:r w:rsidR="00B674F0" w:rsidRPr="00BA156B">
        <w:t xml:space="preserve"> </w:t>
      </w:r>
    </w:p>
    <w:p w14:paraId="40B47E81" w14:textId="5BC43121"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63"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63"/>
    </w:p>
    <w:p w14:paraId="4B2A88ED" w14:textId="77777777" w:rsidR="00262D6E" w:rsidRPr="00BA156B" w:rsidRDefault="00262D6E" w:rsidP="004F4C96">
      <w:pPr>
        <w:pStyle w:val="Ttulo3"/>
        <w:rPr>
          <w:lang w:val="es-PE"/>
        </w:rPr>
      </w:pPr>
      <w:bookmarkStart w:id="164" w:name="_Toc511166285"/>
      <w:r w:rsidRPr="00BA156B">
        <w:rPr>
          <w:lang w:val="es-PE"/>
        </w:rPr>
        <w:t>D</w:t>
      </w:r>
      <w:r w:rsidR="00562533" w:rsidRPr="00BA156B">
        <w:rPr>
          <w:lang w:val="es-PE"/>
        </w:rPr>
        <w:t>escripción</w:t>
      </w:r>
      <w:bookmarkEnd w:id="164"/>
    </w:p>
    <w:p w14:paraId="0F14FA91" w14:textId="25E9AC9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92F33">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(35)","plainTextFormattedCitation":"(35)","previouslyFormattedCitation":"(34)"},"properties":{"noteIndex":0},"schema":"https://github.com/citation-style-language/schema/raw/master/csl-citation.json"}</w:instrText>
      </w:r>
      <w:r w:rsidR="00EC2BAF" w:rsidRPr="00BA156B">
        <w:fldChar w:fldCharType="separate"/>
      </w:r>
      <w:r w:rsidR="00D92F33" w:rsidRPr="00D92F33">
        <w:rPr>
          <w:noProof/>
        </w:rPr>
        <w:t>(35)</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lastRenderedPageBreak/>
        <w:t>Investigación y Desarrollo, por medio de sistemas de información</w:t>
      </w:r>
      <w:r w:rsidR="007B7445" w:rsidRPr="00BA156B">
        <w:t>.</w:t>
      </w:r>
    </w:p>
    <w:p w14:paraId="06D2B0AC" w14:textId="31F478C0"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7B7445" w:rsidRPr="00BA156B">
        <w:t>.</w:t>
      </w:r>
    </w:p>
    <w:p w14:paraId="63B1E8BB" w14:textId="14A4508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92F33">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(37)","plainTextFormattedCitation":"(37)","previouslyFormattedCitation":"(36)"},"properties":{"noteIndex":0},"schema":"https://github.com/citation-style-language/schema/raw/master/csl-citation.json"}</w:instrText>
      </w:r>
      <w:r w:rsidR="00EC2BAF" w:rsidRPr="00BA156B">
        <w:fldChar w:fldCharType="separate"/>
      </w:r>
      <w:r w:rsidR="00D92F33" w:rsidRPr="00D92F33">
        <w:rPr>
          <w:noProof/>
        </w:rPr>
        <w:t>(37)</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65"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65"/>
    </w:p>
    <w:p w14:paraId="2668E4B8" w14:textId="602B8FE0"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66" w:author="Regina Casanova" w:date="2018-06-18T16:52:00Z">
        <w:r w:rsidR="00F305B6">
          <w:t xml:space="preserve">, un </w:t>
        </w:r>
      </w:ins>
      <w:ins w:id="167" w:author="Regina Casanova" w:date="2018-06-18T17:53:00Z">
        <w:r w:rsidR="00E94926">
          <w:t>software</w:t>
        </w:r>
      </w:ins>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del w:id="168" w:author="Regina Casanova" w:date="2018-06-18T17:53:00Z">
        <w:r w:rsidR="009B63B8" w:rsidRPr="00BA156B" w:rsidDel="00E94926">
          <w:delText>sistema</w:delText>
        </w:r>
      </w:del>
      <w:ins w:id="169"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C6CC59F" w:rsidR="008D2441" w:rsidRPr="00017896" w:rsidRDefault="00376FA3" w:rsidP="00017896">
      <w:pPr>
        <w:pStyle w:val="Texto"/>
      </w:pPr>
      <w:r w:rsidRPr="00BA156B">
        <w:t xml:space="preserve">Estas solicitudes pueden ser ingresadas al </w:t>
      </w:r>
      <w:del w:id="170" w:author="Regina Casanova" w:date="2018-06-18T17:53:00Z">
        <w:r w:rsidRPr="00BA156B" w:rsidDel="00E94926">
          <w:delText xml:space="preserve">sistema </w:delText>
        </w:r>
      </w:del>
      <w:ins w:id="171" w:author="Regina Casanova" w:date="2018-06-18T17:53:00Z">
        <w:r w:rsidR="00E94926">
          <w:t>software</w:t>
        </w:r>
      </w:ins>
      <w:ins w:id="172"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w:t>
      </w:r>
      <w:r w:rsidRPr="00BA156B">
        <w:lastRenderedPageBreak/>
        <w:t xml:space="preserve">gratuita, </w:t>
      </w:r>
      <w:r w:rsidR="0063349C" w:rsidRPr="00BA156B">
        <w:t>vía</w:t>
      </w:r>
      <w:r w:rsidR="00AC7C3A" w:rsidRPr="00BA156B">
        <w:t xml:space="preserve"> </w:t>
      </w:r>
      <w:r w:rsidR="00FB7E35" w:rsidRPr="00BA156B">
        <w:t>Internet</w:t>
      </w:r>
      <w:r w:rsidR="00AC7C3A" w:rsidRPr="00BA156B">
        <w:t xml:space="preserve"> mediante</w:t>
      </w:r>
      <w:del w:id="173"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92F33">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(40)","plainTextFormattedCitation":"(40)","previouslyFormattedCitation":"(39)"},"properties":{"noteIndex":0},"schema":"https://github.com/citation-style-language/schema/raw/master/csl-citation.json"}</w:instrText>
      </w:r>
      <w:r w:rsidR="00EC2BAF" w:rsidRPr="00BA156B">
        <w:fldChar w:fldCharType="separate"/>
      </w:r>
      <w:r w:rsidR="00D92F33" w:rsidRPr="00D92F33">
        <w:rPr>
          <w:noProof/>
        </w:rPr>
        <w:t>(40)</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92F33">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(41)","plainTextFormattedCitation":"(41)","previouslyFormattedCitation":"(40)"},"properties":{"noteIndex":0},"schema":"https://github.com/citation-style-language/schema/raw/master/csl-citation.json"}</w:instrText>
      </w:r>
      <w:r w:rsidR="00EC2BAF" w:rsidRPr="00BA156B">
        <w:fldChar w:fldCharType="separate"/>
      </w:r>
      <w:r w:rsidR="00D92F33" w:rsidRPr="00D92F33">
        <w:rPr>
          <w:noProof/>
        </w:rPr>
        <w:t>(41)</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w:t>
      </w:r>
      <w:del w:id="174"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7BDFC0"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p>
    <w:p w14:paraId="6959A8B9" w14:textId="51B329F9" w:rsidR="004220C8" w:rsidRPr="00017896" w:rsidRDefault="00CD231B" w:rsidP="00017896">
      <w:pPr>
        <w:pStyle w:val="Texto"/>
      </w:pPr>
      <w:r w:rsidRPr="00BA156B">
        <w:lastRenderedPageBreak/>
        <w:t xml:space="preserve">Una nueva herramienta </w:t>
      </w:r>
      <w:ins w:id="175" w:author="Regina Casanova" w:date="2018-06-18T16:58:00Z">
        <w:r w:rsidR="0051122E">
          <w:t xml:space="preserve">informática </w:t>
        </w:r>
      </w:ins>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92F33">
        <w:instrText>ADDIN CSL_CITATION {"citationItems":[{"id":"ITEM-1","itemData":{"URL":"http://mapa.susalud.gob.pe/","accessed":{"date-parts":[["2018","3","14"]]},"id":"ITEM-1","issued":{"date-parts":[["0"]]},"title":"SUSALUD | Mapa Georeferenciado","type":"webpage"},"uris":["http://www.mendeley.com/documents/?uuid=4d475be5-26d8-34ec-a72d-f3285c46af48"]}],"mendeley":{"formattedCitation":"(42)","plainTextFormattedCitation":"(42)","previouslyFormattedCitation":"(41)"},"properties":{"noteIndex":0},"schema":"https://github.com/citation-style-language/schema/raw/master/csl-citation.json"}</w:instrText>
      </w:r>
      <w:r w:rsidR="00EC2BAF" w:rsidRPr="00BA156B">
        <w:fldChar w:fldCharType="separate"/>
      </w:r>
      <w:r w:rsidR="00D92F33" w:rsidRPr="00D92F33">
        <w:rPr>
          <w:noProof/>
        </w:rPr>
        <w:t>(42)</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76"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176"/>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lastRenderedPageBreak/>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99D5633"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ins w:id="177" w:author="Regina Casanova" w:date="2018-06-18T17:00:00Z">
        <w:r w:rsidR="0051122E">
          <w:t>“</w:t>
        </w:r>
      </w:ins>
      <w:r w:rsidR="00EE62F8">
        <w:t>Queja</w:t>
      </w:r>
      <w:ins w:id="178" w:author="Regina Casanova" w:date="2018-06-18T17:00:00Z">
        <w:r w:rsidR="0051122E">
          <w:t>”</w:t>
        </w:r>
      </w:ins>
      <w:r w:rsidR="00EE62F8">
        <w:t xml:space="preserve"> es reemplazado por el té</w:t>
      </w:r>
      <w:r w:rsidR="00673ED7" w:rsidRPr="00BA156B">
        <w:t xml:space="preserve">rmino </w:t>
      </w:r>
      <w:ins w:id="179" w:author="Regina Casanova" w:date="2018-06-18T17:00:00Z">
        <w:r w:rsidR="0051122E">
          <w:t>“</w:t>
        </w:r>
      </w:ins>
      <w:r w:rsidR="00673ED7" w:rsidRPr="00BA156B">
        <w:t>Denuncia</w:t>
      </w:r>
      <w:ins w:id="180" w:author="Regina Casanova" w:date="2018-06-18T17:00:00Z">
        <w:r w:rsidR="0051122E">
          <w:t>”</w:t>
        </w:r>
      </w:ins>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w:t>
      </w:r>
      <w:r w:rsidR="00734B3F" w:rsidRPr="00BA156B">
        <w:lastRenderedPageBreak/>
        <w:t xml:space="preserve">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92F33">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(43)","plainTextFormattedCitation":"(43)","previouslyFormattedCitation":"(42)"},"properties":{"noteIndex":0},"schema":"https://github.com/citation-style-language/schema/raw/master/csl-citation.json"}</w:instrText>
      </w:r>
      <w:r w:rsidR="00EC2BAF" w:rsidRPr="00BA156B">
        <w:fldChar w:fldCharType="separate"/>
      </w:r>
      <w:r w:rsidR="00D92F33" w:rsidRPr="00D92F33">
        <w:rPr>
          <w:noProof/>
        </w:rPr>
        <w:t>(43)</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81"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81"/>
    </w:p>
    <w:p w14:paraId="15F5DE3E" w14:textId="216D20D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D92F33">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(44)","plainTextFormattedCitation":"(44)","previouslyFormattedCitation":"(43)"},"properties":{"noteIndex":0},"schema":"https://github.com/citation-style-language/schema/raw/master/csl-citation.json"}</w:instrText>
      </w:r>
      <w:r w:rsidR="00EC2BAF" w:rsidRPr="00BA156B">
        <w:fldChar w:fldCharType="separate"/>
      </w:r>
      <w:r w:rsidR="00D92F33" w:rsidRPr="00D92F33">
        <w:rPr>
          <w:noProof/>
        </w:rPr>
        <w:t>(44)</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3936331"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xml:space="preserve"> variaron considerablemente en el número de solicitudes </w:t>
      </w:r>
      <w:r w:rsidRPr="00BA156B">
        <w:lastRenderedPageBreak/>
        <w:t xml:space="preserve">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82" w:author="Regina Casanova" w:date="2018-06-18T17:53:00Z">
        <w:r w:rsidRPr="00BA156B" w:rsidDel="00E94926">
          <w:delText>sistema informático</w:delText>
        </w:r>
      </w:del>
      <w:ins w:id="183"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84" w:author="Regina Casanova" w:date="2018-06-18T17:53:00Z">
        <w:r w:rsidRPr="00BA156B" w:rsidDel="00E94926">
          <w:delText>sistema informático</w:delText>
        </w:r>
      </w:del>
      <w:ins w:id="185"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4A610308"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86" w:name="_Toc511166289"/>
      <w:r w:rsidRPr="00BA156B">
        <w:rPr>
          <w:lang w:val="es-PE"/>
        </w:rPr>
        <w:t>Oportunidades de Mejora</w:t>
      </w:r>
      <w:bookmarkEnd w:id="186"/>
    </w:p>
    <w:p w14:paraId="74223F1D" w14:textId="11B2E148" w:rsidR="00B674F0" w:rsidRDefault="004053C8" w:rsidP="00017896">
      <w:pPr>
        <w:pStyle w:val="Texto"/>
        <w:rPr>
          <w:ins w:id="187"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88" w:author="Regina Casanova" w:date="2018-06-18T18:03:00Z">
        <w:r w:rsidR="00562533" w:rsidRPr="00BA156B" w:rsidDel="0067704D">
          <w:delText>sistema</w:delText>
        </w:r>
      </w:del>
      <w:ins w:id="189"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90" w:author="Regina Casanova" w:date="2018-06-18T17:53:00Z">
        <w:r w:rsidR="00562533" w:rsidRPr="00BA156B" w:rsidDel="00E94926">
          <w:delText xml:space="preserve">sistema </w:delText>
        </w:r>
      </w:del>
      <w:ins w:id="191" w:author="Regina Casanova" w:date="2018-06-18T17:53:00Z">
        <w:r w:rsidR="00E94926">
          <w:t>software</w:t>
        </w:r>
      </w:ins>
      <w:ins w:id="192"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93" w:author="Regina Casanova" w:date="2018-06-18T17:53:00Z">
        <w:r w:rsidR="00562533" w:rsidRPr="00BA156B" w:rsidDel="00E94926">
          <w:lastRenderedPageBreak/>
          <w:delText>sis</w:delText>
        </w:r>
        <w:r w:rsidRPr="00BA156B" w:rsidDel="00E94926">
          <w:delText>tema</w:delText>
        </w:r>
      </w:del>
      <w:ins w:id="194"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95" w:author="Regina Casanova" w:date="2018-06-18T16:40:00Z">
        <w:r w:rsidR="00EF06FE">
          <w:t xml:space="preserve">la red </w:t>
        </w:r>
      </w:ins>
      <w:ins w:id="196" w:author="Regina Casanova" w:date="2018-06-20T12:00:00Z">
        <w:r w:rsidR="00591BA7">
          <w:t xml:space="preserve">de establecimientos de salud del </w:t>
        </w:r>
      </w:ins>
      <w:ins w:id="197" w:author="Regina Casanova" w:date="2018-06-18T16:40:00Z">
        <w:r w:rsidR="00EF06FE">
          <w:t xml:space="preserve">MINSA </w:t>
        </w:r>
      </w:ins>
      <w:del w:id="198" w:author="Regina Casanova" w:date="2018-06-18T16:40:00Z">
        <w:r w:rsidRPr="00BA156B" w:rsidDel="00EF06FE">
          <w:delText xml:space="preserve">el sistema de salud </w:delText>
        </w:r>
      </w:del>
      <w:r w:rsidRPr="00BA156B">
        <w:t>del Perú.</w:t>
      </w:r>
    </w:p>
    <w:p w14:paraId="11D69D2F" w14:textId="54DD9430" w:rsidR="00A60A6F" w:rsidRDefault="001435D9" w:rsidP="00017896">
      <w:pPr>
        <w:pStyle w:val="Texto"/>
        <w:rPr>
          <w:ins w:id="199" w:author="Regina Casanova" w:date="2018-06-20T15:59:00Z"/>
        </w:rPr>
      </w:pPr>
      <w:ins w:id="200" w:author="Regina Casanova" w:date="2018-06-20T16:20:00Z">
        <w:r>
          <w:t xml:space="preserve">Durante la </w:t>
        </w:r>
      </w:ins>
      <w:ins w:id="201" w:author="Regina Casanova" w:date="2018-06-20T16:03:00Z">
        <w:r>
          <w:t>búsqueda</w:t>
        </w:r>
        <w:r w:rsidR="00A60A6F">
          <w:t xml:space="preserve"> </w:t>
        </w:r>
        <w:r>
          <w:t>bibliográfica</w:t>
        </w:r>
      </w:ins>
      <w:ins w:id="202" w:author="Regina Casanova" w:date="2018-06-20T16:20:00Z">
        <w:r>
          <w:t xml:space="preserve"> de este estudio, se realizaron búsquedas </w:t>
        </w:r>
      </w:ins>
      <w:ins w:id="203" w:author="Regina Casanova" w:date="2018-06-20T16:03:00Z">
        <w:r w:rsidR="00A60A6F">
          <w:t>acerca de sistemas parecidos que se utilizaran en otros países para el recojo, manejo y gestión de los reclamos, se encontraron referencias a manuales de gestión de reclamos los cuales fueron explicados en e</w:t>
        </w:r>
      </w:ins>
      <w:ins w:id="204" w:author="Regina Casanova" w:date="2018-06-20T16:04:00Z">
        <w:r w:rsidR="00A60A6F">
          <w:t>l primer</w:t>
        </w:r>
      </w:ins>
      <w:ins w:id="205" w:author="Regina Casanova" w:date="2018-06-20T16:03:00Z">
        <w:r w:rsidR="00A60A6F">
          <w:t xml:space="preserve"> capítulo</w:t>
        </w:r>
      </w:ins>
      <w:ins w:id="206" w:author="Regina Casanova" w:date="2018-06-20T16:04:00Z">
        <w:r w:rsidR="00A60A6F">
          <w:t xml:space="preserve"> de este estudio</w:t>
        </w:r>
      </w:ins>
      <w:ins w:id="207" w:author="Regina Casanova" w:date="2018-06-20T16:03:00Z">
        <w:r w:rsidR="00A60A6F">
          <w:t xml:space="preserve">. No se encontraron referencias a </w:t>
        </w:r>
      </w:ins>
      <w:ins w:id="208" w:author="Regina Casanova" w:date="2018-06-20T16:04:00Z">
        <w:r w:rsidR="00A60A6F">
          <w:t xml:space="preserve">sistemas </w:t>
        </w:r>
      </w:ins>
      <w:ins w:id="209" w:author="Regina Casanova" w:date="2018-06-20T16:05:00Z">
        <w:r w:rsidR="00A60A6F">
          <w:t xml:space="preserve">de gestión de reclamos </w:t>
        </w:r>
      </w:ins>
      <w:ins w:id="210" w:author="Regina Casanova" w:date="2018-06-20T16:04:00Z">
        <w:r w:rsidR="00A60A6F">
          <w:t xml:space="preserve">ideados utilizando una metodología de investigación como </w:t>
        </w:r>
      </w:ins>
      <w:ins w:id="211" w:author="Regina Casanova" w:date="2018-06-20T16:05:00Z">
        <w:r w:rsidR="00A60A6F">
          <w:t xml:space="preserve">la de UCD. </w:t>
        </w:r>
      </w:ins>
      <w:ins w:id="212" w:author="Regina Casanova" w:date="2018-06-20T16:08:00Z">
        <w:r w:rsidR="00A60A6F">
          <w:t xml:space="preserve">Dicha búsqueda bibliográfica </w:t>
        </w:r>
      </w:ins>
      <w:ins w:id="213" w:author="Regina Casanova" w:date="2018-06-20T16:11:00Z">
        <w:r w:rsidR="00A60A6F">
          <w:t xml:space="preserve">se </w:t>
        </w:r>
      </w:ins>
      <w:ins w:id="214" w:author="Regina Casanova" w:date="2018-06-20T16:13:00Z">
        <w:r>
          <w:t>realizó</w:t>
        </w:r>
      </w:ins>
      <w:ins w:id="215" w:author="Regina Casanova" w:date="2018-06-20T16:11:00Z">
        <w:r w:rsidR="00A60A6F">
          <w:t xml:space="preserve"> en</w:t>
        </w:r>
      </w:ins>
      <w:ins w:id="216" w:author="Regina Casanova" w:date="2018-06-20T16:12:00Z">
        <w:r>
          <w:t xml:space="preserve"> los</w:t>
        </w:r>
      </w:ins>
      <w:ins w:id="217" w:author="Regina Casanova" w:date="2018-06-20T16:11:00Z">
        <w:r w:rsidR="00A60A6F">
          <w:t xml:space="preserve"> </w:t>
        </w:r>
      </w:ins>
      <w:ins w:id="218" w:author="Regina Casanova" w:date="2018-06-20T16:12:00Z">
        <w:r>
          <w:t>motores de búsqueda “PubMed”</w:t>
        </w:r>
      </w:ins>
      <w:ins w:id="219" w:author="Regina Casanova" w:date="2018-06-20T16:13:00Z">
        <w:r>
          <w:t>, “Scopus”</w:t>
        </w:r>
      </w:ins>
      <w:ins w:id="220" w:author="Regina Casanova" w:date="2018-06-20T16:12:00Z">
        <w:r>
          <w:t xml:space="preserve"> y “Science Direct” </w:t>
        </w:r>
      </w:ins>
      <w:ins w:id="221" w:author="Regina Casanova" w:date="2018-06-20T16:17:00Z">
        <w:r>
          <w:t>bajo la búsqueda de “</w:t>
        </w:r>
        <w:r w:rsidRPr="007925FD">
          <w:rPr>
            <w:lang w:val="es-PE"/>
            <w:rPrChange w:id="222" w:author="Regina Casanova" w:date="2018-06-21T12:54:00Z">
              <w:rPr/>
            </w:rPrChange>
          </w:rPr>
          <w:t>Complaint Management System in Health Care</w:t>
        </w:r>
        <w:r>
          <w:t>” encontrándose ningún resultado que presentara un sistema de gestión de reclamos que hubiera sido ideado como un</w:t>
        </w:r>
      </w:ins>
      <w:ins w:id="223" w:author="Regina Casanova" w:date="2018-06-20T16:18:00Z">
        <w:r>
          <w:t xml:space="preserve"> estudio de</w:t>
        </w:r>
      </w:ins>
      <w:ins w:id="224" w:author="Regina Casanova" w:date="2018-06-20T16:17:00Z">
        <w:r>
          <w:t xml:space="preserve"> investigaci</w:t>
        </w:r>
      </w:ins>
      <w:ins w:id="225" w:author="Regina Casanova" w:date="2018-06-20T16:18:00Z">
        <w:r>
          <w:t xml:space="preserve">ón. </w:t>
        </w:r>
      </w:ins>
      <w:ins w:id="226" w:author="Regina Casanova" w:date="2018-06-20T16:19:00Z">
        <w:r>
          <w:t>Cuando se hizo la búsqueda en español de “Sistema de gestión de reclamos en salud” tampoco se encontraron estudios similares.</w:t>
        </w:r>
      </w:ins>
    </w:p>
    <w:p w14:paraId="3A04FF80" w14:textId="456D33D4" w:rsidR="00A141CB" w:rsidRPr="00017896" w:rsidDel="00A60A6F" w:rsidRDefault="00A141CB" w:rsidP="00017896">
      <w:pPr>
        <w:pStyle w:val="Texto"/>
        <w:rPr>
          <w:del w:id="227" w:author="Regina Casanova" w:date="2018-06-20T16:01:00Z"/>
        </w:rPr>
      </w:pPr>
    </w:p>
    <w:p w14:paraId="60DC36F1" w14:textId="77777777" w:rsidR="00B674F0" w:rsidRPr="00BA156B" w:rsidRDefault="00B674F0" w:rsidP="004053C8">
      <w:pPr>
        <w:pStyle w:val="Ttulo3"/>
        <w:rPr>
          <w:lang w:val="es-PE"/>
        </w:rPr>
      </w:pPr>
      <w:bookmarkStart w:id="228" w:name="_Toc511166290"/>
      <w:r w:rsidRPr="00BA156B">
        <w:rPr>
          <w:lang w:val="es-PE"/>
        </w:rPr>
        <w:t>Diseño centrado en el usuario en el sector Salud en Perú</w:t>
      </w:r>
      <w:bookmarkEnd w:id="228"/>
    </w:p>
    <w:p w14:paraId="2C456423" w14:textId="1A5B11C6"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229" w:author="Regina Casanova" w:date="2018-06-18T17:53:00Z">
        <w:r w:rsidRPr="00BA156B" w:rsidDel="00E94926">
          <w:delText xml:space="preserve">sistemas </w:delText>
        </w:r>
      </w:del>
      <w:ins w:id="230" w:author="Regina Casanova" w:date="2018-06-18T17:53:00Z">
        <w:r w:rsidR="00E94926">
          <w:t>software</w:t>
        </w:r>
      </w:ins>
      <w:ins w:id="231" w:author="Regina Casanova" w:date="2018-06-18T17:05:00Z">
        <w:r w:rsidR="00DE4BF7">
          <w:t xml:space="preserve"> </w:t>
        </w:r>
      </w:ins>
      <w:r w:rsidRPr="00BA156B">
        <w:t xml:space="preserve">para la mejora de procesos es limitada ya que los pocos </w:t>
      </w:r>
      <w:ins w:id="232" w:author="Regina Casanova" w:date="2018-06-18T17:05:00Z">
        <w:r w:rsidR="00DE4BF7">
          <w:t>de ellos</w:t>
        </w:r>
      </w:ins>
      <w:del w:id="233" w:author="Regina Casanova" w:date="2018-06-18T17:05:00Z">
        <w:r w:rsidRPr="00BA156B" w:rsidDel="00DE4BF7">
          <w:delText>sistemas</w:delText>
        </w:r>
      </w:del>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234" w:author="Regina Casanova" w:date="2018-06-18T17:53:00Z">
        <w:r w:rsidRPr="00BA156B" w:rsidDel="00E94926">
          <w:delText>sistemas informáticos</w:delText>
        </w:r>
      </w:del>
      <w:ins w:id="235" w:author="Regina Casanova" w:date="2018-06-18T17:53:00Z">
        <w:r w:rsidR="00E94926">
          <w:t>software</w:t>
        </w:r>
      </w:ins>
      <w:r w:rsidRPr="00BA156B">
        <w:t xml:space="preserve"> en el sector salud, tanto en sistemas clínicos como en </w:t>
      </w:r>
      <w:r w:rsidRPr="00BA156B">
        <w:lastRenderedPageBreak/>
        <w:t>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236" w:author="Regina Casanova" w:date="2018-06-18T18:04:00Z">
        <w:r w:rsidR="00302C59" w:rsidRPr="00BA156B" w:rsidDel="0067704D">
          <w:delText>sistemas</w:delText>
        </w:r>
      </w:del>
      <w:ins w:id="237" w:author="Regina Casanova" w:date="2018-06-18T18:04:00Z">
        <w:r w:rsidR="0067704D">
          <w:t>software</w:t>
        </w:r>
      </w:ins>
      <w:r w:rsidR="00302C59" w:rsidRPr="00BA156B">
        <w:t>, falta de experiencia</w:t>
      </w:r>
      <w:r w:rsidRPr="00BA156B">
        <w:t xml:space="preserve"> en dichos enfoques y principalmente, la idea de que un </w:t>
      </w:r>
      <w:del w:id="238" w:author="Regina Casanova" w:date="2018-06-18T17:53:00Z">
        <w:r w:rsidRPr="00BA156B" w:rsidDel="00E94926">
          <w:delText>sistema</w:delText>
        </w:r>
      </w:del>
      <w:ins w:id="239" w:author="Regina Casanova" w:date="2018-06-18T17:53:00Z">
        <w:r w:rsidR="00E94926">
          <w:t>software</w:t>
        </w:r>
      </w:ins>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40" w:name="_Toc511166291"/>
      <w:r w:rsidRPr="00BA156B">
        <w:lastRenderedPageBreak/>
        <w:t>Justificación del estudio</w:t>
      </w:r>
      <w:bookmarkEnd w:id="240"/>
    </w:p>
    <w:p w14:paraId="40E406DF" w14:textId="226BE87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241" w:author="Regina Casanova" w:date="2018-06-18T17:53:00Z">
        <w:r w:rsidR="00CE1173" w:rsidRPr="00BA156B" w:rsidDel="00E94926">
          <w:delText>sistema</w:delText>
        </w:r>
      </w:del>
      <w:ins w:id="242"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ins w:id="243" w:author="Regina Casanova" w:date="2018-06-18T23:40:00Z">
        <w:r w:rsidR="003C6FC8">
          <w:t>varios</w:t>
        </w:r>
      </w:ins>
      <w:del w:id="244" w:author="Regina Casanova" w:date="2018-06-18T23:40:00Z">
        <w:r w:rsidR="00CE1173" w:rsidRPr="00BA156B" w:rsidDel="006B55D4">
          <w:delText>varios</w:delText>
        </w:r>
      </w:del>
      <w:r w:rsidR="00CE1173" w:rsidRPr="00BA156B">
        <w:t xml:space="preserve"> </w:t>
      </w:r>
      <w:del w:id="245" w:author="Regina Casanova" w:date="2018-06-18T17:53:00Z">
        <w:r w:rsidR="00CE1173" w:rsidRPr="00BA156B" w:rsidDel="00E94926">
          <w:delText>sistemas</w:delText>
        </w:r>
      </w:del>
      <w:ins w:id="246"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247" w:author="Regina Casanova" w:date="2018-06-18T17:53:00Z">
        <w:r w:rsidR="00CE1173" w:rsidRPr="00BA156B" w:rsidDel="00E94926">
          <w:delText>sistema</w:delText>
        </w:r>
      </w:del>
      <w:r w:rsidR="00CE1173" w:rsidRPr="00BA156B">
        <w:t xml:space="preserve"> centralizado </w:t>
      </w:r>
      <w:ins w:id="248" w:author="Regina Casanova" w:date="2018-06-18T23:41:00Z">
        <w:r w:rsidR="003C6FC8">
          <w:t>en el que</w:t>
        </w:r>
      </w:ins>
      <w:del w:id="249" w:author="Regina Casanova" w:date="2018-06-18T23:41:00Z">
        <w:r w:rsidR="00CE1173" w:rsidRPr="00BA156B" w:rsidDel="003C6FC8">
          <w:delText>a las que</w:delText>
        </w:r>
      </w:del>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250" w:author="Regina Casanova" w:date="2018-06-18T17:53:00Z">
        <w:r w:rsidRPr="00BA156B" w:rsidDel="00E94926">
          <w:delText xml:space="preserve">sistema </w:delText>
        </w:r>
      </w:del>
      <w:ins w:id="251" w:author="Regina Casanova" w:date="2018-06-18T17:53:00Z">
        <w:r w:rsidR="00E94926">
          <w:t>software</w:t>
        </w:r>
      </w:ins>
      <w:ins w:id="252"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253" w:author="Regina Casanova" w:date="2018-06-18T17:53:00Z">
        <w:r w:rsidRPr="00BA156B" w:rsidDel="00E94926">
          <w:delText xml:space="preserve">sistema </w:delText>
        </w:r>
      </w:del>
      <w:ins w:id="254" w:author="Regina Casanova" w:date="2018-06-18T17:53:00Z">
        <w:r w:rsidR="00E94926">
          <w:t>software</w:t>
        </w:r>
      </w:ins>
      <w:ins w:id="255"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0C28848" w:rsidR="00D12CF6" w:rsidRPr="00BA156B" w:rsidRDefault="00736B17" w:rsidP="000538FD">
      <w:pPr>
        <w:pStyle w:val="Texto"/>
      </w:pPr>
      <w:r w:rsidRPr="00BA156B">
        <w:t>Pa</w:t>
      </w:r>
      <w:r w:rsidR="00FB540C" w:rsidRPr="00BA156B">
        <w:t xml:space="preserve">ra el diseño de este </w:t>
      </w:r>
      <w:del w:id="256" w:author="Regina Casanova" w:date="2018-06-18T17:53:00Z">
        <w:r w:rsidR="00FB540C" w:rsidRPr="00BA156B" w:rsidDel="00E94926">
          <w:delText>sistema</w:delText>
        </w:r>
      </w:del>
      <w:ins w:id="257"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258" w:author="Regina Casanova" w:date="2018-06-18T17:53:00Z">
        <w:r w:rsidR="00D12CF6" w:rsidRPr="00BA156B" w:rsidDel="00E94926">
          <w:delText>sistema</w:delText>
        </w:r>
      </w:del>
      <w:ins w:id="259"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260" w:author="Regina Casanova" w:date="2018-06-18T17:53:00Z">
        <w:r w:rsidR="00D12CF6" w:rsidRPr="00BA156B" w:rsidDel="00E94926">
          <w:delText xml:space="preserve">sistema </w:delText>
        </w:r>
      </w:del>
      <w:ins w:id="261" w:author="Regina Casanova" w:date="2018-06-18T17:53:00Z">
        <w:r w:rsidR="00E94926">
          <w:t>software</w:t>
        </w:r>
      </w:ins>
      <w:ins w:id="262" w:author="Regina Casanova" w:date="2018-06-18T17:52:00Z">
        <w:r w:rsidR="00E94926">
          <w:t xml:space="preserve"> </w:t>
        </w:r>
      </w:ins>
      <w:r w:rsidR="00EE665E" w:rsidRPr="00BA156B">
        <w:t xml:space="preserve">debe </w:t>
      </w:r>
      <w:del w:id="263" w:author="Regina Casanova" w:date="2018-06-18T17:14:00Z">
        <w:r w:rsidR="00D12CF6" w:rsidRPr="00BA156B" w:rsidDel="00A85BE3">
          <w:delText xml:space="preserve">adaptarse </w:delText>
        </w:r>
      </w:del>
      <w:ins w:id="264" w:author="Regina Casanova" w:date="2018-06-18T17:14:00Z">
        <w:r w:rsidR="00A85BE3">
          <w:t>considerar</w:t>
        </w:r>
      </w:ins>
      <w:del w:id="265"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266" w:author="Regina Casanova" w:date="2018-06-18T17:53:00Z">
        <w:r w:rsidR="00CE1173" w:rsidRPr="00BA156B" w:rsidDel="00E94926">
          <w:delText xml:space="preserve">sistema </w:delText>
        </w:r>
      </w:del>
      <w:ins w:id="267" w:author="Regina Casanova" w:date="2018-06-18T17:53:00Z">
        <w:r w:rsidR="00E94926">
          <w:t>software</w:t>
        </w:r>
      </w:ins>
      <w:ins w:id="268"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269" w:author="Regina Casanova" w:date="2018-06-18T16:37:00Z">
        <w:r w:rsidR="00EC3916">
          <w:t xml:space="preserve"> la red </w:t>
        </w:r>
      </w:ins>
      <w:ins w:id="270" w:author="Regina Casanova" w:date="2018-06-18T23:43:00Z">
        <w:r w:rsidR="003C6FC8">
          <w:t xml:space="preserve">de establecimientos de salud del </w:t>
        </w:r>
      </w:ins>
      <w:ins w:id="271" w:author="Regina Casanova" w:date="2018-06-18T16:37:00Z">
        <w:r w:rsidR="00EC3916">
          <w:t xml:space="preserve">MINSA </w:t>
        </w:r>
        <w:r w:rsidR="0045196B">
          <w:t xml:space="preserve">del </w:t>
        </w:r>
      </w:ins>
      <w:del w:id="272" w:author="Regina Casanova" w:date="2018-06-18T16:37:00Z">
        <w:r w:rsidR="00D12CF6" w:rsidRPr="0045196B" w:rsidDel="00EC3916">
          <w:delText xml:space="preserve">l </w:delText>
        </w:r>
        <w:r w:rsidR="00D12CF6" w:rsidRPr="0045196B" w:rsidDel="0045196B">
          <w:delText>Sistema de Salud del</w:delText>
        </w:r>
      </w:del>
      <w:del w:id="273"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74" w:name="_Toc511166292"/>
      <w:r w:rsidRPr="00BA156B">
        <w:lastRenderedPageBreak/>
        <w:t>Objetivos</w:t>
      </w:r>
      <w:bookmarkEnd w:id="274"/>
    </w:p>
    <w:p w14:paraId="021EFD47" w14:textId="25E547FA" w:rsidR="00172C25" w:rsidRPr="000538FD" w:rsidRDefault="006B20F8" w:rsidP="00A50DD7">
      <w:pPr>
        <w:pStyle w:val="Ttulo2"/>
        <w:numPr>
          <w:ilvl w:val="0"/>
          <w:numId w:val="7"/>
        </w:numPr>
        <w:rPr>
          <w:lang w:val="es-PE"/>
        </w:rPr>
      </w:pPr>
      <w:bookmarkStart w:id="275" w:name="_Toc511166293"/>
      <w:r w:rsidRPr="00BA156B">
        <w:rPr>
          <w:lang w:val="es-PE"/>
        </w:rPr>
        <w:t>Objetivo General</w:t>
      </w:r>
      <w:bookmarkEnd w:id="275"/>
    </w:p>
    <w:p w14:paraId="3665D694" w14:textId="0219EC6D" w:rsidR="006B20F8" w:rsidRPr="000538FD" w:rsidRDefault="00172C25" w:rsidP="000538FD">
      <w:pPr>
        <w:pStyle w:val="Texto"/>
      </w:pPr>
      <w:r w:rsidRPr="00BA156B">
        <w:t xml:space="preserve">Proponer el diseño de un </w:t>
      </w:r>
      <w:del w:id="276" w:author="Regina Casanova" w:date="2018-06-18T17:53:00Z">
        <w:r w:rsidRPr="00BA156B" w:rsidDel="00E94926">
          <w:delText xml:space="preserve">sistema </w:delText>
        </w:r>
      </w:del>
      <w:ins w:id="277" w:author="Regina Casanova" w:date="2018-06-18T17:53:00Z">
        <w:r w:rsidR="00E94926">
          <w:t>software</w:t>
        </w:r>
      </w:ins>
      <w:ins w:id="278"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79" w:name="_Toc511166294"/>
      <w:r w:rsidRPr="00BA156B">
        <w:rPr>
          <w:lang w:val="es-PE"/>
        </w:rPr>
        <w:t>Objetivos Específicos</w:t>
      </w:r>
      <w:bookmarkEnd w:id="279"/>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1F30493" w:rsidR="006B20F8" w:rsidRPr="00BA156B" w:rsidRDefault="006B20F8" w:rsidP="00A50DD7">
      <w:pPr>
        <w:pStyle w:val="Texto"/>
        <w:numPr>
          <w:ilvl w:val="0"/>
          <w:numId w:val="12"/>
        </w:numPr>
      </w:pPr>
      <w:r w:rsidRPr="00BA156B">
        <w:t xml:space="preserve">Diseñar un </w:t>
      </w:r>
      <w:del w:id="280" w:author="Regina Casanova" w:date="2018-06-18T17:53:00Z">
        <w:r w:rsidRPr="00BA156B" w:rsidDel="00E94926">
          <w:delText xml:space="preserve">sistema </w:delText>
        </w:r>
      </w:del>
      <w:ins w:id="281" w:author="Regina Casanova" w:date="2018-06-18T17:53:00Z">
        <w:r w:rsidR="00E94926">
          <w:t>software</w:t>
        </w:r>
      </w:ins>
      <w:ins w:id="282"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83" w:author="Regina Casanova" w:date="2018-06-18T16:43:00Z">
        <w:r w:rsidR="00EF06FE">
          <w:t>la red</w:t>
        </w:r>
      </w:ins>
      <w:ins w:id="284" w:author="Regina Casanova" w:date="2018-06-18T23:44:00Z">
        <w:r w:rsidR="003C6FC8">
          <w:t xml:space="preserve"> establecimientos de salud del</w:t>
        </w:r>
      </w:ins>
      <w:ins w:id="285" w:author="Regina Casanova" w:date="2018-06-18T16:43:00Z">
        <w:r w:rsidR="00EF06FE">
          <w:t xml:space="preserve"> MINSA</w:t>
        </w:r>
      </w:ins>
      <w:del w:id="286"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87" w:author="Regina Casanova" w:date="2018-06-15T15:19:00Z">
        <w:r w:rsidR="00CF1D12">
          <w:t xml:space="preserve"> tres tipos de</w:t>
        </w:r>
      </w:ins>
      <w:r w:rsidR="00EE62F8">
        <w:t xml:space="preserve"> usuarios antes mencionados</w:t>
      </w:r>
      <w:r w:rsidRPr="00BA156B">
        <w:t>.</w:t>
      </w:r>
    </w:p>
    <w:p w14:paraId="32B3D69E" w14:textId="77777777" w:rsidR="00A12DD0" w:rsidRPr="00BA156B" w:rsidRDefault="00A12DD0" w:rsidP="00625BCC">
      <w:pPr>
        <w:pStyle w:val="Ttulo1"/>
      </w:pPr>
      <w:bookmarkStart w:id="288" w:name="_Toc511166295"/>
      <w:r w:rsidRPr="00BA156B">
        <w:lastRenderedPageBreak/>
        <w:t>Metodología</w:t>
      </w:r>
      <w:bookmarkEnd w:id="288"/>
    </w:p>
    <w:p w14:paraId="7835CB3B" w14:textId="2C49BED7" w:rsidR="00572A7C" w:rsidRPr="00901D34" w:rsidRDefault="00A12DD0" w:rsidP="00A50DD7">
      <w:pPr>
        <w:pStyle w:val="Ttulo2"/>
        <w:numPr>
          <w:ilvl w:val="0"/>
          <w:numId w:val="8"/>
        </w:numPr>
        <w:spacing w:line="360" w:lineRule="auto"/>
        <w:rPr>
          <w:lang w:val="es-PE"/>
        </w:rPr>
      </w:pPr>
      <w:bookmarkStart w:id="289" w:name="_Toc511166296"/>
      <w:r w:rsidRPr="00901D34">
        <w:rPr>
          <w:lang w:val="es-PE"/>
        </w:rPr>
        <w:t>Diseño del estudio</w:t>
      </w:r>
      <w:bookmarkEnd w:id="289"/>
    </w:p>
    <w:p w14:paraId="3BB57895" w14:textId="66B1993C"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w:t>
      </w:r>
      <w:ins w:id="290" w:author="Regina Casanova" w:date="2018-06-15T15:18:00Z">
        <w:r w:rsidR="00C5346C">
          <w:t>tres</w:t>
        </w:r>
      </w:ins>
      <w:ins w:id="291" w:author="Regina Casanova" w:date="2018-06-15T15:17:00Z">
        <w:r w:rsidR="0065488F">
          <w:t xml:space="preserve"> tipos</w:t>
        </w:r>
      </w:ins>
      <w:del w:id="292" w:author="Regina Casanova" w:date="2018-06-15T15:17:00Z">
        <w:r w:rsidRPr="00BA156B" w:rsidDel="0065488F">
          <w:delText>l</w:delText>
        </w:r>
        <w:r w:rsidR="008044EE" w:rsidRPr="00BA156B" w:rsidDel="0065488F">
          <w:delText>os</w:delText>
        </w:r>
      </w:del>
      <w:r w:rsidR="008044EE" w:rsidRPr="00BA156B">
        <w:t xml:space="preserve"> </w:t>
      </w:r>
      <w:r w:rsidR="006305D4" w:rsidRPr="00BA156B">
        <w:t>usuarios</w:t>
      </w:r>
      <w:r w:rsidR="008044EE" w:rsidRPr="00BA156B">
        <w:t xml:space="preserve"> final</w:t>
      </w:r>
      <w:ins w:id="293" w:author="Regina Casanova" w:date="2018-06-15T15:17:00Z">
        <w:r w:rsidR="0065488F">
          <w:t xml:space="preserve">es </w:t>
        </w:r>
      </w:ins>
      <w:del w:id="294" w:author="Regina Casanova" w:date="2018-06-15T15:17:00Z">
        <w:r w:rsidR="008044EE" w:rsidRPr="00BA156B" w:rsidDel="0065488F">
          <w:delText>es</w:delText>
        </w:r>
        <w:r w:rsidR="006305D4" w:rsidRPr="00BA156B" w:rsidDel="0065488F">
          <w:delText xml:space="preserve"> del sistema</w:delText>
        </w:r>
      </w:del>
      <w:ins w:id="295" w:author="Regina Casanova" w:date="2018-06-15T15:17:00Z">
        <w:r w:rsidR="0065488F">
          <w:t xml:space="preserve">identificados para el uso de este </w:t>
        </w:r>
      </w:ins>
      <w:ins w:id="296" w:author="Regina Casanova" w:date="2018-06-18T17:53:00Z">
        <w:r w:rsidR="00E94926">
          <w:t>software</w:t>
        </w:r>
      </w:ins>
      <w:r w:rsidR="006305D4" w:rsidRPr="00BA156B">
        <w:t xml:space="preserve">. </w:t>
      </w:r>
    </w:p>
    <w:p w14:paraId="14109D61" w14:textId="49740B4C" w:rsidR="00704DCF" w:rsidRPr="00901D34" w:rsidRDefault="00A12DD0" w:rsidP="00901D34">
      <w:pPr>
        <w:pStyle w:val="Ttulo2"/>
        <w:rPr>
          <w:lang w:val="es-PE"/>
        </w:rPr>
      </w:pPr>
      <w:bookmarkStart w:id="297" w:name="_Toc511166297"/>
      <w:r w:rsidRPr="00BA156B">
        <w:rPr>
          <w:lang w:val="es-PE"/>
        </w:rPr>
        <w:t>Población</w:t>
      </w:r>
      <w:bookmarkEnd w:id="297"/>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298" w:name="_Toc511166298"/>
      <w:r w:rsidRPr="00BA156B">
        <w:rPr>
          <w:lang w:val="es-PE"/>
        </w:rPr>
        <w:t>Muestr</w:t>
      </w:r>
      <w:r w:rsidR="00FB6147" w:rsidRPr="00BA156B">
        <w:rPr>
          <w:lang w:val="es-PE"/>
        </w:rPr>
        <w:t>a</w:t>
      </w:r>
      <w:bookmarkEnd w:id="298"/>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299" w:name="_Toc511166299"/>
      <w:r w:rsidRPr="00BA156B">
        <w:rPr>
          <w:lang w:val="es-PE"/>
        </w:rPr>
        <w:lastRenderedPageBreak/>
        <w:t>Operacionalizació</w:t>
      </w:r>
      <w:r w:rsidR="00A12DD0" w:rsidRPr="00BA156B">
        <w:rPr>
          <w:lang w:val="es-PE"/>
        </w:rPr>
        <w:t>n de variables</w:t>
      </w:r>
      <w:bookmarkEnd w:id="299"/>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300" w:author="Regina Casanova" w:date="2018-06-21T12:40:00Z">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PrChange>
      </w:tblPr>
      <w:tblGrid>
        <w:gridCol w:w="1809"/>
        <w:gridCol w:w="2014"/>
        <w:gridCol w:w="1559"/>
        <w:gridCol w:w="1247"/>
        <w:gridCol w:w="2045"/>
        <w:tblGridChange w:id="301">
          <w:tblGrid>
            <w:gridCol w:w="1809"/>
            <w:gridCol w:w="2014"/>
            <w:gridCol w:w="1559"/>
            <w:gridCol w:w="1247"/>
            <w:gridCol w:w="2045"/>
          </w:tblGrid>
        </w:tblGridChange>
      </w:tblGrid>
      <w:tr w:rsidR="00B14113" w:rsidRPr="00BA156B" w14:paraId="0FEB3F69" w14:textId="77777777" w:rsidTr="008443A9">
        <w:trPr>
          <w:cnfStyle w:val="100000000000" w:firstRow="1" w:lastRow="0" w:firstColumn="0" w:lastColumn="0" w:oddVBand="0" w:evenVBand="0" w:oddHBand="0" w:evenHBand="0" w:firstRowFirstColumn="0" w:firstRowLastColumn="0" w:lastRowFirstColumn="0" w:lastRowLastColumn="0"/>
          <w:trPrChange w:id="302" w:author="Regina Casanova" w:date="2018-06-21T12:40:00Z">
            <w:trPr>
              <w:cantSplit/>
            </w:trPr>
          </w:trPrChange>
        </w:trPr>
        <w:tc>
          <w:tcPr>
            <w:cnfStyle w:val="001000000000" w:firstRow="0" w:lastRow="0" w:firstColumn="1" w:lastColumn="0" w:oddVBand="0" w:evenVBand="0" w:oddHBand="0" w:evenHBand="0" w:firstRowFirstColumn="0" w:firstRowLastColumn="0" w:lastRowFirstColumn="0" w:lastRowLastColumn="0"/>
            <w:tcW w:w="1809" w:type="dxa"/>
            <w:tcPrChange w:id="303" w:author="Regina Casanova" w:date="2018-06-21T12:40:00Z">
              <w:tcPr>
                <w:tcW w:w="1809" w:type="dxa"/>
                <w:tcBorders>
                  <w:right w:val="single" w:sz="4" w:space="0" w:color="FFFFFF" w:themeColor="background1"/>
                </w:tcBorders>
              </w:tcPr>
            </w:tcPrChange>
          </w:tcPr>
          <w:p w14:paraId="5A677E5A" w14:textId="77777777" w:rsidR="00041C8E" w:rsidRPr="00BA156B" w:rsidRDefault="00041C8E" w:rsidP="00B26073">
            <w:pPr>
              <w:pStyle w:val="Texto"/>
              <w:cnfStyle w:val="101000000000" w:firstRow="1" w:lastRow="0" w:firstColumn="1" w:lastColumn="0" w:oddVBand="0" w:evenVBand="0" w:oddHBand="0" w:evenHBand="0" w:firstRowFirstColumn="0" w:firstRowLastColumn="0" w:lastRowFirstColumn="0" w:lastRowLastColumn="0"/>
            </w:pPr>
            <w:r w:rsidRPr="00BA156B">
              <w:t>Nombre de Variable</w:t>
            </w:r>
          </w:p>
        </w:tc>
        <w:tc>
          <w:tcPr>
            <w:tcW w:w="2014" w:type="dxa"/>
            <w:tcPrChange w:id="304" w:author="Regina Casanova" w:date="2018-06-21T12:40:00Z">
              <w:tcPr>
                <w:tcW w:w="2014" w:type="dxa"/>
                <w:tcBorders>
                  <w:left w:val="single" w:sz="4" w:space="0" w:color="FFFFFF" w:themeColor="background1"/>
                  <w:right w:val="single" w:sz="4" w:space="0" w:color="FFFFFF" w:themeColor="background1"/>
                </w:tcBorders>
              </w:tcPr>
            </w:tcPrChange>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PrChange w:id="305" w:author="Regina Casanova" w:date="2018-06-21T12:40:00Z">
              <w:tcPr>
                <w:tcW w:w="1559" w:type="dxa"/>
                <w:tcBorders>
                  <w:left w:val="single" w:sz="4" w:space="0" w:color="FFFFFF" w:themeColor="background1"/>
                  <w:right w:val="single" w:sz="4" w:space="0" w:color="FFFFFF" w:themeColor="background1"/>
                </w:tcBorders>
              </w:tcPr>
            </w:tcPrChange>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PrChange w:id="306" w:author="Regina Casanova" w:date="2018-06-21T12:40:00Z">
              <w:tcPr>
                <w:tcW w:w="1247" w:type="dxa"/>
                <w:tcBorders>
                  <w:left w:val="single" w:sz="4" w:space="0" w:color="FFFFFF" w:themeColor="background1"/>
                  <w:right w:val="single" w:sz="4" w:space="0" w:color="FFFFFF" w:themeColor="background1"/>
                </w:tcBorders>
              </w:tcPr>
            </w:tcPrChange>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PrChange w:id="307" w:author="Regina Casanova" w:date="2018-06-21T12:40:00Z">
              <w:tcPr>
                <w:tcW w:w="2045" w:type="dxa"/>
                <w:tcBorders>
                  <w:left w:val="single" w:sz="4" w:space="0" w:color="FFFFFF" w:themeColor="background1"/>
                </w:tcBorders>
              </w:tcPr>
            </w:tcPrChange>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944CD0" w:rsidRPr="00BA156B" w14:paraId="7E532DA8" w14:textId="77777777" w:rsidTr="0084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944CD0" w:rsidRPr="00BA156B" w14:paraId="027C9570" w14:textId="77777777" w:rsidTr="008443A9">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08" w:name="_Toc511166300"/>
      <w:r w:rsidRPr="00BA156B">
        <w:rPr>
          <w:lang w:val="es-PE"/>
        </w:rPr>
        <w:lastRenderedPageBreak/>
        <w:t>Procedimientos y técnicas</w:t>
      </w:r>
      <w:bookmarkEnd w:id="308"/>
    </w:p>
    <w:p w14:paraId="5F028996" w14:textId="77777777" w:rsidR="0053122A" w:rsidRPr="00BA156B" w:rsidRDefault="0053122A" w:rsidP="00A50DD7">
      <w:pPr>
        <w:pStyle w:val="Ttulo3"/>
        <w:numPr>
          <w:ilvl w:val="0"/>
          <w:numId w:val="6"/>
        </w:numPr>
        <w:rPr>
          <w:lang w:val="es-PE"/>
        </w:rPr>
      </w:pPr>
      <w:bookmarkStart w:id="309" w:name="_Toc511166301"/>
      <w:r w:rsidRPr="00BA156B">
        <w:rPr>
          <w:lang w:val="es-PE"/>
        </w:rPr>
        <w:t>Investigación de usuarios</w:t>
      </w:r>
      <w:bookmarkEnd w:id="309"/>
    </w:p>
    <w:p w14:paraId="664FCF1E" w14:textId="4FAD2332"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 xml:space="preserve">igación de usuarios </w:t>
      </w:r>
      <w:ins w:id="310" w:author="Regina Casanova" w:date="2018-06-15T15:20:00Z">
        <w:r w:rsidR="00CF1D12">
          <w:t xml:space="preserve">que </w:t>
        </w:r>
      </w:ins>
      <w:r w:rsidR="000604D5" w:rsidRPr="00BA156B">
        <w:t>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w:t>
      </w:r>
      <w:del w:id="311" w:author="Regina Casanova" w:date="2018-06-18T17:53:00Z">
        <w:r w:rsidR="008044EE" w:rsidRPr="00BA156B" w:rsidDel="00E94926">
          <w:delText xml:space="preserve">sistema </w:delText>
        </w:r>
      </w:del>
      <w:ins w:id="312" w:author="Regina Casanova" w:date="2018-06-18T17:53:00Z">
        <w:r w:rsidR="00E94926">
          <w:t>software</w:t>
        </w:r>
      </w:ins>
      <w:ins w:id="313" w:author="Regina Casanova" w:date="2018-06-18T17:52:00Z">
        <w:r w:rsidR="00E94926">
          <w:t xml:space="preserve"> </w:t>
        </w:r>
      </w:ins>
      <w:r w:rsidR="008044EE" w:rsidRPr="00BA156B">
        <w:t xml:space="preserve">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w:t>
      </w:r>
      <w:del w:id="314" w:author="Regina Casanova" w:date="2018-06-18T17:53:00Z">
        <w:r w:rsidR="0053122A" w:rsidRPr="00BA156B" w:rsidDel="00E94926">
          <w:delText>sistema</w:delText>
        </w:r>
      </w:del>
      <w:ins w:id="315" w:author="Regina Casanova" w:date="2018-06-18T17:53:00Z">
        <w:r w:rsidR="00E94926">
          <w:t>software</w:t>
        </w:r>
      </w:ins>
      <w:r w:rsidR="0053122A" w:rsidRPr="00BA156B">
        <w:t xml:space="preserve">. </w:t>
      </w:r>
      <w:r w:rsidR="00F847EF" w:rsidRPr="00BA156B">
        <w:t>Para esta etapa, se consideró entrevistar al menos a 3 personas por tipo de usuario.</w:t>
      </w:r>
    </w:p>
    <w:p w14:paraId="3519A24C" w14:textId="1F66EA12" w:rsidR="00BE3E2C" w:rsidRPr="00B26073" w:rsidRDefault="00EE62F8" w:rsidP="00B26073">
      <w:pPr>
        <w:pStyle w:val="Texto"/>
      </w:pPr>
      <w:r>
        <w:t>Lo segundo que se realizó</w:t>
      </w:r>
      <w:r w:rsidR="008044EE" w:rsidRPr="00BA156B">
        <w:t xml:space="preserve"> fue </w:t>
      </w:r>
      <w:r w:rsidR="00BE3E2C" w:rsidRPr="00BA156B">
        <w:t>el análisis de</w:t>
      </w:r>
      <w:ins w:id="316" w:author="Regina Casanova" w:date="2018-06-15T15:21:00Z">
        <w:r w:rsidR="00CF1D12">
          <w:t xml:space="preserve"> las entrevistas a</w:t>
        </w:r>
      </w:ins>
      <w:r w:rsidR="00BE3E2C" w:rsidRPr="00BA156B">
        <w:t xml:space="preserve"> los tres tipos de usuarios, </w:t>
      </w:r>
      <w:r w:rsidR="008044EE" w:rsidRPr="00BA156B">
        <w:t xml:space="preserve">donde </w:t>
      </w:r>
      <w:r w:rsidR="00BE3E2C" w:rsidRPr="00BA156B">
        <w:t xml:space="preserve">se identificaron los objetivos a cumplir dentro del nuevo </w:t>
      </w:r>
      <w:del w:id="317" w:author="Regina Casanova" w:date="2018-06-18T17:53:00Z">
        <w:r w:rsidR="00BE3E2C" w:rsidRPr="00BA156B" w:rsidDel="00E94926">
          <w:delText xml:space="preserve">sistema </w:delText>
        </w:r>
      </w:del>
      <w:ins w:id="318" w:author="Regina Casanova" w:date="2018-06-18T17:53:00Z">
        <w:r w:rsidR="00E94926">
          <w:t>software</w:t>
        </w:r>
      </w:ins>
      <w:ins w:id="319" w:author="Regina Casanova" w:date="2018-06-18T17:31:00Z">
        <w:r w:rsidR="00A63767">
          <w:t xml:space="preserve"> por</w:t>
        </w:r>
      </w:ins>
      <w:del w:id="320" w:author="Regina Casanova" w:date="2018-06-18T17:31:00Z">
        <w:r w:rsidR="00BE3E2C" w:rsidRPr="00BA156B" w:rsidDel="00A63767">
          <w:delText>de</w:delText>
        </w:r>
      </w:del>
      <w:r w:rsidR="00BE3E2C" w:rsidRPr="00BA156B">
        <w:t xml:space="preserv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EA9BC6"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 xml:space="preserve">se crearon </w:t>
      </w:r>
      <w:ins w:id="321" w:author="Regina Casanova" w:date="2018-06-15T15:22:00Z">
        <w:r w:rsidR="00CF1D12">
          <w:t>‘</w:t>
        </w:r>
      </w:ins>
      <w:r w:rsidR="009609C2" w:rsidRPr="00BA156B">
        <w:t>Historias de Usuario</w:t>
      </w:r>
      <w:ins w:id="322" w:author="Regina Casanova" w:date="2018-06-15T15:22:00Z">
        <w:r w:rsidR="00CF1D12">
          <w:t>’</w:t>
        </w:r>
      </w:ins>
      <w:r w:rsidR="009609C2" w:rsidRPr="00BA156B">
        <w:t xml:space="preserve">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0FE462B"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r w:rsidRPr="00160297">
        <w:t>Car</w:t>
      </w:r>
      <w:r w:rsidR="0069599A" w:rsidRPr="00160297">
        <w:t>d Sorting</w:t>
      </w:r>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r w:rsidRPr="00160297">
        <w:t>Modified Delphi’</w:t>
      </w:r>
      <w:r w:rsidRPr="00BA156B">
        <w:t xml:space="preserve"> </w:t>
      </w:r>
      <w:r w:rsidR="00EC2BAF" w:rsidRPr="00BA156B">
        <w:fldChar w:fldCharType="begin" w:fldLock="1"/>
      </w:r>
      <w:r w:rsidR="00D92F33">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instrText>
      </w:r>
      <w:r w:rsidR="00EC2BAF" w:rsidRPr="00BA156B">
        <w:fldChar w:fldCharType="separate"/>
      </w:r>
      <w:r w:rsidR="00D92F33" w:rsidRPr="00D92F33">
        <w:rPr>
          <w:noProof/>
        </w:rPr>
        <w:t>(45)</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323" w:name="_Toc511166302"/>
      <w:r w:rsidRPr="00BA156B">
        <w:rPr>
          <w:lang w:val="es-PE"/>
        </w:rPr>
        <w:t>Diseño y Prototipado</w:t>
      </w:r>
      <w:bookmarkEnd w:id="323"/>
    </w:p>
    <w:p w14:paraId="2D95C735" w14:textId="768A47E9" w:rsidR="008E130E" w:rsidRPr="00BA156B" w:rsidRDefault="00AD6104" w:rsidP="00B26073">
      <w:pPr>
        <w:pStyle w:val="Texto"/>
      </w:pPr>
      <w:r w:rsidRPr="00BA156B">
        <w:t xml:space="preserve">Con los objetivos y requerimientos hechos por </w:t>
      </w:r>
      <w:ins w:id="324" w:author="Regina Casanova" w:date="2018-06-15T15:23:00Z">
        <w:r w:rsidR="00CF1D12">
          <w:t xml:space="preserve">cada </w:t>
        </w:r>
      </w:ins>
      <w:r w:rsidRPr="00BA156B">
        <w:t>tipo de usuario</w:t>
      </w:r>
      <w:r w:rsidR="00F631C4" w:rsidRPr="00BA156B">
        <w:t>, se hicieron</w:t>
      </w:r>
      <w:r w:rsidR="0053122A" w:rsidRPr="00BA156B">
        <w:t xml:space="preserve"> diversos </w:t>
      </w:r>
      <w:r w:rsidR="0053122A" w:rsidRPr="00160297">
        <w:t>wireframes</w:t>
      </w:r>
      <w:r w:rsidR="0053122A" w:rsidRPr="00BA156B">
        <w:t xml:space="preserve"> en </w:t>
      </w:r>
      <w:r w:rsidRPr="00BA156B">
        <w:t xml:space="preserve">lápiz y </w:t>
      </w:r>
      <w:r w:rsidR="0053122A" w:rsidRPr="00BA156B">
        <w:t xml:space="preserve">papel </w:t>
      </w:r>
      <w:r w:rsidRPr="00BA156B">
        <w:t>con posibles bocetos de cada p</w:t>
      </w:r>
      <w:ins w:id="325" w:author="Regina Casanova" w:date="2018-06-18T23:45:00Z">
        <w:r w:rsidR="003C6FC8">
          <w:t>a</w:t>
        </w:r>
      </w:ins>
      <w:del w:id="326" w:author="Regina Casanova" w:date="2018-06-18T23:45:00Z">
        <w:r w:rsidRPr="00BA156B" w:rsidDel="003C6FC8">
          <w:delText>á</w:delText>
        </w:r>
      </w:del>
      <w:ins w:id="327" w:author="Regina Casanova" w:date="2018-06-18T23:45:00Z">
        <w:r w:rsidR="003C6FC8">
          <w:t>ntalla</w:t>
        </w:r>
      </w:ins>
      <w:del w:id="328" w:author="Regina Casanova" w:date="2018-06-18T23:45:00Z">
        <w:r w:rsidRPr="00BA156B" w:rsidDel="003C6FC8">
          <w:delText>gina</w:delText>
        </w:r>
      </w:del>
      <w:r w:rsidRPr="00BA156B">
        <w:t xml:space="preserve"> del </w:t>
      </w:r>
      <w:del w:id="329" w:author="Regina Casanova" w:date="2018-06-18T17:53:00Z">
        <w:r w:rsidRPr="00BA156B" w:rsidDel="00E94926">
          <w:delText>sistema</w:delText>
        </w:r>
      </w:del>
      <w:ins w:id="330" w:author="Regina Casanova" w:date="2018-06-18T17:53:00Z">
        <w:r w:rsidR="00E94926">
          <w:t>software</w:t>
        </w:r>
      </w:ins>
      <w:r w:rsidRPr="00BA156B">
        <w:t>, sus elementos y ubicación</w:t>
      </w:r>
      <w:r w:rsidR="00F631C4" w:rsidRPr="00BA156B">
        <w:t xml:space="preserve">. </w:t>
      </w:r>
      <w:r w:rsidR="00766B86" w:rsidRPr="00BA156B">
        <w:t xml:space="preserve">La ventaja de realizar estos bocetos en lápiz y </w:t>
      </w:r>
      <w:r w:rsidR="00766B86" w:rsidRPr="00BA156B">
        <w:lastRenderedPageBreak/>
        <w:t>papel es que 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r w:rsidRPr="00160297">
        <w:t>wireframes</w:t>
      </w:r>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a prototipar con el que los diversos tipos de usuarios pudieran cumplir sus tareas.</w:t>
      </w:r>
      <w:r w:rsidR="004A534F" w:rsidRPr="00BA156B">
        <w:t xml:space="preserve"> Una vez se tuvieron los </w:t>
      </w:r>
      <w:r w:rsidR="004A534F" w:rsidRPr="00160297">
        <w:t>wireframes</w:t>
      </w:r>
      <w:r w:rsidR="004A534F" w:rsidRPr="00BA156B">
        <w:t xml:space="preserve">, se hicieron los </w:t>
      </w:r>
      <w:r w:rsidR="00AD6104" w:rsidRPr="00BA156B">
        <w:t>prototipos</w:t>
      </w:r>
      <w:r w:rsidR="004A534F" w:rsidRPr="00BA156B">
        <w:t xml:space="preserve"> utilizando el software Axure RP </w:t>
      </w:r>
      <w:r w:rsidR="0066664C" w:rsidRPr="00BA156B">
        <w:t>v</w:t>
      </w:r>
      <w:r w:rsidR="004A534F" w:rsidRPr="00BA156B">
        <w:t>8</w:t>
      </w:r>
      <w:r w:rsidR="00172054" w:rsidRPr="00BA156B">
        <w:t xml:space="preserve"> </w:t>
      </w:r>
      <w:r w:rsidR="0066664C" w:rsidRPr="00BA156B">
        <w:t>(</w:t>
      </w:r>
      <w:r w:rsidR="00C60E77" w:rsidRPr="00BA156B">
        <w:t xml:space="preserve">Axure </w:t>
      </w:r>
      <w:r w:rsidR="00C60E77" w:rsidRPr="00160297">
        <w:t>Software Solutions</w:t>
      </w:r>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19E8BF4B"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 xml:space="preserve">n en la funcionalidad del </w:t>
      </w:r>
      <w:del w:id="331" w:author="Regina Casanova" w:date="2018-06-18T17:53:00Z">
        <w:r w:rsidR="00172054" w:rsidRPr="00BA156B" w:rsidDel="00E94926">
          <w:delText xml:space="preserve">sistema </w:delText>
        </w:r>
      </w:del>
      <w:ins w:id="332" w:author="Regina Casanova" w:date="2018-06-18T17:53:00Z">
        <w:r w:rsidR="00E94926">
          <w:t>software</w:t>
        </w:r>
      </w:ins>
      <w:ins w:id="333" w:author="Regina Casanova" w:date="2018-06-18T17:32:00Z">
        <w:r w:rsidR="00A63767">
          <w:t xml:space="preserve"> </w:t>
        </w:r>
      </w:ins>
      <w:r w:rsidR="00172054" w:rsidRPr="00BA156B">
        <w:t>planteado y no en detalles estéticos de él.</w:t>
      </w:r>
    </w:p>
    <w:p w14:paraId="208B7536" w14:textId="77777777" w:rsidR="0053122A" w:rsidRPr="00BA156B" w:rsidRDefault="0053122A" w:rsidP="00A50DD7">
      <w:pPr>
        <w:pStyle w:val="Ttulo3"/>
        <w:numPr>
          <w:ilvl w:val="0"/>
          <w:numId w:val="6"/>
        </w:numPr>
        <w:rPr>
          <w:lang w:val="es-PE"/>
        </w:rPr>
      </w:pPr>
      <w:bookmarkStart w:id="334" w:name="_Toc511166303"/>
      <w:r w:rsidRPr="00BA156B">
        <w:rPr>
          <w:lang w:val="es-PE"/>
        </w:rPr>
        <w:t>Pruebas de Usuario</w:t>
      </w:r>
      <w:bookmarkEnd w:id="334"/>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79DA2D32"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w:t>
      </w:r>
      <w:del w:id="335" w:author="Regina Casanova" w:date="2018-06-18T17:53:00Z">
        <w:r w:rsidRPr="00B26073" w:rsidDel="00E94926">
          <w:delText xml:space="preserve">sistema </w:delText>
        </w:r>
      </w:del>
      <w:ins w:id="336" w:author="Regina Casanova" w:date="2018-06-18T17:53:00Z">
        <w:r w:rsidR="00E94926">
          <w:t>software</w:t>
        </w:r>
      </w:ins>
      <w:ins w:id="337" w:author="Regina Casanova" w:date="2018-06-18T17:32:00Z">
        <w:r w:rsidR="00A63767">
          <w:t xml:space="preserve"> </w:t>
        </w:r>
      </w:ins>
      <w:r w:rsidRPr="00B26073">
        <w:t xml:space="preserve">funciona de la forma </w:t>
      </w:r>
      <w:r w:rsidR="000E6EA6" w:rsidRPr="00B26073">
        <w:t>que</w:t>
      </w:r>
      <w:r w:rsidRPr="00B26073">
        <w:t xml:space="preserve"> el </w:t>
      </w:r>
      <w:ins w:id="338" w:author="Regina Casanova" w:date="2018-06-15T15:24:00Z">
        <w:r w:rsidR="00CF1D12">
          <w:t>investigador</w:t>
        </w:r>
      </w:ins>
      <w:del w:id="339" w:author="Regina Casanova" w:date="2018-06-15T15:24:00Z">
        <w:r w:rsidRPr="00B26073" w:rsidDel="00CF1D12">
          <w:delText>usuario</w:delText>
        </w:r>
      </w:del>
      <w:r w:rsidRPr="00B26073">
        <w:t xml:space="preserve">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42530D8C"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‘Think-Aloud’. Esto consiste en pedirle </w:t>
      </w:r>
      <w:r w:rsidR="00FB7003" w:rsidRPr="00B26073">
        <w:t>a</w:t>
      </w:r>
      <w:ins w:id="340" w:author="Regina Casanova" w:date="2018-06-15T15:59:00Z">
        <w:r w:rsidR="00A77F4C">
          <w:t xml:space="preserve"> cada tipo de</w:t>
        </w:r>
      </w:ins>
      <w:del w:id="341" w:author="Regina Casanova" w:date="2018-06-15T15:59:00Z">
        <w:r w:rsidR="00FB7003" w:rsidRPr="00B26073" w:rsidDel="00A77F4C">
          <w:delText>l</w:delText>
        </w:r>
      </w:del>
      <w:r w:rsidR="00FB7003" w:rsidRPr="00B26073">
        <w:t xml:space="preserve"> usuario que comentara en voz alta lo que iba viendo </w:t>
      </w:r>
      <w:r w:rsidR="00842F17" w:rsidRPr="00B26073">
        <w:t>y lo que iba entendiendo del</w:t>
      </w:r>
      <w:r w:rsidR="00FB7003" w:rsidRPr="00B26073">
        <w:t xml:space="preserve"> </w:t>
      </w:r>
      <w:del w:id="342" w:author="Regina Casanova" w:date="2018-06-18T17:53:00Z">
        <w:r w:rsidR="00842F17" w:rsidRPr="00B26073" w:rsidDel="00E94926">
          <w:delText>sistema</w:delText>
        </w:r>
      </w:del>
      <w:ins w:id="343" w:author="Regina Casanova" w:date="2018-06-18T17:53:00Z">
        <w:r w:rsidR="00E94926">
          <w:t>software</w:t>
        </w:r>
      </w:ins>
      <w:ins w:id="344" w:author="Regina Casanova" w:date="2018-06-18T17:32:00Z">
        <w:r w:rsidR="00A63767">
          <w:t xml:space="preserve"> planteado</w:t>
        </w:r>
      </w:ins>
      <w:r w:rsidR="00FB7003" w:rsidRPr="00B26073">
        <w:t>. Con esto se determinó</w:t>
      </w:r>
      <w:r w:rsidR="00BE7297" w:rsidRPr="00B26073">
        <w:t xml:space="preserve"> si el usuario entendía fácilmente el propósito que cumplía cada pantalla del </w:t>
      </w:r>
      <w:del w:id="345" w:author="Regina Casanova" w:date="2018-06-18T17:53:00Z">
        <w:r w:rsidR="00BE7297" w:rsidRPr="00B26073" w:rsidDel="00E94926">
          <w:delText>sistema</w:delText>
        </w:r>
      </w:del>
      <w:ins w:id="346" w:author="Regina Casanova" w:date="2018-06-18T17:53:00Z">
        <w:r w:rsidR="00E94926">
          <w:t>software</w:t>
        </w:r>
      </w:ins>
      <w:r w:rsidR="00FB7003" w:rsidRPr="00B26073">
        <w:t xml:space="preserve">. </w:t>
      </w:r>
    </w:p>
    <w:p w14:paraId="013B9FB1" w14:textId="125FDE05" w:rsidR="00DB066D" w:rsidRPr="00B26073" w:rsidRDefault="00E340D1" w:rsidP="00B26073">
      <w:pPr>
        <w:pStyle w:val="Texto"/>
      </w:pPr>
      <w:r w:rsidRPr="00BA156B">
        <w:t xml:space="preserve">A cada </w:t>
      </w:r>
      <w:ins w:id="347" w:author="Regina Casanova" w:date="2018-06-15T15:59:00Z">
        <w:r w:rsidR="00A77F4C">
          <w:t xml:space="preserve">tipo de </w:t>
        </w:r>
      </w:ins>
      <w:r w:rsidRPr="00BA156B">
        <w:t xml:space="preserve">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08EC2760" w:rsidR="00BC16E5" w:rsidRPr="00B26073" w:rsidRDefault="00296153" w:rsidP="00B26073">
      <w:pPr>
        <w:pStyle w:val="Texto"/>
      </w:pPr>
      <w:r w:rsidRPr="00BA156B">
        <w:t>Se utilizó la página web</w:t>
      </w:r>
      <w:r w:rsidR="00BE0437" w:rsidRPr="00BA156B">
        <w:t xml:space="preserve"> ShowMore</w:t>
      </w:r>
      <w:r w:rsidR="000635A6" w:rsidRPr="00BA156B">
        <w:t xml:space="preserve"> </w:t>
      </w:r>
      <w:r w:rsidR="00EC2BAF" w:rsidRPr="00BA156B">
        <w:fldChar w:fldCharType="begin" w:fldLock="1"/>
      </w:r>
      <w:r w:rsidR="00D92F33">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instrText>
      </w:r>
      <w:r w:rsidR="00EC2BAF" w:rsidRPr="00BA156B">
        <w:fldChar w:fldCharType="separate"/>
      </w:r>
      <w:r w:rsidR="00D92F33" w:rsidRPr="00D92F33">
        <w:rPr>
          <w:noProof/>
        </w:rPr>
        <w:t>(46)</w:t>
      </w:r>
      <w:r w:rsidR="00EC2BAF" w:rsidRPr="00BA156B">
        <w:fldChar w:fldCharType="end"/>
      </w:r>
      <w:r w:rsidR="00BE0437" w:rsidRPr="00BA156B">
        <w:t xml:space="preserve"> </w:t>
      </w:r>
      <w:r w:rsidR="00F93763" w:rsidRPr="00BA156B">
        <w:t xml:space="preserve">producido por la empresa ShowMore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348" w:name="_Toc511166304"/>
      <w:r w:rsidRPr="00BA156B">
        <w:rPr>
          <w:rStyle w:val="Ttulo3Car"/>
          <w:lang w:val="es-PE"/>
        </w:rPr>
        <w:t>Consideraciones éticas</w:t>
      </w:r>
      <w:bookmarkEnd w:id="348"/>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349" w:name="_Toc511166305"/>
      <w:r w:rsidRPr="00BA156B">
        <w:rPr>
          <w:lang w:val="es-PE"/>
        </w:rPr>
        <w:t>A</w:t>
      </w:r>
      <w:r w:rsidR="00A12DD0" w:rsidRPr="00BA156B">
        <w:rPr>
          <w:lang w:val="es-PE"/>
        </w:rPr>
        <w:t>nálisis</w:t>
      </w:r>
      <w:bookmarkEnd w:id="349"/>
    </w:p>
    <w:p w14:paraId="58BD28A6" w14:textId="1351A524"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EC2BAF" w:rsidRPr="00BA156B">
        <w:fldChar w:fldCharType="begin" w:fldLock="1"/>
      </w:r>
      <w:r w:rsidR="00D92F33">
        <w:instrText>ADDIN CSL_CITATION {"citationItems":[{"id":"ITEM-1","itemData":{"URL":"http://otranscribe.com/","accessed":{"date-parts":[["2018","3","27"]]},"id":"ITEM-1","issued":{"date-parts":[["0"]]},"title":"oTranscribe","type":"webpage"},"uris":["http://www.mendeley.com/documents/?uuid=a0b69d88-9a89-3ba2-bc2d-e8fc2e189542"]}],"mendeley":{"formattedCitation":"(47)","plainTextFormattedCitation":"(47)","previouslyFormattedCitation":"(46)"},"properties":{"noteIndex":0},"schema":"https://github.com/citation-style-language/schema/raw/master/csl-citation.json"}</w:instrText>
      </w:r>
      <w:r w:rsidR="00EC2BAF" w:rsidRPr="00BA156B">
        <w:fldChar w:fldCharType="separate"/>
      </w:r>
      <w:r w:rsidR="00D92F33" w:rsidRPr="00D92F33">
        <w:rPr>
          <w:noProof/>
        </w:rPr>
        <w:t>(47)</w:t>
      </w:r>
      <w:r w:rsidR="00EC2BAF"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350" w:name="_Toc511166306"/>
      <w:r w:rsidRPr="00BA156B">
        <w:lastRenderedPageBreak/>
        <w:t>Resultados</w:t>
      </w:r>
      <w:bookmarkEnd w:id="350"/>
    </w:p>
    <w:p w14:paraId="63470BC4" w14:textId="77777777" w:rsidR="00FE7867" w:rsidRPr="00BA156B" w:rsidRDefault="00FE7867" w:rsidP="00A50DD7">
      <w:pPr>
        <w:pStyle w:val="Ttulo2"/>
        <w:numPr>
          <w:ilvl w:val="0"/>
          <w:numId w:val="9"/>
        </w:numPr>
        <w:rPr>
          <w:lang w:val="es-PE"/>
        </w:rPr>
      </w:pPr>
      <w:bookmarkStart w:id="351" w:name="_Toc511166307"/>
      <w:r w:rsidRPr="00BA156B">
        <w:rPr>
          <w:lang w:val="es-PE"/>
        </w:rPr>
        <w:t>Fase Exploratori</w:t>
      </w:r>
      <w:r w:rsidR="00F847EF" w:rsidRPr="00BA156B">
        <w:rPr>
          <w:lang w:val="es-PE"/>
        </w:rPr>
        <w:t>a</w:t>
      </w:r>
      <w:bookmarkEnd w:id="351"/>
    </w:p>
    <w:p w14:paraId="5B4E524F" w14:textId="25C18FCA"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630815" w:rsidRPr="00BA156B">
        <w:t>tipo de usuario</w:t>
      </w:r>
      <w:r w:rsidR="00F84BBE" w:rsidRPr="00BA156B">
        <w:t>:</w:t>
      </w:r>
      <w:r w:rsidR="006746CC" w:rsidRPr="00BA156B">
        <w:t xml:space="preserve"> P</w:t>
      </w:r>
      <w:r w:rsidR="00C1339E" w:rsidRPr="00BA156B">
        <w:t>ersonal de SUSALUD, Gestores</w:t>
      </w:r>
      <w:r w:rsidR="00D770DD" w:rsidRPr="00BA156B">
        <w:t xml:space="preserve"> de IPRESS y Ciudadanos. </w:t>
      </w:r>
      <w:r w:rsidR="0015683A" w:rsidRPr="00BA156B">
        <w:t xml:space="preserve">A todos ellos se les hizo preguntas relacionadas a su percepción acerca de los reclamos, el rol que </w:t>
      </w:r>
      <w:r w:rsidR="00630815" w:rsidRPr="00BA156B">
        <w:t>tiene</w:t>
      </w:r>
      <w:r w:rsidR="0015683A" w:rsidRPr="00BA156B">
        <w:t xml:space="preserve"> ellos y sobre la propuesta de una herramienta informática para </w:t>
      </w:r>
      <w:r w:rsidR="00630815" w:rsidRPr="00BA156B">
        <w:t>su recepción y manejo</w:t>
      </w:r>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 peruanos: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Pr="00B26073" w:rsidRDefault="0015683A" w:rsidP="008D23C7">
      <w:pPr>
        <w:pStyle w:val="Texto"/>
      </w:pPr>
      <w:r w:rsidRPr="00BA156B">
        <w:t xml:space="preserve">Las respuestas de ellos </w:t>
      </w:r>
      <w:r w:rsidR="006746CC" w:rsidRPr="00BA156B">
        <w:t>se presentan a continuación</w:t>
      </w:r>
      <w:r w:rsidRPr="00BA156B">
        <w:t>.</w:t>
      </w:r>
    </w:p>
    <w:p w14:paraId="49250F73" w14:textId="77777777" w:rsidR="00AD075D" w:rsidRPr="008D23C7" w:rsidRDefault="006746CC" w:rsidP="008D23C7">
      <w:pPr>
        <w:pStyle w:val="Ttulo3"/>
      </w:pPr>
      <w:bookmarkStart w:id="352" w:name="_Toc511166308"/>
      <w:r w:rsidRPr="008D23C7">
        <w:lastRenderedPageBreak/>
        <w:t>Personal de SUSALUD</w:t>
      </w:r>
      <w:bookmarkEnd w:id="352"/>
    </w:p>
    <w:p w14:paraId="678FA4BE" w14:textId="0617B515" w:rsidR="006746CC" w:rsidRPr="008D23C7" w:rsidRDefault="002B60A2" w:rsidP="008D23C7">
      <w:pPr>
        <w:pStyle w:val="Texto"/>
      </w:pPr>
      <w:r w:rsidRPr="00BA156B">
        <w:t>Definieron los reclamos como</w:t>
      </w:r>
      <w:r w:rsidR="006746CC" w:rsidRPr="00BA156B">
        <w:t xml:space="preserve"> una manifestación de incomodidad o insatisfacción con el servicio recibido</w:t>
      </w:r>
      <w:r w:rsidRPr="00BA156B">
        <w:t xml:space="preserve"> y</w:t>
      </w:r>
      <w:r w:rsidR="006746CC" w:rsidRPr="00BA156B">
        <w:t xml:space="preserve"> son importantes porque permiten encontrar deficiencias en los procesos internos de la institución y plantear mejoras.</w:t>
      </w:r>
    </w:p>
    <w:p w14:paraId="5388FA56" w14:textId="568AA139" w:rsidR="006746CC" w:rsidRPr="008D23C7" w:rsidRDefault="006746CC" w:rsidP="008D23C7">
      <w:pPr>
        <w:pStyle w:val="Cita"/>
      </w:pPr>
      <w:r w:rsidRPr="008D23C7">
        <w:t>“…Para mí lo más importante de un reclamo es que te permita encontrar las causas del reclamo y por lo tanto eliminarlas.”</w:t>
      </w:r>
    </w:p>
    <w:p w14:paraId="02792B99" w14:textId="25BE6E9F" w:rsidR="006746CC" w:rsidRPr="008D23C7" w:rsidRDefault="006122C1" w:rsidP="008D23C7">
      <w:pPr>
        <w:pStyle w:val="Texto"/>
      </w:pPr>
      <w:r w:rsidRPr="00BA156B">
        <w:t xml:space="preserve">El procedimiento que siguen cuando reciben un reclamo es que </w:t>
      </w:r>
      <w:r w:rsidR="0066763B" w:rsidRPr="00BA156B">
        <w:t>se contactan</w:t>
      </w:r>
      <w:r w:rsidR="006746CC" w:rsidRPr="00BA156B">
        <w:t xml:space="preserve"> con la </w:t>
      </w:r>
      <w:r w:rsidR="00AD075D" w:rsidRPr="00BA156B">
        <w:t>PAUS</w:t>
      </w:r>
      <w:r w:rsidR="006746CC" w:rsidRPr="00BA156B">
        <w:t xml:space="preserve"> de la IPRESS correspondiente </w:t>
      </w:r>
      <w:r w:rsidRPr="00BA156B">
        <w:t>e indagan sobre qu</w:t>
      </w:r>
      <w:r w:rsidR="0012739C" w:rsidRPr="00BA156B">
        <w:t>é</w:t>
      </w:r>
      <w:r w:rsidRPr="00BA156B">
        <w:t xml:space="preserve"> ocurrió y c</w:t>
      </w:r>
      <w:r w:rsidR="0012739C" w:rsidRPr="00BA156B">
        <w:t>ó</w:t>
      </w:r>
      <w:r w:rsidRPr="00BA156B">
        <w:t>mo fue manejado para solucionar este problema. E</w:t>
      </w:r>
      <w:r w:rsidR="006746CC" w:rsidRPr="00BA156B">
        <w:t>s por esto que para ellos es importante que el ciudadano presente el reclamo en la misma IPRESS antes de presentarlo a SUSALUD</w:t>
      </w:r>
      <w:r w:rsidR="004C383F" w:rsidRPr="00BA156B">
        <w:t>.</w:t>
      </w:r>
      <w:r w:rsidR="006746CC" w:rsidRPr="00BA156B">
        <w:t xml:space="preserve"> </w:t>
      </w:r>
      <w:r w:rsidR="004C383F" w:rsidRPr="00BA156B">
        <w:t>C</w:t>
      </w:r>
      <w:r w:rsidR="006746CC" w:rsidRPr="00BA156B">
        <w:t>uando no han presentado</w:t>
      </w:r>
      <w:r w:rsidRPr="00BA156B">
        <w:t xml:space="preserve"> el reclamo en la misma IPRESS se </w:t>
      </w:r>
      <w:r w:rsidR="004C383F" w:rsidRPr="00BA156B">
        <w:t>les indica</w:t>
      </w:r>
      <w:r w:rsidR="00CE044D" w:rsidRPr="00BA156B">
        <w:t xml:space="preserve"> que lo hagan</w:t>
      </w:r>
      <w:r w:rsidR="0012739C" w:rsidRPr="00BA156B">
        <w:t>.</w:t>
      </w:r>
      <w:r w:rsidR="006746CC" w:rsidRPr="00BA156B">
        <w:t xml:space="preserve"> </w:t>
      </w:r>
      <w:r w:rsidR="0012739C" w:rsidRPr="00BA156B">
        <w:t>E</w:t>
      </w:r>
      <w:r w:rsidR="006746CC" w:rsidRPr="00BA156B">
        <w:t xml:space="preserve">sto no solo facilita las investigaciones que se </w:t>
      </w:r>
      <w:r w:rsidR="00465CE9" w:rsidRPr="00BA156B">
        <w:t>realizan,</w:t>
      </w:r>
      <w:r w:rsidR="006746CC" w:rsidRPr="00BA156B">
        <w:t xml:space="preserve"> sino que la misma institución puede tener conocimiento de lo que sucede dentro de sus instalaciones. En el caso que ellos no puedan contactarse con la PAUS de la IPRESS, se comunica</w:t>
      </w:r>
      <w:r w:rsidR="004C383F" w:rsidRPr="00BA156B">
        <w:t>n</w:t>
      </w:r>
      <w:r w:rsidR="006746CC" w:rsidRPr="00BA156B">
        <w:t xml:space="preserve"> vía telefónica con las jefatur</w:t>
      </w:r>
      <w:r w:rsidRPr="00BA156B">
        <w:t xml:space="preserve">as inmediatas </w:t>
      </w:r>
      <w:r w:rsidR="004C383F" w:rsidRPr="00BA156B">
        <w:t>para</w:t>
      </w:r>
      <w:r w:rsidR="006746CC" w:rsidRPr="00BA156B">
        <w:t xml:space="preserve"> darle una respuesta al ciudadano.</w:t>
      </w:r>
    </w:p>
    <w:p w14:paraId="3C244CFC" w14:textId="09B3C6B1" w:rsidR="00BE774A" w:rsidRPr="008D23C7" w:rsidRDefault="00BE774A" w:rsidP="008D23C7">
      <w:pPr>
        <w:pStyle w:val="Texto"/>
      </w:pPr>
      <w:r w:rsidRPr="00BA156B">
        <w:t>Para ellos</w:t>
      </w:r>
      <w:r w:rsidR="006746CC" w:rsidRPr="00BA156B">
        <w:t>, la forma en c</w:t>
      </w:r>
      <w:r w:rsidR="00CE044D" w:rsidRPr="00BA156B">
        <w:t>ó</w:t>
      </w:r>
      <w:r w:rsidR="006746CC" w:rsidRPr="00BA156B">
        <w:t xml:space="preserve">mo se están manejando actualmente los reclamos no es óptima debido a que </w:t>
      </w:r>
      <w:r w:rsidR="006122C1" w:rsidRPr="00BA156B">
        <w:t>tienen la idea de que gestores de IPRESS</w:t>
      </w:r>
      <w:r w:rsidR="006746CC" w:rsidRPr="00BA156B">
        <w:t xml:space="preserve"> no tienen conocimiento sobre </w:t>
      </w:r>
      <w:r w:rsidR="006122C1" w:rsidRPr="00BA156B">
        <w:t>las</w:t>
      </w:r>
      <w:r w:rsidR="006746CC" w:rsidRPr="00BA156B">
        <w:t xml:space="preserve"> fallas </w:t>
      </w:r>
      <w:r w:rsidR="006122C1" w:rsidRPr="00BA156B">
        <w:t xml:space="preserve">que se presentan </w:t>
      </w:r>
      <w:r w:rsidR="006746CC" w:rsidRPr="00BA156B">
        <w:t xml:space="preserve">y tampoco </w:t>
      </w:r>
      <w:r w:rsidR="006122C1" w:rsidRPr="00BA156B">
        <w:t>tienen procedimientos claros sobre cómo dar solución a los reclamos presentados</w:t>
      </w:r>
      <w:r w:rsidR="006746CC" w:rsidRPr="00BA156B">
        <w:t>. Adicionalmente, como no todas las IPRESS tienen PAUS tod</w:t>
      </w:r>
      <w:r w:rsidR="003200E4" w:rsidRPr="00BA156B">
        <w:t xml:space="preserve">avía, </w:t>
      </w:r>
      <w:r w:rsidR="006122C1" w:rsidRPr="00BA156B">
        <w:t xml:space="preserve">existen IPRESS donde </w:t>
      </w:r>
      <w:r w:rsidR="003200E4" w:rsidRPr="00BA156B">
        <w:t>solamente se le entrega el</w:t>
      </w:r>
      <w:r w:rsidR="006746CC" w:rsidRPr="00BA156B">
        <w:t xml:space="preserve"> canal de</w:t>
      </w:r>
      <w:r w:rsidR="003200E4" w:rsidRPr="00BA156B">
        <w:t>l Libro de Reclamaciones</w:t>
      </w:r>
      <w:r w:rsidR="006746CC" w:rsidRPr="00BA156B">
        <w:t xml:space="preserve"> al ciud</w:t>
      </w:r>
      <w:r w:rsidR="003200E4" w:rsidRPr="00BA156B">
        <w:t>adano para hacer sus reclamos.</w:t>
      </w:r>
      <w:r w:rsidR="006746CC" w:rsidRPr="00BA156B">
        <w:t xml:space="preserve"> </w:t>
      </w:r>
      <w:r w:rsidR="003200E4" w:rsidRPr="00BA156B">
        <w:t xml:space="preserve">Esto </w:t>
      </w:r>
      <w:r w:rsidR="006122C1" w:rsidRPr="00BA156B">
        <w:t>lo ven como</w:t>
      </w:r>
      <w:r w:rsidR="003200E4" w:rsidRPr="00BA156B">
        <w:t xml:space="preserve"> un</w:t>
      </w:r>
      <w:r w:rsidR="006746CC" w:rsidRPr="00BA156B">
        <w:t xml:space="preserve"> gran limitan</w:t>
      </w:r>
      <w:r w:rsidR="003200E4" w:rsidRPr="00BA156B">
        <w:t>te</w:t>
      </w:r>
      <w:r w:rsidR="006746CC" w:rsidRPr="00BA156B">
        <w:t xml:space="preserve"> ya que </w:t>
      </w:r>
      <w:r w:rsidR="006122C1" w:rsidRPr="00BA156B">
        <w:t>este no se encuentra siempre disponible</w:t>
      </w:r>
      <w:r w:rsidRPr="00BA156B">
        <w:t xml:space="preserve">. </w:t>
      </w:r>
      <w:r w:rsidRPr="00BA156B">
        <w:lastRenderedPageBreak/>
        <w:t>Según ellos</w:t>
      </w:r>
      <w:r w:rsidR="006746CC" w:rsidRPr="00BA156B">
        <w:t>,</w:t>
      </w:r>
      <w:r w:rsidR="006122C1" w:rsidRPr="00BA156B">
        <w:t xml:space="preserve"> los reclamos siempre</w:t>
      </w:r>
      <w:r w:rsidR="006746CC" w:rsidRPr="00BA156B">
        <w:t xml:space="preserve"> </w:t>
      </w:r>
      <w:r w:rsidR="006122C1" w:rsidRPr="00BA156B">
        <w:t>deberían elevarse a directivos para que se manejen más rápido, así tengan que acortar sus procesos, y sean fuente para la toma de decisiones ya que es información que debe tratarse como una retroalimentación por parte de los ciudadanos.</w:t>
      </w:r>
    </w:p>
    <w:p w14:paraId="57AA3F3B" w14:textId="77777777" w:rsidR="003200E4" w:rsidRPr="008D23C7" w:rsidRDefault="003200E4" w:rsidP="008D23C7">
      <w:pPr>
        <w:pStyle w:val="Cita"/>
      </w:pPr>
      <w:r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302AF614" w14:textId="246040DE" w:rsidR="006746CC" w:rsidRPr="008D23C7" w:rsidRDefault="0066763B" w:rsidP="008D23C7">
      <w:pPr>
        <w:pStyle w:val="Cita"/>
      </w:pPr>
      <w:r w:rsidRPr="008D23C7">
        <w:t xml:space="preserve">“Se queda generalmente en las oficinas de calidad, analizan ellos a través del equipo de calidad, de pronto la información se queda en lo más interno del equipo de </w:t>
      </w:r>
      <w:r w:rsidR="00465CE9" w:rsidRPr="008D23C7">
        <w:t>calidad,</w:t>
      </w:r>
      <w:r w:rsidRPr="008D23C7">
        <w:t xml:space="preserve"> pero no llega hasta el directivo. Todavía no impacta en una toma de decisiones del más alto nivel.”</w:t>
      </w:r>
    </w:p>
    <w:p w14:paraId="5A459C4D" w14:textId="1BA540BE" w:rsidR="006746CC" w:rsidRPr="008D23C7" w:rsidRDefault="00BE774A" w:rsidP="008D23C7">
      <w:pPr>
        <w:pStyle w:val="Texto"/>
      </w:pPr>
      <w:r w:rsidRPr="00BA156B">
        <w:t>Todos</w:t>
      </w:r>
      <w:r w:rsidR="006746CC" w:rsidRPr="00BA156B">
        <w:t xml:space="preserve"> consideraron que esta herramienta serviría para </w:t>
      </w:r>
      <w:r w:rsidR="001B0B1C" w:rsidRPr="00BA156B">
        <w:t>manejar los reclamos recibidos</w:t>
      </w:r>
      <w:r w:rsidR="00007DC8" w:rsidRPr="00BA156B">
        <w:t>. C</w:t>
      </w:r>
      <w:r w:rsidR="006746CC" w:rsidRPr="00BA156B">
        <w:t>onsideran que</w:t>
      </w:r>
      <w:r w:rsidR="00007DC8" w:rsidRPr="00BA156B">
        <w:t xml:space="preserve"> los reclamos todavía son</w:t>
      </w:r>
      <w:r w:rsidR="006746CC" w:rsidRPr="00BA156B">
        <w:t xml:space="preserve"> visto</w:t>
      </w:r>
      <w:r w:rsidR="00007DC8" w:rsidRPr="00BA156B">
        <w:t>s</w:t>
      </w:r>
      <w:r w:rsidR="006746CC" w:rsidRPr="00BA156B">
        <w:t xml:space="preserve"> por los prestadores de salud como una traba o </w:t>
      </w:r>
      <w:r w:rsidR="00007DC8" w:rsidRPr="00BA156B">
        <w:t>una ofensa al servicio que</w:t>
      </w:r>
      <w:r w:rsidR="006746CC" w:rsidRPr="00BA156B">
        <w:t xml:space="preserve"> están brindando, </w:t>
      </w:r>
      <w:r w:rsidR="00007DC8" w:rsidRPr="00BA156B">
        <w:t>y que se necesita cambiar esta</w:t>
      </w:r>
      <w:r w:rsidR="006746CC" w:rsidRPr="00BA156B">
        <w:t xml:space="preserve"> percepción </w:t>
      </w:r>
      <w:r w:rsidR="003200E4" w:rsidRPr="00BA156B">
        <w:t>hacia</w:t>
      </w:r>
      <w:r w:rsidR="006746CC" w:rsidRPr="00BA156B">
        <w:t xml:space="preserve"> una oportunidad de mejora. Señalaron que los reclamos </w:t>
      </w:r>
      <w:r w:rsidR="003200E4" w:rsidRPr="00BA156B">
        <w:t>son</w:t>
      </w:r>
      <w:r w:rsidR="006746CC" w:rsidRPr="00BA156B">
        <w:t xml:space="preserve"> un beneficio hacia la institución </w:t>
      </w:r>
      <w:r w:rsidR="003200E4" w:rsidRPr="00BA156B">
        <w:t>ya que les permite encontrar</w:t>
      </w:r>
      <w:r w:rsidR="006746CC" w:rsidRPr="00BA156B">
        <w:t xml:space="preserve"> erro</w:t>
      </w:r>
      <w:r w:rsidR="00007DC8" w:rsidRPr="00BA156B">
        <w:t>res y subsanarlos positivamente. Esto</w:t>
      </w:r>
      <w:r w:rsidR="006746CC" w:rsidRPr="00BA156B">
        <w:t xml:space="preserve"> les da la oportunidad de revisar sus estándares y procesos para poder cumplir con las expectativas de los ciudadanos y poder dejarlos satisfechos con el servicio brindado. </w:t>
      </w:r>
    </w:p>
    <w:p w14:paraId="3ED77ED5" w14:textId="715E977C" w:rsidR="00630088" w:rsidRPr="008D23C7" w:rsidRDefault="00007DC8" w:rsidP="008D23C7">
      <w:pPr>
        <w:pStyle w:val="Texto"/>
      </w:pPr>
      <w:r w:rsidRPr="00BA156B">
        <w:lastRenderedPageBreak/>
        <w:t xml:space="preserve">La idea de esta herramienta les pareció atractiva debido a que serviría como un punto de comunicación entre los ciudadanos y las IPRESS. </w:t>
      </w:r>
      <w:r w:rsidR="006746CC" w:rsidRPr="00BA156B">
        <w:t xml:space="preserve">Sobre las características que desean que tenga la herramienta mencionaron que esta herramienta debe ser planteada </w:t>
      </w:r>
      <w:r w:rsidRPr="00BA156B">
        <w:t>en</w:t>
      </w:r>
      <w:r w:rsidR="006746CC" w:rsidRPr="00BA156B">
        <w:t xml:space="preserve"> idiomas nativos y </w:t>
      </w:r>
      <w:r w:rsidRPr="00BA156B">
        <w:t xml:space="preserve">debe contar </w:t>
      </w:r>
      <w:r w:rsidR="006746CC" w:rsidRPr="00BA156B">
        <w:t xml:space="preserve">con muchos gráficos e íconos para que sea fácilmente entendible por personas no letradas. Les parece importante que </w:t>
      </w:r>
      <w:r w:rsidRPr="00BA156B">
        <w:t>una vez que los reclamo</w:t>
      </w:r>
      <w:r w:rsidR="005B7537" w:rsidRPr="00BA156B">
        <w:t>s</w:t>
      </w:r>
      <w:r w:rsidRPr="00BA156B">
        <w:t xml:space="preserve"> hayan sido ingresados al </w:t>
      </w:r>
      <w:del w:id="353" w:author="Regina Casanova" w:date="2018-06-18T17:53:00Z">
        <w:r w:rsidRPr="00BA156B" w:rsidDel="00E94926">
          <w:delText>sistema</w:delText>
        </w:r>
      </w:del>
      <w:ins w:id="354" w:author="Regina Casanova" w:date="2018-06-18T17:53:00Z">
        <w:r w:rsidR="00E94926">
          <w:t>software</w:t>
        </w:r>
      </w:ins>
      <w:r w:rsidRPr="00BA156B">
        <w:t xml:space="preserve">, </w:t>
      </w:r>
      <w:r w:rsidR="006746CC" w:rsidRPr="00BA156B">
        <w:t xml:space="preserve">los </w:t>
      </w:r>
      <w:r w:rsidR="00465CE9" w:rsidRPr="00BA156B">
        <w:t>ciudadanos reciban</w:t>
      </w:r>
      <w:r w:rsidR="006746CC" w:rsidRPr="00BA156B">
        <w:t xml:space="preserve"> una confirmación, y que también reciban el plazo máximo que </w:t>
      </w:r>
      <w:r w:rsidRPr="00BA156B">
        <w:t xml:space="preserve">este </w:t>
      </w:r>
      <w:r w:rsidR="006746CC" w:rsidRPr="00BA156B">
        <w:t xml:space="preserve">demorará en ser resuelto. Ellos consideran que este </w:t>
      </w:r>
      <w:del w:id="355" w:author="Regina Casanova" w:date="2018-06-18T17:53:00Z">
        <w:r w:rsidR="006746CC" w:rsidRPr="00BA156B" w:rsidDel="00E94926">
          <w:delText xml:space="preserve">sistema </w:delText>
        </w:r>
      </w:del>
      <w:ins w:id="356" w:author="Regina Casanova" w:date="2018-06-18T17:53:00Z">
        <w:r w:rsidR="00E94926">
          <w:t>software</w:t>
        </w:r>
      </w:ins>
      <w:ins w:id="357" w:author="Regina Casanova" w:date="2018-06-18T17:33:00Z">
        <w:r w:rsidR="00A63767">
          <w:t xml:space="preserve"> </w:t>
        </w:r>
      </w:ins>
      <w:r w:rsidR="006746CC" w:rsidRPr="00BA156B">
        <w:t xml:space="preserve">debe mostrar </w:t>
      </w:r>
      <w:r w:rsidRPr="00BA156B">
        <w:t>reportes consolidados que sean</w:t>
      </w:r>
      <w:r w:rsidR="006746CC" w:rsidRPr="00BA156B">
        <w:t xml:space="preserve"> entendibles </w:t>
      </w:r>
      <w:r w:rsidRPr="00BA156B">
        <w:t xml:space="preserve">rápidamente </w:t>
      </w:r>
      <w:r w:rsidR="006746CC" w:rsidRPr="00BA156B">
        <w:t xml:space="preserve">y que </w:t>
      </w:r>
      <w:r w:rsidRPr="00BA156B">
        <w:t>permitan hacer filtros que funcionen para todas las IPRESS.</w:t>
      </w:r>
      <w:r w:rsidR="006746CC" w:rsidRPr="00BA156B">
        <w:t xml:space="preserve"> </w:t>
      </w:r>
    </w:p>
    <w:p w14:paraId="1089B81F" w14:textId="56BEC2A9" w:rsidR="006746CC" w:rsidRPr="008D23C7" w:rsidRDefault="00630088" w:rsidP="008D23C7">
      <w:pPr>
        <w:pStyle w:val="Cita"/>
      </w:pPr>
      <w:r w:rsidRPr="008D23C7">
        <w:t xml:space="preserve">“Pero la relevancia para </w:t>
      </w:r>
      <w:r w:rsidR="000D4362" w:rsidRPr="008D23C7">
        <w:t>mí</w:t>
      </w:r>
      <w:r w:rsidRPr="008D23C7">
        <w:t xml:space="preserve"> está en la atención de estos reclamos, </w:t>
      </w:r>
      <w:r w:rsidR="00EC7152" w:rsidRPr="008D23C7">
        <w:t>¿</w:t>
      </w:r>
      <w:r w:rsidRPr="008D23C7">
        <w:t>c</w:t>
      </w:r>
      <w:r w:rsidR="000D4362" w:rsidRPr="008D23C7">
        <w:t>ó</w:t>
      </w:r>
      <w:r w:rsidRPr="008D23C7">
        <w:t xml:space="preserve">mo atiendo, lo atiendo de forma oportuna? </w:t>
      </w:r>
      <w:r w:rsidR="00EC7152" w:rsidRPr="008D23C7">
        <w:t xml:space="preserve">Si </w:t>
      </w:r>
      <w:r w:rsidRPr="008D23C7">
        <w:t xml:space="preserve">lo atiendo de forma oportuna y con calidad además que satisfaga al usuario, entonces yo creo que esa parte es la parte sustancial, yo puedo poner muchos canales, muchos canales de </w:t>
      </w:r>
      <w:r w:rsidR="00465CE9" w:rsidRPr="008D23C7">
        <w:t>reclamos,</w:t>
      </w:r>
      <w:r w:rsidRPr="008D23C7">
        <w:t xml:space="preserve"> pero</w:t>
      </w:r>
      <w:r w:rsidR="00EC7152" w:rsidRPr="008D23C7">
        <w:t>,</w:t>
      </w:r>
      <w:r w:rsidRPr="008D23C7">
        <w:t xml:space="preserve"> </w:t>
      </w:r>
      <w:r w:rsidR="001F6250" w:rsidRPr="008D23C7">
        <w:t>¿</w:t>
      </w:r>
      <w:r w:rsidRPr="008D23C7">
        <w:t>qu</w:t>
      </w:r>
      <w:r w:rsidR="001F6250" w:rsidRPr="008D23C7">
        <w:t>é</w:t>
      </w:r>
      <w:r w:rsidRPr="008D23C7">
        <w:t xml:space="preserve"> pasaría si yo tengo un excelente </w:t>
      </w:r>
      <w:r w:rsidR="00465CE9" w:rsidRPr="008D23C7">
        <w:t>canal,</w:t>
      </w:r>
      <w:r w:rsidRPr="008D23C7">
        <w:t xml:space="preserve"> pero no tengo una capacidad resolutiva para estos reclamos</w:t>
      </w:r>
      <w:r w:rsidR="001F6250" w:rsidRPr="008D23C7">
        <w:t>? S</w:t>
      </w:r>
      <w:r w:rsidRPr="008D23C7">
        <w:t>ería incongruente, entonces para mí es muy importante la resolución, o sea la solución de los reclamos.”</w:t>
      </w:r>
    </w:p>
    <w:p w14:paraId="77C6EE91" w14:textId="742E5250" w:rsidR="00630088" w:rsidRPr="008D23C7" w:rsidRDefault="006746CC" w:rsidP="008D23C7">
      <w:pPr>
        <w:pStyle w:val="Texto"/>
      </w:pPr>
      <w:r w:rsidRPr="00BA156B">
        <w:t xml:space="preserve">También les parece importante que esta herramienta tenga un componente educativo </w:t>
      </w:r>
      <w:r w:rsidR="00007DC8" w:rsidRPr="00BA156B">
        <w:t>que ayude a difundir</w:t>
      </w:r>
      <w:r w:rsidRPr="00BA156B">
        <w:t xml:space="preserve"> la cultura de derechos del ciudadano para </w:t>
      </w:r>
      <w:r w:rsidR="00007DC8" w:rsidRPr="00BA156B">
        <w:t>reclamar</w:t>
      </w:r>
      <w:r w:rsidRPr="00BA156B">
        <w:t xml:space="preserve"> con</w:t>
      </w:r>
      <w:r w:rsidR="002E1E27" w:rsidRPr="00BA156B">
        <w:t xml:space="preserve"> el fin de empoder</w:t>
      </w:r>
      <w:r w:rsidRPr="00BA156B">
        <w:t xml:space="preserve">arlos. Les gustaría que tuviera estadísticas, donde puedan ver reportes consolidados de los reclamos vigentes </w:t>
      </w:r>
      <w:r w:rsidR="00007DC8" w:rsidRPr="00BA156B">
        <w:t>junto con los</w:t>
      </w:r>
      <w:r w:rsidRPr="00BA156B">
        <w:t xml:space="preserve"> ya solucionados con </w:t>
      </w:r>
      <w:r w:rsidR="00007DC8" w:rsidRPr="00BA156B">
        <w:lastRenderedPageBreak/>
        <w:t>sus</w:t>
      </w:r>
      <w:r w:rsidRPr="00BA156B">
        <w:t xml:space="preserve"> pasos </w:t>
      </w:r>
      <w:r w:rsidR="00007DC8" w:rsidRPr="00BA156B">
        <w:t>seguidos para</w:t>
      </w:r>
      <w:r w:rsidRPr="00BA156B">
        <w:t xml:space="preserve"> darles solución</w:t>
      </w:r>
      <w:r w:rsidR="00007DC8" w:rsidRPr="00BA156B">
        <w:t>. Ellos consideran que estos reportes servirían para dinamizar la toma de decisiones de parte de las IPRESS y servirían para crear diferentes rankings en calidad de atención. Que los usuarios puedan ver los pasos seguidos es importante para ellos ya que lo ven como</w:t>
      </w:r>
      <w:r w:rsidRPr="00BA156B">
        <w: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t>
      </w:r>
    </w:p>
    <w:p w14:paraId="25BB2258" w14:textId="77777777" w:rsidR="00630088" w:rsidRPr="008D23C7" w:rsidRDefault="00630088" w:rsidP="008D23C7">
      <w:pPr>
        <w:pStyle w:val="Cita"/>
      </w:pPr>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p>
    <w:p w14:paraId="7469AB9D" w14:textId="2AB7A59E" w:rsidR="006746CC" w:rsidRPr="008D23C7" w:rsidRDefault="0066763B" w:rsidP="008D23C7">
      <w:pPr>
        <w:pStyle w:val="Cita"/>
      </w:pPr>
      <w:r w:rsidRPr="008D23C7">
        <w:t xml:space="preserve">“La información debe ser tratada de la forma más objetiva y segundo de que definitivamente se debería de tener un back-up, algo donde esta información quede plasmada, </w:t>
      </w:r>
      <w:r w:rsidR="00006207" w:rsidRPr="008D23C7">
        <w:t>¿</w:t>
      </w:r>
      <w:r w:rsidR="00B8307F" w:rsidRPr="008D23C7">
        <w:t xml:space="preserve">cuál </w:t>
      </w:r>
      <w:r w:rsidRPr="008D23C7">
        <w:t>fue el motivo por el cual se produjo el reclamo</w:t>
      </w:r>
      <w:r w:rsidR="00FB1082" w:rsidRPr="008D23C7">
        <w:t>?</w:t>
      </w:r>
      <w:r w:rsidRPr="008D23C7">
        <w:t>,</w:t>
      </w:r>
      <w:r w:rsidR="00FB1082" w:rsidRPr="008D23C7">
        <w:t>¿</w:t>
      </w:r>
      <w:r w:rsidRPr="008D23C7">
        <w:t xml:space="preserve"> </w:t>
      </w:r>
      <w:r w:rsidR="00B8307F" w:rsidRPr="008D23C7">
        <w:t xml:space="preserve">cuál </w:t>
      </w:r>
      <w:r w:rsidRPr="008D23C7">
        <w:t>fueron las acciones que</w:t>
      </w:r>
      <w:r w:rsidR="002B5A61">
        <w:t xml:space="preserve"> se tomaron, si el usuario quedó</w:t>
      </w:r>
      <w:r w:rsidRPr="008D23C7">
        <w:t xml:space="preserve"> conforme posterior a la atención</w:t>
      </w:r>
      <w:r w:rsidR="00FB1082" w:rsidRPr="008D23C7">
        <w:t>?</w:t>
      </w:r>
      <w:r w:rsidRPr="008D23C7">
        <w:t xml:space="preserve">, </w:t>
      </w:r>
      <w:r w:rsidR="00FB1082" w:rsidRPr="008D23C7">
        <w:t>¿</w:t>
      </w:r>
      <w:r w:rsidRPr="008D23C7">
        <w:t>cu</w:t>
      </w:r>
      <w:r w:rsidR="00B8307F" w:rsidRPr="008D23C7">
        <w:t>á</w:t>
      </w:r>
      <w:r w:rsidRPr="008D23C7">
        <w:t>ndo sucedieron los hecho</w:t>
      </w:r>
      <w:r w:rsidR="00FB1082" w:rsidRPr="008D23C7">
        <w:t>?</w:t>
      </w:r>
      <w:r w:rsidRPr="008D23C7">
        <w:t xml:space="preserve">, </w:t>
      </w:r>
      <w:r w:rsidR="00006207" w:rsidRPr="008D23C7">
        <w:t>E</w:t>
      </w:r>
      <w:r w:rsidRPr="008D23C7">
        <w:t>ntonces considero que esta información debe ser valiosa, debe ser guardada pero también debe ser retroalimentada, cada cierto tiempo y probablemente debería haber un medio en que todos los usuarios internos podamos conocer esa información</w:t>
      </w:r>
      <w:r w:rsidR="00006207" w:rsidRPr="008D23C7">
        <w:t>.</w:t>
      </w:r>
      <w:r w:rsidRPr="008D23C7">
        <w:t xml:space="preserve"> </w:t>
      </w:r>
      <w:r w:rsidR="00006207" w:rsidRPr="008D23C7">
        <w:t>E</w:t>
      </w:r>
      <w:r w:rsidRPr="008D23C7">
        <w:t>ntonces es una retroalimentación”</w:t>
      </w:r>
    </w:p>
    <w:p w14:paraId="60DAD815" w14:textId="40485CF8" w:rsidR="006746CC" w:rsidRPr="008D23C7" w:rsidRDefault="00007DC8" w:rsidP="008D23C7">
      <w:pPr>
        <w:pStyle w:val="Texto"/>
      </w:pPr>
      <w:r w:rsidRPr="00BA156B">
        <w:lastRenderedPageBreak/>
        <w:t>En estos reportes esperan</w:t>
      </w:r>
      <w:r w:rsidR="006746CC" w:rsidRPr="00BA156B">
        <w:t xml:space="preserve"> ver la totalidad de los reclamos, el motivo de ellos, su clasificación y a quienes han sido </w:t>
      </w:r>
      <w:r w:rsidRPr="00BA156B">
        <w:t>encargados</w:t>
      </w:r>
      <w:r w:rsidR="006746CC" w:rsidRPr="00BA156B">
        <w:t xml:space="preserve">, incluyendo el tiempo </w:t>
      </w:r>
      <w:r w:rsidRPr="00BA156B">
        <w:t xml:space="preserve">máximo </w:t>
      </w:r>
      <w:r w:rsidR="006746CC" w:rsidRPr="00BA156B">
        <w:t>de respuesta, todo esto va a servir para hacerle seguimiento al reclamo y de ello poder sacar estadísticas, indicadores y tendencias.</w:t>
      </w:r>
      <w:r w:rsidRPr="00BA156B">
        <w:t xml:space="preserve"> D</w:t>
      </w:r>
      <w:r w:rsidR="006746CC" w:rsidRPr="00BA156B">
        <w:t>ijeron que también sería bueno no solo ver la parte negativa sino ver también la parte positiva, recibiendo felicitaciones o recomendaciones de p</w:t>
      </w:r>
      <w:r w:rsidR="00630088" w:rsidRPr="00BA156B">
        <w:t>arte de ciudadanos. Finalmente</w:t>
      </w:r>
      <w:r w:rsidR="006746CC" w:rsidRPr="00BA156B">
        <w:t>, todos señalaron que compartirían la herramienta en el caso esta fuera implementada.</w:t>
      </w:r>
    </w:p>
    <w:p w14:paraId="46A074B2" w14:textId="77777777" w:rsidR="00BE774A" w:rsidRPr="00BA156B" w:rsidRDefault="006746CC" w:rsidP="008D23C7">
      <w:pPr>
        <w:pStyle w:val="Texto"/>
      </w:pPr>
      <w:r w:rsidRPr="00BA156B">
        <w:t>Detallaron varios impedimentos para resolver los reclamos como una mala gestión de recursos económicos y que pareciera que las IPRESS no desean encontrar la</w:t>
      </w:r>
      <w:r w:rsidR="00630088" w:rsidRPr="00BA156B">
        <w:t>s causas de los reclamos para</w:t>
      </w:r>
      <w:r w:rsidRPr="00BA156B">
        <w:t xml:space="preserve"> solucionarlos, incluso </w:t>
      </w:r>
      <w:r w:rsidR="00630088" w:rsidRPr="00BA156B">
        <w:t>tienen la percepción de</w:t>
      </w:r>
      <w:r w:rsidRPr="00BA156B">
        <w:t xml:space="preserve"> que están protegiendo al médico y a la institución que a los propios pacientes. </w:t>
      </w:r>
    </w:p>
    <w:p w14:paraId="4C60A423" w14:textId="33237242" w:rsidR="006746CC" w:rsidRPr="008D23C7" w:rsidRDefault="00BE774A" w:rsidP="008D23C7">
      <w:pPr>
        <w:pStyle w:val="Cita"/>
      </w:pPr>
      <w:r w:rsidRPr="008D23C7">
        <w:t>“Es un síntoma de que algo está mal, pero quieren evitarlo, no quieren verlo mucho menos encontrar las causas.”</w:t>
      </w:r>
    </w:p>
    <w:p w14:paraId="3285B971" w14:textId="4A491523" w:rsidR="00BE774A" w:rsidRPr="00BA156B" w:rsidRDefault="00BE774A" w:rsidP="008D23C7">
      <w:pPr>
        <w:pStyle w:val="Texto"/>
      </w:pPr>
      <w:r w:rsidRPr="00BA156B">
        <w:t>Adicionalmente, el personal de SUSALUD</w:t>
      </w:r>
      <w:r w:rsidR="006746CC" w:rsidRPr="00BA156B">
        <w:t xml:space="preserve"> </w:t>
      </w:r>
      <w:r w:rsidR="00630088" w:rsidRPr="00BA156B">
        <w:t>considero</w:t>
      </w:r>
      <w:r w:rsidR="006746CC" w:rsidRPr="00BA156B">
        <w:t xml:space="preserve"> necesario enfatizar en los siguientes </w:t>
      </w:r>
      <w:r w:rsidR="00465CE9" w:rsidRPr="00BA156B">
        <w:t>temas,</w:t>
      </w:r>
      <w:r w:rsidR="003E4E3C" w:rsidRPr="00BA156B">
        <w:t xml:space="preserve"> </w:t>
      </w:r>
      <w:r w:rsidR="00630088" w:rsidRPr="00BA156B">
        <w:t>aunque</w:t>
      </w:r>
      <w:r w:rsidR="003E4E3C" w:rsidRPr="00BA156B">
        <w:t xml:space="preserve"> no fueron </w:t>
      </w:r>
      <w:r w:rsidR="00630088" w:rsidRPr="00BA156B">
        <w:t>preguntados</w:t>
      </w:r>
      <w:r w:rsidR="006746CC" w:rsidRPr="00BA156B">
        <w:t xml:space="preserve"> directamente por el investigador. Ellos consideran </w:t>
      </w:r>
      <w:r w:rsidR="0071104C" w:rsidRPr="00BA156B">
        <w:t>que</w:t>
      </w:r>
      <w:r w:rsidR="006746CC" w:rsidRPr="00BA156B">
        <w:t xml:space="preserve"> para que la herramienta informática funcione, se necesita mucha difusión</w:t>
      </w:r>
      <w:r w:rsidR="00630088" w:rsidRPr="00BA156B">
        <w:t xml:space="preserve"> de ella y trabajo permanente de</w:t>
      </w:r>
      <w:r w:rsidR="006746CC" w:rsidRPr="00BA156B">
        <w:t xml:space="preserve"> capacitación, todo esto </w:t>
      </w:r>
      <w:r w:rsidR="00630088" w:rsidRPr="00BA156B">
        <w:t xml:space="preserve">en </w:t>
      </w:r>
      <w:r w:rsidR="0071104C" w:rsidRPr="00BA156B">
        <w:t>búsqueda</w:t>
      </w:r>
      <w:r w:rsidR="00630088" w:rsidRPr="00BA156B">
        <w:t xml:space="preserve"> de</w:t>
      </w:r>
      <w:r w:rsidR="006746CC" w:rsidRPr="00BA156B">
        <w:t xml:space="preserve"> desmitificar el reclamo para quitarle la connotación negativa que tiene actualmente. </w:t>
      </w:r>
      <w:r w:rsidR="00630088" w:rsidRPr="00BA156B">
        <w:t xml:space="preserve">Consideran </w:t>
      </w:r>
      <w:r w:rsidR="00A97E67" w:rsidRPr="00BA156B">
        <w:t>que</w:t>
      </w:r>
      <w:r w:rsidR="00630088" w:rsidRPr="00BA156B">
        <w:t xml:space="preserve"> para que este </w:t>
      </w:r>
      <w:del w:id="358" w:author="Regina Casanova" w:date="2018-06-18T17:53:00Z">
        <w:r w:rsidR="00630088" w:rsidRPr="00BA156B" w:rsidDel="00E94926">
          <w:delText xml:space="preserve">sistema </w:delText>
        </w:r>
      </w:del>
      <w:ins w:id="359" w:author="Regina Casanova" w:date="2018-06-18T17:53:00Z">
        <w:r w:rsidR="00E94926">
          <w:t>software</w:t>
        </w:r>
      </w:ins>
      <w:ins w:id="360" w:author="Regina Casanova" w:date="2018-06-18T17:33:00Z">
        <w:r w:rsidR="00A63767">
          <w:t xml:space="preserve"> </w:t>
        </w:r>
      </w:ins>
      <w:r w:rsidR="00630088" w:rsidRPr="00BA156B">
        <w:t>sea utilizado es importante que los gestores de IPRESS vean la necesidad de mejorar.</w:t>
      </w:r>
      <w:r w:rsidR="006746CC" w:rsidRPr="00BA156B">
        <w:t xml:space="preserve"> Opinaron que con este </w:t>
      </w:r>
      <w:del w:id="361" w:author="Regina Casanova" w:date="2018-06-18T17:53:00Z">
        <w:r w:rsidR="006746CC" w:rsidRPr="00BA156B" w:rsidDel="00E94926">
          <w:delText xml:space="preserve">sistema </w:delText>
        </w:r>
      </w:del>
      <w:ins w:id="362" w:author="Regina Casanova" w:date="2018-06-18T17:53:00Z">
        <w:r w:rsidR="00E94926">
          <w:t>software</w:t>
        </w:r>
      </w:ins>
      <w:ins w:id="363" w:author="Regina Casanova" w:date="2018-06-18T17:33:00Z">
        <w:r w:rsidR="00A63767">
          <w:t xml:space="preserve"> </w:t>
        </w:r>
      </w:ins>
      <w:r w:rsidR="006746CC" w:rsidRPr="00BA156B">
        <w:t xml:space="preserve">se podría conocer los niveles de calidad brindados por las IPRESS, aunque fueron claros al decir que </w:t>
      </w:r>
      <w:r w:rsidR="00630088" w:rsidRPr="00BA156B">
        <w:t>pocos reclamos en una IPRESS</w:t>
      </w:r>
      <w:r w:rsidR="002E1E27" w:rsidRPr="00BA156B">
        <w:t xml:space="preserve"> </w:t>
      </w:r>
      <w:r w:rsidR="00630088" w:rsidRPr="00BA156B">
        <w:t>no implica altos niveles de calidad.</w:t>
      </w:r>
      <w:r w:rsidR="006746CC" w:rsidRPr="00BA156B">
        <w:t xml:space="preserve"> Resaltaron que tener un formato en papel es aún necesario para </w:t>
      </w:r>
      <w:r w:rsidR="006746CC" w:rsidRPr="00BA156B">
        <w:lastRenderedPageBreak/>
        <w:t>poblaciones lejanas con poca conectivida</w:t>
      </w:r>
      <w:r w:rsidR="00630088" w:rsidRPr="00BA156B">
        <w:t xml:space="preserve">d o con poco uso de tecnología y que </w:t>
      </w:r>
      <w:r w:rsidR="006746CC" w:rsidRPr="00BA156B">
        <w:t xml:space="preserve">debe realizarse un manual sobre cómo utilizar el </w:t>
      </w:r>
      <w:del w:id="364" w:author="Regina Casanova" w:date="2018-06-18T17:53:00Z">
        <w:r w:rsidR="006746CC" w:rsidRPr="00BA156B" w:rsidDel="00E94926">
          <w:delText xml:space="preserve">sistema </w:delText>
        </w:r>
      </w:del>
      <w:ins w:id="365" w:author="Regina Casanova" w:date="2018-06-18T17:53:00Z">
        <w:r w:rsidR="00E94926">
          <w:t>software</w:t>
        </w:r>
      </w:ins>
      <w:ins w:id="366" w:author="Regina Casanova" w:date="2018-06-18T17:33:00Z">
        <w:r w:rsidR="00A63767">
          <w:t xml:space="preserve"> </w:t>
        </w:r>
      </w:ins>
      <w:r w:rsidR="006746CC" w:rsidRPr="00BA156B">
        <w:t xml:space="preserve">planteado. </w:t>
      </w:r>
    </w:p>
    <w:p w14:paraId="4F27FF03" w14:textId="6148DB1A" w:rsidR="006746CC" w:rsidRPr="008D23C7" w:rsidRDefault="00BE774A" w:rsidP="008D23C7">
      <w:pPr>
        <w:pStyle w:val="Cita"/>
      </w:pPr>
      <w:r w:rsidRPr="008D23C7">
        <w:t xml:space="preserve">“…considerando que la cultura de aseguramiento en el Perú es </w:t>
      </w:r>
      <w:r w:rsidR="00465CE9" w:rsidRPr="008D23C7">
        <w:t>baja,</w:t>
      </w:r>
      <w:r w:rsidRPr="008D23C7">
        <w:t xml:space="preserve"> pero la cultura de reclamos también, entonces digamos no necesariamente una IPRESS que no tenga reclamos es una IPRESS que te atienda bien. Es simplemente una IPRESS donde la gente no se queja, entonces si una IPRESS tiene muchos reclamos si </w:t>
      </w:r>
      <w:r w:rsidR="00465CE9" w:rsidRPr="008D23C7">
        <w:t>tú</w:t>
      </w:r>
      <w:r w:rsidRPr="008D23C7">
        <w:t xml:space="preserve"> puedes decir que es mala, pero si una IPRESS no tiene reclamos no puedes decir que sea buena.”</w:t>
      </w:r>
    </w:p>
    <w:p w14:paraId="4C6F038F" w14:textId="77777777" w:rsidR="00CF177C" w:rsidRPr="008D23C7" w:rsidRDefault="003E4E3C" w:rsidP="008D23C7">
      <w:pPr>
        <w:pStyle w:val="Ttulo3"/>
      </w:pPr>
      <w:bookmarkStart w:id="367" w:name="_Toc511166309"/>
      <w:r w:rsidRPr="008D23C7">
        <w:t>Gestores</w:t>
      </w:r>
      <w:r w:rsidR="006746CC" w:rsidRPr="008D23C7">
        <w:t xml:space="preserve"> de IPRESS</w:t>
      </w:r>
      <w:bookmarkEnd w:id="367"/>
    </w:p>
    <w:p w14:paraId="59E86D40" w14:textId="2DD5873E" w:rsidR="000C417A" w:rsidRPr="00BA156B" w:rsidRDefault="00FC4E53" w:rsidP="008D23C7">
      <w:pPr>
        <w:pStyle w:val="Texto"/>
      </w:pPr>
      <w:r w:rsidRPr="00BA156B">
        <w: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t>
      </w:r>
      <w:r w:rsidR="000E7E6C" w:rsidRPr="00BA156B">
        <w:t xml:space="preserve">los </w:t>
      </w:r>
      <w:r w:rsidRPr="00BA156B">
        <w:t xml:space="preserve">ven como un reto. Los gestores consideran que actualmente los reclamos son vistos </w:t>
      </w:r>
      <w:r w:rsidR="000E7E6C" w:rsidRPr="00BA156B">
        <w:t>de forma negativa</w:t>
      </w:r>
      <w:r w:rsidRPr="00BA156B">
        <w:t xml:space="preserve">, ya que </w:t>
      </w:r>
      <w:r w:rsidR="000E7E6C" w:rsidRPr="00BA156B">
        <w:t xml:space="preserve">para </w:t>
      </w:r>
      <w:r w:rsidRPr="00BA156B">
        <w:t xml:space="preserve">los prestadores de salud </w:t>
      </w:r>
      <w:r w:rsidR="000E7E6C" w:rsidRPr="00BA156B">
        <w:t>son</w:t>
      </w:r>
      <w:r w:rsidRPr="00BA156B">
        <w:t xml:space="preserve"> una int</w:t>
      </w:r>
      <w:r w:rsidR="000E7E6C" w:rsidRPr="00BA156B">
        <w:t>erferencia en la atención y no</w:t>
      </w:r>
      <w:r w:rsidRPr="00BA156B">
        <w:t xml:space="preserve"> una oportunidad de mejora </w:t>
      </w:r>
      <w:r w:rsidR="000E7E6C" w:rsidRPr="00BA156B">
        <w:t>es por esto que prefieren esconderlos.</w:t>
      </w:r>
      <w:r w:rsidRPr="00BA156B">
        <w:t xml:space="preserve"> </w:t>
      </w:r>
      <w:r w:rsidR="000E7E6C" w:rsidRPr="00BA156B">
        <w:t>Sobre las formas que reciben los reclamos comentaron que tienen</w:t>
      </w:r>
      <w:r w:rsidRPr="00BA156B">
        <w:t xml:space="preserve"> </w:t>
      </w:r>
      <w:r w:rsidR="00BA156B" w:rsidRPr="00BA156B">
        <w:t>la</w:t>
      </w:r>
      <w:r w:rsidRPr="00BA156B">
        <w:t xml:space="preserve"> Pla</w:t>
      </w:r>
      <w:r w:rsidR="000E7E6C" w:rsidRPr="00BA156B">
        <w:t>taforma de Atención al Usuario,</w:t>
      </w:r>
      <w:r w:rsidRPr="00BA156B">
        <w:t xml:space="preserve"> el </w:t>
      </w:r>
      <w:r w:rsidR="00465CE9" w:rsidRPr="00160297">
        <w:t>Tótem</w:t>
      </w:r>
      <w:r w:rsidRPr="00BA156B">
        <w:t xml:space="preserve"> </w:t>
      </w:r>
      <w:r w:rsidR="000E7E6C" w:rsidRPr="00BA156B">
        <w:t>de SUSALUD y</w:t>
      </w:r>
      <w:r w:rsidRPr="00BA156B">
        <w:t xml:space="preserve"> e</w:t>
      </w:r>
      <w:r w:rsidR="000E7E6C" w:rsidRPr="00BA156B">
        <w:t>l Libro de Reclamaciones.</w:t>
      </w:r>
    </w:p>
    <w:p w14:paraId="44B40418" w14:textId="77777777" w:rsidR="00FC4E53" w:rsidRPr="008D23C7" w:rsidRDefault="00341389" w:rsidP="008D23C7">
      <w:pPr>
        <w:pStyle w:val="Cita"/>
      </w:pPr>
      <w:r w:rsidRPr="008D23C7">
        <w:t>“No,</w:t>
      </w:r>
      <w:r w:rsidR="000C417A" w:rsidRPr="008D23C7">
        <w:t xml:space="preserve"> la queja es un reto para poder nosotros mejorar porque si yo no recibo quejas yo puedo decir 'o todo </w:t>
      </w:r>
      <w:r w:rsidRPr="008D23C7">
        <w:t>está</w:t>
      </w:r>
      <w:r w:rsidR="000C417A" w:rsidRPr="008D23C7">
        <w:t xml:space="preserve"> bien o realmente la gente es indiferente' y yo creo que la gente se queje para poder hacer las cosas mejores cada vez.</w:t>
      </w:r>
      <w:r w:rsidRPr="008D23C7">
        <w:t xml:space="preserve"> Sí</w:t>
      </w:r>
      <w:r w:rsidR="000C417A" w:rsidRPr="008D23C7">
        <w:t xml:space="preserve">, a </w:t>
      </w:r>
      <w:r w:rsidRPr="008D23C7">
        <w:t>mí</w:t>
      </w:r>
      <w:r w:rsidR="000C417A" w:rsidRPr="008D23C7">
        <w:t xml:space="preserve"> no </w:t>
      </w:r>
      <w:r w:rsidR="000C417A" w:rsidRPr="008D23C7">
        <w:lastRenderedPageBreak/>
        <w:t xml:space="preserve">me fastidian las quejas, yo les agradezco cuando se quejan, 'muchas gracias' les digo porque realmente </w:t>
      </w:r>
      <w:r w:rsidR="00B8443C" w:rsidRPr="008D23C7">
        <w:t>sí</w:t>
      </w:r>
      <w:r w:rsidR="000C417A" w:rsidRPr="008D23C7">
        <w:t xml:space="preserve">, porque eso me va a permitir tener, poder ingeniarme otra cosa para poder ver que eso se haga de la mejor manera, yo creo que siempre van a haber quejas porque siempre el ser humano va a lograr buscar lo mejor </w:t>
      </w:r>
      <w:r w:rsidRPr="008D23C7">
        <w:t>¿</w:t>
      </w:r>
      <w:r w:rsidR="000C417A" w:rsidRPr="008D23C7">
        <w:t>no es cierto?</w:t>
      </w:r>
      <w:r w:rsidRPr="008D23C7">
        <w:t>”</w:t>
      </w:r>
    </w:p>
    <w:p w14:paraId="490DF060" w14:textId="10D66DC0" w:rsidR="00FC4E53" w:rsidRPr="00BA156B" w:rsidRDefault="00FC4E53" w:rsidP="008D23C7">
      <w:pPr>
        <w:pStyle w:val="Texto"/>
      </w:pPr>
      <w:r w:rsidRPr="00BA156B">
        <w:t>Sobre el manejo actual que tienen los reclamos dentro de las IPRESS</w:t>
      </w:r>
      <w:r w:rsidR="0054574C" w:rsidRPr="00BA156B">
        <w:t xml:space="preserve"> contaron </w:t>
      </w:r>
      <w:r w:rsidRPr="00BA156B">
        <w:t>que realizan estadísticas de manera man</w:t>
      </w:r>
      <w:r w:rsidR="001E4FB2" w:rsidRPr="00BA156B">
        <w:t>ual para poder generar reportes y con estos reportes hacen algunas reuniones de personal</w:t>
      </w:r>
      <w:r w:rsidRPr="00BA156B">
        <w:t xml:space="preserve"> para poder encontrar cómo mejorar esa área específica a un nivel general. </w:t>
      </w:r>
      <w:r w:rsidR="001E4FB2" w:rsidRPr="00BA156B">
        <w:t>Algunos</w:t>
      </w:r>
      <w:r w:rsidRPr="00BA156B">
        <w:t xml:space="preserve"> contaron que</w:t>
      </w:r>
      <w:r w:rsidR="001E4FB2" w:rsidRPr="00BA156B">
        <w:t xml:space="preserve"> con</w:t>
      </w:r>
      <w:r w:rsidRPr="00BA156B">
        <w:t xml:space="preserve"> el sistema </w:t>
      </w:r>
      <w:r w:rsidR="00465CE9" w:rsidRPr="00160297">
        <w:t>Tótem</w:t>
      </w:r>
      <w:r w:rsidRPr="00BA156B">
        <w:t xml:space="preserve"> </w:t>
      </w:r>
      <w:r w:rsidR="001E4FB2" w:rsidRPr="00BA156B">
        <w:t xml:space="preserve">se </w:t>
      </w:r>
      <w:r w:rsidRPr="00BA156B">
        <w:t>envía</w:t>
      </w:r>
      <w:r w:rsidR="001E4FB2" w:rsidRPr="00BA156B">
        <w:t>n</w:t>
      </w:r>
      <w:r w:rsidRPr="00BA156B">
        <w:t xml:space="preserve"> correos electrónicos a personas designadas con los últimos reclamos presentados para </w:t>
      </w:r>
      <w:r w:rsidR="001E4FB2" w:rsidRPr="00BA156B">
        <w:t>ser derivados adecuadamente para darles solución.</w:t>
      </w:r>
      <w:r w:rsidRPr="00BA156B">
        <w:t xml:space="preserve"> Explicaron cómo es que actualmente la mayoría de reclamos ingresa por las </w:t>
      </w:r>
      <w:r w:rsidR="003E4E3C" w:rsidRPr="00BA156B">
        <w:t>PAUS</w:t>
      </w:r>
      <w:r w:rsidRPr="00BA156B">
        <w:t xml:space="preserve"> y que </w:t>
      </w:r>
      <w:r w:rsidR="001E4FB2" w:rsidRPr="00BA156B">
        <w:t xml:space="preserve">se entabla </w:t>
      </w:r>
      <w:r w:rsidRPr="00BA156B">
        <w:t xml:space="preserve">una comunicación directa entre el ciudadano reclamante y el personal de la PAUS </w:t>
      </w:r>
      <w:r w:rsidR="001E4FB2" w:rsidRPr="00BA156B">
        <w:t>para intentar dar solución al reclamo al instante. Cuando se necesita hacer una investigación se realiza una verificación</w:t>
      </w:r>
      <w:r w:rsidRPr="00BA156B">
        <w:t xml:space="preserve"> para poder </w:t>
      </w:r>
      <w:r w:rsidR="001E4FB2" w:rsidRPr="00BA156B">
        <w:t>saber</w:t>
      </w:r>
      <w:r w:rsidRPr="00BA156B">
        <w:t xml:space="preserve"> si este reclamo necesita acceso a la historia clínica del paciente afectado</w:t>
      </w:r>
      <w:r w:rsidR="001E4FB2" w:rsidRPr="00BA156B">
        <w:t xml:space="preserve"> y hacer las indagaciones correspondientes</w:t>
      </w:r>
      <w:r w:rsidRPr="00BA156B">
        <w:t>. Sugieren que cambiarían cómo se m</w:t>
      </w:r>
      <w:r w:rsidR="001E4FB2" w:rsidRPr="00BA156B">
        <w:t>anejan los reclamos actualmente</w:t>
      </w:r>
      <w:r w:rsidRPr="00BA156B">
        <w:t xml:space="preserve"> </w:t>
      </w:r>
      <w:r w:rsidR="001E4FB2" w:rsidRPr="00BA156B">
        <w:t>mediante reuniones de gestión periódicas</w:t>
      </w:r>
      <w:r w:rsidRPr="00BA156B">
        <w:t xml:space="preserve"> en las que se revisen </w:t>
      </w:r>
      <w:r w:rsidR="001E4FB2" w:rsidRPr="00BA156B">
        <w:t>los</w:t>
      </w:r>
      <w:r w:rsidRPr="00BA156B">
        <w:t xml:space="preserve"> reclamos para poder identificar problemas que presenta la población y que no se resuelv</w:t>
      </w:r>
      <w:r w:rsidR="00012AD5" w:rsidRPr="00BA156B">
        <w:t>a solo de forma personal ante un</w:t>
      </w:r>
      <w:r w:rsidRPr="00BA156B">
        <w:t xml:space="preserve"> reclamante.</w:t>
      </w:r>
    </w:p>
    <w:p w14:paraId="36CB5CAE" w14:textId="77777777" w:rsidR="00FC4E53" w:rsidRPr="008D23C7" w:rsidRDefault="000C417A" w:rsidP="008D23C7">
      <w:pPr>
        <w:pStyle w:val="Cita"/>
      </w:pPr>
      <w:r w:rsidRPr="008D23C7">
        <w:t xml:space="preserve">“He viajado a provincias para dictar unos cursos de postgrado y los alumnos me decían lo mismo 'Dr. las autoridades no nos </w:t>
      </w:r>
      <w:r w:rsidRPr="008D23C7">
        <w:lastRenderedPageBreak/>
        <w:t>visitan, nadie sabe lo que pasa en nuestra posta' y entonces si no sabemos cómo está la situación de la estructura de los procesos, mucho menos vamos a saber cómo le afecta al paciente, entonces hay un gran reto con lo que Ud. me dice.”</w:t>
      </w:r>
    </w:p>
    <w:p w14:paraId="32AF55D4" w14:textId="2C318A2B" w:rsidR="00FC4E53" w:rsidRPr="00BA156B" w:rsidRDefault="00FC4E53" w:rsidP="008D23C7">
      <w:pPr>
        <w:pStyle w:val="Texto"/>
      </w:pPr>
      <w:r w:rsidRPr="00BA156B">
        <w:t xml:space="preserve">Igualmente mencionaron que para solucionar los reclamos existen muchos impedimentos como </w:t>
      </w:r>
      <w:r w:rsidR="00DE453E" w:rsidRPr="00BA156B">
        <w:t>la falta de comunicación con</w:t>
      </w:r>
      <w:r w:rsidRPr="00BA156B">
        <w:t xml:space="preserve"> SUSALUD </w:t>
      </w:r>
      <w:r w:rsidR="00DE453E" w:rsidRPr="00BA156B">
        <w:t>sobre</w:t>
      </w:r>
      <w:r w:rsidRPr="00BA156B">
        <w:t xml:space="preserve"> los reclamos presentados </w:t>
      </w:r>
      <w:r w:rsidR="00DE453E" w:rsidRPr="00BA156B">
        <w:t>mediante</w:t>
      </w:r>
      <w:r w:rsidRPr="00BA156B">
        <w:t xml:space="preserve"> el </w:t>
      </w:r>
      <w:r w:rsidR="00465CE9" w:rsidRPr="00160297">
        <w:t>Tótem</w:t>
      </w:r>
      <w:r w:rsidRPr="00BA156B">
        <w:t xml:space="preserve">, identificaron que es necesario </w:t>
      </w:r>
      <w:r w:rsidR="00DE453E" w:rsidRPr="00BA156B">
        <w:t xml:space="preserve">que exista un </w:t>
      </w:r>
      <w:del w:id="368" w:author="Regina Casanova" w:date="2018-06-18T17:53:00Z">
        <w:r w:rsidR="00DE453E" w:rsidRPr="00BA156B" w:rsidDel="00E94926">
          <w:delText xml:space="preserve">sistema </w:delText>
        </w:r>
      </w:del>
      <w:ins w:id="369" w:author="Regina Casanova" w:date="2018-06-18T17:53:00Z">
        <w:r w:rsidR="00E94926">
          <w:t>software</w:t>
        </w:r>
      </w:ins>
      <w:ins w:id="370" w:author="Regina Casanova" w:date="2018-06-18T17:33:00Z">
        <w:r w:rsidR="00A63767">
          <w:t xml:space="preserve"> </w:t>
        </w:r>
      </w:ins>
      <w:r w:rsidR="00E87C58" w:rsidRPr="00BA156B">
        <w:t xml:space="preserve">único que también </w:t>
      </w:r>
      <w:ins w:id="371" w:author="Regina Casanova" w:date="2018-06-18T15:30:00Z">
        <w:r w:rsidR="00965288">
          <w:t>reciba</w:t>
        </w:r>
      </w:ins>
      <w:del w:id="372" w:author="Regina Casanova" w:date="2018-06-18T15:30:00Z">
        <w:r w:rsidR="00E87C58" w:rsidRPr="00BA156B" w:rsidDel="00965288">
          <w:delText>permita</w:delText>
        </w:r>
      </w:del>
      <w:r w:rsidR="00E87C58" w:rsidRPr="00BA156B">
        <w:t xml:space="preserve"> los reclamos de parte del personal interno de la IPRESS.</w:t>
      </w:r>
      <w:r w:rsidRPr="00BA156B">
        <w:t xml:space="preserve"> Adicionalmente, identificaron problemas de distintas índoles para poder resol</w:t>
      </w:r>
      <w:r w:rsidR="00E87C58" w:rsidRPr="00BA156B">
        <w:t>ver reclamos dentro del sector</w:t>
      </w:r>
      <w:r w:rsidRPr="00BA156B">
        <w:t>, como</w:t>
      </w:r>
      <w:r w:rsidR="00E87C58" w:rsidRPr="00BA156B">
        <w:t xml:space="preserve"> la falta de presupuesto,</w:t>
      </w:r>
      <w:r w:rsidRPr="00BA156B">
        <w:t xml:space="preserve"> corrupción,</w:t>
      </w:r>
      <w:r w:rsidR="00E87C58" w:rsidRPr="00BA156B">
        <w:t xml:space="preserve"> excesiva delegación,</w:t>
      </w:r>
      <w:r w:rsidRPr="00BA156B">
        <w:t xml:space="preserve"> problemas de comunicación dentro del mismo personal de salud</w:t>
      </w:r>
      <w:r w:rsidR="00E87C58" w:rsidRPr="00BA156B">
        <w:t xml:space="preserve"> y problemas </w:t>
      </w:r>
      <w:r w:rsidR="002E1E27" w:rsidRPr="00BA156B">
        <w:t>políticos</w:t>
      </w:r>
      <w:r w:rsidRPr="00BA156B">
        <w:t>.</w:t>
      </w:r>
    </w:p>
    <w:p w14:paraId="0B7C7EF6" w14:textId="77777777" w:rsidR="00FC4E53" w:rsidRPr="008D23C7" w:rsidRDefault="00FC4E53" w:rsidP="008D23C7">
      <w:pPr>
        <w:pStyle w:val="Cita"/>
      </w:pPr>
      <w:r w:rsidRPr="008D23C7">
        <w:t xml:space="preserve">“nos causa mucha incomodidad es que el flujo es a un solo lado, o sea el paciente puede quejarse de que el </w:t>
      </w:r>
      <w:r w:rsidR="00BA4CC0" w:rsidRPr="008D23C7">
        <w:t>médico</w:t>
      </w:r>
      <w:r w:rsidRPr="008D23C7">
        <w:t xml:space="preserve"> lo agredió, pero si el paciente agredió al médico, el </w:t>
      </w:r>
      <w:r w:rsidR="00BA4CC0" w:rsidRPr="008D23C7">
        <w:t>médico</w:t>
      </w:r>
      <w:r w:rsidRPr="008D23C7">
        <w:t xml:space="preserve"> no puede quejarse, no tiene a donde lo único que le queda es ir a la comisaría, entonces el usuario tiene esa facilidad, porque el médico como un usuario no le podrían dar esa facilidad?”</w:t>
      </w:r>
    </w:p>
    <w:p w14:paraId="4511A823" w14:textId="71E3117C" w:rsidR="00FC4E53" w:rsidRPr="008D23C7" w:rsidRDefault="00FC4E53" w:rsidP="008D23C7">
      <w:pPr>
        <w:pStyle w:val="Texto"/>
      </w:pPr>
      <w:r w:rsidRPr="00BA156B">
        <w:t xml:space="preserve">Dentro de estas experiencias laborales </w:t>
      </w:r>
      <w:r w:rsidR="00E87C58" w:rsidRPr="00BA156B">
        <w:t xml:space="preserve">que </w:t>
      </w:r>
      <w:r w:rsidRPr="00BA156B">
        <w:t>comen</w:t>
      </w:r>
      <w:r w:rsidR="00E87C58" w:rsidRPr="00BA156B">
        <w:t>taron identificaron</w:t>
      </w:r>
      <w:r w:rsidRPr="00BA156B">
        <w:t xml:space="preserve"> la gran confianza que existe hacia niveles inferiores y superiores para resolver un recl</w:t>
      </w:r>
      <w:r w:rsidR="002176C2" w:rsidRPr="00BA156B">
        <w:t xml:space="preserve">amo, </w:t>
      </w:r>
      <w:r w:rsidR="00E87C58" w:rsidRPr="00BA156B">
        <w:t>y que a veces</w:t>
      </w:r>
      <w:r w:rsidR="002176C2" w:rsidRPr="00BA156B">
        <w:t xml:space="preserve"> termina jugándoles en contra</w:t>
      </w:r>
      <w:r w:rsidR="00E87C58" w:rsidRPr="00BA156B">
        <w:t xml:space="preserve"> ya que</w:t>
      </w:r>
      <w:r w:rsidRPr="00BA156B">
        <w:t xml:space="preserve"> retrasa la resolución del mismo. Comentaron que ellos intentan hacer un seguimiento de los reclamos recibidos pero muchas veces no cuentan con los medios </w:t>
      </w:r>
      <w:r w:rsidR="000B6BB1" w:rsidRPr="00BA156B">
        <w:t>para hacerlo.</w:t>
      </w:r>
      <w:r w:rsidRPr="00BA156B">
        <w:t xml:space="preserve"> Contaron que existen </w:t>
      </w:r>
      <w:r w:rsidRPr="00BA156B">
        <w:lastRenderedPageBreak/>
        <w:t xml:space="preserve">muchos problemas sobre todo con historias clínicas, demoras en la atención, falta de medicamentos e insumos y aseguramiento; pero como tienen dificultades para </w:t>
      </w:r>
      <w:r w:rsidR="000B6BB1" w:rsidRPr="00BA156B">
        <w:t>verlo en estadísticas</w:t>
      </w:r>
      <w:r w:rsidRPr="00BA156B">
        <w:t xml:space="preserve">, la información con la que suelen tomar decisiones para mejorar servicios </w:t>
      </w:r>
      <w:r w:rsidR="000B6BB1" w:rsidRPr="00BA156B">
        <w:t>no es del todo precisa</w:t>
      </w:r>
      <w:r w:rsidRPr="00BA156B">
        <w:t>. Ellos consideran que la población debería participar activamente en la gestión de la IPRESS y que por eso toda la información de reclamos debería ser de acceso público.</w:t>
      </w:r>
    </w:p>
    <w:p w14:paraId="516C1072" w14:textId="77777777" w:rsidR="000C417A" w:rsidRPr="00BA156B" w:rsidRDefault="00FC4E53" w:rsidP="008D23C7">
      <w:pPr>
        <w:pStyle w:val="Texto"/>
      </w:pPr>
      <w:r w:rsidRPr="00BA156B">
        <w:t>Sobre la herramienta informática propuesta, los gestores consideran que sí serviría y que les permitiría conocer el día a día de la institución</w:t>
      </w:r>
      <w:r w:rsidR="000B6BB1" w:rsidRPr="00BA156B">
        <w:t xml:space="preserve"> para implementar mejoras</w:t>
      </w:r>
      <w:r w:rsidRPr="00BA156B">
        <w:t xml:space="preserve">, además que facilitaría la rápida resolución de los reclamos. Para lograr esto, ellos quisieran poder ver fácilmente </w:t>
      </w:r>
      <w:r w:rsidR="000B6BB1" w:rsidRPr="00BA156B">
        <w:t>los tipos más frecuentes de reclamos</w:t>
      </w:r>
      <w:r w:rsidRPr="00BA156B">
        <w:t>, la fecha máxima que tienen para dar</w:t>
      </w:r>
      <w:r w:rsidR="000B6BB1" w:rsidRPr="00BA156B">
        <w:t>les una respuesta y</w:t>
      </w:r>
      <w:r w:rsidRPr="00BA156B">
        <w:t xml:space="preserve"> cuál es el servicio que está presentando más problemas. Además, consideran que de todas maneras compartirían esta herramienta, especialmente para hacer reuniones con sus respectivos comités.</w:t>
      </w:r>
    </w:p>
    <w:p w14:paraId="0A9203E1" w14:textId="2F22B523" w:rsidR="00341389" w:rsidRPr="008D23C7" w:rsidRDefault="000C417A" w:rsidP="008D23C7">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1EAB72C8" w14:textId="618BD98D" w:rsidR="00FC4E53" w:rsidRPr="008D23C7" w:rsidRDefault="00341389" w:rsidP="008D23C7">
      <w:pPr>
        <w:pStyle w:val="Cita"/>
      </w:pPr>
      <w:r w:rsidRPr="008D23C7">
        <w:t xml:space="preserve">“Y falta la retroalimentación de SUSALUD, debería ser un sistema compartido, de acceso compartido, porque SUSALUD podría mandar toda eso a fin de mes, pero ya de que me sirve esa información tan tardíamente, entonces si es inmediatamente </w:t>
      </w:r>
      <w:r w:rsidR="003E4E3C" w:rsidRPr="008D23C7">
        <w:lastRenderedPageBreak/>
        <w:t>sería</w:t>
      </w:r>
      <w:r w:rsidRPr="008D23C7">
        <w:t xml:space="preserve"> mucho más rápido, es que ahí hay los extremos si solamente se queda a nivel local</w:t>
      </w:r>
      <w:r w:rsidR="00172F6D" w:rsidRPr="008D23C7">
        <w:t xml:space="preserve"> comienzan los contubernios</w:t>
      </w:r>
      <w:r w:rsidRPr="008D23C7">
        <w:t>, el apañe y no pasa nada. Si se va solamente allá, de repente hay un buen jefe que quiere hacer cambios, pero no se entera, entonces compartir esas quejas sería bueno en tiempo real.”</w:t>
      </w:r>
    </w:p>
    <w:p w14:paraId="325F244B" w14:textId="118B21DF" w:rsidR="00FC4E53" w:rsidRPr="00BA156B" w:rsidRDefault="00FC4E53" w:rsidP="008D23C7">
      <w:pPr>
        <w:pStyle w:val="Texto"/>
      </w:pPr>
      <w:r w:rsidRPr="00BA156B">
        <w:t>Ellos vieron como características import</w:t>
      </w:r>
      <w:r w:rsidR="009919B2" w:rsidRPr="00BA156B">
        <w:t>antes que esta herramienta sea útil, sincera y oportuna</w:t>
      </w:r>
      <w:r w:rsidRPr="00BA156B">
        <w:t xml:space="preserve">. </w:t>
      </w:r>
      <w:r w:rsidR="009919B2" w:rsidRPr="00BA156B">
        <w:t>Y que permita educar</w:t>
      </w:r>
      <w:r w:rsidRPr="00BA156B">
        <w:t xml:space="preserve"> a los ciudadanos </w:t>
      </w:r>
      <w:r w:rsidR="009919B2" w:rsidRPr="00BA156B">
        <w:t xml:space="preserve">sobre </w:t>
      </w:r>
      <w:r w:rsidRPr="00BA156B">
        <w:t>los servicios d</w:t>
      </w:r>
      <w:r w:rsidR="009919B2" w:rsidRPr="00BA156B">
        <w:t xml:space="preserve">e salud brindados y cómo </w:t>
      </w:r>
      <w:r w:rsidRPr="00BA156B">
        <w:t>se brinda</w:t>
      </w:r>
      <w:r w:rsidR="009919B2" w:rsidRPr="00BA156B">
        <w:t xml:space="preserve">n </w:t>
      </w:r>
      <w:r w:rsidR="00465CE9" w:rsidRPr="00BA156B">
        <w:t>estos servicios</w:t>
      </w:r>
      <w:r w:rsidRPr="00BA156B">
        <w:t>,</w:t>
      </w:r>
      <w:r w:rsidR="009919B2" w:rsidRPr="00BA156B">
        <w:t xml:space="preserve"> ya que consideraron que si los ciudadanos saben que se les puede brindar</w:t>
      </w:r>
      <w:r w:rsidRPr="00BA156B">
        <w:t xml:space="preserve"> la cantidad de reclamos va a disminuir. Consideraron que </w:t>
      </w:r>
      <w:r w:rsidR="009919B2" w:rsidRPr="00BA156B">
        <w:t>con esta</w:t>
      </w:r>
      <w:r w:rsidRPr="00BA156B">
        <w:t xml:space="preserve"> herramienta </w:t>
      </w:r>
      <w:r w:rsidR="009919B2" w:rsidRPr="00BA156B">
        <w:t>podrían conocer</w:t>
      </w:r>
      <w:r w:rsidRPr="00BA156B">
        <w:t xml:space="preserve"> cuáles son los problemas que están presentándose </w:t>
      </w:r>
      <w:r w:rsidR="009919B2" w:rsidRPr="00BA156B">
        <w:t>mediante</w:t>
      </w:r>
      <w:r w:rsidRPr="00BA156B">
        <w:t xml:space="preserve"> reportes con información concisa sobre los problemas presentados en IPRESS. Adicionalmente, dijeron que estos reclamos podrían ser colocados </w:t>
      </w:r>
      <w:r w:rsidR="009919B2" w:rsidRPr="00BA156B">
        <w:t>de forma anónima incluso y que</w:t>
      </w:r>
      <w:r w:rsidRPr="00BA156B">
        <w:t>, es importante contar con un formato físico que pueda</w:t>
      </w:r>
      <w:r w:rsidR="009919B2" w:rsidRPr="00BA156B">
        <w:t xml:space="preserve"> ser usado en</w:t>
      </w:r>
      <w:r w:rsidRPr="00BA156B">
        <w:t xml:space="preserve"> </w:t>
      </w:r>
      <w:r w:rsidR="009919B2" w:rsidRPr="00BA156B">
        <w:t>zonas donde la conectividad es</w:t>
      </w:r>
      <w:r w:rsidRPr="00BA156B">
        <w:t xml:space="preserve"> limitada o nula. </w:t>
      </w:r>
    </w:p>
    <w:p w14:paraId="07002F96" w14:textId="77777777" w:rsidR="00FC4E53" w:rsidRPr="008D23C7" w:rsidRDefault="00341389" w:rsidP="008D23C7">
      <w:pPr>
        <w:pStyle w:val="Cita"/>
      </w:pPr>
      <w:r w:rsidRPr="008D23C7">
        <w: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t>
      </w:r>
    </w:p>
    <w:p w14:paraId="2D2E34E8" w14:textId="529C3ADC" w:rsidR="000C417A" w:rsidRPr="00BA156B" w:rsidRDefault="00FC4E53" w:rsidP="008D23C7">
      <w:pPr>
        <w:pStyle w:val="Texto"/>
      </w:pPr>
      <w:r w:rsidRPr="00BA156B">
        <w:lastRenderedPageBreak/>
        <w:t>Los gestores indicaron que necesita</w:t>
      </w:r>
      <w:r w:rsidR="004C68A1" w:rsidRPr="00BA156B">
        <w:t>n</w:t>
      </w:r>
      <w:r w:rsidRPr="00BA156B">
        <w:t xml:space="preserve"> identificar en qué parte del proceso de atención están fallando para poder dar una solución al problema de manera general</w:t>
      </w:r>
      <w:r w:rsidR="004C68A1" w:rsidRPr="00BA156B">
        <w:t>. Adicionalmente, l</w:t>
      </w:r>
      <w:r w:rsidRPr="00BA156B">
        <w:t xml:space="preserve">es interesa mucho saber las recomendaciones que puedan tener los </w:t>
      </w:r>
      <w:r w:rsidR="004C68A1" w:rsidRPr="00BA156B">
        <w:t>ciudadanos sobre cómo mejorar los</w:t>
      </w:r>
      <w:r w:rsidRPr="00BA156B">
        <w:t xml:space="preserve"> servicio</w:t>
      </w:r>
      <w:r w:rsidR="004C68A1" w:rsidRPr="00BA156B">
        <w:t>s.</w:t>
      </w:r>
      <w:r w:rsidRPr="00BA156B">
        <w:t xml:space="preserve"> Consideran que esta información es de acceso público y que debería existir un consolidado de reclamos ya resueltos con su debida solución para poder tomarlo de referencia para siguientes casos. </w:t>
      </w:r>
      <w:r w:rsidR="004C68A1" w:rsidRPr="00BA156B">
        <w:t>Pero que hay que tener cuidado ya</w:t>
      </w:r>
      <w:r w:rsidRPr="00BA156B">
        <w:t xml:space="preserve"> que existen muchos ciudadanos que presentan reclamos de cosas que no </w:t>
      </w:r>
      <w:r w:rsidR="004C68A1" w:rsidRPr="00BA156B">
        <w:t>corresponden a la institución</w:t>
      </w:r>
      <w:r w:rsidRPr="00BA156B">
        <w:t xml:space="preserve"> y es por ello que desearían poder tener un filtro sobre qué tipo de reclamos admitir y cuáles no. También mencionaron que existen ciudadanos </w:t>
      </w:r>
      <w:r w:rsidR="00465CE9" w:rsidRPr="00BA156B">
        <w:t>que,</w:t>
      </w:r>
      <w:r w:rsidRPr="00BA156B">
        <w:t xml:space="preserve"> </w:t>
      </w:r>
      <w:r w:rsidR="004C68A1" w:rsidRPr="00BA156B">
        <w:t>aunque</w:t>
      </w:r>
      <w:r w:rsidRPr="00BA156B">
        <w:t xml:space="preserve"> se les resuelva el reclamo presentado, </w:t>
      </w:r>
      <w:r w:rsidR="004C68A1" w:rsidRPr="00BA156B">
        <w:t>siguen reclamando</w:t>
      </w:r>
      <w:r w:rsidRPr="00BA156B">
        <w:t xml:space="preserve"> por lo mismo, sobre este tema sugirieron que un filtro de ciudadanos quejosos regulares pueda ser implementado para poder identificar de manera oportuna a estas personas. Ellos consideran que la mejor forma de solucionar esto es educando a la población sobre </w:t>
      </w:r>
      <w:r w:rsidR="00AB1E77">
        <w:t>cuá</w:t>
      </w:r>
      <w:r w:rsidR="004C68A1" w:rsidRPr="00BA156B">
        <w:t>ndo reclamar porque, para ellos, la mayor cantidad de reclamos es por problemas de comunicación entre el ciudadano y su IPRESS</w:t>
      </w:r>
      <w:r w:rsidRPr="00BA156B">
        <w:t xml:space="preserve">.  </w:t>
      </w:r>
    </w:p>
    <w:p w14:paraId="60B07096" w14:textId="77777777" w:rsidR="00FC4E53" w:rsidRPr="008D23C7" w:rsidRDefault="000C417A" w:rsidP="008D23C7">
      <w:pPr>
        <w:pStyle w:val="Cita"/>
      </w:pPr>
      <w:r w:rsidRPr="008D23C7">
        <w:t xml:space="preserve">“El problema en el sector salud en el Perú es información y falta de comunicación, yo hago algo y hablo con </w:t>
      </w:r>
      <w:r w:rsidR="00172F6D" w:rsidRPr="008D23C7">
        <w:t>alguien,</w:t>
      </w:r>
      <w:r w:rsidRPr="008D23C7">
        <w:t xml:space="preserve"> pero el resto nunca se entera, y eso yo lo veo porque a veces yo hago e imparto algunas cosas a mis jefes de </w:t>
      </w:r>
      <w:r w:rsidR="00172F6D" w:rsidRPr="008D23C7">
        <w:t>departamento,</w:t>
      </w:r>
      <w:r w:rsidRPr="008D23C7">
        <w:t xml:space="preserve"> pero veo que no baja la información. Entonces, cuando hablo con alguien dice '</w:t>
      </w:r>
      <w:r w:rsidR="00172F6D" w:rsidRPr="008D23C7">
        <w:t>¿Qué? ¿E</w:t>
      </w:r>
      <w:r w:rsidRPr="008D23C7">
        <w:t xml:space="preserve">so </w:t>
      </w:r>
      <w:r w:rsidR="00172F6D" w:rsidRPr="008D23C7">
        <w:t>estás</w:t>
      </w:r>
      <w:r w:rsidRPr="008D23C7">
        <w:t xml:space="preserve"> haciendo?' entonces el problema de comunicación creo que es en todo el sector, que </w:t>
      </w:r>
      <w:r w:rsidRPr="008D23C7">
        <w:lastRenderedPageBreak/>
        <w:t>debemos mejorarlo sí, de repente con la informatización va a ser más fácil la comunicación.”</w:t>
      </w:r>
    </w:p>
    <w:p w14:paraId="743FCFCC" w14:textId="4D25EE42" w:rsidR="00FC4E53" w:rsidRPr="008D23C7" w:rsidRDefault="00FC4E53" w:rsidP="008D23C7">
      <w:pPr>
        <w:pStyle w:val="Texto"/>
      </w:pPr>
      <w:r w:rsidRPr="00BA156B">
        <w:t>Finalmente, los gestores resaltaron que la herramienta informática planteada podría ser de una gran ayuda para manejar la información contenida dentro de los reclamos.</w:t>
      </w:r>
    </w:p>
    <w:p w14:paraId="4F13AED5" w14:textId="77777777" w:rsidR="00E77F1B" w:rsidRPr="008D23C7" w:rsidRDefault="006746CC" w:rsidP="008D23C7">
      <w:pPr>
        <w:pStyle w:val="Ttulo3"/>
      </w:pPr>
      <w:bookmarkStart w:id="373" w:name="_Toc511166310"/>
      <w:r w:rsidRPr="008D23C7">
        <w:t>Ciudadanos</w:t>
      </w:r>
      <w:bookmarkEnd w:id="373"/>
    </w:p>
    <w:p w14:paraId="1135515C" w14:textId="4332335E" w:rsidR="00E77F1B" w:rsidRPr="008D23C7" w:rsidRDefault="00E77F1B" w:rsidP="008D23C7">
      <w:pPr>
        <w:pStyle w:val="Texto"/>
      </w:pPr>
      <w:r w:rsidRPr="00BA156B">
        <w:t>Sobre el tema de la definición de los reclamos, los ciudadanos lo definieron de distintas maneras, algunos como la forma de expresión de una incomodidad</w:t>
      </w:r>
      <w:r w:rsidR="000F66CB" w:rsidRPr="00BA156B">
        <w:t>, insatisfacción, inconformidad</w:t>
      </w:r>
      <w:r w:rsidRPr="00BA156B">
        <w:t xml:space="preserve"> po</w:t>
      </w:r>
      <w:r w:rsidR="000F66CB" w:rsidRPr="00BA156B">
        <w:t xml:space="preserve">r algún producto o servicio, </w:t>
      </w:r>
      <w:r w:rsidRPr="00BA156B">
        <w:t>una forma de mostrar</w:t>
      </w:r>
      <w:r w:rsidR="000F66CB" w:rsidRPr="00BA156B">
        <w:t xml:space="preserve"> las dificultades del ciudadano</w:t>
      </w:r>
      <w:r w:rsidRPr="00BA156B">
        <w:t xml:space="preserve"> y que</w:t>
      </w:r>
      <w:r w:rsidR="00832A78" w:rsidRPr="00BA156B">
        <w:t xml:space="preserve"> ellos</w:t>
      </w:r>
      <w:r w:rsidRPr="00BA156B">
        <w:t xml:space="preserve"> utilizan los reclamos como una forma de pedir que se les dé una buena atención. </w:t>
      </w:r>
    </w:p>
    <w:p w14:paraId="457F0339" w14:textId="77777777" w:rsidR="00E77F1B" w:rsidRPr="00BA156B" w:rsidRDefault="005912AE" w:rsidP="008D23C7">
      <w:pPr>
        <w:pStyle w:val="Texto"/>
      </w:pPr>
      <w:r w:rsidRPr="00BA156B">
        <w:t>A</w:t>
      </w:r>
      <w:r w:rsidR="00E77F1B" w:rsidRPr="00BA156B">
        <w:t xml:space="preserve">rgumentaron </w:t>
      </w:r>
      <w:r w:rsidR="008A3A08" w:rsidRPr="00BA156B">
        <w:t>que</w:t>
      </w:r>
      <w:r w:rsidR="00E77F1B" w:rsidRPr="00BA156B">
        <w:t xml:space="preserve"> son importantes ya que es la forma en que la entidad se puede enterar de la</w:t>
      </w:r>
      <w:r w:rsidRPr="00BA156B">
        <w:t>s fallas que tienen y que brinden</w:t>
      </w:r>
      <w:r w:rsidR="00E77F1B" w:rsidRPr="00BA156B">
        <w:t xml:space="preserve"> un mejor servicio </w:t>
      </w:r>
      <w:r w:rsidRPr="00BA156B">
        <w:t>cumpliendo sus</w:t>
      </w:r>
      <w:r w:rsidR="00E77F1B" w:rsidRPr="00BA156B">
        <w:t xml:space="preserve"> expectativas.</w:t>
      </w:r>
    </w:p>
    <w:p w14:paraId="32BACF81" w14:textId="77E96B5F" w:rsidR="00E77F1B" w:rsidRPr="008D23C7" w:rsidRDefault="00954D43" w:rsidP="008D23C7">
      <w:pPr>
        <w:pStyle w:val="Cita"/>
      </w:pPr>
      <w:r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w:t>
      </w:r>
      <w:r w:rsidRPr="008D23C7">
        <w:lastRenderedPageBreak/>
        <w:t>sea, no necesariamente decir solo las cosas malas, pero para ver con el reclamo, también resaltar algunas cosas que han sido buenas y eso lo pueda percibir la otra parte.”</w:t>
      </w:r>
    </w:p>
    <w:p w14:paraId="6D292830" w14:textId="50C90DA0" w:rsidR="00E77F1B" w:rsidRPr="008D23C7" w:rsidRDefault="00E77F1B" w:rsidP="008D23C7">
      <w:pPr>
        <w:pStyle w:val="Texto"/>
      </w:pPr>
      <w:r w:rsidRPr="00BA156B">
        <w: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t>
      </w:r>
      <w:r w:rsidR="005912AE" w:rsidRPr="00BA156B">
        <w:t xml:space="preserve">conocían dónde podían pedirlo, otro argumentó que </w:t>
      </w:r>
      <w:r w:rsidRPr="00BA156B">
        <w:t xml:space="preserve">escribiría de frente en redes sociales. Otros decían que presentaría su reclamo directamente a la enfermera o médico tratante o preguntaría a personal uniformado dentro del mismo </w:t>
      </w:r>
      <w:r w:rsidR="00887A03" w:rsidRPr="00BA156B">
        <w:t>establecimiento de salud</w:t>
      </w:r>
      <w:r w:rsidRPr="00BA156B">
        <w:t>.</w:t>
      </w:r>
    </w:p>
    <w:p w14:paraId="5EF7BD4F" w14:textId="77777777" w:rsidR="00E77F1B" w:rsidRPr="00BA156B" w:rsidRDefault="00E77F1B" w:rsidP="008D23C7">
      <w:pPr>
        <w:pStyle w:val="Texto"/>
      </w:pPr>
      <w:r w:rsidRPr="00BA156B">
        <w:t xml:space="preserve">Los ciudadanos expresaron que </w:t>
      </w:r>
      <w:r w:rsidR="005912AE" w:rsidRPr="00BA156B">
        <w:t xml:space="preserve">el manejo de </w:t>
      </w:r>
      <w:r w:rsidRPr="00BA156B">
        <w:t xml:space="preserve">los reclamos </w:t>
      </w:r>
      <w:r w:rsidR="005912AE" w:rsidRPr="00BA156B">
        <w:t>presenta varios problemas</w:t>
      </w:r>
      <w:r w:rsidRPr="00BA156B">
        <w:t>, siendo el principal el largo plazo que tienen para ser resueltos, seguido por la alta</w:t>
      </w:r>
      <w:r w:rsidR="005912AE" w:rsidRPr="00BA156B">
        <w:t xml:space="preserve"> burocracia que existe para que sea resuelto. Identificaron que</w:t>
      </w:r>
      <w:r w:rsidRPr="00BA156B">
        <w: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t>
      </w:r>
    </w:p>
    <w:p w14:paraId="1B39A749" w14:textId="4C1CA58A" w:rsidR="0033734E" w:rsidRPr="008D23C7" w:rsidRDefault="0015501B" w:rsidP="008D23C7">
      <w:pPr>
        <w:pStyle w:val="Cita"/>
      </w:pPr>
      <w:r w:rsidRPr="008D23C7">
        <w:t xml:space="preserve">“Los procesos y la autonomía, o sea tienes tu autonomía de A a B, si va a C pasa a la siguiente persona pero la siguiente persona está esperando que B se lo pase, inmediatamente para tomar respuesta, o sea no importa que haya 10 pasos pero que </w:t>
      </w:r>
      <w:r w:rsidRPr="008D23C7">
        <w:lastRenderedPageBreak/>
        <w:t>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7F8D12AA" w14:textId="020786FD" w:rsidR="00E77F1B" w:rsidRPr="008D23C7" w:rsidRDefault="00E77F1B" w:rsidP="008D23C7">
      <w:pPr>
        <w:pStyle w:val="Texto"/>
      </w:pPr>
      <w:r w:rsidRPr="00BA156B">
        <w:t xml:space="preserve">Sobre el rol que tienen actualmente los reclamos, los ciudadanos perciben que actualmente los reclamos son vistos como algo fastidioso o una carga a la que </w:t>
      </w:r>
      <w:r w:rsidR="002C4CA9" w:rsidRPr="00BA156B">
        <w:t xml:space="preserve">los prestadores </w:t>
      </w:r>
      <w:r w:rsidRPr="00BA156B">
        <w:t>no le dan importancia, cuando deberían ser vistos como un reflejo del servicio que están brindando y que con ello pueden mejorar, encontrando fácilmente lo que no está funcionando dentro de su institución.</w:t>
      </w:r>
    </w:p>
    <w:p w14:paraId="6A0630E7" w14:textId="162E0F67" w:rsidR="00E77F1B" w:rsidRPr="008D23C7" w:rsidRDefault="00E77F1B" w:rsidP="008D23C7">
      <w:pPr>
        <w:pStyle w:val="Texto"/>
      </w:pPr>
      <w:r w:rsidRPr="00BA156B">
        <w: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t>
      </w:r>
      <w:r w:rsidR="00946A0E" w:rsidRPr="00BA156B">
        <w:t>información que recibida</w:t>
      </w:r>
      <w:r w:rsidRPr="00BA156B">
        <w:t xml:space="preserve">; otros dijeron que sí manejan la </w:t>
      </w:r>
      <w:r w:rsidR="00946A0E" w:rsidRPr="00BA156B">
        <w:t>información proveniente de reclamos</w:t>
      </w:r>
      <w:r w:rsidRPr="00BA156B">
        <w:t xml:space="preserve"> pero que lo hacen de manera lenta y que no</w:t>
      </w:r>
      <w:r w:rsidR="00946A0E" w:rsidRPr="00BA156B">
        <w:t xml:space="preserve"> la</w:t>
      </w:r>
      <w:r w:rsidRPr="00BA156B">
        <w:t xml:space="preserve"> absorben. Incluso hubo una opinión de que solamente le toman importancia a los reclamos que llegan a los medios de comunicación. </w:t>
      </w:r>
    </w:p>
    <w:p w14:paraId="0A8EFCF7" w14:textId="7303C251" w:rsidR="00E77F1B" w:rsidRPr="00BA156B" w:rsidRDefault="00E77F1B" w:rsidP="008D23C7">
      <w:pPr>
        <w:pStyle w:val="Texto"/>
      </w:pPr>
      <w:r w:rsidRPr="00BA156B">
        <w:t xml:space="preserve">Expresaron que, para ellos, la forma en que consideran que los reclamos deberían ser gestionados es teniendo </w:t>
      </w:r>
      <w:r w:rsidR="00946A0E" w:rsidRPr="00BA156B">
        <w:t xml:space="preserve">intenciones de resolverlo a </w:t>
      </w:r>
      <w:r w:rsidRPr="00BA156B">
        <w:t xml:space="preserve">profundidad mediante algún tipo de investigación que puedan realizar hacia el </w:t>
      </w:r>
      <w:r w:rsidR="00946A0E" w:rsidRPr="00BA156B">
        <w:t xml:space="preserve">problema del ciudadano afectado. </w:t>
      </w:r>
      <w:r w:rsidR="00946A0E" w:rsidRPr="00BA156B">
        <w:lastRenderedPageBreak/>
        <w:t xml:space="preserve">Creen </w:t>
      </w:r>
      <w:r w:rsidR="00465CE9" w:rsidRPr="00BA156B">
        <w:t>que,</w:t>
      </w:r>
      <w:r w:rsidRPr="00BA156B">
        <w: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t>
      </w:r>
    </w:p>
    <w:p w14:paraId="2A8B4A8D" w14:textId="77777777" w:rsidR="0033734E" w:rsidRPr="008D23C7" w:rsidRDefault="0033734E" w:rsidP="008D23C7">
      <w:pPr>
        <w:pStyle w:val="Cita"/>
      </w:pPr>
      <w:r w:rsidRPr="008D23C7">
        <w:t xml:space="preserve">“Porque lo ideal es que haya una comunicación muchísimo más fluida, o sea que realmente la gente pueda hablar con gente o que por lo menos haya un sistema suficientemente inteligente como para que te </w:t>
      </w:r>
      <w:r w:rsidR="005C6825" w:rsidRPr="008D23C7">
        <w:t>dé</w:t>
      </w:r>
      <w:r w:rsidRPr="008D23C7">
        <w:t xml:space="preserve"> respuestas inmediatas y que las cosas se automaticen e incluso por un tema de costos”</w:t>
      </w:r>
    </w:p>
    <w:p w14:paraId="7249FBC5" w14:textId="58E37D6D" w:rsidR="00946A0E" w:rsidRPr="008D23C7" w:rsidRDefault="00946A0E" w:rsidP="008D23C7">
      <w:pPr>
        <w:pStyle w:val="Texto"/>
      </w:pPr>
      <w:r w:rsidRPr="00BA156B">
        <w: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t>
      </w:r>
      <w:del w:id="374" w:author="Regina Casanova" w:date="2018-06-18T17:53:00Z">
        <w:r w:rsidRPr="00BA156B" w:rsidDel="00E94926">
          <w:delText xml:space="preserve">sistema </w:delText>
        </w:r>
      </w:del>
      <w:ins w:id="375" w:author="Regina Casanova" w:date="2018-06-18T17:53:00Z">
        <w:r w:rsidR="00E94926">
          <w:t>software</w:t>
        </w:r>
      </w:ins>
      <w:ins w:id="376" w:author="Regina Casanova" w:date="2018-06-18T17:34:00Z">
        <w:r w:rsidR="00A63767">
          <w:t xml:space="preserve"> </w:t>
        </w:r>
      </w:ins>
      <w:r w:rsidRPr="00BA156B">
        <w:t>tenga la importancia debida y ayude a mostrar mejoras dentro de</w:t>
      </w:r>
      <w:ins w:id="377" w:author="Regina Casanova" w:date="2018-06-18T16:43:00Z">
        <w:r w:rsidR="00EF06FE">
          <w:t xml:space="preserve"> la red </w:t>
        </w:r>
      </w:ins>
      <w:ins w:id="378" w:author="Regina Casanova" w:date="2018-06-18T23:47:00Z">
        <w:r w:rsidR="00F86F08">
          <w:t xml:space="preserve">de establecimientos de salud del </w:t>
        </w:r>
      </w:ins>
      <w:ins w:id="379" w:author="Regina Casanova" w:date="2018-06-18T16:43:00Z">
        <w:r w:rsidR="00EF06FE">
          <w:t>MINSA</w:t>
        </w:r>
      </w:ins>
      <w:del w:id="380" w:author="Regina Casanova" w:date="2018-06-18T16:43:00Z">
        <w:r w:rsidRPr="00BA156B" w:rsidDel="00EF06FE">
          <w:delText>l sistema de salud</w:delText>
        </w:r>
      </w:del>
      <w:r w:rsidRPr="00BA156B">
        <w:t xml:space="preserve">; es por ello que consideraron que es necesario que el ciudadano se identifique con algún documento de identidad. </w:t>
      </w:r>
    </w:p>
    <w:p w14:paraId="1B4CA782" w14:textId="77777777" w:rsidR="00946A0E" w:rsidRPr="008D23C7" w:rsidRDefault="00946A0E" w:rsidP="008D23C7">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5FD575A4" w14:textId="310AEA05" w:rsidR="00946A0E" w:rsidRPr="008D23C7" w:rsidRDefault="00946A0E" w:rsidP="008D23C7">
      <w:pPr>
        <w:pStyle w:val="Texto"/>
      </w:pPr>
      <w:r w:rsidRPr="00BA156B">
        <w: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t>
      </w:r>
      <w:del w:id="381" w:author="Regina Casanova" w:date="2018-06-18T17:53:00Z">
        <w:r w:rsidRPr="00BA156B" w:rsidDel="00E94926">
          <w:delText>sistema</w:delText>
        </w:r>
      </w:del>
      <w:ins w:id="382" w:author="Regina Casanova" w:date="2018-06-18T17:53:00Z">
        <w:r w:rsidR="00E94926">
          <w:t>software</w:t>
        </w:r>
      </w:ins>
      <w:r w:rsidRPr="00BA156B">
        <w: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t>
      </w:r>
      <w:del w:id="383" w:author="Regina Casanova" w:date="2018-06-18T17:53:00Z">
        <w:r w:rsidRPr="00BA156B" w:rsidDel="00E94926">
          <w:delText>sistema</w:delText>
        </w:r>
      </w:del>
      <w:ins w:id="384" w:author="Regina Casanova" w:date="2018-06-18T17:53:00Z">
        <w:r w:rsidR="00E94926">
          <w:t>software</w:t>
        </w:r>
      </w:ins>
      <w:r w:rsidRPr="00BA156B">
        <w:t xml:space="preserve"> y sugirieron que debería mostrarse aspectos positivos resaltados por los ciudadanos. </w:t>
      </w:r>
    </w:p>
    <w:p w14:paraId="2B32DEA0" w14:textId="43AFACEA" w:rsidR="00717F0C" w:rsidRPr="008D23C7" w:rsidRDefault="00E77F1B" w:rsidP="008D23C7">
      <w:pPr>
        <w:pStyle w:val="Texto"/>
      </w:pPr>
      <w:r w:rsidRPr="00BA156B">
        <w: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t>
      </w:r>
      <w:r w:rsidR="00614B17" w:rsidRPr="00BA156B">
        <w:t>mejor,</w:t>
      </w:r>
      <w:r w:rsidRPr="00BA156B">
        <w:t xml:space="preserve"> sino que deberían poder unirse a reclamos similares que ya hayan sido presentados.</w:t>
      </w:r>
    </w:p>
    <w:p w14:paraId="06FD69F6" w14:textId="1185A689" w:rsidR="008C4674" w:rsidRPr="008D23C7" w:rsidRDefault="00717F0C" w:rsidP="008D23C7">
      <w:pPr>
        <w:pStyle w:val="Texto"/>
      </w:pPr>
      <w:r w:rsidRPr="00BA156B">
        <w:lastRenderedPageBreak/>
        <w:t xml:space="preserve">Los entrevistados aceptaron sin problemas de que se utilice el término ‘Solicitudes’ en lugar del término ‘Reclamos’ para el nombre del </w:t>
      </w:r>
      <w:del w:id="385" w:author="Regina Casanova" w:date="2018-06-18T17:53:00Z">
        <w:r w:rsidRPr="00BA156B" w:rsidDel="00E94926">
          <w:delText>sistema</w:delText>
        </w:r>
      </w:del>
      <w:ins w:id="386" w:author="Regina Casanova" w:date="2018-06-18T17:53:00Z">
        <w:r w:rsidR="00E94926">
          <w:t>software</w:t>
        </w:r>
      </w:ins>
      <w:r w:rsidRPr="00BA156B">
        <w:t xml:space="preserve">, solo 2 entrevistados dijeron de que sería mejor que se manejara solo como ‘Reclamos’ pero otros entrevistados resaltaron la importancia de no solo mostrar las cosas negativas. </w:t>
      </w:r>
    </w:p>
    <w:p w14:paraId="42D6BD7C" w14:textId="40934804" w:rsidR="00A0375B" w:rsidRPr="008D23C7" w:rsidRDefault="00A0375B" w:rsidP="008D23C7">
      <w:pPr>
        <w:pStyle w:val="Ttulo3"/>
      </w:pPr>
      <w:bookmarkStart w:id="387" w:name="_Toc511166311"/>
      <w:r w:rsidRPr="008D23C7">
        <w:t>Tabla</w:t>
      </w:r>
      <w:ins w:id="388" w:author="Regina Casanova" w:date="2018-06-18T16:35:00Z">
        <w:r w:rsidR="005C0CEB">
          <w:t>s</w:t>
        </w:r>
      </w:ins>
      <w:r w:rsidRPr="008D23C7">
        <w:t xml:space="preserve"> de hallazgos resaltantes</w:t>
      </w:r>
      <w:bookmarkEnd w:id="387"/>
      <w:r w:rsidR="001C33EF" w:rsidRPr="008D23C7">
        <w:t xml:space="preserve"> </w:t>
      </w:r>
    </w:p>
    <w:p w14:paraId="28DFFC51" w14:textId="41C5B551" w:rsidR="00EA0533" w:rsidRDefault="00A0375B" w:rsidP="008D23C7">
      <w:pPr>
        <w:pStyle w:val="Texto"/>
        <w:rPr>
          <w:ins w:id="389"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rsidP="005C0CEB">
      <w:pPr>
        <w:pStyle w:val="Ttulo4"/>
        <w:numPr>
          <w:ilvl w:val="0"/>
          <w:numId w:val="45"/>
        </w:numPr>
        <w:rPr>
          <w:ins w:id="390" w:author="Regina Casanova" w:date="2018-06-18T15:42:00Z"/>
        </w:rPr>
        <w:pPrChange w:id="391" w:author="Regina Casanova" w:date="2018-06-18T16:36:00Z">
          <w:pPr>
            <w:pStyle w:val="Texto"/>
          </w:pPr>
        </w:pPrChange>
      </w:pPr>
      <w:ins w:id="392" w:author="Regina Casanova" w:date="2018-06-18T15:42:00Z">
        <w:r>
          <w:t xml:space="preserve">Objetivos a cumplir dentro del </w:t>
        </w:r>
      </w:ins>
      <w:ins w:id="393" w:author="Regina Casanova" w:date="2018-06-18T17:53:00Z">
        <w:r w:rsidR="00E94926">
          <w:t>software</w:t>
        </w:r>
      </w:ins>
      <w:ins w:id="394"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395" w:author="Regina Casanova" w:date="2018-06-18T15:42:00Z"/>
        </w:trPr>
        <w:tc>
          <w:tcPr>
            <w:tcW w:w="3960" w:type="dxa"/>
            <w:vMerge w:val="restart"/>
          </w:tcPr>
          <w:p w14:paraId="4075B9D9" w14:textId="7FA9ADAF" w:rsidR="00F46AAA" w:rsidRDefault="00F46AAA" w:rsidP="008D23C7">
            <w:pPr>
              <w:pStyle w:val="Texto"/>
              <w:rPr>
                <w:ins w:id="396" w:author="Regina Casanova" w:date="2018-06-18T15:42:00Z"/>
              </w:rPr>
            </w:pPr>
            <w:ins w:id="397" w:author="Regina Casanova" w:date="2018-06-18T15:42:00Z">
              <w:r>
                <w:t>Personal de SUSALUD</w:t>
              </w:r>
            </w:ins>
          </w:p>
        </w:tc>
        <w:tc>
          <w:tcPr>
            <w:tcW w:w="3961" w:type="dxa"/>
          </w:tcPr>
          <w:p w14:paraId="7F679AA3" w14:textId="4301A913" w:rsidR="00F46AAA" w:rsidRDefault="00F46AAA" w:rsidP="00F46AAA">
            <w:pPr>
              <w:pStyle w:val="Texto"/>
              <w:rPr>
                <w:ins w:id="398" w:author="Regina Casanova" w:date="2018-06-18T15:42:00Z"/>
              </w:rPr>
            </w:pPr>
            <w:ins w:id="399"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400"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401"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402"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403"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404" w:author="Regina Casanova" w:date="2018-06-18T15:45:00Z">
              <w:r>
                <w:t>Acortar procesos de resolución de reclamos.</w:t>
              </w:r>
            </w:ins>
          </w:p>
        </w:tc>
      </w:tr>
      <w:tr w:rsidR="00F46AAA" w14:paraId="1282B97B" w14:textId="77777777" w:rsidTr="00F46AAA">
        <w:trPr>
          <w:trHeight w:val="576"/>
          <w:ins w:id="405" w:author="Regina Casanova" w:date="2018-06-18T15:42:00Z"/>
        </w:trPr>
        <w:tc>
          <w:tcPr>
            <w:tcW w:w="3960" w:type="dxa"/>
            <w:vMerge w:val="restart"/>
          </w:tcPr>
          <w:p w14:paraId="6F15F2D3" w14:textId="5D98DC36" w:rsidR="00F46AAA" w:rsidRDefault="00F46AAA" w:rsidP="00F46AAA">
            <w:pPr>
              <w:pStyle w:val="Texto"/>
              <w:rPr>
                <w:ins w:id="406" w:author="Regina Casanova" w:date="2018-06-18T15:42:00Z"/>
              </w:rPr>
            </w:pPr>
            <w:ins w:id="407" w:author="Regina Casanova" w:date="2018-06-18T15:42:00Z">
              <w:r>
                <w:t>Gestores de IPRESS</w:t>
              </w:r>
            </w:ins>
          </w:p>
        </w:tc>
        <w:tc>
          <w:tcPr>
            <w:tcW w:w="3961" w:type="dxa"/>
          </w:tcPr>
          <w:p w14:paraId="381180B0" w14:textId="60D7E429" w:rsidR="00F46AAA" w:rsidRDefault="00F46AAA" w:rsidP="00F46AAA">
            <w:pPr>
              <w:pStyle w:val="Texto"/>
              <w:rPr>
                <w:ins w:id="408" w:author="Regina Casanova" w:date="2018-06-18T15:42:00Z"/>
              </w:rPr>
            </w:pPr>
            <w:ins w:id="409"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410"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411"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412"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413"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414" w:author="Regina Casanova" w:date="2018-06-18T15:47:00Z">
              <w:r>
                <w:t>Visualizar pasos realizados para resolución de reclamos anteriores.</w:t>
              </w:r>
            </w:ins>
          </w:p>
        </w:tc>
      </w:tr>
      <w:tr w:rsidR="00797ADC" w14:paraId="39B213AD" w14:textId="77777777" w:rsidTr="00797ADC">
        <w:trPr>
          <w:trHeight w:val="516"/>
          <w:ins w:id="415" w:author="Regina Casanova" w:date="2018-06-18T15:42:00Z"/>
        </w:trPr>
        <w:tc>
          <w:tcPr>
            <w:tcW w:w="3960" w:type="dxa"/>
            <w:vMerge w:val="restart"/>
          </w:tcPr>
          <w:p w14:paraId="3C12597C" w14:textId="4C44DFC7" w:rsidR="00797ADC" w:rsidRDefault="00797ADC" w:rsidP="00F46AAA">
            <w:pPr>
              <w:pStyle w:val="Texto"/>
              <w:rPr>
                <w:ins w:id="416" w:author="Regina Casanova" w:date="2018-06-18T15:42:00Z"/>
              </w:rPr>
            </w:pPr>
            <w:ins w:id="417" w:author="Regina Casanova" w:date="2018-06-18T15:42:00Z">
              <w:r>
                <w:lastRenderedPageBreak/>
                <w:t>Ciudadanos</w:t>
              </w:r>
            </w:ins>
          </w:p>
        </w:tc>
        <w:tc>
          <w:tcPr>
            <w:tcW w:w="3961" w:type="dxa"/>
          </w:tcPr>
          <w:p w14:paraId="26FFAD8F" w14:textId="6B50291C" w:rsidR="00797ADC" w:rsidRDefault="0015231C" w:rsidP="00F46AAA">
            <w:pPr>
              <w:pStyle w:val="Texto"/>
              <w:rPr>
                <w:ins w:id="418" w:author="Regina Casanova" w:date="2018-06-18T15:42:00Z"/>
              </w:rPr>
            </w:pPr>
            <w:ins w:id="419"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420"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421"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422"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423"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424" w:author="Regina Casanova" w:date="2018-06-18T16:31:00Z">
              <w:r>
                <w:t>Cambiar percepción de reclamos de un fastidio al reflejo de la atenci</w:t>
              </w:r>
            </w:ins>
            <w:ins w:id="425"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426" w:author="Regina Casanova" w:date="2018-06-18T16:32:00Z">
              <w:r>
                <w:t>Hacer saber a la IPRESS sus fallas en atención.</w:t>
              </w:r>
            </w:ins>
          </w:p>
        </w:tc>
      </w:tr>
    </w:tbl>
    <w:p w14:paraId="2BC97892" w14:textId="6E266092" w:rsidR="005C0CEB" w:rsidRPr="005C0CEB" w:rsidRDefault="00F305B6" w:rsidP="005C0CEB">
      <w:pPr>
        <w:pStyle w:val="Texto"/>
        <w:jc w:val="center"/>
        <w:rPr>
          <w:ins w:id="427" w:author="Regina Casanova" w:date="2018-06-18T16:33:00Z"/>
          <w:sz w:val="22"/>
          <w:rPrChange w:id="428" w:author="Regina Casanova" w:date="2018-06-18T16:33:00Z">
            <w:rPr>
              <w:ins w:id="429" w:author="Regina Casanova" w:date="2018-06-18T16:33:00Z"/>
            </w:rPr>
          </w:rPrChange>
        </w:rPr>
      </w:pPr>
      <w:ins w:id="430" w:author="Regina Casanova" w:date="2018-06-18T16:33:00Z">
        <w:r w:rsidRPr="00F305B6">
          <w:rPr>
            <w:sz w:val="22"/>
          </w:rPr>
          <w:t xml:space="preserve">Tabla Nº </w:t>
        </w:r>
      </w:ins>
      <w:ins w:id="431" w:author="Regina Casanova" w:date="2018-06-18T16:57:00Z">
        <w:r>
          <w:rPr>
            <w:sz w:val="22"/>
          </w:rPr>
          <w:t>2</w:t>
        </w:r>
      </w:ins>
      <w:ins w:id="432" w:author="Regina Casanova" w:date="2018-06-18T16:33:00Z">
        <w:r w:rsidR="005C0CEB" w:rsidRPr="005C0CEB">
          <w:rPr>
            <w:sz w:val="22"/>
            <w:rPrChange w:id="433" w:author="Regina Casanova" w:date="2018-06-18T16:33:00Z">
              <w:rPr/>
            </w:rPrChange>
          </w:rPr>
          <w:t xml:space="preserve">. Tabla de hallazgos </w:t>
        </w:r>
      </w:ins>
      <w:ins w:id="434" w:author="Regina Casanova" w:date="2018-06-18T16:34:00Z">
        <w:r w:rsidR="005C0CEB">
          <w:rPr>
            <w:sz w:val="22"/>
          </w:rPr>
          <w:t>objetivos</w:t>
        </w:r>
      </w:ins>
      <w:ins w:id="435" w:author="Regina Casanova" w:date="2018-06-18T16:33:00Z">
        <w:r w:rsidR="005C0CEB" w:rsidRPr="005C0CEB">
          <w:rPr>
            <w:sz w:val="22"/>
          </w:rPr>
          <w:t xml:space="preserve"> encontrad</w:t>
        </w:r>
      </w:ins>
      <w:ins w:id="436" w:author="Regina Casanova" w:date="2018-06-18T16:34:00Z">
        <w:r w:rsidR="005C0CEB">
          <w:rPr>
            <w:sz w:val="22"/>
          </w:rPr>
          <w:t>o</w:t>
        </w:r>
      </w:ins>
      <w:ins w:id="437" w:author="Regina Casanova" w:date="2018-06-18T16:33:00Z">
        <w:r w:rsidR="005C0CEB" w:rsidRPr="005C0CEB">
          <w:rPr>
            <w:sz w:val="22"/>
            <w:rPrChange w:id="438" w:author="Regina Casanova" w:date="2018-06-18T16:33:00Z">
              <w:rPr/>
            </w:rPrChange>
          </w:rPr>
          <w:t>s por tipo de usuario.</w:t>
        </w:r>
      </w:ins>
    </w:p>
    <w:p w14:paraId="493AEAB7" w14:textId="3BF9EEDA" w:rsidR="00F46AAA" w:rsidRDefault="0015231C" w:rsidP="005C0CEB">
      <w:pPr>
        <w:pStyle w:val="Ttulo4"/>
        <w:rPr>
          <w:ins w:id="439" w:author="Regina Casanova" w:date="2018-06-18T15:47:00Z"/>
        </w:rPr>
        <w:pPrChange w:id="440" w:author="Regina Casanova" w:date="2018-06-18T16:36:00Z">
          <w:pPr>
            <w:pStyle w:val="Texto"/>
          </w:pPr>
        </w:pPrChange>
      </w:pPr>
      <w:ins w:id="441" w:author="Regina Casanova" w:date="2018-06-18T16:29:00Z">
        <w:r>
          <w:lastRenderedPageBreak/>
          <w:t>Desafíos</w:t>
        </w:r>
      </w:ins>
      <w:ins w:id="442"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443" w:author="Regina Casanova" w:date="2018-06-18T15:47:00Z"/>
        </w:trPr>
        <w:tc>
          <w:tcPr>
            <w:tcW w:w="3960" w:type="dxa"/>
            <w:vMerge w:val="restart"/>
          </w:tcPr>
          <w:p w14:paraId="2E50C7E1" w14:textId="73778B3A" w:rsidR="00F46AAA" w:rsidRDefault="00F46AAA" w:rsidP="008D23C7">
            <w:pPr>
              <w:pStyle w:val="Texto"/>
              <w:rPr>
                <w:ins w:id="444" w:author="Regina Casanova" w:date="2018-06-18T15:47:00Z"/>
              </w:rPr>
            </w:pPr>
            <w:ins w:id="445" w:author="Regina Casanova" w:date="2018-06-18T15:49:00Z">
              <w:r>
                <w:t>Personal de SUSALUD</w:t>
              </w:r>
            </w:ins>
          </w:p>
        </w:tc>
        <w:tc>
          <w:tcPr>
            <w:tcW w:w="3961" w:type="dxa"/>
          </w:tcPr>
          <w:p w14:paraId="6C10C8DE" w14:textId="002524AC" w:rsidR="00F46AAA" w:rsidRDefault="00F46AAA" w:rsidP="008D23C7">
            <w:pPr>
              <w:pStyle w:val="Texto"/>
              <w:rPr>
                <w:ins w:id="446" w:author="Regina Casanova" w:date="2018-06-18T15:47:00Z"/>
              </w:rPr>
            </w:pPr>
            <w:ins w:id="447"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448"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449"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450" w:author="Regina Casanova" w:date="2018-06-18T15:50:00Z">
              <w:r>
                <w:t xml:space="preserve">No hay procedimientos claros sobre </w:t>
              </w:r>
            </w:ins>
            <w:ins w:id="451" w:author="Regina Casanova" w:date="2018-06-18T15:51:00Z">
              <w:r>
                <w:t>cómo</w:t>
              </w:r>
            </w:ins>
            <w:ins w:id="452" w:author="Regina Casanova" w:date="2018-06-18T15:50:00Z">
              <w:r>
                <w:t xml:space="preserve"> </w:t>
              </w:r>
            </w:ins>
            <w:ins w:id="453" w:author="Regina Casanova" w:date="2018-06-18T15:51:00Z">
              <w:r>
                <w:t>reaccionar para</w:t>
              </w:r>
            </w:ins>
            <w:ins w:id="454"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455" w:author="Regina Casanova" w:date="2018-06-18T15:52:00Z">
              <w:r>
                <w:t>Reclamos son vistos como trabas u ofensas hacia el personal prestador de salud.</w:t>
              </w:r>
            </w:ins>
          </w:p>
        </w:tc>
      </w:tr>
      <w:tr w:rsidR="000E7F05" w14:paraId="7E61175E" w14:textId="77777777" w:rsidTr="00F46AAA">
        <w:trPr>
          <w:trHeight w:val="576"/>
          <w:ins w:id="456" w:author="Regina Casanova" w:date="2018-06-18T15:47:00Z"/>
        </w:trPr>
        <w:tc>
          <w:tcPr>
            <w:tcW w:w="3960" w:type="dxa"/>
            <w:vMerge w:val="restart"/>
          </w:tcPr>
          <w:p w14:paraId="4E0037E8" w14:textId="4C25208A" w:rsidR="000E7F05" w:rsidRDefault="000E7F05" w:rsidP="008D23C7">
            <w:pPr>
              <w:pStyle w:val="Texto"/>
              <w:rPr>
                <w:ins w:id="457" w:author="Regina Casanova" w:date="2018-06-18T15:47:00Z"/>
              </w:rPr>
            </w:pPr>
            <w:ins w:id="458" w:author="Regina Casanova" w:date="2018-06-18T15:49:00Z">
              <w:r>
                <w:t>Gestores de IPRESS</w:t>
              </w:r>
            </w:ins>
          </w:p>
        </w:tc>
        <w:tc>
          <w:tcPr>
            <w:tcW w:w="3961" w:type="dxa"/>
          </w:tcPr>
          <w:p w14:paraId="796DA508" w14:textId="310CB23E" w:rsidR="000E7F05" w:rsidRDefault="000E7F05" w:rsidP="008D23C7">
            <w:pPr>
              <w:pStyle w:val="Texto"/>
              <w:rPr>
                <w:ins w:id="459" w:author="Regina Casanova" w:date="2018-06-18T15:47:00Z"/>
              </w:rPr>
            </w:pPr>
            <w:ins w:id="460"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461"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462"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463"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464"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465" w:author="Regina Casanova" w:date="2018-06-18T15:56:00Z">
              <w:r>
                <w:t>Resolución de reclamos de manera aislada y sin identificaci</w:t>
              </w:r>
            </w:ins>
            <w:ins w:id="466" w:author="Regina Casanova" w:date="2018-06-18T15:57:00Z">
              <w:r>
                <w:t>ón del problema en trasfondo.</w:t>
              </w:r>
            </w:ins>
          </w:p>
        </w:tc>
      </w:tr>
      <w:tr w:rsidR="0015231C" w14:paraId="02F8D784" w14:textId="77777777" w:rsidTr="0015231C">
        <w:trPr>
          <w:trHeight w:val="531"/>
          <w:ins w:id="467" w:author="Regina Casanova" w:date="2018-06-18T15:47:00Z"/>
        </w:trPr>
        <w:tc>
          <w:tcPr>
            <w:tcW w:w="3960" w:type="dxa"/>
            <w:vMerge w:val="restart"/>
          </w:tcPr>
          <w:p w14:paraId="6DCA6DE7" w14:textId="475E1A56" w:rsidR="0015231C" w:rsidRDefault="0015231C" w:rsidP="008D23C7">
            <w:pPr>
              <w:pStyle w:val="Texto"/>
              <w:rPr>
                <w:ins w:id="468" w:author="Regina Casanova" w:date="2018-06-18T15:47:00Z"/>
              </w:rPr>
            </w:pPr>
            <w:ins w:id="469" w:author="Regina Casanova" w:date="2018-06-18T15:49:00Z">
              <w:r>
                <w:t>Ciudadanos</w:t>
              </w:r>
            </w:ins>
          </w:p>
        </w:tc>
        <w:tc>
          <w:tcPr>
            <w:tcW w:w="3961" w:type="dxa"/>
          </w:tcPr>
          <w:p w14:paraId="09E72165" w14:textId="7BBDF1FD" w:rsidR="0015231C" w:rsidRDefault="0015231C" w:rsidP="008D23C7">
            <w:pPr>
              <w:pStyle w:val="Texto"/>
              <w:rPr>
                <w:ins w:id="470" w:author="Regina Casanova" w:date="2018-06-18T15:47:00Z"/>
              </w:rPr>
            </w:pPr>
            <w:ins w:id="471" w:author="Regina Casanova" w:date="2018-06-18T16:26:00Z">
              <w:r>
                <w:t xml:space="preserve">Personas no proclives al uso de </w:t>
              </w:r>
            </w:ins>
            <w:ins w:id="472" w:author="Regina Casanova" w:date="2018-06-18T16:27:00Z">
              <w:r>
                <w:t>tecnología</w:t>
              </w:r>
            </w:ins>
            <w:ins w:id="473"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474"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475"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476" w:author="Regina Casanova" w:date="2018-06-18T16:29:00Z">
              <w:r>
                <w:t>Falta de</w:t>
              </w:r>
            </w:ins>
            <w:ins w:id="477" w:author="Regina Casanova" w:date="2018-06-18T16:27:00Z">
              <w:r>
                <w:t xml:space="preserve"> capacidad de decisi</w:t>
              </w:r>
            </w:ins>
            <w:ins w:id="478" w:author="Regina Casanova" w:date="2018-06-18T16:28:00Z">
              <w:r>
                <w:t xml:space="preserve">ón y de </w:t>
              </w:r>
            </w:ins>
            <w:ins w:id="479" w:author="Regina Casanova" w:date="2018-06-18T16:29:00Z">
              <w:r>
                <w:t>autonomía</w:t>
              </w:r>
            </w:ins>
            <w:ins w:id="480"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481" w:author="Regina Casanova" w:date="2018-06-18T16:28:00Z">
              <w:r>
                <w:t>Tiempos largos para resolución de reclamos.</w:t>
              </w:r>
            </w:ins>
          </w:p>
        </w:tc>
      </w:tr>
    </w:tbl>
    <w:p w14:paraId="76E34D80" w14:textId="53428781" w:rsidR="00F46AAA" w:rsidRPr="008D23C7" w:rsidDel="005C0CEB" w:rsidRDefault="00F46AAA" w:rsidP="008D23C7">
      <w:pPr>
        <w:pStyle w:val="Texto"/>
        <w:rPr>
          <w:del w:id="482" w:author="Regina Casanova" w:date="2018-06-18T16:33:00Z"/>
        </w:rPr>
      </w:pPr>
    </w:p>
    <w:tbl>
      <w:tblPr>
        <w:tblStyle w:val="Tablaconcuadrcula"/>
        <w:tblW w:w="0" w:type="auto"/>
        <w:tblLook w:val="04A0" w:firstRow="1" w:lastRow="0" w:firstColumn="1" w:lastColumn="0" w:noHBand="0" w:noVBand="1"/>
      </w:tblPr>
      <w:tblGrid>
        <w:gridCol w:w="1663"/>
        <w:gridCol w:w="2402"/>
        <w:gridCol w:w="1970"/>
        <w:gridCol w:w="1886"/>
      </w:tblGrid>
      <w:tr w:rsidR="00EB6C92" w:rsidRPr="00BA156B" w:rsidDel="005C0CEB" w14:paraId="03E9A649" w14:textId="2CEC0C7A" w:rsidTr="000E179A">
        <w:trPr>
          <w:trHeight w:val="865"/>
          <w:del w:id="483" w:author="Regina Casanova" w:date="2018-06-18T16:33:00Z"/>
        </w:trPr>
        <w:tc>
          <w:tcPr>
            <w:tcW w:w="1736" w:type="dxa"/>
          </w:tcPr>
          <w:p w14:paraId="33DF7D81" w14:textId="3A553043" w:rsidR="00EA0533" w:rsidRPr="008D23C7" w:rsidDel="005C0CEB" w:rsidRDefault="00EA0533" w:rsidP="008D23C7">
            <w:pPr>
              <w:pStyle w:val="Texto"/>
              <w:rPr>
                <w:del w:id="484" w:author="Regina Casanova" w:date="2018-06-18T16:33:00Z"/>
                <w:b/>
              </w:rPr>
            </w:pPr>
          </w:p>
        </w:tc>
        <w:tc>
          <w:tcPr>
            <w:tcW w:w="2526" w:type="dxa"/>
          </w:tcPr>
          <w:p w14:paraId="1FDE7BAE" w14:textId="7129505B" w:rsidR="00EA0533" w:rsidRPr="008D23C7" w:rsidDel="005C0CEB" w:rsidRDefault="00EA0533" w:rsidP="008D23C7">
            <w:pPr>
              <w:pStyle w:val="Texto"/>
              <w:rPr>
                <w:del w:id="485" w:author="Regina Casanova" w:date="2018-06-18T16:33:00Z"/>
                <w:b/>
              </w:rPr>
            </w:pPr>
            <w:del w:id="486" w:author="Regina Casanova" w:date="2018-06-18T16:33:00Z">
              <w:r w:rsidRPr="008D23C7" w:rsidDel="005C0CEB">
                <w:rPr>
                  <w:b/>
                </w:rPr>
                <w:delText>Personal de SUSALUD</w:delText>
              </w:r>
            </w:del>
          </w:p>
        </w:tc>
        <w:tc>
          <w:tcPr>
            <w:tcW w:w="2118" w:type="dxa"/>
          </w:tcPr>
          <w:p w14:paraId="353B966E" w14:textId="6EB882A4" w:rsidR="00EA0533" w:rsidRPr="008D23C7" w:rsidDel="005C0CEB" w:rsidRDefault="002E1E27" w:rsidP="008D23C7">
            <w:pPr>
              <w:pStyle w:val="Texto"/>
              <w:rPr>
                <w:del w:id="487" w:author="Regina Casanova" w:date="2018-06-18T16:33:00Z"/>
                <w:b/>
              </w:rPr>
            </w:pPr>
            <w:del w:id="488" w:author="Regina Casanova" w:date="2018-06-18T16:33:00Z">
              <w:r w:rsidRPr="008D23C7" w:rsidDel="005C0CEB">
                <w:rPr>
                  <w:b/>
                </w:rPr>
                <w:delText>Gestores de</w:delText>
              </w:r>
              <w:r w:rsidR="00EA0533" w:rsidRPr="008D23C7" w:rsidDel="005C0CEB">
                <w:rPr>
                  <w:b/>
                </w:rPr>
                <w:delText xml:space="preserve"> IPRESS</w:delText>
              </w:r>
            </w:del>
          </w:p>
        </w:tc>
        <w:tc>
          <w:tcPr>
            <w:tcW w:w="2108" w:type="dxa"/>
          </w:tcPr>
          <w:p w14:paraId="4A06DA18" w14:textId="3778B607" w:rsidR="00EA0533" w:rsidRPr="008D23C7" w:rsidDel="005C0CEB" w:rsidRDefault="00EA0533" w:rsidP="008D23C7">
            <w:pPr>
              <w:pStyle w:val="Texto"/>
              <w:rPr>
                <w:del w:id="489" w:author="Regina Casanova" w:date="2018-06-18T16:33:00Z"/>
                <w:b/>
              </w:rPr>
            </w:pPr>
            <w:del w:id="490" w:author="Regina Casanova" w:date="2018-06-18T16:33:00Z">
              <w:r w:rsidRPr="008D23C7" w:rsidDel="005C0CEB">
                <w:rPr>
                  <w:b/>
                </w:rPr>
                <w:delText>Ciudadanos</w:delText>
              </w:r>
            </w:del>
          </w:p>
        </w:tc>
      </w:tr>
      <w:tr w:rsidR="00EB6C92" w:rsidRPr="00BA156B" w:rsidDel="005C0CEB" w14:paraId="39829CB1" w14:textId="771A66DA" w:rsidTr="000E179A">
        <w:trPr>
          <w:del w:id="491" w:author="Regina Casanova" w:date="2018-06-18T16:33:00Z"/>
        </w:trPr>
        <w:tc>
          <w:tcPr>
            <w:tcW w:w="1736" w:type="dxa"/>
          </w:tcPr>
          <w:p w14:paraId="359CF0A6" w14:textId="332DB77D" w:rsidR="00EA0533" w:rsidRPr="008D23C7" w:rsidDel="005C0CEB" w:rsidRDefault="00EA0533" w:rsidP="008D23C7">
            <w:pPr>
              <w:pStyle w:val="Texto"/>
              <w:rPr>
                <w:del w:id="492" w:author="Regina Casanova" w:date="2018-06-18T16:33:00Z"/>
                <w:b/>
              </w:rPr>
            </w:pPr>
            <w:del w:id="493" w:author="Regina Casanova" w:date="2018-06-18T16:33:00Z">
              <w:r w:rsidRPr="008D23C7" w:rsidDel="005C0CEB">
                <w:rPr>
                  <w:b/>
                </w:rPr>
                <w:delText>Objetivos a cumplir</w:delText>
              </w:r>
              <w:r w:rsidR="00BA239F" w:rsidRPr="008D23C7" w:rsidDel="005C0CEB">
                <w:rPr>
                  <w:b/>
                </w:rPr>
                <w:delText xml:space="preserve"> dentro del sistema</w:delText>
              </w:r>
            </w:del>
          </w:p>
        </w:tc>
        <w:tc>
          <w:tcPr>
            <w:tcW w:w="2526" w:type="dxa"/>
          </w:tcPr>
          <w:p w14:paraId="60C8D7A2" w14:textId="341BD505" w:rsidR="00EA0533" w:rsidRPr="00BA156B" w:rsidDel="005C0CEB" w:rsidRDefault="00EA0533" w:rsidP="00D65E18">
            <w:pPr>
              <w:pStyle w:val="Texto"/>
              <w:numPr>
                <w:ilvl w:val="0"/>
                <w:numId w:val="38"/>
              </w:numPr>
              <w:ind w:left="217" w:hanging="142"/>
              <w:rPr>
                <w:del w:id="494" w:author="Regina Casanova" w:date="2018-06-18T16:33:00Z"/>
              </w:rPr>
              <w:pPrChange w:id="495" w:author="Regina Casanova" w:date="2018-06-18T13:42:00Z">
                <w:pPr>
                  <w:pStyle w:val="Texto"/>
                </w:pPr>
              </w:pPrChange>
            </w:pPr>
            <w:del w:id="496" w:author="Regina Casanova" w:date="2018-06-18T13:37:00Z">
              <w:r w:rsidRPr="00BA156B" w:rsidDel="007F3793">
                <w:delText xml:space="preserve">Educación de la población sobre </w:delText>
              </w:r>
              <w:r w:rsidR="000B5E7F" w:rsidRPr="00BA156B" w:rsidDel="007F3793">
                <w:delText>los reclamos.</w:delText>
              </w:r>
            </w:del>
          </w:p>
          <w:p w14:paraId="14055F0F" w14:textId="672B1A57" w:rsidR="00EA0533" w:rsidRPr="00BA156B" w:rsidDel="00F46AAA" w:rsidRDefault="00EA0533" w:rsidP="00D65E18">
            <w:pPr>
              <w:pStyle w:val="Texto"/>
              <w:numPr>
                <w:ilvl w:val="0"/>
                <w:numId w:val="38"/>
              </w:numPr>
              <w:ind w:left="217" w:hanging="142"/>
              <w:rPr>
                <w:del w:id="497" w:author="Regina Casanova" w:date="2018-06-18T15:44:00Z"/>
              </w:rPr>
              <w:pPrChange w:id="498" w:author="Regina Casanova" w:date="2018-06-18T13:42:00Z">
                <w:pPr>
                  <w:pStyle w:val="Texto"/>
                </w:pPr>
              </w:pPrChange>
            </w:pPr>
            <w:del w:id="499" w:author="Regina Casanova" w:date="2018-06-18T15:44:00Z">
              <w:r w:rsidRPr="00BA156B" w:rsidDel="00F46AAA">
                <w:delText>Desmitificar el reclamo</w:delText>
              </w:r>
            </w:del>
          </w:p>
          <w:p w14:paraId="07891726" w14:textId="0AEECF14" w:rsidR="00D65E18" w:rsidRPr="00BA156B" w:rsidDel="00F46AAA" w:rsidRDefault="00EA0533" w:rsidP="00D65E18">
            <w:pPr>
              <w:pStyle w:val="Texto"/>
              <w:numPr>
                <w:ilvl w:val="0"/>
                <w:numId w:val="38"/>
              </w:numPr>
              <w:ind w:left="217" w:hanging="142"/>
              <w:rPr>
                <w:del w:id="500" w:author="Regina Casanova" w:date="2018-06-18T15:45:00Z"/>
              </w:rPr>
              <w:pPrChange w:id="501" w:author="Regina Casanova" w:date="2018-06-18T13:42:00Z">
                <w:pPr>
                  <w:pStyle w:val="Texto"/>
                </w:pPr>
              </w:pPrChange>
            </w:pPr>
            <w:del w:id="502" w:author="Regina Casanova" w:date="2018-06-18T13:39:00Z">
              <w:r w:rsidRPr="00BA156B" w:rsidDel="00D65E18">
                <w:delText>Que los gestores den propuestas de mejora</w:delText>
              </w:r>
            </w:del>
          </w:p>
          <w:p w14:paraId="3AE4543D" w14:textId="530A6845" w:rsidR="00EA0533" w:rsidRPr="00BA156B" w:rsidDel="00D65E18" w:rsidRDefault="00EA0533" w:rsidP="008D23C7">
            <w:pPr>
              <w:pStyle w:val="Texto"/>
              <w:rPr>
                <w:del w:id="503" w:author="Regina Casanova" w:date="2018-06-18T13:39:00Z"/>
              </w:rPr>
            </w:pPr>
            <w:del w:id="504" w:author="Regina Casanova" w:date="2018-06-18T13:39:00Z">
              <w:r w:rsidRPr="00BA156B" w:rsidDel="00D65E18">
                <w:delText>Que IPRESS conozcan las causas de los reclamos y las eliminen</w:delText>
              </w:r>
            </w:del>
          </w:p>
          <w:p w14:paraId="64808DC3" w14:textId="514F11DB" w:rsidR="00EA0533" w:rsidRPr="00BA156B" w:rsidDel="00D65E18" w:rsidRDefault="00EA0533" w:rsidP="008D23C7">
            <w:pPr>
              <w:pStyle w:val="Texto"/>
              <w:rPr>
                <w:del w:id="505" w:author="Regina Casanova" w:date="2018-06-18T13:39:00Z"/>
              </w:rPr>
            </w:pPr>
            <w:del w:id="506" w:author="Regina Casanova" w:date="2018-06-18T13:39:00Z">
              <w:r w:rsidRPr="00BA156B" w:rsidDel="00D65E18">
                <w:delText>Mejore la comunicación entre paciente e IPRESS</w:delText>
              </w:r>
            </w:del>
          </w:p>
          <w:p w14:paraId="32CB575E" w14:textId="2AC7FC4E" w:rsidR="00EA0533" w:rsidRPr="00BA156B" w:rsidDel="005C0CEB" w:rsidRDefault="00EA0533" w:rsidP="008D23C7">
            <w:pPr>
              <w:pStyle w:val="Texto"/>
              <w:rPr>
                <w:del w:id="507" w:author="Regina Casanova" w:date="2018-06-18T16:33:00Z"/>
              </w:rPr>
            </w:pPr>
            <w:del w:id="508" w:author="Regina Casanova" w:date="2018-06-18T13:39:00Z">
              <w:r w:rsidRPr="00BA156B" w:rsidDel="00D65E18">
                <w:delText>Mejorar la capacidad resolutiva de las IPRESS ante los reclamos</w:delText>
              </w:r>
            </w:del>
          </w:p>
        </w:tc>
        <w:tc>
          <w:tcPr>
            <w:tcW w:w="2118" w:type="dxa"/>
          </w:tcPr>
          <w:p w14:paraId="3DE38FB5" w14:textId="6943CD79" w:rsidR="00EA0533" w:rsidRPr="00BA156B" w:rsidDel="00EB6C92" w:rsidRDefault="00EA0533" w:rsidP="008D23C7">
            <w:pPr>
              <w:pStyle w:val="Texto"/>
              <w:rPr>
                <w:del w:id="509" w:author="Regina Casanova" w:date="2018-06-18T15:31:00Z"/>
              </w:rPr>
            </w:pPr>
            <w:del w:id="510" w:author="Regina Casanova" w:date="2018-06-18T15:31:00Z">
              <w:r w:rsidRPr="00BA156B" w:rsidDel="00EB6C92">
                <w:delText xml:space="preserve">Ingresar reclamos e indicar pasos </w:delText>
              </w:r>
              <w:r w:rsidR="008E39D3" w:rsidRPr="00BA156B" w:rsidDel="00EB6C92">
                <w:delText>realizados buscando resolverlos.</w:delText>
              </w:r>
            </w:del>
          </w:p>
          <w:p w14:paraId="5E0CF56F" w14:textId="705AA144" w:rsidR="00EA0533" w:rsidRPr="00BA156B" w:rsidDel="00EB6C92" w:rsidRDefault="000B5E7F" w:rsidP="008D23C7">
            <w:pPr>
              <w:pStyle w:val="Texto"/>
              <w:rPr>
                <w:del w:id="511" w:author="Regina Casanova" w:date="2018-06-18T15:31:00Z"/>
              </w:rPr>
            </w:pPr>
            <w:del w:id="512" w:author="Regina Casanova" w:date="2018-06-18T15:31:00Z">
              <w:r w:rsidRPr="00BA156B" w:rsidDel="00EB6C92">
                <w:delText xml:space="preserve">Ver </w:delText>
              </w:r>
              <w:r w:rsidR="00EA0533" w:rsidRPr="00BA156B" w:rsidDel="00EB6C92">
                <w:delText>estadística</w:delText>
              </w:r>
              <w:r w:rsidRPr="00BA156B" w:rsidDel="00EB6C92">
                <w:delText>s y reportes</w:delText>
              </w:r>
              <w:r w:rsidR="00EA0533" w:rsidRPr="00BA156B" w:rsidDel="00EB6C92">
                <w:delText xml:space="preserve"> </w:delText>
              </w:r>
              <w:r w:rsidRPr="00BA156B" w:rsidDel="00EB6C92">
                <w:delText>con información</w:delText>
              </w:r>
              <w:r w:rsidR="00EA0533" w:rsidRPr="00BA156B" w:rsidDel="00EB6C92">
                <w:delText xml:space="preserve"> </w:delText>
              </w:r>
              <w:r w:rsidRPr="00BA156B" w:rsidDel="00EB6C92">
                <w:delText>que permitan</w:delText>
              </w:r>
              <w:r w:rsidR="00EA0533" w:rsidRPr="00BA156B" w:rsidDel="00EB6C92">
                <w:delText xml:space="preserve"> tomar decisiones</w:delText>
              </w:r>
              <w:r w:rsidR="008E39D3" w:rsidRPr="00BA156B" w:rsidDel="00EB6C92">
                <w:delText xml:space="preserve"> de gestión</w:delText>
              </w:r>
            </w:del>
          </w:p>
          <w:p w14:paraId="323085A2" w14:textId="55270DDB" w:rsidR="00EA0533" w:rsidRPr="00BA156B" w:rsidDel="005C0CEB" w:rsidRDefault="00EA0533" w:rsidP="00EB6C92">
            <w:pPr>
              <w:pStyle w:val="Texto"/>
              <w:rPr>
                <w:del w:id="513" w:author="Regina Casanova" w:date="2018-06-18T16:33:00Z"/>
              </w:rPr>
            </w:pPr>
          </w:p>
        </w:tc>
        <w:tc>
          <w:tcPr>
            <w:tcW w:w="2108" w:type="dxa"/>
          </w:tcPr>
          <w:p w14:paraId="0A835752" w14:textId="138C227B" w:rsidR="00EA0533" w:rsidRPr="00BA156B" w:rsidDel="005C0CEB" w:rsidRDefault="00EA0533" w:rsidP="008D23C7">
            <w:pPr>
              <w:pStyle w:val="Texto"/>
              <w:rPr>
                <w:del w:id="514" w:author="Regina Casanova" w:date="2018-06-18T16:33:00Z"/>
              </w:rPr>
            </w:pPr>
            <w:del w:id="515" w:author="Regina Casanova" w:date="2018-06-18T16:33:00Z">
              <w:r w:rsidRPr="00BA156B" w:rsidDel="005C0CEB">
                <w:delText xml:space="preserve">Colocar un reclamo y ver en qué estado vasu reclamo. </w:delText>
              </w:r>
            </w:del>
          </w:p>
          <w:p w14:paraId="6BB9927E" w14:textId="4D1FBAE3" w:rsidR="00EA0533" w:rsidRPr="00BA156B" w:rsidDel="005C0CEB" w:rsidRDefault="00AB1E77" w:rsidP="008D23C7">
            <w:pPr>
              <w:pStyle w:val="Texto"/>
              <w:rPr>
                <w:del w:id="516" w:author="Regina Casanova" w:date="2018-06-18T16:33:00Z"/>
              </w:rPr>
            </w:pPr>
            <w:del w:id="517" w:author="Regina Casanova" w:date="2018-06-18T16:33:00Z">
              <w:r w:rsidDel="005C0CEB">
                <w:delText>Tomar decisiones sobre dó</w:delText>
              </w:r>
              <w:r w:rsidR="00EA0533" w:rsidRPr="00BA156B" w:rsidDel="005C0CEB">
                <w:delText>nde</w:delText>
              </w:r>
              <w:r w:rsidR="000B5E7F" w:rsidRPr="00BA156B" w:rsidDel="005C0CEB">
                <w:delText xml:space="preserve"> irse a atender basándose en</w:delText>
              </w:r>
              <w:r w:rsidR="00EA0533" w:rsidRPr="00BA156B" w:rsidDel="005C0CEB">
                <w:delText xml:space="preserve"> reclamos presentados </w:delText>
              </w:r>
              <w:r w:rsidR="000B5E7F" w:rsidRPr="00BA156B" w:rsidDel="005C0CEB">
                <w:delText>por otros</w:delText>
              </w:r>
              <w:r w:rsidR="00EA0533" w:rsidRPr="00BA156B" w:rsidDel="005C0CEB">
                <w:delText xml:space="preserve">. </w:delText>
              </w:r>
            </w:del>
          </w:p>
          <w:p w14:paraId="4935E455" w14:textId="555173E6" w:rsidR="00EA0533" w:rsidRPr="00BA156B" w:rsidDel="005C0CEB" w:rsidRDefault="00EA0533" w:rsidP="008D23C7">
            <w:pPr>
              <w:pStyle w:val="Texto"/>
              <w:rPr>
                <w:del w:id="518" w:author="Regina Casanova" w:date="2018-06-18T16:33:00Z"/>
              </w:rPr>
            </w:pPr>
            <w:del w:id="519" w:author="Regina Casanova" w:date="2018-06-18T16:33:00Z">
              <w:r w:rsidRPr="00BA156B" w:rsidDel="005C0CEB">
                <w:delText xml:space="preserve">Ver que alguien se preocupa por el reclamo que han presentado. </w:delText>
              </w:r>
            </w:del>
          </w:p>
          <w:p w14:paraId="338574C2" w14:textId="30D82BCD" w:rsidR="00EA0533" w:rsidRPr="00BA156B" w:rsidDel="005C0CEB" w:rsidRDefault="00EA0533" w:rsidP="008D23C7">
            <w:pPr>
              <w:pStyle w:val="Texto"/>
              <w:rPr>
                <w:del w:id="520" w:author="Regina Casanova" w:date="2018-06-18T16:33:00Z"/>
              </w:rPr>
            </w:pPr>
            <w:del w:id="521" w:author="Regina Casanova" w:date="2018-06-18T16:33:00Z">
              <w:r w:rsidRPr="00BA156B" w:rsidDel="005C0CEB">
                <w:delText>Recibir confirmación de reclamo.</w:delText>
              </w:r>
            </w:del>
          </w:p>
          <w:p w14:paraId="21DD1530" w14:textId="70152ADE" w:rsidR="00EA0533" w:rsidRPr="00BA156B" w:rsidDel="005C0CEB" w:rsidRDefault="00EA0533" w:rsidP="008D23C7">
            <w:pPr>
              <w:pStyle w:val="Texto"/>
              <w:rPr>
                <w:del w:id="522" w:author="Regina Casanova" w:date="2018-06-18T16:33:00Z"/>
              </w:rPr>
            </w:pPr>
          </w:p>
        </w:tc>
      </w:tr>
      <w:tr w:rsidR="00EB6C92" w:rsidRPr="00BA156B" w:rsidDel="005C0CEB" w14:paraId="4FED506D" w14:textId="0D17049C" w:rsidTr="000E179A">
        <w:trPr>
          <w:del w:id="523" w:author="Regina Casanova" w:date="2018-06-18T16:33:00Z"/>
        </w:trPr>
        <w:tc>
          <w:tcPr>
            <w:tcW w:w="1736" w:type="dxa"/>
          </w:tcPr>
          <w:p w14:paraId="62C20C5D" w14:textId="4AE8C217" w:rsidR="00EA0533" w:rsidRPr="008D23C7" w:rsidDel="005C0CEB" w:rsidRDefault="00EA0533" w:rsidP="008D23C7">
            <w:pPr>
              <w:pStyle w:val="Texto"/>
              <w:rPr>
                <w:del w:id="524" w:author="Regina Casanova" w:date="2018-06-18T16:33:00Z"/>
                <w:b/>
              </w:rPr>
            </w:pPr>
            <w:del w:id="525" w:author="Regina Casanova" w:date="2018-06-18T16:33:00Z">
              <w:r w:rsidRPr="008D23C7" w:rsidDel="005C0CEB">
                <w:rPr>
                  <w:b/>
                </w:rPr>
                <w:delText>Desafíos y Limitaciones</w:delText>
              </w:r>
            </w:del>
          </w:p>
        </w:tc>
        <w:tc>
          <w:tcPr>
            <w:tcW w:w="2526" w:type="dxa"/>
          </w:tcPr>
          <w:p w14:paraId="4961325D" w14:textId="40734726" w:rsidR="00EA0533" w:rsidRPr="00BA156B" w:rsidDel="005C0CEB" w:rsidRDefault="000B5E7F" w:rsidP="008D23C7">
            <w:pPr>
              <w:pStyle w:val="Texto"/>
              <w:rPr>
                <w:del w:id="526" w:author="Regina Casanova" w:date="2018-06-18T16:33:00Z"/>
              </w:rPr>
            </w:pPr>
            <w:del w:id="527" w:author="Regina Casanova" w:date="2018-06-18T16:33:00Z">
              <w:r w:rsidRPr="00BA156B" w:rsidDel="005C0CEB">
                <w:delText>Imagen de ente solo interesado en sancionar</w:delText>
              </w:r>
            </w:del>
          </w:p>
          <w:p w14:paraId="30D5E6D0" w14:textId="217D4C02" w:rsidR="00EA0533" w:rsidRPr="00BA156B" w:rsidDel="005C0CEB" w:rsidRDefault="00EA0533" w:rsidP="008D23C7">
            <w:pPr>
              <w:pStyle w:val="Texto"/>
              <w:rPr>
                <w:del w:id="528" w:author="Regina Casanova" w:date="2018-06-18T16:33:00Z"/>
              </w:rPr>
            </w:pPr>
            <w:del w:id="529" w:author="Regina Casanova" w:date="2018-06-18T16:33:00Z">
              <w:r w:rsidRPr="00BA156B" w:rsidDel="005C0CEB">
                <w:delText>Tiempo muy extenso para dar solución a reclamos</w:delText>
              </w:r>
            </w:del>
          </w:p>
          <w:p w14:paraId="190488EA" w14:textId="5ED99BFA" w:rsidR="00EA0533" w:rsidRPr="00BA156B" w:rsidDel="005C0CEB" w:rsidRDefault="00EA0533" w:rsidP="008D23C7">
            <w:pPr>
              <w:pStyle w:val="Texto"/>
              <w:rPr>
                <w:del w:id="530" w:author="Regina Casanova" w:date="2018-06-18T16:33:00Z"/>
              </w:rPr>
            </w:pPr>
            <w:del w:id="531" w:author="Regina Casanova" w:date="2018-06-18T16:33:00Z">
              <w:r w:rsidRPr="00BA156B" w:rsidDel="005C0CEB">
                <w:delText>Muchos hacen solo cambios cosméticos</w:delText>
              </w:r>
            </w:del>
          </w:p>
          <w:p w14:paraId="5E053A32" w14:textId="576CF802" w:rsidR="00EA0533" w:rsidRPr="00BA156B" w:rsidDel="005C0CEB" w:rsidRDefault="00EA0533" w:rsidP="008D23C7">
            <w:pPr>
              <w:pStyle w:val="Texto"/>
              <w:rPr>
                <w:del w:id="532" w:author="Regina Casanova" w:date="2018-06-18T16:33:00Z"/>
              </w:rPr>
            </w:pPr>
            <w:del w:id="533" w:author="Regina Casanova" w:date="2018-06-18T16:33:00Z">
              <w:r w:rsidRPr="00BA156B" w:rsidDel="005C0CEB">
                <w:delText>No</w:delText>
              </w:r>
              <w:r w:rsidR="008E39D3" w:rsidRPr="00BA156B" w:rsidDel="005C0CEB">
                <w:delText xml:space="preserve"> todas las IPRESS tienen PAUS aú</w:delText>
              </w:r>
              <w:r w:rsidRPr="00BA156B" w:rsidDel="005C0CEB">
                <w:delText>n</w:delText>
              </w:r>
            </w:del>
          </w:p>
          <w:p w14:paraId="09966B0E" w14:textId="0A733B0C" w:rsidR="00EA0533" w:rsidRPr="00BA156B" w:rsidDel="005C0CEB" w:rsidRDefault="00EA0533" w:rsidP="008D23C7">
            <w:pPr>
              <w:pStyle w:val="Texto"/>
              <w:rPr>
                <w:del w:id="534" w:author="Regina Casanova" w:date="2018-06-18T16:33:00Z"/>
              </w:rPr>
            </w:pPr>
            <w:del w:id="535" w:author="Regina Casanova" w:date="2018-06-18T16:33:00Z">
              <w:r w:rsidRPr="00BA156B" w:rsidDel="005C0CEB">
                <w:delText>Mala gestión de recursos económicos</w:delText>
              </w:r>
            </w:del>
          </w:p>
        </w:tc>
        <w:tc>
          <w:tcPr>
            <w:tcW w:w="2118" w:type="dxa"/>
          </w:tcPr>
          <w:p w14:paraId="6A95B839" w14:textId="63C348DC" w:rsidR="00EA0533" w:rsidRPr="00BA156B" w:rsidDel="005C0CEB" w:rsidRDefault="008E39D3" w:rsidP="008D23C7">
            <w:pPr>
              <w:pStyle w:val="Texto"/>
              <w:rPr>
                <w:del w:id="536" w:author="Regina Casanova" w:date="2018-06-18T16:33:00Z"/>
              </w:rPr>
            </w:pPr>
            <w:del w:id="537" w:author="Regina Casanova" w:date="2018-06-18T16:33:00Z">
              <w:r w:rsidRPr="00BA156B" w:rsidDel="005C0CEB">
                <w:delText>Imagen de SUSALUD no es bien recibida</w:delText>
              </w:r>
            </w:del>
          </w:p>
          <w:p w14:paraId="0CC94F22" w14:textId="55CF02E7" w:rsidR="00EA0533" w:rsidRPr="00BA156B" w:rsidDel="005C0CEB" w:rsidRDefault="00EA0533" w:rsidP="008D23C7">
            <w:pPr>
              <w:pStyle w:val="Texto"/>
              <w:rPr>
                <w:del w:id="538" w:author="Regina Casanova" w:date="2018-06-18T16:33:00Z"/>
              </w:rPr>
            </w:pPr>
            <w:del w:id="539" w:author="Regina Casanova" w:date="2018-06-18T16:33:00Z">
              <w:r w:rsidRPr="00BA156B" w:rsidDel="005C0CEB">
                <w:delText>Flujo de reclamos en una sola vía</w:delText>
              </w:r>
            </w:del>
          </w:p>
          <w:p w14:paraId="21ED7876" w14:textId="01AF46BE" w:rsidR="00EA0533" w:rsidRPr="00BA156B" w:rsidDel="005C0CEB" w:rsidRDefault="00EA0533" w:rsidP="008D23C7">
            <w:pPr>
              <w:pStyle w:val="Texto"/>
              <w:rPr>
                <w:del w:id="540" w:author="Regina Casanova" w:date="2018-06-18T16:33:00Z"/>
              </w:rPr>
            </w:pPr>
            <w:del w:id="541" w:author="Regina Casanova" w:date="2018-06-18T16:33:00Z">
              <w:r w:rsidRPr="00BA156B" w:rsidDel="005C0CEB">
                <w:delText>Problemas de presupuesto</w:delText>
              </w:r>
            </w:del>
          </w:p>
          <w:p w14:paraId="2E3307AE" w14:textId="3C398CF0" w:rsidR="00EA0533" w:rsidRPr="00BA156B" w:rsidDel="005C0CEB" w:rsidRDefault="00EA0533" w:rsidP="008D23C7">
            <w:pPr>
              <w:pStyle w:val="Texto"/>
              <w:rPr>
                <w:del w:id="542" w:author="Regina Casanova" w:date="2018-06-18T16:33:00Z"/>
              </w:rPr>
            </w:pPr>
            <w:del w:id="543" w:author="Regina Casanova" w:date="2018-06-18T16:33:00Z">
              <w:r w:rsidRPr="00BA156B" w:rsidDel="005C0CEB">
                <w:delText>Problemas de Infraestructura e insumos</w:delText>
              </w:r>
            </w:del>
          </w:p>
          <w:p w14:paraId="76BA7C9E" w14:textId="693E5CDA" w:rsidR="00EA0533" w:rsidRPr="00BA156B" w:rsidDel="005C0CEB" w:rsidRDefault="00EA0533" w:rsidP="008D23C7">
            <w:pPr>
              <w:pStyle w:val="Texto"/>
              <w:rPr>
                <w:del w:id="544" w:author="Regina Casanova" w:date="2018-06-18T16:33:00Z"/>
              </w:rPr>
            </w:pPr>
            <w:del w:id="545" w:author="Regina Casanova" w:date="2018-06-18T16:33:00Z">
              <w:r w:rsidRPr="00BA156B" w:rsidDel="005C0CEB">
                <w:delText xml:space="preserve">Procedimientos largos y engorrosos </w:delText>
              </w:r>
              <w:r w:rsidR="008E39D3" w:rsidRPr="00BA156B" w:rsidDel="005C0CEB">
                <w:delText xml:space="preserve">en </w:delText>
              </w:r>
              <w:r w:rsidR="000B5E7F" w:rsidRPr="00BA156B" w:rsidDel="005C0CEB">
                <w:delText xml:space="preserve">manejo </w:delText>
              </w:r>
              <w:r w:rsidR="00495635" w:rsidRPr="00BA156B" w:rsidDel="005C0CEB">
                <w:delText>logístico</w:delText>
              </w:r>
            </w:del>
          </w:p>
          <w:p w14:paraId="6B4BB481" w14:textId="187CF382" w:rsidR="00EA0533" w:rsidRPr="00BA156B" w:rsidDel="005C0CEB" w:rsidRDefault="00EA0533" w:rsidP="008D23C7">
            <w:pPr>
              <w:pStyle w:val="Texto"/>
              <w:rPr>
                <w:del w:id="546" w:author="Regina Casanova" w:date="2018-06-18T16:33:00Z"/>
              </w:rPr>
            </w:pPr>
          </w:p>
        </w:tc>
        <w:tc>
          <w:tcPr>
            <w:tcW w:w="2108" w:type="dxa"/>
          </w:tcPr>
          <w:p w14:paraId="5258A37C" w14:textId="3BAB7939" w:rsidR="00EA0533" w:rsidRPr="00BA156B" w:rsidDel="005C0CEB" w:rsidRDefault="000B5E7F" w:rsidP="008D23C7">
            <w:pPr>
              <w:pStyle w:val="Texto"/>
              <w:rPr>
                <w:del w:id="547" w:author="Regina Casanova" w:date="2018-06-18T16:33:00Z"/>
              </w:rPr>
            </w:pPr>
            <w:del w:id="548" w:author="Regina Casanova" w:date="2018-06-18T16:33:00Z">
              <w:r w:rsidRPr="00BA156B" w:rsidDel="005C0CEB">
                <w:delText>Personas con poco dominio de dispositivos</w:delText>
              </w:r>
              <w:r w:rsidR="00EA0533" w:rsidRPr="00BA156B" w:rsidDel="005C0CEB">
                <w:delText xml:space="preserve"> digital</w:delText>
              </w:r>
              <w:r w:rsidRPr="00BA156B" w:rsidDel="005C0CEB">
                <w:delText>es</w:delText>
              </w:r>
            </w:del>
          </w:p>
          <w:p w14:paraId="2D84B82B" w14:textId="3C565640" w:rsidR="00EA0533" w:rsidRPr="00BA156B" w:rsidDel="005C0CEB" w:rsidRDefault="00EA0533" w:rsidP="008D23C7">
            <w:pPr>
              <w:pStyle w:val="Texto"/>
              <w:rPr>
                <w:del w:id="549" w:author="Regina Casanova" w:date="2018-06-18T16:33:00Z"/>
              </w:rPr>
            </w:pPr>
            <w:del w:id="550" w:author="Regina Casanova" w:date="2018-06-18T16:33:00Z">
              <w:r w:rsidRPr="00BA156B" w:rsidDel="005C0CEB">
                <w:delText>Personas no letradas</w:delText>
              </w:r>
            </w:del>
          </w:p>
          <w:p w14:paraId="579A2794" w14:textId="5737A738" w:rsidR="00EA0533" w:rsidRPr="00BA156B" w:rsidDel="005C0CEB" w:rsidRDefault="00EA0533" w:rsidP="008D23C7">
            <w:pPr>
              <w:pStyle w:val="Texto"/>
              <w:rPr>
                <w:del w:id="551" w:author="Regina Casanova" w:date="2018-06-18T16:33:00Z"/>
              </w:rPr>
            </w:pPr>
          </w:p>
        </w:tc>
      </w:tr>
    </w:tbl>
    <w:p w14:paraId="5E334282" w14:textId="15E9D0AF" w:rsidR="00A0375B" w:rsidRPr="005C0CEB" w:rsidRDefault="000E179A" w:rsidP="008D23C7">
      <w:pPr>
        <w:pStyle w:val="Texto"/>
        <w:jc w:val="center"/>
        <w:rPr>
          <w:sz w:val="22"/>
          <w:rPrChange w:id="552" w:author="Regina Casanova" w:date="2018-06-18T16:34:00Z">
            <w:rPr/>
          </w:rPrChange>
        </w:rPr>
      </w:pPr>
      <w:r w:rsidRPr="005C0CEB">
        <w:rPr>
          <w:sz w:val="22"/>
          <w:rPrChange w:id="553" w:author="Regina Casanova" w:date="2018-06-18T16:34:00Z">
            <w:rPr/>
          </w:rPrChange>
        </w:rPr>
        <w:t xml:space="preserve">Tabla Nº </w:t>
      </w:r>
      <w:ins w:id="554" w:author="Regina Casanova" w:date="2018-06-18T16:57:00Z">
        <w:r w:rsidR="00F305B6">
          <w:rPr>
            <w:sz w:val="22"/>
          </w:rPr>
          <w:t>3</w:t>
        </w:r>
      </w:ins>
      <w:del w:id="555" w:author="Regina Casanova" w:date="2018-06-18T16:33:00Z">
        <w:r w:rsidRPr="005C0CEB" w:rsidDel="005C0CEB">
          <w:rPr>
            <w:sz w:val="22"/>
            <w:rPrChange w:id="556" w:author="Regina Casanova" w:date="2018-06-18T16:34:00Z">
              <w:rPr/>
            </w:rPrChange>
          </w:rPr>
          <w:delText>1</w:delText>
        </w:r>
      </w:del>
      <w:r w:rsidRPr="005C0CEB">
        <w:rPr>
          <w:sz w:val="22"/>
          <w:rPrChange w:id="557" w:author="Regina Casanova" w:date="2018-06-18T16:34:00Z">
            <w:rPr/>
          </w:rPrChange>
        </w:rPr>
        <w:t xml:space="preserve">. Tabla de </w:t>
      </w:r>
      <w:r w:rsidR="00A0375B" w:rsidRPr="005C0CEB">
        <w:rPr>
          <w:sz w:val="22"/>
          <w:rPrChange w:id="558" w:author="Regina Casanova" w:date="2018-06-18T16:34:00Z">
            <w:rPr/>
          </w:rPrChange>
        </w:rPr>
        <w:t xml:space="preserve">hallazgos </w:t>
      </w:r>
      <w:ins w:id="559" w:author="Regina Casanova" w:date="2018-06-18T16:33:00Z">
        <w:r w:rsidR="005C0CEB" w:rsidRPr="005C0CEB">
          <w:rPr>
            <w:sz w:val="22"/>
            <w:rPrChange w:id="560" w:author="Regina Casanova" w:date="2018-06-18T16:34:00Z">
              <w:rPr/>
            </w:rPrChange>
          </w:rPr>
          <w:t>desafíos y limitaciones encontradas</w:t>
        </w:r>
      </w:ins>
      <w:del w:id="561" w:author="Regina Casanova" w:date="2018-06-18T16:33:00Z">
        <w:r w:rsidR="00A0375B" w:rsidRPr="005C0CEB" w:rsidDel="005C0CEB">
          <w:rPr>
            <w:sz w:val="22"/>
            <w:rPrChange w:id="562" w:author="Regina Casanova" w:date="2018-06-18T16:34:00Z">
              <w:rPr/>
            </w:rPrChange>
          </w:rPr>
          <w:delText>resaltantes</w:delText>
        </w:r>
      </w:del>
      <w:r w:rsidR="00A0375B" w:rsidRPr="005C0CEB">
        <w:rPr>
          <w:sz w:val="22"/>
          <w:rPrChange w:id="563" w:author="Regina Casanova" w:date="2018-06-18T16:34:00Z">
            <w:rPr/>
          </w:rPrChange>
        </w:rPr>
        <w:t xml:space="preserve"> </w:t>
      </w:r>
      <w:r w:rsidRPr="005C0CEB">
        <w:rPr>
          <w:sz w:val="22"/>
          <w:rPrChange w:id="564" w:author="Regina Casanova" w:date="2018-06-18T16:34:00Z">
            <w:rPr/>
          </w:rPrChange>
        </w:rPr>
        <w:t>por tipo de usuario.</w:t>
      </w:r>
    </w:p>
    <w:p w14:paraId="6F8B580E" w14:textId="77777777" w:rsidR="00820042" w:rsidRPr="008D23C7" w:rsidRDefault="00820042" w:rsidP="008D23C7">
      <w:pPr>
        <w:pStyle w:val="Ttulo3"/>
      </w:pPr>
      <w:bookmarkStart w:id="565" w:name="_Toc511166312"/>
      <w:r w:rsidRPr="008D23C7">
        <w:t>Tabla de requerimientos</w:t>
      </w:r>
      <w:bookmarkEnd w:id="565"/>
    </w:p>
    <w:p w14:paraId="4745D140" w14:textId="76C72AE8"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w:t>
      </w:r>
      <w:del w:id="566" w:author="Regina Casanova" w:date="2018-06-18T17:53:00Z">
        <w:r w:rsidR="00E47C11" w:rsidRPr="00BA156B" w:rsidDel="00E94926">
          <w:delText>sistema</w:delText>
        </w:r>
        <w:r w:rsidR="00820042" w:rsidRPr="00BA156B" w:rsidDel="00E94926">
          <w:delText xml:space="preserve"> </w:delText>
        </w:r>
      </w:del>
      <w:ins w:id="567" w:author="Regina Casanova" w:date="2018-06-18T17:53:00Z">
        <w:r w:rsidR="00E94926">
          <w:t>software</w:t>
        </w:r>
      </w:ins>
      <w:ins w:id="568" w:author="Regina Casanova" w:date="2018-06-18T17:34:00Z">
        <w:r w:rsidR="00A63767">
          <w:t xml:space="preserve"> </w:t>
        </w:r>
      </w:ins>
      <w:r w:rsidR="00820042" w:rsidRPr="00BA156B">
        <w:t xml:space="preserve">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357E8690" w:rsidR="00BD5BF4" w:rsidRPr="008D23C7" w:rsidRDefault="00D8310C" w:rsidP="008D23C7">
      <w:pPr>
        <w:pStyle w:val="Texto"/>
      </w:pPr>
      <w:r w:rsidRPr="00BA156B">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w:t>
      </w:r>
      <w:del w:id="569" w:author="Regina Casanova" w:date="2018-06-18T17:53:00Z">
        <w:r w:rsidR="006F4488" w:rsidRPr="00BA156B" w:rsidDel="00E94926">
          <w:delText>sistema</w:delText>
        </w:r>
      </w:del>
      <w:ins w:id="570" w:author="Regina Casanova" w:date="2018-06-18T17:53:00Z">
        <w:r w:rsidR="00E94926">
          <w:t>software</w:t>
        </w:r>
      </w:ins>
      <w:r w:rsidR="006F4488" w:rsidRPr="00BA156B">
        <w:t xml:space="preserve"> sin tener que realizar un </w:t>
      </w:r>
      <w:del w:id="571" w:author="Regina Casanova" w:date="2018-06-18T17:53:00Z">
        <w:r w:rsidR="006F4488" w:rsidRPr="00BA156B" w:rsidDel="00E94926">
          <w:delText>sistema</w:delText>
        </w:r>
      </w:del>
      <w:ins w:id="572" w:author="Regina Casanova" w:date="2018-06-18T17:53:00Z">
        <w:r w:rsidR="00E94926">
          <w:t>software</w:t>
        </w:r>
      </w:ins>
      <w:r w:rsidR="006F4488" w:rsidRPr="00BA156B">
        <w:t xml:space="preserve"> diferente para cada uno de ellos. </w:t>
      </w:r>
      <w:r w:rsidR="006F4488" w:rsidRPr="00BA156B">
        <w:lastRenderedPageBreak/>
        <w:t xml:space="preserve">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4F1B84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este </w:t>
            </w:r>
            <w:del w:id="573" w:author="Regina Casanova" w:date="2018-06-18T17:53:00Z">
              <w:r w:rsidR="00ED4396" w:rsidRPr="00BA156B" w:rsidDel="00E94926">
                <w:rPr>
                  <w:rFonts w:cs="Times New Roman"/>
                  <w:color w:val="000000"/>
                  <w:lang w:val="es-PE"/>
                </w:rPr>
                <w:delText>sistema</w:delText>
              </w:r>
            </w:del>
            <w:ins w:id="574"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45242D1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el </w:t>
            </w:r>
            <w:del w:id="575" w:author="Regina Casanova" w:date="2018-06-18T17:53:00Z">
              <w:r w:rsidR="00ED4396" w:rsidRPr="00BA156B" w:rsidDel="00E94926">
                <w:rPr>
                  <w:rFonts w:cs="Times New Roman"/>
                  <w:color w:val="000000"/>
                  <w:lang w:val="es-PE"/>
                </w:rPr>
                <w:delText>sistema</w:delText>
              </w:r>
            </w:del>
            <w:ins w:id="576"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17544028"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w:t>
            </w:r>
            <w:ins w:id="577" w:author="Regina Casanova" w:date="2018-06-18T23:51:00Z">
              <w:r w:rsidR="001D2091">
                <w:rPr>
                  <w:rFonts w:cs="Times New Roman"/>
                  <w:color w:val="000000"/>
                  <w:lang w:val="es-PE"/>
                </w:rPr>
                <w:t xml:space="preserve">que </w:t>
              </w:r>
            </w:ins>
            <w:r w:rsidRPr="00BA156B">
              <w:rPr>
                <w:rFonts w:cs="Times New Roman"/>
                <w:color w:val="000000"/>
                <w:lang w:val="es-PE"/>
              </w:rPr>
              <w:t xml:space="preserve">el </w:t>
            </w:r>
            <w:del w:id="578" w:author="Regina Casanova" w:date="2018-06-18T17:53:00Z">
              <w:r w:rsidRPr="00BA156B" w:rsidDel="00E94926">
                <w:rPr>
                  <w:rFonts w:cs="Times New Roman"/>
                  <w:color w:val="000000"/>
                  <w:lang w:val="es-PE"/>
                </w:rPr>
                <w:delText>sistema</w:delText>
              </w:r>
            </w:del>
            <w:ins w:id="579" w:author="Regina Casanova" w:date="2018-06-18T17:53:00Z">
              <w:r w:rsidR="00E94926">
                <w:rPr>
                  <w:rFonts w:cs="Times New Roman"/>
                  <w:color w:val="000000"/>
                  <w:lang w:val="es-PE"/>
                </w:rPr>
                <w:t>software</w:t>
              </w:r>
            </w:ins>
            <w:r w:rsidRPr="00BA156B">
              <w:rPr>
                <w:rFonts w:cs="Times New Roman"/>
                <w:color w:val="000000"/>
                <w:lang w:val="es-PE"/>
              </w:rPr>
              <w:t xml:space="preserve"> </w:t>
            </w:r>
            <w:ins w:id="580" w:author="Regina Casanova" w:date="2018-06-18T23:51:00Z">
              <w:r w:rsidR="001D2091">
                <w:rPr>
                  <w:rFonts w:cs="Times New Roman"/>
                  <w:color w:val="000000"/>
                  <w:lang w:val="es-PE"/>
                </w:rPr>
                <w:t>tenga</w:t>
              </w:r>
            </w:ins>
            <w:del w:id="581" w:author="Regina Casanova" w:date="2018-06-18T23:51:00Z">
              <w:r w:rsidRPr="00BA156B" w:rsidDel="001D2091">
                <w:rPr>
                  <w:rFonts w:cs="Times New Roman"/>
                  <w:color w:val="000000"/>
                  <w:lang w:val="es-PE"/>
                </w:rPr>
                <w:delText>en</w:delText>
              </w:r>
            </w:del>
            <w:r w:rsidRPr="00BA156B">
              <w:rPr>
                <w:rFonts w:cs="Times New Roman"/>
                <w:color w:val="000000"/>
                <w:lang w:val="es-PE"/>
              </w:rPr>
              <w:t xml:space="preserve"> pocos</w:t>
            </w:r>
            <w:ins w:id="582" w:author="Regina Casanova" w:date="2018-06-18T23:51:00Z">
              <w:r w:rsidR="001D2091">
                <w:rPr>
                  <w:rFonts w:cs="Times New Roman"/>
                  <w:color w:val="000000"/>
                  <w:lang w:val="es-PE"/>
                </w:rPr>
                <w:t xml:space="preserve"> y sencillos</w:t>
              </w:r>
            </w:ins>
            <w:r w:rsidRPr="00BA156B">
              <w:rPr>
                <w:rFonts w:cs="Times New Roman"/>
                <w:color w:val="000000"/>
                <w:lang w:val="es-PE"/>
              </w:rPr>
              <w:t xml:space="preserve"> pasos </w:t>
            </w:r>
            <w:del w:id="583"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04C5154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84" w:author="Regina Casanova" w:date="2018-06-18T17:53:00Z">
              <w:r w:rsidR="00ED4396" w:rsidRPr="00BA156B" w:rsidDel="00E94926">
                <w:rPr>
                  <w:rFonts w:cs="Times New Roman"/>
                  <w:color w:val="000000"/>
                  <w:lang w:val="es-PE"/>
                </w:rPr>
                <w:delText xml:space="preserve">sistema </w:delText>
              </w:r>
            </w:del>
            <w:ins w:id="585" w:author="Regina Casanova" w:date="2018-06-18T17:53:00Z">
              <w:r w:rsidR="00E94926">
                <w:rPr>
                  <w:rFonts w:cs="Times New Roman"/>
                  <w:color w:val="000000"/>
                  <w:lang w:val="es-PE"/>
                </w:rPr>
                <w:t>software</w:t>
              </w:r>
            </w:ins>
            <w:ins w:id="586" w:author="Regina Casanova" w:date="2018-06-18T17:35:00Z">
              <w:r w:rsidR="00234025">
                <w:rPr>
                  <w:rFonts w:cs="Times New Roman"/>
                  <w:color w:val="000000"/>
                  <w:lang w:val="es-PE"/>
                </w:rPr>
                <w:t xml:space="preserve"> </w:t>
              </w:r>
            </w:ins>
            <w:r w:rsidR="00ED4396" w:rsidRPr="00BA156B">
              <w:rPr>
                <w:rFonts w:cs="Times New Roman"/>
                <w:color w:val="000000"/>
                <w:lang w:val="es-PE"/>
              </w:rPr>
              <w:t xml:space="preserve">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2F02C2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87" w:author="Regina Casanova" w:date="2018-06-18T17:53:00Z">
              <w:r w:rsidR="00ED4396" w:rsidRPr="00BA156B" w:rsidDel="00E94926">
                <w:rPr>
                  <w:rFonts w:cs="Times New Roman"/>
                  <w:color w:val="000000"/>
                  <w:lang w:val="es-PE"/>
                </w:rPr>
                <w:delText>sistema</w:delText>
              </w:r>
            </w:del>
            <w:ins w:id="588"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24809DF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89" w:author="Regina Casanova" w:date="2018-06-18T17:53:00Z">
              <w:r w:rsidR="00ED4396" w:rsidRPr="00BA156B" w:rsidDel="00E94926">
                <w:rPr>
                  <w:rFonts w:cs="Times New Roman"/>
                  <w:color w:val="000000"/>
                  <w:lang w:val="es-PE"/>
                </w:rPr>
                <w:delText xml:space="preserve">sistema </w:delText>
              </w:r>
            </w:del>
            <w:ins w:id="590" w:author="Regina Casanova" w:date="2018-06-18T17:53:00Z">
              <w:r w:rsidR="00E94926">
                <w:rPr>
                  <w:rFonts w:cs="Times New Roman"/>
                  <w:color w:val="000000"/>
                  <w:lang w:val="es-PE"/>
                </w:rPr>
                <w:t>software</w:t>
              </w:r>
            </w:ins>
            <w:ins w:id="591"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60F6D7B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92" w:author="Regina Casanova" w:date="2018-06-18T17:53:00Z">
              <w:r w:rsidR="00ED4396" w:rsidRPr="00BA156B" w:rsidDel="00E94926">
                <w:rPr>
                  <w:rFonts w:cs="Times New Roman"/>
                  <w:color w:val="000000"/>
                  <w:lang w:val="es-PE"/>
                </w:rPr>
                <w:delText xml:space="preserve">sistema </w:delText>
              </w:r>
            </w:del>
            <w:ins w:id="593" w:author="Regina Casanova" w:date="2018-06-18T17:53:00Z">
              <w:r w:rsidR="00E94926">
                <w:rPr>
                  <w:rFonts w:cs="Times New Roman"/>
                  <w:color w:val="000000"/>
                  <w:lang w:val="es-PE"/>
                </w:rPr>
                <w:t>software</w:t>
              </w:r>
            </w:ins>
            <w:ins w:id="594" w:author="Regina Casanova" w:date="2018-06-18T17:36:00Z">
              <w:r w:rsidR="00234025">
                <w:rPr>
                  <w:rFonts w:cs="Times New Roman"/>
                  <w:color w:val="000000"/>
                  <w:lang w:val="es-PE"/>
                </w:rPr>
                <w:t xml:space="preserve"> </w:t>
              </w:r>
            </w:ins>
            <w:r w:rsidR="00ED4396" w:rsidRPr="00BA156B">
              <w:rPr>
                <w:rFonts w:cs="Times New Roman"/>
                <w:color w:val="000000"/>
                <w:lang w:val="es-PE"/>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4BBB72C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95" w:author="Regina Casanova" w:date="2018-06-18T17:53:00Z">
              <w:r w:rsidR="00ED4396" w:rsidRPr="00BA156B" w:rsidDel="00E94926">
                <w:rPr>
                  <w:rFonts w:cs="Times New Roman"/>
                  <w:color w:val="000000"/>
                  <w:lang w:val="es-PE"/>
                </w:rPr>
                <w:delText>sistema</w:delText>
              </w:r>
            </w:del>
            <w:ins w:id="596"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E690B8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597" w:author="Regina Casanova" w:date="2018-06-18T17:53:00Z">
              <w:r w:rsidR="00ED4396" w:rsidRPr="00BA156B" w:rsidDel="00E94926">
                <w:rPr>
                  <w:rFonts w:cs="Times New Roman"/>
                  <w:color w:val="000000"/>
                  <w:lang w:val="es-PE"/>
                </w:rPr>
                <w:delText xml:space="preserve">sistema </w:delText>
              </w:r>
            </w:del>
            <w:ins w:id="598" w:author="Regina Casanova" w:date="2018-06-18T17:53:00Z">
              <w:r w:rsidR="00E94926">
                <w:rPr>
                  <w:rFonts w:cs="Times New Roman"/>
                  <w:color w:val="000000"/>
                  <w:lang w:val="es-PE"/>
                </w:rPr>
                <w:t>software</w:t>
              </w:r>
            </w:ins>
            <w:ins w:id="599"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1396ECFE"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Pequeño tutorial para poder explicar cómo funciona el </w:t>
            </w:r>
            <w:del w:id="600" w:author="Regina Casanova" w:date="2018-06-18T17:53:00Z">
              <w:r w:rsidRPr="00BA156B" w:rsidDel="00E94926">
                <w:rPr>
                  <w:rFonts w:cs="Times New Roman"/>
                  <w:color w:val="000000"/>
                  <w:lang w:val="es-PE"/>
                </w:rPr>
                <w:delText>sistema</w:delText>
              </w:r>
            </w:del>
            <w:ins w:id="601" w:author="Regina Casanova" w:date="2018-06-18T17:53:00Z">
              <w:r w:rsidR="00E94926">
                <w:rPr>
                  <w:rFonts w:cs="Times New Roman"/>
                  <w:color w:val="000000"/>
                  <w:lang w:val="es-PE"/>
                </w:rPr>
                <w:t>software</w:t>
              </w:r>
            </w:ins>
            <w:r w:rsidRPr="00BA156B">
              <w:rPr>
                <w:rFonts w:cs="Times New Roman"/>
                <w:color w:val="000000"/>
                <w:lang w:val="es-PE"/>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6D088EF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02" w:author="Regina Casanova" w:date="2018-06-18T17:53:00Z">
              <w:r w:rsidR="00ED4396" w:rsidRPr="00BA156B" w:rsidDel="00E94926">
                <w:rPr>
                  <w:rFonts w:cs="Times New Roman"/>
                  <w:color w:val="000000"/>
                  <w:lang w:val="es-PE"/>
                </w:rPr>
                <w:delText xml:space="preserve">sistema </w:delText>
              </w:r>
            </w:del>
            <w:ins w:id="603" w:author="Regina Casanova" w:date="2018-06-18T17:53:00Z">
              <w:r w:rsidR="00E94926">
                <w:rPr>
                  <w:rFonts w:cs="Times New Roman"/>
                  <w:color w:val="000000"/>
                  <w:lang w:val="es-PE"/>
                </w:rPr>
                <w:t>software</w:t>
              </w:r>
            </w:ins>
            <w:ins w:id="604" w:author="Regina Casanova" w:date="2018-06-18T17:37:00Z">
              <w:r w:rsidR="00234025">
                <w:rPr>
                  <w:rFonts w:cs="Times New Roman"/>
                  <w:color w:val="000000"/>
                  <w:lang w:val="es-PE"/>
                </w:rPr>
                <w:t xml:space="preserve"> </w:t>
              </w:r>
            </w:ins>
            <w:r w:rsidR="00ED4396" w:rsidRPr="00BA156B">
              <w:rPr>
                <w:rFonts w:cs="Times New Roman"/>
                <w:color w:val="000000"/>
                <w:lang w:val="es-PE"/>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11154506"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05" w:author="Regina Casanova" w:date="2018-06-18T17:53:00Z">
              <w:r w:rsidR="00ED4396" w:rsidRPr="00BA156B" w:rsidDel="00E94926">
                <w:rPr>
                  <w:rFonts w:cs="Times New Roman"/>
                  <w:color w:val="000000"/>
                  <w:lang w:val="es-PE"/>
                </w:rPr>
                <w:delText xml:space="preserve">sistema </w:delText>
              </w:r>
            </w:del>
            <w:ins w:id="606" w:author="Regina Casanova" w:date="2018-06-18T17:53:00Z">
              <w:r w:rsidR="00E94926">
                <w:rPr>
                  <w:rFonts w:cs="Times New Roman"/>
                  <w:color w:val="000000"/>
                  <w:lang w:val="es-PE"/>
                </w:rPr>
                <w:t>software</w:t>
              </w:r>
            </w:ins>
            <w:ins w:id="607" w:author="Regina Casanova" w:date="2018-06-18T17:37:00Z">
              <w:r w:rsidR="00234025">
                <w:rPr>
                  <w:rFonts w:cs="Times New Roman"/>
                  <w:color w:val="000000"/>
                  <w:lang w:val="es-PE"/>
                </w:rPr>
                <w:t xml:space="preserve"> </w:t>
              </w:r>
            </w:ins>
            <w:r w:rsidR="00ED4396" w:rsidRPr="00BA156B">
              <w:rPr>
                <w:rFonts w:cs="Times New Roman"/>
                <w:color w:val="000000"/>
                <w:lang w:val="es-PE"/>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36A7F10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08" w:author="Regina Casanova" w:date="2018-06-18T17:53:00Z">
              <w:r w:rsidR="00ED4396" w:rsidRPr="00BA156B" w:rsidDel="00E94926">
                <w:rPr>
                  <w:rFonts w:cs="Times New Roman"/>
                  <w:color w:val="000000"/>
                  <w:lang w:val="es-PE"/>
                </w:rPr>
                <w:delText xml:space="preserve">sistema </w:delText>
              </w:r>
            </w:del>
            <w:ins w:id="609" w:author="Regina Casanova" w:date="2018-06-18T17:53:00Z">
              <w:r w:rsidR="00E94926">
                <w:rPr>
                  <w:rFonts w:cs="Times New Roman"/>
                  <w:color w:val="000000"/>
                  <w:lang w:val="es-PE"/>
                </w:rPr>
                <w:t>software</w:t>
              </w:r>
            </w:ins>
            <w:ins w:id="610"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19A8B08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11" w:author="Regina Casanova" w:date="2018-06-18T17:53:00Z">
              <w:r w:rsidR="00ED4396" w:rsidRPr="00BA156B" w:rsidDel="00E94926">
                <w:rPr>
                  <w:rFonts w:cs="Times New Roman"/>
                  <w:color w:val="000000"/>
                  <w:lang w:val="es-PE"/>
                </w:rPr>
                <w:delText xml:space="preserve">sistema </w:delText>
              </w:r>
            </w:del>
            <w:ins w:id="612" w:author="Regina Casanova" w:date="2018-06-18T17:53:00Z">
              <w:r w:rsidR="00E94926">
                <w:rPr>
                  <w:rFonts w:cs="Times New Roman"/>
                  <w:color w:val="000000"/>
                  <w:lang w:val="es-PE"/>
                </w:rPr>
                <w:t>software</w:t>
              </w:r>
            </w:ins>
            <w:ins w:id="613"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0AAECF6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614" w:author="Regina Casanova" w:date="2018-06-18T17:53:00Z">
              <w:r w:rsidR="00ED4396" w:rsidRPr="00BA156B" w:rsidDel="00E94926">
                <w:rPr>
                  <w:rFonts w:cs="Times New Roman"/>
                  <w:color w:val="000000"/>
                  <w:lang w:val="es-PE"/>
                </w:rPr>
                <w:delText xml:space="preserve">sistema </w:delText>
              </w:r>
            </w:del>
            <w:ins w:id="615" w:author="Regina Casanova" w:date="2018-06-18T17:53:00Z">
              <w:r w:rsidR="00E94926">
                <w:rPr>
                  <w:rFonts w:cs="Times New Roman"/>
                  <w:color w:val="000000"/>
                  <w:lang w:val="es-PE"/>
                </w:rPr>
                <w:t>software</w:t>
              </w:r>
            </w:ins>
            <w:ins w:id="616"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35D4718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del w:id="617" w:author="Regina Casanova" w:date="2018-06-18T17:53:00Z">
              <w:r w:rsidRPr="00BA156B" w:rsidDel="00E94926">
                <w:rPr>
                  <w:rFonts w:cs="Times New Roman"/>
                  <w:color w:val="000000"/>
                  <w:lang w:val="es-PE"/>
                </w:rPr>
                <w:delText xml:space="preserve">sistema </w:delText>
              </w:r>
            </w:del>
            <w:ins w:id="618" w:author="Regina Casanova" w:date="2018-06-18T17:53:00Z">
              <w:r w:rsidR="00E94926">
                <w:rPr>
                  <w:rFonts w:cs="Times New Roman"/>
                  <w:color w:val="000000"/>
                  <w:lang w:val="es-PE"/>
                </w:rPr>
                <w:t>software</w:t>
              </w:r>
            </w:ins>
            <w:ins w:id="619" w:author="Regina Casanova" w:date="2018-06-18T17:36:00Z">
              <w:r w:rsidR="00234025">
                <w:rPr>
                  <w:rFonts w:cs="Times New Roman"/>
                  <w:color w:val="000000"/>
                  <w:lang w:val="es-PE"/>
                </w:rPr>
                <w:t xml:space="preserve"> </w:t>
              </w:r>
            </w:ins>
            <w:r w:rsidRPr="00BA156B">
              <w:rPr>
                <w:rFonts w:cs="Times New Roman"/>
                <w:color w:val="000000"/>
                <w:lang w:val="es-PE"/>
              </w:rPr>
              <w:t>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620" w:name="_Toc511166313"/>
      <w:r w:rsidRPr="008D23C7">
        <w:lastRenderedPageBreak/>
        <w:t>Reclasificación de la Tabla de Clasificación de Reclamos</w:t>
      </w:r>
      <w:bookmarkEnd w:id="620"/>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621" w:name="_Toc511166314"/>
      <w:r w:rsidRPr="00D756B8">
        <w:lastRenderedPageBreak/>
        <w:t>Fase de Diseño</w:t>
      </w:r>
      <w:bookmarkEnd w:id="621"/>
    </w:p>
    <w:p w14:paraId="04CA0BDA" w14:textId="493FEFE9" w:rsidR="008E0B0A" w:rsidRDefault="008E0B0A" w:rsidP="00842BF2">
      <w:pPr>
        <w:pStyle w:val="Texto"/>
        <w:rPr>
          <w:ins w:id="622" w:author="Regina Casanova" w:date="2018-06-20T12:03:00Z"/>
        </w:rPr>
      </w:pPr>
      <w:ins w:id="623" w:author="Regina Casanova" w:date="2018-06-20T12:03:00Z">
        <w:r>
          <w:t xml:space="preserve">Mientras se estaba armando la tabla de requerimientos, uno de los componentes de dicha tabla era </w:t>
        </w:r>
      </w:ins>
      <w:ins w:id="624" w:author="Regina Casanova" w:date="2018-06-20T12:04:00Z">
        <w:r>
          <w:t xml:space="preserve">colocar la característica de diseño que el investigador considerara que iba a poder resolver un requerimiento especifico. </w:t>
        </w:r>
      </w:ins>
      <w:ins w:id="625" w:author="Regina Casanova" w:date="2018-06-20T12:05:00Z">
        <w:r>
          <w:t xml:space="preserve">Estas características de diseño se propusieron considerando el </w:t>
        </w:r>
      </w:ins>
      <w:ins w:id="626" w:author="Regina Casanova" w:date="2018-06-20T12:06:00Z">
        <w:r>
          <w:t xml:space="preserve">tipo de </w:t>
        </w:r>
      </w:ins>
      <w:ins w:id="627" w:author="Regina Casanova" w:date="2018-06-20T12:05:00Z">
        <w:r>
          <w:t xml:space="preserve">usuario especifico </w:t>
        </w:r>
      </w:ins>
      <w:ins w:id="628" w:author="Regina Casanova" w:date="2018-06-20T12:06:00Z">
        <w:r>
          <w:t xml:space="preserve">que presentada cierta necesidad, en ciertos casos, se consideraron varios tipos de usuarios que tenían una necesidad igual o similar para cierta característica de diseño. </w:t>
        </w:r>
      </w:ins>
      <w:ins w:id="629" w:author="Regina Casanova" w:date="2018-06-20T12:04:00Z">
        <w:r>
          <w:t xml:space="preserve">Dichas </w:t>
        </w:r>
      </w:ins>
      <w:ins w:id="630" w:author="Regina Casanova" w:date="2018-06-20T12:05:00Z">
        <w:r>
          <w:t>características</w:t>
        </w:r>
      </w:ins>
      <w:ins w:id="631" w:author="Regina Casanova" w:date="2018-06-20T12:04:00Z">
        <w:r>
          <w:t xml:space="preserve"> </w:t>
        </w:r>
      </w:ins>
      <w:ins w:id="632" w:author="Regina Casanova" w:date="2018-06-20T12:05:00Z">
        <w:r>
          <w:t>de diseño se encuentran detalladas en la tabla de requerimientos antes presentada.</w:t>
        </w:r>
      </w:ins>
    </w:p>
    <w:p w14:paraId="5A3AA707" w14:textId="55DAD869" w:rsidR="007D7316" w:rsidRDefault="003E111A" w:rsidP="00842BF2">
      <w:pPr>
        <w:pStyle w:val="Texto"/>
        <w:rPr>
          <w:ins w:id="633" w:author="Regina Casanova" w:date="2018-06-20T12:44:00Z"/>
        </w:rPr>
      </w:pPr>
      <w:r w:rsidRPr="00BA156B">
        <w:t xml:space="preserve">Con los requerimientos del </w:t>
      </w:r>
      <w:del w:id="634" w:author="Regina Casanova" w:date="2018-06-18T17:53:00Z">
        <w:r w:rsidRPr="00BA156B" w:rsidDel="00E94926">
          <w:delText>sistema</w:delText>
        </w:r>
      </w:del>
      <w:ins w:id="635" w:author="Regina Casanova" w:date="2018-06-18T17:53:00Z">
        <w:r w:rsidR="00E94926">
          <w:t>software</w:t>
        </w:r>
      </w:ins>
      <w:r w:rsidRPr="00BA156B">
        <w:t xml:space="preserve"> identificados, se </w:t>
      </w:r>
      <w:r w:rsidR="00F931EE" w:rsidRPr="00BA156B">
        <w:t>pasó</w:t>
      </w:r>
      <w:r w:rsidRPr="00BA156B">
        <w:t xml:space="preserve"> a la fase de diseño</w:t>
      </w:r>
      <w:r w:rsidR="008B5507" w:rsidRPr="00BA156B">
        <w:t xml:space="preserve">. </w:t>
      </w:r>
      <w:ins w:id="636" w:author="Regina Casanova" w:date="2018-06-20T12:07:00Z">
        <w:r w:rsidR="008E0B0A">
          <w:t xml:space="preserve">En primer lugar, considerando características de diseño especifico por cada tipo de usuario, se </w:t>
        </w:r>
      </w:ins>
      <w:ins w:id="637" w:author="Regina Casanova" w:date="2018-06-20T12:12:00Z">
        <w:r w:rsidR="00CF573B">
          <w:t>delimitó que características de diseño implicaban varias pantallas dentro del software planteado.</w:t>
        </w:r>
      </w:ins>
      <w:ins w:id="638" w:author="Regina Casanova" w:date="2018-06-20T12:13:00Z">
        <w:r w:rsidR="00CF573B">
          <w:t xml:space="preserve"> Se </w:t>
        </w:r>
      </w:ins>
      <w:ins w:id="639" w:author="Regina Casanova" w:date="2018-06-20T12:21:00Z">
        <w:r w:rsidR="00CF573B">
          <w:t>consideró</w:t>
        </w:r>
      </w:ins>
      <w:ins w:id="640" w:author="Regina Casanova" w:date="2018-06-20T12:20:00Z">
        <w:r w:rsidR="00CF573B">
          <w:t xml:space="preserve"> la información solicitada por normativa para </w:t>
        </w:r>
      </w:ins>
      <w:ins w:id="641" w:author="Regina Casanova" w:date="2018-06-20T12:42:00Z">
        <w:r w:rsidR="007D7316">
          <w:t>el formulario de</w:t>
        </w:r>
      </w:ins>
      <w:ins w:id="642" w:author="Regina Casanova" w:date="2018-06-20T12:20:00Z">
        <w:r w:rsidR="00CF573B">
          <w:t xml:space="preserve"> un</w:t>
        </w:r>
      </w:ins>
      <w:ins w:id="643" w:author="Regina Casanova" w:date="2018-06-20T12:42:00Z">
        <w:r w:rsidR="007D7316">
          <w:t>a</w:t>
        </w:r>
      </w:ins>
      <w:ins w:id="644" w:author="Regina Casanova" w:date="2018-06-20T12:20:00Z">
        <w:r w:rsidR="00CF573B">
          <w:t xml:space="preserve"> </w:t>
        </w:r>
      </w:ins>
      <w:ins w:id="645" w:author="Regina Casanova" w:date="2018-06-20T12:42:00Z">
        <w:r w:rsidR="007D7316">
          <w:t>solicitud</w:t>
        </w:r>
      </w:ins>
      <w:ins w:id="646" w:author="Regina Casanova" w:date="2018-06-20T12:20:00Z">
        <w:r w:rsidR="00CF573B">
          <w:t xml:space="preserve"> y se </w:t>
        </w:r>
      </w:ins>
      <w:ins w:id="647" w:author="Regina Casanova" w:date="2018-06-20T12:23:00Z">
        <w:r w:rsidR="00CF573B">
          <w:t>dividió</w:t>
        </w:r>
      </w:ins>
      <w:ins w:id="648" w:author="Regina Casanova" w:date="2018-06-20T12:21:00Z">
        <w:r w:rsidR="00CF573B">
          <w:t xml:space="preserve"> e</w:t>
        </w:r>
      </w:ins>
      <w:ins w:id="649" w:author="Regina Casanova" w:date="2018-06-20T12:23:00Z">
        <w:r w:rsidR="00CF573B">
          <w:t>l</w:t>
        </w:r>
      </w:ins>
      <w:ins w:id="650" w:author="Regina Casanova" w:date="2018-06-20T12:21:00Z">
        <w:r w:rsidR="00CF573B">
          <w:t xml:space="preserve"> tipo de información solicitada para poder tener un formulario con </w:t>
        </w:r>
      </w:ins>
      <w:ins w:id="651" w:author="Regina Casanova" w:date="2018-06-20T12:23:00Z">
        <w:r w:rsidR="005E12DB">
          <w:t>3 p</w:t>
        </w:r>
      </w:ins>
      <w:ins w:id="652" w:author="Regina Casanova" w:date="2018-06-20T12:24:00Z">
        <w:r w:rsidR="005E12DB">
          <w:t>asos</w:t>
        </w:r>
      </w:ins>
      <w:ins w:id="653" w:author="Regina Casanova" w:date="2018-06-20T12:23:00Z">
        <w:r w:rsidR="005E12DB">
          <w:t xml:space="preserve"> donde cada paso pidiera información </w:t>
        </w:r>
      </w:ins>
      <w:ins w:id="654" w:author="Regina Casanova" w:date="2018-06-20T12:24:00Z">
        <w:r w:rsidR="005E12DB">
          <w:t>específica</w:t>
        </w:r>
      </w:ins>
      <w:ins w:id="655" w:author="Regina Casanova" w:date="2018-06-20T12:38:00Z">
        <w:r w:rsidR="007D7316">
          <w:t xml:space="preserve"> sobre lo ocurrido</w:t>
        </w:r>
      </w:ins>
      <w:ins w:id="656" w:author="Regina Casanova" w:date="2018-06-20T12:23:00Z">
        <w:r w:rsidR="005E12DB">
          <w:t>.</w:t>
        </w:r>
      </w:ins>
      <w:ins w:id="657" w:author="Regina Casanova" w:date="2018-06-20T12:38:00Z">
        <w:r w:rsidR="007D7316">
          <w:t xml:space="preserve"> </w:t>
        </w:r>
      </w:ins>
      <w:ins w:id="658" w:author="Regina Casanova" w:date="2018-06-20T12:59:00Z">
        <w:r w:rsidR="00F61885">
          <w:t xml:space="preserve">Esta vista iba a encontrarse disponible para gestores de IPRESS y ciudadanos, solo </w:t>
        </w:r>
      </w:ins>
      <w:ins w:id="659" w:author="Regina Casanova" w:date="2018-06-20T13:00:00Z">
        <w:r w:rsidR="00F61885">
          <w:t>diferenciándose</w:t>
        </w:r>
      </w:ins>
      <w:ins w:id="660" w:author="Regina Casanova" w:date="2018-06-20T12:59:00Z">
        <w:r w:rsidR="00F61885">
          <w:t xml:space="preserve"> </w:t>
        </w:r>
      </w:ins>
      <w:ins w:id="661" w:author="Regina Casanova" w:date="2018-06-20T13:00:00Z">
        <w:r w:rsidR="00F61885">
          <w:t xml:space="preserve">que los gestores de IPRESS no iban a poder seleccionar un establecimiento de salud diferente al que tuvieran asignados a su usuario. </w:t>
        </w:r>
      </w:ins>
      <w:ins w:id="662" w:author="Regina Casanova" w:date="2018-06-20T12:38:00Z">
        <w:r w:rsidR="007D7316">
          <w:t>Se delimit</w:t>
        </w:r>
      </w:ins>
      <w:ins w:id="663" w:author="Regina Casanova" w:date="2018-06-20T12:41:00Z">
        <w:r w:rsidR="007D7316">
          <w:t>ó</w:t>
        </w:r>
      </w:ins>
      <w:ins w:id="664" w:author="Regina Casanova" w:date="2018-06-20T12:38:00Z">
        <w:r w:rsidR="007D7316">
          <w:t xml:space="preserve"> de esta manera ya que </w:t>
        </w:r>
      </w:ins>
      <w:ins w:id="665" w:author="Regina Casanova" w:date="2018-06-20T12:40:00Z">
        <w:r w:rsidR="007D7316">
          <w:t xml:space="preserve">se pensó que </w:t>
        </w:r>
      </w:ins>
      <w:ins w:id="666" w:author="Regina Casanova" w:date="2018-06-20T12:41:00Z">
        <w:r w:rsidR="007D7316">
          <w:t>representaría</w:t>
        </w:r>
      </w:ins>
      <w:ins w:id="667" w:author="Regina Casanova" w:date="2018-06-20T12:40:00Z">
        <w:r w:rsidR="007D7316">
          <w:t xml:space="preserve"> una forma fluida en la que el </w:t>
        </w:r>
      </w:ins>
      <w:ins w:id="668" w:author="Regina Casanova" w:date="2018-06-20T12:41:00Z">
        <w:r w:rsidR="007D7316">
          <w:t>ciudadano solicitante pudiera colocar tanto información del suceso como suya</w:t>
        </w:r>
      </w:ins>
      <w:ins w:id="669" w:author="Regina Casanova" w:date="2018-06-20T12:42:00Z">
        <w:r w:rsidR="007D7316">
          <w:t xml:space="preserve"> para identificación.</w:t>
        </w:r>
      </w:ins>
      <w:ins w:id="670" w:author="Regina Casanova" w:date="2018-06-20T12:41:00Z">
        <w:r w:rsidR="007D7316">
          <w:t xml:space="preserve"> </w:t>
        </w:r>
      </w:ins>
      <w:ins w:id="671" w:author="Regina Casanova" w:date="2018-06-20T12:23:00Z">
        <w:r w:rsidR="005E12DB">
          <w:t xml:space="preserve"> La primera parte </w:t>
        </w:r>
      </w:ins>
      <w:ins w:id="672" w:author="Regina Casanova" w:date="2018-06-20T12:24:00Z">
        <w:r w:rsidR="005E12DB">
          <w:t>pedía</w:t>
        </w:r>
      </w:ins>
      <w:ins w:id="673" w:author="Regina Casanova" w:date="2018-06-20T12:23:00Z">
        <w:r w:rsidR="005E12DB">
          <w:t xml:space="preserve"> </w:t>
        </w:r>
      </w:ins>
      <w:ins w:id="674" w:author="Regina Casanova" w:date="2018-06-20T12:31:00Z">
        <w:r w:rsidR="005E12DB">
          <w:t xml:space="preserve">que tipo de solitud </w:t>
        </w:r>
      </w:ins>
      <w:ins w:id="675" w:author="Regina Casanova" w:date="2018-06-20T12:33:00Z">
        <w:r w:rsidR="005E12DB">
          <w:t xml:space="preserve">(consulta, reclamos o sugerencia) </w:t>
        </w:r>
      </w:ins>
      <w:ins w:id="676" w:author="Regina Casanova" w:date="2018-06-20T12:31:00Z">
        <w:r w:rsidR="005E12DB">
          <w:t>se iba a colocar</w:t>
        </w:r>
      </w:ins>
      <w:ins w:id="677" w:author="Regina Casanova" w:date="2018-06-20T12:33:00Z">
        <w:r w:rsidR="005E12DB">
          <w:t xml:space="preserve"> así como información del establecimiento de salud en que </w:t>
        </w:r>
      </w:ins>
      <w:ins w:id="678" w:author="Regina Casanova" w:date="2018-06-20T12:34:00Z">
        <w:r w:rsidR="005E12DB">
          <w:t>ocurrió</w:t>
        </w:r>
      </w:ins>
      <w:ins w:id="679" w:author="Regina Casanova" w:date="2018-06-20T12:33:00Z">
        <w:r w:rsidR="005E12DB">
          <w:t xml:space="preserve"> el hecho.</w:t>
        </w:r>
      </w:ins>
      <w:ins w:id="680" w:author="Regina Casanova" w:date="2018-06-20T12:34:00Z">
        <w:r w:rsidR="005E12DB" w:rsidRPr="005E12DB">
          <w:t xml:space="preserve"> </w:t>
        </w:r>
        <w:r w:rsidR="005E12DB">
          <w:t>El segundo paso pedía</w:t>
        </w:r>
      </w:ins>
      <w:ins w:id="681" w:author="Regina Casanova" w:date="2018-06-20T12:33:00Z">
        <w:r w:rsidR="005E12DB">
          <w:t xml:space="preserve"> </w:t>
        </w:r>
      </w:ins>
      <w:ins w:id="682" w:author="Regina Casanova" w:date="2018-06-20T12:24:00Z">
        <w:r w:rsidR="005E12DB">
          <w:t>información personal sobre la persona que estaba interponiendo</w:t>
        </w:r>
      </w:ins>
      <w:ins w:id="683" w:author="Regina Casanova" w:date="2018-06-20T12:31:00Z">
        <w:r w:rsidR="005E12DB">
          <w:t xml:space="preserve"> la solicitud</w:t>
        </w:r>
      </w:ins>
      <w:ins w:id="684" w:author="Regina Casanova" w:date="2018-06-20T12:24:00Z">
        <w:r w:rsidR="005E12DB">
          <w:t xml:space="preserve"> y, en </w:t>
        </w:r>
        <w:r w:rsidR="005E12DB">
          <w:lastRenderedPageBreak/>
          <w:t>caso ser necesario, la información de la persona afectada</w:t>
        </w:r>
      </w:ins>
      <w:ins w:id="685" w:author="Regina Casanova" w:date="2018-06-20T12:34:00Z">
        <w:r w:rsidR="005E12DB">
          <w:t xml:space="preserve"> </w:t>
        </w:r>
      </w:ins>
      <w:ins w:id="686" w:author="Regina Casanova" w:date="2018-06-20T12:36:00Z">
        <w:r w:rsidR="007D7316">
          <w:t>e</w:t>
        </w:r>
      </w:ins>
      <w:ins w:id="687" w:author="Regina Casanova" w:date="2018-06-20T12:25:00Z">
        <w:r w:rsidR="005E12DB">
          <w:t xml:space="preserve"> información acerca del hecho ocurrido. </w:t>
        </w:r>
      </w:ins>
      <w:ins w:id="688" w:author="Regina Casanova" w:date="2018-06-20T12:36:00Z">
        <w:r w:rsidR="007D7316">
          <w:t xml:space="preserve">El tercer paso solo </w:t>
        </w:r>
      </w:ins>
      <w:ins w:id="689" w:author="Regina Casanova" w:date="2018-06-20T12:38:00Z">
        <w:r w:rsidR="007D7316">
          <w:t>pedía</w:t>
        </w:r>
      </w:ins>
      <w:ins w:id="690" w:author="Regina Casanova" w:date="2018-06-20T12:36:00Z">
        <w:r w:rsidR="007D7316">
          <w:t xml:space="preserve"> información sobre como contactar a la persona que estaba interponiendo la solicitud. </w:t>
        </w:r>
      </w:ins>
      <w:ins w:id="691" w:author="Regina Casanova" w:date="2018-06-20T12:38:00Z">
        <w:r w:rsidR="007D7316">
          <w:t xml:space="preserve"> </w:t>
        </w:r>
      </w:ins>
      <w:ins w:id="692" w:author="Regina Casanova" w:date="2018-06-20T12:37:00Z">
        <w:r w:rsidR="007D7316">
          <w:t xml:space="preserve"> </w:t>
        </w:r>
      </w:ins>
      <w:ins w:id="693" w:author="Regina Casanova" w:date="2018-06-20T12:26:00Z">
        <w:r w:rsidR="005E12DB">
          <w:t xml:space="preserve">Posteriormente, se delimito que era necesario añadir 2 pasos adicionales, uno de resumen de lo interpuesto por el usuario para </w:t>
        </w:r>
      </w:ins>
      <w:ins w:id="694" w:author="Regina Casanova" w:date="2018-06-20T12:29:00Z">
        <w:r w:rsidR="005E12DB">
          <w:t xml:space="preserve">que pueda ser revisada </w:t>
        </w:r>
      </w:ins>
      <w:ins w:id="695" w:author="Regina Casanova" w:date="2018-06-20T12:30:00Z">
        <w:r w:rsidR="005E12DB">
          <w:t xml:space="preserve">y corregida en caso hubiera ocurrido un error y un paso de confirmación del </w:t>
        </w:r>
      </w:ins>
      <w:ins w:id="696" w:author="Regina Casanova" w:date="2018-06-20T12:31:00Z">
        <w:r w:rsidR="005E12DB">
          <w:t>envió</w:t>
        </w:r>
      </w:ins>
      <w:ins w:id="697" w:author="Regina Casanova" w:date="2018-06-20T12:30:00Z">
        <w:r w:rsidR="005E12DB">
          <w:t xml:space="preserve"> de la solicitud </w:t>
        </w:r>
      </w:ins>
      <w:ins w:id="698" w:author="Regina Casanova" w:date="2018-06-20T12:25:00Z">
        <w:r w:rsidR="005E12DB">
          <w:t xml:space="preserve"> </w:t>
        </w:r>
      </w:ins>
      <w:ins w:id="699" w:author="Regina Casanova" w:date="2018-06-20T12:31:00Z">
        <w:r w:rsidR="005E12DB">
          <w:t>con un numero de confirmación</w:t>
        </w:r>
      </w:ins>
      <w:ins w:id="700" w:author="Regina Casanova" w:date="2018-06-20T12:35:00Z">
        <w:r w:rsidR="007D7316">
          <w:t xml:space="preserve"> y el anuncio que se </w:t>
        </w:r>
      </w:ins>
      <w:ins w:id="701" w:author="Regina Casanova" w:date="2018-06-20T12:42:00Z">
        <w:r w:rsidR="007D7316">
          <w:t>envió</w:t>
        </w:r>
      </w:ins>
      <w:ins w:id="702" w:author="Regina Casanova" w:date="2018-06-20T12:35:00Z">
        <w:r w:rsidR="007D7316">
          <w:t xml:space="preserve"> una copia de la solicitud al correo electrónico</w:t>
        </w:r>
      </w:ins>
      <w:ins w:id="703" w:author="Regina Casanova" w:date="2018-06-20T12:31:00Z">
        <w:r w:rsidR="005E12DB">
          <w:t>.</w:t>
        </w:r>
      </w:ins>
      <w:ins w:id="704" w:author="Regina Casanova" w:date="2018-06-20T12:42:00Z">
        <w:r w:rsidR="007D7316">
          <w:t xml:space="preserve"> </w:t>
        </w:r>
      </w:ins>
      <w:ins w:id="705" w:author="Regina Casanova" w:date="2018-06-20T12:24:00Z">
        <w:r w:rsidR="005E12DB">
          <w:t xml:space="preserve"> </w:t>
        </w:r>
      </w:ins>
      <w:ins w:id="706" w:author="Regina Casanova" w:date="2018-06-20T12:43:00Z">
        <w:r w:rsidR="007D7316">
          <w:t>Ya que el componente principal de este software seria el formulario para colocar una solicitud, fue la característica de diseño m</w:t>
        </w:r>
        <w:r w:rsidR="001144DA">
          <w:t xml:space="preserve">ás elaborada y </w:t>
        </w:r>
      </w:ins>
      <w:ins w:id="707" w:author="Regina Casanova" w:date="2018-06-20T12:44:00Z">
        <w:r w:rsidR="001144DA">
          <w:t xml:space="preserve">detallada. </w:t>
        </w:r>
      </w:ins>
    </w:p>
    <w:p w14:paraId="71C6D80B" w14:textId="77777777" w:rsidR="001144DA" w:rsidRDefault="001144DA" w:rsidP="00842BF2">
      <w:pPr>
        <w:pStyle w:val="Texto"/>
        <w:rPr>
          <w:ins w:id="708" w:author="Regina Casanova" w:date="2018-06-20T12:52:00Z"/>
        </w:rPr>
      </w:pPr>
      <w:ins w:id="709" w:author="Regina Casanova" w:date="2018-06-20T12:44:00Z">
        <w:r>
          <w:t>Adicionalmente, el software debía permitir</w:t>
        </w:r>
      </w:ins>
      <w:ins w:id="710" w:author="Regina Casanova" w:date="2018-06-20T12:45:00Z">
        <w:r>
          <w:t>, dependiendo del tipo de usuario,</w:t>
        </w:r>
      </w:ins>
      <w:ins w:id="711" w:author="Regina Casanova" w:date="2018-06-20T12:44:00Z">
        <w:r>
          <w:t xml:space="preserve"> manejar y gestionar las solicitudes</w:t>
        </w:r>
      </w:ins>
      <w:ins w:id="712" w:author="Regina Casanova" w:date="2018-06-20T12:45:00Z">
        <w:r>
          <w:t xml:space="preserve">. Entonces se creó las pantallas de Gestión que iban a ser utilizadas solo por los usuarios gestores de IPRESS y por personal de SUSALUD, no iba a ser visible para los ciudadanos. </w:t>
        </w:r>
      </w:ins>
      <w:ins w:id="713" w:author="Regina Casanova" w:date="2018-06-20T12:46:00Z">
        <w:r>
          <w:t xml:space="preserve">En estas pantallas se </w:t>
        </w:r>
      </w:ins>
      <w:ins w:id="714" w:author="Regina Casanova" w:date="2018-06-20T12:47:00Z">
        <w:r>
          <w:t>podían</w:t>
        </w:r>
      </w:ins>
      <w:ins w:id="715" w:author="Regina Casanova" w:date="2018-06-20T12:46:00Z">
        <w:r>
          <w:t xml:space="preserve"> </w:t>
        </w:r>
      </w:ins>
      <w:ins w:id="716" w:author="Regina Casanova" w:date="2018-06-20T12:47:00Z">
        <w:r>
          <w:t xml:space="preserve">ver las solicitudes que se encontraran pendientes de solución y se podían agregar los diversos pasos realizados para poder llegar a una solución del mismo. En esta pantalla se </w:t>
        </w:r>
      </w:ins>
      <w:ins w:id="717" w:author="Regina Casanova" w:date="2018-06-20T12:48:00Z">
        <w:r>
          <w:t>utilizó</w:t>
        </w:r>
      </w:ins>
      <w:ins w:id="718" w:author="Regina Casanova" w:date="2018-06-20T12:47:00Z">
        <w:r>
          <w:t xml:space="preserve"> una semaforización de las solicitudes vigentes para poder identificar de forma </w:t>
        </w:r>
      </w:ins>
      <w:ins w:id="719" w:author="Regina Casanova" w:date="2018-06-20T12:48:00Z">
        <w:r>
          <w:t>rápida</w:t>
        </w:r>
      </w:ins>
      <w:ins w:id="720" w:author="Regina Casanova" w:date="2018-06-20T12:47:00Z">
        <w:r>
          <w:t xml:space="preserve"> </w:t>
        </w:r>
      </w:ins>
      <w:ins w:id="721" w:author="Regina Casanova" w:date="2018-06-20T12:48:00Z">
        <w:r>
          <w:t>y visual las solicitudes que se encontraban próximas a vencer el tiempo de 30 días hábiles para ser resueltas.</w:t>
        </w:r>
      </w:ins>
      <w:ins w:id="722"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723" w:author="Regina Casanova" w:date="2018-06-20T12:50:00Z">
        <w:r>
          <w:t>correspondía</w:t>
        </w:r>
      </w:ins>
      <w:ins w:id="724" w:author="Regina Casanova" w:date="2018-06-20T12:49:00Z">
        <w:r>
          <w:t xml:space="preserve"> dicho reclamo.</w:t>
        </w:r>
      </w:ins>
      <w:ins w:id="725" w:author="Regina Casanova" w:date="2018-06-20T12:50:00Z">
        <w:r>
          <w:t xml:space="preserve"> </w:t>
        </w:r>
      </w:ins>
      <w:ins w:id="726"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727" w:author="Regina Casanova" w:date="2018-06-20T12:34:00Z"/>
        </w:rPr>
      </w:pPr>
      <w:ins w:id="728" w:author="Regina Casanova" w:date="2018-06-20T12:52:00Z">
        <w:r>
          <w:lastRenderedPageBreak/>
          <w:t>Otras pantallas planteadas fueron las de ‘Solicitudes Vigentes’ e ‘</w:t>
        </w:r>
      </w:ins>
      <w:ins w:id="729" w:author="Regina Casanova" w:date="2018-06-20T12:53:00Z">
        <w:r>
          <w:t>Histórico</w:t>
        </w:r>
      </w:ins>
      <w:ins w:id="730" w:author="Regina Casanova" w:date="2018-06-20T12:52:00Z">
        <w:r>
          <w:t xml:space="preserve"> de Solicitudes’</w:t>
        </w:r>
      </w:ins>
      <w:ins w:id="731" w:author="Regina Casanova" w:date="2018-06-20T12:58:00Z">
        <w:r w:rsidR="00F61885">
          <w:t>. Estas pantallas solo iban a encontrarse disponibles para gestores de IPRESS y personal de SUSALUD y</w:t>
        </w:r>
      </w:ins>
      <w:ins w:id="732" w:author="Regina Casanova" w:date="2018-06-20T12:52:00Z">
        <w:r>
          <w:t xml:space="preserve"> en ellas se podían exclusivamente visualizar los reclamos </w:t>
        </w:r>
      </w:ins>
      <w:ins w:id="733" w:author="Regina Casanova" w:date="2018-06-20T12:51:00Z">
        <w:r>
          <w:t xml:space="preserve">vigentes </w:t>
        </w:r>
      </w:ins>
      <w:ins w:id="734" w:author="Regina Casanova" w:date="2018-06-20T12:53:00Z">
        <w:r>
          <w:t xml:space="preserve">que no habían sido resueltos todavía y los que ya habían sido resueltos respectivamente. En ambas pantallas se podría visualizar </w:t>
        </w:r>
      </w:ins>
      <w:ins w:id="735" w:author="Regina Casanova" w:date="2018-06-20T12:54:00Z">
        <w:r w:rsidR="00F61885">
          <w:t xml:space="preserve">cuando y cuáles fueron </w:t>
        </w:r>
      </w:ins>
      <w:ins w:id="736" w:author="Regina Casanova" w:date="2018-06-20T12:53:00Z">
        <w:r>
          <w:t>los pasos realizados para encontrar una soluci</w:t>
        </w:r>
      </w:ins>
      <w:ins w:id="737" w:author="Regina Casanova" w:date="2018-06-20T12:54:00Z">
        <w:r w:rsidR="00F61885">
          <w:t xml:space="preserve">ón a la solicitud. </w:t>
        </w:r>
      </w:ins>
      <w:ins w:id="738" w:author="Regina Casanova" w:date="2018-06-20T12:55:00Z">
        <w:r w:rsidR="00F61885">
          <w:t xml:space="preserve">Estos pasos iban a poder ser impresos, descargados y enviados a un correo </w:t>
        </w:r>
      </w:ins>
      <w:ins w:id="739" w:author="Regina Casanova" w:date="2018-06-20T12:56:00Z">
        <w:r w:rsidR="00F61885">
          <w:t>electrónico</w:t>
        </w:r>
      </w:ins>
      <w:ins w:id="740" w:author="Regina Casanova" w:date="2018-06-20T12:55:00Z">
        <w:r w:rsidR="00F61885">
          <w:t>.</w:t>
        </w:r>
      </w:ins>
      <w:ins w:id="741" w:author="Regina Casanova" w:date="2018-06-20T12:56:00Z">
        <w:r w:rsidR="00F61885">
          <w:t xml:space="preserve"> </w:t>
        </w:r>
      </w:ins>
      <w:ins w:id="742" w:author="Regina Casanova" w:date="2018-06-20T12:55:00Z">
        <w:r w:rsidR="00F61885">
          <w:t>También</w:t>
        </w:r>
      </w:ins>
      <w:ins w:id="743" w:author="Regina Casanova" w:date="2018-06-20T12:54:00Z">
        <w:r w:rsidR="00F61885">
          <w:t xml:space="preserve"> se les incluyo una pantalla adicional que permitiera realizar filtros en donde se iba a poder obtener m</w:t>
        </w:r>
      </w:ins>
      <w:ins w:id="744" w:author="Regina Casanova" w:date="2018-06-20T12:55:00Z">
        <w:r w:rsidR="00F61885">
          <w:t xml:space="preserve">ás detallada para la realización de reportes. </w:t>
        </w:r>
      </w:ins>
      <w:ins w:id="745" w:author="Regina Casanova" w:date="2018-06-20T12:56:00Z">
        <w:r w:rsidR="00F61885">
          <w:t>En el caso exclusivo del tipo de usuarios de ciudadanos, se iba a colocar una versi</w:t>
        </w:r>
      </w:ins>
      <w:ins w:id="746"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747" w:author="Regina Casanova" w:date="2018-06-20T13:01:00Z"/>
        </w:rPr>
      </w:pPr>
      <w:ins w:id="748" w:author="Regina Casanova" w:date="2018-06-20T13:02:00Z">
        <w:r>
          <w:t>P</w:t>
        </w:r>
      </w:ins>
      <w:ins w:id="749" w:author="Regina Casanova" w:date="2018-06-20T12:56:00Z">
        <w:r>
          <w:t xml:space="preserve">ara la característica de diseño de estadísticas </w:t>
        </w:r>
      </w:ins>
      <w:ins w:id="750" w:author="Regina Casanova" w:date="2018-06-20T12:58:00Z">
        <w:r>
          <w:t xml:space="preserve">se vio necesaria </w:t>
        </w:r>
      </w:ins>
      <w:ins w:id="751" w:author="Regina Casanova" w:date="2018-06-20T13:02:00Z">
        <w:r>
          <w:t xml:space="preserve">la creación de dos pantallas que iban a encontrarse disponibles </w:t>
        </w:r>
      </w:ins>
      <w:ins w:id="752" w:author="Regina Casanova" w:date="2018-06-20T12:58:00Z">
        <w:r>
          <w:t xml:space="preserve">para todos los tipos de usuarios </w:t>
        </w:r>
      </w:ins>
      <w:ins w:id="753" w:author="Regina Casanova" w:date="2018-06-20T13:02:00Z">
        <w:r>
          <w:t>en donde pudieran ver estadísticas de un</w:t>
        </w:r>
      </w:ins>
      <w:ins w:id="754" w:author="Regina Casanova" w:date="2018-06-20T13:04:00Z">
        <w:r>
          <w:t xml:space="preserve"> establecimiento de salud</w:t>
        </w:r>
      </w:ins>
      <w:ins w:id="755" w:author="Regina Casanova" w:date="2018-06-20T13:02:00Z">
        <w:r>
          <w:t xml:space="preserve"> en </w:t>
        </w:r>
      </w:ins>
      <w:ins w:id="756" w:author="Regina Casanova" w:date="2018-06-20T13:04:00Z">
        <w:r>
          <w:t>específico</w:t>
        </w:r>
      </w:ins>
      <w:ins w:id="757" w:author="Regina Casanova" w:date="2018-06-20T13:02:00Z">
        <w:r>
          <w:t xml:space="preserve"> o realizar filtros a nivel nacional, regional o distrital donde pudieran ver </w:t>
        </w:r>
      </w:ins>
      <w:ins w:id="758" w:author="Regina Casanova" w:date="2018-06-20T13:03:00Z">
        <w:r>
          <w:t>estadísticas</w:t>
        </w:r>
      </w:ins>
      <w:ins w:id="759" w:author="Regina Casanova" w:date="2018-06-20T13:02:00Z">
        <w:r>
          <w:t xml:space="preserve"> </w:t>
        </w:r>
      </w:ins>
      <w:ins w:id="760" w:author="Regina Casanova" w:date="2018-06-20T13:03:00Z">
        <w:r>
          <w:t xml:space="preserve">de diversos establecimientos de salud con el fin que los ciudadanos pudieran tomar decisiones sobre donde les </w:t>
        </w:r>
      </w:ins>
      <w:ins w:id="761" w:author="Regina Casanova" w:date="2018-06-20T13:04:00Z">
        <w:r>
          <w:t>convenía</w:t>
        </w:r>
      </w:ins>
      <w:ins w:id="762" w:author="Regina Casanova" w:date="2018-06-20T13:03:00Z">
        <w:r>
          <w:t xml:space="preserve"> buscar atención </w:t>
        </w:r>
      </w:ins>
      <w:ins w:id="763" w:author="Regina Casanova" w:date="2018-06-20T13:04:00Z">
        <w:r w:rsidR="00F37427">
          <w:t>médica</w:t>
        </w:r>
      </w:ins>
      <w:ins w:id="764" w:author="Regina Casanova" w:date="2018-06-20T13:03:00Z">
        <w:r>
          <w:t xml:space="preserve"> y para el personal de SUSALUD, poder decidir donde era necesaria una fiscalizaci</w:t>
        </w:r>
      </w:ins>
      <w:ins w:id="765" w:author="Regina Casanova" w:date="2018-06-20T13:04:00Z">
        <w:r>
          <w:t xml:space="preserve">ón. En el caso de los gestores de IPRESS, </w:t>
        </w:r>
        <w:r w:rsidR="00F37427">
          <w:t xml:space="preserve">solo iban a poder visualizar estadísticas de la misma IPRESS para poder encontrar en </w:t>
        </w:r>
      </w:ins>
      <w:ins w:id="766" w:author="Regina Casanova" w:date="2018-06-20T13:05:00Z">
        <w:r w:rsidR="00F37427">
          <w:t>qué</w:t>
        </w:r>
      </w:ins>
      <w:ins w:id="767" w:author="Regina Casanova" w:date="2018-06-20T13:04:00Z">
        <w:r w:rsidR="00F37427">
          <w:t xml:space="preserve"> </w:t>
        </w:r>
      </w:ins>
      <w:ins w:id="768" w:author="Regina Casanova" w:date="2018-06-20T13:05:00Z">
        <w:r w:rsidR="00F37427">
          <w:t>áreas</w:t>
        </w:r>
      </w:ins>
      <w:ins w:id="769" w:author="Regina Casanova" w:date="2018-06-20T13:04:00Z">
        <w:r w:rsidR="00F37427">
          <w:t xml:space="preserve"> </w:t>
        </w:r>
      </w:ins>
      <w:ins w:id="770" w:author="Regina Casanova" w:date="2018-06-20T13:05:00Z">
        <w:r w:rsidR="00F37427">
          <w:t xml:space="preserve">era prioritario realizar proyectos de mejora. </w:t>
        </w:r>
      </w:ins>
    </w:p>
    <w:p w14:paraId="47AD0D7F" w14:textId="03E05929" w:rsidR="00F61885" w:rsidRDefault="00F61885" w:rsidP="00842BF2">
      <w:pPr>
        <w:pStyle w:val="Texto"/>
        <w:rPr>
          <w:ins w:id="771" w:author="Regina Casanova" w:date="2018-06-20T13:14:00Z"/>
        </w:rPr>
      </w:pPr>
      <w:ins w:id="772" w:author="Regina Casanova" w:date="2018-06-20T13:01:00Z">
        <w:r>
          <w:t xml:space="preserve">Finalmente, </w:t>
        </w:r>
      </w:ins>
      <w:ins w:id="773" w:author="Regina Casanova" w:date="2018-06-20T13:06:00Z">
        <w:r w:rsidR="00F37427">
          <w:t xml:space="preserve">se vio necesaria la creación de dos tipos de </w:t>
        </w:r>
      </w:ins>
      <w:ins w:id="774" w:author="Regina Casanova" w:date="2018-06-20T13:07:00Z">
        <w:r w:rsidR="00F37427">
          <w:t>páginas</w:t>
        </w:r>
      </w:ins>
      <w:ins w:id="775" w:author="Regina Casanova" w:date="2018-06-20T13:06:00Z">
        <w:r w:rsidR="00F37427">
          <w:t xml:space="preserve"> de ingreso, una para los ciudadanos donde se tenían que identificar con su </w:t>
        </w:r>
      </w:ins>
      <w:ins w:id="776" w:author="Regina Casanova" w:date="2018-06-20T13:07:00Z">
        <w:r w:rsidR="00F37427">
          <w:t>número</w:t>
        </w:r>
      </w:ins>
      <w:ins w:id="777" w:author="Regina Casanova" w:date="2018-06-20T13:06:00Z">
        <w:r w:rsidR="00F37427">
          <w:t xml:space="preserve"> de Documento </w:t>
        </w:r>
        <w:r w:rsidR="00F37427">
          <w:lastRenderedPageBreak/>
          <w:t>Nacional de Identidad</w:t>
        </w:r>
      </w:ins>
      <w:ins w:id="778" w:author="Regina Casanova" w:date="2018-06-20T13:12:00Z">
        <w:r w:rsidR="00F37427">
          <w:t xml:space="preserve"> (DNI)</w:t>
        </w:r>
      </w:ins>
      <w:ins w:id="779" w:author="Regina Casanova" w:date="2018-06-20T13:06:00Z">
        <w:r w:rsidR="00F37427">
          <w:t xml:space="preserve"> y se iba a validar dicho numero colocando la fecha de su nacimiento. </w:t>
        </w:r>
      </w:ins>
      <w:ins w:id="780" w:author="Regina Casanova" w:date="2018-06-20T13:07:00Z">
        <w:r w:rsidR="00F37427">
          <w:t xml:space="preserve">Esto se hizo </w:t>
        </w:r>
      </w:ins>
      <w:ins w:id="781" w:author="Regina Casanova" w:date="2018-06-20T13:12:00Z">
        <w:r w:rsidR="00F37427">
          <w:t xml:space="preserve">como una forma de protección para evitar que un ciudadano pueda anteponer varias solicitudes pidiendo lo mismo utilizando diferentes DNIs. En el caso de gestores de IPRESS y personal de SUSALUD, se hizo una </w:t>
        </w:r>
      </w:ins>
      <w:ins w:id="782" w:author="Regina Casanova" w:date="2018-06-20T13:13:00Z">
        <w:r w:rsidR="00F37427">
          <w:t>página</w:t>
        </w:r>
      </w:ins>
      <w:ins w:id="783"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784" w:author="Regina Casanova" w:date="2018-06-20T13:15:00Z"/>
        </w:rPr>
      </w:pPr>
      <w:ins w:id="785" w:author="Regina Casanova" w:date="2018-06-20T13:15:00Z">
        <w:r>
          <w:t xml:space="preserve">Cabe resaltar que en esta parte, algunos requerimientos que se encuentran detallados en la tabla de requerimientos no fueron considerados para las primeras versiones del prototipo. </w:t>
        </w:r>
      </w:ins>
      <w:ins w:id="786" w:author="Regina Casanova" w:date="2018-06-20T13:16:00Z">
        <w:r>
          <w:t xml:space="preserve">Estos requerimientos eran los correspondientes a diferentes lenguajes con los que </w:t>
        </w:r>
      </w:ins>
      <w:ins w:id="787" w:author="Regina Casanova" w:date="2018-06-20T13:17:00Z">
        <w:r>
          <w:t>debería</w:t>
        </w:r>
      </w:ins>
      <w:ins w:id="788" w:author="Regina Casanova" w:date="2018-06-20T13:16:00Z">
        <w:r>
          <w:t xml:space="preserve"> contar el software</w:t>
        </w:r>
      </w:ins>
      <w:ins w:id="789" w:author="Regina Casanova" w:date="2018-06-20T13:17:00Z">
        <w:r>
          <w:t xml:space="preserve"> o</w:t>
        </w:r>
      </w:ins>
      <w:ins w:id="790" w:author="Regina Casanova" w:date="2018-06-20T13:16:00Z">
        <w:r>
          <w:t xml:space="preserve"> </w:t>
        </w:r>
      </w:ins>
      <w:ins w:id="791" w:author="Regina Casanova" w:date="2018-06-20T13:18:00Z">
        <w:r>
          <w:t>periodicidad</w:t>
        </w:r>
      </w:ins>
      <w:ins w:id="792" w:author="Regina Casanova" w:date="2018-06-20T13:16:00Z">
        <w:r>
          <w:t xml:space="preserve"> de un </w:t>
        </w:r>
      </w:ins>
      <w:ins w:id="793" w:author="Regina Casanova" w:date="2018-06-20T13:17:00Z">
        <w:r>
          <w:t>respaldo de la información almacenada dentro del software.</w:t>
        </w:r>
      </w:ins>
      <w:ins w:id="794" w:author="Regina Casanova" w:date="2018-06-20T13:18:00Z">
        <w:r>
          <w:t xml:space="preserve"> Ellos no fueron considerados ya que el alcance de este proyecto </w:t>
        </w:r>
      </w:ins>
      <w:ins w:id="795" w:author="Regina Casanova" w:date="2018-06-20T13:19:00Z">
        <w:r>
          <w:t>era menor a esos detalles que son de importancia para la implementación del software mas no para la ideación del diseño del mismo.</w:t>
        </w:r>
      </w:ins>
    </w:p>
    <w:p w14:paraId="6B807925" w14:textId="2265E012" w:rsidR="007A411A" w:rsidRPr="00BA156B" w:rsidRDefault="00331B1D" w:rsidP="00842BF2">
      <w:pPr>
        <w:pStyle w:val="Texto"/>
      </w:pPr>
      <w:ins w:id="796" w:author="Regina Casanova" w:date="2018-06-20T13:14:00Z">
        <w:r>
          <w:t xml:space="preserve">Con estas características de diseño </w:t>
        </w:r>
      </w:ins>
      <w:ins w:id="797" w:author="Regina Casanova" w:date="2018-06-20T13:21:00Z">
        <w:r w:rsidR="009D6532">
          <w:t xml:space="preserve">definidas en pantallas a diseñarse, se </w:t>
        </w:r>
      </w:ins>
      <w:del w:id="798" w:author="Regina Casanova" w:date="2018-06-20T13:21:00Z">
        <w:r w:rsidR="003E111A" w:rsidRPr="00BA156B" w:rsidDel="009D6532">
          <w:delText>P</w:delText>
        </w:r>
        <w:r w:rsidR="008D3E42" w:rsidRPr="00BA156B" w:rsidDel="009D6532">
          <w:delText xml:space="preserve">rimero se </w:delText>
        </w:r>
      </w:del>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799" w:author="Regina Casanova" w:date="2018-06-18T17:53:00Z">
        <w:r w:rsidR="00B561E1" w:rsidRPr="00BA156B" w:rsidDel="00E94926">
          <w:delText>sistema</w:delText>
        </w:r>
      </w:del>
      <w:ins w:id="800"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ins w:id="801" w:author="Regina Casanova" w:date="2018-06-20T13:21:00Z">
        <w:r w:rsidR="009D6532">
          <w:t>s los</w:t>
        </w:r>
      </w:ins>
      <w:del w:id="802" w:author="Regina Casanova" w:date="2018-06-20T13:21:00Z">
        <w:r w:rsidR="00766B86" w:rsidRPr="00BA156B" w:rsidDel="009D6532">
          <w:delText xml:space="preserve"> el</w:delText>
        </w:r>
      </w:del>
      <w:r w:rsidR="00766B86" w:rsidRPr="00BA156B">
        <w:t xml:space="preserve"> flujo</w:t>
      </w:r>
      <w:ins w:id="803" w:author="Regina Casanova" w:date="2018-06-20T13:21:00Z">
        <w:r w:rsidR="009D6532">
          <w:t>s</w:t>
        </w:r>
      </w:ins>
      <w:r w:rsidR="00766B86" w:rsidRPr="00BA156B">
        <w:t xml:space="preserve"> a seguir en</w:t>
      </w:r>
      <w:r w:rsidR="00B92B5C" w:rsidRPr="00BA156B">
        <w:t xml:space="preserve"> cada tipo d</w:t>
      </w:r>
      <w:r w:rsidR="00D5095B" w:rsidRPr="00BA156B">
        <w:t xml:space="preserve">e usuario en el </w:t>
      </w:r>
      <w:del w:id="804" w:author="Regina Casanova" w:date="2018-06-18T17:53:00Z">
        <w:r w:rsidR="00D5095B" w:rsidRPr="00BA156B" w:rsidDel="00E94926">
          <w:delText>sistema</w:delText>
        </w:r>
      </w:del>
      <w:ins w:id="805"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ins w:id="806" w:author="Regina Casanova" w:date="2018-06-20T13:22:00Z">
        <w:r w:rsidR="009D6532">
          <w:t>características de diseño antes planteadas</w:t>
        </w:r>
      </w:ins>
      <w:del w:id="807" w:author="Regina Casanova" w:date="2018-06-20T13:21:00Z">
        <w:r w:rsidR="001F439D" w:rsidRPr="00BA156B" w:rsidDel="009D6532">
          <w:delText>tareas</w:delText>
        </w:r>
      </w:del>
      <w:del w:id="808" w:author="Regina Casanova" w:date="2018-06-20T13:22:00Z">
        <w:r w:rsidR="001F439D" w:rsidRPr="00BA156B" w:rsidDel="009D6532">
          <w:delText xml:space="preserve"> de todos los usuarios</w:delText>
        </w:r>
      </w:del>
      <w:r w:rsidR="001F439D" w:rsidRPr="00BA156B">
        <w:t>.</w:t>
      </w:r>
      <w:del w:id="809"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ins w:id="810" w:author="Regina Casanova" w:date="2018-06-20T13:22:00Z">
        <w:r w:rsidR="009D6532">
          <w:t>objetivos</w:t>
        </w:r>
      </w:ins>
      <w:del w:id="811"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r w:rsidRPr="00160297">
        <w:t>Login</w:t>
      </w:r>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160297">
        <w:t>Login</w:t>
      </w:r>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r w:rsidRPr="00160297">
        <w:t>Login</w:t>
      </w:r>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160297">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812" w:author="Regina Casanova" w:date="2018-06-18T17:53:00Z">
        <w:r w:rsidR="00A901F3" w:rsidRPr="00BA156B" w:rsidDel="00E94926">
          <w:delText>sistema</w:delText>
        </w:r>
      </w:del>
      <w:ins w:id="813" w:author="Regina Casanova" w:date="2018-06-18T17:53:00Z">
        <w:r w:rsidR="00E94926">
          <w:t>software</w:t>
        </w:r>
      </w:ins>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550DB5"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814" w:name="_Toc511166315"/>
      <w:r w:rsidRPr="00BA156B">
        <w:rPr>
          <w:lang w:val="es-PE"/>
        </w:rPr>
        <w:t>Fase de Pruebas</w:t>
      </w:r>
      <w:bookmarkEnd w:id="814"/>
    </w:p>
    <w:p w14:paraId="7B1CAEE0" w14:textId="2BD1ADF1"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del w:id="815" w:author="Regina Casanova" w:date="2018-06-20T17:01:00Z">
        <w:r w:rsidRPr="00BA156B" w:rsidDel="00C556E9">
          <w:delText>Adicionalmente</w:delText>
        </w:r>
      </w:del>
      <w:ins w:id="816" w:author="Regina Casanova" w:date="2018-06-20T17:01:00Z">
        <w:r w:rsidR="00C556E9">
          <w:t>En su lugar</w:t>
        </w:r>
      </w:ins>
      <w:r w:rsidRPr="00BA156B">
        <w:t xml:space="preserve">, se entrevistaron a 5 personas </w:t>
      </w:r>
      <w:ins w:id="817" w:author="Regina Casanova" w:date="2018-06-20T17:01:00Z">
        <w:r w:rsidR="00C556E9">
          <w:t>extra</w:t>
        </w:r>
      </w:ins>
      <w:del w:id="818"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819"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820" w:author="Regina Casanova" w:date="2018-06-21T21:01:00Z"/>
        </w:rPr>
      </w:pPr>
      <w:ins w:id="821" w:author="Regina Casanova" w:date="2018-06-21T20:44:00Z">
        <w:r>
          <w:t xml:space="preserve">El personal de SUSALUD </w:t>
        </w:r>
      </w:ins>
      <w:ins w:id="822" w:author="Regina Casanova" w:date="2018-06-21T20:45:00Z">
        <w:r>
          <w:t xml:space="preserve">realizaron las tareas indicadas de la manera en que el investigador planteo en un inicio. Dieron comentarios acerca de cómo podía mejorarse </w:t>
        </w:r>
      </w:ins>
      <w:ins w:id="823" w:author="Regina Casanova" w:date="2018-06-21T20:46:00Z">
        <w:r>
          <w:t>agrupándose</w:t>
        </w:r>
      </w:ins>
      <w:ins w:id="824" w:author="Regina Casanova" w:date="2018-06-21T20:45:00Z">
        <w:r>
          <w:t xml:space="preserve"> </w:t>
        </w:r>
      </w:ins>
      <w:ins w:id="825"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826" w:author="Regina Casanova" w:date="2018-06-21T20:47:00Z">
        <w:r w:rsidR="007C0DFF">
          <w:t xml:space="preserve">ón inicial que se había colocado, era por el uso de la palabra “Vigente” de forma repetitiva en dos sección distintas del prototipo. Mencionaron que, en el caso de solicitudes </w:t>
        </w:r>
      </w:ins>
      <w:ins w:id="827" w:author="Regina Casanova" w:date="2018-06-21T20:48:00Z">
        <w:r w:rsidR="007C0DFF">
          <w:t>erróneamente</w:t>
        </w:r>
      </w:ins>
      <w:ins w:id="828" w:author="Regina Casanova" w:date="2018-06-21T20:47:00Z">
        <w:r w:rsidR="007C0DFF">
          <w:t xml:space="preserve"> </w:t>
        </w:r>
      </w:ins>
      <w:ins w:id="829" w:author="Regina Casanova" w:date="2018-06-21T20:48:00Z">
        <w:r w:rsidR="007C0DFF">
          <w:t>colocadas en cierto establecimiento de salud,</w:t>
        </w:r>
      </w:ins>
      <w:ins w:id="830" w:author="Regina Casanova" w:date="2018-06-21T20:47:00Z">
        <w:r w:rsidR="007C0DFF">
          <w:t xml:space="preserve"> </w:t>
        </w:r>
      </w:ins>
      <w:ins w:id="831" w:author="Regina Casanova" w:date="2018-06-21T20:48:00Z">
        <w:r w:rsidR="007C0DFF">
          <w:t>sería</w:t>
        </w:r>
      </w:ins>
      <w:ins w:id="832" w:author="Regina Casanova" w:date="2018-06-21T20:47:00Z">
        <w:r w:rsidR="007C0DFF">
          <w:t xml:space="preserve"> adecuado poder derivar de manera rápida y sencilla</w:t>
        </w:r>
      </w:ins>
      <w:ins w:id="833" w:author="Regina Casanova" w:date="2018-06-21T20:48:00Z">
        <w:r w:rsidR="007C0DFF">
          <w:t xml:space="preserve"> al establecimiento correcto. Sobre el estado de “Apelado”</w:t>
        </w:r>
      </w:ins>
      <w:ins w:id="834" w:author="Regina Casanova" w:date="2018-06-21T20:49:00Z">
        <w:r w:rsidR="007C0DFF">
          <w:t xml:space="preserve"> </w:t>
        </w:r>
      </w:ins>
      <w:ins w:id="835" w:author="Regina Casanova" w:date="2018-06-21T20:48:00Z">
        <w:r w:rsidR="007C0DFF">
          <w:t xml:space="preserve">les </w:t>
        </w:r>
      </w:ins>
      <w:ins w:id="836" w:author="Regina Casanova" w:date="2018-06-21T20:49:00Z">
        <w:r w:rsidR="007C0DFF">
          <w:t>pareció</w:t>
        </w:r>
      </w:ins>
      <w:ins w:id="837" w:author="Regina Casanova" w:date="2018-06-21T20:48:00Z">
        <w:r w:rsidR="007C0DFF">
          <w:t xml:space="preserve"> una </w:t>
        </w:r>
      </w:ins>
      <w:ins w:id="838" w:author="Regina Casanova" w:date="2018-06-21T20:49:00Z">
        <w:r w:rsidR="007C0DFF">
          <w:t xml:space="preserve">interesante en la que SUSALUD podía ser partícipe del proceso, sin tener que estar guiando a la IPRESS en todo momento. En un caso con el personal de SUSALUD, no se </w:t>
        </w:r>
      </w:ins>
      <w:ins w:id="839" w:author="Regina Casanova" w:date="2018-06-21T20:53:00Z">
        <w:r w:rsidR="007C0DFF">
          <w:t>comprendió</w:t>
        </w:r>
      </w:ins>
      <w:ins w:id="840" w:author="Regina Casanova" w:date="2018-06-21T20:49:00Z">
        <w:r w:rsidR="001E2FF3">
          <w:t xml:space="preserve"> bien </w:t>
        </w:r>
      </w:ins>
      <w:ins w:id="841" w:author="Regina Casanova" w:date="2018-06-21T21:01:00Z">
        <w:r w:rsidR="001E2FF3">
          <w:t>la semaforización</w:t>
        </w:r>
      </w:ins>
      <w:ins w:id="842" w:author="Regina Casanova" w:date="2018-06-21T20:50:00Z">
        <w:r w:rsidR="007C0DFF">
          <w:t xml:space="preserve"> de los reclamos, ya que pensó que se </w:t>
        </w:r>
      </w:ins>
      <w:ins w:id="843" w:author="Regina Casanova" w:date="2018-06-21T20:53:00Z">
        <w:r w:rsidR="007C0DFF">
          <w:t>atribuía</w:t>
        </w:r>
      </w:ins>
      <w:ins w:id="844" w:author="Regina Casanova" w:date="2018-06-21T20:50:00Z">
        <w:r w:rsidR="007C0DFF">
          <w:t xml:space="preserve"> a de lo más sencillo a lo más difícil de resolver. Sin embargo, una vez explicado, explico que le parecía una buena forma de llamar la atención a los reclamos que necesitan m</w:t>
        </w:r>
      </w:ins>
      <w:ins w:id="845"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846" w:author="Regina Casanova" w:date="2018-06-21T20:52:00Z">
        <w:r w:rsidR="007C0DFF">
          <w:t xml:space="preserve">ón de reclamos que se encontraba en ese momento en revisión y por ello preferían no opinar. Sobre colocar la palabra “Solicitudes” en el </w:t>
        </w:r>
      </w:ins>
      <w:ins w:id="847" w:author="Regina Casanova" w:date="2018-06-21T20:53:00Z">
        <w:r w:rsidR="007C0DFF">
          <w:t>título</w:t>
        </w:r>
      </w:ins>
      <w:ins w:id="848" w:author="Regina Casanova" w:date="2018-06-21T20:52:00Z">
        <w:r w:rsidR="007C0DFF">
          <w:t xml:space="preserve"> del software, se mostraron de acuerdo ya que sigue el modelo que ellos cuentan actualmente.</w:t>
        </w:r>
      </w:ins>
    </w:p>
    <w:p w14:paraId="48C33AC2" w14:textId="2C1A2BCD" w:rsidR="001E2FF3" w:rsidRDefault="00C514C4" w:rsidP="00842BF2">
      <w:pPr>
        <w:pStyle w:val="Texto"/>
        <w:rPr>
          <w:ins w:id="849" w:author="Regina Casanova" w:date="2018-06-20T17:07:00Z"/>
        </w:rPr>
      </w:pPr>
      <w:ins w:id="850" w:author="Regina Casanova" w:date="2018-06-21T21:02:00Z">
        <w:r>
          <w:t>En l</w:t>
        </w:r>
      </w:ins>
      <w:ins w:id="851" w:author="Regina Casanova" w:date="2018-06-21T21:01:00Z">
        <w:r w:rsidR="001E2FF3">
          <w:t>os gestores de las IPRESS</w:t>
        </w:r>
      </w:ins>
      <w:ins w:id="852" w:author="Regina Casanova" w:date="2018-06-21T21:02:00Z">
        <w:r>
          <w:t xml:space="preserve">, </w:t>
        </w:r>
      </w:ins>
      <w:ins w:id="853" w:author="Regina Casanova" w:date="2018-06-21T21:03:00Z">
        <w:r>
          <w:t>se presentaron dos</w:t>
        </w:r>
      </w:ins>
      <w:ins w:id="854" w:author="Regina Casanova" w:date="2018-06-21T21:02:00Z">
        <w:r>
          <w:t xml:space="preserve"> de casos en los que se tuvo que guiar un poco </w:t>
        </w:r>
      </w:ins>
      <w:ins w:id="855" w:author="Regina Casanova" w:date="2018-06-21T21:36:00Z">
        <w:r w:rsidR="00B11AB1">
          <w:t>en la</w:t>
        </w:r>
      </w:ins>
      <w:ins w:id="856" w:author="Regina Casanova" w:date="2018-06-21T21:02:00Z">
        <w:r w:rsidR="00B11AB1">
          <w:t xml:space="preserve"> interac</w:t>
        </w:r>
      </w:ins>
      <w:ins w:id="857" w:author="Regina Casanova" w:date="2018-06-21T21:36:00Z">
        <w:r w:rsidR="00B11AB1">
          <w:t>ción</w:t>
        </w:r>
      </w:ins>
      <w:ins w:id="858" w:author="Regina Casanova" w:date="2018-06-21T21:02:00Z">
        <w:r>
          <w:t xml:space="preserve"> con el prototipo</w:t>
        </w:r>
      </w:ins>
      <w:ins w:id="859" w:author="Regina Casanova" w:date="2018-06-21T21:03:00Z">
        <w:r>
          <w:t xml:space="preserve"> pero lograron entender de manera correcta los objetivos de cada pantalla, el resto de gestores no presentaron problema</w:t>
        </w:r>
      </w:ins>
      <w:ins w:id="860" w:author="Regina Casanova" w:date="2018-06-21T21:35:00Z">
        <w:r w:rsidR="00B11AB1">
          <w:t>s</w:t>
        </w:r>
      </w:ins>
      <w:ins w:id="861" w:author="Regina Casanova" w:date="2018-06-21T21:03:00Z">
        <w:r>
          <w:t xml:space="preserve"> en interactuar con el sistema</w:t>
        </w:r>
      </w:ins>
      <w:ins w:id="862" w:author="Regina Casanova" w:date="2018-06-21T21:09:00Z">
        <w:r>
          <w:t xml:space="preserve"> y comprender el objetivo de cada pantalla. Sobre la resolución de tareas, hubo un gestor que propuso pantallas adicionales para hacer m</w:t>
        </w:r>
      </w:ins>
      <w:ins w:id="863" w:author="Regina Casanova" w:date="2018-06-21T21:10:00Z">
        <w:r>
          <w:t>ás especifica la búsqueda de información</w:t>
        </w:r>
        <w:r w:rsidR="00487969">
          <w:t xml:space="preserve">, </w:t>
        </w:r>
      </w:ins>
      <w:ins w:id="864" w:author="Regina Casanova" w:date="2018-06-21T21:36:00Z">
        <w:r w:rsidR="00487969">
          <w:t>lo cual</w:t>
        </w:r>
      </w:ins>
      <w:ins w:id="865" w:author="Regina Casanova" w:date="2018-06-21T21:10:00Z">
        <w:r>
          <w:t xml:space="preserve"> probablemente se debía a conveniencia y rapidez. </w:t>
        </w:r>
      </w:ins>
      <w:ins w:id="866" w:author="Regina Casanova" w:date="2018-06-21T21:16:00Z">
        <w:r>
          <w:t xml:space="preserve">Sobre la re-clasificación de reclamos, </w:t>
        </w:r>
      </w:ins>
      <w:ins w:id="867" w:author="Regina Casanova" w:date="2018-06-21T21:17:00Z">
        <w:r w:rsidR="001272F0">
          <w:t xml:space="preserve">algunos gestores tuvieron un poco de dificultades para poder interactuar con el servicio web donde </w:t>
        </w:r>
        <w:r w:rsidR="001272F0">
          <w:lastRenderedPageBreak/>
          <w:t xml:space="preserve">se estaba mostrando la clasificación, </w:t>
        </w:r>
      </w:ins>
      <w:ins w:id="868" w:author="Regina Casanova" w:date="2018-06-21T21:36:00Z">
        <w:r w:rsidR="00487969">
          <w:t>luego</w:t>
        </w:r>
      </w:ins>
      <w:ins w:id="869" w:author="Regina Casanova" w:date="2018-06-21T21:17:00Z">
        <w:r w:rsidR="001272F0">
          <w:t xml:space="preserve"> revisaron las </w:t>
        </w:r>
      </w:ins>
      <w:ins w:id="870" w:author="Regina Casanova" w:date="2018-06-21T21:18:00Z">
        <w:r w:rsidR="001272F0">
          <w:t>categorías</w:t>
        </w:r>
      </w:ins>
      <w:ins w:id="871" w:author="Regina Casanova" w:date="2018-06-21T21:17:00Z">
        <w:r w:rsidR="001272F0">
          <w:t xml:space="preserve"> </w:t>
        </w:r>
      </w:ins>
      <w:ins w:id="872" w:author="Regina Casanova" w:date="2018-06-21T21:18:00Z">
        <w:r w:rsidR="00487969">
          <w:t xml:space="preserve">planteadas </w:t>
        </w:r>
      </w:ins>
      <w:ins w:id="873" w:author="Regina Casanova" w:date="2018-06-21T21:36:00Z">
        <w:r w:rsidR="00487969">
          <w:t>y</w:t>
        </w:r>
      </w:ins>
      <w:ins w:id="874" w:author="Regina Casanova" w:date="2018-06-21T21:18:00Z">
        <w:r w:rsidR="001272F0">
          <w:t xml:space="preserve"> no indicaron cambios ante la clasificaci</w:t>
        </w:r>
      </w:ins>
      <w:ins w:id="875" w:author="Regina Casanova" w:date="2018-06-21T21:19:00Z">
        <w:r w:rsidR="001272F0">
          <w:t>ón presentada.</w:t>
        </w:r>
      </w:ins>
      <w:ins w:id="876" w:author="Regina Casanova" w:date="2018-06-21T21:20:00Z">
        <w:r w:rsidR="001272F0">
          <w:t xml:space="preserve"> La idea de un </w:t>
        </w:r>
      </w:ins>
      <w:ins w:id="877" w:author="Regina Casanova" w:date="2018-06-21T21:21:00Z">
        <w:r w:rsidR="001272F0">
          <w:t xml:space="preserve">sistema centralizado les </w:t>
        </w:r>
      </w:ins>
      <w:ins w:id="878" w:author="Regina Casanova" w:date="2018-06-21T21:25:00Z">
        <w:r w:rsidR="001272F0">
          <w:t>pareció</w:t>
        </w:r>
      </w:ins>
      <w:ins w:id="879" w:author="Regina Casanova" w:date="2018-06-21T21:21:00Z">
        <w:r w:rsidR="001272F0">
          <w:t xml:space="preserve"> atractiva y tuvieron comentarios positivos </w:t>
        </w:r>
        <w:r w:rsidR="00487969">
          <w:t>acerca del prototipo presentado</w:t>
        </w:r>
      </w:ins>
      <w:ins w:id="880" w:author="Regina Casanova" w:date="2018-06-21T21:37:00Z">
        <w:r w:rsidR="00487969">
          <w:t>. P</w:t>
        </w:r>
      </w:ins>
      <w:ins w:id="881" w:author="Regina Casanova" w:date="2018-06-21T21:21:00Z">
        <w:r w:rsidR="001272F0">
          <w:t>resentaron algunos inconvenientes en la ubicació</w:t>
        </w:r>
      </w:ins>
      <w:ins w:id="882" w:author="Regina Casanova" w:date="2018-06-21T21:22:00Z">
        <w:r w:rsidR="001272F0">
          <w:t>n</w:t>
        </w:r>
      </w:ins>
      <w:ins w:id="883" w:author="Regina Casanova" w:date="2018-06-21T21:21:00Z">
        <w:r w:rsidR="001272F0">
          <w:t xml:space="preserve"> de c</w:t>
        </w:r>
        <w:r w:rsidR="00487969">
          <w:t xml:space="preserve">iertos elementos en el paso de </w:t>
        </w:r>
      </w:ins>
      <w:ins w:id="884" w:author="Regina Casanova" w:date="2018-06-21T21:37:00Z">
        <w:r w:rsidR="00487969">
          <w:t>“C</w:t>
        </w:r>
      </w:ins>
      <w:ins w:id="885" w:author="Regina Casanova" w:date="2018-06-21T21:21:00Z">
        <w:r w:rsidR="001272F0">
          <w:t>ontacto</w:t>
        </w:r>
      </w:ins>
      <w:ins w:id="886" w:author="Regina Casanova" w:date="2018-06-21T21:37:00Z">
        <w:r w:rsidR="00487969">
          <w:t>”</w:t>
        </w:r>
      </w:ins>
      <w:ins w:id="887" w:author="Regina Casanova" w:date="2018-06-21T21:21:00Z">
        <w:r w:rsidR="001272F0">
          <w:t xml:space="preserve"> del ciudadano solicitante </w:t>
        </w:r>
      </w:ins>
      <w:ins w:id="888" w:author="Regina Casanova" w:date="2018-06-21T21:33:00Z">
        <w:r w:rsidR="00B11AB1">
          <w:t>y con algunos links que se encontraban mal colocados</w:t>
        </w:r>
      </w:ins>
      <w:ins w:id="889" w:author="Regina Casanova" w:date="2018-06-21T21:37:00Z">
        <w:r w:rsidR="00487969">
          <w:t xml:space="preserve"> </w:t>
        </w:r>
        <w:r w:rsidR="00487969">
          <w:t>que fue</w:t>
        </w:r>
        <w:r w:rsidR="00487969">
          <w:t>ron</w:t>
        </w:r>
        <w:r w:rsidR="00487969">
          <w:t xml:space="preserve"> solucionado</w:t>
        </w:r>
        <w:r w:rsidR="00487969">
          <w:t>s</w:t>
        </w:r>
        <w:r w:rsidR="00487969">
          <w:t xml:space="preserve"> en la siguiente iteración</w:t>
        </w:r>
        <w:r w:rsidR="00487969">
          <w:t>.</w:t>
        </w:r>
      </w:ins>
      <w:ins w:id="890" w:author="Regina Casanova" w:date="2018-06-21T21:33:00Z">
        <w:r w:rsidR="00487969">
          <w:t xml:space="preserve"> </w:t>
        </w:r>
      </w:ins>
      <w:ins w:id="891" w:author="Regina Casanova" w:date="2018-06-21T21:37:00Z">
        <w:r w:rsidR="00487969">
          <w:t>S</w:t>
        </w:r>
      </w:ins>
      <w:ins w:id="892" w:author="Regina Casanova" w:date="2018-06-21T21:33:00Z">
        <w:r w:rsidR="00B11AB1">
          <w:t>ugirieron pequeños cambios de texto</w:t>
        </w:r>
      </w:ins>
      <w:ins w:id="893" w:author="Regina Casanova" w:date="2018-06-21T21:37:00Z">
        <w:r w:rsidR="00487969">
          <w:t>s</w:t>
        </w:r>
      </w:ins>
      <w:ins w:id="894" w:author="Regina Casanova" w:date="2018-06-21T21:33:00Z">
        <w:r w:rsidR="00B11AB1">
          <w:t xml:space="preserve"> en el formulario para que fuera m</w:t>
        </w:r>
      </w:ins>
      <w:ins w:id="895" w:author="Regina Casanova" w:date="2018-06-21T21:34:00Z">
        <w:r w:rsidR="00B11AB1">
          <w:t>ás comprensible.</w:t>
        </w:r>
      </w:ins>
      <w:ins w:id="896" w:author="Regina Casanova" w:date="2018-06-21T21:22:00Z">
        <w:r w:rsidR="00B11AB1">
          <w:t xml:space="preserve"> </w:t>
        </w:r>
      </w:ins>
      <w:ins w:id="897" w:author="Regina Casanova" w:date="2018-06-21T21:34:00Z">
        <w:r w:rsidR="00B11AB1">
          <w:t>U</w:t>
        </w:r>
      </w:ins>
      <w:ins w:id="898" w:author="Regina Casanova" w:date="2018-06-21T21:22:00Z">
        <w:r w:rsidR="001272F0">
          <w:t>n gestor propuso el estado de “No Solucionable” para poder clasificar reclamos que no depende</w:t>
        </w:r>
      </w:ins>
      <w:ins w:id="899" w:author="Regina Casanova" w:date="2018-06-21T21:38:00Z">
        <w:r w:rsidR="00487969">
          <w:t>n enteramente</w:t>
        </w:r>
      </w:ins>
      <w:ins w:id="900" w:author="Regina Casanova" w:date="2018-06-21T21:22:00Z">
        <w:r w:rsidR="001272F0">
          <w:t xml:space="preserve"> de la jurisdicci</w:t>
        </w:r>
      </w:ins>
      <w:ins w:id="901" w:author="Regina Casanova" w:date="2018-06-21T21:23:00Z">
        <w:r w:rsidR="001272F0">
          <w:t>ón de la I</w:t>
        </w:r>
        <w:r w:rsidR="00487969">
          <w:t>PRESS</w:t>
        </w:r>
      </w:ins>
      <w:ins w:id="902" w:author="Regina Casanova" w:date="2018-06-21T21:38:00Z">
        <w:r w:rsidR="00487969">
          <w:t>.</w:t>
        </w:r>
      </w:ins>
      <w:ins w:id="903" w:author="Regina Casanova" w:date="2018-06-21T21:23:00Z">
        <w:r w:rsidR="00487969">
          <w:t xml:space="preserve"> </w:t>
        </w:r>
      </w:ins>
      <w:ins w:id="904" w:author="Regina Casanova" w:date="2018-06-21T21:38:00Z">
        <w:r w:rsidR="00487969">
          <w:t>L</w:t>
        </w:r>
      </w:ins>
      <w:ins w:id="905" w:author="Regina Casanova" w:date="2018-06-21T21:23:00Z">
        <w:r w:rsidR="001272F0">
          <w:t xml:space="preserve">a semaforización de los reclamos les </w:t>
        </w:r>
      </w:ins>
      <w:ins w:id="906" w:author="Regina Casanova" w:date="2018-06-21T21:24:00Z">
        <w:r w:rsidR="001272F0">
          <w:t>pareció</w:t>
        </w:r>
      </w:ins>
      <w:ins w:id="907" w:author="Regina Casanova" w:date="2018-06-21T21:23:00Z">
        <w:r w:rsidR="001272F0">
          <w:t xml:space="preserve"> conveniente y comentaron que, aunque les es de gran utilidad el poder ver el historial del ciudadano solicitante, va a necesitar capacitaci</w:t>
        </w:r>
      </w:ins>
      <w:ins w:id="908" w:author="Regina Casanova" w:date="2018-06-21T21:24:00Z">
        <w:r w:rsidR="001272F0">
          <w:t>ón para que el personal de la PAUS pueda manejarlo de forma conveniente.</w:t>
        </w:r>
      </w:ins>
      <w:ins w:id="909" w:author="Regina Casanova" w:date="2018-06-21T21:28:00Z">
        <w:r w:rsidR="001272F0">
          <w:t xml:space="preserve"> Como observaciones hacia la herramienta, mencionaron que </w:t>
        </w:r>
      </w:ins>
      <w:ins w:id="910" w:author="Regina Casanova" w:date="2018-06-21T21:32:00Z">
        <w:r w:rsidR="00B11AB1">
          <w:t>debería</w:t>
        </w:r>
      </w:ins>
      <w:ins w:id="911" w:author="Regina Casanova" w:date="2018-06-21T21:28:00Z">
        <w:r w:rsidR="001272F0">
          <w:t xml:space="preserve"> </w:t>
        </w:r>
        <w:r w:rsidR="00487969">
          <w:t xml:space="preserve">diferenciarse </w:t>
        </w:r>
      </w:ins>
      <w:ins w:id="912" w:author="Regina Casanova" w:date="2018-06-21T21:38:00Z">
        <w:r w:rsidR="00487969">
          <w:t>los</w:t>
        </w:r>
      </w:ins>
      <w:ins w:id="913" w:author="Regina Casanova" w:date="2018-06-21T21:28:00Z">
        <w:r w:rsidR="00B11AB1">
          <w:t xml:space="preserve"> link de entrada para los distintos tipos de usuarios, solo hubo un caso en que se encontraba a favor de poder presentar solicitudes de manera </w:t>
        </w:r>
      </w:ins>
      <w:ins w:id="914" w:author="Regina Casanova" w:date="2018-06-21T21:29:00Z">
        <w:r w:rsidR="00B11AB1">
          <w:t>anónima</w:t>
        </w:r>
      </w:ins>
      <w:ins w:id="915" w:author="Regina Casanova" w:date="2018-06-21T21:28:00Z">
        <w:r w:rsidR="00B11AB1">
          <w:t xml:space="preserve"> </w:t>
        </w:r>
      </w:ins>
      <w:ins w:id="916" w:author="Regina Casanova" w:date="2018-06-21T21:29:00Z">
        <w:r w:rsidR="00B11AB1">
          <w:t>y no se encontraba tan conforme con la identificaci</w:t>
        </w:r>
      </w:ins>
      <w:ins w:id="917"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918" w:author="Regina Casanova" w:date="2018-06-21T21:39:00Z">
        <w:r w:rsidR="00FB6BB3">
          <w:t>Una vez comprendido dicho estado, sugirieron la opción de derivación hacia el establecimiento adecuado.</w:t>
        </w:r>
      </w:ins>
      <w:bookmarkStart w:id="919" w:name="_GoBack"/>
      <w:bookmarkEnd w:id="919"/>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w:t>
      </w:r>
      <w:r w:rsidR="00AC1607" w:rsidRPr="00BA156B">
        <w:lastRenderedPageBreak/>
        <w:t xml:space="preserve">creación de una pantalla adicional de Inicio ya que se pudo observar que los usuarios tienen una tendencia a buscar esta pantalla como un punto clave en su interacción con el </w:t>
      </w:r>
      <w:del w:id="920" w:author="Regina Casanova" w:date="2018-06-18T17:53:00Z">
        <w:r w:rsidR="00AC1607" w:rsidRPr="00BA156B" w:rsidDel="00E94926">
          <w:delText>sistema</w:delText>
        </w:r>
      </w:del>
      <w:ins w:id="921"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ins w:id="922" w:author="Regina Casanova" w:date="2018-06-18T23:52:00Z">
        <w:r w:rsidR="00EF41F7">
          <w:t>d</w:t>
        </w:r>
      </w:ins>
      <w:del w:id="923" w:author="Regina Casanova" w:date="2018-06-18T23:52:00Z">
        <w:r w:rsidR="00814F75" w:rsidRPr="00BA156B" w:rsidDel="00EF41F7">
          <w:delText xml:space="preserve">en </w:delText>
        </w:r>
      </w:del>
      <w:r w:rsidR="00814F75" w:rsidRPr="00BA156B">
        <w:t xml:space="preserve">el </w:t>
      </w:r>
      <w:del w:id="924" w:author="Regina Casanova" w:date="2018-06-18T17:53:00Z">
        <w:r w:rsidR="00814F75" w:rsidRPr="00BA156B" w:rsidDel="00E94926">
          <w:delText xml:space="preserve">sistema </w:delText>
        </w:r>
      </w:del>
      <w:ins w:id="925" w:author="Regina Casanova" w:date="2018-06-18T17:53:00Z">
        <w:r w:rsidR="00E94926">
          <w:t>software</w:t>
        </w:r>
      </w:ins>
      <w:ins w:id="926"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del w:id="927" w:author="Regina Casanova" w:date="2018-06-18T17:53:00Z">
        <w:r w:rsidR="00814F75" w:rsidRPr="00BA156B" w:rsidDel="00E94926">
          <w:delText>sistema</w:delText>
        </w:r>
      </w:del>
      <w:ins w:id="928"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929" w:name="_Toc511166316"/>
      <w:r w:rsidRPr="00BA156B">
        <w:t>Personal de SUSALUD:</w:t>
      </w:r>
      <w:bookmarkEnd w:id="929"/>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lastRenderedPageBreak/>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930" w:name="_Toc511166317"/>
      <w:r w:rsidRPr="00BA156B">
        <w:t>Gestores de IPRESS:</w:t>
      </w:r>
      <w:bookmarkEnd w:id="930"/>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931" w:name="_Toc511166318"/>
      <w:r w:rsidRPr="00BA156B">
        <w:t>Ciudadanos:</w:t>
      </w:r>
      <w:bookmarkEnd w:id="931"/>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lastRenderedPageBreak/>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t xml:space="preserve">Durante las pruebas, la aceptación que se pudo observar sobre el prototipo del </w:t>
      </w:r>
      <w:del w:id="932" w:author="Regina Casanova" w:date="2018-06-18T17:53:00Z">
        <w:r w:rsidRPr="00BA156B" w:rsidDel="00E94926">
          <w:delText>sistema</w:delText>
        </w:r>
      </w:del>
      <w:ins w:id="933"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934" w:author="Regina Casanova" w:date="2018-06-18T17:53:00Z">
        <w:r w:rsidR="00465CE9" w:rsidRPr="00BA156B" w:rsidDel="00E94926">
          <w:delText>sistema</w:delText>
        </w:r>
      </w:del>
      <w:ins w:id="935"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936" w:author="Regina Casanova" w:date="2018-06-18T17:53:00Z">
        <w:r w:rsidRPr="00BA156B" w:rsidDel="00E94926">
          <w:delText>sistema</w:delText>
        </w:r>
      </w:del>
      <w:ins w:id="937"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938" w:author="Regina Casanova" w:date="2018-06-18T17:53:00Z">
        <w:r w:rsidRPr="00BA156B" w:rsidDel="00E94926">
          <w:delText xml:space="preserve">sistema </w:delText>
        </w:r>
      </w:del>
      <w:ins w:id="939" w:author="Regina Casanova" w:date="2018-06-18T17:53:00Z">
        <w:r w:rsidR="00E94926">
          <w:t>software</w:t>
        </w:r>
      </w:ins>
      <w:ins w:id="940" w:author="Regina Casanova" w:date="2018-06-18T17:39:00Z">
        <w:r w:rsidR="00234025">
          <w:t xml:space="preserve"> </w:t>
        </w:r>
      </w:ins>
      <w:r w:rsidRPr="00BA156B">
        <w:t xml:space="preserve">en algo funcional e inclusive algunos ofrecieron sus instalaciones para realizar pruebas piloto. El personal de SUSALUD vio el </w:t>
      </w:r>
      <w:del w:id="941" w:author="Regina Casanova" w:date="2018-06-18T17:53:00Z">
        <w:r w:rsidRPr="00BA156B" w:rsidDel="00E94926">
          <w:delText xml:space="preserve">sistema </w:delText>
        </w:r>
      </w:del>
      <w:ins w:id="942" w:author="Regina Casanova" w:date="2018-06-18T17:53:00Z">
        <w:r w:rsidR="00E94926">
          <w:t>software</w:t>
        </w:r>
      </w:ins>
      <w:ins w:id="943" w:author="Regina Casanova" w:date="2018-06-18T17:39:00Z">
        <w:r w:rsidR="00234025">
          <w:t xml:space="preserve"> </w:t>
        </w:r>
      </w:ins>
      <w:r w:rsidR="00465CE9" w:rsidRPr="00BA156B">
        <w:t>útil,</w:t>
      </w:r>
      <w:r w:rsidR="00616D11" w:rsidRPr="00BA156B">
        <w:t xml:space="preserve"> pero lo compararon con un </w:t>
      </w:r>
      <w:del w:id="944" w:author="Regina Casanova" w:date="2018-06-18T17:53:00Z">
        <w:r w:rsidR="00616D11" w:rsidRPr="00BA156B" w:rsidDel="00E94926">
          <w:delText xml:space="preserve">sistema </w:delText>
        </w:r>
      </w:del>
      <w:ins w:id="945" w:author="Regina Casanova" w:date="2018-06-18T17:53:00Z">
        <w:r w:rsidR="00E94926">
          <w:t>software</w:t>
        </w:r>
      </w:ins>
      <w:ins w:id="946"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947" w:author="Regina Casanova" w:date="2018-06-18T17:53:00Z">
        <w:r w:rsidR="00465CE9" w:rsidRPr="00BA156B" w:rsidDel="00E94926">
          <w:delText>sistema</w:delText>
        </w:r>
      </w:del>
      <w:ins w:id="948" w:author="Regina Casanova" w:date="2018-06-18T17:53:00Z">
        <w:r w:rsidR="00E94926">
          <w:t>software</w:t>
        </w:r>
      </w:ins>
      <w:r w:rsidR="00465CE9" w:rsidRPr="00BA156B">
        <w:t>,</w:t>
      </w:r>
      <w:r w:rsidRPr="00BA156B">
        <w:t xml:space="preserve"> </w:t>
      </w:r>
      <w:r w:rsidR="00616D11" w:rsidRPr="00BA156B">
        <w:lastRenderedPageBreak/>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949" w:name="_Toc511166319"/>
      <w:r w:rsidRPr="00BA156B">
        <w:lastRenderedPageBreak/>
        <w:t>Discusión</w:t>
      </w:r>
      <w:bookmarkEnd w:id="949"/>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65C63008" w:rsidR="003700B5" w:rsidRDefault="00EA18EF" w:rsidP="00842BF2">
      <w:pPr>
        <w:pStyle w:val="Texto"/>
        <w:rPr>
          <w:ins w:id="950" w:author="Regina Casanova" w:date="2018-06-20T13:47:00Z"/>
        </w:rPr>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ins w:id="951" w:author="Regina Casanova" w:date="2018-06-20T13:29:00Z">
        <w:r w:rsidR="003700B5">
          <w:t xml:space="preserve"> encontraron</w:t>
        </w:r>
      </w:ins>
      <w:del w:id="952"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953"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D92F33">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(48)","plainTextFormattedCitation":"(48)","previouslyFormattedCitation":"(47)"},"properties":{"noteIndex":0},"schema":"https://github.com/citation-style-language/schema/raw/master/csl-citation.json"}</w:instrText>
      </w:r>
      <w:r w:rsidR="00EC2BAF" w:rsidRPr="00BA156B">
        <w:fldChar w:fldCharType="separate"/>
      </w:r>
      <w:r w:rsidR="00D92F33" w:rsidRPr="00D92F33">
        <w:rPr>
          <w:noProof/>
        </w:rPr>
        <w:t>(48)</w:t>
      </w:r>
      <w:r w:rsidR="00EC2BAF" w:rsidRPr="00BA156B">
        <w:fldChar w:fldCharType="end"/>
      </w:r>
      <w:ins w:id="954" w:author="Regina Casanova" w:date="2018-06-20T13:31:00Z">
        <w:r w:rsidR="003700B5">
          <w:t xml:space="preserve"> que</w:t>
        </w:r>
      </w:ins>
      <w:del w:id="955" w:author="Regina Casanova" w:date="2018-06-20T13:31:00Z">
        <w:r w:rsidR="00BF27D4" w:rsidRPr="00BA156B" w:rsidDel="003700B5">
          <w:delText xml:space="preserve"> </w:delText>
        </w:r>
      </w:del>
      <w:ins w:id="956" w:author="Regina Casanova" w:date="2018-06-20T13:30:00Z">
        <w:r w:rsidR="003700B5">
          <w:t xml:space="preserve"> se trata de un s</w:t>
        </w:r>
      </w:ins>
      <w:ins w:id="957" w:author="Regina Casanova" w:date="2018-06-20T13:32:00Z">
        <w:r w:rsidR="003700B5">
          <w:t>ervicio web</w:t>
        </w:r>
      </w:ins>
      <w:ins w:id="958" w:author="Regina Casanova" w:date="2018-06-20T13:30:00Z">
        <w:r w:rsidR="003700B5">
          <w:t xml:space="preserve"> colgado en la </w:t>
        </w:r>
      </w:ins>
      <w:ins w:id="959" w:author="Regina Casanova" w:date="2018-06-20T13:31:00Z">
        <w:r w:rsidR="003700B5">
          <w:t>página</w:t>
        </w:r>
      </w:ins>
      <w:ins w:id="960" w:author="Regina Casanova" w:date="2018-06-20T13:30:00Z">
        <w:r w:rsidR="003700B5">
          <w:t xml:space="preserve"> web de la superintendencia de salud de Chile </w:t>
        </w:r>
      </w:ins>
      <w:ins w:id="961" w:author="Regina Casanova" w:date="2018-06-20T13:32:00Z">
        <w:r w:rsidR="003700B5">
          <w:t xml:space="preserve">en donde se reciben exclusivamente reclamos tanto para entidades prestadoras de salud </w:t>
        </w:r>
      </w:ins>
      <w:ins w:id="962" w:author="Regina Casanova" w:date="2018-06-20T13:33:00Z">
        <w:r w:rsidR="003700B5">
          <w:t>públicas</w:t>
        </w:r>
      </w:ins>
      <w:ins w:id="963" w:author="Regina Casanova" w:date="2018-06-20T13:32:00Z">
        <w:r w:rsidR="003700B5">
          <w:t xml:space="preserve"> y privadas</w:t>
        </w:r>
      </w:ins>
      <w:ins w:id="964" w:author="Regina Casanova" w:date="2018-06-20T13:33:00Z">
        <w:r w:rsidR="003700B5">
          <w:t xml:space="preserve">. Incluso permiten los reclamos correspondientes a los planes de seguro </w:t>
        </w:r>
      </w:ins>
      <w:ins w:id="965" w:author="Regina Casanova" w:date="2018-06-20T13:34:00Z">
        <w:r w:rsidR="003700B5">
          <w:t>públicos</w:t>
        </w:r>
      </w:ins>
      <w:ins w:id="966" w:author="Regina Casanova" w:date="2018-06-20T13:33:00Z">
        <w:r w:rsidR="003700B5">
          <w:t xml:space="preserve"> </w:t>
        </w:r>
      </w:ins>
      <w:ins w:id="967" w:author="Regina Casanova" w:date="2018-06-20T13:34:00Z">
        <w:r w:rsidR="003700B5">
          <w:t>y privados disponibles en dicho territori</w:t>
        </w:r>
        <w:r w:rsidR="002F7195">
          <w:t xml:space="preserve">o. Este </w:t>
        </w:r>
      </w:ins>
      <w:ins w:id="968" w:author="Regina Casanova" w:date="2018-06-20T13:37:00Z">
        <w:r w:rsidR="002F7195">
          <w:t>trámite</w:t>
        </w:r>
      </w:ins>
      <w:ins w:id="969" w:author="Regina Casanova" w:date="2018-06-20T13:34:00Z">
        <w:r w:rsidR="002F7195">
          <w:t xml:space="preserve"> es gratuito e involucra la solicitud de una serie de documentos </w:t>
        </w:r>
      </w:ins>
      <w:ins w:id="970" w:author="Regina Casanova" w:date="2018-06-20T13:35:00Z">
        <w:r w:rsidR="002F7195">
          <w:t xml:space="preserve">al ciudadano, como la cedula de identidad y un formulario de reclamos que debe cumplir ciertos requisitos para poder ser considerado como un reclamo valido. </w:t>
        </w:r>
      </w:ins>
      <w:ins w:id="971" w:author="Regina Casanova" w:date="2018-06-20T13:36:00Z">
        <w:r w:rsidR="002F7195">
          <w:t xml:space="preserve">El plazo de respuesta para estos reclamos es entre 60 y 140 días hábiles, lo cual representa el doble de tiempo que el máximo permitido en el territorio peruano. </w:t>
        </w:r>
      </w:ins>
      <w:ins w:id="972" w:author="Regina Casanova" w:date="2018-06-20T13:38:00Z">
        <w:r w:rsidR="002F7195">
          <w:t xml:space="preserve">Este servicio de la </w:t>
        </w:r>
      </w:ins>
      <w:ins w:id="973" w:author="Regina Casanova" w:date="2018-06-20T13:42:00Z">
        <w:r w:rsidR="002F7195">
          <w:t>Superintendencia</w:t>
        </w:r>
      </w:ins>
      <w:ins w:id="974" w:author="Regina Casanova" w:date="2018-06-20T13:38:00Z">
        <w:r w:rsidR="002F7195">
          <w:t xml:space="preserve"> de Salud de Chile tiene 3 formas </w:t>
        </w:r>
      </w:ins>
      <w:ins w:id="975" w:author="Regina Casanova" w:date="2018-06-20T13:39:00Z">
        <w:r w:rsidR="002F7195">
          <w:t xml:space="preserve">de ser presentado, en línea, en oficinas o por carta. En el caso de </w:t>
        </w:r>
      </w:ins>
      <w:ins w:id="976" w:author="Regina Casanova" w:date="2018-06-20T13:40:00Z">
        <w:r w:rsidR="002F7195">
          <w:t xml:space="preserve">ser presentado el línea se necesita un usuario y contraseña que debe ser creado y luego puede el usuario adjuntar todos los informes y documentos necesarios para presentar el reclamo. </w:t>
        </w:r>
      </w:ins>
      <w:ins w:id="977" w:author="Regina Casanova" w:date="2018-06-20T13:41:00Z">
        <w:r w:rsidR="002F7195">
          <w:t xml:space="preserve">Adicionalmente, se puede revisar el estado de </w:t>
        </w:r>
        <w:r w:rsidR="002F7195">
          <w:lastRenderedPageBreak/>
          <w:t xml:space="preserve">la solicitud y hacer consultas sobre el caso </w:t>
        </w:r>
      </w:ins>
      <w:ins w:id="978" w:author="Regina Casanova" w:date="2018-06-20T13:42:00Z">
        <w:r w:rsidR="002F7195">
          <w:t>específico</w:t>
        </w:r>
      </w:ins>
      <w:ins w:id="979" w:author="Regina Casanova" w:date="2018-06-20T13:41:00Z">
        <w:r w:rsidR="002F7195">
          <w:t xml:space="preserve">. </w:t>
        </w:r>
      </w:ins>
      <w:ins w:id="980" w:author="Regina Casanova" w:date="2018-06-20T13:42:00Z">
        <w:r w:rsidR="002F7195">
          <w:t xml:space="preserve">Cuando se realiza el </w:t>
        </w:r>
      </w:ins>
      <w:ins w:id="981" w:author="Regina Casanova" w:date="2018-06-20T13:43:00Z">
        <w:r w:rsidR="002F7195">
          <w:t>trámite</w:t>
        </w:r>
      </w:ins>
      <w:ins w:id="982" w:author="Regina Casanova" w:date="2018-06-20T13:42:00Z">
        <w:r w:rsidR="002F7195">
          <w:t xml:space="preserve"> por oficina o carta, se necesita llevar los documentos necesarios y entregarlos explicando el motivo de la visita a la oficina o de enviarlo a alguna oficina cercana. </w:t>
        </w:r>
      </w:ins>
      <w:ins w:id="983" w:author="Regina Casanova" w:date="2018-06-20T13:44:00Z">
        <w:r w:rsidR="002F7195">
          <w:t xml:space="preserve">Cuando se </w:t>
        </w:r>
      </w:ins>
      <w:ins w:id="984" w:author="Regina Casanova" w:date="2018-06-20T13:45:00Z">
        <w:r w:rsidR="00944154">
          <w:t>intentó</w:t>
        </w:r>
      </w:ins>
      <w:ins w:id="985" w:author="Regina Casanova" w:date="2018-06-20T13:44:00Z">
        <w:r w:rsidR="002F7195">
          <w:t xml:space="preserve"> acceder al servicio en línea </w:t>
        </w:r>
        <w:r w:rsidR="00944154">
          <w:t>para colocar un reclamo</w:t>
        </w:r>
        <w:r w:rsidR="002F7195">
          <w:t xml:space="preserve">, no fue posible verificar como </w:t>
        </w:r>
      </w:ins>
      <w:ins w:id="986" w:author="Regina Casanova" w:date="2018-06-20T13:45:00Z">
        <w:r w:rsidR="00944154">
          <w:t>era</w:t>
        </w:r>
      </w:ins>
      <w:ins w:id="987" w:author="Regina Casanova" w:date="2018-06-20T13:44:00Z">
        <w:r w:rsidR="002F7195">
          <w:t xml:space="preserve"> </w:t>
        </w:r>
      </w:ins>
      <w:ins w:id="988" w:author="Regina Casanova" w:date="2018-06-20T13:45:00Z">
        <w:r w:rsidR="00944154">
          <w:t>internamente</w:t>
        </w:r>
      </w:ins>
      <w:ins w:id="989" w:author="Regina Casanova" w:date="2018-06-20T13:44:00Z">
        <w:r w:rsidR="002F7195">
          <w:t xml:space="preserve"> el software debido a que para </w:t>
        </w:r>
        <w:r w:rsidR="00944154">
          <w:t xml:space="preserve">crear un usuario, </w:t>
        </w:r>
      </w:ins>
      <w:ins w:id="990" w:author="Regina Casanova" w:date="2018-06-20T13:46:00Z">
        <w:r w:rsidR="00944154">
          <w:t>se necesitaba colocar</w:t>
        </w:r>
      </w:ins>
      <w:ins w:id="991" w:author="Regina Casanova" w:date="2018-06-20T13:44:00Z">
        <w:r w:rsidR="00944154">
          <w:t xml:space="preserve">, adicionalmente a nombre completo, correo </w:t>
        </w:r>
      </w:ins>
      <w:ins w:id="992" w:author="Regina Casanova" w:date="2018-06-20T13:45:00Z">
        <w:r w:rsidR="00944154">
          <w:t>electrónico</w:t>
        </w:r>
      </w:ins>
      <w:ins w:id="993" w:author="Regina Casanova" w:date="2018-06-20T13:44:00Z">
        <w:r w:rsidR="00944154">
          <w:t xml:space="preserve"> </w:t>
        </w:r>
      </w:ins>
      <w:ins w:id="994" w:author="Regina Casanova" w:date="2018-06-20T13:45:00Z">
        <w:r w:rsidR="00944154">
          <w:t xml:space="preserve">y pregunta secreta para seguridad, </w:t>
        </w:r>
      </w:ins>
      <w:ins w:id="995" w:author="Regina Casanova" w:date="2018-06-20T13:46:00Z">
        <w:r w:rsidR="00944154">
          <w:t>el número de cedula de identidad chilena y cuál era la aseguradora del ciudadano.</w:t>
        </w:r>
      </w:ins>
    </w:p>
    <w:p w14:paraId="5D5D3367" w14:textId="1E0CFA53" w:rsidR="00B9043C" w:rsidRDefault="00944154" w:rsidP="00842BF2">
      <w:pPr>
        <w:pStyle w:val="Texto"/>
        <w:rPr>
          <w:ins w:id="996" w:author="Regina Casanova" w:date="2018-06-20T14:19:00Z"/>
        </w:rPr>
      </w:pPr>
      <w:ins w:id="997" w:author="Regina Casanova" w:date="2018-06-20T13:50:00Z">
        <w:r>
          <w:t xml:space="preserve">Adicionalmente, se encontró una iniciativa similar </w:t>
        </w:r>
      </w:ins>
      <w:ins w:id="998" w:author="Regina Casanova" w:date="2018-06-20T13:47:00Z">
        <w:r w:rsidRPr="00BA156B">
          <w:t xml:space="preserve">en Colombia </w:t>
        </w:r>
        <w:r w:rsidRPr="00BA156B">
          <w:fldChar w:fldCharType="begin" w:fldLock="1"/>
        </w:r>
      </w:ins>
      <w:r w:rsidR="00D92F33">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(49)","plainTextFormattedCitation":"(49)","previouslyFormattedCitation":"(48)"},"properties":{"noteIndex":0},"schema":"https://github.com/citation-style-language/schema/raw/master/csl-citation.json"}</w:instrText>
      </w:r>
      <w:ins w:id="999" w:author="Regina Casanova" w:date="2018-06-20T13:47:00Z">
        <w:r w:rsidRPr="00BA156B">
          <w:fldChar w:fldCharType="separate"/>
        </w:r>
      </w:ins>
      <w:r w:rsidR="00D92F33" w:rsidRPr="00D92F33">
        <w:rPr>
          <w:noProof/>
        </w:rPr>
        <w:t>(49)</w:t>
      </w:r>
      <w:ins w:id="1000" w:author="Regina Casanova" w:date="2018-06-20T13:47:00Z">
        <w:r w:rsidRPr="00BA156B">
          <w:fldChar w:fldCharType="end"/>
        </w:r>
        <w:r w:rsidRPr="00BA156B">
          <w:t>.</w:t>
        </w:r>
      </w:ins>
      <w:ins w:id="1001" w:author="Regina Casanova" w:date="2018-06-20T13:50:00Z">
        <w:r>
          <w:t xml:space="preserve"> Esta iniciativa se encuentra liderada por el Ministerio de Salud </w:t>
        </w:r>
      </w:ins>
      <w:ins w:id="1002" w:author="Regina Casanova" w:date="2018-06-20T14:10:00Z">
        <w:r w:rsidR="009475F4">
          <w:t xml:space="preserve">y Protección Social </w:t>
        </w:r>
      </w:ins>
      <w:ins w:id="1003" w:author="Regina Casanova" w:date="2018-06-20T13:57:00Z">
        <w:r w:rsidR="00394525">
          <w:t xml:space="preserve">de </w:t>
        </w:r>
      </w:ins>
      <w:ins w:id="1004" w:author="Regina Casanova" w:date="2018-06-20T13:50:00Z">
        <w:r w:rsidR="00394525">
          <w:t>Colombia</w:t>
        </w:r>
        <w:r>
          <w:t xml:space="preserve"> donde ponen a disposici</w:t>
        </w:r>
      </w:ins>
      <w:ins w:id="1005" w:author="Regina Casanova" w:date="2018-06-20T13:51:00Z">
        <w:r>
          <w:t xml:space="preserve">ón de los ciudadanos un servicio web por el cual se pueden presentar peticiones, quejas, reclamos, sugerencias o denuncias. </w:t>
        </w:r>
      </w:ins>
      <w:ins w:id="1006" w:author="Regina Casanova" w:date="2018-06-20T13:52:00Z">
        <w:r>
          <w:t>Este servicio web, cuenta con una página web donde explican detalladamente las competencias y ámbitos d</w:t>
        </w:r>
        <w:r w:rsidR="00B9043C">
          <w:t xml:space="preserve">ependiendo del tipo de </w:t>
        </w:r>
      </w:ins>
      <w:ins w:id="1007" w:author="Regina Casanova" w:date="2018-06-20T14:22:00Z">
        <w:r w:rsidR="00B9043C">
          <w:t>petición</w:t>
        </w:r>
      </w:ins>
      <w:ins w:id="1008" w:author="Regina Casanova" w:date="2018-06-20T13:52:00Z">
        <w:r>
          <w:t xml:space="preserve"> que el ciudadano tenga. </w:t>
        </w:r>
      </w:ins>
      <w:ins w:id="1009" w:author="Regina Casanova" w:date="2018-06-20T13:53:00Z">
        <w:r>
          <w:t>Incluyen una sección donde, dependiendo del tipo de reclamo a ser presentado, indican al ciudadano a que entidad gubernamental dirigirse para hacer m</w:t>
        </w:r>
      </w:ins>
      <w:ins w:id="1010" w:author="Regina Casanova" w:date="2018-06-20T13:54:00Z">
        <w:r>
          <w:t xml:space="preserve">ás específico su reclamo. </w:t>
        </w:r>
      </w:ins>
      <w:ins w:id="1011" w:author="Regina Casanova" w:date="2018-06-20T13:55:00Z">
        <w:r>
          <w:t xml:space="preserve">Esta página web cuenta con un </w:t>
        </w:r>
      </w:ins>
      <w:ins w:id="1012" w:author="Regina Casanova" w:date="2018-06-20T13:56:00Z">
        <w:r w:rsidR="00394525">
          <w:t>vínculo</w:t>
        </w:r>
      </w:ins>
      <w:ins w:id="1013" w:author="Regina Casanova" w:date="2018-06-20T13:55:00Z">
        <w:r>
          <w:t xml:space="preserve"> a una sección de Preguntas Frecue</w:t>
        </w:r>
        <w:r w:rsidR="00394525">
          <w:t xml:space="preserve">ntes sobre los tipos de </w:t>
        </w:r>
      </w:ins>
      <w:ins w:id="1014" w:author="Regina Casanova" w:date="2018-06-20T14:22:00Z">
        <w:r w:rsidR="00B9043C">
          <w:t>peticion</w:t>
        </w:r>
      </w:ins>
      <w:ins w:id="1015" w:author="Regina Casanova" w:date="2018-06-20T14:01:00Z">
        <w:r w:rsidR="00394525">
          <w:t>es o dudas</w:t>
        </w:r>
      </w:ins>
      <w:ins w:id="1016" w:author="Regina Casanova" w:date="2018-06-20T13:55:00Z">
        <w:r>
          <w:t xml:space="preserve"> que puedan </w:t>
        </w:r>
        <w:r w:rsidR="00394525">
          <w:t>presentarse</w:t>
        </w:r>
      </w:ins>
      <w:ins w:id="1017" w:author="Regina Casanova" w:date="2018-06-20T14:01:00Z">
        <w:r w:rsidR="00394525">
          <w:t xml:space="preserve"> y como estos pueden ser resueltos</w:t>
        </w:r>
      </w:ins>
      <w:ins w:id="1018" w:author="Regina Casanova" w:date="2018-06-20T13:55:00Z">
        <w:r w:rsidR="00394525">
          <w:t xml:space="preserve">. Estas preguntas frecuentes incluso se encuentran divididas en dos </w:t>
        </w:r>
      </w:ins>
      <w:ins w:id="1019" w:author="Regina Casanova" w:date="2018-06-20T13:56:00Z">
        <w:r w:rsidR="00394525">
          <w:t xml:space="preserve">temáticas que se diferencian en Protección Social y en Salud específicamente. Dichas temáticas tienen adicionalmente </w:t>
        </w:r>
      </w:ins>
      <w:ins w:id="1020" w:author="Regina Casanova" w:date="2018-06-20T13:57:00Z">
        <w:r w:rsidR="00394525">
          <w:t>sub-temáticas</w:t>
        </w:r>
      </w:ins>
      <w:ins w:id="1021" w:author="Regina Casanova" w:date="2018-06-20T13:56:00Z">
        <w:r w:rsidR="00394525">
          <w:t xml:space="preserve"> con las que pueden orientar mejor a la </w:t>
        </w:r>
      </w:ins>
      <w:ins w:id="1022" w:author="Regina Casanova" w:date="2018-06-20T13:57:00Z">
        <w:r w:rsidR="00394525">
          <w:t>ciudadanía</w:t>
        </w:r>
      </w:ins>
      <w:ins w:id="1023" w:author="Regina Casanova" w:date="2018-06-20T13:56:00Z">
        <w:r w:rsidR="00394525">
          <w:t xml:space="preserve"> </w:t>
        </w:r>
      </w:ins>
      <w:ins w:id="1024" w:author="Regina Casanova" w:date="2018-06-20T13:57:00Z">
        <w:r w:rsidR="00394525">
          <w:t>sobre diversos temas competentes al campo de acción del Ministerio de Salud</w:t>
        </w:r>
      </w:ins>
      <w:ins w:id="1025" w:author="Regina Casanova" w:date="2018-06-20T14:10:00Z">
        <w:r w:rsidR="009475F4">
          <w:t xml:space="preserve"> y Protección Social</w:t>
        </w:r>
      </w:ins>
      <w:ins w:id="1026" w:author="Regina Casanova" w:date="2018-06-20T13:57:00Z">
        <w:r w:rsidR="00394525">
          <w:t xml:space="preserve"> de Colombia.</w:t>
        </w:r>
      </w:ins>
      <w:ins w:id="1027" w:author="Regina Casanova" w:date="2018-06-20T13:58:00Z">
        <w:r w:rsidR="00394525">
          <w:t xml:space="preserve"> </w:t>
        </w:r>
      </w:ins>
      <w:ins w:id="1028" w:author="Regina Casanova" w:date="2018-06-20T14:00:00Z">
        <w:r w:rsidR="00394525">
          <w:t>Para todos</w:t>
        </w:r>
        <w:r w:rsidR="00B9043C">
          <w:t xml:space="preserve"> los tipos de </w:t>
        </w:r>
      </w:ins>
      <w:ins w:id="1029" w:author="Regina Casanova" w:date="2018-06-20T14:22:00Z">
        <w:r w:rsidR="00B9043C">
          <w:t>peticion</w:t>
        </w:r>
      </w:ins>
      <w:ins w:id="1030" w:author="Regina Casanova" w:date="2018-06-20T14:00:00Z">
        <w:r w:rsidR="00394525">
          <w:t>es que reciben, se encuentra una lista e</w:t>
        </w:r>
      </w:ins>
      <w:ins w:id="1031" w:author="Regina Casanova" w:date="2018-06-20T13:58:00Z">
        <w:r w:rsidR="00394525">
          <w:t xml:space="preserve">n su </w:t>
        </w:r>
      </w:ins>
      <w:ins w:id="1032" w:author="Regina Casanova" w:date="2018-06-20T14:00:00Z">
        <w:r w:rsidR="00394525">
          <w:t>página</w:t>
        </w:r>
      </w:ins>
      <w:ins w:id="1033" w:author="Regina Casanova" w:date="2018-06-20T13:58:00Z">
        <w:r w:rsidR="00394525">
          <w:t xml:space="preserve"> principal </w:t>
        </w:r>
      </w:ins>
      <w:ins w:id="1034" w:author="Regina Casanova" w:date="2018-06-20T14:00:00Z">
        <w:r w:rsidR="00394525">
          <w:t xml:space="preserve">donde </w:t>
        </w:r>
        <w:r w:rsidR="00394525">
          <w:lastRenderedPageBreak/>
          <w:t xml:space="preserve">explican las definiciones de cada uno y </w:t>
        </w:r>
      </w:ins>
      <w:ins w:id="1035" w:author="Regina Casanova" w:date="2018-06-20T13:58:00Z">
        <w:r w:rsidR="00394525">
          <w:t>muestra</w:t>
        </w:r>
      </w:ins>
      <w:ins w:id="1036" w:author="Regina Casanova" w:date="2018-06-20T14:01:00Z">
        <w:r w:rsidR="00394525">
          <w:t>n</w:t>
        </w:r>
      </w:ins>
      <w:ins w:id="1037" w:author="Regina Casanova" w:date="2018-06-20T13:58:00Z">
        <w:r w:rsidR="00394525">
          <w:t xml:space="preserve"> los tiempo de respuesta que puede tomar cada tipo de </w:t>
        </w:r>
      </w:ins>
      <w:ins w:id="1038" w:author="Regina Casanova" w:date="2018-06-20T14:23:00Z">
        <w:r w:rsidR="00B9043C">
          <w:t>petición</w:t>
        </w:r>
      </w:ins>
      <w:ins w:id="1039" w:author="Regina Casanova" w:date="2018-06-20T13:58:00Z">
        <w:r w:rsidR="00394525">
          <w:t xml:space="preserve">, siendo el </w:t>
        </w:r>
      </w:ins>
      <w:ins w:id="1040" w:author="Regina Casanova" w:date="2018-06-20T13:59:00Z">
        <w:r w:rsidR="00394525">
          <w:t>tiempo promedio de respuesta de 15 días</w:t>
        </w:r>
      </w:ins>
      <w:ins w:id="1041" w:author="Regina Casanova" w:date="2018-06-20T14:00:00Z">
        <w:r w:rsidR="00394525">
          <w:t xml:space="preserve"> hábiles</w:t>
        </w:r>
      </w:ins>
      <w:ins w:id="1042" w:author="Regina Casanova" w:date="2018-06-20T13:59:00Z">
        <w:r w:rsidR="00394525">
          <w:t xml:space="preserve">. Solo las consultas de un caso </w:t>
        </w:r>
      </w:ins>
      <w:ins w:id="1043" w:author="Regina Casanova" w:date="2018-06-20T14:00:00Z">
        <w:r w:rsidR="00394525">
          <w:t>específico</w:t>
        </w:r>
      </w:ins>
      <w:ins w:id="1044" w:author="Regina Casanova" w:date="2018-06-20T13:59:00Z">
        <w:r w:rsidR="00394525">
          <w:t xml:space="preserve"> puede tomar hasta 30 d</w:t>
        </w:r>
      </w:ins>
      <w:ins w:id="1045" w:author="Regina Casanova" w:date="2018-06-20T14:00:00Z">
        <w:r w:rsidR="00394525">
          <w:t>ías hábiles de respuesta.</w:t>
        </w:r>
      </w:ins>
      <w:ins w:id="1046" w:author="Regina Casanova" w:date="2018-06-20T14:03:00Z">
        <w:r w:rsidR="00394525">
          <w:t xml:space="preserve"> Cabe destacar que entre los tipos de </w:t>
        </w:r>
      </w:ins>
      <w:ins w:id="1047" w:author="Regina Casanova" w:date="2018-06-20T14:23:00Z">
        <w:r w:rsidR="00B9043C">
          <w:t>petición</w:t>
        </w:r>
      </w:ins>
      <w:ins w:id="1048" w:author="Regina Casanova" w:date="2018-06-20T14:03:00Z">
        <w:r w:rsidR="00394525">
          <w:t xml:space="preserve"> que se pueden presentar incluyen los llamados “Derechos de Petici</w:t>
        </w:r>
      </w:ins>
      <w:ins w:id="1049" w:author="Regina Casanova" w:date="2018-06-20T14:04:00Z">
        <w:r w:rsidR="00394525">
          <w:t>ón” que pueden ser tanto de interés general o particular dependiendo si afecta o tiene relación con el p</w:t>
        </w:r>
        <w:r w:rsidR="009475F4">
          <w:t>eticionario. Esto representa un</w:t>
        </w:r>
      </w:ins>
      <w:ins w:id="1050" w:author="Regina Casanova" w:date="2018-06-20T14:05:00Z">
        <w:r w:rsidR="009475F4">
          <w:t xml:space="preserve">a forma creativa de pedir sugerencias a la </w:t>
        </w:r>
      </w:ins>
      <w:ins w:id="1051" w:author="Regina Casanova" w:date="2018-06-20T14:06:00Z">
        <w:r w:rsidR="009475F4">
          <w:t>ciudadanía</w:t>
        </w:r>
      </w:ins>
      <w:ins w:id="1052" w:author="Regina Casanova" w:date="2018-06-20T14:05:00Z">
        <w:r w:rsidR="009475F4">
          <w:t xml:space="preserve"> </w:t>
        </w:r>
      </w:ins>
      <w:ins w:id="1053" w:author="Regina Casanova" w:date="2018-06-20T14:06:00Z">
        <w:r w:rsidR="009475F4">
          <w:t xml:space="preserve">sin necesidad de que tenga que haber ocurrido un hecho negativo y que puedan representar una mejora en el servicio de salud brindado. </w:t>
        </w:r>
      </w:ins>
      <w:ins w:id="1054" w:author="Regina Casanova" w:date="2018-06-20T14:07:00Z">
        <w:r w:rsidR="009475F4">
          <w:t xml:space="preserve">Ellos cuentan con una diferenciación entre el </w:t>
        </w:r>
      </w:ins>
      <w:ins w:id="1055" w:author="Regina Casanova" w:date="2018-06-20T14:08:00Z">
        <w:r w:rsidR="009475F4">
          <w:t>término</w:t>
        </w:r>
      </w:ins>
      <w:ins w:id="1056" w:author="Regina Casanova" w:date="2018-06-20T14:07:00Z">
        <w:r w:rsidR="009475F4">
          <w:t xml:space="preserve"> “Queja” y “Reclamo” donde el primero es exclusivo para conductas inadecuadas del personal mientras que la segunda es para deficiencias en la prestaci</w:t>
        </w:r>
      </w:ins>
      <w:ins w:id="1057" w:author="Regina Casanova" w:date="2018-06-20T14:08:00Z">
        <w:r w:rsidR="009475F4">
          <w:t>ón de servicios que ofrecen. Esta diferenciación resulta mucho más especifica que la diferenciaci</w:t>
        </w:r>
      </w:ins>
      <w:ins w:id="1058" w:author="Regina Casanova" w:date="2018-06-20T14:09:00Z">
        <w:r w:rsidR="009475F4">
          <w:t xml:space="preserve">ón de los mismos términos en el Perú. Por </w:t>
        </w:r>
      </w:ins>
      <w:ins w:id="1059" w:author="Regina Casanova" w:date="2018-06-20T14:10:00Z">
        <w:r w:rsidR="009475F4">
          <w:t>último</w:t>
        </w:r>
      </w:ins>
      <w:ins w:id="1060" w:author="Regina Casanova" w:date="2018-06-20T14:09:00Z">
        <w:r w:rsidR="009475F4">
          <w:t xml:space="preserve">, ellos cuentan con el </w:t>
        </w:r>
      </w:ins>
      <w:ins w:id="1061" w:author="Regina Casanova" w:date="2018-06-20T14:10:00Z">
        <w:r w:rsidR="009475F4">
          <w:t>término</w:t>
        </w:r>
      </w:ins>
      <w:ins w:id="1062" w:author="Regina Casanova" w:date="2018-06-20T14:09:00Z">
        <w:r w:rsidR="009475F4">
          <w:t xml:space="preserve"> “Denuncia” el cual se utiliza para conductas posiblemente irregulares </w:t>
        </w:r>
      </w:ins>
      <w:ins w:id="1063" w:author="Regina Casanova" w:date="2018-06-20T14:10:00Z">
        <w:r w:rsidR="009475F4">
          <w:t xml:space="preserve">que involucren </w:t>
        </w:r>
      </w:ins>
      <w:ins w:id="1064" w:author="Regina Casanova" w:date="2018-06-20T14:09:00Z">
        <w:r w:rsidR="009475F4">
          <w:t xml:space="preserve">las funciones, decisiones o intereses </w:t>
        </w:r>
      </w:ins>
      <w:ins w:id="1065" w:author="Regina Casanova" w:date="2018-06-20T14:10:00Z">
        <w:r w:rsidR="009475F4">
          <w:t>de los funcionarios del Ministerio de Salud y Protección Social.</w:t>
        </w:r>
      </w:ins>
      <w:ins w:id="1066" w:author="Regina Casanova" w:date="2018-06-20T14:11:00Z">
        <w:r w:rsidR="00EE5DBF">
          <w:t xml:space="preserve"> Es</w:t>
        </w:r>
      </w:ins>
      <w:ins w:id="1067" w:author="Regina Casanova" w:date="2018-06-20T14:12:00Z">
        <w:r w:rsidR="00EE5DBF">
          <w:t>ta diferenciación resulta adecuada para poder encontrar fallas de una forma m</w:t>
        </w:r>
      </w:ins>
      <w:ins w:id="1068" w:author="Regina Casanova" w:date="2018-06-20T14:13:00Z">
        <w:r w:rsidR="00EE5DBF">
          <w:t xml:space="preserve">ás directa y concisa. Cuando se </w:t>
        </w:r>
      </w:ins>
      <w:ins w:id="1069" w:author="Regina Casanova" w:date="2018-06-20T14:16:00Z">
        <w:r w:rsidR="00B9043C">
          <w:t>ingresó</w:t>
        </w:r>
      </w:ins>
      <w:ins w:id="1070" w:author="Regina Casanova" w:date="2018-06-20T14:13:00Z">
        <w:r w:rsidR="00EE5DBF">
          <w:t xml:space="preserve"> al sistema web</w:t>
        </w:r>
      </w:ins>
      <w:ins w:id="1071" w:author="Regina Casanova" w:date="2018-06-20T14:15:00Z">
        <w:r w:rsidR="00EE5DBF">
          <w:t xml:space="preserve"> </w:t>
        </w:r>
      </w:ins>
      <w:ins w:id="1072" w:author="Regina Casanova" w:date="2018-06-20T14:16:00Z">
        <w:r w:rsidR="00B9043C">
          <w:fldChar w:fldCharType="begin" w:fldLock="1"/>
        </w:r>
      </w:ins>
      <w:r w:rsidR="00D92F33">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(50)","plainTextFormattedCitation":"(50)","previouslyFormattedCitation":"(49)"},"properties":{"noteIndex":0},"schema":"https://github.com/citation-style-language/schema/raw/master/csl-citation.json"}</w:instrText>
      </w:r>
      <w:r w:rsidR="00B9043C">
        <w:fldChar w:fldCharType="separate"/>
      </w:r>
      <w:r w:rsidR="00D92F33" w:rsidRPr="00D92F33">
        <w:rPr>
          <w:noProof/>
        </w:rPr>
        <w:t>(50)</w:t>
      </w:r>
      <w:ins w:id="1073" w:author="Regina Casanova" w:date="2018-06-20T14:16:00Z">
        <w:r w:rsidR="00B9043C">
          <w:fldChar w:fldCharType="end"/>
        </w:r>
      </w:ins>
      <w:ins w:id="1074" w:author="Regina Casanova" w:date="2018-06-20T14:13:00Z">
        <w:r w:rsidR="00EE5DBF">
          <w:t xml:space="preserve"> se encontró una sola pantalla donde</w:t>
        </w:r>
      </w:ins>
      <w:ins w:id="1075" w:author="Regina Casanova" w:date="2018-06-20T14:15:00Z">
        <w:r w:rsidR="00EE5DBF">
          <w:t>, depen</w:t>
        </w:r>
        <w:r w:rsidR="00B9043C">
          <w:t xml:space="preserve">diendo en cual tipo de </w:t>
        </w:r>
      </w:ins>
      <w:ins w:id="1076" w:author="Regina Casanova" w:date="2018-06-20T14:23:00Z">
        <w:r w:rsidR="00B9043C">
          <w:t>petición</w:t>
        </w:r>
      </w:ins>
      <w:ins w:id="1077" w:author="Regina Casanova" w:date="2018-06-20T14:15:00Z">
        <w:r w:rsidR="00EE5DBF">
          <w:t xml:space="preserve"> se hubiera seleccionado en la anterior p</w:t>
        </w:r>
        <w:r w:rsidR="00B9043C">
          <w:t>ágina web,</w:t>
        </w:r>
      </w:ins>
      <w:ins w:id="1078" w:author="Regina Casanova" w:date="2018-06-20T14:18:00Z">
        <w:r w:rsidR="00B9043C">
          <w:t xml:space="preserve"> </w:t>
        </w:r>
      </w:ins>
      <w:ins w:id="1079" w:author="Regina Casanova" w:date="2018-06-20T14:19:00Z">
        <w:r w:rsidR="00B9043C">
          <w:t xml:space="preserve">me </w:t>
        </w:r>
      </w:ins>
      <w:ins w:id="1080" w:author="Regina Casanova" w:date="2018-06-20T14:20:00Z">
        <w:r w:rsidR="00B9043C">
          <w:t>pedía</w:t>
        </w:r>
      </w:ins>
      <w:ins w:id="1081" w:author="Regina Casanova" w:date="2018-06-20T14:18:00Z">
        <w:r w:rsidR="00B9043C">
          <w:t xml:space="preserve"> identificarme incluso </w:t>
        </w:r>
      </w:ins>
      <w:ins w:id="1082" w:author="Regina Casanova" w:date="2018-06-20T14:19:00Z">
        <w:r w:rsidR="00B9043C">
          <w:t xml:space="preserve">con una cedula de identidad la cual se validaba con los nombres y apellidos de la persona. En esta </w:t>
        </w:r>
      </w:ins>
      <w:ins w:id="1083" w:author="Regina Casanova" w:date="2018-06-20T14:20:00Z">
        <w:r w:rsidR="00B9043C">
          <w:t>web adicionalmente me permitían adjuntar archivos en formato de imagen o documento para soportar mi petición. Algo que llama mucho la atenci</w:t>
        </w:r>
      </w:ins>
      <w:ins w:id="1084" w:author="Regina Casanova" w:date="2018-06-20T14:21:00Z">
        <w:r w:rsidR="00B9043C">
          <w:t xml:space="preserve">ón es que, a pesar que pide identificación del </w:t>
        </w:r>
        <w:r w:rsidR="00B9043C">
          <w:lastRenderedPageBreak/>
          <w:t>ciudadano peticionario, existe la posibilidad de colocar la petición de forma anónima lo cual deja más libertad al peticionario.</w:t>
        </w:r>
      </w:ins>
    </w:p>
    <w:p w14:paraId="42402B3E" w14:textId="5AD003CB" w:rsidR="00944154" w:rsidRDefault="00CA7AEF" w:rsidP="00842BF2">
      <w:pPr>
        <w:pStyle w:val="Texto"/>
        <w:rPr>
          <w:ins w:id="1085" w:author="Regina Casanova" w:date="2018-06-20T13:30:00Z"/>
        </w:rPr>
      </w:pPr>
      <w:ins w:id="1086" w:author="Regina Casanova" w:date="2018-06-20T14:27:00Z">
        <w:r>
          <w:t xml:space="preserve">En ambas iniciativas, se vio la presencia de una página web que acompañaba al software web donde se explicaban los alcances y rangos de acción tanto de la </w:t>
        </w:r>
      </w:ins>
      <w:ins w:id="1087" w:author="Regina Casanova" w:date="2018-06-20T14:28:00Z">
        <w:r>
          <w:t>S</w:t>
        </w:r>
      </w:ins>
      <w:ins w:id="1088" w:author="Regina Casanova" w:date="2018-06-20T14:27:00Z">
        <w:r>
          <w:t xml:space="preserve">uperintendencia </w:t>
        </w:r>
      </w:ins>
      <w:ins w:id="1089" w:author="Regina Casanova" w:date="2018-06-20T14:28:00Z">
        <w:r>
          <w:t xml:space="preserve">en Salud de Chile </w:t>
        </w:r>
      </w:ins>
      <w:ins w:id="1090" w:author="Regina Casanova" w:date="2018-06-20T14:27:00Z">
        <w:r>
          <w:t>como del Ministerio de Salud y Protecci</w:t>
        </w:r>
      </w:ins>
      <w:ins w:id="1091" w:author="Regina Casanova" w:date="2018-06-20T14:28:00Z">
        <w:r>
          <w:t xml:space="preserve">ón Social de Colombia. Se </w:t>
        </w:r>
        <w:r w:rsidR="00917B46">
          <w:t xml:space="preserve">resalta su importancia ya que sin dicha página web, no se podría entender cómo funciona y para que debe ser utilizado. </w:t>
        </w:r>
      </w:ins>
      <w:ins w:id="1092" w:author="Regina Casanova" w:date="2018-06-20T14:29:00Z">
        <w:r w:rsidR="00917B46">
          <w:t>Esto también debería ser parte del sistema web peruano en el momento que se implemente para poder evitar c</w:t>
        </w:r>
      </w:ins>
      <w:ins w:id="1093" w:author="Regina Casanova" w:date="2018-06-20T14:30:00Z">
        <w:r w:rsidR="00917B46">
          <w:t>reencias</w:t>
        </w:r>
      </w:ins>
      <w:ins w:id="1094" w:author="Regina Casanova" w:date="2018-06-20T14:29:00Z">
        <w:r w:rsidR="00917B46">
          <w:t xml:space="preserve"> </w:t>
        </w:r>
      </w:ins>
      <w:ins w:id="1095" w:author="Regina Casanova" w:date="2018-06-20T14:30:00Z">
        <w:r w:rsidR="00917B46">
          <w:t>erróneas en la población.</w:t>
        </w:r>
      </w:ins>
      <w:ins w:id="1096" w:author="Regina Casanova" w:date="2018-06-20T14:29:00Z">
        <w:r w:rsidR="00917B46">
          <w:t xml:space="preserve"> </w:t>
        </w:r>
      </w:ins>
    </w:p>
    <w:p w14:paraId="67EE9058" w14:textId="575E077A" w:rsidR="00DB0C2C" w:rsidRDefault="0005010F" w:rsidP="00842BF2">
      <w:pPr>
        <w:pStyle w:val="Texto"/>
        <w:rPr>
          <w:ins w:id="1097" w:author="Regina Casanova" w:date="2018-06-20T16:24:00Z"/>
        </w:rPr>
      </w:pPr>
      <w:ins w:id="1098" w:author="Regina Casanova" w:date="2018-06-20T14:32:00Z">
        <w:r>
          <w:t xml:space="preserve">Sin embargo, </w:t>
        </w:r>
        <w:r w:rsidRPr="00BA156B">
          <w:t xml:space="preserve">no queda claro si </w:t>
        </w:r>
        <w:r>
          <w:t xml:space="preserve">en </w:t>
        </w:r>
      </w:ins>
      <w:del w:id="1099" w:author="Regina Casanova" w:date="2018-06-20T13:29:00Z">
        <w:r w:rsidR="00BF27D4" w:rsidRPr="00BA156B" w:rsidDel="003700B5">
          <w:delText xml:space="preserve">como en Colombia </w:delText>
        </w:r>
        <w:r w:rsidR="00EC2BAF" w:rsidRPr="00BA156B" w:rsidDel="003700B5">
          <w:fldChar w:fldCharType="begin" w:fldLock="1"/>
        </w:r>
        <w:r w:rsidR="00615A96" w:rsidRPr="003700B5" w:rsidDel="003700B5">
          <w:del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(47)"},"properties":{"noteIndex":0},"schema":"https://github.com/citation-style-language/schema/raw/master/csl-citation.json"}</w:delInstrText>
        </w:r>
        <w:r w:rsidR="00EC2BAF" w:rsidRPr="00BA156B" w:rsidDel="003700B5">
          <w:fldChar w:fldCharType="separate"/>
        </w:r>
        <w:r w:rsidR="00615A96" w:rsidRPr="003700B5" w:rsidDel="003700B5">
          <w:rPr>
            <w:noProof/>
          </w:rPr>
          <w:delText>(47)</w:delText>
        </w:r>
        <w:r w:rsidR="00EC2BAF" w:rsidRPr="00BA156B" w:rsidDel="003700B5">
          <w:fldChar w:fldCharType="end"/>
        </w:r>
        <w:r w:rsidR="00BF27D4" w:rsidRPr="00BA156B" w:rsidDel="003700B5">
          <w:delText xml:space="preserve">. </w:delText>
        </w:r>
      </w:del>
      <w:ins w:id="1100" w:author="Regina Casanova" w:date="2018-06-20T14:32:00Z">
        <w:r>
          <w:t>e</w:t>
        </w:r>
      </w:ins>
      <w:del w:id="1101" w:author="Regina Casanova" w:date="2018-06-20T14:32:00Z">
        <w:r w:rsidR="00BF27D4" w:rsidRPr="00BA156B" w:rsidDel="0005010F">
          <w:delText>E</w:delText>
        </w:r>
      </w:del>
      <w:r w:rsidR="00BF27D4" w:rsidRPr="00BA156B">
        <w:t xml:space="preserve">stas herramientas informáticas </w:t>
      </w:r>
      <w:del w:id="1102"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68337228" w:rsidR="00B26FA3" w:rsidRDefault="00B26FA3" w:rsidP="00842BF2">
      <w:pPr>
        <w:pStyle w:val="Texto"/>
        <w:rPr>
          <w:ins w:id="1103" w:author="Regina Casanova" w:date="2018-06-20T13:29:00Z"/>
        </w:rPr>
      </w:pPr>
      <w:ins w:id="1104" w:author="Regina Casanova" w:date="2018-06-20T16:26:00Z">
        <w:r>
          <w:t xml:space="preserve">Existen </w:t>
        </w:r>
      </w:ins>
      <w:ins w:id="1105" w:author="Regina Casanova" w:date="2018-06-20T16:39:00Z">
        <w:r w:rsidR="006839BB">
          <w:t xml:space="preserve">diversos </w:t>
        </w:r>
      </w:ins>
      <w:ins w:id="1106" w:author="Regina Casanova" w:date="2018-06-20T16:26:00Z">
        <w:r>
          <w:t xml:space="preserve">estudios </w:t>
        </w:r>
      </w:ins>
      <w:ins w:id="1107" w:author="Regina Casanova" w:date="2018-06-20T16:27:00Z">
        <w:r>
          <w:t xml:space="preserve">hechos </w:t>
        </w:r>
      </w:ins>
      <w:ins w:id="1108" w:author="Regina Casanova" w:date="2018-06-20T16:39:00Z">
        <w:r w:rsidR="006839BB">
          <w:t xml:space="preserve">en Argentina </w:t>
        </w:r>
      </w:ins>
      <w:ins w:id="1109" w:author="Regina Casanova" w:date="2018-06-20T16:26:00Z">
        <w:r>
          <w:t xml:space="preserve">donde utilizan la metodología UCD </w:t>
        </w:r>
      </w:ins>
      <w:ins w:id="1110" w:author="Regina Casanova" w:date="2018-06-20T16:31:00Z">
        <w:r>
          <w:t>en sistemas informáticos clínicos donde demostraron que</w:t>
        </w:r>
      </w:ins>
      <w:ins w:id="1111" w:author="Regina Casanova" w:date="2018-06-20T16:40:00Z">
        <w:r w:rsidR="006839BB">
          <w:t xml:space="preserve"> el</w:t>
        </w:r>
      </w:ins>
      <w:ins w:id="1112" w:author="Regina Casanova" w:date="2018-06-20T16:41:00Z">
        <w:r w:rsidR="006839BB">
          <w:t xml:space="preserve"> uso de la metodología en el</w:t>
        </w:r>
      </w:ins>
      <w:ins w:id="1113" w:author="Regina Casanova" w:date="2018-06-20T16:40:00Z">
        <w:r w:rsidR="006839BB">
          <w:t xml:space="preserve"> re-diseño de </w:t>
        </w:r>
      </w:ins>
      <w:ins w:id="1114" w:author="Regina Casanova" w:date="2018-06-20T16:32:00Z">
        <w:r>
          <w:t xml:space="preserve">un sistema de </w:t>
        </w:r>
      </w:ins>
      <w:ins w:id="1115" w:author="Regina Casanova" w:date="2018-06-20T16:31:00Z">
        <w:r>
          <w:t xml:space="preserve">alertas </w:t>
        </w:r>
      </w:ins>
      <w:ins w:id="1116" w:author="Regina Casanova" w:date="2018-06-20T16:40:00Z">
        <w:r w:rsidR="006839BB">
          <w:t>en</w:t>
        </w:r>
      </w:ins>
      <w:ins w:id="1117" w:author="Regina Casanova" w:date="2018-06-20T16:33:00Z">
        <w:r>
          <w:t xml:space="preserve"> una historia clínica electrónica,</w:t>
        </w:r>
      </w:ins>
      <w:ins w:id="1118" w:author="Regina Casanova" w:date="2018-06-20T16:34:00Z">
        <w:r w:rsidR="006839BB">
          <w:t xml:space="preserve"> result</w:t>
        </w:r>
      </w:ins>
      <w:ins w:id="1119" w:author="Regina Casanova" w:date="2018-06-20T16:41:00Z">
        <w:r w:rsidR="006839BB">
          <w:t>ó</w:t>
        </w:r>
      </w:ins>
      <w:ins w:id="1120" w:author="Regina Casanova" w:date="2018-06-20T16:34:00Z">
        <w:r>
          <w:t xml:space="preserve"> en alertas más usables, efectivas y satisfactorias </w:t>
        </w:r>
        <w:r w:rsidR="006839BB">
          <w:t xml:space="preserve">que las alertas diseñadas utilizando </w:t>
        </w:r>
      </w:ins>
      <w:ins w:id="1121" w:author="Regina Casanova" w:date="2018-06-20T16:35:00Z">
        <w:r w:rsidR="006839BB">
          <w:t>técnicas</w:t>
        </w:r>
      </w:ins>
      <w:ins w:id="1122" w:author="Regina Casanova" w:date="2018-06-20T16:34:00Z">
        <w:r w:rsidR="006839BB">
          <w:t xml:space="preserve"> </w:t>
        </w:r>
      </w:ins>
      <w:ins w:id="1123" w:author="Regina Casanova" w:date="2018-06-20T16:35:00Z">
        <w:r w:rsidR="006839BB">
          <w:t xml:space="preserve">de ingeniería de software tradicional </w:t>
        </w:r>
      </w:ins>
      <w:ins w:id="1124" w:author="Regina Casanova" w:date="2018-06-20T16:36:00Z">
        <w:r w:rsidR="006839BB">
          <w:fldChar w:fldCharType="begin" w:fldLock="1"/>
        </w:r>
      </w:ins>
      <w:r w:rsidR="00D92F33">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(51)","plainTextFormattedCitation":"(51)","previouslyFormattedCitation":"(50)"},"properties":{"noteIndex":0},"schema":"https://github.com/citation-style-language/schema/raw/master/csl-citation.json"}</w:instrText>
      </w:r>
      <w:r w:rsidR="006839BB">
        <w:fldChar w:fldCharType="separate"/>
      </w:r>
      <w:r w:rsidR="00D92F33" w:rsidRPr="00D92F33">
        <w:rPr>
          <w:noProof/>
        </w:rPr>
        <w:t>(51)</w:t>
      </w:r>
      <w:ins w:id="1125" w:author="Regina Casanova" w:date="2018-06-20T16:36:00Z">
        <w:r w:rsidR="006839BB">
          <w:fldChar w:fldCharType="end"/>
        </w:r>
      </w:ins>
      <w:ins w:id="1126" w:author="Regina Casanova" w:date="2018-06-20T16:41:00Z">
        <w:r w:rsidR="006839BB">
          <w:t xml:space="preserve">. También mostraron </w:t>
        </w:r>
      </w:ins>
      <w:ins w:id="1127" w:author="Regina Casanova" w:date="2018-06-20T16:38:00Z">
        <w:r w:rsidR="006839BB">
          <w:t xml:space="preserve">que </w:t>
        </w:r>
      </w:ins>
      <w:ins w:id="1128" w:author="Regina Casanova" w:date="2018-06-20T16:42:00Z">
        <w:r w:rsidR="006839BB">
          <w:t>el re-diseño de registros utilizando esta metodología hizo que los enfermeros encargados en el llenado de información de los pacientes se sintieran m</w:t>
        </w:r>
      </w:ins>
      <w:ins w:id="1129" w:author="Regina Casanova" w:date="2018-06-20T16:43:00Z">
        <w:r w:rsidR="006839BB">
          <w:t>ás satisfechos y pudieran encontrar un balance entre las necesidades de enfermeros y los requerimientos de la institución</w:t>
        </w:r>
      </w:ins>
      <w:ins w:id="1130" w:author="Regina Casanova" w:date="2018-06-20T16:50:00Z">
        <w:r w:rsidR="006839BB">
          <w:t xml:space="preserve"> </w:t>
        </w:r>
      </w:ins>
      <w:ins w:id="1131" w:author="Regina Casanova" w:date="2018-06-20T16:51:00Z">
        <w:r w:rsidR="006839BB">
          <w:fldChar w:fldCharType="begin" w:fldLock="1"/>
        </w:r>
      </w:ins>
      <w:r w:rsidR="00D92F33">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(52)","plainTextFormattedCitation":"(52)","previouslyFormattedCitation":"(51)"},"properties":{"noteIndex":0},"schema":"https://github.com/citation-style-language/schema/raw/master/csl-citation.json"}</w:instrText>
      </w:r>
      <w:r w:rsidR="006839BB">
        <w:fldChar w:fldCharType="separate"/>
      </w:r>
      <w:r w:rsidR="00D92F33" w:rsidRPr="00D92F33">
        <w:rPr>
          <w:noProof/>
        </w:rPr>
        <w:t>(52)</w:t>
      </w:r>
      <w:ins w:id="1132" w:author="Regina Casanova" w:date="2018-06-20T16:51:00Z">
        <w:r w:rsidR="006839BB">
          <w:fldChar w:fldCharType="end"/>
        </w:r>
      </w:ins>
      <w:ins w:id="1133" w:author="Regina Casanova" w:date="2018-06-20T16:43:00Z">
        <w:r w:rsidR="006839BB">
          <w:t>.</w:t>
        </w:r>
      </w:ins>
      <w:ins w:id="1134" w:author="Regina Casanova" w:date="2018-06-20T16:51:00Z">
        <w:r w:rsidR="006839BB">
          <w:t xml:space="preserve"> En </w:t>
        </w:r>
      </w:ins>
      <w:ins w:id="1135" w:author="Regina Casanova" w:date="2018-06-20T16:43:00Z">
        <w:r w:rsidR="007A641A">
          <w:t xml:space="preserve">dichos estudios, la </w:t>
        </w:r>
      </w:ins>
      <w:ins w:id="1136" w:author="Regina Casanova" w:date="2018-06-20T16:52:00Z">
        <w:r w:rsidR="007A641A">
          <w:t>participación de los usuarios finales del software fueron cruciales</w:t>
        </w:r>
      </w:ins>
      <w:ins w:id="1137" w:author="Regina Casanova" w:date="2018-06-20T16:58:00Z">
        <w:r w:rsidR="007A641A">
          <w:t xml:space="preserve"> para conseguir los objetivos deseados</w:t>
        </w:r>
      </w:ins>
      <w:ins w:id="1138" w:author="Regina Casanova" w:date="2018-06-20T16:52:00Z">
        <w:r w:rsidR="007A641A">
          <w:t xml:space="preserve">, en el primer estudio se realizaron </w:t>
        </w:r>
      </w:ins>
      <w:ins w:id="1139" w:author="Regina Casanova" w:date="2018-06-20T16:53:00Z">
        <w:r w:rsidR="007A641A">
          <w:t xml:space="preserve">cuestionarios y entrevistas cualitativas con los usuarios para </w:t>
        </w:r>
        <w:r w:rsidR="007A641A">
          <w:lastRenderedPageBreak/>
          <w:t>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w:t>
        </w:r>
      </w:ins>
      <w:ins w:id="1140" w:author="Regina Casanova" w:date="2018-06-20T16:54:00Z">
        <w:r w:rsidR="007A641A">
          <w:t xml:space="preserve">ón. </w:t>
        </w:r>
      </w:ins>
      <w:ins w:id="1141" w:author="Regina Casanova" w:date="2018-06-20T16:59:00Z">
        <w:r w:rsidR="007A641A">
          <w:t>Asimismo</w:t>
        </w:r>
      </w:ins>
      <w:ins w:id="1142" w:author="Regina Casanova" w:date="2018-06-20T16:58:00Z">
        <w:r w:rsidR="007A641A">
          <w:t>, el presente estudio</w:t>
        </w:r>
      </w:ins>
      <w:ins w:id="1143" w:author="Regina Casanova" w:date="2018-06-20T16:59:00Z">
        <w:r w:rsidR="007A641A">
          <w:t xml:space="preserve"> se suma mostrando</w:t>
        </w:r>
      </w:ins>
      <w:ins w:id="1144" w:author="Regina Casanova" w:date="2018-06-20T16:58:00Z">
        <w:r w:rsidR="007A641A">
          <w:t xml:space="preserve"> la gran importancia de tomar en cuenta las consideraciones de los usuarios finales al momento de la creación de un nuevo sistema inform</w:t>
        </w:r>
      </w:ins>
      <w:ins w:id="1145" w:author="Regina Casanova" w:date="2018-06-20T16:59:00Z">
        <w:r w:rsidR="007A641A">
          <w:t>ático.</w:t>
        </w:r>
      </w:ins>
    </w:p>
    <w:p w14:paraId="62A890EC" w14:textId="6EAFCEC7" w:rsidR="003700B5" w:rsidRPr="00842BF2" w:rsidDel="00944154" w:rsidRDefault="003700B5" w:rsidP="00842BF2">
      <w:pPr>
        <w:pStyle w:val="Texto"/>
        <w:rPr>
          <w:del w:id="1146" w:author="Regina Casanova" w:date="2018-06-20T13:47:00Z"/>
        </w:rPr>
      </w:pPr>
    </w:p>
    <w:p w14:paraId="675F84E9" w14:textId="30F8229E"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D92F33">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(53)","plainTextFormattedCitation":"(53)","previouslyFormattedCitation":"(52)"},"properties":{"noteIndex":0},"schema":"https://github.com/citation-style-language/schema/raw/master/csl-citation.json"}</w:instrText>
      </w:r>
      <w:r w:rsidRPr="00BA156B">
        <w:fldChar w:fldCharType="separate"/>
      </w:r>
      <w:r w:rsidR="00D92F33" w:rsidRPr="00D92F33">
        <w:rPr>
          <w:noProof/>
        </w:rPr>
        <w:t>(53)</w:t>
      </w:r>
      <w:r w:rsidRPr="00BA156B">
        <w:fldChar w:fldCharType="end"/>
      </w:r>
      <w:r w:rsidRPr="00BA156B">
        <w:t xml:space="preserve">, para evitar frustraciones de sus usuarios </w:t>
      </w:r>
      <w:r w:rsidRPr="00BA156B">
        <w:fldChar w:fldCharType="begin" w:fldLock="1"/>
      </w:r>
      <w:r w:rsidR="00D92F33">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(54)","plainTextFormattedCitation":"(54)","previouslyFormattedCitation":"(53)"},"properties":{"noteIndex":0},"schema":"https://github.com/citation-style-language/schema/raw/master/csl-citation.json"}</w:instrText>
      </w:r>
      <w:r w:rsidRPr="00BA156B">
        <w:fldChar w:fldCharType="separate"/>
      </w:r>
      <w:r w:rsidR="00D92F33" w:rsidRPr="00D92F33">
        <w:rPr>
          <w:noProof/>
        </w:rPr>
        <w:t>(54)</w:t>
      </w:r>
      <w:r w:rsidRPr="00BA156B">
        <w:fldChar w:fldCharType="end"/>
      </w:r>
      <w:r w:rsidR="00D00DDC">
        <w:t xml:space="preserve"> y có</w:t>
      </w:r>
      <w:r w:rsidRPr="00BA156B">
        <w:t xml:space="preserve">mo puede ayudar en el soporte de decisiones clínicas </w:t>
      </w:r>
      <w:r w:rsidRPr="00BA156B">
        <w:fldChar w:fldCharType="begin" w:fldLock="1"/>
      </w:r>
      <w:r w:rsidR="00D92F33">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(55)","plainTextFormattedCitation":"(55)","previouslyFormattedCitation":"(54)"},"properties":{"noteIndex":0},"schema":"https://github.com/citation-style-language/schema/raw/master/csl-citation.json"}</w:instrText>
      </w:r>
      <w:r w:rsidRPr="00BA156B">
        <w:fldChar w:fldCharType="separate"/>
      </w:r>
      <w:r w:rsidR="00D92F33" w:rsidRPr="00D92F33">
        <w:rPr>
          <w:noProof/>
        </w:rPr>
        <w:t>(55)</w:t>
      </w:r>
      <w:r w:rsidRPr="00BA156B">
        <w:fldChar w:fldCharType="end"/>
      </w:r>
      <w:r w:rsidRPr="00BA156B">
        <w:t>.</w:t>
      </w:r>
    </w:p>
    <w:p w14:paraId="6FD7A144" w14:textId="3B334769" w:rsidR="0070776A" w:rsidRPr="00842BF2" w:rsidRDefault="0070776A" w:rsidP="00842BF2">
      <w:pPr>
        <w:pStyle w:val="Texto"/>
      </w:pPr>
      <w:r w:rsidRPr="00BA156B">
        <w:t xml:space="preserve">Este tipo de </w:t>
      </w:r>
      <w:del w:id="1147" w:author="Regina Casanova" w:date="2018-06-18T17:53:00Z">
        <w:r w:rsidRPr="00BA156B" w:rsidDel="00E94926">
          <w:delText>sistema</w:delText>
        </w:r>
      </w:del>
      <w:ins w:id="1148"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D92F33">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(56)","plainTextFormattedCitation":"(56)","previouslyFormattedCitation":"(55)"},"properties":{"noteIndex":0},"schema":"https://github.com/citation-style-language/schema/raw/master/csl-citation.json"}</w:instrText>
      </w:r>
      <w:r w:rsidRPr="00BA156B">
        <w:fldChar w:fldCharType="separate"/>
      </w:r>
      <w:r w:rsidR="00D92F33" w:rsidRPr="00D92F33">
        <w:rPr>
          <w:noProof/>
        </w:rPr>
        <w:t>(56)</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1149" w:author="Regina Casanova" w:date="2018-06-18T17:53:00Z">
        <w:r w:rsidRPr="00BA156B" w:rsidDel="00E94926">
          <w:delText xml:space="preserve">sistema </w:delText>
        </w:r>
      </w:del>
      <w:ins w:id="1150" w:author="Regina Casanova" w:date="2018-06-18T17:53:00Z">
        <w:r w:rsidR="00E94926">
          <w:t>software</w:t>
        </w:r>
      </w:ins>
      <w:ins w:id="1151" w:author="Regina Casanova" w:date="2018-06-18T17:40:00Z">
        <w:r w:rsidR="00234025">
          <w:t xml:space="preserve"> </w:t>
        </w:r>
      </w:ins>
      <w:r w:rsidRPr="00BA156B">
        <w:t xml:space="preserve">propuesto en este proyecto, se construyó basándose en dichos beneficios por lo que el uso de este </w:t>
      </w:r>
      <w:del w:id="1152" w:author="Regina Casanova" w:date="2018-06-18T17:53:00Z">
        <w:r w:rsidRPr="00BA156B" w:rsidDel="00E94926">
          <w:delText>sistema</w:delText>
        </w:r>
      </w:del>
      <w:ins w:id="1153" w:author="Regina Casanova" w:date="2018-06-18T17:53:00Z">
        <w:r w:rsidR="00E94926">
          <w:t>software</w:t>
        </w:r>
      </w:ins>
      <w:r w:rsidRPr="00BA156B">
        <w:t xml:space="preserve"> ayudaría a tener un manejo efectivo de los reclamos. El siguiente paso para garantizarlo es la reorganización </w:t>
      </w:r>
      <w:r w:rsidRPr="00BA156B">
        <w:lastRenderedPageBreak/>
        <w:t>del proceso de resolución de los reclamos para que los trabajadores tengan claro el procedimiento a realizarse.</w:t>
      </w:r>
    </w:p>
    <w:p w14:paraId="59F5724C" w14:textId="3DB0749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Pr="00BA156B">
        <w:fldChar w:fldCharType="separate"/>
      </w:r>
      <w:r w:rsidR="00D92F33" w:rsidRPr="00D92F33">
        <w:rPr>
          <w:noProof/>
        </w:rPr>
        <w:t>(57)</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0C4D6C8E"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1154" w:author="Regina Casanova" w:date="2018-06-18T16:48:00Z">
        <w:r w:rsidR="00AF62FF">
          <w:t xml:space="preserve"> </w:t>
        </w:r>
      </w:ins>
      <w:ins w:id="1155" w:author="Regina Casanova" w:date="2018-06-18T16:49:00Z">
        <w:r w:rsidR="00AF62FF">
          <w:fldChar w:fldCharType="begin" w:fldLock="1"/>
        </w:r>
      </w:ins>
      <w:r w:rsidR="00D92F33">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(58)","plainTextFormattedCitation":"(58)","previouslyFormattedCitation":"(57)"},"properties":{"noteIndex":0},"schema":"https://github.com/citation-style-language/schema/raw/master/csl-citation.json"}</w:instrText>
      </w:r>
      <w:r w:rsidR="00AF62FF">
        <w:fldChar w:fldCharType="separate"/>
      </w:r>
      <w:r w:rsidR="00D92F33" w:rsidRPr="00D92F33">
        <w:rPr>
          <w:noProof/>
        </w:rPr>
        <w:t>(58)</w:t>
      </w:r>
      <w:ins w:id="1156"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D92F33">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(59)","plainTextFormattedCitation":"(59)","previouslyFormattedCitation":"(58)"},"properties":{"noteIndex":0},"schema":"https://github.com/citation-style-language/schema/raw/master/csl-citation.json"}</w:instrText>
      </w:r>
      <w:r w:rsidRPr="00BA156B">
        <w:fldChar w:fldCharType="separate"/>
      </w:r>
      <w:r w:rsidR="00D92F33" w:rsidRPr="00D92F33">
        <w:rPr>
          <w:noProof/>
        </w:rPr>
        <w:t>(59)</w:t>
      </w:r>
      <w:r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ins w:id="1157" w:author="Regina Casanova" w:date="2018-06-18T16:49:00Z">
        <w:r w:rsidR="00AF62FF">
          <w:t>de gestión de reclamos en</w:t>
        </w:r>
      </w:ins>
      <w:del w:id="1158" w:author="Regina Casanova" w:date="2018-06-18T16:49:00Z">
        <w:r w:rsidRPr="00BA156B" w:rsidDel="00AF62FF">
          <w:delText>de</w:delText>
        </w:r>
      </w:del>
      <w:ins w:id="1159" w:author="Regina Casanova" w:date="2018-06-18T16:43:00Z">
        <w:r w:rsidR="00EF06FE">
          <w:t xml:space="preserve"> la red</w:t>
        </w:r>
      </w:ins>
      <w:ins w:id="1160" w:author="Regina Casanova" w:date="2018-06-18T23:54:00Z">
        <w:r w:rsidR="00EF41F7">
          <w:t xml:space="preserve"> de establecimientos de salud del</w:t>
        </w:r>
      </w:ins>
      <w:ins w:id="1161" w:author="Regina Casanova" w:date="2018-06-18T16:43:00Z">
        <w:r w:rsidR="00EF06FE">
          <w:t xml:space="preserve"> MINSA</w:t>
        </w:r>
      </w:ins>
      <w:del w:id="1162"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1163"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1163"/>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8891B12"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lastRenderedPageBreak/>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1164" w:author="Regina Casanova" w:date="2018-06-18T17:53:00Z">
        <w:r w:rsidR="0079520C" w:rsidRPr="00BA156B" w:rsidDel="00E94926">
          <w:delText xml:space="preserve">sistema </w:delText>
        </w:r>
      </w:del>
      <w:ins w:id="1165" w:author="Regina Casanova" w:date="2018-06-18T17:53:00Z">
        <w:r w:rsidR="00E94926">
          <w:t>software</w:t>
        </w:r>
      </w:ins>
      <w:ins w:id="1166" w:author="Regina Casanova" w:date="2018-06-18T17:41:00Z">
        <w:r w:rsidR="00234025">
          <w:t xml:space="preserve"> </w:t>
        </w:r>
      </w:ins>
      <w:r w:rsidR="0079520C" w:rsidRPr="00BA156B">
        <w:t xml:space="preserve">recaude información valiosa que pueda traducirse en proyectos de mejora. Sin esta capacitación permanente, el </w:t>
      </w:r>
      <w:del w:id="1167" w:author="Regina Casanova" w:date="2018-06-18T17:53:00Z">
        <w:r w:rsidR="0079520C" w:rsidRPr="00BA156B" w:rsidDel="00E94926">
          <w:delText>sistema</w:delText>
        </w:r>
      </w:del>
      <w:ins w:id="1168"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2878E52"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D92F33">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(60)","plainTextFormattedCitation":"(60)","previouslyFormattedCitation":"(59)"},"properties":{"noteIndex":0},"schema":"https://github.com/citation-style-language/schema/raw/master/csl-citation.json"}</w:instrText>
      </w:r>
      <w:r w:rsidRPr="00BA156B">
        <w:fldChar w:fldCharType="separate"/>
      </w:r>
      <w:r w:rsidR="00D92F33" w:rsidRPr="00D92F33">
        <w:rPr>
          <w:noProof/>
        </w:rPr>
        <w:t>(60)</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w:t>
      </w:r>
      <w:r w:rsidR="008C2660" w:rsidRPr="00BA156B">
        <w:lastRenderedPageBreak/>
        <w:t>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7D4697D9"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00EC2BAF" w:rsidRPr="00BA156B">
        <w:fldChar w:fldCharType="separate"/>
      </w:r>
      <w:r w:rsidR="00D92F33" w:rsidRPr="00D92F33">
        <w:rPr>
          <w:noProof/>
        </w:rPr>
        <w:t>(57)</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lastRenderedPageBreak/>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1169" w:author="Regina Casanova" w:date="2018-06-18T17:53:00Z">
        <w:r w:rsidRPr="00BA156B" w:rsidDel="00E94926">
          <w:delText>sistema</w:delText>
        </w:r>
      </w:del>
      <w:ins w:id="1170"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1171" w:name="_Toc511166321"/>
      <w:r w:rsidRPr="00BA156B">
        <w:rPr>
          <w:lang w:val="es-PE"/>
        </w:rPr>
        <w:t>De los h</w:t>
      </w:r>
      <w:r w:rsidR="00C1603F" w:rsidRPr="00BA156B">
        <w:rPr>
          <w:lang w:val="es-PE"/>
        </w:rPr>
        <w:t>allazgos de la fase de p</w:t>
      </w:r>
      <w:r w:rsidR="009E2064" w:rsidRPr="00BA156B">
        <w:rPr>
          <w:lang w:val="es-PE"/>
        </w:rPr>
        <w:t>rueba</w:t>
      </w:r>
      <w:bookmarkEnd w:id="1171"/>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1172" w:author="Regina Casanova" w:date="2018-06-18T17:53:00Z">
        <w:r w:rsidR="001E3A11" w:rsidRPr="00BA156B" w:rsidDel="00E94926">
          <w:delText>sistema</w:delText>
        </w:r>
      </w:del>
      <w:ins w:id="1173"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1174"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1175" w:author="Regina Casanova" w:date="2018-06-18T17:53:00Z">
        <w:r w:rsidR="00EA256A" w:rsidRPr="00BA156B" w:rsidDel="00E94926">
          <w:delText>sistema</w:delText>
        </w:r>
      </w:del>
      <w:ins w:id="1176"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1177" w:author="Regina Casanova" w:date="2018-06-18T17:53:00Z">
        <w:r w:rsidRPr="00BA156B" w:rsidDel="00E94926">
          <w:delText>sistema</w:delText>
        </w:r>
      </w:del>
      <w:ins w:id="1178"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rsidP="008E7400">
      <w:pPr>
        <w:pStyle w:val="Ttulo2"/>
        <w:pPrChange w:id="1179" w:author="Regina Casanova" w:date="2018-06-15T19:26:00Z">
          <w:pPr>
            <w:pStyle w:val="Texto"/>
          </w:pPr>
        </w:pPrChange>
      </w:pPr>
      <w:ins w:id="1180" w:author="Regina Casanova" w:date="2018-06-15T19:26:00Z">
        <w:r>
          <w:t>Limitaciones</w:t>
        </w:r>
      </w:ins>
    </w:p>
    <w:p w14:paraId="39417866" w14:textId="081E9E9F" w:rsidR="00524A0A" w:rsidRDefault="008A445E" w:rsidP="00862EA1">
      <w:pPr>
        <w:pStyle w:val="Texto"/>
        <w:rPr>
          <w:ins w:id="1181"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1182" w:author="Regina Casanova" w:date="2018-06-15T19:45:00Z">
        <w:r w:rsidR="004D0B2C">
          <w:t xml:space="preserve">Siendo lo ideal realizar iteraciones con un </w:t>
        </w:r>
      </w:ins>
      <w:ins w:id="1183" w:author="Regina Casanova" w:date="2018-06-15T19:46:00Z">
        <w:r w:rsidR="004D0B2C">
          <w:t>máximo</w:t>
        </w:r>
      </w:ins>
      <w:ins w:id="1184" w:author="Regina Casanova" w:date="2018-06-15T19:45:00Z">
        <w:r w:rsidR="004D0B2C">
          <w:t xml:space="preserve"> </w:t>
        </w:r>
      </w:ins>
      <w:ins w:id="1185" w:author="Regina Casanova" w:date="2018-06-15T19:46:00Z">
        <w:r w:rsidR="004D0B2C">
          <w:t xml:space="preserve">de 5 pruebas de usuarios,  se realizaron </w:t>
        </w:r>
      </w:ins>
      <w:ins w:id="1186" w:author="Regina Casanova" w:date="2018-06-15T20:02:00Z">
        <w:r w:rsidR="004D0B2C">
          <w:t xml:space="preserve">iteraciones con 3 </w:t>
        </w:r>
        <w:r w:rsidR="00806EEF">
          <w:t>usuarios para cada tipo de usuario evalu</w:t>
        </w:r>
      </w:ins>
      <w:ins w:id="1187" w:author="Regina Casanova" w:date="2018-06-15T20:03:00Z">
        <w:r w:rsidR="00806EEF">
          <w:t>a</w:t>
        </w:r>
      </w:ins>
      <w:ins w:id="1188" w:author="Regina Casanova" w:date="2018-06-15T20:02:00Z">
        <w:r w:rsidR="00806EEF">
          <w:t>do</w:t>
        </w:r>
      </w:ins>
      <w:ins w:id="1189" w:author="Regina Casanova" w:date="2018-06-15T20:05:00Z">
        <w:r w:rsidR="00806EEF">
          <w:t xml:space="preserve"> debido a poco tiempo que se contaba para realizar las pruebas. S</w:t>
        </w:r>
      </w:ins>
      <w:ins w:id="1190" w:author="Regina Casanova" w:date="2018-06-15T20:06:00Z">
        <w:r w:rsidR="00806EEF">
          <w:t>in embargo, iteraciones con 5 usuarios por cada tipo de usuario hubiera sido preferible para poder</w:t>
        </w:r>
      </w:ins>
      <w:ins w:id="1191" w:author="Regina Casanova" w:date="2018-06-15T20:02:00Z">
        <w:r w:rsidR="00806EEF">
          <w:t xml:space="preserve"> </w:t>
        </w:r>
      </w:ins>
      <w:ins w:id="1192" w:author="Regina Casanova" w:date="2018-06-15T20:07:00Z">
        <w:r w:rsidR="00806EEF">
          <w:t xml:space="preserve">refinar el prototipo. Adicionalmente, </w:t>
        </w:r>
      </w:ins>
      <w:del w:id="1193" w:author="Regina Casanova" w:date="2018-06-15T20:07:00Z">
        <w:r w:rsidR="00BE03A0" w:rsidRPr="00BA156B" w:rsidDel="00806EEF">
          <w:delText>I</w:delText>
        </w:r>
        <w:r w:rsidR="00472F37" w:rsidRPr="00BA156B" w:rsidDel="00806EEF">
          <w:delText>dealmente</w:delText>
        </w:r>
      </w:del>
      <w:ins w:id="1194"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1195"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D92F33">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(61)","plainTextFormattedCitation":"(61)","previouslyFormattedCitation":"(60)"},"properties":{"noteIndex":0},"schema":"https://github.com/citation-style-language/schema/raw/master/csl-citation.json"}</w:instrText>
      </w:r>
      <w:r w:rsidR="00EC2BAF" w:rsidRPr="00BA156B">
        <w:fldChar w:fldCharType="separate"/>
      </w:r>
      <w:r w:rsidR="00D92F33" w:rsidRPr="00D92F33">
        <w:rPr>
          <w:noProof/>
        </w:rPr>
        <w:t>(61)</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1196" w:author="Regina Casanova" w:date="2018-06-18T12:29:00Z"/>
        </w:rPr>
      </w:pPr>
      <w:ins w:id="1197" w:author="Regina Casanova" w:date="2018-06-18T12:21:00Z">
        <w:r>
          <w:lastRenderedPageBreak/>
          <w:t>Acerca de la clasificación de reclamos</w:t>
        </w:r>
      </w:ins>
      <w:ins w:id="1198" w:author="Regina Casanova" w:date="2018-06-18T12:22:00Z">
        <w:r w:rsidR="00152904">
          <w:t xml:space="preserve"> presentada</w:t>
        </w:r>
      </w:ins>
      <w:ins w:id="1199" w:author="Regina Casanova" w:date="2018-06-18T12:21:00Z">
        <w:r>
          <w:t xml:space="preserve">, </w:t>
        </w:r>
        <w:r w:rsidR="00152904">
          <w:t>a pesar de haberse rea</w:t>
        </w:r>
      </w:ins>
      <w:ins w:id="1200" w:author="Regina Casanova" w:date="2018-06-18T12:23:00Z">
        <w:r w:rsidR="00152904">
          <w:t xml:space="preserve">lizado </w:t>
        </w:r>
      </w:ins>
      <w:ins w:id="1201" w:author="Regina Casanova" w:date="2018-06-18T12:24:00Z">
        <w:r w:rsidR="00152904">
          <w:t>con</w:t>
        </w:r>
      </w:ins>
      <w:ins w:id="1202" w:author="Regina Casanova" w:date="2018-06-18T12:23:00Z">
        <w:r w:rsidR="00152904">
          <w:t xml:space="preserve"> el consenso de un </w:t>
        </w:r>
      </w:ins>
      <w:ins w:id="1203" w:author="Regina Casanova" w:date="2018-06-18T12:21:00Z">
        <w:r w:rsidR="00152904">
          <w:t xml:space="preserve">grupo de 8 </w:t>
        </w:r>
      </w:ins>
      <w:ins w:id="1204" w:author="Regina Casanova" w:date="2018-06-18T12:23:00Z">
        <w:r w:rsidR="00152904">
          <w:t>personas, entre personal de SUSALUD y gestores de IPRESS</w:t>
        </w:r>
      </w:ins>
      <w:ins w:id="1205" w:author="Regina Casanova" w:date="2018-06-18T12:21:00Z">
        <w:r w:rsidR="00152904">
          <w:t xml:space="preserve"> que trabajan de manera constante con los reclamos </w:t>
        </w:r>
      </w:ins>
      <w:ins w:id="1206" w:author="Regina Casanova" w:date="2018-06-18T12:22:00Z">
        <w:r w:rsidR="00152904">
          <w:t xml:space="preserve">en salud, no se puede tomar la clasificación presentada como definitiva ya que no se puede comprobar que los criterios utilizados por </w:t>
        </w:r>
      </w:ins>
      <w:ins w:id="1207" w:author="Regina Casanova" w:date="2018-06-18T12:24:00Z">
        <w:r w:rsidR="00152904">
          <w:t xml:space="preserve">estos usuarios se ciñe a criterios utilizados internacionalmente para la clasificación de reclamos. Adicionalmente, </w:t>
        </w:r>
      </w:ins>
      <w:ins w:id="1208" w:author="Regina Casanova" w:date="2018-06-18T12:25:00Z">
        <w:r w:rsidR="00152904">
          <w:t>existe un tema cultural en donde no se suele presentar cambios a propuestas hechas que puede haberse presentado con esta parte de la investigaci</w:t>
        </w:r>
      </w:ins>
      <w:ins w:id="1209" w:author="Regina Casanova" w:date="2018-06-18T12:28:00Z">
        <w:r w:rsidR="00152904">
          <w:t xml:space="preserve">ón. Resulta difícil identificar si no se presentaron cambios por ello o porque verdaderamente aceptaban cada </w:t>
        </w:r>
      </w:ins>
      <w:ins w:id="1210" w:author="Regina Casanova" w:date="2018-06-18T12:29:00Z">
        <w:r w:rsidR="00152904">
          <w:t>categoría</w:t>
        </w:r>
      </w:ins>
      <w:ins w:id="1211" w:author="Regina Casanova" w:date="2018-06-18T12:28:00Z">
        <w:r w:rsidR="00152904">
          <w:t xml:space="preserve"> </w:t>
        </w:r>
      </w:ins>
      <w:ins w:id="1212" w:author="Regina Casanova" w:date="2018-06-18T12:29:00Z">
        <w:r w:rsidR="00152904">
          <w:t xml:space="preserve"> e ítem presentado.</w:t>
        </w:r>
      </w:ins>
    </w:p>
    <w:p w14:paraId="5A572F5B" w14:textId="5E15C22B" w:rsidR="00152904" w:rsidRPr="00862EA1" w:rsidRDefault="00152904" w:rsidP="00862EA1">
      <w:pPr>
        <w:pStyle w:val="Texto"/>
      </w:pPr>
      <w:ins w:id="1213" w:author="Regina Casanova" w:date="2018-06-18T12:29:00Z">
        <w:r>
          <w:t xml:space="preserve">Finalmente, </w:t>
        </w:r>
      </w:ins>
      <w:ins w:id="1214" w:author="Regina Casanova" w:date="2018-06-18T12:30:00Z">
        <w:r>
          <w:t>luego de encontrar incongruencias en los datos p</w:t>
        </w:r>
        <w:r w:rsidR="009D09E8">
          <w:t>resentados del Sistema de</w:t>
        </w:r>
      </w:ins>
      <w:ins w:id="1215" w:author="Regina Casanova" w:date="2018-06-18T12:31:00Z">
        <w:r>
          <w:t xml:space="preserve"> </w:t>
        </w:r>
        <w:r w:rsidR="009D09E8">
          <w:t xml:space="preserve">Solicitudes en Atención al Ciudadano es </w:t>
        </w:r>
      </w:ins>
      <w:ins w:id="1216" w:author="Regina Casanova" w:date="2018-06-18T12:32:00Z">
        <w:r w:rsidR="009D09E8">
          <w:t>difícil</w:t>
        </w:r>
      </w:ins>
      <w:ins w:id="1217" w:author="Regina Casanova" w:date="2018-06-18T12:31:00Z">
        <w:r w:rsidR="009D09E8">
          <w:t xml:space="preserve"> </w:t>
        </w:r>
      </w:ins>
      <w:ins w:id="1218" w:author="Regina Casanova" w:date="2018-06-18T12:32:00Z">
        <w:r w:rsidR="009D09E8">
          <w:t>poder confiar enteramente en los datos presentados por su Plataforma de Informaci</w:t>
        </w:r>
      </w:ins>
      <w:ins w:id="1219" w:author="Regina Casanova" w:date="2018-06-18T12:33:00Z">
        <w:r w:rsidR="009D09E8">
          <w:t>ón y Difusión</w:t>
        </w:r>
      </w:ins>
      <w:ins w:id="1220" w:author="Regina Casanova" w:date="2018-06-18T12:36:00Z">
        <w:r w:rsidR="009D09E8">
          <w:t xml:space="preserve"> y esto hace que los ciudadanos que deseen acceder a esta informaci</w:t>
        </w:r>
      </w:ins>
      <w:ins w:id="1221" w:author="Regina Casanova" w:date="2018-06-18T12:37:00Z">
        <w:r w:rsidR="009D09E8">
          <w:t xml:space="preserve">ón puedan estar accediendo a información errónea y no les permita tomar una decisión informada sobre </w:t>
        </w:r>
      </w:ins>
      <w:ins w:id="1222" w:author="Regina Casanova" w:date="2018-06-18T13:16:00Z">
        <w:r w:rsidR="000969F2">
          <w:t>dónde</w:t>
        </w:r>
      </w:ins>
      <w:ins w:id="1223"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1224" w:name="_Toc511166322"/>
      <w:r w:rsidRPr="00BA156B">
        <w:lastRenderedPageBreak/>
        <w:t>Conclusiones</w:t>
      </w:r>
      <w:bookmarkEnd w:id="1224"/>
    </w:p>
    <w:p w14:paraId="5EA702DC" w14:textId="185229F0" w:rsidR="00F26C78" w:rsidRPr="00862EA1" w:rsidRDefault="000635A6" w:rsidP="00862EA1">
      <w:pPr>
        <w:pStyle w:val="Texto"/>
      </w:pPr>
      <w:del w:id="1225"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1226" w:author="Regina Casanova" w:date="2018-06-14T18:20:00Z">
        <w:r w:rsidR="008E5E4A">
          <w:t>En este estudio se comprobó</w:t>
        </w:r>
      </w:ins>
      <w:ins w:id="1227" w:author="Regina Casanova" w:date="2018-06-14T18:34:00Z">
        <w:r w:rsidR="00792CC5">
          <w:t xml:space="preserve"> la utilidad</w:t>
        </w:r>
      </w:ins>
      <w:ins w:id="1228" w:author="Regina Casanova" w:date="2018-06-14T18:20:00Z">
        <w:r w:rsidR="008E5E4A">
          <w:t xml:space="preserve"> </w:t>
        </w:r>
      </w:ins>
      <w:ins w:id="1229" w:author="Regina Casanova" w:date="2018-06-14T18:47:00Z">
        <w:r w:rsidR="00FB760C">
          <w:t xml:space="preserve">de uso </w:t>
        </w:r>
      </w:ins>
      <w:ins w:id="1230" w:author="Regina Casanova" w:date="2018-06-14T18:20:00Z">
        <w:r w:rsidR="008E5E4A">
          <w:t>de la metodolog</w:t>
        </w:r>
        <w:r w:rsidR="00792CC5">
          <w:t>ía UCD</w:t>
        </w:r>
        <w:r w:rsidR="008E5E4A">
          <w:t xml:space="preserve"> para la creación del diseño</w:t>
        </w:r>
      </w:ins>
      <w:r w:rsidRPr="00BA156B">
        <w:t xml:space="preserve"> </w:t>
      </w:r>
      <w:ins w:id="1231" w:author="Regina Casanova" w:date="2018-06-14T18:48:00Z">
        <w:r w:rsidR="00470DBC">
          <w:t>para</w:t>
        </w:r>
      </w:ins>
      <w:del w:id="1232" w:author="Regina Casanova" w:date="2018-06-14T18:48:00Z">
        <w:r w:rsidRPr="00BA156B" w:rsidDel="00470DBC">
          <w:delText>de</w:delText>
        </w:r>
      </w:del>
      <w:r w:rsidRPr="00BA156B">
        <w:t xml:space="preserve"> un </w:t>
      </w:r>
      <w:del w:id="1233" w:author="Regina Casanova" w:date="2018-06-18T17:53:00Z">
        <w:r w:rsidRPr="00BA156B" w:rsidDel="00E94926">
          <w:delText xml:space="preserve">sistema </w:delText>
        </w:r>
      </w:del>
      <w:ins w:id="1234" w:author="Regina Casanova" w:date="2018-06-18T17:53:00Z">
        <w:r w:rsidR="00E94926">
          <w:t>software</w:t>
        </w:r>
      </w:ins>
      <w:ins w:id="1235" w:author="Regina Casanova" w:date="2018-06-18T17:42:00Z">
        <w:r w:rsidR="00234025">
          <w:t xml:space="preserve"> </w:t>
        </w:r>
      </w:ins>
      <w:r w:rsidRPr="00BA156B">
        <w:t>de gestión de reclamos</w:t>
      </w:r>
      <w:r w:rsidR="00E85F76" w:rsidRPr="00BA156B">
        <w:t xml:space="preserve">, lográndose un </w:t>
      </w:r>
      <w:del w:id="1236" w:author="Regina Casanova" w:date="2018-06-18T17:53:00Z">
        <w:r w:rsidR="00E85F76" w:rsidRPr="00BA156B" w:rsidDel="00E94926">
          <w:delText xml:space="preserve">sistema </w:delText>
        </w:r>
      </w:del>
      <w:ins w:id="1237" w:author="Regina Casanova" w:date="2018-06-18T17:53:00Z">
        <w:r w:rsidR="00E94926">
          <w:t>software</w:t>
        </w:r>
      </w:ins>
      <w:ins w:id="1238"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r w:rsidR="00F27D13" w:rsidRPr="00160297">
        <w:t>Card Sorting Modified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r w:rsidR="00F27D13" w:rsidRPr="00160297">
        <w:t>Think-Aloud</w:t>
      </w:r>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1239" w:name="_Toc511166323"/>
      <w:r w:rsidRPr="00BA156B">
        <w:lastRenderedPageBreak/>
        <w:t>Recomendaciones</w:t>
      </w:r>
      <w:bookmarkEnd w:id="1239"/>
    </w:p>
    <w:p w14:paraId="6AE56F0D" w14:textId="3A86B56D" w:rsidR="004C04E9" w:rsidRDefault="007502D3" w:rsidP="00862EA1">
      <w:pPr>
        <w:pStyle w:val="Texto"/>
        <w:rPr>
          <w:ins w:id="1240" w:author="Regina Casanova" w:date="2018-06-15T18:05:00Z"/>
        </w:rPr>
      </w:pPr>
      <w:r w:rsidRPr="00BA156B">
        <w:t xml:space="preserve">Finalizando este estudio se pudo observar que la implementación del </w:t>
      </w:r>
      <w:del w:id="1241" w:author="Regina Casanova" w:date="2018-06-18T17:53:00Z">
        <w:r w:rsidRPr="00BA156B" w:rsidDel="00E94926">
          <w:delText>sistema</w:delText>
        </w:r>
      </w:del>
      <w:ins w:id="1242" w:author="Regina Casanova" w:date="2018-06-18T17:53:00Z">
        <w:r w:rsidR="00E94926">
          <w:t>software</w:t>
        </w:r>
      </w:ins>
      <w:r w:rsidRPr="00BA156B">
        <w:t xml:space="preserve"> propuesto se ve como el siguiente paso en estudios complementarios. </w:t>
      </w:r>
      <w:del w:id="1243"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1244" w:author="Regina Casanova" w:date="2018-06-14T18:08:00Z">
        <w:r w:rsidR="00405FE8">
          <w:t xml:space="preserve">Dichos estudios deberían, adicionalmente a implementar el </w:t>
        </w:r>
      </w:ins>
      <w:ins w:id="1245" w:author="Regina Casanova" w:date="2018-06-18T17:53:00Z">
        <w:r w:rsidR="00E94926">
          <w:t>software</w:t>
        </w:r>
      </w:ins>
      <w:ins w:id="1246" w:author="Regina Casanova" w:date="2018-06-18T17:43:00Z">
        <w:r w:rsidR="00234025">
          <w:t xml:space="preserve"> </w:t>
        </w:r>
      </w:ins>
      <w:ins w:id="1247" w:author="Regina Casanova" w:date="2018-06-14T18:08:00Z">
        <w:r w:rsidR="00405FE8">
          <w:t>planteado, hacer un estudio piloto en al menos dos establecimientos de salud de mediana y/o alta complejidad.</w:t>
        </w:r>
      </w:ins>
      <w:ins w:id="1248" w:author="Regina Casanova" w:date="2018-06-14T18:14:00Z">
        <w:r w:rsidR="008E5E4A">
          <w:t xml:space="preserve"> Estos estudios deberían dar mejoras al prototipo presentado</w:t>
        </w:r>
      </w:ins>
      <w:ins w:id="1249" w:author="Regina Casanova" w:date="2018-06-14T18:10:00Z">
        <w:r w:rsidR="00405FE8">
          <w:t xml:space="preserve"> </w:t>
        </w:r>
      </w:ins>
      <w:ins w:id="1250" w:author="Regina Casanova" w:date="2018-06-14T18:14:00Z">
        <w:r w:rsidR="008E5E4A">
          <w:t>en este estudio y deberían medir sus resultados en forma cuantitativa</w:t>
        </w:r>
      </w:ins>
      <w:ins w:id="1251" w:author="Regina Casanova" w:date="2018-06-14T18:15:00Z">
        <w:r w:rsidR="008E5E4A">
          <w:t>,</w:t>
        </w:r>
      </w:ins>
      <w:ins w:id="1252" w:author="Regina Casanova" w:date="2018-06-14T18:14:00Z">
        <w:r w:rsidR="008E5E4A">
          <w:t xml:space="preserve"> mediante el cuestionario SUS</w:t>
        </w:r>
      </w:ins>
      <w:ins w:id="1253" w:author="Regina Casanova" w:date="2018-06-14T18:15:00Z">
        <w:r w:rsidR="008E5E4A">
          <w:t>, y cualitativa, mediante la resolución de tareas complejas tanto en un ambiente controlado como en uno no controlado.</w:t>
        </w:r>
      </w:ins>
      <w:ins w:id="1254" w:author="Regina Casanova" w:date="2018-06-14T18:14:00Z">
        <w:r w:rsidR="008E5E4A">
          <w:t xml:space="preserve"> </w:t>
        </w:r>
      </w:ins>
      <w:r w:rsidR="00DF5627" w:rsidRPr="00BA156B">
        <w:t xml:space="preserve"> </w:t>
      </w:r>
      <w:del w:id="1255" w:author="Regina Casanova" w:date="2018-06-14T18:16:00Z">
        <w:r w:rsidR="004C04E9" w:rsidRPr="00BA156B" w:rsidDel="008E5E4A">
          <w:delText>E</w:delText>
        </w:r>
        <w:r w:rsidRPr="00BA156B" w:rsidDel="008E5E4A">
          <w:delText>n dichos estudios</w:delText>
        </w:r>
      </w:del>
      <w:ins w:id="1256"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34F70D68" w:rsidR="00A30F79" w:rsidRPr="00862EA1" w:rsidRDefault="00E55F42" w:rsidP="00862EA1">
      <w:pPr>
        <w:pStyle w:val="Texto"/>
      </w:pPr>
      <w:ins w:id="1257" w:author="Regina Casanova" w:date="2018-06-15T19:00:00Z">
        <w:r>
          <w:t>Al encontrarse formas diferentes para manejar los reclamos dentro de esta</w:t>
        </w:r>
        <w:r w:rsidR="00234025">
          <w:t>blecimientos de salud del MINSA</w:t>
        </w:r>
        <w:r>
          <w:t xml:space="preserve"> se </w:t>
        </w:r>
      </w:ins>
      <w:ins w:id="1258" w:author="Regina Casanova" w:date="2018-06-15T19:01:00Z">
        <w:r>
          <w:t xml:space="preserve">sugiere </w:t>
        </w:r>
      </w:ins>
      <w:ins w:id="1259" w:author="Regina Casanova" w:date="2018-06-18T17:44:00Z">
        <w:r w:rsidR="00234025">
          <w:t xml:space="preserve">que </w:t>
        </w:r>
      </w:ins>
      <w:ins w:id="1260" w:author="Regina Casanova" w:date="2018-06-15T19:05:00Z">
        <w:r>
          <w:t>el establecimiento de un sistema</w:t>
        </w:r>
      </w:ins>
      <w:ins w:id="1261" w:author="Regina Casanova" w:date="2018-06-15T19:07:00Z">
        <w:r>
          <w:t xml:space="preserve"> unificado, </w:t>
        </w:r>
      </w:ins>
      <w:ins w:id="1262" w:author="Regina Casanova" w:date="2018-06-15T19:05:00Z">
        <w:r>
          <w:t xml:space="preserve">no exclusivamente </w:t>
        </w:r>
      </w:ins>
      <w:ins w:id="1263" w:author="Regina Casanova" w:date="2018-06-15T19:09:00Z">
        <w:r>
          <w:t>informático</w:t>
        </w:r>
      </w:ins>
      <w:ins w:id="1264" w:author="Regina Casanova" w:date="2018-06-15T19:07:00Z">
        <w:r>
          <w:t xml:space="preserve">, sea implementado en los establecimiento </w:t>
        </w:r>
      </w:ins>
      <w:ins w:id="1265" w:author="Regina Casanova" w:date="2018-06-20T12:01:00Z">
        <w:r w:rsidR="008E0B0A">
          <w:t xml:space="preserve">de salud </w:t>
        </w:r>
      </w:ins>
      <w:ins w:id="1266" w:author="Regina Casanova" w:date="2018-06-15T19:07:00Z">
        <w:r>
          <w:t xml:space="preserve">del MINSA para </w:t>
        </w:r>
      </w:ins>
      <w:ins w:id="1267"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1268" w:author="Regina Casanova" w:date="2018-06-14T18:17:00Z"/>
        </w:rPr>
      </w:pPr>
      <w:del w:id="1269"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1270" w:author="Regina Casanova" w:date="2018-06-18T17:53:00Z">
        <w:r w:rsidR="00465CE9" w:rsidRPr="00BA156B" w:rsidDel="00E94926">
          <w:delText>sistema</w:delText>
        </w:r>
      </w:del>
      <w:ins w:id="1271"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1272" w:name="_Toc511166324"/>
      <w:r w:rsidRPr="00BA156B">
        <w:lastRenderedPageBreak/>
        <w:t>Referencias bibliográficas</w:t>
      </w:r>
      <w:bookmarkEnd w:id="1272"/>
    </w:p>
    <w:p w14:paraId="7149DD80" w14:textId="51A977DD" w:rsidR="00D92F33" w:rsidRPr="00D92F33" w:rsidRDefault="00EC2BAF" w:rsidP="00D92F33">
      <w:pPr>
        <w:widowControl w:val="0"/>
        <w:autoSpaceDE w:val="0"/>
        <w:autoSpaceDN w:val="0"/>
        <w:adjustRightInd w:val="0"/>
        <w:spacing w:line="360" w:lineRule="auto"/>
        <w:ind w:left="640" w:hanging="640"/>
        <w:rPr>
          <w:rFonts w:cs="Times New Roman"/>
          <w:noProof/>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D92F33" w:rsidRPr="00D92F33">
        <w:rPr>
          <w:rFonts w:cs="Times New Roman"/>
          <w:noProof/>
        </w:rPr>
        <w:t xml:space="preserve">1. </w:t>
      </w:r>
      <w:r w:rsidR="00D92F33" w:rsidRPr="00D92F33">
        <w:rPr>
          <w:rFonts w:cs="Times New Roman"/>
          <w:noProof/>
        </w:rPr>
        <w:tab/>
        <w:t xml:space="preserve">Orozco M. Garantia_Calidad_Seguridad_Paciente-CIES-Miguel_Orozco. 2009. p. 50. </w:t>
      </w:r>
    </w:p>
    <w:p w14:paraId="39C36E5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 </w:t>
      </w:r>
      <w:r w:rsidRPr="00D92F33">
        <w:rPr>
          <w:rFonts w:cs="Times New Roman"/>
          <w:noProof/>
        </w:rPr>
        <w:tab/>
        <w:t xml:space="preserve">Oliver RL. An Investigation of the Interrelationship Between Consumer (Dis) Satisfaction and Complaint Reports. Adv Consum Res. 1987;14(1):218–222. 5p. 1 Diagram. </w:t>
      </w:r>
    </w:p>
    <w:p w14:paraId="196CB66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 </w:t>
      </w:r>
      <w:r w:rsidRPr="00D92F33">
        <w:rPr>
          <w:rFonts w:cs="Times New Roman"/>
          <w:noProof/>
        </w:rPr>
        <w:tab/>
        <w:t xml:space="preserve">Reader TW, Gillespie A, Roberts J. Patient complaints in healthcare systems: a systematic review and coding taxonomy. BMJ Qual Saf. 2014;23(May):6781. Reader TW, Gillespie A, Roberts J. Patient c. </w:t>
      </w:r>
    </w:p>
    <w:p w14:paraId="7A9D78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 </w:t>
      </w:r>
      <w:r w:rsidRPr="00D92F33">
        <w:rPr>
          <w:rFonts w:cs="Times New Roman"/>
          <w:noProof/>
        </w:rPr>
        <w:tab/>
        <w:t xml:space="preserve">Hospital Consumer Assessment of Healthcare Providers and Systems. The HCAHPS Survey – Frequently Asked Questions. Centers for Medicare and Medicaid. 2016;1–6. </w:t>
      </w:r>
    </w:p>
    <w:p w14:paraId="0628DC8E"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 </w:t>
      </w:r>
      <w:r w:rsidRPr="00D92F33">
        <w:rPr>
          <w:rFonts w:cs="Times New Roman"/>
          <w:noProof/>
        </w:rPr>
        <w:tab/>
        <w:t>Ministère des affaires sociales et de la santé. Ordonnance no 96-346 du 24 avril 1996 portant réforme de l’hospitalisation publique et privée | Legifrance [Internet]. Available from: https://www.legifrance.gouv.fr/affichTexte.do?cidTexte=JORFTEXT000000742206</w:t>
      </w:r>
    </w:p>
    <w:p w14:paraId="68A1EC0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 </w:t>
      </w:r>
      <w:r w:rsidRPr="00D92F33">
        <w:rPr>
          <w:rFonts w:cs="Times New Roman"/>
          <w:noProof/>
        </w:rPr>
        <w:tab/>
        <w:t xml:space="preserve">Schoenfelder T, Klewer J, Kugler J. Determinants of patient satisfaction: A study among 39 hospitals in an in-patient setting in Germany. Int J Qual Heal Care. 2011 Oct;23(5):503–9. </w:t>
      </w:r>
    </w:p>
    <w:p w14:paraId="26E7D9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7. </w:t>
      </w:r>
      <w:r w:rsidRPr="00D92F33">
        <w:rPr>
          <w:rFonts w:cs="Times New Roman"/>
          <w:noProof/>
        </w:rPr>
        <w:tab/>
        <w:t xml:space="preserve">Department of Health. The NHS Plan: a plan for investment, a plan for reform. C 4818I. 2000;Cm 4818-I:144 p. </w:t>
      </w:r>
    </w:p>
    <w:p w14:paraId="27A1153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8. </w:t>
      </w:r>
      <w:r w:rsidRPr="00D92F33">
        <w:rPr>
          <w:rFonts w:cs="Times New Roman"/>
          <w:noProof/>
        </w:rPr>
        <w:tab/>
        <w:t xml:space="preserve">Cubillas JJ, Ramos MI, Feito FR, González JM, Gersol R, Ramos MB. [Importance of health CRM in pandemics and health alerts]. Aten Primaria. 2015 May 1;47(5):267–72. </w:t>
      </w:r>
    </w:p>
    <w:p w14:paraId="69B7EC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9. </w:t>
      </w:r>
      <w:r w:rsidRPr="00D92F33">
        <w:rPr>
          <w:rFonts w:cs="Times New Roman"/>
          <w:noProof/>
        </w:rPr>
        <w:tab/>
        <w:t>Notes on User Centered Design Process (UCD) [Internet]. [cited 2017 May 24]. Available from: https://www.w3.org/WAI/redesign/ucd</w:t>
      </w:r>
    </w:p>
    <w:p w14:paraId="4FF0E91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10. </w:t>
      </w:r>
      <w:r w:rsidRPr="00D92F33">
        <w:rPr>
          <w:rFonts w:cs="Times New Roman"/>
          <w:noProof/>
        </w:rPr>
        <w:tab/>
        <w:t xml:space="preserve">International Organization for Standardization. ISO 9241-210: Ergonomics of human–system interaction - Human-centred design for interactive systems. Int Organ Stand. 2010;2010:32. </w:t>
      </w:r>
    </w:p>
    <w:p w14:paraId="682BDE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11. </w:t>
      </w:r>
      <w:r w:rsidRPr="00D92F33">
        <w:rPr>
          <w:rFonts w:cs="Times New Roman"/>
          <w:noProof/>
        </w:rPr>
        <w:tab/>
        <w:t xml:space="preserve">Health Services Review Council. Guide to Complaint Handling in Health </w:t>
      </w:r>
      <w:r w:rsidRPr="00D92F33">
        <w:rPr>
          <w:rFonts w:cs="Times New Roman"/>
          <w:noProof/>
        </w:rPr>
        <w:lastRenderedPageBreak/>
        <w:t xml:space="preserve">Care Services. 2005; </w:t>
      </w:r>
    </w:p>
    <w:p w14:paraId="7609230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12.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030-2016-SA. </w:t>
      </w:r>
    </w:p>
    <w:p w14:paraId="5790A6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13. </w:t>
      </w:r>
      <w:r w:rsidRPr="00D92F33">
        <w:rPr>
          <w:rFonts w:cs="Times New Roman"/>
          <w:noProof/>
        </w:rPr>
        <w:tab/>
        <w:t>Susalud: la tecnología digital al servicio de ciudadanos y gestores | Gestion.pe [Internet]. [cited 2017 Dec 16]. Available from: https://gestion.pe/panelg/susalud-tecnologia-digital-al-servicio-ciudadanos-y-gestores-2197181</w:t>
      </w:r>
    </w:p>
    <w:p w14:paraId="6355D4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14. </w:t>
      </w:r>
      <w:r w:rsidRPr="00D92F33">
        <w:rPr>
          <w:rFonts w:cs="Times New Roman"/>
          <w:noProof/>
        </w:rPr>
        <w:tab/>
        <w:t xml:space="preserve">Al-Abri R, Al-Balushi A. Patient satisfaction survey as a tool towards quality improvement. Oman Med J. 2014 Jan;29(1):3–7. </w:t>
      </w:r>
    </w:p>
    <w:p w14:paraId="6EBE1E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15. </w:t>
      </w:r>
      <w:r w:rsidRPr="00D92F33">
        <w:rPr>
          <w:rFonts w:cs="Times New Roman"/>
          <w:noProof/>
        </w:rPr>
        <w:tab/>
        <w:t xml:space="preserve">Salud DE. ESTÁNDARES DE CALIDAD PARA EL PRIMER NIVEL DE ATENCIÓN EN SALUD. E c p n a s. 2002;1–47. </w:t>
      </w:r>
    </w:p>
    <w:p w14:paraId="0EA90697"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16. </w:t>
      </w:r>
      <w:r w:rsidRPr="00D92F33">
        <w:rPr>
          <w:rFonts w:cs="Times New Roman"/>
          <w:noProof/>
        </w:rPr>
        <w:tab/>
        <w:t xml:space="preserve">Chang M, Alemán MC, García R, Miranda RJ. Evaluación de la calidad de la atención médica en el subsistema de urgencias del municipio 10 de octubre, 1997. Rev Cuba Salud Pública. 2000;24(2):110–6. </w:t>
      </w:r>
    </w:p>
    <w:p w14:paraId="056E801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17. </w:t>
      </w:r>
      <w:r w:rsidRPr="00D92F33">
        <w:rPr>
          <w:rFonts w:cs="Times New Roman"/>
          <w:noProof/>
        </w:rPr>
        <w:tab/>
        <w:t xml:space="preserve">Jenkinson C. Patients’ experiences and satisfaction with health care: results of a questionnaire study of specific aspects of care. Qual Saf Heal Care. 2002 Dec;11(4):335–9. </w:t>
      </w:r>
    </w:p>
    <w:p w14:paraId="7B348C6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18. </w:t>
      </w:r>
      <w:r w:rsidRPr="00D92F33">
        <w:rPr>
          <w:rFonts w:cs="Times New Roman"/>
          <w:noProof/>
        </w:rPr>
        <w:tab/>
        <w:t xml:space="preserve">Bjertnaes O a., Sjetne IS, Iversen HH. Overall patient satisfaction with hospitals: effects of patient-reported experiences and fulfilment of expectations. BMJ Qual Saf. 2012;21(1):39–46. </w:t>
      </w:r>
    </w:p>
    <w:p w14:paraId="29FC39E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19. </w:t>
      </w:r>
      <w:r w:rsidRPr="00D92F33">
        <w:rPr>
          <w:rFonts w:cs="Times New Roman"/>
          <w:noProof/>
        </w:rPr>
        <w:tab/>
        <w:t xml:space="preserve">Jackson JL, Chamberlin J, Kroenke K. Predictors of patient satisfaction. Soc Sci Med. 2001;52(4):609–620. </w:t>
      </w:r>
    </w:p>
    <w:p w14:paraId="4C45C94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20. </w:t>
      </w:r>
      <w:r w:rsidRPr="00D92F33">
        <w:rPr>
          <w:rFonts w:cs="Times New Roman"/>
          <w:noProof/>
        </w:rPr>
        <w:tab/>
        <w:t xml:space="preserve">Quality Assurance Project. Monitoring the Quality of Hospital Care. </w:t>
      </w:r>
    </w:p>
    <w:p w14:paraId="2C468BE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21. </w:t>
      </w:r>
      <w:r w:rsidRPr="00D92F33">
        <w:rPr>
          <w:rFonts w:cs="Times New Roman"/>
          <w:noProof/>
        </w:rPr>
        <w:tab/>
        <w:t>EsSalud. Registro Informático de Atención al Asegurado [Internet]. [cited 2016 Aug 16]. Available from: http://ww3.essalud.gob.pe:8080/riid/portal.html</w:t>
      </w:r>
    </w:p>
    <w:p w14:paraId="29719C6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22. </w:t>
      </w:r>
      <w:r w:rsidRPr="00D92F33">
        <w:rPr>
          <w:rFonts w:cs="Times New Roman"/>
          <w:noProof/>
        </w:rPr>
        <w:tab/>
        <w:t>CRM for Small Business - Customer Relationship Management - Act! [Internet]. [cited 2018 Feb 4]. Available from: https://www.act.com/</w:t>
      </w:r>
    </w:p>
    <w:p w14:paraId="06899E1F"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23. </w:t>
      </w:r>
      <w:r w:rsidRPr="00D92F33">
        <w:rPr>
          <w:rFonts w:cs="Times New Roman"/>
          <w:noProof/>
        </w:rPr>
        <w:tab/>
        <w:t>Qué es CRM: Customer Relationship Management y Software CRM [Internet]. [cited 2018 Feb 4]. Available from: https://www.sumacrm.com/soporte/customer-relationship-management</w:t>
      </w:r>
    </w:p>
    <w:p w14:paraId="6883AD0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24. </w:t>
      </w:r>
      <w:r w:rsidRPr="00D92F33">
        <w:rPr>
          <w:rFonts w:cs="Times New Roman"/>
          <w:noProof/>
        </w:rPr>
        <w:tab/>
        <w:t xml:space="preserve">Anshari M, Almunawar MN. Evaluating CRM Implementation in Healthcare Organization. Proc 2011 Int Conf Econ Bus Inf (OCEBI 2011). </w:t>
      </w:r>
      <w:r w:rsidRPr="00D92F33">
        <w:rPr>
          <w:rFonts w:cs="Times New Roman"/>
          <w:noProof/>
        </w:rPr>
        <w:lastRenderedPageBreak/>
        <w:t xml:space="preserve">2011;2009(Icebi):7–9. </w:t>
      </w:r>
    </w:p>
    <w:p w14:paraId="1E92C8D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25. </w:t>
      </w:r>
      <w:r w:rsidRPr="00D92F33">
        <w:rPr>
          <w:rFonts w:cs="Times New Roman"/>
          <w:noProof/>
        </w:rPr>
        <w:tab/>
        <w:t xml:space="preserve">Noakes Schulze A. User-Centered Design for Information Professionals. Assoc Libr Inf Sci Educ. </w:t>
      </w:r>
    </w:p>
    <w:p w14:paraId="00303A1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26. </w:t>
      </w:r>
      <w:r w:rsidRPr="00D92F33">
        <w:rPr>
          <w:rFonts w:cs="Times New Roman"/>
          <w:noProof/>
        </w:rPr>
        <w:tab/>
        <w:t xml:space="preserve">Helander M, Landauer TK, Prabhu P V. Handbook of human-computer interaction. 1997. 1582 p. </w:t>
      </w:r>
    </w:p>
    <w:p w14:paraId="5530AD7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27. </w:t>
      </w:r>
      <w:r w:rsidRPr="00D92F33">
        <w:rPr>
          <w:rFonts w:cs="Times New Roman"/>
          <w:noProof/>
        </w:rPr>
        <w:tab/>
        <w:t xml:space="preserve">Ghaoui C. Encyclopedia Of Human Computer Interaction. 2006. 1-757 p. </w:t>
      </w:r>
    </w:p>
    <w:p w14:paraId="477A86E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28. </w:t>
      </w:r>
      <w:r w:rsidRPr="00D92F33">
        <w:rPr>
          <w:rFonts w:cs="Times New Roman"/>
          <w:noProof/>
        </w:rPr>
        <w:tab/>
        <w:t xml:space="preserve">McLoone HE, Jacobson M, Hegg C, Johnson PW. User-centered design. Work. 2010;37(4):445–56. </w:t>
      </w:r>
    </w:p>
    <w:p w14:paraId="4296B672"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29. </w:t>
      </w:r>
      <w:r w:rsidRPr="00D92F33">
        <w:rPr>
          <w:rFonts w:cs="Times New Roman"/>
          <w:noProof/>
        </w:rPr>
        <w:tab/>
        <w:t>Describe the User Centered Design methodology [Internet]. [cited 2017 May 24]. Available from: http://www.modernanalyst.com/Careers/InterviewQuestions/tabid/128/ID/2191/Describe-the-User-Centered-Design-methodology.aspx</w:t>
      </w:r>
    </w:p>
    <w:p w14:paraId="2AE1FB6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30. </w:t>
      </w:r>
      <w:r w:rsidRPr="00D92F33">
        <w:rPr>
          <w:rFonts w:cs="Times New Roman"/>
          <w:noProof/>
        </w:rPr>
        <w:tab/>
        <w:t xml:space="preserve">Usability.gov. Task Analysis. 2013 Sep 6; </w:t>
      </w:r>
    </w:p>
    <w:p w14:paraId="3A77271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31. </w:t>
      </w:r>
      <w:r w:rsidRPr="00D92F33">
        <w:rPr>
          <w:rFonts w:cs="Times New Roman"/>
          <w:noProof/>
        </w:rPr>
        <w:tab/>
        <w:t>Usability Body of Knowledge. Think Aloud Testing | Usability Body of Knowledge [Internet]. [cited 2018 Jun 21]. Available from: http://www.usabilitybok.org/think-aloud-testing</w:t>
      </w:r>
    </w:p>
    <w:p w14:paraId="08227FEF"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32. </w:t>
      </w:r>
      <w:r w:rsidRPr="00D92F33">
        <w:rPr>
          <w:rFonts w:cs="Times New Roman"/>
          <w:noProof/>
        </w:rPr>
        <w:tab/>
        <w:t>HIT Implementation Strategies and User-Centered Design [Internet]. [cited 2017 May 29]. Available from: http://pinnacle-center.com/hit-implementation-strategies-and-user-centered-design/</w:t>
      </w:r>
    </w:p>
    <w:p w14:paraId="2E92B59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33. </w:t>
      </w:r>
      <w:r w:rsidRPr="00D92F33">
        <w:rPr>
          <w:rFonts w:cs="Times New Roman"/>
          <w:noProof/>
        </w:rPr>
        <w:tab/>
        <w:t xml:space="preserve">Le T, Reeder B, Yoo D, Aziz R, Thompson HJ, Demiris G. An Evaluation of Wellness Assessment Visualizations for Older Adults. Telemed e-Health. 2015;21(1):9–15. </w:t>
      </w:r>
    </w:p>
    <w:p w14:paraId="4D4E0DF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34. </w:t>
      </w:r>
      <w:r w:rsidRPr="00D92F33">
        <w:rPr>
          <w:rFonts w:cs="Times New Roman"/>
          <w:noProof/>
        </w:rPr>
        <w:tab/>
        <w:t xml:space="preserve">De Vito Dabbs A, Myers BA, Mc Curry KR, Dunbar-Jacob J, Hawkins RP, Begey A, et al. User-centered design and interactive health technologies for patients. Comput Inform Nurs. 2009;27(3):175–83. </w:t>
      </w:r>
    </w:p>
    <w:p w14:paraId="4679C27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35.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008-2014-SA. 2014; </w:t>
      </w:r>
    </w:p>
    <w:p w14:paraId="48257ED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36. </w:t>
      </w:r>
      <w:r w:rsidRPr="00D92F33">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617F8F0A"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37. </w:t>
      </w:r>
      <w:r w:rsidRPr="00D92F33">
        <w:rPr>
          <w:rFonts w:cs="Times New Roman"/>
          <w:noProof/>
        </w:rPr>
        <w:tab/>
        <w:t xml:space="preserve">Seguro Integral de Salud - Microsoft Power BI [Internet]. [cited 2018 Jan </w:t>
      </w:r>
      <w:r w:rsidRPr="00D92F33">
        <w:rPr>
          <w:rFonts w:cs="Times New Roman"/>
          <w:noProof/>
        </w:rPr>
        <w:lastRenderedPageBreak/>
        <w:t>23]. Available from: https://app.powerbi.com/view?r=eyJrIjoiNTljNzlmMTUtM2Y5NS00M2FjLWIwMGUtZmE0MDFhMWI5OGZjIiwidCI6IjZmZTkxN2VlLWQ5OWMtNGJmNy05OGQ1LThhOTUyYTE3NzhjNCIsImMiOjR9</w:t>
      </w:r>
    </w:p>
    <w:p w14:paraId="759F4E6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38. </w:t>
      </w:r>
      <w:r w:rsidRPr="00D92F33">
        <w:rPr>
          <w:rFonts w:cs="Times New Roman"/>
          <w:noProof/>
        </w:rPr>
        <w:tab/>
        <w:t>SUSALUD. Plataforma de Información [Internet]. [cited 2018 Jan 23]. Available from: http://bi.susalud.gob.pe/QvAJAXZfc/opendoc.htm?document=QV Produccion%2FSIG_SUSALUD.qvw&amp;host=QVS%40srvqlikias&amp;anonymous=true</w:t>
      </w:r>
    </w:p>
    <w:p w14:paraId="7B904C4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39. </w:t>
      </w:r>
      <w:r w:rsidRPr="00D92F33">
        <w:rPr>
          <w:rFonts w:cs="Times New Roman"/>
          <w:noProof/>
        </w:rPr>
        <w:tab/>
        <w:t>Susalud BPM PAC | Consulta [Internet]. [cited 2017 Mar 14]. Available from: http://app17.susalud.gob.pe/formulario_consulta/</w:t>
      </w:r>
    </w:p>
    <w:p w14:paraId="69CAAE0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40. </w:t>
      </w:r>
      <w:r w:rsidRPr="00D92F33">
        <w:rPr>
          <w:rFonts w:cs="Times New Roman"/>
          <w:noProof/>
        </w:rPr>
        <w:tab/>
        <w:t>SUSALUD CONTIGO - Aplicaciones de Android en Google Play [Internet]. [cited 2017 Mar 14]. Available from: https://play.google.com/store/apps/details?id=pe.gob.susalud.servicio&amp;hl=es</w:t>
      </w:r>
    </w:p>
    <w:p w14:paraId="1F83675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41. </w:t>
      </w:r>
      <w:r w:rsidRPr="00D92F33">
        <w:rPr>
          <w:rFonts w:cs="Times New Roman"/>
          <w:noProof/>
        </w:rPr>
        <w:tab/>
        <w:t>SUSALUD | MÁS DE 10 MIL USUARIOS UTILIZAN APP SUSALUD CONTIGO [Internet]. [cited 2017 Mar 14]. Available from: http://portales.susalud.gob.pe/web/portal/noticias/-/asset_publisher/nx8MOyZZrSvU/content/mas-de-10-mil-usuarios-utilizan-app-susalud-contigo?_101_INSTANCE_nx8MOyZZrSvU_redirect=%2Fweb%2Fportal%2Fnoticias</w:t>
      </w:r>
    </w:p>
    <w:p w14:paraId="0F1F2B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42. </w:t>
      </w:r>
      <w:r w:rsidRPr="00D92F33">
        <w:rPr>
          <w:rFonts w:cs="Times New Roman"/>
          <w:noProof/>
        </w:rPr>
        <w:tab/>
        <w:t>SUSALUD | Mapa Georeferenciado [Internet]. [cited 2018 Mar 14]. Available from: http://mapa.susalud.gob.pe/</w:t>
      </w:r>
    </w:p>
    <w:p w14:paraId="39E5D27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43. </w:t>
      </w:r>
      <w:r w:rsidRPr="00D92F33">
        <w:rPr>
          <w:rFonts w:cs="Times New Roman"/>
          <w:noProof/>
        </w:rPr>
        <w:tab/>
        <w:t xml:space="preserve">Ministerio de Salud. Resolución Ministerial 667-2017/MINSA. </w:t>
      </w:r>
    </w:p>
    <w:p w14:paraId="40C8A44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44. </w:t>
      </w:r>
      <w:r w:rsidRPr="00D92F33">
        <w:rPr>
          <w:rFonts w:cs="Times New Roman"/>
          <w:noProof/>
        </w:rPr>
        <w:tab/>
        <w:t>El Peruano. LEY N° 30150 - Norma Legal Diario Oficial El Peruano [Internet]. [cited 2018 Mar 14]. Available from: http://busquedas.elperuano.pe/normaslegales/aprueban-reglamento-general-para-la-atencion-de-los-reclamos-resolucion-n-160-2011-sunasacd-737790-1/</w:t>
      </w:r>
    </w:p>
    <w:p w14:paraId="6C5331B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45. </w:t>
      </w:r>
      <w:r w:rsidRPr="00D92F33">
        <w:rPr>
          <w:rFonts w:cs="Times New Roman"/>
          <w:noProof/>
        </w:rPr>
        <w:tab/>
        <w:t xml:space="preserve">Paul CL. A Modified Delphi Approach to a New Card Sorting Methodology. J Usability Stud. 2008;4(1):7–30. </w:t>
      </w:r>
    </w:p>
    <w:p w14:paraId="4EA68E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lastRenderedPageBreak/>
        <w:t xml:space="preserve">46. </w:t>
      </w:r>
      <w:r w:rsidRPr="00D92F33">
        <w:rPr>
          <w:rFonts w:cs="Times New Roman"/>
          <w:noProof/>
        </w:rPr>
        <w:tab/>
        <w:t>ShowMore - Grabar, cargar y compartir sus vídeos en la web fácilmente [Internet]. [cited 2018 Mar 27]. Available from: https://showmore.com/es/</w:t>
      </w:r>
    </w:p>
    <w:p w14:paraId="66A9086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47. </w:t>
      </w:r>
      <w:r w:rsidRPr="00D92F33">
        <w:rPr>
          <w:rFonts w:cs="Times New Roman"/>
          <w:noProof/>
        </w:rPr>
        <w:tab/>
        <w:t>oTranscribe [Internet]. [cited 2018 Mar 27]. Available from: http://otranscribe.com/</w:t>
      </w:r>
    </w:p>
    <w:p w14:paraId="7DB4FA4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48. </w:t>
      </w:r>
      <w:r w:rsidRPr="00D92F33">
        <w:rPr>
          <w:rFonts w:cs="Times New Roman"/>
          <w:noProof/>
        </w:rPr>
        <w:tab/>
        <w:t>Superintendencia de Salud, Gobierno de Chile - Reclamo contra FONASA o ISAPRES [Internet]. [cited 2018 Mar 27]. Available from: http://www.supersalud.gob.cl/portal/w3-article-7592.html#online</w:t>
      </w:r>
    </w:p>
    <w:p w14:paraId="22F2C7A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49. </w:t>
      </w:r>
      <w:r w:rsidRPr="00D92F33">
        <w:rPr>
          <w:rFonts w:cs="Times New Roman"/>
          <w:noProof/>
        </w:rPr>
        <w:tab/>
        <w:t>Formule su petición, queja, reclamo, sugerencia o denuncia [Internet]. [cited 2018 Mar 27]. Available from: https://www.minsalud.gov.co/atencion/Paginas/Solicitudes-sugerencias-quejas-o-reclamos.aspx</w:t>
      </w:r>
    </w:p>
    <w:p w14:paraId="56E2BC6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50. </w:t>
      </w:r>
      <w:r w:rsidRPr="00D92F33">
        <w:rPr>
          <w:rFonts w:cs="Times New Roman"/>
          <w:noProof/>
        </w:rPr>
        <w:tab/>
        <w:t>Preguntas Quejas Reclamos | Formulario Online | MINISTERIO DE SALUD Y PROTECCION SOCIAL [Internet]. [cited 2018 Jun 20]. Available from: https://orfeo.minsalud.gov.co/orfeo/formularioWebMinSalud/formularioPQRSMinSaludFineUploader.php?tipoSolicitud=178</w:t>
      </w:r>
    </w:p>
    <w:p w14:paraId="536331C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51. </w:t>
      </w:r>
      <w:r w:rsidRPr="00D92F33">
        <w:rPr>
          <w:rFonts w:cs="Times New Roman"/>
          <w:noProof/>
        </w:rPr>
        <w:tab/>
        <w:t xml:space="preserve">Luna DR, Rizzato Lede DA, Rubin L, Otero CM, Ortiz JM, García MG, et al. User-Centered Design Improves the Usability of Drug-Drug Interaction Alerts: A Validation Study in the Real Scenario. Stud Health Technol Inform. 2017;245:1085–9. </w:t>
      </w:r>
    </w:p>
    <w:p w14:paraId="1F79A87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52. </w:t>
      </w:r>
      <w:r w:rsidRPr="00D92F33">
        <w:rPr>
          <w:rFonts w:cs="Times New Roman"/>
          <w:noProof/>
        </w:rPr>
        <w:tab/>
        <w:t xml:space="preserve">Schachner MB, Recondo FJ, González ZA, Sommer JA, Stanziola E, Gassino FD, et al. User-Centered Design Practices to Redesign a Nursing e-Chart in Line with the Nursing Process. Stud Health Technol Inform. 2016;225:93–7. </w:t>
      </w:r>
    </w:p>
    <w:p w14:paraId="19418D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53. </w:t>
      </w:r>
      <w:r w:rsidRPr="00D92F33">
        <w:rPr>
          <w:rFonts w:cs="Times New Roman"/>
          <w:noProof/>
        </w:rPr>
        <w:tab/>
        <w:t xml:space="preserve">Schnall R, Rojas M, Bakken S, Brown W, Carballo-Dieguez A, Carry M, et al. A user-centered model for designing consumer mobile health (mHealth) applications (apps). J Biomed Inform. 2016;60:243–51. </w:t>
      </w:r>
    </w:p>
    <w:p w14:paraId="02D62D7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54. </w:t>
      </w:r>
      <w:r w:rsidRPr="00D92F33">
        <w:rPr>
          <w:rFonts w:cs="Times New Roman"/>
          <w:noProof/>
        </w:rPr>
        <w:tab/>
        <w:t xml:space="preserve">Opoku-Boateng GA. USER FRUSTRATION IN HIT INTERFACES: EXPLORING PAST HCI RESEARCH FOR A BETTER UNDERSTANDING OF CLINICIANS’ EXPERIENCES. AMIA Annu Symp Proc. 2015;2015:1008–17. </w:t>
      </w:r>
    </w:p>
    <w:p w14:paraId="6D9B296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55. </w:t>
      </w:r>
      <w:r w:rsidRPr="00D92F33">
        <w:rPr>
          <w:rFonts w:cs="Times New Roman"/>
          <w:noProof/>
        </w:rPr>
        <w:tab/>
        <w:t xml:space="preserve">Horsky J, Schiff GD, Johnston D, Mercincavage L, Bell D, Middleton B. </w:t>
      </w:r>
      <w:r w:rsidRPr="00D92F33">
        <w:rPr>
          <w:rFonts w:cs="Times New Roman"/>
          <w:noProof/>
        </w:rPr>
        <w:lastRenderedPageBreak/>
        <w:t xml:space="preserve">Interface design principles for usable decision support: A targeted review of best practices for clinical prescribing interventions. Vol. 45, Journal of Biomedical Informatics. 2012. p. 1202–16. </w:t>
      </w:r>
    </w:p>
    <w:p w14:paraId="749092A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56. </w:t>
      </w:r>
      <w:r w:rsidRPr="00D92F33">
        <w:rPr>
          <w:rFonts w:cs="Times New Roman"/>
          <w:noProof/>
        </w:rPr>
        <w:tab/>
        <w:t xml:space="preserve">Serving Parliament – Serving Western Australians Ombudsman Western Australia Effective handling of complaints made to your organisation -An Overview. 2017; </w:t>
      </w:r>
    </w:p>
    <w:p w14:paraId="6957555A"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57. </w:t>
      </w:r>
      <w:r w:rsidRPr="00D92F33">
        <w:rPr>
          <w:rFonts w:cs="Times New Roman"/>
          <w:noProof/>
        </w:rPr>
        <w:tab/>
        <w:t xml:space="preserve">Clwyd A, Hart T. A Review of the NHS Hospitals Complaints System: Putting Patients Back in the Picture. 2013;(October):1–58. </w:t>
      </w:r>
    </w:p>
    <w:p w14:paraId="5672568E"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58. </w:t>
      </w:r>
      <w:r w:rsidRPr="00D92F33">
        <w:rPr>
          <w:rFonts w:cs="Times New Roman"/>
          <w:noProof/>
        </w:rPr>
        <w:tab/>
        <w:t xml:space="preserve">National Complaints Management Protocol for the Public Health Sector of South Africa. 2013; </w:t>
      </w:r>
    </w:p>
    <w:p w14:paraId="7B6F5EE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59. </w:t>
      </w:r>
      <w:r w:rsidRPr="00D92F33">
        <w:rPr>
          <w:rFonts w:cs="Times New Roman"/>
          <w:noProof/>
        </w:rPr>
        <w:tab/>
        <w:t xml:space="preserve">Hsieh SY. Healthcare complaints handling systems: A comparison between Britain, Australia and Taiwan. Heal Serv Manag Res. 2011;24(2):91–5. </w:t>
      </w:r>
    </w:p>
    <w:p w14:paraId="7A988B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60. </w:t>
      </w:r>
      <w:r w:rsidRPr="00D92F33">
        <w:rPr>
          <w:rFonts w:cs="Times New Roman"/>
          <w:noProof/>
        </w:rPr>
        <w:tab/>
        <w:t xml:space="preserve">El Peruano. Ley 30225 - Ley de Contrataciones del Estado. </w:t>
      </w:r>
    </w:p>
    <w:p w14:paraId="49200D4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61. </w:t>
      </w:r>
      <w:r w:rsidRPr="00D92F33">
        <w:rPr>
          <w:rFonts w:cs="Times New Roman"/>
          <w:noProof/>
        </w:rPr>
        <w:tab/>
        <w:t xml:space="preserve">Nielsen J. Why You Only Need to Test with 5 Users. Jakob Nielsens Alertbox. 2000;19(September 23):1–4. </w:t>
      </w:r>
    </w:p>
    <w:p w14:paraId="5AC1706D" w14:textId="19B7E6F2" w:rsidR="00161D0F" w:rsidRPr="00862EA1" w:rsidRDefault="00EC2BAF" w:rsidP="00D92F33">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1273" w:name="_Toc511166325"/>
      <w:r w:rsidRPr="00BA156B">
        <w:lastRenderedPageBreak/>
        <w:t>Anexos</w:t>
      </w:r>
      <w:bookmarkEnd w:id="1273"/>
    </w:p>
    <w:p w14:paraId="43A12014" w14:textId="77777777" w:rsidR="00161D0F" w:rsidRPr="00BA156B" w:rsidRDefault="00161D0F" w:rsidP="00A50DD7">
      <w:pPr>
        <w:pStyle w:val="Ttulo2"/>
        <w:numPr>
          <w:ilvl w:val="0"/>
          <w:numId w:val="11"/>
        </w:numPr>
        <w:rPr>
          <w:lang w:val="es-PE"/>
        </w:rPr>
      </w:pPr>
      <w:bookmarkStart w:id="1274"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1274"/>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1275" w:name="_Toc511166327"/>
      <w:r w:rsidRPr="00BA156B">
        <w:rPr>
          <w:lang w:val="es-PE"/>
        </w:rPr>
        <w:lastRenderedPageBreak/>
        <w:t>Anexo 2: Guía Semi-Estructurada de Entrevista a Profundidad para usuarios finales Nº1</w:t>
      </w:r>
      <w:bookmarkEnd w:id="1275"/>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1276" w:name="_Toc511166328"/>
      <w:r w:rsidRPr="00BA156B">
        <w:rPr>
          <w:lang w:val="es-PE"/>
        </w:rPr>
        <w:lastRenderedPageBreak/>
        <w:t xml:space="preserve">Anexo 3: Guía </w:t>
      </w:r>
      <w:r w:rsidR="00161D0F" w:rsidRPr="00BA156B">
        <w:rPr>
          <w:lang w:val="es-PE"/>
        </w:rPr>
        <w:t>Estructurada de Entrevista a Profundidad para usuarios finales Nº2</w:t>
      </w:r>
      <w:bookmarkEnd w:id="1276"/>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1277"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1277"/>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1278" w:name="Casilla1"/>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278"/>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1279" w:name="Casilla2"/>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279"/>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1280" w:name="Casilla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0"/>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1281" w:name="Casilla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1"/>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1282" w:name="Casilla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2"/>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1283" w:name="Casilla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3"/>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1284" w:name="Casilla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4"/>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1285" w:name="Casilla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5"/>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1286" w:name="Casilla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6"/>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1287" w:name="Casilla1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7"/>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1288" w:name="Casilla11"/>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8"/>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1289" w:name="Casilla12"/>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89"/>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1290" w:name="Casilla1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90"/>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1291" w:name="Casilla1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91"/>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1292" w:name="Casilla1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92"/>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1293" w:name="Casilla1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93"/>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1294" w:name="Casilla1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94"/>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1295" w:name="Casilla1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95"/>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1296" w:name="Casilla1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96"/>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1297" w:name="Casilla2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297"/>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1298"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1298"/>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62CFD" w14:textId="77777777" w:rsidR="00FB6032" w:rsidRDefault="00FB6032" w:rsidP="00F27EDB">
      <w:r>
        <w:separator/>
      </w:r>
    </w:p>
  </w:endnote>
  <w:endnote w:type="continuationSeparator" w:id="0">
    <w:p w14:paraId="2C296A46" w14:textId="77777777" w:rsidR="00FB6032" w:rsidRDefault="00FB6032"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D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1435D9" w:rsidRDefault="001435D9"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1435D9" w:rsidRDefault="001435D9"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1435D9" w:rsidRDefault="001435D9"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1435D9" w:rsidRDefault="001435D9"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1435D9" w:rsidRDefault="001435D9"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1435D9" w:rsidRDefault="001435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14354" w14:textId="77777777" w:rsidR="00FB6032" w:rsidRDefault="00FB6032" w:rsidP="00F27EDB">
      <w:r>
        <w:separator/>
      </w:r>
    </w:p>
  </w:footnote>
  <w:footnote w:type="continuationSeparator" w:id="0">
    <w:p w14:paraId="5BD59B68" w14:textId="77777777" w:rsidR="00FB6032" w:rsidRDefault="00FB6032"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6"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19"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2"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5"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8"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30"/>
  </w:num>
  <w:num w:numId="4">
    <w:abstractNumId w:val="31"/>
  </w:num>
  <w:num w:numId="5">
    <w:abstractNumId w:val="23"/>
  </w:num>
  <w:num w:numId="6">
    <w:abstractNumId w:val="0"/>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1"/>
    </w:lvlOverride>
  </w:num>
  <w:num w:numId="11">
    <w:abstractNumId w:val="23"/>
    <w:lvlOverride w:ilvl="0">
      <w:startOverride w:val="1"/>
    </w:lvlOverride>
  </w:num>
  <w:num w:numId="12">
    <w:abstractNumId w:val="27"/>
  </w:num>
  <w:num w:numId="13">
    <w:abstractNumId w:val="21"/>
  </w:num>
  <w:num w:numId="14">
    <w:abstractNumId w:val="15"/>
  </w:num>
  <w:num w:numId="15">
    <w:abstractNumId w:val="21"/>
    <w:lvlOverride w:ilvl="0">
      <w:startOverride w:val="1"/>
    </w:lvlOverride>
  </w:num>
  <w:num w:numId="16">
    <w:abstractNumId w:val="15"/>
    <w:lvlOverride w:ilvl="0">
      <w:startOverride w:val="1"/>
    </w:lvlOverride>
  </w:num>
  <w:num w:numId="17">
    <w:abstractNumId w:val="14"/>
  </w:num>
  <w:num w:numId="18">
    <w:abstractNumId w:val="24"/>
  </w:num>
  <w:num w:numId="19">
    <w:abstractNumId w:val="3"/>
  </w:num>
  <w:num w:numId="20">
    <w:abstractNumId w:val="15"/>
    <w:lvlOverride w:ilvl="0">
      <w:startOverride w:val="1"/>
    </w:lvlOverride>
  </w:num>
  <w:num w:numId="21">
    <w:abstractNumId w:val="15"/>
    <w:lvlOverride w:ilvl="0">
      <w:startOverride w:val="1"/>
    </w:lvlOverride>
  </w:num>
  <w:num w:numId="22">
    <w:abstractNumId w:val="5"/>
  </w:num>
  <w:num w:numId="23">
    <w:abstractNumId w:val="2"/>
  </w:num>
  <w:num w:numId="24">
    <w:abstractNumId w:val="25"/>
  </w:num>
  <w:num w:numId="25">
    <w:abstractNumId w:val="12"/>
  </w:num>
  <w:num w:numId="26">
    <w:abstractNumId w:val="16"/>
  </w:num>
  <w:num w:numId="27">
    <w:abstractNumId w:val="18"/>
  </w:num>
  <w:num w:numId="28">
    <w:abstractNumId w:val="7"/>
  </w:num>
  <w:num w:numId="29">
    <w:abstractNumId w:val="21"/>
    <w:lvlOverride w:ilvl="0">
      <w:startOverride w:val="1"/>
    </w:lvlOverride>
  </w:num>
  <w:num w:numId="30">
    <w:abstractNumId w:val="19"/>
  </w:num>
  <w:num w:numId="31">
    <w:abstractNumId w:val="9"/>
  </w:num>
  <w:num w:numId="32">
    <w:abstractNumId w:val="8"/>
  </w:num>
  <w:num w:numId="33">
    <w:abstractNumId w:val="17"/>
  </w:num>
  <w:num w:numId="34">
    <w:abstractNumId w:val="10"/>
  </w:num>
  <w:num w:numId="35">
    <w:abstractNumId w:val="26"/>
  </w:num>
  <w:num w:numId="36">
    <w:abstractNumId w:val="23"/>
    <w:lvlOverride w:ilvl="0">
      <w:startOverride w:val="1"/>
    </w:lvlOverride>
  </w:num>
  <w:num w:numId="37">
    <w:abstractNumId w:val="6"/>
  </w:num>
  <w:num w:numId="38">
    <w:abstractNumId w:val="4"/>
  </w:num>
  <w:num w:numId="39">
    <w:abstractNumId w:val="32"/>
  </w:num>
  <w:num w:numId="40">
    <w:abstractNumId w:val="13"/>
  </w:num>
  <w:num w:numId="41">
    <w:abstractNumId w:val="29"/>
  </w:num>
  <w:num w:numId="42">
    <w:abstractNumId w:val="20"/>
  </w:num>
  <w:num w:numId="43">
    <w:abstractNumId w:val="11"/>
  </w:num>
  <w:num w:numId="44">
    <w:abstractNumId w:val="28"/>
  </w:num>
  <w:num w:numId="45">
    <w:abstractNumId w:val="21"/>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4521"/>
    <w:rsid w:val="003C4BE1"/>
    <w:rsid w:val="003C6D57"/>
    <w:rsid w:val="003C6FC8"/>
    <w:rsid w:val="003D138E"/>
    <w:rsid w:val="003D1C84"/>
    <w:rsid w:val="003D4A45"/>
    <w:rsid w:val="003D7385"/>
    <w:rsid w:val="003E0AA6"/>
    <w:rsid w:val="003E111A"/>
    <w:rsid w:val="003E298F"/>
    <w:rsid w:val="003E4989"/>
    <w:rsid w:val="003E4E3C"/>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2E65"/>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B5"/>
    <w:rsid w:val="00550DF1"/>
    <w:rsid w:val="00556114"/>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1BA7"/>
    <w:rsid w:val="005928BC"/>
    <w:rsid w:val="0059544B"/>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2FF"/>
    <w:rsid w:val="00AF6843"/>
    <w:rsid w:val="00AF6B9B"/>
    <w:rsid w:val="00AF7F25"/>
    <w:rsid w:val="00B000D4"/>
    <w:rsid w:val="00B018AF"/>
    <w:rsid w:val="00B05607"/>
    <w:rsid w:val="00B06B4A"/>
    <w:rsid w:val="00B074E3"/>
    <w:rsid w:val="00B075F0"/>
    <w:rsid w:val="00B10C57"/>
    <w:rsid w:val="00B11AB1"/>
    <w:rsid w:val="00B1217A"/>
    <w:rsid w:val="00B12FB7"/>
    <w:rsid w:val="00B137E1"/>
    <w:rsid w:val="00B14113"/>
    <w:rsid w:val="00B17A7A"/>
    <w:rsid w:val="00B20267"/>
    <w:rsid w:val="00B2133A"/>
    <w:rsid w:val="00B21D63"/>
    <w:rsid w:val="00B25101"/>
    <w:rsid w:val="00B25754"/>
    <w:rsid w:val="00B26073"/>
    <w:rsid w:val="00B26A58"/>
    <w:rsid w:val="00B26FA3"/>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4046"/>
    <w:rsid w:val="00DE4145"/>
    <w:rsid w:val="00DE453E"/>
    <w:rsid w:val="00DE4BF7"/>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6AAA"/>
    <w:rsid w:val="00F47B6B"/>
    <w:rsid w:val="00F53309"/>
    <w:rsid w:val="00F53DD1"/>
    <w:rsid w:val="00F54311"/>
    <w:rsid w:val="00F57351"/>
    <w:rsid w:val="00F609A6"/>
    <w:rsid w:val="00F60F27"/>
    <w:rsid w:val="00F6143B"/>
    <w:rsid w:val="00F61523"/>
    <w:rsid w:val="00F6159D"/>
    <w:rsid w:val="00F61885"/>
    <w:rsid w:val="00F61F1A"/>
    <w:rsid w:val="00F631C4"/>
    <w:rsid w:val="00F66F85"/>
    <w:rsid w:val="00F73463"/>
    <w:rsid w:val="00F81262"/>
    <w:rsid w:val="00F8187A"/>
    <w:rsid w:val="00F822C1"/>
    <w:rsid w:val="00F82A77"/>
    <w:rsid w:val="00F844CE"/>
    <w:rsid w:val="00F847EF"/>
    <w:rsid w:val="00F84BBE"/>
    <w:rsid w:val="00F853DD"/>
    <w:rsid w:val="00F855AA"/>
    <w:rsid w:val="00F86F08"/>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032"/>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6BD51F-1E38-4A49-BB5D-C8526BBBD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138</Pages>
  <Words>49936</Words>
  <Characters>268162</Characters>
  <Application>Microsoft Office Word</Application>
  <DocSecurity>0</DocSecurity>
  <Lines>6236</Lines>
  <Paragraphs>2446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315652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44</cp:revision>
  <cp:lastPrinted>2018-04-04T16:32:00Z</cp:lastPrinted>
  <dcterms:created xsi:type="dcterms:W3CDTF">2018-06-14T22:42:00Z</dcterms:created>
  <dcterms:modified xsi:type="dcterms:W3CDTF">2018-06-22T02:39:00Z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