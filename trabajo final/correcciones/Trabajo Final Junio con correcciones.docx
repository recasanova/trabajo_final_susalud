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709F862A" w:rsidR="009B7D50" w:rsidRPr="009B7D50" w:rsidRDefault="009B7D50" w:rsidP="009B7D50">
      <w:pPr>
        <w:pStyle w:val="Texto"/>
      </w:pPr>
      <w:r>
        <w:t xml:space="preserve">Esta investigación </w:t>
      </w:r>
      <w:ins w:id="4" w:author="Regina Casanova" w:date="2018-06-18T16:38:00Z">
        <w:r w:rsidR="00EF06FE">
          <w:t>se llevó a cabo gracias al financiamiento de Concytec con su programa CienciActiva.</w:t>
        </w:r>
      </w:ins>
      <w:del w:id="5" w:author="Regina Casanova" w:date="2018-06-18T16:38:00Z">
        <w:r w:rsidDel="00EF06FE">
          <w:delText xml:space="preserve">fue </w:delText>
        </w:r>
        <w:r w:rsidR="00CB6202" w:rsidDel="00EF06FE">
          <w:delText>autofinanciada.</w:delText>
        </w:r>
      </w:del>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9E6BE6">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6" w:name="_Toc511166269"/>
      <w:r w:rsidRPr="00BA156B">
        <w:lastRenderedPageBreak/>
        <w:t>Listado de Acrónimos</w:t>
      </w:r>
      <w:bookmarkEnd w:id="6"/>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7" w:name="_Toc511166270"/>
      <w:r w:rsidRPr="00625BCC">
        <w:lastRenderedPageBreak/>
        <w:t>Resumen</w:t>
      </w:r>
      <w:bookmarkEnd w:id="7"/>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8" w:name="_Toc511166271"/>
      <w:r w:rsidRPr="00625BCC">
        <w:lastRenderedPageBreak/>
        <w:t>Palabras Clave</w:t>
      </w:r>
      <w:bookmarkEnd w:id="8"/>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footerReference w:type="first" r:id="rId11"/>
          <w:pgSz w:w="11900" w:h="16840"/>
          <w:pgMar w:top="1701" w:right="1701" w:bottom="1701" w:left="2268" w:header="708" w:footer="708" w:gutter="0"/>
          <w:cols w:space="708"/>
          <w:titlePg/>
          <w:docGrid w:linePitch="360"/>
        </w:sectPr>
      </w:pPr>
      <w:bookmarkStart w:id="9" w:name="_Toc511166272"/>
    </w:p>
    <w:p w14:paraId="247FA4DC" w14:textId="2E0105FD" w:rsidR="0049325E" w:rsidRPr="00625BCC" w:rsidRDefault="00A12DD0" w:rsidP="00625BCC">
      <w:pPr>
        <w:pStyle w:val="Ttulo1"/>
      </w:pPr>
      <w:r w:rsidRPr="00BA156B">
        <w:lastRenderedPageBreak/>
        <w:t>Introducción</w:t>
      </w:r>
      <w:bookmarkEnd w:id="9"/>
    </w:p>
    <w:p w14:paraId="4FE44EC2" w14:textId="66AA9C3D"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0DF8DD88"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del w:id="10" w:author="Regina Casanova" w:date="2018-06-18T17:53:00Z">
        <w:r w:rsidR="00D62010" w:rsidRPr="00BA156B" w:rsidDel="00E94926">
          <w:delText xml:space="preserve">sistema </w:delText>
        </w:r>
        <w:r w:rsidR="007E4000" w:rsidRPr="00BA156B" w:rsidDel="00E94926">
          <w:delText>informático</w:delText>
        </w:r>
      </w:del>
      <w:ins w:id="11" w:author="Regina Casanova" w:date="2018-06-18T17:53:00Z">
        <w:r w:rsidR="00E94926">
          <w:t>software</w:t>
        </w:r>
      </w:ins>
      <w:r w:rsidR="007E4000" w:rsidRPr="00BA156B">
        <w:t xml:space="preserve"> </w:t>
      </w:r>
      <w:r w:rsidR="00D62010" w:rsidRPr="00BA156B">
        <w:t xml:space="preserve">centralizado que </w:t>
      </w:r>
      <w:r w:rsidR="00D62010" w:rsidRPr="00BA156B">
        <w:lastRenderedPageBreak/>
        <w:t xml:space="preserve">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3BFCAA9"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12" w:name="_Toc511166273"/>
      <w:r w:rsidRPr="00625BCC">
        <w:lastRenderedPageBreak/>
        <w:t>Planteamiento del Problema</w:t>
      </w:r>
      <w:bookmarkEnd w:id="12"/>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1F577051" w:rsidR="00F97069" w:rsidRPr="00BA156B" w:rsidRDefault="00E04B5A" w:rsidP="00625BCC">
      <w:pPr>
        <w:pStyle w:val="Texto"/>
      </w:pPr>
      <w:r w:rsidRPr="00BA156B">
        <w:t>SUSALUD</w:t>
      </w:r>
      <w:r w:rsidR="00DC394C" w:rsidRPr="00BA156B">
        <w:t xml:space="preserve">, como entidad fiscalizadora del sector Salud en el Perú, cuenta con un </w:t>
      </w:r>
      <w:del w:id="13" w:author="Regina Casanova" w:date="2018-06-18T17:53:00Z">
        <w:r w:rsidR="00DC394C" w:rsidRPr="00BA156B" w:rsidDel="00E94926">
          <w:delText>sistema informático</w:delText>
        </w:r>
      </w:del>
      <w:ins w:id="14" w:author="Regina Casanova" w:date="2018-06-18T17:53:00Z">
        <w:r w:rsidR="00E94926">
          <w:t>software</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legitimizado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 xml:space="preserve">Sin </w:t>
      </w:r>
      <w:r w:rsidR="00DC394C" w:rsidRPr="00BA156B">
        <w:lastRenderedPageBreak/>
        <w:t>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265AA38D"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5" w:name="_Toc511166274"/>
      <w:r w:rsidRPr="00BA156B">
        <w:lastRenderedPageBreak/>
        <w:t>Marco Teórico</w:t>
      </w:r>
      <w:bookmarkEnd w:id="15"/>
    </w:p>
    <w:p w14:paraId="3C1D63EF" w14:textId="77777777" w:rsidR="00562533" w:rsidRPr="00BA156B" w:rsidRDefault="00562533" w:rsidP="009E44F3">
      <w:pPr>
        <w:pStyle w:val="Ttulo2"/>
        <w:rPr>
          <w:lang w:val="es-PE"/>
        </w:rPr>
      </w:pPr>
      <w:bookmarkStart w:id="16" w:name="_Toc511166275"/>
      <w:r w:rsidRPr="00BA156B">
        <w:rPr>
          <w:lang w:val="es-PE"/>
        </w:rPr>
        <w:t>Calidad de Atención al usuario y sistemas de gestión para reclamos en el sector salud</w:t>
      </w:r>
      <w:bookmarkEnd w:id="16"/>
    </w:p>
    <w:p w14:paraId="4E8F8D22" w14:textId="77777777" w:rsidR="00AB21A0" w:rsidRPr="00BA156B" w:rsidRDefault="00AB21A0" w:rsidP="00000899">
      <w:pPr>
        <w:pStyle w:val="Ttulo3"/>
        <w:rPr>
          <w:lang w:val="es-PE"/>
        </w:rPr>
      </w:pPr>
      <w:bookmarkStart w:id="17" w:name="_Toc511166276"/>
      <w:r w:rsidRPr="00BA156B">
        <w:rPr>
          <w:lang w:val="es-PE"/>
        </w:rPr>
        <w:t>Calidad de Atención en Salud al Usuario</w:t>
      </w:r>
      <w:bookmarkEnd w:id="17"/>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8"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8"/>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9" w:name="_Toc511166278"/>
      <w:r w:rsidRPr="00BA156B">
        <w:rPr>
          <w:lang w:val="es-PE"/>
        </w:rPr>
        <w:t>Formas de monitoreo en Perú y el Mundo</w:t>
      </w:r>
      <w:bookmarkEnd w:id="19"/>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160297">
        <w:t>Hospital Consumer Asse</w:t>
      </w:r>
      <w:r w:rsidR="00C52C63" w:rsidRPr="00160297">
        <w:t>s</w:t>
      </w:r>
      <w:r w:rsidRPr="00160297">
        <w:t>sment of Healthcare Providers and Systems</w:t>
      </w:r>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26344449" w:rsidR="003910CB" w:rsidRDefault="00A90C62" w:rsidP="00625BCC">
      <w:pPr>
        <w:pStyle w:val="Texto"/>
        <w:rPr>
          <w:ins w:id="20"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21" w:author="Regina Casanova" w:date="2018-06-15T15:10:00Z">
        <w:r w:rsidR="003910CB">
          <w:t xml:space="preserve">Debido a que los sistemas hospitalarios presentan una compleja </w:t>
        </w:r>
      </w:ins>
      <w:ins w:id="22" w:author="Regina Casanova" w:date="2018-06-15T15:11:00Z">
        <w:r w:rsidR="003910CB">
          <w:t>interrelación</w:t>
        </w:r>
      </w:ins>
      <w:ins w:id="23" w:author="Regina Casanova" w:date="2018-06-15T15:10:00Z">
        <w:r w:rsidR="003910CB">
          <w:t xml:space="preserve"> entre diversos procesos, servicios y personal, el monitoreo de calidad de atenció</w:t>
        </w:r>
      </w:ins>
      <w:ins w:id="24" w:author="Regina Casanova" w:date="2018-06-15T15:11:00Z">
        <w:r w:rsidR="003910CB">
          <w:t>n puede</w:t>
        </w:r>
      </w:ins>
      <w:ins w:id="25" w:author="Regina Casanova" w:date="2018-06-15T15:13:00Z">
        <w:r w:rsidR="003910CB">
          <w:t xml:space="preserve"> ser</w:t>
        </w:r>
      </w:ins>
      <w:ins w:id="26" w:author="Regina Casanova" w:date="2018-06-15T15:11:00Z">
        <w:r w:rsidR="003910CB">
          <w:t xml:space="preserve"> realiza</w:t>
        </w:r>
      </w:ins>
      <w:ins w:id="27" w:author="Regina Casanova" w:date="2018-06-15T15:13:00Z">
        <w:r w:rsidR="003910CB">
          <w:t>da</w:t>
        </w:r>
      </w:ins>
      <w:ins w:id="28" w:author="Regina Casanova" w:date="2018-06-15T15:11:00Z">
        <w:r w:rsidR="003910CB">
          <w:t xml:space="preserve"> de diversas maneras</w:t>
        </w:r>
      </w:ins>
      <w:ins w:id="29" w:author="Regina Casanova" w:date="2018-06-15T15:49:00Z">
        <w:r w:rsidR="00CF1D12">
          <w:t xml:space="preserve"> </w:t>
        </w:r>
      </w:ins>
      <w:ins w:id="30" w:author="Regina Casanova" w:date="2018-06-15T15:50:00Z">
        <w:r w:rsidR="00615A96">
          <w:fldChar w:fldCharType="begin" w:fldLock="1"/>
        </w:r>
      </w:ins>
      <w:r w:rsidR="00615A96">
        <w:instrText>ADDIN CSL_CITATION {"citationItems":[{"id":"ITEM-1","itemData":{"author":[{"dropping-particle":"","family":"jchika","given":"","non-dropping-particle":"","parse-names":false,"suffix":""}],"id":"ITEM-1","issued":{"date-parts":[["0"]]},"title":"Monitoring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31" w:author="Regina Casanova" w:date="2018-06-15T15:50:00Z">
        <w:r w:rsidR="00615A96">
          <w:fldChar w:fldCharType="end"/>
        </w:r>
      </w:ins>
      <w:ins w:id="32" w:author="Regina Casanova" w:date="2018-06-15T15:11:00Z">
        <w:r w:rsidR="003910CB">
          <w:t xml:space="preserve"> </w:t>
        </w:r>
      </w:ins>
      <w:ins w:id="33" w:author="Regina Casanova" w:date="2018-06-15T15:12:00Z">
        <w:r w:rsidR="003910CB">
          <w:t xml:space="preserve">siendo una de </w:t>
        </w:r>
      </w:ins>
      <w:ins w:id="34" w:author="Regina Casanova" w:date="2018-06-15T15:13:00Z">
        <w:r w:rsidR="003910CB">
          <w:t>estas</w:t>
        </w:r>
      </w:ins>
      <w:ins w:id="35" w:author="Regina Casanova" w:date="2018-06-15T15:11:00Z">
        <w:r w:rsidR="003910CB">
          <w:t xml:space="preserve"> </w:t>
        </w:r>
      </w:ins>
      <w:ins w:id="36" w:author="Regina Casanova" w:date="2018-06-15T15:12:00Z">
        <w:r w:rsidR="003910CB">
          <w:t>la</w:t>
        </w:r>
      </w:ins>
      <w:ins w:id="37" w:author="Regina Casanova" w:date="2018-06-15T15:11:00Z">
        <w:r w:rsidR="003910CB">
          <w:t xml:space="preserve"> correcta gestión y monitoreo de los reclamos</w:t>
        </w:r>
      </w:ins>
      <w:ins w:id="38" w:author="Regina Casanova" w:date="2018-06-15T15:12:00Z">
        <w:r w:rsidR="003910CB">
          <w:t>, que</w:t>
        </w:r>
      </w:ins>
      <w:ins w:id="39" w:author="Regina Casanova" w:date="2018-06-15T15:14:00Z">
        <w:r w:rsidR="003910CB">
          <w:t xml:space="preserve"> por ser presentados por los mismos pacientes que reciben el servicio,</w:t>
        </w:r>
      </w:ins>
      <w:ins w:id="40" w:author="Regina Casanova" w:date="2018-06-15T15:13:00Z">
        <w:r w:rsidR="003910CB">
          <w:t xml:space="preserve"> </w:t>
        </w:r>
      </w:ins>
      <w:ins w:id="41" w:author="Regina Casanova" w:date="2018-06-15T15:14:00Z">
        <w:r w:rsidR="003910CB">
          <w:t>permitiría</w:t>
        </w:r>
      </w:ins>
      <w:ins w:id="42" w:author="Regina Casanova" w:date="2018-06-15T15:12:00Z">
        <w:r w:rsidR="003910CB">
          <w:t xml:space="preserve"> obtener una aproximación para el monitoreo de la calidad de atención brindada.</w:t>
        </w:r>
      </w:ins>
    </w:p>
    <w:p w14:paraId="5A02499E" w14:textId="00DFED7B" w:rsidR="00FC6B75" w:rsidRPr="00BA156B" w:rsidRDefault="00A90C62" w:rsidP="00625BCC">
      <w:pPr>
        <w:pStyle w:val="Texto"/>
      </w:pPr>
      <w:r w:rsidRPr="00BA156B">
        <w:t>Dejando al monitoreo de reclamos como una forma de monitorear la calidad de atención.</w:t>
      </w:r>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w:t>
      </w:r>
      <w:r w:rsidR="00755F71" w:rsidRPr="00BA156B">
        <w:lastRenderedPageBreak/>
        <w:t xml:space="preserve">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43" w:name="_Toc511166279"/>
      <w:r w:rsidRPr="00BA156B">
        <w:rPr>
          <w:lang w:val="es-PE"/>
        </w:rPr>
        <w:lastRenderedPageBreak/>
        <w:t>Sistema de gestión de reclamos en el sector salud</w:t>
      </w:r>
      <w:bookmarkEnd w:id="43"/>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t xml:space="preserve">Software comercial de </w:t>
      </w:r>
      <w:r w:rsidR="00B75533" w:rsidRPr="00BD5A50">
        <w:t>Sistema de Gestión de Recl</w:t>
      </w:r>
      <w:r w:rsidR="00BD5A50">
        <w:t xml:space="preserve">amos </w:t>
      </w:r>
    </w:p>
    <w:p w14:paraId="5ABD39A1" w14:textId="40671A4B"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44"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w:t>
      </w:r>
      <w:r w:rsidR="00D963F6" w:rsidRPr="00C128AA">
        <w:lastRenderedPageBreak/>
        <w:t xml:space="preserve">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72681CA4" w14:textId="74A03CD3" w:rsidR="00F11AB5" w:rsidRPr="00C128AA" w:rsidDel="00A63767" w:rsidRDefault="00F11AB5" w:rsidP="00C128AA">
      <w:pPr>
        <w:pStyle w:val="Texto"/>
        <w:rPr>
          <w:del w:id="45" w:author="Regina Casanova" w:date="2018-06-18T17:26:00Z"/>
        </w:rPr>
      </w:pPr>
    </w:p>
    <w:p w14:paraId="6D117DC6" w14:textId="77777777" w:rsidR="00D963F6" w:rsidRDefault="00F95233" w:rsidP="00C128AA">
      <w:pPr>
        <w:pStyle w:val="Texto"/>
        <w:rPr>
          <w:ins w:id="46" w:author="Regina Casanova" w:date="2018-06-18T17:26: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424A6695" w14:textId="2E420F92" w:rsidR="00A63767" w:rsidRPr="00C128AA" w:rsidRDefault="00A63767" w:rsidP="00C128AA">
      <w:pPr>
        <w:pStyle w:val="Texto"/>
      </w:pPr>
      <w:ins w:id="47" w:author="Regina Casanova" w:date="2018-06-18T17:26:00Z">
        <w:r>
          <w:t>Cabe resaltar que un sistema de gestión de reclamos no se limita exclusivamente al uso de software para gestionar los reclamos. Para que el</w:t>
        </w:r>
      </w:ins>
      <w:ins w:id="48" w:author="Regina Casanova" w:date="2018-06-18T17:56:00Z">
        <w:r w:rsidR="00D73911">
          <w:t xml:space="preserve"> uso de un</w:t>
        </w:r>
      </w:ins>
      <w:ins w:id="49" w:author="Regina Casanova" w:date="2018-06-18T17:26:00Z">
        <w:r>
          <w:t xml:space="preserve"> software </w:t>
        </w:r>
      </w:ins>
      <w:ins w:id="50" w:author="Regina Casanova" w:date="2018-06-18T17:56:00Z">
        <w:r w:rsidR="00D73911">
          <w:t>sea justificado</w:t>
        </w:r>
      </w:ins>
      <w:ins w:id="51" w:author="Regina Casanova" w:date="2018-06-18T17:26:00Z">
        <w:r>
          <w:t xml:space="preserve"> se necesita tener previamente procesos y actores bien definidos sobre la resolución de reclamos. Si es que estos no se encuentran debidamente definidos, el uso de un software para la gestión de ellos no resultará verdaderamente útil ya que, aunque capaz presente un ordenamiento de los datos de los reclamos, seguiría existiendo desorden para la resolución de ellos.</w:t>
        </w:r>
      </w:ins>
    </w:p>
    <w:p w14:paraId="5312F403" w14:textId="77777777" w:rsidR="00562533" w:rsidRPr="00BA156B" w:rsidRDefault="00562533" w:rsidP="009E44F3">
      <w:pPr>
        <w:pStyle w:val="Ttulo2"/>
        <w:rPr>
          <w:lang w:val="es-PE"/>
        </w:rPr>
      </w:pPr>
      <w:bookmarkStart w:id="52"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52"/>
    </w:p>
    <w:p w14:paraId="19280443" w14:textId="77777777" w:rsidR="00B674F0" w:rsidRPr="00BA156B" w:rsidRDefault="00562533" w:rsidP="00465DBE">
      <w:pPr>
        <w:pStyle w:val="Ttulo3"/>
        <w:rPr>
          <w:lang w:val="es-PE"/>
        </w:rPr>
      </w:pPr>
      <w:bookmarkStart w:id="53" w:name="_Toc511166281"/>
      <w:r w:rsidRPr="00BA156B">
        <w:rPr>
          <w:lang w:val="es-PE"/>
        </w:rPr>
        <w:t>Descripción e Importancia</w:t>
      </w:r>
      <w:bookmarkEnd w:id="53"/>
    </w:p>
    <w:p w14:paraId="2F384AC5" w14:textId="2509BAD2"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del w:id="54" w:author="Regina Casanova" w:date="2018-06-18T17:53:00Z">
        <w:r w:rsidRPr="00BA156B" w:rsidDel="00E94926">
          <w:rPr>
            <w:lang w:val="es-PE"/>
          </w:rPr>
          <w:delText xml:space="preserve">sistemas </w:delText>
        </w:r>
        <w:r w:rsidR="00BA45B9" w:rsidRPr="00BA156B" w:rsidDel="00E94926">
          <w:rPr>
            <w:lang w:val="es-PE"/>
          </w:rPr>
          <w:delText>informáticos</w:delText>
        </w:r>
      </w:del>
      <w:ins w:id="55" w:author="Regina Casanova" w:date="2018-06-18T17:53:00Z">
        <w:r w:rsidR="00E94926">
          <w:rPr>
            <w:lang w:val="es-PE"/>
          </w:rPr>
          <w:t>software</w:t>
        </w:r>
      </w:ins>
      <w:r w:rsidR="00BA45B9" w:rsidRPr="00BA156B">
        <w:rPr>
          <w:lang w:val="es-PE"/>
        </w:rPr>
        <w:t xml:space="preserve"> con el propósito de hacer</w:t>
      </w:r>
      <w:ins w:id="56" w:author="Regina Casanova" w:date="2018-06-18T17:57:00Z">
        <w:r w:rsidR="007E1695">
          <w:rPr>
            <w:lang w:val="es-PE"/>
          </w:rPr>
          <w:t xml:space="preserve"> software</w:t>
        </w:r>
      </w:ins>
      <w:del w:id="57" w:author="Regina Casanova" w:date="2018-06-18T17:57:00Z">
        <w:r w:rsidR="00BA45B9" w:rsidRPr="00BA156B" w:rsidDel="007E1695">
          <w:rPr>
            <w:lang w:val="es-PE"/>
          </w:rPr>
          <w:delText>los</w:delText>
        </w:r>
      </w:del>
      <w:r w:rsidR="00BA45B9" w:rsidRPr="00BA156B">
        <w:rPr>
          <w:lang w:val="es-PE"/>
        </w:rPr>
        <w:t xml:space="preserve"> </w:t>
      </w:r>
      <w:r w:rsidRPr="00BA156B">
        <w:rPr>
          <w:lang w:val="es-PE"/>
        </w:rPr>
        <w:t xml:space="preserve">más usables enfocándose en </w:t>
      </w:r>
      <w:ins w:id="58" w:author="Regina Casanova" w:date="2018-06-18T17:57:00Z">
        <w:r w:rsidR="007E1695">
          <w:rPr>
            <w:lang w:val="es-PE"/>
          </w:rPr>
          <w:t>su</w:t>
        </w:r>
      </w:ins>
      <w:del w:id="59" w:author="Regina Casanova" w:date="2018-06-18T17:57:00Z">
        <w:r w:rsidRPr="00BA156B" w:rsidDel="007E1695">
          <w:rPr>
            <w:lang w:val="es-PE"/>
          </w:rPr>
          <w:delText>el</w:delText>
        </w:r>
      </w:del>
      <w:r w:rsidRPr="00BA156B">
        <w:rPr>
          <w:lang w:val="es-PE"/>
        </w:rPr>
        <w:t xml:space="preserve"> uso</w:t>
      </w:r>
      <w:del w:id="60" w:author="Regina Casanova" w:date="2018-06-18T17:57:00Z">
        <w:r w:rsidRPr="00BA156B" w:rsidDel="007E1695">
          <w:rPr>
            <w:lang w:val="es-PE"/>
          </w:rPr>
          <w:delText xml:space="preserve"> del</w:delText>
        </w:r>
      </w:del>
      <w:ins w:id="61" w:author="Regina Casanova" w:date="2018-06-18T17:57:00Z">
        <w:r w:rsidR="00030212">
          <w:rPr>
            <w:lang w:val="es-PE"/>
          </w:rPr>
          <w:t>,</w:t>
        </w:r>
      </w:ins>
      <w:del w:id="62" w:author="Regina Casanova" w:date="2018-06-18T17:57:00Z">
        <w:r w:rsidRPr="00BA156B" w:rsidDel="00030212">
          <w:rPr>
            <w:lang w:val="es-PE"/>
          </w:rPr>
          <w:delText xml:space="preserve"> </w:delText>
        </w:r>
      </w:del>
      <w:del w:id="63" w:author="Regina Casanova" w:date="2018-06-18T17:53:00Z">
        <w:r w:rsidRPr="00BA156B" w:rsidDel="00E94926">
          <w:rPr>
            <w:lang w:val="es-PE"/>
          </w:rPr>
          <w:delText>sistema</w:delText>
        </w:r>
      </w:del>
      <w:del w:id="64" w:author="Regina Casanova" w:date="2018-06-18T17:57:00Z">
        <w:r w:rsidRPr="00BA156B" w:rsidDel="007E1695">
          <w:rPr>
            <w:lang w:val="es-PE"/>
          </w:rPr>
          <w:delText xml:space="preserve"> </w:delText>
        </w:r>
        <w:r w:rsidRPr="00BA156B" w:rsidDel="00030212">
          <w:rPr>
            <w:lang w:val="es-PE"/>
          </w:rPr>
          <w:delText>y</w:delText>
        </w:r>
      </w:del>
      <w:r w:rsidRPr="00BA156B">
        <w:rPr>
          <w:lang w:val="es-PE"/>
        </w:rPr>
        <w:t xml:space="preserve"> aplicando factores humanos 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3C568C1B" w:rsidR="00B674F0" w:rsidRPr="00BA156B" w:rsidRDefault="00B674F0" w:rsidP="00A50DD7">
      <w:pPr>
        <w:pStyle w:val="Texto"/>
        <w:numPr>
          <w:ilvl w:val="0"/>
          <w:numId w:val="23"/>
        </w:numPr>
      </w:pPr>
      <w:r w:rsidRPr="00BA156B">
        <w:t xml:space="preserve">Mejorar el rendimiento de un </w:t>
      </w:r>
      <w:del w:id="65" w:author="Regina Casanova" w:date="2018-06-18T17:53:00Z">
        <w:r w:rsidRPr="00BA156B" w:rsidDel="00E94926">
          <w:delText>sistema</w:delText>
        </w:r>
        <w:r w:rsidR="00BA45B9" w:rsidRPr="00BA156B" w:rsidDel="00E94926">
          <w:delText xml:space="preserve"> informático</w:delText>
        </w:r>
      </w:del>
      <w:ins w:id="66" w:author="Regina Casanova" w:date="2018-06-18T17:53:00Z">
        <w:r w:rsidR="00E94926">
          <w:t>software</w:t>
        </w:r>
      </w:ins>
      <w:r w:rsidR="007B7445" w:rsidRPr="00BA156B">
        <w:t>.</w:t>
      </w:r>
    </w:p>
    <w:p w14:paraId="1741B491" w14:textId="77777777" w:rsidR="00B674F0" w:rsidRPr="00BA156B" w:rsidRDefault="00B674F0" w:rsidP="00A50DD7">
      <w:pPr>
        <w:pStyle w:val="Texto"/>
        <w:numPr>
          <w:ilvl w:val="0"/>
          <w:numId w:val="23"/>
        </w:numPr>
      </w:pPr>
      <w:r w:rsidRPr="00BA156B">
        <w:lastRenderedPageBreak/>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0E7094BC" w:rsidR="00B674F0" w:rsidRPr="00C128AA" w:rsidRDefault="00B674F0" w:rsidP="00C128AA">
      <w:pPr>
        <w:pStyle w:val="Texto"/>
      </w:pPr>
      <w:r w:rsidRPr="00BA156B">
        <w:t xml:space="preserve">Los resultados de un diseño centrado en el usuario se perciben en un </w:t>
      </w:r>
      <w:del w:id="67" w:author="Regina Casanova" w:date="2018-06-18T17:53:00Z">
        <w:r w:rsidRPr="00BA156B" w:rsidDel="00E94926">
          <w:delText>sistema</w:delText>
        </w:r>
      </w:del>
      <w:ins w:id="68" w:author="Regina Casanova" w:date="2018-06-18T17:53:00Z">
        <w:r w:rsidR="00E94926">
          <w:t>software</w:t>
        </w:r>
      </w:ins>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0150CCFB" w:rsidR="00B674F0" w:rsidRPr="00BA156B" w:rsidRDefault="00B674F0" w:rsidP="00A50DD7">
      <w:pPr>
        <w:pStyle w:val="Texto"/>
        <w:numPr>
          <w:ilvl w:val="0"/>
          <w:numId w:val="24"/>
        </w:numPr>
      </w:pPr>
      <w:r w:rsidRPr="00BA156B">
        <w:t xml:space="preserve">De Aprendizaje: La medida en que </w:t>
      </w:r>
      <w:ins w:id="69" w:author="Regina Casanova" w:date="2018-06-18T17:58:00Z">
        <w:r w:rsidR="00030212">
          <w:t xml:space="preserve">la estructura de </w:t>
        </w:r>
      </w:ins>
      <w:r w:rsidRPr="00BA156B">
        <w:t xml:space="preserve">un </w:t>
      </w:r>
      <w:del w:id="70" w:author="Regina Casanova" w:date="2018-06-18T17:53:00Z">
        <w:r w:rsidRPr="00BA156B" w:rsidDel="00E94926">
          <w:delText>sistema informático</w:delText>
        </w:r>
      </w:del>
      <w:ins w:id="71" w:author="Regina Casanova" w:date="2018-06-18T17:53:00Z">
        <w:r w:rsidR="00E94926">
          <w:t>software</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6582B186" w:rsidR="00B674F0" w:rsidRPr="00BA156B" w:rsidRDefault="00B674F0" w:rsidP="00A50DD7">
      <w:pPr>
        <w:pStyle w:val="Texto"/>
        <w:numPr>
          <w:ilvl w:val="0"/>
          <w:numId w:val="24"/>
        </w:numPr>
      </w:pPr>
      <w:r w:rsidRPr="00BA156B">
        <w:t xml:space="preserve">De Memoria: que se refiera a la facilidad con la que el usuario recuerda </w:t>
      </w:r>
      <w:ins w:id="72" w:author="Regina Casanova" w:date="2018-06-18T17:58:00Z">
        <w:r w:rsidR="00030212">
          <w:t>cómo utilizar el</w:t>
        </w:r>
      </w:ins>
      <w:del w:id="73" w:author="Regina Casanova" w:date="2018-06-18T17:58:00Z">
        <w:r w:rsidRPr="00BA156B" w:rsidDel="00030212">
          <w:delText>el</w:delText>
        </w:r>
      </w:del>
      <w:r w:rsidRPr="00BA156B">
        <w:t xml:space="preserve"> </w:t>
      </w:r>
      <w:del w:id="74" w:author="Regina Casanova" w:date="2018-06-18T17:53:00Z">
        <w:r w:rsidRPr="00BA156B" w:rsidDel="00E94926">
          <w:delText>sistema</w:delText>
        </w:r>
      </w:del>
      <w:ins w:id="75" w:author="Regina Casanova" w:date="2018-06-18T17:53:00Z">
        <w:r w:rsidR="00E94926">
          <w:t>software</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39E550A6"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del w:id="76" w:author="Regina Casanova" w:date="2018-06-18T17:53:00Z">
        <w:r w:rsidRPr="00BA156B" w:rsidDel="00E94926">
          <w:delText>sistema</w:delText>
        </w:r>
      </w:del>
      <w:ins w:id="77" w:author="Regina Casanova" w:date="2018-06-18T17:53:00Z">
        <w:r w:rsidR="00E94926">
          <w:t>software</w:t>
        </w:r>
      </w:ins>
      <w:r w:rsidR="007B7445" w:rsidRPr="00BA156B">
        <w:t>.</w:t>
      </w:r>
    </w:p>
    <w:p w14:paraId="110E110F" w14:textId="114FE378" w:rsidR="00CE40F8" w:rsidRPr="00017896" w:rsidRDefault="00CE40F8" w:rsidP="00017896">
      <w:pPr>
        <w:pStyle w:val="Texto"/>
      </w:pPr>
      <w:r w:rsidRPr="00BA156B">
        <w:lastRenderedPageBreak/>
        <w:t xml:space="preserve">Cuando se diseña un </w:t>
      </w:r>
      <w:del w:id="78" w:author="Regina Casanova" w:date="2018-06-18T17:53:00Z">
        <w:r w:rsidRPr="00BA156B" w:rsidDel="00E94926">
          <w:delText>sistema informático</w:delText>
        </w:r>
      </w:del>
      <w:ins w:id="79" w:author="Regina Casanova" w:date="2018-06-18T17:53:00Z">
        <w:r w:rsidR="00E94926">
          <w:t>software</w:t>
        </w:r>
      </w:ins>
      <w:r w:rsidRPr="00BA156B">
        <w:t xml:space="preserve"> sin considerar a los usuarios finales de este, puede resultar en </w:t>
      </w:r>
      <w:del w:id="80" w:author="Regina Casanova" w:date="2018-06-18T17:53:00Z">
        <w:r w:rsidRPr="00BA156B" w:rsidDel="00E94926">
          <w:delText>sistemas informáticos</w:delText>
        </w:r>
      </w:del>
      <w:ins w:id="81" w:author="Regina Casanova" w:date="2018-06-18T17:53:00Z">
        <w:r w:rsidR="00E94926">
          <w:t>software</w:t>
        </w:r>
      </w:ins>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82" w:name="_Toc511166282"/>
      <w:r w:rsidRPr="00BA156B">
        <w:rPr>
          <w:lang w:val="es-PE"/>
        </w:rPr>
        <w:t>Metodología</w:t>
      </w:r>
      <w:r w:rsidR="002553D9" w:rsidRPr="00BA156B">
        <w:rPr>
          <w:lang w:val="es-PE"/>
        </w:rPr>
        <w:t xml:space="preserve"> del diseño centrado en el usuario</w:t>
      </w:r>
      <w:bookmarkEnd w:id="82"/>
    </w:p>
    <w:p w14:paraId="19B57AF8" w14:textId="71F175E5" w:rsidR="00B674F0" w:rsidRPr="00017896" w:rsidRDefault="00D62806" w:rsidP="00017896">
      <w:pPr>
        <w:pStyle w:val="Texto"/>
      </w:pPr>
      <w:r w:rsidRPr="00BA156B">
        <w:t xml:space="preserve">Según el </w:t>
      </w:r>
      <w:r w:rsidR="0038486C" w:rsidRPr="00160297">
        <w:t>World Wide Web Consortium</w:t>
      </w:r>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2DFB5373" w:rsidR="00B674F0" w:rsidRPr="00BA156B" w:rsidRDefault="00B674F0" w:rsidP="007046F5">
      <w:pPr>
        <w:pStyle w:val="Texto"/>
      </w:pPr>
      <w:r w:rsidRPr="00BA156B">
        <w:t xml:space="preserve">Se recopila información sobre el contexto de uso y los requerimientos específicos para el </w:t>
      </w:r>
      <w:del w:id="83" w:author="Regina Casanova" w:date="2018-06-18T17:53:00Z">
        <w:r w:rsidRPr="00BA156B" w:rsidDel="00E94926">
          <w:delText>sistema</w:delText>
        </w:r>
      </w:del>
      <w:ins w:id="84" w:author="Regina Casanova" w:date="2018-06-18T17:53:00Z">
        <w:r w:rsidR="00E94926">
          <w:t>software</w:t>
        </w:r>
      </w:ins>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46C9A0A9"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85" w:author="Regina Casanova" w:date="2018-06-18T17:53:00Z">
        <w:r w:rsidRPr="00BA156B" w:rsidDel="00E94926">
          <w:delText>sistema</w:delText>
        </w:r>
      </w:del>
      <w:ins w:id="86" w:author="Regina Casanova" w:date="2018-06-18T17:53:00Z">
        <w:r w:rsidR="00E94926">
          <w:t>software</w:t>
        </w:r>
      </w:ins>
      <w:r w:rsidR="007B7445" w:rsidRPr="00BA156B">
        <w:t>.</w:t>
      </w:r>
    </w:p>
    <w:p w14:paraId="3CAAB3B9" w14:textId="010DB285" w:rsidR="00B674F0" w:rsidRPr="00BA156B" w:rsidRDefault="00B674F0" w:rsidP="00A50DD7">
      <w:pPr>
        <w:pStyle w:val="Texto"/>
        <w:numPr>
          <w:ilvl w:val="3"/>
          <w:numId w:val="17"/>
        </w:numPr>
      </w:pPr>
      <w:r w:rsidRPr="00BA156B">
        <w:t xml:space="preserve">Desafíos y Limitaciones que enfrentará el </w:t>
      </w:r>
      <w:del w:id="87" w:author="Regina Casanova" w:date="2018-06-18T17:53:00Z">
        <w:r w:rsidRPr="00BA156B" w:rsidDel="00E94926">
          <w:delText>sistema</w:delText>
        </w:r>
      </w:del>
      <w:ins w:id="88" w:author="Regina Casanova" w:date="2018-06-18T17:53:00Z">
        <w:r w:rsidR="00E94926">
          <w:t>software</w:t>
        </w:r>
      </w:ins>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8472F4E" w:rsidR="00B674F0" w:rsidRPr="00BA156B" w:rsidRDefault="00B674F0" w:rsidP="00A50DD7">
      <w:pPr>
        <w:pStyle w:val="Texto"/>
        <w:numPr>
          <w:ilvl w:val="0"/>
          <w:numId w:val="18"/>
        </w:numPr>
      </w:pPr>
      <w:r w:rsidRPr="00BA156B">
        <w:lastRenderedPageBreak/>
        <w:t xml:space="preserve">Objetivos de los usuarios finales en el </w:t>
      </w:r>
      <w:del w:id="89" w:author="Regina Casanova" w:date="2018-06-18T17:53:00Z">
        <w:r w:rsidRPr="00BA156B" w:rsidDel="00E94926">
          <w:delText>sistema</w:delText>
        </w:r>
      </w:del>
      <w:ins w:id="90" w:author="Regina Casanova" w:date="2018-06-18T17:53:00Z">
        <w:r w:rsidR="00E94926">
          <w:t>software</w:t>
        </w:r>
      </w:ins>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91" w:author="Regina Casanova" w:date="2018-06-18T17:47:00Z">
        <w:r w:rsidR="00E94926">
          <w:t>.</w:t>
        </w:r>
      </w:ins>
    </w:p>
    <w:p w14:paraId="3BA5BDC4" w14:textId="12A77162" w:rsidR="00B674F0" w:rsidRPr="00BA156B" w:rsidRDefault="00B674F0" w:rsidP="00466892">
      <w:pPr>
        <w:pStyle w:val="Ttulo5"/>
        <w:rPr>
          <w:lang w:val="es-PE"/>
        </w:rPr>
      </w:pPr>
      <w:r w:rsidRPr="00BA156B">
        <w:rPr>
          <w:lang w:val="es-PE"/>
        </w:rPr>
        <w:t xml:space="preserve">Análisis del </w:t>
      </w:r>
      <w:del w:id="92" w:author="Regina Casanova" w:date="2018-06-18T17:53:00Z">
        <w:r w:rsidRPr="00BA156B" w:rsidDel="00E94926">
          <w:rPr>
            <w:lang w:val="es-PE"/>
          </w:rPr>
          <w:delText>sistema</w:delText>
        </w:r>
      </w:del>
      <w:ins w:id="93" w:author="Regina Casanova" w:date="2018-06-18T17:53:00Z">
        <w:r w:rsidR="00E94926">
          <w:rPr>
            <w:lang w:val="es-PE"/>
          </w:rPr>
          <w:t>software</w:t>
        </w:r>
      </w:ins>
      <w:r w:rsidRPr="00BA156B">
        <w:rPr>
          <w:lang w:val="es-PE"/>
        </w:rPr>
        <w:t>:</w:t>
      </w:r>
    </w:p>
    <w:p w14:paraId="606DEDA8" w14:textId="61CD0C23"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ins w:id="94" w:author="Regina Casanova" w:date="2018-06-18T18:00:00Z">
        <w:r w:rsidR="00A240B1">
          <w:t>dentro</w:t>
        </w:r>
      </w:ins>
      <w:del w:id="95" w:author="Regina Casanova" w:date="2018-06-18T18:00:00Z">
        <w:r w:rsidR="00D62806" w:rsidRPr="00BA156B" w:rsidDel="00A240B1">
          <w:delText>en</w:delText>
        </w:r>
      </w:del>
      <w:r w:rsidR="00D62806" w:rsidRPr="00BA156B">
        <w:t xml:space="preserve"> </w:t>
      </w:r>
      <w:ins w:id="96" w:author="Regina Casanova" w:date="2018-06-18T18:00:00Z">
        <w:r w:rsidR="00A240B1">
          <w:t>d</w:t>
        </w:r>
      </w:ins>
      <w:r w:rsidR="00D62806" w:rsidRPr="00BA156B">
        <w:t>el</w:t>
      </w:r>
      <w:r w:rsidRPr="00BA156B">
        <w:t xml:space="preserve"> </w:t>
      </w:r>
      <w:del w:id="97" w:author="Regina Casanova" w:date="2018-06-18T17:53:00Z">
        <w:r w:rsidRPr="00BA156B" w:rsidDel="00E94926">
          <w:delText>sistema</w:delText>
        </w:r>
      </w:del>
      <w:ins w:id="98" w:author="Regina Casanova" w:date="2018-06-18T17:53:00Z">
        <w:r w:rsidR="00E94926">
          <w:t>software</w:t>
        </w:r>
      </w:ins>
      <w:r w:rsidRPr="00BA156B">
        <w:t>, su agrupación y jerarquía</w:t>
      </w:r>
      <w:r w:rsidR="007B7445" w:rsidRPr="00BA156B">
        <w:t>.</w:t>
      </w:r>
    </w:p>
    <w:p w14:paraId="4DD44390" w14:textId="04FEC52F" w:rsidR="00107D89" w:rsidRPr="00017896" w:rsidRDefault="00B674F0" w:rsidP="00A50DD7">
      <w:pPr>
        <w:pStyle w:val="Texto"/>
        <w:numPr>
          <w:ilvl w:val="0"/>
          <w:numId w:val="19"/>
        </w:numPr>
      </w:pPr>
      <w:r w:rsidRPr="00BA156B">
        <w:t xml:space="preserve">Flujo: Identificar el flujo que tendrá el </w:t>
      </w:r>
      <w:del w:id="99" w:author="Regina Casanova" w:date="2018-06-18T18:00:00Z">
        <w:r w:rsidRPr="00BA156B" w:rsidDel="00A240B1">
          <w:delText>sistema</w:delText>
        </w:r>
      </w:del>
      <w:ins w:id="100" w:author="Regina Casanova" w:date="2018-06-18T18:00:00Z">
        <w:r w:rsidR="00A240B1">
          <w:t>software</w:t>
        </w:r>
      </w:ins>
      <w:r w:rsidR="007B7445" w:rsidRPr="00BA156B">
        <w:t>.</w:t>
      </w:r>
      <w:r w:rsidRPr="00BA156B">
        <w:t xml:space="preserve"> Es decir, </w:t>
      </w:r>
      <w:r w:rsidR="00107D89" w:rsidRPr="00BA156B">
        <w:t>cuál</w:t>
      </w:r>
      <w:r w:rsidRPr="00BA156B">
        <w:t xml:space="preserve"> será el orden de las pantallas que verá el usuario final cuando utilice el </w:t>
      </w:r>
      <w:del w:id="101" w:author="Regina Casanova" w:date="2018-06-18T17:53:00Z">
        <w:r w:rsidRPr="00BA156B" w:rsidDel="00E94926">
          <w:delText>sistema</w:delText>
        </w:r>
      </w:del>
      <w:ins w:id="102" w:author="Regina Casanova" w:date="2018-06-18T17:53:00Z">
        <w:r w:rsidR="00E94926">
          <w:t>software</w:t>
        </w:r>
      </w:ins>
      <w:r w:rsidR="007B7445" w:rsidRPr="00BA156B">
        <w:t>.</w:t>
      </w:r>
      <w:ins w:id="103"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r w:rsidR="00B674F0" w:rsidRPr="00160297">
        <w:t>Wireframes</w:t>
      </w:r>
      <w:r w:rsidRPr="00BA156B">
        <w:t>)</w:t>
      </w:r>
      <w:r w:rsidR="00B674F0" w:rsidRPr="00BA156B">
        <w:t xml:space="preserve">: </w:t>
      </w:r>
    </w:p>
    <w:p w14:paraId="623EACDF" w14:textId="0AD0B3F7" w:rsidR="00B674F0" w:rsidRPr="00BA156B" w:rsidRDefault="00B674F0" w:rsidP="00466892">
      <w:pPr>
        <w:pStyle w:val="Texto"/>
      </w:pPr>
      <w:r w:rsidRPr="00BA156B">
        <w:t xml:space="preserve">Se utiliza para la diagramación del </w:t>
      </w:r>
      <w:del w:id="104" w:author="Regina Casanova" w:date="2018-06-18T17:53:00Z">
        <w:r w:rsidRPr="00BA156B" w:rsidDel="00E94926">
          <w:delText>sistema</w:delText>
        </w:r>
      </w:del>
      <w:ins w:id="105" w:author="Regina Casanova" w:date="2018-06-18T17:53:00Z">
        <w:r w:rsidR="00E94926">
          <w:t>software</w:t>
        </w:r>
      </w:ins>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160297">
        <w:t>wireframes</w:t>
      </w:r>
      <w:r w:rsidRPr="00BA156B">
        <w:t xml:space="preserve"> en lápiz y papel y/o </w:t>
      </w:r>
      <w:r w:rsidRPr="00160297">
        <w:t>wirefra</w:t>
      </w:r>
      <w:r w:rsidR="00107D89" w:rsidRPr="00160297">
        <w:t>mes</w:t>
      </w:r>
      <w:r w:rsidR="00107D89" w:rsidRPr="00BA156B">
        <w:t xml:space="preserve"> en programas especializados.</w:t>
      </w:r>
    </w:p>
    <w:p w14:paraId="70CA40A5" w14:textId="77777777" w:rsidR="00466892" w:rsidRDefault="00107D89" w:rsidP="00466892">
      <w:pPr>
        <w:pStyle w:val="Ttulo5"/>
      </w:pPr>
      <w:r w:rsidRPr="00BA156B">
        <w:lastRenderedPageBreak/>
        <w:t>Prototipos de alta fidelidad (</w:t>
      </w:r>
      <w:r w:rsidR="00B674F0" w:rsidRPr="00160297">
        <w:t>Mockup</w:t>
      </w:r>
      <w:r w:rsidRPr="00BA156B">
        <w:t xml:space="preserve">): </w:t>
      </w:r>
    </w:p>
    <w:p w14:paraId="197ACFB0" w14:textId="73E040C3"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del w:id="106" w:author="Regina Casanova" w:date="2018-06-18T17:53:00Z">
        <w:r w:rsidR="00B674F0" w:rsidRPr="00BA156B" w:rsidDel="00E94926">
          <w:delText>sistema</w:delText>
        </w:r>
      </w:del>
      <w:ins w:id="107" w:author="Regina Casanova" w:date="2018-06-18T17:53:00Z">
        <w:r w:rsidR="00E94926">
          <w:t>software</w:t>
        </w:r>
      </w:ins>
      <w:r w:rsidRPr="00BA156B">
        <w:t xml:space="preserve"> y posterior a la realización de </w:t>
      </w:r>
      <w:r w:rsidRPr="00160297">
        <w:t>wireframes</w:t>
      </w:r>
      <w:r w:rsidR="007B7445" w:rsidRPr="00BA156B">
        <w:t>.</w:t>
      </w:r>
    </w:p>
    <w:p w14:paraId="2F7B05B1" w14:textId="77777777" w:rsidR="00466892" w:rsidRDefault="00107D89" w:rsidP="00466892">
      <w:pPr>
        <w:pStyle w:val="Ttulo5"/>
      </w:pPr>
      <w:r w:rsidRPr="00BA156B">
        <w:t>Prototipado funcional</w:t>
      </w:r>
      <w:r w:rsidR="00B674F0" w:rsidRPr="00BA156B">
        <w:t xml:space="preserve">: </w:t>
      </w:r>
    </w:p>
    <w:p w14:paraId="66B2D063" w14:textId="7B941C81" w:rsidR="00107D89" w:rsidRPr="00017896" w:rsidRDefault="00B674F0" w:rsidP="00466892">
      <w:pPr>
        <w:pStyle w:val="Texto"/>
      </w:pPr>
      <w:r w:rsidRPr="00BA156B">
        <w:t xml:space="preserve">Es la forma de darle interacción a los </w:t>
      </w:r>
      <w:r w:rsidRPr="00160297">
        <w:t>mockups</w:t>
      </w:r>
      <w:r w:rsidRPr="00BA156B">
        <w:t xml:space="preserve"> de las diversas pantallas para tener un resultado final unificado en el que se aprecie tanto la distribución, detalles y flujo del </w:t>
      </w:r>
      <w:del w:id="108" w:author="Regina Casanova" w:date="2018-06-18T17:53:00Z">
        <w:r w:rsidRPr="00BA156B" w:rsidDel="00E94926">
          <w:delText>sistema</w:delText>
        </w:r>
      </w:del>
      <w:ins w:id="109" w:author="Regina Casanova" w:date="2018-06-18T17:53:00Z">
        <w:r w:rsidR="00E94926">
          <w:t>software</w:t>
        </w:r>
      </w:ins>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1CBCF477"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615A9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(29)","plainTextFormattedCitation":"(29)","previouslyFormattedCitation":"(29)"},"properties":{"noteIndex":0},"schema":"https://github.com/citation-style-language/schema/raw/master/csl-citation.json"}</w:instrText>
      </w:r>
      <w:r w:rsidR="00EC2BAF" w:rsidRPr="00BA156B">
        <w:fldChar w:fldCharType="separate"/>
      </w:r>
      <w:r w:rsidR="00615A96" w:rsidRPr="00615A96">
        <w:rPr>
          <w:noProof/>
        </w:rPr>
        <w:t>(29)</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17AFA9C8" w:rsidR="00107D89" w:rsidRPr="00017896" w:rsidRDefault="00B674F0" w:rsidP="00466892">
      <w:pPr>
        <w:pStyle w:val="Texto"/>
      </w:pPr>
      <w:r w:rsidRPr="00BA156B">
        <w:t>Pruebas con usuarios para encontrar p</w:t>
      </w:r>
      <w:r w:rsidR="00107D89" w:rsidRPr="00BA156B">
        <w:t>osibles problemas de usabilidad. Consiste en</w:t>
      </w:r>
      <w:r w:rsidRPr="00BA156B">
        <w:t xml:space="preserve"> darle al usuario una tarea a realizar dentro del </w:t>
      </w:r>
      <w:del w:id="110" w:author="Regina Casanova" w:date="2018-06-18T17:53:00Z">
        <w:r w:rsidRPr="00BA156B" w:rsidDel="00E94926">
          <w:delText>sistema</w:delText>
        </w:r>
      </w:del>
      <w:ins w:id="111" w:author="Regina Casanova" w:date="2018-06-18T17:53:00Z">
        <w:r w:rsidR="00E94926">
          <w:t>software</w:t>
        </w:r>
      </w:ins>
      <w:r w:rsidRPr="00BA156B">
        <w:t xml:space="preserve"> y documentar el </w:t>
      </w:r>
      <w:r w:rsidR="00107D89" w:rsidRPr="00BA156B">
        <w:t>cómo</w:t>
      </w:r>
      <w:r w:rsidRPr="00BA156B">
        <w:t xml:space="preserve"> y si es que llega a cumplir su objetivo o no</w:t>
      </w:r>
      <w:r w:rsidR="007B7445" w:rsidRPr="00BA156B">
        <w:t>.</w:t>
      </w:r>
      <w:r w:rsidRPr="00BA156B">
        <w:t xml:space="preserve"> Adicionalmente, con este test se ve la efectividad del </w:t>
      </w:r>
      <w:del w:id="112" w:author="Regina Casanova" w:date="2018-06-18T17:53:00Z">
        <w:r w:rsidRPr="00BA156B" w:rsidDel="00E94926">
          <w:delText>sistema</w:delText>
        </w:r>
      </w:del>
      <w:ins w:id="113" w:author="Regina Casanova" w:date="2018-06-18T17:53:00Z">
        <w:r w:rsidR="00E94926">
          <w:t>software</w:t>
        </w:r>
      </w:ins>
      <w:r w:rsidRPr="00BA156B">
        <w:t xml:space="preserve"> y se recogen percepciones y opiniones del usuario</w:t>
      </w:r>
      <w:r w:rsidR="007B7445" w:rsidRPr="00BA156B">
        <w:t>.</w:t>
      </w:r>
    </w:p>
    <w:p w14:paraId="53E609B3" w14:textId="5E9CD346" w:rsidR="0061601E" w:rsidRPr="00017896" w:rsidRDefault="00107D89" w:rsidP="00017896">
      <w:pPr>
        <w:pStyle w:val="Texto"/>
      </w:pPr>
      <w:r w:rsidRPr="00BA156B">
        <w:lastRenderedPageBreak/>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14" w:name="_Toc511166283"/>
      <w:r w:rsidRPr="00BA156B">
        <w:rPr>
          <w:lang w:val="es-PE"/>
        </w:rPr>
        <w:t>Diseño centrado en el usuario en el sector salud: Importancia</w:t>
      </w:r>
      <w:bookmarkEnd w:id="114"/>
    </w:p>
    <w:p w14:paraId="7FBC53FB" w14:textId="4B759AFA"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160297">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del w:id="115" w:author="Regina Casanova" w:date="2018-06-18T17:53:00Z">
        <w:r w:rsidR="00B674F0" w:rsidRPr="00BA156B" w:rsidDel="00E94926">
          <w:delText xml:space="preserve">sistema </w:delText>
        </w:r>
      </w:del>
      <w:ins w:id="116" w:author="Regina Casanova" w:date="2018-06-18T17:53:00Z">
        <w:r w:rsidR="00E94926">
          <w:t>software</w:t>
        </w:r>
      </w:ins>
      <w:ins w:id="117" w:author="Regina Casanova" w:date="2018-06-18T17:49:00Z">
        <w:r w:rsidR="00E94926">
          <w:t xml:space="preserve"> </w:t>
        </w:r>
      </w:ins>
      <w:r w:rsidR="00B674F0" w:rsidRPr="00BA156B">
        <w:t xml:space="preserve">clínico </w:t>
      </w:r>
      <w:r w:rsidR="00EC2BAF" w:rsidRPr="00BA156B">
        <w:fldChar w:fldCharType="begin" w:fldLock="1"/>
      </w:r>
      <w:r w:rsidR="00615A96">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(30)","plainTextFormattedCitation":"(30)","previouslyFormattedCitation":"(30)"},"properties":{"noteIndex":0},"schema":"https://github.com/citation-style-language/schema/raw/master/csl-citation.json"}</w:instrText>
      </w:r>
      <w:r w:rsidR="00EC2BAF" w:rsidRPr="00BA156B">
        <w:fldChar w:fldCharType="separate"/>
      </w:r>
      <w:r w:rsidR="00615A96" w:rsidRPr="00615A96">
        <w:rPr>
          <w:noProof/>
        </w:rPr>
        <w:t>(30)</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del w:id="118" w:author="Regina Casanova" w:date="2018-06-18T17:53:00Z">
        <w:r w:rsidR="00B674F0" w:rsidRPr="00BA156B" w:rsidDel="00E94926">
          <w:delText xml:space="preserve">sistema </w:delText>
        </w:r>
      </w:del>
      <w:ins w:id="119" w:author="Regina Casanova" w:date="2018-06-18T17:53:00Z">
        <w:r w:rsidR="00E94926">
          <w:t>software</w:t>
        </w:r>
      </w:ins>
      <w:ins w:id="120"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615A96">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(31)","plainTextFormattedCitation":"(31)","previouslyFormattedCitation":"(31)"},"properties":{"noteIndex":0},"schema":"https://github.com/citation-style-language/schema/raw/master/csl-citation.json"}</w:instrText>
      </w:r>
      <w:r w:rsidR="00EC2BAF" w:rsidRPr="00BA156B">
        <w:fldChar w:fldCharType="separate"/>
      </w:r>
      <w:r w:rsidR="00615A96" w:rsidRPr="00615A96">
        <w:rPr>
          <w:noProof/>
        </w:rPr>
        <w:t>(31)</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615A9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(32)"},"properties":{"noteIndex":0},"schema":"https://github.com/citation-style-language/schema/raw/master/csl-citation.json"}</w:instrText>
      </w:r>
      <w:r w:rsidR="00EC2BAF" w:rsidRPr="00BA156B">
        <w:fldChar w:fldCharType="separate"/>
      </w:r>
      <w:r w:rsidR="00615A96" w:rsidRPr="00615A96">
        <w:rPr>
          <w:noProof/>
        </w:rPr>
        <w:t>(32)</w:t>
      </w:r>
      <w:r w:rsidR="00EC2BAF" w:rsidRPr="00BA156B">
        <w:fldChar w:fldCharType="end"/>
      </w:r>
      <w:r w:rsidR="007B7445" w:rsidRPr="00BA156B">
        <w:t>.</w:t>
      </w:r>
      <w:r w:rsidR="00B674F0" w:rsidRPr="00BA156B">
        <w:t xml:space="preserve"> </w:t>
      </w:r>
    </w:p>
    <w:p w14:paraId="40B47E81" w14:textId="30920237"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615A9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(32)"},"properties":{"noteIndex":0},"schema":"https://github.com/citation-style-language/schema/raw/master/csl-citation.json"}</w:instrText>
      </w:r>
      <w:r w:rsidR="00EC2BAF" w:rsidRPr="00BA156B">
        <w:fldChar w:fldCharType="separate"/>
      </w:r>
      <w:r w:rsidR="00615A96" w:rsidRPr="00615A96">
        <w:rPr>
          <w:noProof/>
        </w:rPr>
        <w:t>(32)</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121" w:name="_Toc511166284"/>
      <w:r w:rsidRPr="00BA156B">
        <w:rPr>
          <w:lang w:val="es-PE"/>
        </w:rPr>
        <w:lastRenderedPageBreak/>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121"/>
    </w:p>
    <w:p w14:paraId="4B2A88ED" w14:textId="77777777" w:rsidR="00262D6E" w:rsidRPr="00BA156B" w:rsidRDefault="00262D6E" w:rsidP="004F4C96">
      <w:pPr>
        <w:pStyle w:val="Ttulo3"/>
        <w:rPr>
          <w:lang w:val="es-PE"/>
        </w:rPr>
      </w:pPr>
      <w:bookmarkStart w:id="122" w:name="_Toc511166285"/>
      <w:r w:rsidRPr="00BA156B">
        <w:rPr>
          <w:lang w:val="es-PE"/>
        </w:rPr>
        <w:t>D</w:t>
      </w:r>
      <w:r w:rsidR="00562533" w:rsidRPr="00BA156B">
        <w:rPr>
          <w:lang w:val="es-PE"/>
        </w:rPr>
        <w:t>escripción</w:t>
      </w:r>
      <w:bookmarkEnd w:id="122"/>
    </w:p>
    <w:p w14:paraId="0F14FA91" w14:textId="48E351DD"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615A96">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(33)","plainTextFormattedCitation":"(33)","previouslyFormattedCitation":"(33)"},"properties":{"noteIndex":0},"schema":"https://github.com/citation-style-language/schema/raw/master/csl-citation.json"}</w:instrText>
      </w:r>
      <w:r w:rsidR="00EC2BAF" w:rsidRPr="00BA156B">
        <w:fldChar w:fldCharType="separate"/>
      </w:r>
      <w:r w:rsidR="00615A96" w:rsidRPr="00615A96">
        <w:rPr>
          <w:noProof/>
        </w:rPr>
        <w:t>(33)</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06D2B0AC" w14:textId="7412174F"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615A9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(34)"},"properties":{"noteIndex":0},"schema":"https://github.com/citation-style-language/schema/raw/master/csl-citation.json"}</w:instrText>
      </w:r>
      <w:r w:rsidR="00EC2BAF" w:rsidRPr="00BA156B">
        <w:fldChar w:fldCharType="separate"/>
      </w:r>
      <w:r w:rsidR="00615A96" w:rsidRPr="00615A96">
        <w:rPr>
          <w:noProof/>
        </w:rPr>
        <w:t>(34)</w:t>
      </w:r>
      <w:r w:rsidR="00EC2BAF" w:rsidRPr="00BA156B">
        <w:fldChar w:fldCharType="end"/>
      </w:r>
      <w:r w:rsidR="007B7445" w:rsidRPr="00BA156B">
        <w:t>.</w:t>
      </w:r>
    </w:p>
    <w:p w14:paraId="63B1E8BB" w14:textId="5B274CA9"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xml:space="preserve">. Esto significa que el 37.4% de la población, aproximadamente </w:t>
      </w:r>
      <w:r w:rsidR="00CC65BF" w:rsidRPr="00BA156B">
        <w:lastRenderedPageBreak/>
        <w:t>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615A96">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(35)","plainTextFormattedCitation":"(35)","previouslyFormattedCitation":"(35)"},"properties":{"noteIndex":0},"schema":"https://github.com/citation-style-language/schema/raw/master/csl-citation.json"}</w:instrText>
      </w:r>
      <w:r w:rsidR="00EC2BAF" w:rsidRPr="00BA156B">
        <w:fldChar w:fldCharType="separate"/>
      </w:r>
      <w:r w:rsidR="00615A96" w:rsidRPr="00615A96">
        <w:rPr>
          <w:noProof/>
        </w:rPr>
        <w:t>(35)</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123"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123"/>
    </w:p>
    <w:p w14:paraId="2668E4B8" w14:textId="58370814"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124" w:author="Regina Casanova" w:date="2018-06-18T16:52:00Z">
        <w:r w:rsidR="00F305B6">
          <w:t xml:space="preserve">, un </w:t>
        </w:r>
      </w:ins>
      <w:ins w:id="125" w:author="Regina Casanova" w:date="2018-06-18T17:53:00Z">
        <w:r w:rsidR="00E94926">
          <w:t>software</w:t>
        </w:r>
      </w:ins>
      <w:r w:rsidRPr="00BA156B">
        <w:t xml:space="preserve"> con el cual se espera obtener una retroalimentación de parte de los ciudadanos sobre la calidad de los servicios de salud brindados en diversas partes del Perú, dentro d</w:t>
      </w:r>
      <w:r w:rsidR="009B63B8" w:rsidRPr="00BA156B">
        <w:t xml:space="preserve">e este </w:t>
      </w:r>
      <w:del w:id="126" w:author="Regina Casanova" w:date="2018-06-18T17:53:00Z">
        <w:r w:rsidR="009B63B8" w:rsidRPr="00BA156B" w:rsidDel="00E94926">
          <w:delText>sistema</w:delText>
        </w:r>
      </w:del>
      <w:ins w:id="127" w:author="Regina Casanova" w:date="2018-06-18T17:53:00Z">
        <w:r w:rsidR="00E94926">
          <w:t>software</w:t>
        </w:r>
      </w:ins>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2B8275F8" w:rsidR="008D2441" w:rsidRPr="00017896" w:rsidRDefault="00376FA3" w:rsidP="00017896">
      <w:pPr>
        <w:pStyle w:val="Texto"/>
      </w:pPr>
      <w:r w:rsidRPr="00BA156B">
        <w:t xml:space="preserve">Estas solicitudes pueden ser ingresadas al </w:t>
      </w:r>
      <w:del w:id="128" w:author="Regina Casanova" w:date="2018-06-18T17:53:00Z">
        <w:r w:rsidRPr="00BA156B" w:rsidDel="00E94926">
          <w:delText xml:space="preserve">sistema </w:delText>
        </w:r>
      </w:del>
      <w:ins w:id="129" w:author="Regina Casanova" w:date="2018-06-18T17:53:00Z">
        <w:r w:rsidR="00E94926">
          <w:t>software</w:t>
        </w:r>
      </w:ins>
      <w:ins w:id="130"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del w:id="131"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615A9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(37)"},"properties":{"noteIndex":0},"schema":"https://github.com/citation-style-language/schema/raw/master/csl-citation.json"}</w:instrText>
      </w:r>
      <w:r w:rsidR="00EC2BAF" w:rsidRPr="00BA156B">
        <w:fldChar w:fldCharType="separate"/>
      </w:r>
      <w:r w:rsidR="00615A96" w:rsidRPr="00615A96">
        <w:rPr>
          <w:noProof/>
        </w:rPr>
        <w:t>(37)</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615A96">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(38)","plainTextFormattedCitation":"(38)","previouslyFormattedCitation":"(38)"},"properties":{"noteIndex":0},"schema":"https://github.com/citation-style-language/schema/raw/master/csl-citation.json"}</w:instrText>
      </w:r>
      <w:r w:rsidR="00EC2BAF" w:rsidRPr="00BA156B">
        <w:fldChar w:fldCharType="separate"/>
      </w:r>
      <w:r w:rsidR="00615A96" w:rsidRPr="00615A96">
        <w:rPr>
          <w:noProof/>
        </w:rPr>
        <w:t>(38)</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615A96">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(39)","plainTextFormattedCitation":"(39)","previouslyFormattedCitation":"(39)"},"properties":{"noteIndex":0},"schema":"https://github.com/citation-style-language/schema/raw/master/csl-citation.json"}</w:instrText>
      </w:r>
      <w:r w:rsidR="00EC2BAF" w:rsidRPr="00BA156B">
        <w:fldChar w:fldCharType="separate"/>
      </w:r>
      <w:r w:rsidR="00615A96" w:rsidRPr="00615A96">
        <w:rPr>
          <w:noProof/>
        </w:rPr>
        <w:t>(39)</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w:t>
      </w:r>
      <w:r w:rsidR="00913D4D" w:rsidRPr="00BA156B">
        <w:lastRenderedPageBreak/>
        <w:t xml:space="preserve">solicitudes presentadas, siguiéndole por la </w:t>
      </w:r>
      <w:r w:rsidR="00D3505A" w:rsidRPr="00BA156B">
        <w:t>vía</w:t>
      </w:r>
      <w:r w:rsidR="00913D4D" w:rsidRPr="00BA156B">
        <w:t xml:space="preserve"> presencial con el 21.34% y luego por </w:t>
      </w:r>
      <w:del w:id="132"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615A9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(34)"},"properties":{"noteIndex":0},"schema":"https://github.com/citation-style-language/schema/raw/master/csl-citation.json"}</w:instrText>
      </w:r>
      <w:r w:rsidR="00EC2BAF" w:rsidRPr="00BA156B">
        <w:fldChar w:fldCharType="separate"/>
      </w:r>
      <w:r w:rsidR="00615A96" w:rsidRPr="00615A96">
        <w:rPr>
          <w:noProof/>
        </w:rPr>
        <w:t>(34)</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408CDB53"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615A9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(34)"},"properties":{"noteIndex":0},"schema":"https://github.com/citation-style-language/schema/raw/master/csl-citation.json"}</w:instrText>
      </w:r>
      <w:r w:rsidR="00EC2BAF" w:rsidRPr="00BA156B">
        <w:fldChar w:fldCharType="separate"/>
      </w:r>
      <w:r w:rsidR="00615A96" w:rsidRPr="00615A96">
        <w:rPr>
          <w:noProof/>
        </w:rPr>
        <w:t>(34)</w:t>
      </w:r>
      <w:r w:rsidR="00EC2BAF" w:rsidRPr="00BA156B">
        <w:fldChar w:fldCharType="end"/>
      </w:r>
    </w:p>
    <w:p w14:paraId="6959A8B9" w14:textId="318207DB" w:rsidR="004220C8" w:rsidRPr="00017896" w:rsidRDefault="00CD231B" w:rsidP="00017896">
      <w:pPr>
        <w:pStyle w:val="Texto"/>
      </w:pPr>
      <w:r w:rsidRPr="00BA156B">
        <w:t xml:space="preserve">Una nueva herramienta </w:t>
      </w:r>
      <w:ins w:id="133" w:author="Regina Casanova" w:date="2018-06-18T16:58:00Z">
        <w:r w:rsidR="0051122E">
          <w:t xml:space="preserve">informática </w:t>
        </w:r>
      </w:ins>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w:t>
      </w:r>
      <w:r w:rsidR="00E260FD" w:rsidRPr="00BA156B">
        <w:lastRenderedPageBreak/>
        <w:t xml:space="preserve">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615A96">
        <w:instrText>ADDIN CSL_CITATION {"citationItems":[{"id":"ITEM-1","itemData":{"URL":"http://mapa.susalud.gob.pe/","accessed":{"date-parts":[["2018","3","14"]]},"id":"ITEM-1","issued":{"date-parts":[["0"]]},"title":"SUSALUD | Mapa Georeferenciado","type":"webpage"},"uris":["http://www.mendeley.com/documents/?uuid=4d475be5-26d8-34ec-a72d-f3285c46af48"]}],"mendeley":{"formattedCitation":"(40)","plainTextFormattedCitation":"(40)","previouslyFormattedCitation":"(40)"},"properties":{"noteIndex":0},"schema":"https://github.com/citation-style-language/schema/raw/master/csl-citation.json"}</w:instrText>
      </w:r>
      <w:r w:rsidR="00EC2BAF" w:rsidRPr="00BA156B">
        <w:fldChar w:fldCharType="separate"/>
      </w:r>
      <w:r w:rsidR="00615A96" w:rsidRPr="00615A96">
        <w:rPr>
          <w:noProof/>
        </w:rPr>
        <w:t>(40)</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134"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134"/>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 xml:space="preserve">Bajo esta normativa se dispone que tanto las IAFAS, IPRESS y UGIPRESS se encuentran obligadas a implementar un Sistema de Registro de consultas y </w:t>
      </w:r>
      <w:r w:rsidRPr="00BA156B">
        <w:lastRenderedPageBreak/>
        <w:t>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73729057"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ins w:id="135" w:author="Regina Casanova" w:date="2018-06-18T17:00:00Z">
        <w:r w:rsidR="0051122E">
          <w:t>“</w:t>
        </w:r>
      </w:ins>
      <w:r w:rsidR="00EE62F8">
        <w:t>Queja</w:t>
      </w:r>
      <w:ins w:id="136" w:author="Regina Casanova" w:date="2018-06-18T17:00:00Z">
        <w:r w:rsidR="0051122E">
          <w:t>”</w:t>
        </w:r>
      </w:ins>
      <w:r w:rsidR="00EE62F8">
        <w:t xml:space="preserve"> es reemplazado por el té</w:t>
      </w:r>
      <w:r w:rsidR="00673ED7" w:rsidRPr="00BA156B">
        <w:t xml:space="preserve">rmino </w:t>
      </w:r>
      <w:ins w:id="137" w:author="Regina Casanova" w:date="2018-06-18T17:00:00Z">
        <w:r w:rsidR="0051122E">
          <w:t>“</w:t>
        </w:r>
      </w:ins>
      <w:r w:rsidR="00673ED7" w:rsidRPr="00BA156B">
        <w:t>Denuncia</w:t>
      </w:r>
      <w:ins w:id="138" w:author="Regina Casanova" w:date="2018-06-18T17:00:00Z">
        <w:r w:rsidR="0051122E">
          <w:t>”</w:t>
        </w:r>
      </w:ins>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615A96">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(41)","plainTextFormattedCitation":"(41)","previouslyFormattedCitation":"(41)"},"properties":{"noteIndex":0},"schema":"https://github.com/citation-style-language/schema/raw/master/csl-citation.json"}</w:instrText>
      </w:r>
      <w:r w:rsidR="00EC2BAF" w:rsidRPr="00BA156B">
        <w:fldChar w:fldCharType="separate"/>
      </w:r>
      <w:r w:rsidR="00615A96" w:rsidRPr="00615A96">
        <w:rPr>
          <w:noProof/>
        </w:rPr>
        <w:t>(41)</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139"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139"/>
    </w:p>
    <w:p w14:paraId="15F5DE3E" w14:textId="5EE9C768"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 xml:space="preserve">preocupaciones </w:t>
      </w:r>
      <w:r w:rsidR="00562533" w:rsidRPr="00BA156B">
        <w:lastRenderedPageBreak/>
        <w:t>y/o problemas de los asegurados por IPRESS</w:t>
      </w:r>
      <w:r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615A96">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(42)","plainTextFormattedCitation":"(42)","previouslyFormattedCitation":"(42)"},"properties":{"noteIndex":0},"schema":"https://github.com/citation-style-language/schema/raw/master/csl-citation.json"}</w:instrText>
      </w:r>
      <w:r w:rsidR="00EC2BAF" w:rsidRPr="00BA156B">
        <w:fldChar w:fldCharType="separate"/>
      </w:r>
      <w:r w:rsidR="00615A96" w:rsidRPr="00615A96">
        <w:rPr>
          <w:noProof/>
        </w:rPr>
        <w:t>(42)</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713945EE"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615A9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(37)"},"properties":{"noteIndex":0},"schema":"https://github.com/citation-style-language/schema/raw/master/csl-citation.json"}</w:instrText>
      </w:r>
      <w:r w:rsidR="00EC2BAF" w:rsidRPr="00BA156B">
        <w:fldChar w:fldCharType="separate"/>
      </w:r>
      <w:r w:rsidR="00615A96" w:rsidRPr="00615A96">
        <w:rPr>
          <w:noProof/>
        </w:rPr>
        <w:t>(37)</w:t>
      </w:r>
      <w:r w:rsidR="00EC2BAF" w:rsidRPr="00BA156B">
        <w:fldChar w:fldCharType="end"/>
      </w:r>
      <w:r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del w:id="140" w:author="Regina Casanova" w:date="2018-06-18T17:53:00Z">
        <w:r w:rsidRPr="00BA156B" w:rsidDel="00E94926">
          <w:delText>sistema informático</w:delText>
        </w:r>
      </w:del>
      <w:ins w:id="141" w:author="Regina Casanova" w:date="2018-06-18T17:53:00Z">
        <w:r w:rsidR="00E94926">
          <w:t>software</w:t>
        </w:r>
      </w:ins>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w:t>
      </w:r>
      <w:del w:id="142" w:author="Regina Casanova" w:date="2018-06-18T17:53:00Z">
        <w:r w:rsidRPr="00BA156B" w:rsidDel="00E94926">
          <w:lastRenderedPageBreak/>
          <w:delText>sistema informático</w:delText>
        </w:r>
      </w:del>
      <w:ins w:id="143" w:author="Regina Casanova" w:date="2018-06-18T17:53:00Z">
        <w:r w:rsidR="00E94926">
          <w:t>software</w:t>
        </w:r>
      </w:ins>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5D3967FD"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615A9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(36)"},"properties":{"noteIndex":0},"schema":"https://github.com/citation-style-language/schema/raw/master/csl-citation.json"}</w:instrText>
      </w:r>
      <w:r w:rsidR="00EC2BAF" w:rsidRPr="00BA156B">
        <w:fldChar w:fldCharType="separate"/>
      </w:r>
      <w:r w:rsidR="00615A96" w:rsidRPr="00615A96">
        <w:rPr>
          <w:noProof/>
        </w:rPr>
        <w:t>(36)</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144" w:name="_Toc511166289"/>
      <w:r w:rsidRPr="00BA156B">
        <w:rPr>
          <w:lang w:val="es-PE"/>
        </w:rPr>
        <w:t>Oportunidades de Mejora</w:t>
      </w:r>
      <w:bookmarkEnd w:id="144"/>
    </w:p>
    <w:p w14:paraId="74223F1D" w14:textId="60E0EF2D" w:rsidR="00B674F0" w:rsidRPr="00017896" w:rsidRDefault="004053C8" w:rsidP="00017896">
      <w:pPr>
        <w:pStyle w:val="Texto"/>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del w:id="145" w:author="Regina Casanova" w:date="2018-06-18T18:03:00Z">
        <w:r w:rsidR="00562533" w:rsidRPr="00BA156B" w:rsidDel="0067704D">
          <w:delText>sistema</w:delText>
        </w:r>
      </w:del>
      <w:ins w:id="146" w:author="Regina Casanova" w:date="2018-06-18T18:03:00Z">
        <w:r w:rsidR="0067704D">
          <w:t>software</w:t>
        </w:r>
      </w:ins>
      <w:r w:rsidR="00562533" w:rsidRPr="00BA156B">
        <w:t xml:space="preserve"> teniendo en cuenta tanto las necesidades de los asegurados como la de las IPRESS y SUSALUD</w:t>
      </w:r>
      <w:r w:rsidR="007B7445" w:rsidRPr="00BA156B">
        <w:t>.</w:t>
      </w:r>
      <w:r w:rsidR="00562533" w:rsidRPr="00BA156B">
        <w:t xml:space="preserve"> Un </w:t>
      </w:r>
      <w:del w:id="147" w:author="Regina Casanova" w:date="2018-06-18T17:53:00Z">
        <w:r w:rsidR="00562533" w:rsidRPr="00BA156B" w:rsidDel="00E94926">
          <w:delText xml:space="preserve">sistema </w:delText>
        </w:r>
      </w:del>
      <w:ins w:id="148" w:author="Regina Casanova" w:date="2018-06-18T17:53:00Z">
        <w:r w:rsidR="00E94926">
          <w:t>software</w:t>
        </w:r>
      </w:ins>
      <w:ins w:id="149"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del w:id="150" w:author="Regina Casanova" w:date="2018-06-18T17:53:00Z">
        <w:r w:rsidR="00562533" w:rsidRPr="00BA156B" w:rsidDel="00E94926">
          <w:delText>sis</w:delText>
        </w:r>
        <w:r w:rsidRPr="00BA156B" w:rsidDel="00E94926">
          <w:delText>tema</w:delText>
        </w:r>
      </w:del>
      <w:ins w:id="151" w:author="Regina Casanova" w:date="2018-06-18T17:53:00Z">
        <w:r w:rsidR="00E94926">
          <w:t>software</w:t>
        </w:r>
      </w:ins>
      <w:r w:rsidRPr="00BA156B">
        <w:t xml:space="preserve"> se mejoraría el alcance de la información proveniente en los reclamos y podría manejarse de una forma que permita proponer proyectos de mejora para </w:t>
      </w:r>
      <w:ins w:id="152" w:author="Regina Casanova" w:date="2018-06-18T16:40:00Z">
        <w:r w:rsidR="00EF06FE">
          <w:t xml:space="preserve">la red MINSA </w:t>
        </w:r>
      </w:ins>
      <w:del w:id="153" w:author="Regina Casanova" w:date="2018-06-18T16:40:00Z">
        <w:r w:rsidRPr="00BA156B" w:rsidDel="00EF06FE">
          <w:delText xml:space="preserve">el sistema de salud </w:delText>
        </w:r>
      </w:del>
      <w:r w:rsidRPr="00BA156B">
        <w:t>del Perú.</w:t>
      </w:r>
    </w:p>
    <w:p w14:paraId="60DC36F1" w14:textId="77777777" w:rsidR="00B674F0" w:rsidRPr="00BA156B" w:rsidRDefault="00B674F0" w:rsidP="004053C8">
      <w:pPr>
        <w:pStyle w:val="Ttulo3"/>
        <w:rPr>
          <w:lang w:val="es-PE"/>
        </w:rPr>
      </w:pPr>
      <w:bookmarkStart w:id="154" w:name="_Toc511166290"/>
      <w:r w:rsidRPr="00BA156B">
        <w:rPr>
          <w:lang w:val="es-PE"/>
        </w:rPr>
        <w:t>Diseño centrado en el usuario en el sector Salud en Perú</w:t>
      </w:r>
      <w:bookmarkEnd w:id="154"/>
    </w:p>
    <w:p w14:paraId="2C456423" w14:textId="1A5B11C6"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lastRenderedPageBreak/>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w:t>
      </w:r>
      <w:del w:id="155" w:author="Regina Casanova" w:date="2018-06-18T17:53:00Z">
        <w:r w:rsidRPr="00BA156B" w:rsidDel="00E94926">
          <w:delText xml:space="preserve">sistemas </w:delText>
        </w:r>
      </w:del>
      <w:ins w:id="156" w:author="Regina Casanova" w:date="2018-06-18T17:53:00Z">
        <w:r w:rsidR="00E94926">
          <w:t>software</w:t>
        </w:r>
      </w:ins>
      <w:ins w:id="157" w:author="Regina Casanova" w:date="2018-06-18T17:05:00Z">
        <w:r w:rsidR="00DE4BF7">
          <w:t xml:space="preserve"> </w:t>
        </w:r>
      </w:ins>
      <w:r w:rsidRPr="00BA156B">
        <w:t xml:space="preserve">para la mejora de procesos es limitada ya que los pocos </w:t>
      </w:r>
      <w:ins w:id="158" w:author="Regina Casanova" w:date="2018-06-18T17:05:00Z">
        <w:r w:rsidR="00DE4BF7">
          <w:t>de ellos</w:t>
        </w:r>
      </w:ins>
      <w:del w:id="159" w:author="Regina Casanova" w:date="2018-06-18T17:05:00Z">
        <w:r w:rsidRPr="00BA156B" w:rsidDel="00DE4BF7">
          <w:delText>sistemas</w:delText>
        </w:r>
      </w:del>
      <w:r w:rsidRPr="00BA156B">
        <w:t xml:space="preserve"> que llegan a implementarse, no llegan a ser aprovechados en su totalidad</w:t>
      </w:r>
      <w:r w:rsidR="007B7445" w:rsidRPr="00BA156B">
        <w:t>.</w:t>
      </w:r>
      <w:r w:rsidR="00302C59" w:rsidRPr="00BA156B">
        <w:t xml:space="preserve"> Seguir los enfoques de </w:t>
      </w:r>
      <w:r w:rsidRPr="00BA156B">
        <w:t xml:space="preserve">UCD podría marcar una diferencia significativa en la adopción de </w:t>
      </w:r>
      <w:del w:id="160" w:author="Regina Casanova" w:date="2018-06-18T17:53:00Z">
        <w:r w:rsidRPr="00BA156B" w:rsidDel="00E94926">
          <w:delText>sistemas informáticos</w:delText>
        </w:r>
      </w:del>
      <w:ins w:id="161" w:author="Regina Casanova" w:date="2018-06-18T17:53:00Z">
        <w:r w:rsidR="00E94926">
          <w:t>software</w:t>
        </w:r>
      </w:ins>
      <w:r w:rsidRPr="00BA156B">
        <w:t xml:space="preserve"> en el sector salud, tanto en sistemas clínicos como en 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 xml:space="preserve">hos </w:t>
      </w:r>
      <w:del w:id="162" w:author="Regina Casanova" w:date="2018-06-18T18:04:00Z">
        <w:r w:rsidR="00302C59" w:rsidRPr="00BA156B" w:rsidDel="0067704D">
          <w:delText>sistemas</w:delText>
        </w:r>
      </w:del>
      <w:ins w:id="163" w:author="Regina Casanova" w:date="2018-06-18T18:04:00Z">
        <w:r w:rsidR="0067704D">
          <w:t>software</w:t>
        </w:r>
      </w:ins>
      <w:bookmarkStart w:id="164" w:name="_GoBack"/>
      <w:bookmarkEnd w:id="164"/>
      <w:r w:rsidR="00302C59" w:rsidRPr="00BA156B">
        <w:t>, falta de experiencia</w:t>
      </w:r>
      <w:r w:rsidRPr="00BA156B">
        <w:t xml:space="preserve"> en dichos enfoques y principalmente, la idea de que un </w:t>
      </w:r>
      <w:del w:id="165" w:author="Regina Casanova" w:date="2018-06-18T17:53:00Z">
        <w:r w:rsidRPr="00BA156B" w:rsidDel="00E94926">
          <w:delText>sistema</w:delText>
        </w:r>
      </w:del>
      <w:ins w:id="166" w:author="Regina Casanova" w:date="2018-06-18T17:53:00Z">
        <w:r w:rsidR="00E94926">
          <w:t>software</w:t>
        </w:r>
      </w:ins>
      <w:r w:rsidRPr="00BA156B">
        <w:t xml:space="preserve">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167" w:name="_Toc511166291"/>
      <w:r w:rsidRPr="00BA156B">
        <w:lastRenderedPageBreak/>
        <w:t>Justificación del estudio</w:t>
      </w:r>
      <w:bookmarkEnd w:id="167"/>
    </w:p>
    <w:p w14:paraId="40E406DF" w14:textId="11E24A4A"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w:t>
      </w:r>
      <w:del w:id="168" w:author="Regina Casanova" w:date="2018-06-18T17:53:00Z">
        <w:r w:rsidR="00CE1173" w:rsidRPr="00BA156B" w:rsidDel="00E94926">
          <w:delText>sistema</w:delText>
        </w:r>
      </w:del>
      <w:ins w:id="169" w:author="Regina Casanova" w:date="2018-06-18T17:53:00Z">
        <w:r w:rsidR="00E94926">
          <w:t>software</w:t>
        </w:r>
      </w:ins>
      <w:r w:rsidR="00CE1173" w:rsidRPr="00BA156B">
        <w:t xml:space="preserve">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varios </w:t>
      </w:r>
      <w:del w:id="170" w:author="Regina Casanova" w:date="2018-06-18T17:53:00Z">
        <w:r w:rsidR="00CE1173" w:rsidRPr="00BA156B" w:rsidDel="00E94926">
          <w:delText>sistemas</w:delText>
        </w:r>
      </w:del>
      <w:ins w:id="171" w:author="Regina Casanova" w:date="2018-06-18T17:53:00Z">
        <w:r w:rsidR="00E94926">
          <w:t>software</w:t>
        </w:r>
      </w:ins>
      <w:r w:rsidR="00CE1173" w:rsidRPr="00BA156B">
        <w:t xml:space="preserve"> independientes que realicen estas funciones, </w:t>
      </w:r>
      <w:r w:rsidR="00C60E77" w:rsidRPr="00BA156B">
        <w:t xml:space="preserve">ya que </w:t>
      </w:r>
      <w:r w:rsidR="00CE1173" w:rsidRPr="00BA156B">
        <w:t xml:space="preserve">no sería tan efectivo como un solo </w:t>
      </w:r>
      <w:del w:id="172" w:author="Regina Casanova" w:date="2018-06-18T17:53:00Z">
        <w:r w:rsidR="00CE1173" w:rsidRPr="00BA156B" w:rsidDel="00E94926">
          <w:delText>sistema</w:delText>
        </w:r>
      </w:del>
      <w:ins w:id="173" w:author="Regina Casanova" w:date="2018-06-18T17:53:00Z">
        <w:r w:rsidR="00E94926">
          <w:t>software</w:t>
        </w:r>
      </w:ins>
      <w:r w:rsidR="00CE1173" w:rsidRPr="00BA156B">
        <w:t xml:space="preserve"> centralizado a las que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174" w:author="Regina Casanova" w:date="2018-06-18T17:53:00Z">
        <w:r w:rsidRPr="00BA156B" w:rsidDel="00E94926">
          <w:delText xml:space="preserve">sistema </w:delText>
        </w:r>
      </w:del>
      <w:ins w:id="175" w:author="Regina Casanova" w:date="2018-06-18T17:53:00Z">
        <w:r w:rsidR="00E94926">
          <w:t>software</w:t>
        </w:r>
      </w:ins>
      <w:ins w:id="176"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177" w:author="Regina Casanova" w:date="2018-06-18T17:53:00Z">
        <w:r w:rsidRPr="00BA156B" w:rsidDel="00E94926">
          <w:delText xml:space="preserve">sistema </w:delText>
        </w:r>
      </w:del>
      <w:ins w:id="178" w:author="Regina Casanova" w:date="2018-06-18T17:53:00Z">
        <w:r w:rsidR="00E94926">
          <w:t>software</w:t>
        </w:r>
      </w:ins>
      <w:ins w:id="179"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2284569A" w:rsidR="00D12CF6" w:rsidRPr="00BA156B" w:rsidRDefault="00736B17" w:rsidP="000538FD">
      <w:pPr>
        <w:pStyle w:val="Texto"/>
      </w:pPr>
      <w:r w:rsidRPr="00BA156B">
        <w:t>Pa</w:t>
      </w:r>
      <w:r w:rsidR="00FB540C" w:rsidRPr="00BA156B">
        <w:t xml:space="preserve">ra el diseño de este </w:t>
      </w:r>
      <w:del w:id="180" w:author="Regina Casanova" w:date="2018-06-18T17:53:00Z">
        <w:r w:rsidR="00FB540C" w:rsidRPr="00BA156B" w:rsidDel="00E94926">
          <w:delText>sistema</w:delText>
        </w:r>
      </w:del>
      <w:ins w:id="181" w:author="Regina Casanova" w:date="2018-06-18T17:53:00Z">
        <w:r w:rsidR="00E94926">
          <w:t>software</w:t>
        </w:r>
      </w:ins>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182" w:author="Regina Casanova" w:date="2018-06-18T17:53:00Z">
        <w:r w:rsidR="00D12CF6" w:rsidRPr="00BA156B" w:rsidDel="00E94926">
          <w:delText>sistema</w:delText>
        </w:r>
      </w:del>
      <w:ins w:id="183" w:author="Regina Casanova" w:date="2018-06-18T17:53:00Z">
        <w:r w:rsidR="00E94926">
          <w:t>software</w:t>
        </w:r>
      </w:ins>
      <w:r w:rsidR="00D12CF6" w:rsidRPr="00BA156B">
        <w:t xml:space="preserve">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184" w:author="Regina Casanova" w:date="2018-06-18T17:53:00Z">
        <w:r w:rsidR="00D12CF6" w:rsidRPr="00BA156B" w:rsidDel="00E94926">
          <w:delText xml:space="preserve">sistema </w:delText>
        </w:r>
      </w:del>
      <w:ins w:id="185" w:author="Regina Casanova" w:date="2018-06-18T17:53:00Z">
        <w:r w:rsidR="00E94926">
          <w:t>software</w:t>
        </w:r>
      </w:ins>
      <w:ins w:id="186" w:author="Regina Casanova" w:date="2018-06-18T17:52:00Z">
        <w:r w:rsidR="00E94926">
          <w:t xml:space="preserve"> </w:t>
        </w:r>
      </w:ins>
      <w:r w:rsidR="00EE665E" w:rsidRPr="00BA156B">
        <w:t xml:space="preserve">debe </w:t>
      </w:r>
      <w:del w:id="187" w:author="Regina Casanova" w:date="2018-06-18T17:14:00Z">
        <w:r w:rsidR="00D12CF6" w:rsidRPr="00BA156B" w:rsidDel="00A85BE3">
          <w:delText xml:space="preserve">adaptarse </w:delText>
        </w:r>
      </w:del>
      <w:ins w:id="188" w:author="Regina Casanova" w:date="2018-06-18T17:14:00Z">
        <w:r w:rsidR="00A85BE3">
          <w:t>considerar</w:t>
        </w:r>
      </w:ins>
      <w:del w:id="189"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190" w:author="Regina Casanova" w:date="2018-06-18T17:53:00Z">
        <w:r w:rsidR="00CE1173" w:rsidRPr="00BA156B" w:rsidDel="00E94926">
          <w:delText xml:space="preserve">sistema </w:delText>
        </w:r>
      </w:del>
      <w:ins w:id="191" w:author="Regina Casanova" w:date="2018-06-18T17:53:00Z">
        <w:r w:rsidR="00E94926">
          <w:t>software</w:t>
        </w:r>
      </w:ins>
      <w:ins w:id="192"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193" w:author="Regina Casanova" w:date="2018-06-18T16:37:00Z">
        <w:r w:rsidR="00EC3916">
          <w:t xml:space="preserve"> la red MINSA </w:t>
        </w:r>
        <w:r w:rsidR="0045196B">
          <w:t xml:space="preserve">del </w:t>
        </w:r>
      </w:ins>
      <w:del w:id="194" w:author="Regina Casanova" w:date="2018-06-18T16:37:00Z">
        <w:r w:rsidR="00D12CF6" w:rsidRPr="0045196B" w:rsidDel="00EC3916">
          <w:delText xml:space="preserve">l </w:delText>
        </w:r>
        <w:r w:rsidR="00D12CF6" w:rsidRPr="0045196B" w:rsidDel="0045196B">
          <w:delText>Sistema de Salud del</w:delText>
        </w:r>
      </w:del>
      <w:del w:id="195"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196" w:name="_Toc511166292"/>
      <w:r w:rsidRPr="00BA156B">
        <w:lastRenderedPageBreak/>
        <w:t>Objetivos</w:t>
      </w:r>
      <w:bookmarkEnd w:id="196"/>
    </w:p>
    <w:p w14:paraId="021EFD47" w14:textId="25E547FA" w:rsidR="00172C25" w:rsidRPr="000538FD" w:rsidRDefault="006B20F8" w:rsidP="00A50DD7">
      <w:pPr>
        <w:pStyle w:val="Ttulo2"/>
        <w:numPr>
          <w:ilvl w:val="0"/>
          <w:numId w:val="7"/>
        </w:numPr>
        <w:rPr>
          <w:lang w:val="es-PE"/>
        </w:rPr>
      </w:pPr>
      <w:bookmarkStart w:id="197" w:name="_Toc511166293"/>
      <w:r w:rsidRPr="00BA156B">
        <w:rPr>
          <w:lang w:val="es-PE"/>
        </w:rPr>
        <w:t>Objetivo General</w:t>
      </w:r>
      <w:bookmarkEnd w:id="197"/>
    </w:p>
    <w:p w14:paraId="3665D694" w14:textId="0219EC6D" w:rsidR="006B20F8" w:rsidRPr="000538FD" w:rsidRDefault="00172C25" w:rsidP="000538FD">
      <w:pPr>
        <w:pStyle w:val="Texto"/>
      </w:pPr>
      <w:r w:rsidRPr="00BA156B">
        <w:t xml:space="preserve">Proponer el diseño de un </w:t>
      </w:r>
      <w:del w:id="198" w:author="Regina Casanova" w:date="2018-06-18T17:53:00Z">
        <w:r w:rsidRPr="00BA156B" w:rsidDel="00E94926">
          <w:delText xml:space="preserve">sistema </w:delText>
        </w:r>
      </w:del>
      <w:ins w:id="199" w:author="Regina Casanova" w:date="2018-06-18T17:53:00Z">
        <w:r w:rsidR="00E94926">
          <w:t>software</w:t>
        </w:r>
      </w:ins>
      <w:ins w:id="200" w:author="Regina Casanova" w:date="2018-06-18T17:15:00Z">
        <w:r w:rsidR="00F11AB5">
          <w:t xml:space="preserve"> </w:t>
        </w:r>
      </w:ins>
      <w:r w:rsidRPr="00BA156B">
        <w:t>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201" w:name="_Toc511166294"/>
      <w:r w:rsidRPr="00BA156B">
        <w:rPr>
          <w:lang w:val="es-PE"/>
        </w:rPr>
        <w:t>Objetivos Específicos</w:t>
      </w:r>
      <w:bookmarkEnd w:id="201"/>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47BF327D" w:rsidR="006B20F8" w:rsidRPr="00BA156B" w:rsidRDefault="006B20F8" w:rsidP="00A50DD7">
      <w:pPr>
        <w:pStyle w:val="Texto"/>
        <w:numPr>
          <w:ilvl w:val="0"/>
          <w:numId w:val="12"/>
        </w:numPr>
      </w:pPr>
      <w:r w:rsidRPr="00BA156B">
        <w:t xml:space="preserve">Diseñar un </w:t>
      </w:r>
      <w:del w:id="202" w:author="Regina Casanova" w:date="2018-06-18T17:53:00Z">
        <w:r w:rsidRPr="00BA156B" w:rsidDel="00E94926">
          <w:delText xml:space="preserve">sistema </w:delText>
        </w:r>
      </w:del>
      <w:ins w:id="203" w:author="Regina Casanova" w:date="2018-06-18T17:53:00Z">
        <w:r w:rsidR="00E94926">
          <w:t>software</w:t>
        </w:r>
      </w:ins>
      <w:ins w:id="204"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205" w:author="Regina Casanova" w:date="2018-06-18T16:43:00Z">
        <w:r w:rsidR="00EF06FE">
          <w:t>la red MINSA</w:t>
        </w:r>
      </w:ins>
      <w:del w:id="206"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207" w:author="Regina Casanova" w:date="2018-06-15T15:19:00Z">
        <w:r w:rsidR="00CF1D12">
          <w:t xml:space="preserve"> tres tipos de</w:t>
        </w:r>
      </w:ins>
      <w:r w:rsidR="00EE62F8">
        <w:t xml:space="preserve"> usuarios antes mencionados</w:t>
      </w:r>
      <w:r w:rsidRPr="00BA156B">
        <w:t>.</w:t>
      </w:r>
    </w:p>
    <w:p w14:paraId="32B3D69E" w14:textId="77777777" w:rsidR="00A12DD0" w:rsidRPr="00BA156B" w:rsidRDefault="00A12DD0" w:rsidP="00625BCC">
      <w:pPr>
        <w:pStyle w:val="Ttulo1"/>
      </w:pPr>
      <w:bookmarkStart w:id="208" w:name="_Toc511166295"/>
      <w:r w:rsidRPr="00BA156B">
        <w:lastRenderedPageBreak/>
        <w:t>Metodología</w:t>
      </w:r>
      <w:bookmarkEnd w:id="208"/>
    </w:p>
    <w:p w14:paraId="7835CB3B" w14:textId="2C49BED7" w:rsidR="00572A7C" w:rsidRPr="00901D34" w:rsidRDefault="00A12DD0" w:rsidP="00A50DD7">
      <w:pPr>
        <w:pStyle w:val="Ttulo2"/>
        <w:numPr>
          <w:ilvl w:val="0"/>
          <w:numId w:val="8"/>
        </w:numPr>
        <w:spacing w:line="360" w:lineRule="auto"/>
        <w:rPr>
          <w:lang w:val="es-PE"/>
        </w:rPr>
      </w:pPr>
      <w:bookmarkStart w:id="209" w:name="_Toc511166296"/>
      <w:r w:rsidRPr="00901D34">
        <w:rPr>
          <w:lang w:val="es-PE"/>
        </w:rPr>
        <w:t>Diseño del estudio</w:t>
      </w:r>
      <w:bookmarkEnd w:id="209"/>
    </w:p>
    <w:p w14:paraId="3BB57895" w14:textId="66B1993C"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w:t>
      </w:r>
      <w:ins w:id="210" w:author="Regina Casanova" w:date="2018-06-15T15:18:00Z">
        <w:r w:rsidR="00C5346C">
          <w:t>tres</w:t>
        </w:r>
      </w:ins>
      <w:ins w:id="211" w:author="Regina Casanova" w:date="2018-06-15T15:17:00Z">
        <w:r w:rsidR="0065488F">
          <w:t xml:space="preserve"> tipos</w:t>
        </w:r>
      </w:ins>
      <w:del w:id="212" w:author="Regina Casanova" w:date="2018-06-15T15:17:00Z">
        <w:r w:rsidRPr="00BA156B" w:rsidDel="0065488F">
          <w:delText>l</w:delText>
        </w:r>
        <w:r w:rsidR="008044EE" w:rsidRPr="00BA156B" w:rsidDel="0065488F">
          <w:delText>os</w:delText>
        </w:r>
      </w:del>
      <w:r w:rsidR="008044EE" w:rsidRPr="00BA156B">
        <w:t xml:space="preserve"> </w:t>
      </w:r>
      <w:r w:rsidR="006305D4" w:rsidRPr="00BA156B">
        <w:t>usuarios</w:t>
      </w:r>
      <w:r w:rsidR="008044EE" w:rsidRPr="00BA156B">
        <w:t xml:space="preserve"> final</w:t>
      </w:r>
      <w:ins w:id="213" w:author="Regina Casanova" w:date="2018-06-15T15:17:00Z">
        <w:r w:rsidR="0065488F">
          <w:t xml:space="preserve">es </w:t>
        </w:r>
      </w:ins>
      <w:del w:id="214" w:author="Regina Casanova" w:date="2018-06-15T15:17:00Z">
        <w:r w:rsidR="008044EE" w:rsidRPr="00BA156B" w:rsidDel="0065488F">
          <w:delText>es</w:delText>
        </w:r>
        <w:r w:rsidR="006305D4" w:rsidRPr="00BA156B" w:rsidDel="0065488F">
          <w:delText xml:space="preserve"> del sistema</w:delText>
        </w:r>
      </w:del>
      <w:ins w:id="215" w:author="Regina Casanova" w:date="2018-06-15T15:17:00Z">
        <w:r w:rsidR="0065488F">
          <w:t xml:space="preserve">identificados para el uso de este </w:t>
        </w:r>
      </w:ins>
      <w:ins w:id="216" w:author="Regina Casanova" w:date="2018-06-18T17:53:00Z">
        <w:r w:rsidR="00E94926">
          <w:t>software</w:t>
        </w:r>
      </w:ins>
      <w:r w:rsidR="006305D4" w:rsidRPr="00BA156B">
        <w:t xml:space="preserve">. </w:t>
      </w:r>
    </w:p>
    <w:p w14:paraId="14109D61" w14:textId="49740B4C" w:rsidR="00704DCF" w:rsidRPr="00901D34" w:rsidRDefault="00A12DD0" w:rsidP="00901D34">
      <w:pPr>
        <w:pStyle w:val="Ttulo2"/>
        <w:rPr>
          <w:lang w:val="es-PE"/>
        </w:rPr>
      </w:pPr>
      <w:bookmarkStart w:id="217" w:name="_Toc511166297"/>
      <w:r w:rsidRPr="00BA156B">
        <w:rPr>
          <w:lang w:val="es-PE"/>
        </w:rPr>
        <w:t>Población</w:t>
      </w:r>
      <w:bookmarkEnd w:id="217"/>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A50DD7">
      <w:pPr>
        <w:pStyle w:val="Texto"/>
        <w:numPr>
          <w:ilvl w:val="0"/>
          <w:numId w:val="28"/>
        </w:numPr>
      </w:pPr>
      <w:r w:rsidRPr="00BA156B">
        <w:t>Per</w:t>
      </w:r>
      <w:r w:rsidR="008044EE" w:rsidRPr="00BA156B">
        <w:t>sonal Administrativo de SUSALUD.</w:t>
      </w:r>
    </w:p>
    <w:p w14:paraId="1A6FD314" w14:textId="77777777" w:rsidR="006305D4" w:rsidRPr="00BA156B" w:rsidRDefault="008044EE" w:rsidP="00A50DD7">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A50DD7">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218" w:name="_Toc511166298"/>
      <w:r w:rsidRPr="00BA156B">
        <w:rPr>
          <w:lang w:val="es-PE"/>
        </w:rPr>
        <w:t>Muestr</w:t>
      </w:r>
      <w:r w:rsidR="00FB6147" w:rsidRPr="00BA156B">
        <w:rPr>
          <w:lang w:val="es-PE"/>
        </w:rPr>
        <w:t>a</w:t>
      </w:r>
      <w:bookmarkEnd w:id="218"/>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219" w:name="_Toc511166299"/>
      <w:r w:rsidRPr="00BA156B">
        <w:rPr>
          <w:lang w:val="es-PE"/>
        </w:rPr>
        <w:lastRenderedPageBreak/>
        <w:t>Operacionalizació</w:t>
      </w:r>
      <w:r w:rsidR="00A12DD0" w:rsidRPr="00BA156B">
        <w:rPr>
          <w:lang w:val="es-PE"/>
        </w:rPr>
        <w:t>n de variables</w:t>
      </w:r>
      <w:bookmarkEnd w:id="219"/>
    </w:p>
    <w:tbl>
      <w:tblPr>
        <w:tblStyle w:val="Tabladecuadrcula4-nfasis21"/>
        <w:tblpPr w:leftFromText="142" w:rightFromText="142" w:bottomFromText="567" w:vertAnchor="text" w:tblpY="1"/>
        <w:tblOverlap w:val="never"/>
        <w:tblW w:w="8674" w:type="dxa"/>
        <w:tblLayout w:type="fixed"/>
        <w:tblLook w:val="04A0" w:firstRow="1" w:lastRow="0" w:firstColumn="1" w:lastColumn="0" w:noHBand="0" w:noVBand="1"/>
      </w:tblPr>
      <w:tblGrid>
        <w:gridCol w:w="1809"/>
        <w:gridCol w:w="2014"/>
        <w:gridCol w:w="1559"/>
        <w:gridCol w:w="1247"/>
        <w:gridCol w:w="2045"/>
      </w:tblGrid>
      <w:tr w:rsidR="00B14113" w:rsidRPr="00BA156B" w14:paraId="0FEB3F69" w14:textId="77777777" w:rsidTr="00B2607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FFFFFF" w:themeColor="background1"/>
            </w:tcBorders>
          </w:tcPr>
          <w:p w14:paraId="5A677E5A" w14:textId="77777777" w:rsidR="00041C8E" w:rsidRPr="00BA156B" w:rsidRDefault="00041C8E" w:rsidP="00B26073">
            <w:pPr>
              <w:pStyle w:val="Texto"/>
            </w:pPr>
            <w:r w:rsidRPr="00BA156B">
              <w:t>Nombre de Variable</w:t>
            </w:r>
          </w:p>
        </w:tc>
        <w:tc>
          <w:tcPr>
            <w:tcW w:w="2014" w:type="dxa"/>
            <w:tcBorders>
              <w:left w:val="single" w:sz="4" w:space="0" w:color="FFFFFF" w:themeColor="background1"/>
              <w:right w:val="single" w:sz="4" w:space="0" w:color="FFFFFF" w:themeColor="background1"/>
            </w:tcBorders>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Borders>
              <w:left w:val="single" w:sz="4" w:space="0" w:color="FFFFFF" w:themeColor="background1"/>
              <w:right w:val="single" w:sz="4" w:space="0" w:color="FFFFFF" w:themeColor="background1"/>
            </w:tcBorders>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Borders>
              <w:left w:val="single" w:sz="4" w:space="0" w:color="FFFFFF" w:themeColor="background1"/>
              <w:right w:val="single" w:sz="4" w:space="0" w:color="FFFFFF" w:themeColor="background1"/>
            </w:tcBorders>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Borders>
              <w:left w:val="single" w:sz="4" w:space="0" w:color="FFFFFF" w:themeColor="background1"/>
            </w:tcBorders>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B14113" w:rsidRPr="00BA156B" w14:paraId="7E532DA8" w14:textId="77777777" w:rsidTr="00B2607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DD06E8D" w:rsidR="00041C8E" w:rsidRPr="00BA156B" w:rsidRDefault="00EE62F8" w:rsidP="00B26073">
            <w:pPr>
              <w:pStyle w:val="Texto"/>
              <w:cnfStyle w:val="000000100000" w:firstRow="0" w:lastRow="0" w:firstColumn="0" w:lastColumn="0" w:oddVBand="0" w:evenVBand="0" w:oddHBand="1" w:evenHBand="0" w:firstRowFirstColumn="0" w:firstRowLastColumn="0" w:lastRowFirstColumn="0" w:lastRowLastColumn="0"/>
            </w:pPr>
            <w:r>
              <w:t>Sí</w:t>
            </w:r>
            <w:r w:rsidR="00041C8E" w:rsidRPr="00BA156B">
              <w:t xml:space="preserve">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B14113" w:rsidRPr="00BA156B" w14:paraId="027C9570" w14:textId="77777777" w:rsidTr="00B26073">
        <w:trPr>
          <w:cantSplit/>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0F5BE96E" w:rsidR="00041C8E" w:rsidRPr="00BA156B" w:rsidRDefault="00EE62F8" w:rsidP="00B26073">
            <w:pPr>
              <w:pStyle w:val="Texto"/>
              <w:cnfStyle w:val="000000000000" w:firstRow="0" w:lastRow="0" w:firstColumn="0" w:lastColumn="0" w:oddVBand="0" w:evenVBand="0" w:oddHBand="0" w:evenHBand="0" w:firstRowFirstColumn="0" w:firstRowLastColumn="0" w:lastRowFirstColumn="0" w:lastRowLastColumn="0"/>
            </w:pPr>
            <w:r>
              <w:t>Sí</w:t>
            </w:r>
            <w:r w:rsidR="00041C8E" w:rsidRPr="00BA156B">
              <w:t xml:space="preserve">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220" w:name="_Toc511166300"/>
      <w:r w:rsidRPr="00BA156B">
        <w:rPr>
          <w:lang w:val="es-PE"/>
        </w:rPr>
        <w:lastRenderedPageBreak/>
        <w:t>Procedimientos y técnicas</w:t>
      </w:r>
      <w:bookmarkEnd w:id="220"/>
    </w:p>
    <w:p w14:paraId="5F028996" w14:textId="77777777" w:rsidR="0053122A" w:rsidRPr="00BA156B" w:rsidRDefault="0053122A" w:rsidP="00A50DD7">
      <w:pPr>
        <w:pStyle w:val="Ttulo3"/>
        <w:numPr>
          <w:ilvl w:val="0"/>
          <w:numId w:val="6"/>
        </w:numPr>
        <w:rPr>
          <w:lang w:val="es-PE"/>
        </w:rPr>
      </w:pPr>
      <w:bookmarkStart w:id="221" w:name="_Toc511166301"/>
      <w:r w:rsidRPr="00BA156B">
        <w:rPr>
          <w:lang w:val="es-PE"/>
        </w:rPr>
        <w:t>Investigación de usuarios</w:t>
      </w:r>
      <w:bookmarkEnd w:id="221"/>
    </w:p>
    <w:p w14:paraId="664FCF1E" w14:textId="4FAD2332" w:rsidR="00A0375B" w:rsidRPr="00B26073" w:rsidRDefault="00EE62F8" w:rsidP="00B26073">
      <w:pPr>
        <w:pStyle w:val="Texto"/>
      </w:pPr>
      <w:r>
        <w:t>Lo primero que se realizó</w:t>
      </w:r>
      <w:r w:rsidR="008044EE" w:rsidRPr="00BA156B">
        <w:t xml:space="preserve"> fue l</w:t>
      </w:r>
      <w:r w:rsidR="0053122A" w:rsidRPr="00BA156B">
        <w:t>a invest</w:t>
      </w:r>
      <w:r w:rsidR="000604D5" w:rsidRPr="00BA156B">
        <w:t xml:space="preserve">igación de usuarios </w:t>
      </w:r>
      <w:ins w:id="222" w:author="Regina Casanova" w:date="2018-06-15T15:20:00Z">
        <w:r w:rsidR="00CF1D12">
          <w:t xml:space="preserve">que </w:t>
        </w:r>
      </w:ins>
      <w:r w:rsidR="000604D5" w:rsidRPr="00BA156B">
        <w:t>se realizó</w:t>
      </w:r>
      <w:r w:rsidR="0053122A" w:rsidRPr="00BA156B">
        <w:t xml:space="preserve"> mediante entrevistas a profundidad, donde se </w:t>
      </w:r>
      <w:r w:rsidR="000604D5" w:rsidRPr="00BA156B">
        <w:t>entrevistó</w:t>
      </w:r>
      <w:r w:rsidR="0053122A" w:rsidRPr="00BA156B">
        <w:t xml:space="preserve"> a los diversos us</w:t>
      </w:r>
      <w:r w:rsidR="008044EE" w:rsidRPr="00BA156B">
        <w:t xml:space="preserve">uarios del </w:t>
      </w:r>
      <w:del w:id="223" w:author="Regina Casanova" w:date="2018-06-18T17:53:00Z">
        <w:r w:rsidR="008044EE" w:rsidRPr="00BA156B" w:rsidDel="00E94926">
          <w:delText xml:space="preserve">sistema </w:delText>
        </w:r>
      </w:del>
      <w:ins w:id="224" w:author="Regina Casanova" w:date="2018-06-18T17:53:00Z">
        <w:r w:rsidR="00E94926">
          <w:t>software</w:t>
        </w:r>
      </w:ins>
      <w:ins w:id="225" w:author="Regina Casanova" w:date="2018-06-18T17:52:00Z">
        <w:r w:rsidR="00E94926">
          <w:t xml:space="preserve"> </w:t>
        </w:r>
      </w:ins>
      <w:r w:rsidR="008044EE" w:rsidRPr="00BA156B">
        <w:t xml:space="preserve">para poder </w:t>
      </w:r>
      <w:r w:rsidR="0053122A" w:rsidRPr="00BA156B">
        <w:t xml:space="preserve">conocer principalmente cuáles </w:t>
      </w:r>
      <w:r w:rsidR="008044EE" w:rsidRPr="00BA156B">
        <w:t>eran sus diversa</w:t>
      </w:r>
      <w:r w:rsidR="0053122A" w:rsidRPr="00BA156B">
        <w:t xml:space="preserve">s percepciones y opiniones sobre </w:t>
      </w:r>
      <w:r w:rsidR="008044EE" w:rsidRPr="00BA156B">
        <w:t>los reclamos y la propuesta d</w:t>
      </w:r>
      <w:r w:rsidR="0053122A" w:rsidRPr="00BA156B">
        <w:t xml:space="preserve">el </w:t>
      </w:r>
      <w:del w:id="226" w:author="Regina Casanova" w:date="2018-06-18T17:53:00Z">
        <w:r w:rsidR="0053122A" w:rsidRPr="00BA156B" w:rsidDel="00E94926">
          <w:delText>sistema</w:delText>
        </w:r>
      </w:del>
      <w:ins w:id="227" w:author="Regina Casanova" w:date="2018-06-18T17:53:00Z">
        <w:r w:rsidR="00E94926">
          <w:t>software</w:t>
        </w:r>
      </w:ins>
      <w:r w:rsidR="0053122A" w:rsidRPr="00BA156B">
        <w:t xml:space="preserve">. </w:t>
      </w:r>
      <w:r w:rsidR="00F847EF" w:rsidRPr="00BA156B">
        <w:t>Para esta etapa, se consideró entrevistar al menos a 3 personas por tipo de usuario.</w:t>
      </w:r>
    </w:p>
    <w:p w14:paraId="3519A24C" w14:textId="1F66EA12" w:rsidR="00BE3E2C" w:rsidRPr="00B26073" w:rsidRDefault="00EE62F8" w:rsidP="00B26073">
      <w:pPr>
        <w:pStyle w:val="Texto"/>
      </w:pPr>
      <w:r>
        <w:t>Lo segundo que se realizó</w:t>
      </w:r>
      <w:r w:rsidR="008044EE" w:rsidRPr="00BA156B">
        <w:t xml:space="preserve"> fue </w:t>
      </w:r>
      <w:r w:rsidR="00BE3E2C" w:rsidRPr="00BA156B">
        <w:t>el análisis de</w:t>
      </w:r>
      <w:ins w:id="228" w:author="Regina Casanova" w:date="2018-06-15T15:21:00Z">
        <w:r w:rsidR="00CF1D12">
          <w:t xml:space="preserve"> las entrevistas a</w:t>
        </w:r>
      </w:ins>
      <w:r w:rsidR="00BE3E2C" w:rsidRPr="00BA156B">
        <w:t xml:space="preserve"> los tres tipos de usuarios, </w:t>
      </w:r>
      <w:r w:rsidR="008044EE" w:rsidRPr="00BA156B">
        <w:t xml:space="preserve">donde </w:t>
      </w:r>
      <w:r w:rsidR="00BE3E2C" w:rsidRPr="00BA156B">
        <w:t xml:space="preserve">se identificaron los objetivos a cumplir dentro del nuevo </w:t>
      </w:r>
      <w:del w:id="229" w:author="Regina Casanova" w:date="2018-06-18T17:53:00Z">
        <w:r w:rsidR="00BE3E2C" w:rsidRPr="00BA156B" w:rsidDel="00E94926">
          <w:delText xml:space="preserve">sistema </w:delText>
        </w:r>
      </w:del>
      <w:ins w:id="230" w:author="Regina Casanova" w:date="2018-06-18T17:53:00Z">
        <w:r w:rsidR="00E94926">
          <w:t>software</w:t>
        </w:r>
      </w:ins>
      <w:ins w:id="231" w:author="Regina Casanova" w:date="2018-06-18T17:31:00Z">
        <w:r w:rsidR="00A63767">
          <w:t xml:space="preserve"> por</w:t>
        </w:r>
      </w:ins>
      <w:del w:id="232" w:author="Regina Casanova" w:date="2018-06-18T17:31:00Z">
        <w:r w:rsidR="00BE3E2C" w:rsidRPr="00BA156B" w:rsidDel="00A63767">
          <w:delText>de</w:delText>
        </w:r>
      </w:del>
      <w:r w:rsidR="00BE3E2C" w:rsidRPr="00BA156B">
        <w:t xml:space="preserve"> cada tipo de usu</w:t>
      </w:r>
      <w:r w:rsidR="008044EE" w:rsidRPr="00BA156B">
        <w:t>ario, además de sus necesidades,</w:t>
      </w:r>
      <w:r w:rsidR="00BE3E2C" w:rsidRPr="00BA156B">
        <w:t xml:space="preserve"> desafíos y limitaciones </w:t>
      </w:r>
      <w:r w:rsidR="008044EE" w:rsidRPr="00BA156B">
        <w:t xml:space="preserve">propias </w:t>
      </w:r>
      <w:r w:rsidR="00BE3E2C" w:rsidRPr="00BA156B">
        <w:t xml:space="preserve">que podría presentar cada tipo de usuario. </w:t>
      </w:r>
    </w:p>
    <w:p w14:paraId="33741C65" w14:textId="77EA9BC6"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 xml:space="preserve">se crearon </w:t>
      </w:r>
      <w:ins w:id="233" w:author="Regina Casanova" w:date="2018-06-15T15:22:00Z">
        <w:r w:rsidR="00CF1D12">
          <w:t>‘</w:t>
        </w:r>
      </w:ins>
      <w:r w:rsidR="009609C2" w:rsidRPr="00BA156B">
        <w:t>Historias de Usuario</w:t>
      </w:r>
      <w:ins w:id="234" w:author="Regina Casanova" w:date="2018-06-15T15:22:00Z">
        <w:r w:rsidR="00CF1D12">
          <w:t>’</w:t>
        </w:r>
      </w:ins>
      <w:r w:rsidR="009609C2" w:rsidRPr="00BA156B">
        <w:t xml:space="preserve">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6B7702A2"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r w:rsidRPr="00160297">
        <w:t>Car</w:t>
      </w:r>
      <w:r w:rsidR="0069599A" w:rsidRPr="00160297">
        <w:t>d Sorting</w:t>
      </w:r>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r w:rsidRPr="00160297">
        <w:t>Modified Delphi’</w:t>
      </w:r>
      <w:r w:rsidRPr="00BA156B">
        <w:t xml:space="preserve"> </w:t>
      </w:r>
      <w:r w:rsidR="00EC2BAF" w:rsidRPr="00BA156B">
        <w:fldChar w:fldCharType="begin" w:fldLock="1"/>
      </w:r>
      <w:r w:rsidR="00615A96">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(43)","plainTextFormattedCitation":"(43)","previouslyFormattedCitation":"(43)"},"properties":{"noteIndex":0},"schema":"https://github.com/citation-style-language/schema/raw/master/csl-citation.json"}</w:instrText>
      </w:r>
      <w:r w:rsidR="00EC2BAF" w:rsidRPr="00BA156B">
        <w:fldChar w:fldCharType="separate"/>
      </w:r>
      <w:r w:rsidR="00615A96" w:rsidRPr="00615A96">
        <w:rPr>
          <w:noProof/>
        </w:rPr>
        <w:t>(43)</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2B5A61">
        <w:t>en entregar</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Los pasos siguientes fueron realizados por una persona experta en el tema de reclamos de IPRE</w:t>
      </w:r>
      <w:r w:rsidR="002B5A61">
        <w:t>SS, a esta persona se le entregó</w:t>
      </w:r>
      <w:r w:rsidR="00717F0C" w:rsidRPr="00BA156B">
        <w:t xml:space="preserve"> 45 tarjetas con los tipos de reclamos anteriormente encontrados escritos y se le pidió agruparlo en la manera que viera conveniente por similitud de reclamos. A esta persona experta se le dio la posibilidad de separar las tarjetas que consideraba q</w:t>
      </w:r>
      <w:r w:rsidR="002B5A61">
        <w:t>ue no eran un tipo de reclamo vá</w:t>
      </w:r>
      <w:r w:rsidR="00717F0C" w:rsidRPr="00BA156B">
        <w:t xml:space="preserve">lido y agregar nuevos tipos de reclamos que consideraba faltantes. Luego </w:t>
      </w:r>
      <w:r w:rsidR="002B5A61">
        <w:t>que la persona experta realizará</w:t>
      </w:r>
      <w:r w:rsidR="00717F0C" w:rsidRPr="00BA156B">
        <w:t xml:space="preserve"> su organización y revisión de las categorías que creo, se le pidió que colocara un tí</w:t>
      </w:r>
      <w:r w:rsidR="002B5A61">
        <w:t>tulo a cada categoría y revisará</w:t>
      </w:r>
      <w:r w:rsidR="00717F0C" w:rsidRPr="00BA156B">
        <w:t xml:space="preserve"> los tipos de reclamos contenidos en cada categoría para poder encontrar posibles cambios en la organización. </w:t>
      </w:r>
    </w:p>
    <w:p w14:paraId="643D2BC3" w14:textId="77777777" w:rsidR="0053122A" w:rsidRPr="00BA156B" w:rsidRDefault="0053122A" w:rsidP="00A50DD7">
      <w:pPr>
        <w:pStyle w:val="Ttulo3"/>
        <w:numPr>
          <w:ilvl w:val="0"/>
          <w:numId w:val="6"/>
        </w:numPr>
        <w:rPr>
          <w:lang w:val="es-PE"/>
        </w:rPr>
      </w:pPr>
      <w:bookmarkStart w:id="235" w:name="_Toc511166302"/>
      <w:r w:rsidRPr="00BA156B">
        <w:rPr>
          <w:lang w:val="es-PE"/>
        </w:rPr>
        <w:t>Diseño y Prototipado</w:t>
      </w:r>
      <w:bookmarkEnd w:id="235"/>
    </w:p>
    <w:p w14:paraId="2D95C735" w14:textId="7D76B2E6" w:rsidR="008E130E" w:rsidRPr="00BA156B" w:rsidRDefault="00AD6104" w:rsidP="00B26073">
      <w:pPr>
        <w:pStyle w:val="Texto"/>
      </w:pPr>
      <w:r w:rsidRPr="00BA156B">
        <w:t xml:space="preserve">Con los objetivos y requerimientos hechos por </w:t>
      </w:r>
      <w:ins w:id="236" w:author="Regina Casanova" w:date="2018-06-15T15:23:00Z">
        <w:r w:rsidR="00CF1D12">
          <w:t xml:space="preserve">cada </w:t>
        </w:r>
      </w:ins>
      <w:r w:rsidRPr="00BA156B">
        <w:t>tipo de usuario</w:t>
      </w:r>
      <w:r w:rsidR="00F631C4" w:rsidRPr="00BA156B">
        <w:t>, se hicieron</w:t>
      </w:r>
      <w:r w:rsidR="0053122A" w:rsidRPr="00BA156B">
        <w:t xml:space="preserve"> diversos </w:t>
      </w:r>
      <w:r w:rsidR="0053122A" w:rsidRPr="00160297">
        <w:t>wireframes</w:t>
      </w:r>
      <w:r w:rsidR="0053122A" w:rsidRPr="00BA156B">
        <w:t xml:space="preserve"> en </w:t>
      </w:r>
      <w:r w:rsidRPr="00BA156B">
        <w:t xml:space="preserve">lápiz y </w:t>
      </w:r>
      <w:r w:rsidR="0053122A" w:rsidRPr="00BA156B">
        <w:t xml:space="preserve">papel </w:t>
      </w:r>
      <w:r w:rsidRPr="00BA156B">
        <w:t xml:space="preserve">con posibles bocetos de cada página del </w:t>
      </w:r>
      <w:del w:id="237" w:author="Regina Casanova" w:date="2018-06-18T17:53:00Z">
        <w:r w:rsidRPr="00BA156B" w:rsidDel="00E94926">
          <w:delText>sistema</w:delText>
        </w:r>
      </w:del>
      <w:ins w:id="238" w:author="Regina Casanova" w:date="2018-06-18T17:53:00Z">
        <w:r w:rsidR="00E94926">
          <w:t>software</w:t>
        </w:r>
      </w:ins>
      <w:r w:rsidRPr="00BA156B">
        <w:t>, sus elementos y ubicación</w:t>
      </w:r>
      <w:r w:rsidR="00F631C4" w:rsidRPr="00BA156B">
        <w:t xml:space="preserve">. </w:t>
      </w:r>
      <w:r w:rsidR="00766B86" w:rsidRPr="00BA156B">
        <w:t xml:space="preserve">La ventaja de realizar estos bocetos en lápiz y </w:t>
      </w:r>
      <w:r w:rsidR="00766B86" w:rsidRPr="00BA156B">
        <w:lastRenderedPageBreak/>
        <w:t>papel es que 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r w:rsidRPr="00160297">
        <w:t>wireframes</w:t>
      </w:r>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a prototipar con el que los diversos tipos de usuarios pudieran cumplir sus tareas.</w:t>
      </w:r>
      <w:r w:rsidR="004A534F" w:rsidRPr="00BA156B">
        <w:t xml:space="preserve"> Una vez se tuvieron los </w:t>
      </w:r>
      <w:r w:rsidR="004A534F" w:rsidRPr="00160297">
        <w:t>wireframes</w:t>
      </w:r>
      <w:r w:rsidR="004A534F" w:rsidRPr="00BA156B">
        <w:t xml:space="preserve">, se hicieron los </w:t>
      </w:r>
      <w:r w:rsidR="00AD6104" w:rsidRPr="00BA156B">
        <w:t>prototipos</w:t>
      </w:r>
      <w:r w:rsidR="004A534F" w:rsidRPr="00BA156B">
        <w:t xml:space="preserve"> utilizando el software Axure RP </w:t>
      </w:r>
      <w:r w:rsidR="0066664C" w:rsidRPr="00BA156B">
        <w:t>v</w:t>
      </w:r>
      <w:r w:rsidR="004A534F" w:rsidRPr="00BA156B">
        <w:t>8</w:t>
      </w:r>
      <w:r w:rsidR="00172054" w:rsidRPr="00BA156B">
        <w:t xml:space="preserve"> </w:t>
      </w:r>
      <w:r w:rsidR="0066664C" w:rsidRPr="00BA156B">
        <w:t>(</w:t>
      </w:r>
      <w:r w:rsidR="00C60E77" w:rsidRPr="00BA156B">
        <w:t xml:space="preserve">Axure </w:t>
      </w:r>
      <w:r w:rsidR="00C60E77" w:rsidRPr="00160297">
        <w:t>Software Solutions</w:t>
      </w:r>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19E8BF4B"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w:t>
      </w:r>
      <w:r w:rsidR="002B5A61">
        <w:t>pruebas los usuarios se enfocará</w:t>
      </w:r>
      <w:r w:rsidR="00172054" w:rsidRPr="00BA156B">
        <w:t xml:space="preserve">n en la funcionalidad del </w:t>
      </w:r>
      <w:del w:id="239" w:author="Regina Casanova" w:date="2018-06-18T17:53:00Z">
        <w:r w:rsidR="00172054" w:rsidRPr="00BA156B" w:rsidDel="00E94926">
          <w:delText xml:space="preserve">sistema </w:delText>
        </w:r>
      </w:del>
      <w:ins w:id="240" w:author="Regina Casanova" w:date="2018-06-18T17:53:00Z">
        <w:r w:rsidR="00E94926">
          <w:t>software</w:t>
        </w:r>
      </w:ins>
      <w:ins w:id="241" w:author="Regina Casanova" w:date="2018-06-18T17:32:00Z">
        <w:r w:rsidR="00A63767">
          <w:t xml:space="preserve"> </w:t>
        </w:r>
      </w:ins>
      <w:r w:rsidR="00172054" w:rsidRPr="00BA156B">
        <w:t>planteado y no en detalles estéticos de él.</w:t>
      </w:r>
    </w:p>
    <w:p w14:paraId="208B7536" w14:textId="77777777" w:rsidR="0053122A" w:rsidRPr="00BA156B" w:rsidRDefault="0053122A" w:rsidP="00A50DD7">
      <w:pPr>
        <w:pStyle w:val="Ttulo3"/>
        <w:numPr>
          <w:ilvl w:val="0"/>
          <w:numId w:val="6"/>
        </w:numPr>
        <w:rPr>
          <w:lang w:val="es-PE"/>
        </w:rPr>
      </w:pPr>
      <w:bookmarkStart w:id="242" w:name="_Toc511166303"/>
      <w:r w:rsidRPr="00BA156B">
        <w:rPr>
          <w:lang w:val="es-PE"/>
        </w:rPr>
        <w:t>Pruebas de Usuario</w:t>
      </w:r>
      <w:bookmarkEnd w:id="242"/>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A50DD7">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79DA2D32"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w:t>
      </w:r>
      <w:del w:id="243" w:author="Regina Casanova" w:date="2018-06-18T17:53:00Z">
        <w:r w:rsidRPr="00B26073" w:rsidDel="00E94926">
          <w:delText xml:space="preserve">sistema </w:delText>
        </w:r>
      </w:del>
      <w:ins w:id="244" w:author="Regina Casanova" w:date="2018-06-18T17:53:00Z">
        <w:r w:rsidR="00E94926">
          <w:t>software</w:t>
        </w:r>
      </w:ins>
      <w:ins w:id="245" w:author="Regina Casanova" w:date="2018-06-18T17:32:00Z">
        <w:r w:rsidR="00A63767">
          <w:t xml:space="preserve"> </w:t>
        </w:r>
      </w:ins>
      <w:r w:rsidRPr="00B26073">
        <w:t xml:space="preserve">funciona de la forma </w:t>
      </w:r>
      <w:r w:rsidR="000E6EA6" w:rsidRPr="00B26073">
        <w:t>que</w:t>
      </w:r>
      <w:r w:rsidRPr="00B26073">
        <w:t xml:space="preserve"> el </w:t>
      </w:r>
      <w:ins w:id="246" w:author="Regina Casanova" w:date="2018-06-15T15:24:00Z">
        <w:r w:rsidR="00CF1D12">
          <w:t>investigador</w:t>
        </w:r>
      </w:ins>
      <w:del w:id="247" w:author="Regina Casanova" w:date="2018-06-15T15:24:00Z">
        <w:r w:rsidRPr="00B26073" w:rsidDel="00CF1D12">
          <w:delText>usuario</w:delText>
        </w:r>
      </w:del>
      <w:r w:rsidRPr="00B26073">
        <w:t xml:space="preserve">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42530D8C"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‘Think-Aloud’. Esto consiste en pedirle </w:t>
      </w:r>
      <w:r w:rsidR="00FB7003" w:rsidRPr="00B26073">
        <w:t>a</w:t>
      </w:r>
      <w:ins w:id="248" w:author="Regina Casanova" w:date="2018-06-15T15:59:00Z">
        <w:r w:rsidR="00A77F4C">
          <w:t xml:space="preserve"> cada tipo de</w:t>
        </w:r>
      </w:ins>
      <w:del w:id="249" w:author="Regina Casanova" w:date="2018-06-15T15:59:00Z">
        <w:r w:rsidR="00FB7003" w:rsidRPr="00B26073" w:rsidDel="00A77F4C">
          <w:delText>l</w:delText>
        </w:r>
      </w:del>
      <w:r w:rsidR="00FB7003" w:rsidRPr="00B26073">
        <w:t xml:space="preserve"> usuario que comentara en voz alta lo que iba viendo </w:t>
      </w:r>
      <w:r w:rsidR="00842F17" w:rsidRPr="00B26073">
        <w:t>y lo que iba entendiendo del</w:t>
      </w:r>
      <w:r w:rsidR="00FB7003" w:rsidRPr="00B26073">
        <w:t xml:space="preserve"> </w:t>
      </w:r>
      <w:del w:id="250" w:author="Regina Casanova" w:date="2018-06-18T17:53:00Z">
        <w:r w:rsidR="00842F17" w:rsidRPr="00B26073" w:rsidDel="00E94926">
          <w:delText>sistema</w:delText>
        </w:r>
      </w:del>
      <w:ins w:id="251" w:author="Regina Casanova" w:date="2018-06-18T17:53:00Z">
        <w:r w:rsidR="00E94926">
          <w:t>software</w:t>
        </w:r>
      </w:ins>
      <w:ins w:id="252" w:author="Regina Casanova" w:date="2018-06-18T17:32:00Z">
        <w:r w:rsidR="00A63767">
          <w:t xml:space="preserve"> planteado</w:t>
        </w:r>
      </w:ins>
      <w:r w:rsidR="00FB7003" w:rsidRPr="00B26073">
        <w:t>. Con esto se determinó</w:t>
      </w:r>
      <w:r w:rsidR="00BE7297" w:rsidRPr="00B26073">
        <w:t xml:space="preserve"> si el usuario entendía fácilmente el propósito que cumplía cada pantalla del </w:t>
      </w:r>
      <w:del w:id="253" w:author="Regina Casanova" w:date="2018-06-18T17:53:00Z">
        <w:r w:rsidR="00BE7297" w:rsidRPr="00B26073" w:rsidDel="00E94926">
          <w:delText>sistema</w:delText>
        </w:r>
      </w:del>
      <w:ins w:id="254" w:author="Regina Casanova" w:date="2018-06-18T17:53:00Z">
        <w:r w:rsidR="00E94926">
          <w:t>software</w:t>
        </w:r>
      </w:ins>
      <w:r w:rsidR="00FB7003" w:rsidRPr="00B26073">
        <w:t xml:space="preserve">. </w:t>
      </w:r>
    </w:p>
    <w:p w14:paraId="013B9FB1" w14:textId="125FDE05" w:rsidR="00DB066D" w:rsidRPr="00B26073" w:rsidRDefault="00E340D1" w:rsidP="00B26073">
      <w:pPr>
        <w:pStyle w:val="Texto"/>
      </w:pPr>
      <w:r w:rsidRPr="00BA156B">
        <w:t xml:space="preserve">A cada </w:t>
      </w:r>
      <w:ins w:id="255" w:author="Regina Casanova" w:date="2018-06-15T15:59:00Z">
        <w:r w:rsidR="00A77F4C">
          <w:t xml:space="preserve">tipo de </w:t>
        </w:r>
      </w:ins>
      <w:r w:rsidRPr="00BA156B">
        <w:t xml:space="preserve">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7BBFC84C" w:rsidR="00BC16E5" w:rsidRPr="00B26073" w:rsidRDefault="00296153" w:rsidP="00B26073">
      <w:pPr>
        <w:pStyle w:val="Texto"/>
      </w:pPr>
      <w:r w:rsidRPr="00BA156B">
        <w:t>Se utilizó la página web</w:t>
      </w:r>
      <w:r w:rsidR="00BE0437" w:rsidRPr="00BA156B">
        <w:t xml:space="preserve"> ShowMore</w:t>
      </w:r>
      <w:r w:rsidR="000635A6" w:rsidRPr="00BA156B">
        <w:t xml:space="preserve"> </w:t>
      </w:r>
      <w:r w:rsidR="00EC2BAF" w:rsidRPr="00BA156B">
        <w:fldChar w:fldCharType="begin" w:fldLock="1"/>
      </w:r>
      <w:r w:rsidR="00615A96">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(44)","plainTextFormattedCitation":"(44)","previouslyFormattedCitation":"(44)"},"properties":{"noteIndex":0},"schema":"https://github.com/citation-style-language/schema/raw/master/csl-citation.json"}</w:instrText>
      </w:r>
      <w:r w:rsidR="00EC2BAF" w:rsidRPr="00BA156B">
        <w:fldChar w:fldCharType="separate"/>
      </w:r>
      <w:r w:rsidR="00615A96" w:rsidRPr="00615A96">
        <w:rPr>
          <w:noProof/>
        </w:rPr>
        <w:t>(44)</w:t>
      </w:r>
      <w:r w:rsidR="00EC2BAF" w:rsidRPr="00BA156B">
        <w:fldChar w:fldCharType="end"/>
      </w:r>
      <w:r w:rsidR="00BE0437" w:rsidRPr="00BA156B">
        <w:t xml:space="preserve"> </w:t>
      </w:r>
      <w:r w:rsidR="00F93763" w:rsidRPr="00BA156B">
        <w:t xml:space="preserve">producido por la empresa ShowMore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256" w:name="_Toc511166304"/>
      <w:r w:rsidRPr="00BA156B">
        <w:rPr>
          <w:rStyle w:val="Ttulo3Car"/>
          <w:lang w:val="es-PE"/>
        </w:rPr>
        <w:t>Consideraciones éticas</w:t>
      </w:r>
      <w:bookmarkEnd w:id="256"/>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257" w:name="_Toc511166305"/>
      <w:r w:rsidRPr="00BA156B">
        <w:rPr>
          <w:lang w:val="es-PE"/>
        </w:rPr>
        <w:t>A</w:t>
      </w:r>
      <w:r w:rsidR="00A12DD0" w:rsidRPr="00BA156B">
        <w:rPr>
          <w:lang w:val="es-PE"/>
        </w:rPr>
        <w:t>nálisis</w:t>
      </w:r>
      <w:bookmarkEnd w:id="257"/>
    </w:p>
    <w:p w14:paraId="58BD28A6" w14:textId="2EF1DA1A"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615A96">
        <w:instrText>ADDIN CSL_CITATION {"citationItems":[{"id":"ITEM-1","itemData":{"URL":"http://otranscribe.com/","accessed":{"date-parts":[["2018","3","27"]]},"id":"ITEM-1","issued":{"date-parts":[["0"]]},"title":"oTranscribe","type":"webpage"},"uris":["http://www.mendeley.com/documents/?uuid=a0b69d88-9a89-3ba2-bc2d-e8fc2e189542"]}],"mendeley":{"formattedCitation":"(45)","plainTextFormattedCitation":"(45)","previouslyFormattedCitation":"(45)"},"properties":{"noteIndex":0},"schema":"https://github.com/citation-style-language/schema/raw/master/csl-citation.json"}</w:instrText>
      </w:r>
      <w:r w:rsidR="00EC2BAF" w:rsidRPr="00BA156B">
        <w:fldChar w:fldCharType="separate"/>
      </w:r>
      <w:r w:rsidR="00615A96" w:rsidRPr="00615A96">
        <w:rPr>
          <w:noProof/>
        </w:rPr>
        <w:t>(45)</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258" w:name="_Toc511166306"/>
      <w:r w:rsidRPr="00BA156B">
        <w:lastRenderedPageBreak/>
        <w:t>Resultados</w:t>
      </w:r>
      <w:bookmarkEnd w:id="258"/>
    </w:p>
    <w:p w14:paraId="63470BC4" w14:textId="77777777" w:rsidR="00FE7867" w:rsidRPr="00BA156B" w:rsidRDefault="00FE7867" w:rsidP="00A50DD7">
      <w:pPr>
        <w:pStyle w:val="Ttulo2"/>
        <w:numPr>
          <w:ilvl w:val="0"/>
          <w:numId w:val="9"/>
        </w:numPr>
        <w:rPr>
          <w:lang w:val="es-PE"/>
        </w:rPr>
      </w:pPr>
      <w:bookmarkStart w:id="259" w:name="_Toc511166307"/>
      <w:r w:rsidRPr="00BA156B">
        <w:rPr>
          <w:lang w:val="es-PE"/>
        </w:rPr>
        <w:t>Fase Exploratori</w:t>
      </w:r>
      <w:r w:rsidR="00F847EF" w:rsidRPr="00BA156B">
        <w:rPr>
          <w:lang w:val="es-PE"/>
        </w:rPr>
        <w:t>a</w:t>
      </w:r>
      <w:bookmarkEnd w:id="259"/>
    </w:p>
    <w:p w14:paraId="5B4E524F" w14:textId="25C18FCA"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630815" w:rsidRPr="00BA156B">
        <w:t>tipo de usuario</w:t>
      </w:r>
      <w:r w:rsidR="00F84BBE" w:rsidRPr="00BA156B">
        <w:t>:</w:t>
      </w:r>
      <w:r w:rsidR="006746CC" w:rsidRPr="00BA156B">
        <w:t xml:space="preserve"> P</w:t>
      </w:r>
      <w:r w:rsidR="00C1339E" w:rsidRPr="00BA156B">
        <w:t>ersonal de SUSALUD, Gestores</w:t>
      </w:r>
      <w:r w:rsidR="00D770DD" w:rsidRPr="00BA156B">
        <w:t xml:space="preserve"> de IPRESS y Ciudadanos. </w:t>
      </w:r>
      <w:r w:rsidR="0015683A" w:rsidRPr="00BA156B">
        <w:t xml:space="preserve">A todos ellos se les hizo preguntas relacionadas a su percepción acerca de los reclamos, el rol que </w:t>
      </w:r>
      <w:r w:rsidR="00630815" w:rsidRPr="00BA156B">
        <w:t>tiene</w:t>
      </w:r>
      <w:r w:rsidR="0015683A" w:rsidRPr="00BA156B">
        <w:t xml:space="preserve"> ellos y sobre la propuesta de una herramienta informática para </w:t>
      </w:r>
      <w:r w:rsidR="00630815" w:rsidRPr="00BA156B">
        <w:t>su recepción y manejo</w:t>
      </w:r>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50DD7">
      <w:pPr>
        <w:pStyle w:val="Texto"/>
        <w:numPr>
          <w:ilvl w:val="0"/>
          <w:numId w:val="30"/>
        </w:numPr>
      </w:pPr>
      <w:r w:rsidRPr="00BA156B">
        <w:t>Ciudadanos peruanos: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Pr="00B26073" w:rsidRDefault="0015683A" w:rsidP="008D23C7">
      <w:pPr>
        <w:pStyle w:val="Texto"/>
      </w:pPr>
      <w:r w:rsidRPr="00BA156B">
        <w:t xml:space="preserve">Las respuestas de ellos </w:t>
      </w:r>
      <w:r w:rsidR="006746CC" w:rsidRPr="00BA156B">
        <w:t>se presentan a continuación</w:t>
      </w:r>
      <w:r w:rsidRPr="00BA156B">
        <w:t>.</w:t>
      </w:r>
    </w:p>
    <w:p w14:paraId="49250F73" w14:textId="77777777" w:rsidR="00AD075D" w:rsidRPr="008D23C7" w:rsidRDefault="006746CC" w:rsidP="008D23C7">
      <w:pPr>
        <w:pStyle w:val="Ttulo3"/>
      </w:pPr>
      <w:bookmarkStart w:id="260" w:name="_Toc511166308"/>
      <w:r w:rsidRPr="008D23C7">
        <w:lastRenderedPageBreak/>
        <w:t>Personal de SUSALUD</w:t>
      </w:r>
      <w:bookmarkEnd w:id="260"/>
    </w:p>
    <w:p w14:paraId="678FA4BE" w14:textId="0617B515" w:rsidR="006746CC" w:rsidRPr="008D23C7" w:rsidRDefault="002B60A2" w:rsidP="008D23C7">
      <w:pPr>
        <w:pStyle w:val="Texto"/>
      </w:pPr>
      <w:r w:rsidRPr="00BA156B">
        <w:t>Definieron los reclamos como</w:t>
      </w:r>
      <w:r w:rsidR="006746CC" w:rsidRPr="00BA156B">
        <w:t xml:space="preserve"> una manifestación de incomodidad o insatisfacción con el servicio recibido</w:t>
      </w:r>
      <w:r w:rsidRPr="00BA156B">
        <w:t xml:space="preserve"> y</w:t>
      </w:r>
      <w:r w:rsidR="006746CC" w:rsidRPr="00BA156B">
        <w:t xml:space="preserve"> son importantes porque permiten encontrar deficiencias en los procesos internos de la institución y plantear mejoras.</w:t>
      </w:r>
    </w:p>
    <w:p w14:paraId="5388FA56" w14:textId="568AA139" w:rsidR="006746CC" w:rsidRPr="008D23C7" w:rsidRDefault="006746CC" w:rsidP="008D23C7">
      <w:pPr>
        <w:pStyle w:val="Cita"/>
      </w:pPr>
      <w:r w:rsidRPr="008D23C7">
        <w:t>“…Para mí lo más importante de un reclamo es que te permita encontrar las causas del reclamo y por lo tanto eliminarlas.”</w:t>
      </w:r>
    </w:p>
    <w:p w14:paraId="02792B99" w14:textId="25BE6E9F" w:rsidR="006746CC" w:rsidRPr="008D23C7" w:rsidRDefault="006122C1" w:rsidP="008D23C7">
      <w:pPr>
        <w:pStyle w:val="Texto"/>
      </w:pPr>
      <w:r w:rsidRPr="00BA156B">
        <w:t xml:space="preserve">El procedimiento que siguen cuando reciben un reclamo es que </w:t>
      </w:r>
      <w:r w:rsidR="0066763B" w:rsidRPr="00BA156B">
        <w:t>se contactan</w:t>
      </w:r>
      <w:r w:rsidR="006746CC" w:rsidRPr="00BA156B">
        <w:t xml:space="preserve"> con la </w:t>
      </w:r>
      <w:r w:rsidR="00AD075D" w:rsidRPr="00BA156B">
        <w:t>PAUS</w:t>
      </w:r>
      <w:r w:rsidR="006746CC" w:rsidRPr="00BA156B">
        <w:t xml:space="preserve"> de la IPRESS correspondiente </w:t>
      </w:r>
      <w:r w:rsidRPr="00BA156B">
        <w:t>e indagan sobre qu</w:t>
      </w:r>
      <w:r w:rsidR="0012739C" w:rsidRPr="00BA156B">
        <w:t>é</w:t>
      </w:r>
      <w:r w:rsidRPr="00BA156B">
        <w:t xml:space="preserve"> ocurrió y c</w:t>
      </w:r>
      <w:r w:rsidR="0012739C" w:rsidRPr="00BA156B">
        <w:t>ó</w:t>
      </w:r>
      <w:r w:rsidRPr="00BA156B">
        <w:t>mo fue manejado para solucionar este problema. E</w:t>
      </w:r>
      <w:r w:rsidR="006746CC" w:rsidRPr="00BA156B">
        <w:t>s por esto que para ellos es importante que el ciudadano presente el reclamo en la misma IPRESS antes de presentarlo a SUSALUD</w:t>
      </w:r>
      <w:r w:rsidR="004C383F" w:rsidRPr="00BA156B">
        <w:t>.</w:t>
      </w:r>
      <w:r w:rsidR="006746CC" w:rsidRPr="00BA156B">
        <w:t xml:space="preserve"> </w:t>
      </w:r>
      <w:r w:rsidR="004C383F" w:rsidRPr="00BA156B">
        <w:t>C</w:t>
      </w:r>
      <w:r w:rsidR="006746CC" w:rsidRPr="00BA156B">
        <w:t>uando no han presentado</w:t>
      </w:r>
      <w:r w:rsidRPr="00BA156B">
        <w:t xml:space="preserve"> el reclamo en la misma IPRESS se </w:t>
      </w:r>
      <w:r w:rsidR="004C383F" w:rsidRPr="00BA156B">
        <w:t>les indica</w:t>
      </w:r>
      <w:r w:rsidR="00CE044D" w:rsidRPr="00BA156B">
        <w:t xml:space="preserve"> que lo hagan</w:t>
      </w:r>
      <w:r w:rsidR="0012739C" w:rsidRPr="00BA156B">
        <w:t>.</w:t>
      </w:r>
      <w:r w:rsidR="006746CC" w:rsidRPr="00BA156B">
        <w:t xml:space="preserve"> </w:t>
      </w:r>
      <w:r w:rsidR="0012739C" w:rsidRPr="00BA156B">
        <w:t>E</w:t>
      </w:r>
      <w:r w:rsidR="006746CC" w:rsidRPr="00BA156B">
        <w:t xml:space="preserve">sto no solo facilita las investigaciones que se </w:t>
      </w:r>
      <w:r w:rsidR="00465CE9" w:rsidRPr="00BA156B">
        <w:t>realizan,</w:t>
      </w:r>
      <w:r w:rsidR="006746CC" w:rsidRPr="00BA156B">
        <w:t xml:space="preserve"> sino que la misma institución puede tener conocimiento de lo que sucede dentro de sus instalaciones. En el caso que ellos no puedan contactarse con la PAUS de la IPRESS, se comunica</w:t>
      </w:r>
      <w:r w:rsidR="004C383F" w:rsidRPr="00BA156B">
        <w:t>n</w:t>
      </w:r>
      <w:r w:rsidR="006746CC" w:rsidRPr="00BA156B">
        <w:t xml:space="preserve"> vía telefónica con las jefatur</w:t>
      </w:r>
      <w:r w:rsidRPr="00BA156B">
        <w:t xml:space="preserve">as inmediatas </w:t>
      </w:r>
      <w:r w:rsidR="004C383F" w:rsidRPr="00BA156B">
        <w:t>para</w:t>
      </w:r>
      <w:r w:rsidR="006746CC" w:rsidRPr="00BA156B">
        <w:t xml:space="preserve"> darle una respuesta al ciudadano.</w:t>
      </w:r>
    </w:p>
    <w:p w14:paraId="3C244CFC" w14:textId="09B3C6B1" w:rsidR="00BE774A" w:rsidRPr="008D23C7" w:rsidRDefault="00BE774A" w:rsidP="008D23C7">
      <w:pPr>
        <w:pStyle w:val="Texto"/>
      </w:pPr>
      <w:r w:rsidRPr="00BA156B">
        <w:t>Para ellos</w:t>
      </w:r>
      <w:r w:rsidR="006746CC" w:rsidRPr="00BA156B">
        <w:t>, la forma en c</w:t>
      </w:r>
      <w:r w:rsidR="00CE044D" w:rsidRPr="00BA156B">
        <w:t>ó</w:t>
      </w:r>
      <w:r w:rsidR="006746CC" w:rsidRPr="00BA156B">
        <w:t xml:space="preserve">mo se están manejando actualmente los reclamos no es óptima debido a que </w:t>
      </w:r>
      <w:r w:rsidR="006122C1" w:rsidRPr="00BA156B">
        <w:t>tienen la idea de que gestores de IPRESS</w:t>
      </w:r>
      <w:r w:rsidR="006746CC" w:rsidRPr="00BA156B">
        <w:t xml:space="preserve"> no tienen conocimiento sobre </w:t>
      </w:r>
      <w:r w:rsidR="006122C1" w:rsidRPr="00BA156B">
        <w:t>las</w:t>
      </w:r>
      <w:r w:rsidR="006746CC" w:rsidRPr="00BA156B">
        <w:t xml:space="preserve"> fallas </w:t>
      </w:r>
      <w:r w:rsidR="006122C1" w:rsidRPr="00BA156B">
        <w:t xml:space="preserve">que se presentan </w:t>
      </w:r>
      <w:r w:rsidR="006746CC" w:rsidRPr="00BA156B">
        <w:t xml:space="preserve">y tampoco </w:t>
      </w:r>
      <w:r w:rsidR="006122C1" w:rsidRPr="00BA156B">
        <w:t>tienen procedimientos claros sobre cómo dar solución a los reclamos presentados</w:t>
      </w:r>
      <w:r w:rsidR="006746CC" w:rsidRPr="00BA156B">
        <w:t>. Adicionalmente, como no todas las IPRESS tienen PAUS tod</w:t>
      </w:r>
      <w:r w:rsidR="003200E4" w:rsidRPr="00BA156B">
        <w:t xml:space="preserve">avía, </w:t>
      </w:r>
      <w:r w:rsidR="006122C1" w:rsidRPr="00BA156B">
        <w:t xml:space="preserve">existen IPRESS donde </w:t>
      </w:r>
      <w:r w:rsidR="003200E4" w:rsidRPr="00BA156B">
        <w:t>solamente se le entrega el</w:t>
      </w:r>
      <w:r w:rsidR="006746CC" w:rsidRPr="00BA156B">
        <w:t xml:space="preserve"> canal de</w:t>
      </w:r>
      <w:r w:rsidR="003200E4" w:rsidRPr="00BA156B">
        <w:t>l Libro de Reclamaciones</w:t>
      </w:r>
      <w:r w:rsidR="006746CC" w:rsidRPr="00BA156B">
        <w:t xml:space="preserve"> al ciud</w:t>
      </w:r>
      <w:r w:rsidR="003200E4" w:rsidRPr="00BA156B">
        <w:t>adano para hacer sus reclamos.</w:t>
      </w:r>
      <w:r w:rsidR="006746CC" w:rsidRPr="00BA156B">
        <w:t xml:space="preserve"> </w:t>
      </w:r>
      <w:r w:rsidR="003200E4" w:rsidRPr="00BA156B">
        <w:t xml:space="preserve">Esto </w:t>
      </w:r>
      <w:r w:rsidR="006122C1" w:rsidRPr="00BA156B">
        <w:t>lo ven como</w:t>
      </w:r>
      <w:r w:rsidR="003200E4" w:rsidRPr="00BA156B">
        <w:t xml:space="preserve"> un</w:t>
      </w:r>
      <w:r w:rsidR="006746CC" w:rsidRPr="00BA156B">
        <w:t xml:space="preserve"> gran limitan</w:t>
      </w:r>
      <w:r w:rsidR="003200E4" w:rsidRPr="00BA156B">
        <w:t>te</w:t>
      </w:r>
      <w:r w:rsidR="006746CC" w:rsidRPr="00BA156B">
        <w:t xml:space="preserve"> ya que </w:t>
      </w:r>
      <w:r w:rsidR="006122C1" w:rsidRPr="00BA156B">
        <w:t>este no se encuentra siempre disponible</w:t>
      </w:r>
      <w:r w:rsidRPr="00BA156B">
        <w:t xml:space="preserve">. </w:t>
      </w:r>
      <w:r w:rsidRPr="00BA156B">
        <w:lastRenderedPageBreak/>
        <w:t>Según ellos</w:t>
      </w:r>
      <w:r w:rsidR="006746CC" w:rsidRPr="00BA156B">
        <w:t>,</w:t>
      </w:r>
      <w:r w:rsidR="006122C1" w:rsidRPr="00BA156B">
        <w:t xml:space="preserve"> los reclamos siempre</w:t>
      </w:r>
      <w:r w:rsidR="006746CC" w:rsidRPr="00BA156B">
        <w:t xml:space="preserve"> </w:t>
      </w:r>
      <w:r w:rsidR="006122C1" w:rsidRPr="00BA156B">
        <w:t>deberían elevarse a directivos para que se manejen más rápido, así tengan que acortar sus procesos, y sean fuente para la toma de decisiones ya que es información que debe tratarse como una retroalimentación por parte de los ciudadanos.</w:t>
      </w:r>
    </w:p>
    <w:p w14:paraId="57AA3F3B" w14:textId="77777777" w:rsidR="003200E4" w:rsidRPr="008D23C7" w:rsidRDefault="003200E4" w:rsidP="008D23C7">
      <w:pPr>
        <w:pStyle w:val="Cita"/>
      </w:pPr>
      <w:r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302AF614" w14:textId="246040DE" w:rsidR="006746CC" w:rsidRPr="008D23C7" w:rsidRDefault="0066763B" w:rsidP="008D23C7">
      <w:pPr>
        <w:pStyle w:val="Cita"/>
      </w:pPr>
      <w:r w:rsidRPr="008D23C7">
        <w:t xml:space="preserve">“Se queda generalmente en las oficinas de calidad, analizan ellos a través del equipo de calidad, de pronto la información se queda en lo más interno del equipo de </w:t>
      </w:r>
      <w:r w:rsidR="00465CE9" w:rsidRPr="008D23C7">
        <w:t>calidad,</w:t>
      </w:r>
      <w:r w:rsidRPr="008D23C7">
        <w:t xml:space="preserve"> pero no llega hasta el directivo. Todavía no impacta en una toma de decisiones del más alto nivel.”</w:t>
      </w:r>
    </w:p>
    <w:p w14:paraId="5A459C4D" w14:textId="1BA540BE" w:rsidR="006746CC" w:rsidRPr="008D23C7" w:rsidRDefault="00BE774A" w:rsidP="008D23C7">
      <w:pPr>
        <w:pStyle w:val="Texto"/>
      </w:pPr>
      <w:r w:rsidRPr="00BA156B">
        <w:t>Todos</w:t>
      </w:r>
      <w:r w:rsidR="006746CC" w:rsidRPr="00BA156B">
        <w:t xml:space="preserve"> consideraron que esta herramienta serviría para </w:t>
      </w:r>
      <w:r w:rsidR="001B0B1C" w:rsidRPr="00BA156B">
        <w:t>manejar los reclamos recibidos</w:t>
      </w:r>
      <w:r w:rsidR="00007DC8" w:rsidRPr="00BA156B">
        <w:t>. C</w:t>
      </w:r>
      <w:r w:rsidR="006746CC" w:rsidRPr="00BA156B">
        <w:t>onsideran que</w:t>
      </w:r>
      <w:r w:rsidR="00007DC8" w:rsidRPr="00BA156B">
        <w:t xml:space="preserve"> los reclamos todavía son</w:t>
      </w:r>
      <w:r w:rsidR="006746CC" w:rsidRPr="00BA156B">
        <w:t xml:space="preserve"> visto</w:t>
      </w:r>
      <w:r w:rsidR="00007DC8" w:rsidRPr="00BA156B">
        <w:t>s</w:t>
      </w:r>
      <w:r w:rsidR="006746CC" w:rsidRPr="00BA156B">
        <w:t xml:space="preserve"> por los prestadores de salud como una traba o </w:t>
      </w:r>
      <w:r w:rsidR="00007DC8" w:rsidRPr="00BA156B">
        <w:t>una ofensa al servicio que</w:t>
      </w:r>
      <w:r w:rsidR="006746CC" w:rsidRPr="00BA156B">
        <w:t xml:space="preserve"> están brindando, </w:t>
      </w:r>
      <w:r w:rsidR="00007DC8" w:rsidRPr="00BA156B">
        <w:t>y que se necesita cambiar esta</w:t>
      </w:r>
      <w:r w:rsidR="006746CC" w:rsidRPr="00BA156B">
        <w:t xml:space="preserve"> percepción </w:t>
      </w:r>
      <w:r w:rsidR="003200E4" w:rsidRPr="00BA156B">
        <w:t>hacia</w:t>
      </w:r>
      <w:r w:rsidR="006746CC" w:rsidRPr="00BA156B">
        <w:t xml:space="preserve"> una oportunidad de mejora. Señalaron que los reclamos </w:t>
      </w:r>
      <w:r w:rsidR="003200E4" w:rsidRPr="00BA156B">
        <w:t>son</w:t>
      </w:r>
      <w:r w:rsidR="006746CC" w:rsidRPr="00BA156B">
        <w:t xml:space="preserve"> un beneficio hacia la institución </w:t>
      </w:r>
      <w:r w:rsidR="003200E4" w:rsidRPr="00BA156B">
        <w:t>ya que les permite encontrar</w:t>
      </w:r>
      <w:r w:rsidR="006746CC" w:rsidRPr="00BA156B">
        <w:t xml:space="preserve"> erro</w:t>
      </w:r>
      <w:r w:rsidR="00007DC8" w:rsidRPr="00BA156B">
        <w:t>res y subsanarlos positivamente. Esto</w:t>
      </w:r>
      <w:r w:rsidR="006746CC" w:rsidRPr="00BA156B">
        <w:t xml:space="preserve"> les da la oportunidad de revisar sus estándares y procesos para poder cumplir con las expectativas de los ciudadanos y poder dejarlos satisfechos con el servicio brindado. </w:t>
      </w:r>
    </w:p>
    <w:p w14:paraId="3ED77ED5" w14:textId="715E977C" w:rsidR="00630088" w:rsidRPr="008D23C7" w:rsidRDefault="00007DC8" w:rsidP="008D23C7">
      <w:pPr>
        <w:pStyle w:val="Texto"/>
      </w:pPr>
      <w:r w:rsidRPr="00BA156B">
        <w:lastRenderedPageBreak/>
        <w:t xml:space="preserve">La idea de esta herramienta les pareció atractiva debido a que serviría como un punto de comunicación entre los ciudadanos y las IPRESS. </w:t>
      </w:r>
      <w:r w:rsidR="006746CC" w:rsidRPr="00BA156B">
        <w:t xml:space="preserve">Sobre las características que desean que tenga la herramienta mencionaron que esta herramienta debe ser planteada </w:t>
      </w:r>
      <w:r w:rsidRPr="00BA156B">
        <w:t>en</w:t>
      </w:r>
      <w:r w:rsidR="006746CC" w:rsidRPr="00BA156B">
        <w:t xml:space="preserve"> idiomas nativos y </w:t>
      </w:r>
      <w:r w:rsidRPr="00BA156B">
        <w:t xml:space="preserve">debe contar </w:t>
      </w:r>
      <w:r w:rsidR="006746CC" w:rsidRPr="00BA156B">
        <w:t xml:space="preserve">con muchos gráficos e íconos para que sea fácilmente entendible por personas no letradas. Les parece importante que </w:t>
      </w:r>
      <w:r w:rsidRPr="00BA156B">
        <w:t>una vez que los reclamo</w:t>
      </w:r>
      <w:r w:rsidR="005B7537" w:rsidRPr="00BA156B">
        <w:t>s</w:t>
      </w:r>
      <w:r w:rsidRPr="00BA156B">
        <w:t xml:space="preserve"> hayan sido ingresados al </w:t>
      </w:r>
      <w:del w:id="261" w:author="Regina Casanova" w:date="2018-06-18T17:53:00Z">
        <w:r w:rsidRPr="00BA156B" w:rsidDel="00E94926">
          <w:delText>sistema</w:delText>
        </w:r>
      </w:del>
      <w:ins w:id="262" w:author="Regina Casanova" w:date="2018-06-18T17:53:00Z">
        <w:r w:rsidR="00E94926">
          <w:t>software</w:t>
        </w:r>
      </w:ins>
      <w:r w:rsidRPr="00BA156B">
        <w:t xml:space="preserve">, </w:t>
      </w:r>
      <w:r w:rsidR="006746CC" w:rsidRPr="00BA156B">
        <w:t xml:space="preserve">los </w:t>
      </w:r>
      <w:r w:rsidR="00465CE9" w:rsidRPr="00BA156B">
        <w:t>ciudadanos reciban</w:t>
      </w:r>
      <w:r w:rsidR="006746CC" w:rsidRPr="00BA156B">
        <w:t xml:space="preserve"> una confirmación, y que también reciban el plazo máximo que </w:t>
      </w:r>
      <w:r w:rsidRPr="00BA156B">
        <w:t xml:space="preserve">este </w:t>
      </w:r>
      <w:r w:rsidR="006746CC" w:rsidRPr="00BA156B">
        <w:t xml:space="preserve">demorará en ser resuelto. Ellos consideran que este </w:t>
      </w:r>
      <w:del w:id="263" w:author="Regina Casanova" w:date="2018-06-18T17:53:00Z">
        <w:r w:rsidR="006746CC" w:rsidRPr="00BA156B" w:rsidDel="00E94926">
          <w:delText xml:space="preserve">sistema </w:delText>
        </w:r>
      </w:del>
      <w:ins w:id="264" w:author="Regina Casanova" w:date="2018-06-18T17:53:00Z">
        <w:r w:rsidR="00E94926">
          <w:t>software</w:t>
        </w:r>
      </w:ins>
      <w:ins w:id="265" w:author="Regina Casanova" w:date="2018-06-18T17:33:00Z">
        <w:r w:rsidR="00A63767">
          <w:t xml:space="preserve"> </w:t>
        </w:r>
      </w:ins>
      <w:r w:rsidR="006746CC" w:rsidRPr="00BA156B">
        <w:t xml:space="preserve">debe mostrar </w:t>
      </w:r>
      <w:r w:rsidRPr="00BA156B">
        <w:t>reportes consolidados que sean</w:t>
      </w:r>
      <w:r w:rsidR="006746CC" w:rsidRPr="00BA156B">
        <w:t xml:space="preserve"> entendibles </w:t>
      </w:r>
      <w:r w:rsidRPr="00BA156B">
        <w:t xml:space="preserve">rápidamente </w:t>
      </w:r>
      <w:r w:rsidR="006746CC" w:rsidRPr="00BA156B">
        <w:t xml:space="preserve">y que </w:t>
      </w:r>
      <w:r w:rsidRPr="00BA156B">
        <w:t>permitan hacer filtros que funcionen para todas las IPRESS.</w:t>
      </w:r>
      <w:r w:rsidR="006746CC" w:rsidRPr="00BA156B">
        <w:t xml:space="preserve"> </w:t>
      </w:r>
    </w:p>
    <w:p w14:paraId="1089B81F" w14:textId="56BEC2A9" w:rsidR="006746CC" w:rsidRPr="008D23C7" w:rsidRDefault="00630088" w:rsidP="008D23C7">
      <w:pPr>
        <w:pStyle w:val="Cita"/>
      </w:pPr>
      <w:r w:rsidRPr="008D23C7">
        <w:t xml:space="preserve">“Pero la relevancia para </w:t>
      </w:r>
      <w:r w:rsidR="000D4362" w:rsidRPr="008D23C7">
        <w:t>mí</w:t>
      </w:r>
      <w:r w:rsidRPr="008D23C7">
        <w:t xml:space="preserve"> está en la atención de estos reclamos, </w:t>
      </w:r>
      <w:r w:rsidR="00EC7152" w:rsidRPr="008D23C7">
        <w:t>¿</w:t>
      </w:r>
      <w:r w:rsidRPr="008D23C7">
        <w:t>c</w:t>
      </w:r>
      <w:r w:rsidR="000D4362" w:rsidRPr="008D23C7">
        <w:t>ó</w:t>
      </w:r>
      <w:r w:rsidRPr="008D23C7">
        <w:t xml:space="preserve">mo atiendo, lo atiendo de forma oportuna? </w:t>
      </w:r>
      <w:r w:rsidR="00EC7152" w:rsidRPr="008D23C7">
        <w:t xml:space="preserve">Si </w:t>
      </w:r>
      <w:r w:rsidRPr="008D23C7">
        <w:t xml:space="preserve">lo atiendo de forma oportuna y con calidad además que satisfaga al usuario, entonces yo creo que esa parte es la parte sustancial, yo puedo poner muchos canales, muchos canales de </w:t>
      </w:r>
      <w:r w:rsidR="00465CE9" w:rsidRPr="008D23C7">
        <w:t>reclamos,</w:t>
      </w:r>
      <w:r w:rsidRPr="008D23C7">
        <w:t xml:space="preserve"> pero</w:t>
      </w:r>
      <w:r w:rsidR="00EC7152" w:rsidRPr="008D23C7">
        <w:t>,</w:t>
      </w:r>
      <w:r w:rsidRPr="008D23C7">
        <w:t xml:space="preserve"> </w:t>
      </w:r>
      <w:r w:rsidR="001F6250" w:rsidRPr="008D23C7">
        <w:t>¿</w:t>
      </w:r>
      <w:r w:rsidRPr="008D23C7">
        <w:t>qu</w:t>
      </w:r>
      <w:r w:rsidR="001F6250" w:rsidRPr="008D23C7">
        <w:t>é</w:t>
      </w:r>
      <w:r w:rsidRPr="008D23C7">
        <w:t xml:space="preserve"> pasaría si yo tengo un excelente </w:t>
      </w:r>
      <w:r w:rsidR="00465CE9" w:rsidRPr="008D23C7">
        <w:t>canal,</w:t>
      </w:r>
      <w:r w:rsidRPr="008D23C7">
        <w:t xml:space="preserve"> pero no tengo una capacidad resolutiva para estos reclamos</w:t>
      </w:r>
      <w:r w:rsidR="001F6250" w:rsidRPr="008D23C7">
        <w:t>? S</w:t>
      </w:r>
      <w:r w:rsidRPr="008D23C7">
        <w:t>ería incongruente, entonces para mí es muy importante la resolución, o sea la solución de los reclamos.”</w:t>
      </w:r>
    </w:p>
    <w:p w14:paraId="77C6EE91" w14:textId="742E5250" w:rsidR="00630088" w:rsidRPr="008D23C7" w:rsidRDefault="006746CC" w:rsidP="008D23C7">
      <w:pPr>
        <w:pStyle w:val="Texto"/>
      </w:pPr>
      <w:r w:rsidRPr="00BA156B">
        <w:t xml:space="preserve">También les parece importante que esta herramienta tenga un componente educativo </w:t>
      </w:r>
      <w:r w:rsidR="00007DC8" w:rsidRPr="00BA156B">
        <w:t>que ayude a difundir</w:t>
      </w:r>
      <w:r w:rsidRPr="00BA156B">
        <w:t xml:space="preserve"> la cultura de derechos del ciudadano para </w:t>
      </w:r>
      <w:r w:rsidR="00007DC8" w:rsidRPr="00BA156B">
        <w:t>reclamar</w:t>
      </w:r>
      <w:r w:rsidRPr="00BA156B">
        <w:t xml:space="preserve"> con</w:t>
      </w:r>
      <w:r w:rsidR="002E1E27" w:rsidRPr="00BA156B">
        <w:t xml:space="preserve"> el fin de empoder</w:t>
      </w:r>
      <w:r w:rsidRPr="00BA156B">
        <w:t xml:space="preserve">arlos. Les gustaría que tuviera estadísticas, donde puedan ver reportes consolidados de los reclamos vigentes </w:t>
      </w:r>
      <w:r w:rsidR="00007DC8" w:rsidRPr="00BA156B">
        <w:t>junto con los</w:t>
      </w:r>
      <w:r w:rsidRPr="00BA156B">
        <w:t xml:space="preserve"> ya solucionados con </w:t>
      </w:r>
      <w:r w:rsidR="00007DC8" w:rsidRPr="00BA156B">
        <w:lastRenderedPageBreak/>
        <w:t>sus</w:t>
      </w:r>
      <w:r w:rsidRPr="00BA156B">
        <w:t xml:space="preserve"> pasos </w:t>
      </w:r>
      <w:r w:rsidR="00007DC8" w:rsidRPr="00BA156B">
        <w:t>seguidos para</w:t>
      </w:r>
      <w:r w:rsidRPr="00BA156B">
        <w:t xml:space="preserve"> darles solución</w:t>
      </w:r>
      <w:r w:rsidR="00007DC8" w:rsidRPr="00BA156B">
        <w:t>. Ellos consideran que estos reportes servirían para dinamizar la toma de decisiones de parte de las IPRESS y servirían para crear diferentes rankings en calidad de atención. Que los usuarios puedan ver los pasos seguidos es importante para ellos ya que lo ven como</w:t>
      </w:r>
      <w:r w:rsidRPr="00BA156B">
        <w: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t>
      </w:r>
    </w:p>
    <w:p w14:paraId="25BB2258" w14:textId="77777777" w:rsidR="00630088" w:rsidRPr="008D23C7" w:rsidRDefault="00630088" w:rsidP="008D23C7">
      <w:pPr>
        <w:pStyle w:val="Cita"/>
      </w:pPr>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p>
    <w:p w14:paraId="7469AB9D" w14:textId="2AB7A59E" w:rsidR="006746CC" w:rsidRPr="008D23C7" w:rsidRDefault="0066763B" w:rsidP="008D23C7">
      <w:pPr>
        <w:pStyle w:val="Cita"/>
      </w:pPr>
      <w:r w:rsidRPr="008D23C7">
        <w:t xml:space="preserve">“La información debe ser tratada de la forma más objetiva y segundo de que definitivamente se debería de tener un back-up, algo donde esta información quede plasmada, </w:t>
      </w:r>
      <w:r w:rsidR="00006207" w:rsidRPr="008D23C7">
        <w:t>¿</w:t>
      </w:r>
      <w:r w:rsidR="00B8307F" w:rsidRPr="008D23C7">
        <w:t xml:space="preserve">cuál </w:t>
      </w:r>
      <w:r w:rsidRPr="008D23C7">
        <w:t>fue el motivo por el cual se produjo el reclamo</w:t>
      </w:r>
      <w:r w:rsidR="00FB1082" w:rsidRPr="008D23C7">
        <w:t>?</w:t>
      </w:r>
      <w:r w:rsidRPr="008D23C7">
        <w:t>,</w:t>
      </w:r>
      <w:r w:rsidR="00FB1082" w:rsidRPr="008D23C7">
        <w:t>¿</w:t>
      </w:r>
      <w:r w:rsidRPr="008D23C7">
        <w:t xml:space="preserve"> </w:t>
      </w:r>
      <w:r w:rsidR="00B8307F" w:rsidRPr="008D23C7">
        <w:t xml:space="preserve">cuál </w:t>
      </w:r>
      <w:r w:rsidRPr="008D23C7">
        <w:t>fueron las acciones que</w:t>
      </w:r>
      <w:r w:rsidR="002B5A61">
        <w:t xml:space="preserve"> se tomaron, si el usuario quedó</w:t>
      </w:r>
      <w:r w:rsidRPr="008D23C7">
        <w:t xml:space="preserve"> conforme posterior a la atención</w:t>
      </w:r>
      <w:r w:rsidR="00FB1082" w:rsidRPr="008D23C7">
        <w:t>?</w:t>
      </w:r>
      <w:r w:rsidRPr="008D23C7">
        <w:t xml:space="preserve">, </w:t>
      </w:r>
      <w:r w:rsidR="00FB1082" w:rsidRPr="008D23C7">
        <w:t>¿</w:t>
      </w:r>
      <w:r w:rsidRPr="008D23C7">
        <w:t>cu</w:t>
      </w:r>
      <w:r w:rsidR="00B8307F" w:rsidRPr="008D23C7">
        <w:t>á</w:t>
      </w:r>
      <w:r w:rsidRPr="008D23C7">
        <w:t>ndo sucedieron los hecho</w:t>
      </w:r>
      <w:r w:rsidR="00FB1082" w:rsidRPr="008D23C7">
        <w:t>?</w:t>
      </w:r>
      <w:r w:rsidRPr="008D23C7">
        <w:t xml:space="preserve">, </w:t>
      </w:r>
      <w:r w:rsidR="00006207" w:rsidRPr="008D23C7">
        <w:t>E</w:t>
      </w:r>
      <w:r w:rsidRPr="008D23C7">
        <w:t>ntonces considero que esta información debe ser valiosa, debe ser guardada pero también debe ser retroalimentada, cada cierto tiempo y probablemente debería haber un medio en que todos los usuarios internos podamos conocer esa información</w:t>
      </w:r>
      <w:r w:rsidR="00006207" w:rsidRPr="008D23C7">
        <w:t>.</w:t>
      </w:r>
      <w:r w:rsidRPr="008D23C7">
        <w:t xml:space="preserve"> </w:t>
      </w:r>
      <w:r w:rsidR="00006207" w:rsidRPr="008D23C7">
        <w:t>E</w:t>
      </w:r>
      <w:r w:rsidRPr="008D23C7">
        <w:t>ntonces es una retroalimentación”</w:t>
      </w:r>
    </w:p>
    <w:p w14:paraId="60DAD815" w14:textId="40485CF8" w:rsidR="006746CC" w:rsidRPr="008D23C7" w:rsidRDefault="00007DC8" w:rsidP="008D23C7">
      <w:pPr>
        <w:pStyle w:val="Texto"/>
      </w:pPr>
      <w:r w:rsidRPr="00BA156B">
        <w:lastRenderedPageBreak/>
        <w:t>En estos reportes esperan</w:t>
      </w:r>
      <w:r w:rsidR="006746CC" w:rsidRPr="00BA156B">
        <w:t xml:space="preserve"> ver la totalidad de los reclamos, el motivo de ellos, su clasificación y a quienes han sido </w:t>
      </w:r>
      <w:r w:rsidRPr="00BA156B">
        <w:t>encargados</w:t>
      </w:r>
      <w:r w:rsidR="006746CC" w:rsidRPr="00BA156B">
        <w:t xml:space="preserve">, incluyendo el tiempo </w:t>
      </w:r>
      <w:r w:rsidRPr="00BA156B">
        <w:t xml:space="preserve">máximo </w:t>
      </w:r>
      <w:r w:rsidR="006746CC" w:rsidRPr="00BA156B">
        <w:t>de respuesta, todo esto va a servir para hacerle seguimiento al reclamo y de ello poder sacar estadísticas, indicadores y tendencias.</w:t>
      </w:r>
      <w:r w:rsidRPr="00BA156B">
        <w:t xml:space="preserve"> D</w:t>
      </w:r>
      <w:r w:rsidR="006746CC" w:rsidRPr="00BA156B">
        <w:t>ijeron que también sería bueno no solo ver la parte negativa sino ver también la parte positiva, recibiendo felicitaciones o recomendaciones de p</w:t>
      </w:r>
      <w:r w:rsidR="00630088" w:rsidRPr="00BA156B">
        <w:t>arte de ciudadanos. Finalmente</w:t>
      </w:r>
      <w:r w:rsidR="006746CC" w:rsidRPr="00BA156B">
        <w:t>, todos señalaron que compartirían la herramienta en el caso esta fuera implementada.</w:t>
      </w:r>
    </w:p>
    <w:p w14:paraId="46A074B2" w14:textId="77777777" w:rsidR="00BE774A" w:rsidRPr="00BA156B" w:rsidRDefault="006746CC" w:rsidP="008D23C7">
      <w:pPr>
        <w:pStyle w:val="Texto"/>
      </w:pPr>
      <w:r w:rsidRPr="00BA156B">
        <w:t>Detallaron varios impedimentos para resolver los reclamos como una mala gestión de recursos económicos y que pareciera que las IPRESS no desean encontrar la</w:t>
      </w:r>
      <w:r w:rsidR="00630088" w:rsidRPr="00BA156B">
        <w:t>s causas de los reclamos para</w:t>
      </w:r>
      <w:r w:rsidRPr="00BA156B">
        <w:t xml:space="preserve"> solucionarlos, incluso </w:t>
      </w:r>
      <w:r w:rsidR="00630088" w:rsidRPr="00BA156B">
        <w:t>tienen la percepción de</w:t>
      </w:r>
      <w:r w:rsidRPr="00BA156B">
        <w:t xml:space="preserve"> que están protegiendo al médico y a la institución que a los propios pacientes. </w:t>
      </w:r>
    </w:p>
    <w:p w14:paraId="4C60A423" w14:textId="33237242" w:rsidR="006746CC" w:rsidRPr="008D23C7" w:rsidRDefault="00BE774A" w:rsidP="008D23C7">
      <w:pPr>
        <w:pStyle w:val="Cita"/>
      </w:pPr>
      <w:r w:rsidRPr="008D23C7">
        <w:t>“Es un síntoma de que algo está mal, pero quieren evitarlo, no quieren verlo mucho menos encontrar las causas.”</w:t>
      </w:r>
    </w:p>
    <w:p w14:paraId="3285B971" w14:textId="4A491523" w:rsidR="00BE774A" w:rsidRPr="00BA156B" w:rsidRDefault="00BE774A" w:rsidP="008D23C7">
      <w:pPr>
        <w:pStyle w:val="Texto"/>
      </w:pPr>
      <w:r w:rsidRPr="00BA156B">
        <w:t>Adicionalmente, el personal de SUSALUD</w:t>
      </w:r>
      <w:r w:rsidR="006746CC" w:rsidRPr="00BA156B">
        <w:t xml:space="preserve"> </w:t>
      </w:r>
      <w:r w:rsidR="00630088" w:rsidRPr="00BA156B">
        <w:t>considero</w:t>
      </w:r>
      <w:r w:rsidR="006746CC" w:rsidRPr="00BA156B">
        <w:t xml:space="preserve"> necesario enfatizar en los siguientes </w:t>
      </w:r>
      <w:r w:rsidR="00465CE9" w:rsidRPr="00BA156B">
        <w:t>temas,</w:t>
      </w:r>
      <w:r w:rsidR="003E4E3C" w:rsidRPr="00BA156B">
        <w:t xml:space="preserve"> </w:t>
      </w:r>
      <w:r w:rsidR="00630088" w:rsidRPr="00BA156B">
        <w:t>aunque</w:t>
      </w:r>
      <w:r w:rsidR="003E4E3C" w:rsidRPr="00BA156B">
        <w:t xml:space="preserve"> no fueron </w:t>
      </w:r>
      <w:r w:rsidR="00630088" w:rsidRPr="00BA156B">
        <w:t>preguntados</w:t>
      </w:r>
      <w:r w:rsidR="006746CC" w:rsidRPr="00BA156B">
        <w:t xml:space="preserve"> directamente por el investigador. Ellos consideran </w:t>
      </w:r>
      <w:r w:rsidR="0071104C" w:rsidRPr="00BA156B">
        <w:t>que</w:t>
      </w:r>
      <w:r w:rsidR="006746CC" w:rsidRPr="00BA156B">
        <w:t xml:space="preserve"> para que la herramienta informática funcione, se necesita mucha difusión</w:t>
      </w:r>
      <w:r w:rsidR="00630088" w:rsidRPr="00BA156B">
        <w:t xml:space="preserve"> de ella y trabajo permanente de</w:t>
      </w:r>
      <w:r w:rsidR="006746CC" w:rsidRPr="00BA156B">
        <w:t xml:space="preserve"> capacitación, todo esto </w:t>
      </w:r>
      <w:r w:rsidR="00630088" w:rsidRPr="00BA156B">
        <w:t xml:space="preserve">en </w:t>
      </w:r>
      <w:r w:rsidR="0071104C" w:rsidRPr="00BA156B">
        <w:t>búsqueda</w:t>
      </w:r>
      <w:r w:rsidR="00630088" w:rsidRPr="00BA156B">
        <w:t xml:space="preserve"> de</w:t>
      </w:r>
      <w:r w:rsidR="006746CC" w:rsidRPr="00BA156B">
        <w:t xml:space="preserve"> desmitificar el reclamo para quitarle la connotación negativa que tiene actualmente. </w:t>
      </w:r>
      <w:r w:rsidR="00630088" w:rsidRPr="00BA156B">
        <w:t xml:space="preserve">Consideran </w:t>
      </w:r>
      <w:r w:rsidR="00A97E67" w:rsidRPr="00BA156B">
        <w:t>que</w:t>
      </w:r>
      <w:r w:rsidR="00630088" w:rsidRPr="00BA156B">
        <w:t xml:space="preserve"> para que este </w:t>
      </w:r>
      <w:del w:id="266" w:author="Regina Casanova" w:date="2018-06-18T17:53:00Z">
        <w:r w:rsidR="00630088" w:rsidRPr="00BA156B" w:rsidDel="00E94926">
          <w:delText xml:space="preserve">sistema </w:delText>
        </w:r>
      </w:del>
      <w:ins w:id="267" w:author="Regina Casanova" w:date="2018-06-18T17:53:00Z">
        <w:r w:rsidR="00E94926">
          <w:t>software</w:t>
        </w:r>
      </w:ins>
      <w:ins w:id="268" w:author="Regina Casanova" w:date="2018-06-18T17:33:00Z">
        <w:r w:rsidR="00A63767">
          <w:t xml:space="preserve"> </w:t>
        </w:r>
      </w:ins>
      <w:r w:rsidR="00630088" w:rsidRPr="00BA156B">
        <w:t>sea utilizado es importante que los gestores de IPRESS vean la necesidad de mejorar.</w:t>
      </w:r>
      <w:r w:rsidR="006746CC" w:rsidRPr="00BA156B">
        <w:t xml:space="preserve"> Opinaron que con este </w:t>
      </w:r>
      <w:del w:id="269" w:author="Regina Casanova" w:date="2018-06-18T17:53:00Z">
        <w:r w:rsidR="006746CC" w:rsidRPr="00BA156B" w:rsidDel="00E94926">
          <w:delText xml:space="preserve">sistema </w:delText>
        </w:r>
      </w:del>
      <w:ins w:id="270" w:author="Regina Casanova" w:date="2018-06-18T17:53:00Z">
        <w:r w:rsidR="00E94926">
          <w:t>software</w:t>
        </w:r>
      </w:ins>
      <w:ins w:id="271" w:author="Regina Casanova" w:date="2018-06-18T17:33:00Z">
        <w:r w:rsidR="00A63767">
          <w:t xml:space="preserve"> </w:t>
        </w:r>
      </w:ins>
      <w:r w:rsidR="006746CC" w:rsidRPr="00BA156B">
        <w:t xml:space="preserve">se podría conocer los niveles de calidad brindados por las IPRESS, aunque fueron claros al decir que </w:t>
      </w:r>
      <w:r w:rsidR="00630088" w:rsidRPr="00BA156B">
        <w:t>pocos reclamos en una IPRESS</w:t>
      </w:r>
      <w:r w:rsidR="002E1E27" w:rsidRPr="00BA156B">
        <w:t xml:space="preserve"> </w:t>
      </w:r>
      <w:r w:rsidR="00630088" w:rsidRPr="00BA156B">
        <w:t>no implica altos niveles de calidad.</w:t>
      </w:r>
      <w:r w:rsidR="006746CC" w:rsidRPr="00BA156B">
        <w:t xml:space="preserve"> Resaltaron que tener un formato en papel es aún necesario para </w:t>
      </w:r>
      <w:r w:rsidR="006746CC" w:rsidRPr="00BA156B">
        <w:lastRenderedPageBreak/>
        <w:t>poblaciones lejanas con poca conectivida</w:t>
      </w:r>
      <w:r w:rsidR="00630088" w:rsidRPr="00BA156B">
        <w:t xml:space="preserve">d o con poco uso de tecnología y que </w:t>
      </w:r>
      <w:r w:rsidR="006746CC" w:rsidRPr="00BA156B">
        <w:t xml:space="preserve">debe realizarse un manual sobre cómo utilizar el </w:t>
      </w:r>
      <w:del w:id="272" w:author="Regina Casanova" w:date="2018-06-18T17:53:00Z">
        <w:r w:rsidR="006746CC" w:rsidRPr="00BA156B" w:rsidDel="00E94926">
          <w:delText xml:space="preserve">sistema </w:delText>
        </w:r>
      </w:del>
      <w:ins w:id="273" w:author="Regina Casanova" w:date="2018-06-18T17:53:00Z">
        <w:r w:rsidR="00E94926">
          <w:t>software</w:t>
        </w:r>
      </w:ins>
      <w:ins w:id="274" w:author="Regina Casanova" w:date="2018-06-18T17:33:00Z">
        <w:r w:rsidR="00A63767">
          <w:t xml:space="preserve"> </w:t>
        </w:r>
      </w:ins>
      <w:r w:rsidR="006746CC" w:rsidRPr="00BA156B">
        <w:t xml:space="preserve">planteado. </w:t>
      </w:r>
    </w:p>
    <w:p w14:paraId="4F27FF03" w14:textId="6148DB1A" w:rsidR="006746CC" w:rsidRPr="008D23C7" w:rsidRDefault="00BE774A" w:rsidP="008D23C7">
      <w:pPr>
        <w:pStyle w:val="Cita"/>
      </w:pPr>
      <w:r w:rsidRPr="008D23C7">
        <w:t xml:space="preserve">“…considerando que la cultura de aseguramiento en el Perú es </w:t>
      </w:r>
      <w:r w:rsidR="00465CE9" w:rsidRPr="008D23C7">
        <w:t>baja,</w:t>
      </w:r>
      <w:r w:rsidRPr="008D23C7">
        <w:t xml:space="preserve"> pero la cultura de reclamos también, entonces digamos no necesariamente una IPRESS que no tenga reclamos es una IPRESS que te atienda bien. Es simplemente una IPRESS donde la gente no se queja, entonces si una IPRESS tiene muchos reclamos si </w:t>
      </w:r>
      <w:r w:rsidR="00465CE9" w:rsidRPr="008D23C7">
        <w:t>tú</w:t>
      </w:r>
      <w:r w:rsidRPr="008D23C7">
        <w:t xml:space="preserve"> puedes decir que es mala, pero si una IPRESS no tiene reclamos no puedes decir que sea buena.”</w:t>
      </w:r>
    </w:p>
    <w:p w14:paraId="4C6F038F" w14:textId="77777777" w:rsidR="00CF177C" w:rsidRPr="008D23C7" w:rsidRDefault="003E4E3C" w:rsidP="008D23C7">
      <w:pPr>
        <w:pStyle w:val="Ttulo3"/>
      </w:pPr>
      <w:bookmarkStart w:id="275" w:name="_Toc511166309"/>
      <w:r w:rsidRPr="008D23C7">
        <w:t>Gestores</w:t>
      </w:r>
      <w:r w:rsidR="006746CC" w:rsidRPr="008D23C7">
        <w:t xml:space="preserve"> de IPRESS</w:t>
      </w:r>
      <w:bookmarkEnd w:id="275"/>
    </w:p>
    <w:p w14:paraId="59E86D40" w14:textId="2DD5873E" w:rsidR="000C417A" w:rsidRPr="00BA156B" w:rsidRDefault="00FC4E53" w:rsidP="008D23C7">
      <w:pPr>
        <w:pStyle w:val="Texto"/>
      </w:pPr>
      <w:r w:rsidRPr="00BA156B">
        <w: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t>
      </w:r>
      <w:r w:rsidR="000E7E6C" w:rsidRPr="00BA156B">
        <w:t xml:space="preserve">los </w:t>
      </w:r>
      <w:r w:rsidRPr="00BA156B">
        <w:t xml:space="preserve">ven como un reto. Los gestores consideran que actualmente los reclamos son vistos </w:t>
      </w:r>
      <w:r w:rsidR="000E7E6C" w:rsidRPr="00BA156B">
        <w:t>de forma negativa</w:t>
      </w:r>
      <w:r w:rsidRPr="00BA156B">
        <w:t xml:space="preserve">, ya que </w:t>
      </w:r>
      <w:r w:rsidR="000E7E6C" w:rsidRPr="00BA156B">
        <w:t xml:space="preserve">para </w:t>
      </w:r>
      <w:r w:rsidRPr="00BA156B">
        <w:t xml:space="preserve">los prestadores de salud </w:t>
      </w:r>
      <w:r w:rsidR="000E7E6C" w:rsidRPr="00BA156B">
        <w:t>son</w:t>
      </w:r>
      <w:r w:rsidRPr="00BA156B">
        <w:t xml:space="preserve"> una int</w:t>
      </w:r>
      <w:r w:rsidR="000E7E6C" w:rsidRPr="00BA156B">
        <w:t>erferencia en la atención y no</w:t>
      </w:r>
      <w:r w:rsidRPr="00BA156B">
        <w:t xml:space="preserve"> una oportunidad de mejora </w:t>
      </w:r>
      <w:r w:rsidR="000E7E6C" w:rsidRPr="00BA156B">
        <w:t>es por esto que prefieren esconderlos.</w:t>
      </w:r>
      <w:r w:rsidRPr="00BA156B">
        <w:t xml:space="preserve"> </w:t>
      </w:r>
      <w:r w:rsidR="000E7E6C" w:rsidRPr="00BA156B">
        <w:t>Sobre las formas que reciben los reclamos comentaron que tienen</w:t>
      </w:r>
      <w:r w:rsidRPr="00BA156B">
        <w:t xml:space="preserve"> </w:t>
      </w:r>
      <w:r w:rsidR="00BA156B" w:rsidRPr="00BA156B">
        <w:t>la</w:t>
      </w:r>
      <w:r w:rsidRPr="00BA156B">
        <w:t xml:space="preserve"> Pla</w:t>
      </w:r>
      <w:r w:rsidR="000E7E6C" w:rsidRPr="00BA156B">
        <w:t>taforma de Atención al Usuario,</w:t>
      </w:r>
      <w:r w:rsidRPr="00BA156B">
        <w:t xml:space="preserve"> el </w:t>
      </w:r>
      <w:r w:rsidR="00465CE9" w:rsidRPr="00160297">
        <w:t>Tótem</w:t>
      </w:r>
      <w:r w:rsidRPr="00BA156B">
        <w:t xml:space="preserve"> </w:t>
      </w:r>
      <w:r w:rsidR="000E7E6C" w:rsidRPr="00BA156B">
        <w:t>de SUSALUD y</w:t>
      </w:r>
      <w:r w:rsidRPr="00BA156B">
        <w:t xml:space="preserve"> e</w:t>
      </w:r>
      <w:r w:rsidR="000E7E6C" w:rsidRPr="00BA156B">
        <w:t>l Libro de Reclamaciones.</w:t>
      </w:r>
    </w:p>
    <w:p w14:paraId="44B40418" w14:textId="77777777" w:rsidR="00FC4E53" w:rsidRPr="008D23C7" w:rsidRDefault="00341389" w:rsidP="008D23C7">
      <w:pPr>
        <w:pStyle w:val="Cita"/>
      </w:pPr>
      <w:r w:rsidRPr="008D23C7">
        <w:t>“No,</w:t>
      </w:r>
      <w:r w:rsidR="000C417A" w:rsidRPr="008D23C7">
        <w:t xml:space="preserve"> la queja es un reto para poder nosotros mejorar porque si yo no recibo quejas yo puedo decir 'o todo </w:t>
      </w:r>
      <w:r w:rsidRPr="008D23C7">
        <w:t>está</w:t>
      </w:r>
      <w:r w:rsidR="000C417A" w:rsidRPr="008D23C7">
        <w:t xml:space="preserve"> bien o realmente la gente es indiferente' y yo creo que la gente se queje para poder hacer las cosas mejores cada vez.</w:t>
      </w:r>
      <w:r w:rsidRPr="008D23C7">
        <w:t xml:space="preserve"> Sí</w:t>
      </w:r>
      <w:r w:rsidR="000C417A" w:rsidRPr="008D23C7">
        <w:t xml:space="preserve">, a </w:t>
      </w:r>
      <w:r w:rsidRPr="008D23C7">
        <w:t>mí</w:t>
      </w:r>
      <w:r w:rsidR="000C417A" w:rsidRPr="008D23C7">
        <w:t xml:space="preserve"> no </w:t>
      </w:r>
      <w:r w:rsidR="000C417A" w:rsidRPr="008D23C7">
        <w:lastRenderedPageBreak/>
        <w:t xml:space="preserve">me fastidian las quejas, yo les agradezco cuando se quejan, 'muchas gracias' les digo porque realmente </w:t>
      </w:r>
      <w:r w:rsidR="00B8443C" w:rsidRPr="008D23C7">
        <w:t>sí</w:t>
      </w:r>
      <w:r w:rsidR="000C417A" w:rsidRPr="008D23C7">
        <w:t xml:space="preserve">, porque eso me va a permitir tener, poder ingeniarme otra cosa para poder ver que eso se haga de la mejor manera, yo creo que siempre van a haber quejas porque siempre el ser humano va a lograr buscar lo mejor </w:t>
      </w:r>
      <w:r w:rsidRPr="008D23C7">
        <w:t>¿</w:t>
      </w:r>
      <w:r w:rsidR="000C417A" w:rsidRPr="008D23C7">
        <w:t>no es cierto?</w:t>
      </w:r>
      <w:r w:rsidRPr="008D23C7">
        <w:t>”</w:t>
      </w:r>
    </w:p>
    <w:p w14:paraId="490DF060" w14:textId="10D66DC0" w:rsidR="00FC4E53" w:rsidRPr="00BA156B" w:rsidRDefault="00FC4E53" w:rsidP="008D23C7">
      <w:pPr>
        <w:pStyle w:val="Texto"/>
      </w:pPr>
      <w:r w:rsidRPr="00BA156B">
        <w:t>Sobre el manejo actual que tienen los reclamos dentro de las IPRESS</w:t>
      </w:r>
      <w:r w:rsidR="0054574C" w:rsidRPr="00BA156B">
        <w:t xml:space="preserve"> contaron </w:t>
      </w:r>
      <w:r w:rsidRPr="00BA156B">
        <w:t>que realizan estadísticas de manera man</w:t>
      </w:r>
      <w:r w:rsidR="001E4FB2" w:rsidRPr="00BA156B">
        <w:t>ual para poder generar reportes y con estos reportes hacen algunas reuniones de personal</w:t>
      </w:r>
      <w:r w:rsidRPr="00BA156B">
        <w:t xml:space="preserve"> para poder encontrar cómo mejorar esa área específica a un nivel general. </w:t>
      </w:r>
      <w:r w:rsidR="001E4FB2" w:rsidRPr="00BA156B">
        <w:t>Algunos</w:t>
      </w:r>
      <w:r w:rsidRPr="00BA156B">
        <w:t xml:space="preserve"> contaron que</w:t>
      </w:r>
      <w:r w:rsidR="001E4FB2" w:rsidRPr="00BA156B">
        <w:t xml:space="preserve"> con</w:t>
      </w:r>
      <w:r w:rsidRPr="00BA156B">
        <w:t xml:space="preserve"> el sistema </w:t>
      </w:r>
      <w:r w:rsidR="00465CE9" w:rsidRPr="00160297">
        <w:t>Tótem</w:t>
      </w:r>
      <w:r w:rsidRPr="00BA156B">
        <w:t xml:space="preserve"> </w:t>
      </w:r>
      <w:r w:rsidR="001E4FB2" w:rsidRPr="00BA156B">
        <w:t xml:space="preserve">se </w:t>
      </w:r>
      <w:r w:rsidRPr="00BA156B">
        <w:t>envía</w:t>
      </w:r>
      <w:r w:rsidR="001E4FB2" w:rsidRPr="00BA156B">
        <w:t>n</w:t>
      </w:r>
      <w:r w:rsidRPr="00BA156B">
        <w:t xml:space="preserve"> correos electrónicos a personas designadas con los últimos reclamos presentados para </w:t>
      </w:r>
      <w:r w:rsidR="001E4FB2" w:rsidRPr="00BA156B">
        <w:t>ser derivados adecuadamente para darles solución.</w:t>
      </w:r>
      <w:r w:rsidRPr="00BA156B">
        <w:t xml:space="preserve"> Explicaron cómo es que actualmente la mayoría de reclamos ingresa por las </w:t>
      </w:r>
      <w:r w:rsidR="003E4E3C" w:rsidRPr="00BA156B">
        <w:t>PAUS</w:t>
      </w:r>
      <w:r w:rsidRPr="00BA156B">
        <w:t xml:space="preserve"> y que </w:t>
      </w:r>
      <w:r w:rsidR="001E4FB2" w:rsidRPr="00BA156B">
        <w:t xml:space="preserve">se entabla </w:t>
      </w:r>
      <w:r w:rsidRPr="00BA156B">
        <w:t xml:space="preserve">una comunicación directa entre el ciudadano reclamante y el personal de la PAUS </w:t>
      </w:r>
      <w:r w:rsidR="001E4FB2" w:rsidRPr="00BA156B">
        <w:t>para intentar dar solución al reclamo al instante. Cuando se necesita hacer una investigación se realiza una verificación</w:t>
      </w:r>
      <w:r w:rsidRPr="00BA156B">
        <w:t xml:space="preserve"> para poder </w:t>
      </w:r>
      <w:r w:rsidR="001E4FB2" w:rsidRPr="00BA156B">
        <w:t>saber</w:t>
      </w:r>
      <w:r w:rsidRPr="00BA156B">
        <w:t xml:space="preserve"> si este reclamo necesita acceso a la historia clínica del paciente afectado</w:t>
      </w:r>
      <w:r w:rsidR="001E4FB2" w:rsidRPr="00BA156B">
        <w:t xml:space="preserve"> y hacer las indagaciones correspondientes</w:t>
      </w:r>
      <w:r w:rsidRPr="00BA156B">
        <w:t>. Sugieren que cambiarían cómo se m</w:t>
      </w:r>
      <w:r w:rsidR="001E4FB2" w:rsidRPr="00BA156B">
        <w:t>anejan los reclamos actualmente</w:t>
      </w:r>
      <w:r w:rsidRPr="00BA156B">
        <w:t xml:space="preserve"> </w:t>
      </w:r>
      <w:r w:rsidR="001E4FB2" w:rsidRPr="00BA156B">
        <w:t>mediante reuniones de gestión periódicas</w:t>
      </w:r>
      <w:r w:rsidRPr="00BA156B">
        <w:t xml:space="preserve"> en las que se revisen </w:t>
      </w:r>
      <w:r w:rsidR="001E4FB2" w:rsidRPr="00BA156B">
        <w:t>los</w:t>
      </w:r>
      <w:r w:rsidRPr="00BA156B">
        <w:t xml:space="preserve"> reclamos para poder identificar problemas que presenta la población y que no se resuelv</w:t>
      </w:r>
      <w:r w:rsidR="00012AD5" w:rsidRPr="00BA156B">
        <w:t>a solo de forma personal ante un</w:t>
      </w:r>
      <w:r w:rsidRPr="00BA156B">
        <w:t xml:space="preserve"> reclamante.</w:t>
      </w:r>
    </w:p>
    <w:p w14:paraId="36CB5CAE" w14:textId="77777777" w:rsidR="00FC4E53" w:rsidRPr="008D23C7" w:rsidRDefault="000C417A" w:rsidP="008D23C7">
      <w:pPr>
        <w:pStyle w:val="Cita"/>
      </w:pPr>
      <w:r w:rsidRPr="008D23C7">
        <w:t xml:space="preserve">“He viajado a provincias para dictar unos cursos de postgrado y los alumnos me decían lo mismo 'Dr. las autoridades no nos </w:t>
      </w:r>
      <w:r w:rsidRPr="008D23C7">
        <w:lastRenderedPageBreak/>
        <w:t>visitan, nadie sabe lo que pasa en nuestra posta' y entonces si no sabemos cómo está la situación de la estructura de los procesos, mucho menos vamos a saber cómo le afecta al paciente, entonces hay un gran reto con lo que Ud. me dice.”</w:t>
      </w:r>
    </w:p>
    <w:p w14:paraId="32AF55D4" w14:textId="2C318A2B" w:rsidR="00FC4E53" w:rsidRPr="00BA156B" w:rsidRDefault="00FC4E53" w:rsidP="008D23C7">
      <w:pPr>
        <w:pStyle w:val="Texto"/>
      </w:pPr>
      <w:r w:rsidRPr="00BA156B">
        <w:t xml:space="preserve">Igualmente mencionaron que para solucionar los reclamos existen muchos impedimentos como </w:t>
      </w:r>
      <w:r w:rsidR="00DE453E" w:rsidRPr="00BA156B">
        <w:t>la falta de comunicación con</w:t>
      </w:r>
      <w:r w:rsidRPr="00BA156B">
        <w:t xml:space="preserve"> SUSALUD </w:t>
      </w:r>
      <w:r w:rsidR="00DE453E" w:rsidRPr="00BA156B">
        <w:t>sobre</w:t>
      </w:r>
      <w:r w:rsidRPr="00BA156B">
        <w:t xml:space="preserve"> los reclamos presentados </w:t>
      </w:r>
      <w:r w:rsidR="00DE453E" w:rsidRPr="00BA156B">
        <w:t>mediante</w:t>
      </w:r>
      <w:r w:rsidRPr="00BA156B">
        <w:t xml:space="preserve"> el </w:t>
      </w:r>
      <w:r w:rsidR="00465CE9" w:rsidRPr="00160297">
        <w:t>Tótem</w:t>
      </w:r>
      <w:r w:rsidRPr="00BA156B">
        <w:t xml:space="preserve">, identificaron que es necesario </w:t>
      </w:r>
      <w:r w:rsidR="00DE453E" w:rsidRPr="00BA156B">
        <w:t xml:space="preserve">que exista un </w:t>
      </w:r>
      <w:del w:id="276" w:author="Regina Casanova" w:date="2018-06-18T17:53:00Z">
        <w:r w:rsidR="00DE453E" w:rsidRPr="00BA156B" w:rsidDel="00E94926">
          <w:delText xml:space="preserve">sistema </w:delText>
        </w:r>
      </w:del>
      <w:ins w:id="277" w:author="Regina Casanova" w:date="2018-06-18T17:53:00Z">
        <w:r w:rsidR="00E94926">
          <w:t>software</w:t>
        </w:r>
      </w:ins>
      <w:ins w:id="278" w:author="Regina Casanova" w:date="2018-06-18T17:33:00Z">
        <w:r w:rsidR="00A63767">
          <w:t xml:space="preserve"> </w:t>
        </w:r>
      </w:ins>
      <w:r w:rsidR="00E87C58" w:rsidRPr="00BA156B">
        <w:t xml:space="preserve">único que también </w:t>
      </w:r>
      <w:ins w:id="279" w:author="Regina Casanova" w:date="2018-06-18T15:30:00Z">
        <w:r w:rsidR="00965288">
          <w:t>reciba</w:t>
        </w:r>
      </w:ins>
      <w:del w:id="280" w:author="Regina Casanova" w:date="2018-06-18T15:30:00Z">
        <w:r w:rsidR="00E87C58" w:rsidRPr="00BA156B" w:rsidDel="00965288">
          <w:delText>permita</w:delText>
        </w:r>
      </w:del>
      <w:r w:rsidR="00E87C58" w:rsidRPr="00BA156B">
        <w:t xml:space="preserve"> los reclamos de parte del personal interno de la IPRESS.</w:t>
      </w:r>
      <w:r w:rsidRPr="00BA156B">
        <w:t xml:space="preserve"> Adicionalmente, identificaron problemas de distintas índoles para poder resol</w:t>
      </w:r>
      <w:r w:rsidR="00E87C58" w:rsidRPr="00BA156B">
        <w:t>ver reclamos dentro del sector</w:t>
      </w:r>
      <w:r w:rsidRPr="00BA156B">
        <w:t>, como</w:t>
      </w:r>
      <w:r w:rsidR="00E87C58" w:rsidRPr="00BA156B">
        <w:t xml:space="preserve"> la falta de presupuesto,</w:t>
      </w:r>
      <w:r w:rsidRPr="00BA156B">
        <w:t xml:space="preserve"> corrupción,</w:t>
      </w:r>
      <w:r w:rsidR="00E87C58" w:rsidRPr="00BA156B">
        <w:t xml:space="preserve"> excesiva delegación,</w:t>
      </w:r>
      <w:r w:rsidRPr="00BA156B">
        <w:t xml:space="preserve"> problemas de comunicación dentro del mismo personal de salud</w:t>
      </w:r>
      <w:r w:rsidR="00E87C58" w:rsidRPr="00BA156B">
        <w:t xml:space="preserve"> y problemas </w:t>
      </w:r>
      <w:r w:rsidR="002E1E27" w:rsidRPr="00BA156B">
        <w:t>políticos</w:t>
      </w:r>
      <w:r w:rsidRPr="00BA156B">
        <w:t>.</w:t>
      </w:r>
    </w:p>
    <w:p w14:paraId="0B7C7EF6" w14:textId="77777777" w:rsidR="00FC4E53" w:rsidRPr="008D23C7" w:rsidRDefault="00FC4E53" w:rsidP="008D23C7">
      <w:pPr>
        <w:pStyle w:val="Cita"/>
      </w:pPr>
      <w:r w:rsidRPr="008D23C7">
        <w:t xml:space="preserve">“nos causa mucha incomodidad es que el flujo es a un solo lado, o sea el paciente puede quejarse de que el </w:t>
      </w:r>
      <w:r w:rsidR="00BA4CC0" w:rsidRPr="008D23C7">
        <w:t>médico</w:t>
      </w:r>
      <w:r w:rsidRPr="008D23C7">
        <w:t xml:space="preserve"> lo agredió, pero si el paciente agredió al médico, el </w:t>
      </w:r>
      <w:r w:rsidR="00BA4CC0" w:rsidRPr="008D23C7">
        <w:t>médico</w:t>
      </w:r>
      <w:r w:rsidRPr="008D23C7">
        <w:t xml:space="preserve"> no puede quejarse, no tiene a donde lo único que le queda es ir a la comisaría, entonces el usuario tiene esa facilidad, porque el médico como un usuario no le podrían dar esa facilidad?”</w:t>
      </w:r>
    </w:p>
    <w:p w14:paraId="4511A823" w14:textId="71E3117C" w:rsidR="00FC4E53" w:rsidRPr="008D23C7" w:rsidRDefault="00FC4E53" w:rsidP="008D23C7">
      <w:pPr>
        <w:pStyle w:val="Texto"/>
      </w:pPr>
      <w:r w:rsidRPr="00BA156B">
        <w:t xml:space="preserve">Dentro de estas experiencias laborales </w:t>
      </w:r>
      <w:r w:rsidR="00E87C58" w:rsidRPr="00BA156B">
        <w:t xml:space="preserve">que </w:t>
      </w:r>
      <w:r w:rsidRPr="00BA156B">
        <w:t>comen</w:t>
      </w:r>
      <w:r w:rsidR="00E87C58" w:rsidRPr="00BA156B">
        <w:t>taron identificaron</w:t>
      </w:r>
      <w:r w:rsidRPr="00BA156B">
        <w:t xml:space="preserve"> la gran confianza que existe hacia niveles inferiores y superiores para resolver un recl</w:t>
      </w:r>
      <w:r w:rsidR="002176C2" w:rsidRPr="00BA156B">
        <w:t xml:space="preserve">amo, </w:t>
      </w:r>
      <w:r w:rsidR="00E87C58" w:rsidRPr="00BA156B">
        <w:t>y que a veces</w:t>
      </w:r>
      <w:r w:rsidR="002176C2" w:rsidRPr="00BA156B">
        <w:t xml:space="preserve"> termina jugándoles en contra</w:t>
      </w:r>
      <w:r w:rsidR="00E87C58" w:rsidRPr="00BA156B">
        <w:t xml:space="preserve"> ya que</w:t>
      </w:r>
      <w:r w:rsidRPr="00BA156B">
        <w:t xml:space="preserve"> retrasa la resolución del mismo. Comentaron que ellos intentan hacer un seguimiento de los reclamos recibidos pero muchas veces no cuentan con los medios </w:t>
      </w:r>
      <w:r w:rsidR="000B6BB1" w:rsidRPr="00BA156B">
        <w:t>para hacerlo.</w:t>
      </w:r>
      <w:r w:rsidRPr="00BA156B">
        <w:t xml:space="preserve"> Contaron que existen </w:t>
      </w:r>
      <w:r w:rsidRPr="00BA156B">
        <w:lastRenderedPageBreak/>
        <w:t xml:space="preserve">muchos problemas sobre todo con historias clínicas, demoras en la atención, falta de medicamentos e insumos y aseguramiento; pero como tienen dificultades para </w:t>
      </w:r>
      <w:r w:rsidR="000B6BB1" w:rsidRPr="00BA156B">
        <w:t>verlo en estadísticas</w:t>
      </w:r>
      <w:r w:rsidRPr="00BA156B">
        <w:t xml:space="preserve">, la información con la que suelen tomar decisiones para mejorar servicios </w:t>
      </w:r>
      <w:r w:rsidR="000B6BB1" w:rsidRPr="00BA156B">
        <w:t>no es del todo precisa</w:t>
      </w:r>
      <w:r w:rsidRPr="00BA156B">
        <w:t>. Ellos consideran que la población debería participar activamente en la gestión de la IPRESS y que por eso toda la información de reclamos debería ser de acceso público.</w:t>
      </w:r>
    </w:p>
    <w:p w14:paraId="516C1072" w14:textId="77777777" w:rsidR="000C417A" w:rsidRPr="00BA156B" w:rsidRDefault="00FC4E53" w:rsidP="008D23C7">
      <w:pPr>
        <w:pStyle w:val="Texto"/>
      </w:pPr>
      <w:r w:rsidRPr="00BA156B">
        <w:t>Sobre la herramienta informática propuesta, los gestores consideran que sí serviría y que les permitiría conocer el día a día de la institución</w:t>
      </w:r>
      <w:r w:rsidR="000B6BB1" w:rsidRPr="00BA156B">
        <w:t xml:space="preserve"> para implementar mejoras</w:t>
      </w:r>
      <w:r w:rsidRPr="00BA156B">
        <w:t xml:space="preserve">, además que facilitaría la rápida resolución de los reclamos. Para lograr esto, ellos quisieran poder ver fácilmente </w:t>
      </w:r>
      <w:r w:rsidR="000B6BB1" w:rsidRPr="00BA156B">
        <w:t>los tipos más frecuentes de reclamos</w:t>
      </w:r>
      <w:r w:rsidRPr="00BA156B">
        <w:t>, la fecha máxima que tienen para dar</w:t>
      </w:r>
      <w:r w:rsidR="000B6BB1" w:rsidRPr="00BA156B">
        <w:t>les una respuesta y</w:t>
      </w:r>
      <w:r w:rsidRPr="00BA156B">
        <w:t xml:space="preserve"> cuál es el servicio que está presentando más problemas. Además, consideran que de todas maneras compartirían esta herramienta, especialmente para hacer reuniones con sus respectivos comités.</w:t>
      </w:r>
    </w:p>
    <w:p w14:paraId="0A9203E1" w14:textId="2F22B523" w:rsidR="00341389" w:rsidRPr="008D23C7" w:rsidRDefault="000C417A" w:rsidP="008D23C7">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1EAB72C8" w14:textId="618BD98D" w:rsidR="00FC4E53" w:rsidRPr="008D23C7" w:rsidRDefault="00341389" w:rsidP="008D23C7">
      <w:pPr>
        <w:pStyle w:val="Cita"/>
      </w:pPr>
      <w:r w:rsidRPr="008D23C7">
        <w:t xml:space="preserve">“Y falta la retroalimentación de SUSALUD, debería ser un sistema compartido, de acceso compartido, porque SUSALUD podría mandar toda eso a fin de mes, pero ya de que me sirve esa información tan tardíamente, entonces si es inmediatamente </w:t>
      </w:r>
      <w:r w:rsidR="003E4E3C" w:rsidRPr="008D23C7">
        <w:lastRenderedPageBreak/>
        <w:t>sería</w:t>
      </w:r>
      <w:r w:rsidRPr="008D23C7">
        <w:t xml:space="preserve"> mucho más rápido, es que ahí hay los extremos si solamente se queda a nivel local</w:t>
      </w:r>
      <w:r w:rsidR="00172F6D" w:rsidRPr="008D23C7">
        <w:t xml:space="preserve"> comienzan los contubernios</w:t>
      </w:r>
      <w:r w:rsidRPr="008D23C7">
        <w:t>, el apañe y no pasa nada. Si se va solamente allá, de repente hay un buen jefe que quiere hacer cambios, pero no se entera, entonces compartir esas quejas sería bueno en tiempo real.”</w:t>
      </w:r>
    </w:p>
    <w:p w14:paraId="325F244B" w14:textId="118B21DF" w:rsidR="00FC4E53" w:rsidRPr="00BA156B" w:rsidRDefault="00FC4E53" w:rsidP="008D23C7">
      <w:pPr>
        <w:pStyle w:val="Texto"/>
      </w:pPr>
      <w:r w:rsidRPr="00BA156B">
        <w:t>Ellos vieron como características import</w:t>
      </w:r>
      <w:r w:rsidR="009919B2" w:rsidRPr="00BA156B">
        <w:t>antes que esta herramienta sea útil, sincera y oportuna</w:t>
      </w:r>
      <w:r w:rsidRPr="00BA156B">
        <w:t xml:space="preserve">. </w:t>
      </w:r>
      <w:r w:rsidR="009919B2" w:rsidRPr="00BA156B">
        <w:t>Y que permita educar</w:t>
      </w:r>
      <w:r w:rsidRPr="00BA156B">
        <w:t xml:space="preserve"> a los ciudadanos </w:t>
      </w:r>
      <w:r w:rsidR="009919B2" w:rsidRPr="00BA156B">
        <w:t xml:space="preserve">sobre </w:t>
      </w:r>
      <w:r w:rsidRPr="00BA156B">
        <w:t>los servicios d</w:t>
      </w:r>
      <w:r w:rsidR="009919B2" w:rsidRPr="00BA156B">
        <w:t xml:space="preserve">e salud brindados y cómo </w:t>
      </w:r>
      <w:r w:rsidRPr="00BA156B">
        <w:t>se brinda</w:t>
      </w:r>
      <w:r w:rsidR="009919B2" w:rsidRPr="00BA156B">
        <w:t xml:space="preserve">n </w:t>
      </w:r>
      <w:r w:rsidR="00465CE9" w:rsidRPr="00BA156B">
        <w:t>estos servicios</w:t>
      </w:r>
      <w:r w:rsidRPr="00BA156B">
        <w:t>,</w:t>
      </w:r>
      <w:r w:rsidR="009919B2" w:rsidRPr="00BA156B">
        <w:t xml:space="preserve"> ya que consideraron que si los ciudadanos saben que se les puede brindar</w:t>
      </w:r>
      <w:r w:rsidRPr="00BA156B">
        <w:t xml:space="preserve"> la cantidad de reclamos va a disminuir. Consideraron que </w:t>
      </w:r>
      <w:r w:rsidR="009919B2" w:rsidRPr="00BA156B">
        <w:t>con esta</w:t>
      </w:r>
      <w:r w:rsidRPr="00BA156B">
        <w:t xml:space="preserve"> herramienta </w:t>
      </w:r>
      <w:r w:rsidR="009919B2" w:rsidRPr="00BA156B">
        <w:t>podrían conocer</w:t>
      </w:r>
      <w:r w:rsidRPr="00BA156B">
        <w:t xml:space="preserve"> cuáles son los problemas que están presentándose </w:t>
      </w:r>
      <w:r w:rsidR="009919B2" w:rsidRPr="00BA156B">
        <w:t>mediante</w:t>
      </w:r>
      <w:r w:rsidRPr="00BA156B">
        <w:t xml:space="preserve"> reportes con información concisa sobre los problemas presentados en IPRESS. Adicionalmente, dijeron que estos reclamos podrían ser colocados </w:t>
      </w:r>
      <w:r w:rsidR="009919B2" w:rsidRPr="00BA156B">
        <w:t>de forma anónima incluso y que</w:t>
      </w:r>
      <w:r w:rsidRPr="00BA156B">
        <w:t>, es importante contar con un formato físico que pueda</w:t>
      </w:r>
      <w:r w:rsidR="009919B2" w:rsidRPr="00BA156B">
        <w:t xml:space="preserve"> ser usado en</w:t>
      </w:r>
      <w:r w:rsidRPr="00BA156B">
        <w:t xml:space="preserve"> </w:t>
      </w:r>
      <w:r w:rsidR="009919B2" w:rsidRPr="00BA156B">
        <w:t>zonas donde la conectividad es</w:t>
      </w:r>
      <w:r w:rsidRPr="00BA156B">
        <w:t xml:space="preserve"> limitada o nula. </w:t>
      </w:r>
    </w:p>
    <w:p w14:paraId="07002F96" w14:textId="77777777" w:rsidR="00FC4E53" w:rsidRPr="008D23C7" w:rsidRDefault="00341389" w:rsidP="008D23C7">
      <w:pPr>
        <w:pStyle w:val="Cita"/>
      </w:pPr>
      <w:r w:rsidRPr="008D23C7">
        <w: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t>
      </w:r>
    </w:p>
    <w:p w14:paraId="2D2E34E8" w14:textId="529C3ADC" w:rsidR="000C417A" w:rsidRPr="00BA156B" w:rsidRDefault="00FC4E53" w:rsidP="008D23C7">
      <w:pPr>
        <w:pStyle w:val="Texto"/>
      </w:pPr>
      <w:r w:rsidRPr="00BA156B">
        <w:lastRenderedPageBreak/>
        <w:t>Los gestores indicaron que necesita</w:t>
      </w:r>
      <w:r w:rsidR="004C68A1" w:rsidRPr="00BA156B">
        <w:t>n</w:t>
      </w:r>
      <w:r w:rsidRPr="00BA156B">
        <w:t xml:space="preserve"> identificar en qué parte del proceso de atención están fallando para poder dar una solución al problema de manera general</w:t>
      </w:r>
      <w:r w:rsidR="004C68A1" w:rsidRPr="00BA156B">
        <w:t>. Adicionalmente, l</w:t>
      </w:r>
      <w:r w:rsidRPr="00BA156B">
        <w:t xml:space="preserve">es interesa mucho saber las recomendaciones que puedan tener los </w:t>
      </w:r>
      <w:r w:rsidR="004C68A1" w:rsidRPr="00BA156B">
        <w:t>ciudadanos sobre cómo mejorar los</w:t>
      </w:r>
      <w:r w:rsidRPr="00BA156B">
        <w:t xml:space="preserve"> servicio</w:t>
      </w:r>
      <w:r w:rsidR="004C68A1" w:rsidRPr="00BA156B">
        <w:t>s.</w:t>
      </w:r>
      <w:r w:rsidRPr="00BA156B">
        <w:t xml:space="preserve"> Consideran que esta información es de acceso público y que debería existir un consolidado de reclamos ya resueltos con su debida solución para poder tomarlo de referencia para siguientes casos. </w:t>
      </w:r>
      <w:r w:rsidR="004C68A1" w:rsidRPr="00BA156B">
        <w:t>Pero que hay que tener cuidado ya</w:t>
      </w:r>
      <w:r w:rsidRPr="00BA156B">
        <w:t xml:space="preserve"> que existen muchos ciudadanos que presentan reclamos de cosas que no </w:t>
      </w:r>
      <w:r w:rsidR="004C68A1" w:rsidRPr="00BA156B">
        <w:t>corresponden a la institución</w:t>
      </w:r>
      <w:r w:rsidRPr="00BA156B">
        <w:t xml:space="preserve"> y es por ello que desearían poder tener un filtro sobre qué tipo de reclamos admitir y cuáles no. También mencionaron que existen ciudadanos </w:t>
      </w:r>
      <w:r w:rsidR="00465CE9" w:rsidRPr="00BA156B">
        <w:t>que,</w:t>
      </w:r>
      <w:r w:rsidRPr="00BA156B">
        <w:t xml:space="preserve"> </w:t>
      </w:r>
      <w:r w:rsidR="004C68A1" w:rsidRPr="00BA156B">
        <w:t>aunque</w:t>
      </w:r>
      <w:r w:rsidRPr="00BA156B">
        <w:t xml:space="preserve"> se les resuelva el reclamo presentado, </w:t>
      </w:r>
      <w:r w:rsidR="004C68A1" w:rsidRPr="00BA156B">
        <w:t>siguen reclamando</w:t>
      </w:r>
      <w:r w:rsidRPr="00BA156B">
        <w:t xml:space="preserve"> por lo mismo, sobre este tema sugirieron que un filtro de ciudadanos quejosos regulares pueda ser implementado para poder identificar de manera oportuna a estas personas. Ellos consideran que la mejor forma de solucionar esto es educando a la población sobre </w:t>
      </w:r>
      <w:r w:rsidR="00AB1E77">
        <w:t>cuá</w:t>
      </w:r>
      <w:r w:rsidR="004C68A1" w:rsidRPr="00BA156B">
        <w:t>ndo reclamar porque, para ellos, la mayor cantidad de reclamos es por problemas de comunicación entre el ciudadano y su IPRESS</w:t>
      </w:r>
      <w:r w:rsidRPr="00BA156B">
        <w:t xml:space="preserve">.  </w:t>
      </w:r>
    </w:p>
    <w:p w14:paraId="60B07096" w14:textId="77777777" w:rsidR="00FC4E53" w:rsidRPr="008D23C7" w:rsidRDefault="000C417A" w:rsidP="008D23C7">
      <w:pPr>
        <w:pStyle w:val="Cita"/>
      </w:pPr>
      <w:r w:rsidRPr="008D23C7">
        <w:t xml:space="preserve">“El problema en el sector salud en el Perú es información y falta de comunicación, yo hago algo y hablo con </w:t>
      </w:r>
      <w:r w:rsidR="00172F6D" w:rsidRPr="008D23C7">
        <w:t>alguien,</w:t>
      </w:r>
      <w:r w:rsidRPr="008D23C7">
        <w:t xml:space="preserve"> pero el resto nunca se entera, y eso yo lo veo porque a veces yo hago e imparto algunas cosas a mis jefes de </w:t>
      </w:r>
      <w:r w:rsidR="00172F6D" w:rsidRPr="008D23C7">
        <w:t>departamento,</w:t>
      </w:r>
      <w:r w:rsidRPr="008D23C7">
        <w:t xml:space="preserve"> pero veo que no baja la información. Entonces, cuando hablo con alguien dice '</w:t>
      </w:r>
      <w:r w:rsidR="00172F6D" w:rsidRPr="008D23C7">
        <w:t>¿Qué? ¿E</w:t>
      </w:r>
      <w:r w:rsidRPr="008D23C7">
        <w:t xml:space="preserve">so </w:t>
      </w:r>
      <w:r w:rsidR="00172F6D" w:rsidRPr="008D23C7">
        <w:t>estás</w:t>
      </w:r>
      <w:r w:rsidRPr="008D23C7">
        <w:t xml:space="preserve"> haciendo?' entonces el problema de comunicación creo que es en todo el sector, que </w:t>
      </w:r>
      <w:r w:rsidRPr="008D23C7">
        <w:lastRenderedPageBreak/>
        <w:t>debemos mejorarlo sí, de repente con la informatización va a ser más fácil la comunicación.”</w:t>
      </w:r>
    </w:p>
    <w:p w14:paraId="743FCFCC" w14:textId="4D25EE42" w:rsidR="00FC4E53" w:rsidRPr="008D23C7" w:rsidRDefault="00FC4E53" w:rsidP="008D23C7">
      <w:pPr>
        <w:pStyle w:val="Texto"/>
      </w:pPr>
      <w:r w:rsidRPr="00BA156B">
        <w:t>Finalmente, los gestores resaltaron que la herramienta informática planteada podría ser de una gran ayuda para manejar la información contenida dentro de los reclamos.</w:t>
      </w:r>
    </w:p>
    <w:p w14:paraId="4F13AED5" w14:textId="77777777" w:rsidR="00E77F1B" w:rsidRPr="008D23C7" w:rsidRDefault="006746CC" w:rsidP="008D23C7">
      <w:pPr>
        <w:pStyle w:val="Ttulo3"/>
      </w:pPr>
      <w:bookmarkStart w:id="281" w:name="_Toc511166310"/>
      <w:r w:rsidRPr="008D23C7">
        <w:t>Ciudadanos</w:t>
      </w:r>
      <w:bookmarkEnd w:id="281"/>
    </w:p>
    <w:p w14:paraId="1135515C" w14:textId="4332335E" w:rsidR="00E77F1B" w:rsidRPr="008D23C7" w:rsidRDefault="00E77F1B" w:rsidP="008D23C7">
      <w:pPr>
        <w:pStyle w:val="Texto"/>
      </w:pPr>
      <w:r w:rsidRPr="00BA156B">
        <w:t>Sobre el tema de la definición de los reclamos, los ciudadanos lo definieron de distintas maneras, algunos como la forma de expresión de una incomodidad</w:t>
      </w:r>
      <w:r w:rsidR="000F66CB" w:rsidRPr="00BA156B">
        <w:t>, insatisfacción, inconformidad</w:t>
      </w:r>
      <w:r w:rsidRPr="00BA156B">
        <w:t xml:space="preserve"> po</w:t>
      </w:r>
      <w:r w:rsidR="000F66CB" w:rsidRPr="00BA156B">
        <w:t xml:space="preserve">r algún producto o servicio, </w:t>
      </w:r>
      <w:r w:rsidRPr="00BA156B">
        <w:t>una forma de mostrar</w:t>
      </w:r>
      <w:r w:rsidR="000F66CB" w:rsidRPr="00BA156B">
        <w:t xml:space="preserve"> las dificultades del ciudadano</w:t>
      </w:r>
      <w:r w:rsidRPr="00BA156B">
        <w:t xml:space="preserve"> y que</w:t>
      </w:r>
      <w:r w:rsidR="00832A78" w:rsidRPr="00BA156B">
        <w:t xml:space="preserve"> ellos</w:t>
      </w:r>
      <w:r w:rsidRPr="00BA156B">
        <w:t xml:space="preserve"> utilizan los reclamos como una forma de pedir que se les dé una buena atención. </w:t>
      </w:r>
    </w:p>
    <w:p w14:paraId="457F0339" w14:textId="77777777" w:rsidR="00E77F1B" w:rsidRPr="00BA156B" w:rsidRDefault="005912AE" w:rsidP="008D23C7">
      <w:pPr>
        <w:pStyle w:val="Texto"/>
      </w:pPr>
      <w:r w:rsidRPr="00BA156B">
        <w:t>A</w:t>
      </w:r>
      <w:r w:rsidR="00E77F1B" w:rsidRPr="00BA156B">
        <w:t xml:space="preserve">rgumentaron </w:t>
      </w:r>
      <w:r w:rsidR="008A3A08" w:rsidRPr="00BA156B">
        <w:t>que</w:t>
      </w:r>
      <w:r w:rsidR="00E77F1B" w:rsidRPr="00BA156B">
        <w:t xml:space="preserve"> son importantes ya que es la forma en que la entidad se puede enterar de la</w:t>
      </w:r>
      <w:r w:rsidRPr="00BA156B">
        <w:t>s fallas que tienen y que brinden</w:t>
      </w:r>
      <w:r w:rsidR="00E77F1B" w:rsidRPr="00BA156B">
        <w:t xml:space="preserve"> un mejor servicio </w:t>
      </w:r>
      <w:r w:rsidRPr="00BA156B">
        <w:t>cumpliendo sus</w:t>
      </w:r>
      <w:r w:rsidR="00E77F1B" w:rsidRPr="00BA156B">
        <w:t xml:space="preserve"> expectativas.</w:t>
      </w:r>
    </w:p>
    <w:p w14:paraId="32BACF81" w14:textId="77E96B5F" w:rsidR="00E77F1B" w:rsidRPr="008D23C7" w:rsidRDefault="00954D43" w:rsidP="008D23C7">
      <w:pPr>
        <w:pStyle w:val="Cita"/>
      </w:pPr>
      <w:r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w:t>
      </w:r>
      <w:r w:rsidRPr="008D23C7">
        <w:lastRenderedPageBreak/>
        <w:t>sea, no necesariamente decir solo las cosas malas, pero para ver con el reclamo, también resaltar algunas cosas que han sido buenas y eso lo pueda percibir la otra parte.”</w:t>
      </w:r>
    </w:p>
    <w:p w14:paraId="6D292830" w14:textId="50C90DA0" w:rsidR="00E77F1B" w:rsidRPr="008D23C7" w:rsidRDefault="00E77F1B" w:rsidP="008D23C7">
      <w:pPr>
        <w:pStyle w:val="Texto"/>
      </w:pPr>
      <w:r w:rsidRPr="00BA156B">
        <w: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t>
      </w:r>
      <w:r w:rsidR="005912AE" w:rsidRPr="00BA156B">
        <w:t xml:space="preserve">conocían dónde podían pedirlo, otro argumentó que </w:t>
      </w:r>
      <w:r w:rsidRPr="00BA156B">
        <w:t xml:space="preserve">escribiría de frente en redes sociales. Otros decían que presentaría su reclamo directamente a la enfermera o médico tratante o preguntaría a personal uniformado dentro del mismo </w:t>
      </w:r>
      <w:r w:rsidR="00887A03" w:rsidRPr="00BA156B">
        <w:t>establecimiento de salud</w:t>
      </w:r>
      <w:r w:rsidRPr="00BA156B">
        <w:t>.</w:t>
      </w:r>
    </w:p>
    <w:p w14:paraId="5EF7BD4F" w14:textId="77777777" w:rsidR="00E77F1B" w:rsidRPr="00BA156B" w:rsidRDefault="00E77F1B" w:rsidP="008D23C7">
      <w:pPr>
        <w:pStyle w:val="Texto"/>
      </w:pPr>
      <w:r w:rsidRPr="00BA156B">
        <w:t xml:space="preserve">Los ciudadanos expresaron que </w:t>
      </w:r>
      <w:r w:rsidR="005912AE" w:rsidRPr="00BA156B">
        <w:t xml:space="preserve">el manejo de </w:t>
      </w:r>
      <w:r w:rsidRPr="00BA156B">
        <w:t xml:space="preserve">los reclamos </w:t>
      </w:r>
      <w:r w:rsidR="005912AE" w:rsidRPr="00BA156B">
        <w:t>presenta varios problemas</w:t>
      </w:r>
      <w:r w:rsidRPr="00BA156B">
        <w:t>, siendo el principal el largo plazo que tienen para ser resueltos, seguido por la alta</w:t>
      </w:r>
      <w:r w:rsidR="005912AE" w:rsidRPr="00BA156B">
        <w:t xml:space="preserve"> burocracia que existe para que sea resuelto. Identificaron que</w:t>
      </w:r>
      <w:r w:rsidRPr="00BA156B">
        <w: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t>
      </w:r>
    </w:p>
    <w:p w14:paraId="1B39A749" w14:textId="4C1CA58A" w:rsidR="0033734E" w:rsidRPr="008D23C7" w:rsidRDefault="0015501B" w:rsidP="008D23C7">
      <w:pPr>
        <w:pStyle w:val="Cita"/>
      </w:pPr>
      <w:r w:rsidRPr="008D23C7">
        <w:t xml:space="preserve">“Los procesos y la autonomía, o sea tienes tu autonomía de A a B, si va a C pasa a la siguiente persona pero la siguiente persona está esperando que B se lo pase, inmediatamente para tomar respuesta, o sea no importa que haya 10 pasos pero que </w:t>
      </w:r>
      <w:r w:rsidRPr="008D23C7">
        <w:lastRenderedPageBreak/>
        <w:t>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p>
    <w:p w14:paraId="7F8D12AA" w14:textId="020786FD" w:rsidR="00E77F1B" w:rsidRPr="008D23C7" w:rsidRDefault="00E77F1B" w:rsidP="008D23C7">
      <w:pPr>
        <w:pStyle w:val="Texto"/>
      </w:pPr>
      <w:r w:rsidRPr="00BA156B">
        <w:t xml:space="preserve">Sobre el rol que tienen actualmente los reclamos, los ciudadanos perciben que actualmente los reclamos son vistos como algo fastidioso o una carga a la que </w:t>
      </w:r>
      <w:r w:rsidR="002C4CA9" w:rsidRPr="00BA156B">
        <w:t xml:space="preserve">los prestadores </w:t>
      </w:r>
      <w:r w:rsidRPr="00BA156B">
        <w:t>no le dan importancia, cuando deberían ser vistos como un reflejo del servicio que están brindando y que con ello pueden mejorar, encontrando fácilmente lo que no está funcionando dentro de su institución.</w:t>
      </w:r>
    </w:p>
    <w:p w14:paraId="6A0630E7" w14:textId="162E0F67" w:rsidR="00E77F1B" w:rsidRPr="008D23C7" w:rsidRDefault="00E77F1B" w:rsidP="008D23C7">
      <w:pPr>
        <w:pStyle w:val="Texto"/>
      </w:pPr>
      <w:r w:rsidRPr="00BA156B">
        <w: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t>
      </w:r>
      <w:r w:rsidR="00946A0E" w:rsidRPr="00BA156B">
        <w:t>información que recibida</w:t>
      </w:r>
      <w:r w:rsidRPr="00BA156B">
        <w:t xml:space="preserve">; otros dijeron que sí manejan la </w:t>
      </w:r>
      <w:r w:rsidR="00946A0E" w:rsidRPr="00BA156B">
        <w:t>información proveniente de reclamos</w:t>
      </w:r>
      <w:r w:rsidRPr="00BA156B">
        <w:t xml:space="preserve"> pero que lo hacen de manera lenta y que no</w:t>
      </w:r>
      <w:r w:rsidR="00946A0E" w:rsidRPr="00BA156B">
        <w:t xml:space="preserve"> la</w:t>
      </w:r>
      <w:r w:rsidRPr="00BA156B">
        <w:t xml:space="preserve"> absorben. Incluso hubo una opinión de que solamente le toman importancia a los reclamos que llegan a los medios de comunicación. </w:t>
      </w:r>
    </w:p>
    <w:p w14:paraId="0A8EFCF7" w14:textId="7303C251" w:rsidR="00E77F1B" w:rsidRPr="00BA156B" w:rsidRDefault="00E77F1B" w:rsidP="008D23C7">
      <w:pPr>
        <w:pStyle w:val="Texto"/>
      </w:pPr>
      <w:r w:rsidRPr="00BA156B">
        <w:t xml:space="preserve">Expresaron que, para ellos, la forma en que consideran que los reclamos deberían ser gestionados es teniendo </w:t>
      </w:r>
      <w:r w:rsidR="00946A0E" w:rsidRPr="00BA156B">
        <w:t xml:space="preserve">intenciones de resolverlo a </w:t>
      </w:r>
      <w:r w:rsidRPr="00BA156B">
        <w:t xml:space="preserve">profundidad mediante algún tipo de investigación que puedan realizar hacia el </w:t>
      </w:r>
      <w:r w:rsidR="00946A0E" w:rsidRPr="00BA156B">
        <w:t xml:space="preserve">problema del ciudadano afectado. </w:t>
      </w:r>
      <w:r w:rsidR="00946A0E" w:rsidRPr="00BA156B">
        <w:lastRenderedPageBreak/>
        <w:t xml:space="preserve">Creen </w:t>
      </w:r>
      <w:r w:rsidR="00465CE9" w:rsidRPr="00BA156B">
        <w:t>que,</w:t>
      </w:r>
      <w:r w:rsidRPr="00BA156B">
        <w: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t>
      </w:r>
    </w:p>
    <w:p w14:paraId="2A8B4A8D" w14:textId="77777777" w:rsidR="0033734E" w:rsidRPr="008D23C7" w:rsidRDefault="0033734E" w:rsidP="008D23C7">
      <w:pPr>
        <w:pStyle w:val="Cita"/>
      </w:pPr>
      <w:r w:rsidRPr="008D23C7">
        <w:t xml:space="preserve">“Porque lo ideal es que haya una comunicación muchísimo más fluida, o sea que realmente la gente pueda hablar con gente o que por lo menos haya un sistema suficientemente inteligente como para que te </w:t>
      </w:r>
      <w:r w:rsidR="005C6825" w:rsidRPr="008D23C7">
        <w:t>dé</w:t>
      </w:r>
      <w:r w:rsidRPr="008D23C7">
        <w:t xml:space="preserve"> respuestas inmediatas y que las cosas se automaticen e incluso por un tema de costos”</w:t>
      </w:r>
    </w:p>
    <w:p w14:paraId="7249FBC5" w14:textId="4ECBC1D3" w:rsidR="00946A0E" w:rsidRPr="008D23C7" w:rsidRDefault="00946A0E" w:rsidP="008D23C7">
      <w:pPr>
        <w:pStyle w:val="Texto"/>
      </w:pPr>
      <w:r w:rsidRPr="00BA156B">
        <w: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t>
      </w:r>
      <w:del w:id="282" w:author="Regina Casanova" w:date="2018-06-18T17:53:00Z">
        <w:r w:rsidRPr="00BA156B" w:rsidDel="00E94926">
          <w:delText xml:space="preserve">sistema </w:delText>
        </w:r>
      </w:del>
      <w:ins w:id="283" w:author="Regina Casanova" w:date="2018-06-18T17:53:00Z">
        <w:r w:rsidR="00E94926">
          <w:t>software</w:t>
        </w:r>
      </w:ins>
      <w:ins w:id="284" w:author="Regina Casanova" w:date="2018-06-18T17:34:00Z">
        <w:r w:rsidR="00A63767">
          <w:t xml:space="preserve"> </w:t>
        </w:r>
      </w:ins>
      <w:r w:rsidRPr="00BA156B">
        <w:t>tenga la importancia debida y ayude a mostrar mejoras dentro de</w:t>
      </w:r>
      <w:ins w:id="285" w:author="Regina Casanova" w:date="2018-06-18T16:43:00Z">
        <w:r w:rsidR="00EF06FE">
          <w:t xml:space="preserve"> la red MINSA</w:t>
        </w:r>
      </w:ins>
      <w:del w:id="286" w:author="Regina Casanova" w:date="2018-06-18T16:43:00Z">
        <w:r w:rsidRPr="00BA156B" w:rsidDel="00EF06FE">
          <w:delText>l sistema de salud</w:delText>
        </w:r>
      </w:del>
      <w:r w:rsidRPr="00BA156B">
        <w:t xml:space="preserve">; es por ello que consideraron que es necesario que el ciudadano se identifique con algún documento de identidad. </w:t>
      </w:r>
    </w:p>
    <w:p w14:paraId="1B4CA782" w14:textId="77777777" w:rsidR="00946A0E" w:rsidRPr="008D23C7" w:rsidRDefault="00946A0E" w:rsidP="008D23C7">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5FD575A4" w14:textId="310AEA05" w:rsidR="00946A0E" w:rsidRPr="008D23C7" w:rsidRDefault="00946A0E" w:rsidP="008D23C7">
      <w:pPr>
        <w:pStyle w:val="Texto"/>
      </w:pPr>
      <w:r w:rsidRPr="00BA156B">
        <w: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t>
      </w:r>
      <w:del w:id="287" w:author="Regina Casanova" w:date="2018-06-18T17:53:00Z">
        <w:r w:rsidRPr="00BA156B" w:rsidDel="00E94926">
          <w:delText>sistema</w:delText>
        </w:r>
      </w:del>
      <w:ins w:id="288" w:author="Regina Casanova" w:date="2018-06-18T17:53:00Z">
        <w:r w:rsidR="00E94926">
          <w:t>software</w:t>
        </w:r>
      </w:ins>
      <w:r w:rsidRPr="00BA156B">
        <w: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t>
      </w:r>
      <w:del w:id="289" w:author="Regina Casanova" w:date="2018-06-18T17:53:00Z">
        <w:r w:rsidRPr="00BA156B" w:rsidDel="00E94926">
          <w:delText>sistema</w:delText>
        </w:r>
      </w:del>
      <w:ins w:id="290" w:author="Regina Casanova" w:date="2018-06-18T17:53:00Z">
        <w:r w:rsidR="00E94926">
          <w:t>software</w:t>
        </w:r>
      </w:ins>
      <w:r w:rsidRPr="00BA156B">
        <w:t xml:space="preserve"> y sugirieron que debería mostrarse aspectos positivos resaltados por los ciudadanos. </w:t>
      </w:r>
    </w:p>
    <w:p w14:paraId="2B32DEA0" w14:textId="43AFACEA" w:rsidR="00717F0C" w:rsidRPr="008D23C7" w:rsidRDefault="00E77F1B" w:rsidP="008D23C7">
      <w:pPr>
        <w:pStyle w:val="Texto"/>
      </w:pPr>
      <w:r w:rsidRPr="00BA156B">
        <w: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t>
      </w:r>
      <w:r w:rsidR="00614B17" w:rsidRPr="00BA156B">
        <w:t>mejor,</w:t>
      </w:r>
      <w:r w:rsidRPr="00BA156B">
        <w:t xml:space="preserve"> sino que deberían poder unirse a reclamos similares que ya hayan sido presentados.</w:t>
      </w:r>
    </w:p>
    <w:p w14:paraId="06FD69F6" w14:textId="1185A689" w:rsidR="008C4674" w:rsidRPr="008D23C7" w:rsidRDefault="00717F0C" w:rsidP="008D23C7">
      <w:pPr>
        <w:pStyle w:val="Texto"/>
      </w:pPr>
      <w:r w:rsidRPr="00BA156B">
        <w:lastRenderedPageBreak/>
        <w:t xml:space="preserve">Los entrevistados aceptaron sin problemas de que se utilice el término ‘Solicitudes’ en lugar del término ‘Reclamos’ para el nombre del </w:t>
      </w:r>
      <w:del w:id="291" w:author="Regina Casanova" w:date="2018-06-18T17:53:00Z">
        <w:r w:rsidRPr="00BA156B" w:rsidDel="00E94926">
          <w:delText>sistema</w:delText>
        </w:r>
      </w:del>
      <w:ins w:id="292" w:author="Regina Casanova" w:date="2018-06-18T17:53:00Z">
        <w:r w:rsidR="00E94926">
          <w:t>software</w:t>
        </w:r>
      </w:ins>
      <w:r w:rsidRPr="00BA156B">
        <w:t xml:space="preserve">, solo 2 entrevistados dijeron de que sería mejor que se manejara solo como ‘Reclamos’ pero otros entrevistados resaltaron la importancia de no solo mostrar las cosas negativas. </w:t>
      </w:r>
    </w:p>
    <w:p w14:paraId="42D6BD7C" w14:textId="40934804" w:rsidR="00A0375B" w:rsidRPr="008D23C7" w:rsidRDefault="00A0375B" w:rsidP="008D23C7">
      <w:pPr>
        <w:pStyle w:val="Ttulo3"/>
      </w:pPr>
      <w:bookmarkStart w:id="293" w:name="_Toc511166311"/>
      <w:r w:rsidRPr="008D23C7">
        <w:t>Tabla</w:t>
      </w:r>
      <w:ins w:id="294" w:author="Regina Casanova" w:date="2018-06-18T16:35:00Z">
        <w:r w:rsidR="005C0CEB">
          <w:t>s</w:t>
        </w:r>
      </w:ins>
      <w:r w:rsidRPr="008D23C7">
        <w:t xml:space="preserve"> de hallazgos resaltantes</w:t>
      </w:r>
      <w:bookmarkEnd w:id="293"/>
      <w:r w:rsidR="001C33EF" w:rsidRPr="008D23C7">
        <w:t xml:space="preserve"> </w:t>
      </w:r>
    </w:p>
    <w:p w14:paraId="28DFFC51" w14:textId="41C5B551" w:rsidR="00EA0533" w:rsidRDefault="00A0375B" w:rsidP="008D23C7">
      <w:pPr>
        <w:pStyle w:val="Texto"/>
        <w:rPr>
          <w:ins w:id="295"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rsidP="005C0CEB">
      <w:pPr>
        <w:pStyle w:val="Ttulo4"/>
        <w:numPr>
          <w:ilvl w:val="0"/>
          <w:numId w:val="45"/>
        </w:numPr>
        <w:rPr>
          <w:ins w:id="296" w:author="Regina Casanova" w:date="2018-06-18T15:42:00Z"/>
        </w:rPr>
        <w:pPrChange w:id="297" w:author="Regina Casanova" w:date="2018-06-18T16:36:00Z">
          <w:pPr>
            <w:pStyle w:val="Texto"/>
          </w:pPr>
        </w:pPrChange>
      </w:pPr>
      <w:ins w:id="298" w:author="Regina Casanova" w:date="2018-06-18T15:42:00Z">
        <w:r>
          <w:t xml:space="preserve">Objetivos a cumplir dentro del </w:t>
        </w:r>
      </w:ins>
      <w:ins w:id="299" w:author="Regina Casanova" w:date="2018-06-18T17:53:00Z">
        <w:r w:rsidR="00E94926">
          <w:t>software</w:t>
        </w:r>
      </w:ins>
      <w:ins w:id="300" w:author="Regina Casanova" w:date="2018-06-18T15:42:00Z">
        <w:r>
          <w:t>:</w:t>
        </w:r>
      </w:ins>
    </w:p>
    <w:tbl>
      <w:tblPr>
        <w:tblStyle w:val="Tablaconcuadrcula"/>
        <w:tblW w:w="0" w:type="auto"/>
        <w:tblLook w:val="04A0" w:firstRow="1" w:lastRow="0" w:firstColumn="1" w:lastColumn="0" w:noHBand="0" w:noVBand="1"/>
      </w:tblPr>
      <w:tblGrid>
        <w:gridCol w:w="3960"/>
        <w:gridCol w:w="3961"/>
      </w:tblGrid>
      <w:tr w:rsidR="00F46AAA" w14:paraId="44A45321" w14:textId="77777777" w:rsidTr="00F46AAA">
        <w:trPr>
          <w:trHeight w:val="456"/>
          <w:ins w:id="301" w:author="Regina Casanova" w:date="2018-06-18T15:42:00Z"/>
        </w:trPr>
        <w:tc>
          <w:tcPr>
            <w:tcW w:w="3960" w:type="dxa"/>
            <w:vMerge w:val="restart"/>
          </w:tcPr>
          <w:p w14:paraId="4075B9D9" w14:textId="7FA9ADAF" w:rsidR="00F46AAA" w:rsidRDefault="00F46AAA" w:rsidP="008D23C7">
            <w:pPr>
              <w:pStyle w:val="Texto"/>
              <w:rPr>
                <w:ins w:id="302" w:author="Regina Casanova" w:date="2018-06-18T15:42:00Z"/>
              </w:rPr>
            </w:pPr>
            <w:ins w:id="303" w:author="Regina Casanova" w:date="2018-06-18T15:42:00Z">
              <w:r>
                <w:t>Personal de SUSALUD</w:t>
              </w:r>
            </w:ins>
          </w:p>
        </w:tc>
        <w:tc>
          <w:tcPr>
            <w:tcW w:w="3961" w:type="dxa"/>
          </w:tcPr>
          <w:p w14:paraId="7F679AA3" w14:textId="4301A913" w:rsidR="00F46AAA" w:rsidRDefault="00F46AAA" w:rsidP="00F46AAA">
            <w:pPr>
              <w:pStyle w:val="Texto"/>
              <w:rPr>
                <w:ins w:id="304" w:author="Regina Casanova" w:date="2018-06-18T15:42:00Z"/>
              </w:rPr>
            </w:pPr>
            <w:ins w:id="305" w:author="Regina Casanova" w:date="2018-06-18T15:44:00Z">
              <w:r>
                <w:t>Difundir la cultura de derechos en salud del ciudadano.</w:t>
              </w:r>
            </w:ins>
          </w:p>
        </w:tc>
      </w:tr>
      <w:tr w:rsidR="00F46AAA" w14:paraId="5CD5271F" w14:textId="77777777" w:rsidTr="00F46AAA">
        <w:trPr>
          <w:trHeight w:val="561"/>
        </w:trPr>
        <w:tc>
          <w:tcPr>
            <w:tcW w:w="3960" w:type="dxa"/>
            <w:vMerge/>
          </w:tcPr>
          <w:p w14:paraId="53989188" w14:textId="77777777" w:rsidR="00F46AAA" w:rsidRDefault="00F46AAA" w:rsidP="008D23C7">
            <w:pPr>
              <w:pStyle w:val="Texto"/>
            </w:pPr>
          </w:p>
        </w:tc>
        <w:tc>
          <w:tcPr>
            <w:tcW w:w="3961" w:type="dxa"/>
          </w:tcPr>
          <w:p w14:paraId="1F13FCC7" w14:textId="41185F43" w:rsidR="00F46AAA" w:rsidRDefault="00F46AAA" w:rsidP="00F46AAA">
            <w:pPr>
              <w:pStyle w:val="Texto"/>
            </w:pPr>
            <w:ins w:id="306" w:author="Regina Casanova" w:date="2018-06-18T15:44:00Z">
              <w:r w:rsidRPr="00BA156B">
                <w:t>Desmitificar el reclamo</w:t>
              </w:r>
              <w:r>
                <w:t>.</w:t>
              </w:r>
            </w:ins>
          </w:p>
        </w:tc>
      </w:tr>
      <w:tr w:rsidR="00F46AAA" w14:paraId="39EB602B" w14:textId="77777777" w:rsidTr="00F46AAA">
        <w:trPr>
          <w:trHeight w:val="486"/>
        </w:trPr>
        <w:tc>
          <w:tcPr>
            <w:tcW w:w="3960" w:type="dxa"/>
            <w:vMerge/>
          </w:tcPr>
          <w:p w14:paraId="0A30E714" w14:textId="77777777" w:rsidR="00F46AAA" w:rsidRDefault="00F46AAA" w:rsidP="008D23C7">
            <w:pPr>
              <w:pStyle w:val="Texto"/>
            </w:pPr>
          </w:p>
        </w:tc>
        <w:tc>
          <w:tcPr>
            <w:tcW w:w="3961" w:type="dxa"/>
          </w:tcPr>
          <w:p w14:paraId="111DA90F" w14:textId="18644A8B" w:rsidR="00F46AAA" w:rsidRDefault="00F46AAA" w:rsidP="00F46AAA">
            <w:pPr>
              <w:pStyle w:val="Texto"/>
            </w:pPr>
            <w:ins w:id="307" w:author="Regina Casanova" w:date="2018-06-18T15:45:00Z">
              <w:r>
                <w:t>Conocer parte positiva de las IPRESS.</w:t>
              </w:r>
            </w:ins>
          </w:p>
        </w:tc>
      </w:tr>
      <w:tr w:rsidR="00F46AAA" w14:paraId="3E477FB3" w14:textId="77777777" w:rsidTr="00F46AAA">
        <w:trPr>
          <w:trHeight w:val="441"/>
        </w:trPr>
        <w:tc>
          <w:tcPr>
            <w:tcW w:w="3960" w:type="dxa"/>
            <w:vMerge/>
          </w:tcPr>
          <w:p w14:paraId="593A00B3" w14:textId="77777777" w:rsidR="00F46AAA" w:rsidRDefault="00F46AAA" w:rsidP="008D23C7">
            <w:pPr>
              <w:pStyle w:val="Texto"/>
            </w:pPr>
          </w:p>
        </w:tc>
        <w:tc>
          <w:tcPr>
            <w:tcW w:w="3961" w:type="dxa"/>
          </w:tcPr>
          <w:p w14:paraId="2139B7A9" w14:textId="76EB673F" w:rsidR="00F46AAA" w:rsidRDefault="00F46AAA" w:rsidP="00F46AAA">
            <w:pPr>
              <w:pStyle w:val="Texto"/>
            </w:pPr>
            <w:ins w:id="308" w:author="Regina Casanova" w:date="2018-06-18T15:45:00Z">
              <w:r>
                <w:t>Visualizar pasos realizados para resolución de reclamos.</w:t>
              </w:r>
            </w:ins>
          </w:p>
        </w:tc>
      </w:tr>
      <w:tr w:rsidR="00F46AAA" w14:paraId="0AA9E04C" w14:textId="77777777" w:rsidTr="00F46AAA">
        <w:trPr>
          <w:trHeight w:val="500"/>
        </w:trPr>
        <w:tc>
          <w:tcPr>
            <w:tcW w:w="3960" w:type="dxa"/>
            <w:vMerge/>
          </w:tcPr>
          <w:p w14:paraId="0A35AD2D" w14:textId="77777777" w:rsidR="00F46AAA" w:rsidRDefault="00F46AAA" w:rsidP="008D23C7">
            <w:pPr>
              <w:pStyle w:val="Texto"/>
            </w:pPr>
          </w:p>
        </w:tc>
        <w:tc>
          <w:tcPr>
            <w:tcW w:w="3961" w:type="dxa"/>
          </w:tcPr>
          <w:p w14:paraId="484142BB" w14:textId="07DF5D57" w:rsidR="00F46AAA" w:rsidRDefault="00F46AAA" w:rsidP="008D23C7">
            <w:pPr>
              <w:pStyle w:val="Texto"/>
            </w:pPr>
            <w:ins w:id="309" w:author="Regina Casanova" w:date="2018-06-18T15:45:00Z">
              <w:r>
                <w:t>Brindar información fácil de entender por los ciudadanos y gestores.</w:t>
              </w:r>
            </w:ins>
          </w:p>
        </w:tc>
      </w:tr>
      <w:tr w:rsidR="00F46AAA" w14:paraId="7A75FA9F" w14:textId="77777777" w:rsidTr="00F46AAA">
        <w:trPr>
          <w:trHeight w:val="517"/>
        </w:trPr>
        <w:tc>
          <w:tcPr>
            <w:tcW w:w="3960" w:type="dxa"/>
            <w:vMerge/>
          </w:tcPr>
          <w:p w14:paraId="42B33929" w14:textId="77777777" w:rsidR="00F46AAA" w:rsidRDefault="00F46AAA" w:rsidP="008D23C7">
            <w:pPr>
              <w:pStyle w:val="Texto"/>
            </w:pPr>
          </w:p>
        </w:tc>
        <w:tc>
          <w:tcPr>
            <w:tcW w:w="3961" w:type="dxa"/>
          </w:tcPr>
          <w:p w14:paraId="70A4B9BA" w14:textId="51083AD2" w:rsidR="00F46AAA" w:rsidRDefault="00F46AAA" w:rsidP="00F46AAA">
            <w:pPr>
              <w:pStyle w:val="Texto"/>
            </w:pPr>
            <w:ins w:id="310" w:author="Regina Casanova" w:date="2018-06-18T15:45:00Z">
              <w:r>
                <w:t>Acortar procesos de resolución de reclamos.</w:t>
              </w:r>
            </w:ins>
          </w:p>
        </w:tc>
      </w:tr>
      <w:tr w:rsidR="00F46AAA" w14:paraId="1282B97B" w14:textId="77777777" w:rsidTr="00F46AAA">
        <w:trPr>
          <w:trHeight w:val="576"/>
          <w:ins w:id="311" w:author="Regina Casanova" w:date="2018-06-18T15:42:00Z"/>
        </w:trPr>
        <w:tc>
          <w:tcPr>
            <w:tcW w:w="3960" w:type="dxa"/>
            <w:vMerge w:val="restart"/>
          </w:tcPr>
          <w:p w14:paraId="6F15F2D3" w14:textId="5D98DC36" w:rsidR="00F46AAA" w:rsidRDefault="00F46AAA" w:rsidP="00F46AAA">
            <w:pPr>
              <w:pStyle w:val="Texto"/>
              <w:rPr>
                <w:ins w:id="312" w:author="Regina Casanova" w:date="2018-06-18T15:42:00Z"/>
              </w:rPr>
            </w:pPr>
            <w:ins w:id="313" w:author="Regina Casanova" w:date="2018-06-18T15:42:00Z">
              <w:r>
                <w:t>Gestores de IPRESS</w:t>
              </w:r>
            </w:ins>
          </w:p>
        </w:tc>
        <w:tc>
          <w:tcPr>
            <w:tcW w:w="3961" w:type="dxa"/>
          </w:tcPr>
          <w:p w14:paraId="381180B0" w14:textId="60D7E429" w:rsidR="00F46AAA" w:rsidRDefault="00F46AAA" w:rsidP="00F46AAA">
            <w:pPr>
              <w:pStyle w:val="Texto"/>
              <w:rPr>
                <w:ins w:id="314" w:author="Regina Casanova" w:date="2018-06-18T15:42:00Z"/>
              </w:rPr>
            </w:pPr>
            <w:ins w:id="315" w:author="Regina Casanova" w:date="2018-06-18T15:46:00Z">
              <w:r>
                <w:t>Identificar sus fallas dentro de procesos internos.</w:t>
              </w:r>
            </w:ins>
          </w:p>
        </w:tc>
      </w:tr>
      <w:tr w:rsidR="00F46AAA" w14:paraId="32D860C6" w14:textId="77777777" w:rsidTr="00F46AAA">
        <w:trPr>
          <w:trHeight w:val="455"/>
        </w:trPr>
        <w:tc>
          <w:tcPr>
            <w:tcW w:w="3960" w:type="dxa"/>
            <w:vMerge/>
          </w:tcPr>
          <w:p w14:paraId="22CA517B" w14:textId="77777777" w:rsidR="00F46AAA" w:rsidRDefault="00F46AAA" w:rsidP="00F46AAA">
            <w:pPr>
              <w:pStyle w:val="Texto"/>
            </w:pPr>
          </w:p>
        </w:tc>
        <w:tc>
          <w:tcPr>
            <w:tcW w:w="3961" w:type="dxa"/>
          </w:tcPr>
          <w:p w14:paraId="46A49441" w14:textId="5558E64A" w:rsidR="00F46AAA" w:rsidRDefault="00F46AAA" w:rsidP="00F46AAA">
            <w:pPr>
              <w:pStyle w:val="Texto"/>
            </w:pPr>
            <w:ins w:id="316" w:author="Regina Casanova" w:date="2018-06-18T15:46:00Z">
              <w:r>
                <w:t>Contar con medios para dar seguimiento a reclamos.</w:t>
              </w:r>
            </w:ins>
          </w:p>
        </w:tc>
      </w:tr>
      <w:tr w:rsidR="00F46AAA" w14:paraId="36CD00CF" w14:textId="77777777" w:rsidTr="00F46AAA">
        <w:trPr>
          <w:trHeight w:val="622"/>
        </w:trPr>
        <w:tc>
          <w:tcPr>
            <w:tcW w:w="3960" w:type="dxa"/>
            <w:vMerge/>
          </w:tcPr>
          <w:p w14:paraId="31DC862A" w14:textId="77777777" w:rsidR="00F46AAA" w:rsidRDefault="00F46AAA" w:rsidP="00F46AAA">
            <w:pPr>
              <w:pStyle w:val="Texto"/>
            </w:pPr>
          </w:p>
        </w:tc>
        <w:tc>
          <w:tcPr>
            <w:tcW w:w="3961" w:type="dxa"/>
          </w:tcPr>
          <w:p w14:paraId="7413CDD9" w14:textId="4E878637" w:rsidR="00F46AAA" w:rsidRDefault="00F46AAA" w:rsidP="00F46AAA">
            <w:pPr>
              <w:pStyle w:val="Texto"/>
            </w:pPr>
            <w:ins w:id="317" w:author="Regina Casanova" w:date="2018-06-18T15:46:00Z">
              <w:r>
                <w:t>Obtener de estadísticas y reportes precisos para toma de decisiones.</w:t>
              </w:r>
            </w:ins>
          </w:p>
        </w:tc>
      </w:tr>
      <w:tr w:rsidR="00F46AAA" w14:paraId="6A243EA7" w14:textId="77777777" w:rsidTr="00F46AAA">
        <w:trPr>
          <w:trHeight w:val="502"/>
        </w:trPr>
        <w:tc>
          <w:tcPr>
            <w:tcW w:w="3960" w:type="dxa"/>
            <w:vMerge/>
          </w:tcPr>
          <w:p w14:paraId="5617D16D" w14:textId="77777777" w:rsidR="00F46AAA" w:rsidRDefault="00F46AAA" w:rsidP="00F46AAA">
            <w:pPr>
              <w:pStyle w:val="Texto"/>
            </w:pPr>
          </w:p>
        </w:tc>
        <w:tc>
          <w:tcPr>
            <w:tcW w:w="3961" w:type="dxa"/>
          </w:tcPr>
          <w:p w14:paraId="6ACA3370" w14:textId="7B25DEDA" w:rsidR="00F46AAA" w:rsidRDefault="00F46AAA" w:rsidP="00F46AAA">
            <w:pPr>
              <w:pStyle w:val="Texto"/>
            </w:pPr>
            <w:ins w:id="318" w:author="Regina Casanova" w:date="2018-06-18T15:46:00Z">
              <w:r>
                <w:t>Obtener recomendaciones de ciudadanos por medio de la participación activa de ellos.</w:t>
              </w:r>
            </w:ins>
          </w:p>
        </w:tc>
      </w:tr>
      <w:tr w:rsidR="00F46AAA" w14:paraId="7760F5D7" w14:textId="77777777" w:rsidTr="00F46AAA">
        <w:trPr>
          <w:trHeight w:val="515"/>
        </w:trPr>
        <w:tc>
          <w:tcPr>
            <w:tcW w:w="3960" w:type="dxa"/>
            <w:vMerge/>
          </w:tcPr>
          <w:p w14:paraId="47EF464F" w14:textId="77777777" w:rsidR="00F46AAA" w:rsidRDefault="00F46AAA" w:rsidP="00F46AAA">
            <w:pPr>
              <w:pStyle w:val="Texto"/>
            </w:pPr>
          </w:p>
        </w:tc>
        <w:tc>
          <w:tcPr>
            <w:tcW w:w="3961" w:type="dxa"/>
          </w:tcPr>
          <w:p w14:paraId="4169153F" w14:textId="0F5BEA30" w:rsidR="00F46AAA" w:rsidRDefault="00F46AAA" w:rsidP="00F46AAA">
            <w:pPr>
              <w:pStyle w:val="Texto"/>
            </w:pPr>
            <w:ins w:id="319" w:author="Regina Casanova" w:date="2018-06-18T15:46:00Z">
              <w:r>
                <w:t>Educar a ciudadanos sobre servicios de salud brindados.</w:t>
              </w:r>
            </w:ins>
          </w:p>
        </w:tc>
      </w:tr>
      <w:tr w:rsidR="00F46AAA" w14:paraId="56F56480" w14:textId="77777777" w:rsidTr="00F46AAA">
        <w:trPr>
          <w:trHeight w:val="440"/>
        </w:trPr>
        <w:tc>
          <w:tcPr>
            <w:tcW w:w="3960" w:type="dxa"/>
            <w:vMerge/>
          </w:tcPr>
          <w:p w14:paraId="298CC663" w14:textId="77777777" w:rsidR="00F46AAA" w:rsidRDefault="00F46AAA" w:rsidP="00F46AAA">
            <w:pPr>
              <w:pStyle w:val="Texto"/>
            </w:pPr>
          </w:p>
        </w:tc>
        <w:tc>
          <w:tcPr>
            <w:tcW w:w="3961" w:type="dxa"/>
          </w:tcPr>
          <w:p w14:paraId="18A39770" w14:textId="7FB2F487" w:rsidR="00F46AAA" w:rsidRDefault="00F46AAA" w:rsidP="00F46AAA">
            <w:pPr>
              <w:pStyle w:val="Texto"/>
            </w:pPr>
            <w:ins w:id="320" w:author="Regina Casanova" w:date="2018-06-18T15:47:00Z">
              <w:r>
                <w:t>Visualizar pasos realizados para resolución de reclamos anteriores.</w:t>
              </w:r>
            </w:ins>
          </w:p>
        </w:tc>
      </w:tr>
      <w:tr w:rsidR="00797ADC" w14:paraId="39B213AD" w14:textId="77777777" w:rsidTr="00797ADC">
        <w:trPr>
          <w:trHeight w:val="516"/>
          <w:ins w:id="321" w:author="Regina Casanova" w:date="2018-06-18T15:42:00Z"/>
        </w:trPr>
        <w:tc>
          <w:tcPr>
            <w:tcW w:w="3960" w:type="dxa"/>
            <w:vMerge w:val="restart"/>
          </w:tcPr>
          <w:p w14:paraId="3C12597C" w14:textId="4C44DFC7" w:rsidR="00797ADC" w:rsidRDefault="00797ADC" w:rsidP="00F46AAA">
            <w:pPr>
              <w:pStyle w:val="Texto"/>
              <w:rPr>
                <w:ins w:id="322" w:author="Regina Casanova" w:date="2018-06-18T15:42:00Z"/>
              </w:rPr>
            </w:pPr>
            <w:ins w:id="323" w:author="Regina Casanova" w:date="2018-06-18T15:42:00Z">
              <w:r>
                <w:lastRenderedPageBreak/>
                <w:t>Ciudadanos</w:t>
              </w:r>
            </w:ins>
          </w:p>
        </w:tc>
        <w:tc>
          <w:tcPr>
            <w:tcW w:w="3961" w:type="dxa"/>
          </w:tcPr>
          <w:p w14:paraId="26FFAD8F" w14:textId="6B50291C" w:rsidR="00797ADC" w:rsidRDefault="0015231C" w:rsidP="00F46AAA">
            <w:pPr>
              <w:pStyle w:val="Texto"/>
              <w:rPr>
                <w:ins w:id="324" w:author="Regina Casanova" w:date="2018-06-18T15:42:00Z"/>
              </w:rPr>
            </w:pPr>
            <w:ins w:id="325" w:author="Regina Casanova" w:date="2018-06-18T16:29:00Z">
              <w:r>
                <w:t>Colocar un reclamo de forma simple y con posibilidad de subir material multimedia.</w:t>
              </w:r>
            </w:ins>
          </w:p>
        </w:tc>
      </w:tr>
      <w:tr w:rsidR="00797ADC" w14:paraId="4F16F629" w14:textId="77777777" w:rsidTr="0015231C">
        <w:trPr>
          <w:trHeight w:val="441"/>
        </w:trPr>
        <w:tc>
          <w:tcPr>
            <w:tcW w:w="3960" w:type="dxa"/>
            <w:vMerge/>
          </w:tcPr>
          <w:p w14:paraId="2086F170" w14:textId="77777777" w:rsidR="00797ADC" w:rsidRDefault="00797ADC" w:rsidP="00F46AAA">
            <w:pPr>
              <w:pStyle w:val="Texto"/>
            </w:pPr>
          </w:p>
        </w:tc>
        <w:tc>
          <w:tcPr>
            <w:tcW w:w="3961" w:type="dxa"/>
          </w:tcPr>
          <w:p w14:paraId="73E90FFB" w14:textId="28E16358" w:rsidR="00797ADC" w:rsidRDefault="0015231C" w:rsidP="00F46AAA">
            <w:pPr>
              <w:pStyle w:val="Texto"/>
            </w:pPr>
            <w:ins w:id="326" w:author="Regina Casanova" w:date="2018-06-18T16:30:00Z">
              <w:r>
                <w:t>Saber quién está gestionando la resolución del reclamo.</w:t>
              </w:r>
            </w:ins>
          </w:p>
        </w:tc>
      </w:tr>
      <w:tr w:rsidR="0015231C" w14:paraId="7AF679E6" w14:textId="77777777" w:rsidTr="0015231C">
        <w:trPr>
          <w:trHeight w:val="502"/>
        </w:trPr>
        <w:tc>
          <w:tcPr>
            <w:tcW w:w="3960" w:type="dxa"/>
            <w:vMerge/>
          </w:tcPr>
          <w:p w14:paraId="07DDFC89" w14:textId="77777777" w:rsidR="0015231C" w:rsidRDefault="0015231C" w:rsidP="00F46AAA">
            <w:pPr>
              <w:pStyle w:val="Texto"/>
            </w:pPr>
          </w:p>
        </w:tc>
        <w:tc>
          <w:tcPr>
            <w:tcW w:w="3961" w:type="dxa"/>
          </w:tcPr>
          <w:p w14:paraId="6A2DD2A2" w14:textId="284CD450" w:rsidR="0015231C" w:rsidRDefault="0015231C" w:rsidP="00F46AAA">
            <w:pPr>
              <w:pStyle w:val="Texto"/>
            </w:pPr>
            <w:ins w:id="327" w:author="Regina Casanova" w:date="2018-06-18T16:30:00Z">
              <w:r>
                <w:t>Visualizar estadísticas para tomar decisiones sobre próximas atenciones en salud.</w:t>
              </w:r>
            </w:ins>
          </w:p>
        </w:tc>
      </w:tr>
      <w:tr w:rsidR="0015231C" w14:paraId="0B881515" w14:textId="77777777" w:rsidTr="00797ADC">
        <w:trPr>
          <w:trHeight w:val="515"/>
        </w:trPr>
        <w:tc>
          <w:tcPr>
            <w:tcW w:w="3960" w:type="dxa"/>
            <w:vMerge/>
          </w:tcPr>
          <w:p w14:paraId="19C11218" w14:textId="77777777" w:rsidR="0015231C" w:rsidRDefault="0015231C" w:rsidP="00F46AAA">
            <w:pPr>
              <w:pStyle w:val="Texto"/>
            </w:pPr>
          </w:p>
        </w:tc>
        <w:tc>
          <w:tcPr>
            <w:tcW w:w="3961" w:type="dxa"/>
          </w:tcPr>
          <w:p w14:paraId="1EDFD200" w14:textId="69AD01C8" w:rsidR="0015231C" w:rsidRDefault="0015231C" w:rsidP="00F46AAA">
            <w:pPr>
              <w:pStyle w:val="Texto"/>
            </w:pPr>
            <w:ins w:id="328" w:author="Regina Casanova" w:date="2018-06-18T16:30:00Z">
              <w:r>
                <w:t>Visualizar recomendaciones de otros pacientes.</w:t>
              </w:r>
            </w:ins>
          </w:p>
        </w:tc>
      </w:tr>
      <w:tr w:rsidR="00797ADC" w14:paraId="731B07E9" w14:textId="77777777" w:rsidTr="0015231C">
        <w:trPr>
          <w:trHeight w:val="426"/>
        </w:trPr>
        <w:tc>
          <w:tcPr>
            <w:tcW w:w="3960" w:type="dxa"/>
            <w:vMerge/>
          </w:tcPr>
          <w:p w14:paraId="6B353D05" w14:textId="77777777" w:rsidR="00797ADC" w:rsidRDefault="00797ADC" w:rsidP="00F46AAA">
            <w:pPr>
              <w:pStyle w:val="Texto"/>
            </w:pPr>
          </w:p>
        </w:tc>
        <w:tc>
          <w:tcPr>
            <w:tcW w:w="3961" w:type="dxa"/>
          </w:tcPr>
          <w:p w14:paraId="7472CC78" w14:textId="0D6103EF" w:rsidR="00797ADC" w:rsidRDefault="0015231C" w:rsidP="00F46AAA">
            <w:pPr>
              <w:pStyle w:val="Texto"/>
            </w:pPr>
            <w:ins w:id="329" w:author="Regina Casanova" w:date="2018-06-18T16:31:00Z">
              <w:r>
                <w:t>Mejorar la comunicación con personal de la IPRESS.</w:t>
              </w:r>
            </w:ins>
          </w:p>
        </w:tc>
      </w:tr>
      <w:tr w:rsidR="0015231C" w14:paraId="62F26345" w14:textId="77777777" w:rsidTr="00797ADC">
        <w:trPr>
          <w:trHeight w:val="591"/>
        </w:trPr>
        <w:tc>
          <w:tcPr>
            <w:tcW w:w="3960" w:type="dxa"/>
            <w:vMerge/>
          </w:tcPr>
          <w:p w14:paraId="7E476BED" w14:textId="77777777" w:rsidR="0015231C" w:rsidRDefault="0015231C" w:rsidP="00F46AAA">
            <w:pPr>
              <w:pStyle w:val="Texto"/>
            </w:pPr>
          </w:p>
        </w:tc>
        <w:tc>
          <w:tcPr>
            <w:tcW w:w="3961" w:type="dxa"/>
          </w:tcPr>
          <w:p w14:paraId="150459B6" w14:textId="7F9D2B1B" w:rsidR="0015231C" w:rsidRDefault="0015231C" w:rsidP="00F46AAA">
            <w:pPr>
              <w:pStyle w:val="Texto"/>
            </w:pPr>
            <w:ins w:id="330" w:author="Regina Casanova" w:date="2018-06-18T16:31:00Z">
              <w:r>
                <w:t>Cambiar percepción de reclamos de un fastidio al reflejo de la atenci</w:t>
              </w:r>
            </w:ins>
            <w:ins w:id="331" w:author="Regina Casanova" w:date="2018-06-18T16:32:00Z">
              <w:r>
                <w:t>ón brindada.</w:t>
              </w:r>
            </w:ins>
          </w:p>
        </w:tc>
      </w:tr>
      <w:tr w:rsidR="00797ADC" w14:paraId="77BB91FF" w14:textId="77777777" w:rsidTr="00F46AAA">
        <w:trPr>
          <w:trHeight w:val="424"/>
        </w:trPr>
        <w:tc>
          <w:tcPr>
            <w:tcW w:w="3960" w:type="dxa"/>
            <w:vMerge/>
          </w:tcPr>
          <w:p w14:paraId="31E460E9" w14:textId="77777777" w:rsidR="00797ADC" w:rsidRDefault="00797ADC" w:rsidP="00F46AAA">
            <w:pPr>
              <w:pStyle w:val="Texto"/>
            </w:pPr>
          </w:p>
        </w:tc>
        <w:tc>
          <w:tcPr>
            <w:tcW w:w="3961" w:type="dxa"/>
          </w:tcPr>
          <w:p w14:paraId="21669700" w14:textId="58AB50F1" w:rsidR="00797ADC" w:rsidRDefault="0015231C" w:rsidP="00F46AAA">
            <w:pPr>
              <w:pStyle w:val="Texto"/>
            </w:pPr>
            <w:ins w:id="332" w:author="Regina Casanova" w:date="2018-06-18T16:32:00Z">
              <w:r>
                <w:t>Hacer saber a la IPRESS sus fallas en atención.</w:t>
              </w:r>
            </w:ins>
          </w:p>
        </w:tc>
      </w:tr>
    </w:tbl>
    <w:p w14:paraId="2BC97892" w14:textId="6E266092" w:rsidR="005C0CEB" w:rsidRPr="005C0CEB" w:rsidRDefault="00F305B6" w:rsidP="005C0CEB">
      <w:pPr>
        <w:pStyle w:val="Texto"/>
        <w:jc w:val="center"/>
        <w:rPr>
          <w:ins w:id="333" w:author="Regina Casanova" w:date="2018-06-18T16:33:00Z"/>
          <w:sz w:val="22"/>
          <w:rPrChange w:id="334" w:author="Regina Casanova" w:date="2018-06-18T16:33:00Z">
            <w:rPr>
              <w:ins w:id="335" w:author="Regina Casanova" w:date="2018-06-18T16:33:00Z"/>
            </w:rPr>
          </w:rPrChange>
        </w:rPr>
      </w:pPr>
      <w:ins w:id="336" w:author="Regina Casanova" w:date="2018-06-18T16:33:00Z">
        <w:r w:rsidRPr="00F305B6">
          <w:rPr>
            <w:sz w:val="22"/>
          </w:rPr>
          <w:t xml:space="preserve">Tabla Nº </w:t>
        </w:r>
      </w:ins>
      <w:ins w:id="337" w:author="Regina Casanova" w:date="2018-06-18T16:57:00Z">
        <w:r>
          <w:rPr>
            <w:sz w:val="22"/>
          </w:rPr>
          <w:t>2</w:t>
        </w:r>
      </w:ins>
      <w:ins w:id="338" w:author="Regina Casanova" w:date="2018-06-18T16:33:00Z">
        <w:r w:rsidR="005C0CEB" w:rsidRPr="005C0CEB">
          <w:rPr>
            <w:sz w:val="22"/>
            <w:rPrChange w:id="339" w:author="Regina Casanova" w:date="2018-06-18T16:33:00Z">
              <w:rPr/>
            </w:rPrChange>
          </w:rPr>
          <w:t xml:space="preserve">. Tabla de hallazgos </w:t>
        </w:r>
      </w:ins>
      <w:ins w:id="340" w:author="Regina Casanova" w:date="2018-06-18T16:34:00Z">
        <w:r w:rsidR="005C0CEB">
          <w:rPr>
            <w:sz w:val="22"/>
          </w:rPr>
          <w:t>objetivos</w:t>
        </w:r>
      </w:ins>
      <w:ins w:id="341" w:author="Regina Casanova" w:date="2018-06-18T16:33:00Z">
        <w:r w:rsidR="005C0CEB" w:rsidRPr="005C0CEB">
          <w:rPr>
            <w:sz w:val="22"/>
          </w:rPr>
          <w:t xml:space="preserve"> encontrad</w:t>
        </w:r>
      </w:ins>
      <w:ins w:id="342" w:author="Regina Casanova" w:date="2018-06-18T16:34:00Z">
        <w:r w:rsidR="005C0CEB">
          <w:rPr>
            <w:sz w:val="22"/>
          </w:rPr>
          <w:t>o</w:t>
        </w:r>
      </w:ins>
      <w:ins w:id="343" w:author="Regina Casanova" w:date="2018-06-18T16:33:00Z">
        <w:r w:rsidR="005C0CEB" w:rsidRPr="005C0CEB">
          <w:rPr>
            <w:sz w:val="22"/>
            <w:rPrChange w:id="344" w:author="Regina Casanova" w:date="2018-06-18T16:33:00Z">
              <w:rPr/>
            </w:rPrChange>
          </w:rPr>
          <w:t>s por tipo de usuario.</w:t>
        </w:r>
      </w:ins>
    </w:p>
    <w:p w14:paraId="493AEAB7" w14:textId="3BF9EEDA" w:rsidR="00F46AAA" w:rsidRDefault="0015231C" w:rsidP="005C0CEB">
      <w:pPr>
        <w:pStyle w:val="Ttulo4"/>
        <w:rPr>
          <w:ins w:id="345" w:author="Regina Casanova" w:date="2018-06-18T15:47:00Z"/>
        </w:rPr>
        <w:pPrChange w:id="346" w:author="Regina Casanova" w:date="2018-06-18T16:36:00Z">
          <w:pPr>
            <w:pStyle w:val="Texto"/>
          </w:pPr>
        </w:pPrChange>
      </w:pPr>
      <w:ins w:id="347" w:author="Regina Casanova" w:date="2018-06-18T16:29:00Z">
        <w:r>
          <w:lastRenderedPageBreak/>
          <w:t>Desafíos</w:t>
        </w:r>
      </w:ins>
      <w:ins w:id="348" w:author="Regina Casanova" w:date="2018-06-18T15:47:00Z">
        <w:r w:rsidR="00F46AAA">
          <w:t xml:space="preserve"> y Limitaciones</w:t>
        </w:r>
      </w:ins>
    </w:p>
    <w:tbl>
      <w:tblPr>
        <w:tblStyle w:val="Tablaconcuadrcula"/>
        <w:tblW w:w="0" w:type="auto"/>
        <w:tblLook w:val="04A0" w:firstRow="1" w:lastRow="0" w:firstColumn="1" w:lastColumn="0" w:noHBand="0" w:noVBand="1"/>
      </w:tblPr>
      <w:tblGrid>
        <w:gridCol w:w="3960"/>
        <w:gridCol w:w="3961"/>
      </w:tblGrid>
      <w:tr w:rsidR="00F46AAA" w14:paraId="5AF6ED73" w14:textId="77777777" w:rsidTr="00F46AAA">
        <w:trPr>
          <w:trHeight w:val="531"/>
          <w:ins w:id="349" w:author="Regina Casanova" w:date="2018-06-18T15:47:00Z"/>
        </w:trPr>
        <w:tc>
          <w:tcPr>
            <w:tcW w:w="3960" w:type="dxa"/>
            <w:vMerge w:val="restart"/>
          </w:tcPr>
          <w:p w14:paraId="2E50C7E1" w14:textId="73778B3A" w:rsidR="00F46AAA" w:rsidRDefault="00F46AAA" w:rsidP="008D23C7">
            <w:pPr>
              <w:pStyle w:val="Texto"/>
              <w:rPr>
                <w:ins w:id="350" w:author="Regina Casanova" w:date="2018-06-18T15:47:00Z"/>
              </w:rPr>
            </w:pPr>
            <w:ins w:id="351" w:author="Regina Casanova" w:date="2018-06-18T15:49:00Z">
              <w:r>
                <w:t>Personal de SUSALUD</w:t>
              </w:r>
            </w:ins>
          </w:p>
        </w:tc>
        <w:tc>
          <w:tcPr>
            <w:tcW w:w="3961" w:type="dxa"/>
          </w:tcPr>
          <w:p w14:paraId="6C10C8DE" w14:textId="002524AC" w:rsidR="00F46AAA" w:rsidRDefault="00F46AAA" w:rsidP="008D23C7">
            <w:pPr>
              <w:pStyle w:val="Texto"/>
              <w:rPr>
                <w:ins w:id="352" w:author="Regina Casanova" w:date="2018-06-18T15:47:00Z"/>
              </w:rPr>
            </w:pPr>
            <w:ins w:id="353" w:author="Regina Casanova" w:date="2018-06-18T15:49:00Z">
              <w:r>
                <w:t>Poblaciones lejanas con poca o nula conectividad.</w:t>
              </w:r>
            </w:ins>
          </w:p>
        </w:tc>
      </w:tr>
      <w:tr w:rsidR="00F46AAA" w14:paraId="4165A928" w14:textId="77777777" w:rsidTr="00F46AAA">
        <w:trPr>
          <w:trHeight w:val="486"/>
        </w:trPr>
        <w:tc>
          <w:tcPr>
            <w:tcW w:w="3960" w:type="dxa"/>
            <w:vMerge/>
          </w:tcPr>
          <w:p w14:paraId="283EE971" w14:textId="77777777" w:rsidR="00F46AAA" w:rsidRDefault="00F46AAA" w:rsidP="008D23C7">
            <w:pPr>
              <w:pStyle w:val="Texto"/>
            </w:pPr>
          </w:p>
        </w:tc>
        <w:tc>
          <w:tcPr>
            <w:tcW w:w="3961" w:type="dxa"/>
          </w:tcPr>
          <w:p w14:paraId="108E6281" w14:textId="64279D0E" w:rsidR="00F46AAA" w:rsidRDefault="00F46AAA" w:rsidP="008D23C7">
            <w:pPr>
              <w:pStyle w:val="Texto"/>
            </w:pPr>
            <w:ins w:id="354" w:author="Regina Casanova" w:date="2018-06-18T15:49:00Z">
              <w:r>
                <w:t>Mala gestión de recursos económicos por parte de IPRESS.</w:t>
              </w:r>
            </w:ins>
          </w:p>
        </w:tc>
      </w:tr>
      <w:tr w:rsidR="00F46AAA" w14:paraId="5E547101" w14:textId="77777777" w:rsidTr="00F46AAA">
        <w:trPr>
          <w:trHeight w:val="441"/>
        </w:trPr>
        <w:tc>
          <w:tcPr>
            <w:tcW w:w="3960" w:type="dxa"/>
            <w:vMerge/>
          </w:tcPr>
          <w:p w14:paraId="516FD0C2" w14:textId="77777777" w:rsidR="00F46AAA" w:rsidRDefault="00F46AAA" w:rsidP="008D23C7">
            <w:pPr>
              <w:pStyle w:val="Texto"/>
            </w:pPr>
          </w:p>
        </w:tc>
        <w:tc>
          <w:tcPr>
            <w:tcW w:w="3961" w:type="dxa"/>
          </w:tcPr>
          <w:p w14:paraId="49A87319" w14:textId="777849A4" w:rsidR="00F46AAA" w:rsidRDefault="00F46AAA" w:rsidP="008D23C7">
            <w:pPr>
              <w:pStyle w:val="Texto"/>
            </w:pPr>
            <w:ins w:id="355" w:author="Regina Casanova" w:date="2018-06-18T15:50:00Z">
              <w:r>
                <w:t>Personas no letradas.</w:t>
              </w:r>
            </w:ins>
          </w:p>
        </w:tc>
      </w:tr>
      <w:tr w:rsidR="00F46AAA" w14:paraId="67226A83" w14:textId="77777777" w:rsidTr="00F46AAA">
        <w:trPr>
          <w:trHeight w:val="576"/>
        </w:trPr>
        <w:tc>
          <w:tcPr>
            <w:tcW w:w="3960" w:type="dxa"/>
            <w:vMerge/>
          </w:tcPr>
          <w:p w14:paraId="13BA8CC5" w14:textId="2CB00338" w:rsidR="00F46AAA" w:rsidRDefault="00F46AAA" w:rsidP="008D23C7">
            <w:pPr>
              <w:pStyle w:val="Texto"/>
            </w:pPr>
          </w:p>
        </w:tc>
        <w:tc>
          <w:tcPr>
            <w:tcW w:w="3961" w:type="dxa"/>
          </w:tcPr>
          <w:p w14:paraId="76B70AB3" w14:textId="65B5B9E6" w:rsidR="00F46AAA" w:rsidRDefault="00F46AAA" w:rsidP="008D23C7">
            <w:pPr>
              <w:pStyle w:val="Texto"/>
            </w:pPr>
            <w:ins w:id="356" w:author="Regina Casanova" w:date="2018-06-18T15:50:00Z">
              <w:r>
                <w:t xml:space="preserve">No hay procedimientos claros sobre </w:t>
              </w:r>
            </w:ins>
            <w:ins w:id="357" w:author="Regina Casanova" w:date="2018-06-18T15:51:00Z">
              <w:r>
                <w:t>cómo</w:t>
              </w:r>
            </w:ins>
            <w:ins w:id="358" w:author="Regina Casanova" w:date="2018-06-18T15:50:00Z">
              <w:r>
                <w:t xml:space="preserve"> </w:t>
              </w:r>
            </w:ins>
            <w:ins w:id="359" w:author="Regina Casanova" w:date="2018-06-18T15:51:00Z">
              <w:r>
                <w:t>reaccionar para</w:t>
              </w:r>
            </w:ins>
            <w:ins w:id="360" w:author="Regina Casanova" w:date="2018-06-18T15:50:00Z">
              <w:r>
                <w:t xml:space="preserve"> resolver reclamos.</w:t>
              </w:r>
            </w:ins>
          </w:p>
        </w:tc>
      </w:tr>
      <w:tr w:rsidR="00F46AAA" w14:paraId="4A8C71F7" w14:textId="77777777" w:rsidTr="00F46AAA">
        <w:trPr>
          <w:trHeight w:val="515"/>
        </w:trPr>
        <w:tc>
          <w:tcPr>
            <w:tcW w:w="3960" w:type="dxa"/>
            <w:vMerge/>
          </w:tcPr>
          <w:p w14:paraId="3BD4F79A" w14:textId="77777777" w:rsidR="00F46AAA" w:rsidRDefault="00F46AAA" w:rsidP="008D23C7">
            <w:pPr>
              <w:pStyle w:val="Texto"/>
            </w:pPr>
          </w:p>
        </w:tc>
        <w:tc>
          <w:tcPr>
            <w:tcW w:w="3961" w:type="dxa"/>
          </w:tcPr>
          <w:p w14:paraId="742BACAE" w14:textId="41201719" w:rsidR="00F46AAA" w:rsidRDefault="000E7F05" w:rsidP="008D23C7">
            <w:pPr>
              <w:pStyle w:val="Texto"/>
            </w:pPr>
            <w:ins w:id="361" w:author="Regina Casanova" w:date="2018-06-18T15:52:00Z">
              <w:r>
                <w:t>Reclamos son vistos como trabas u ofensas hacia el personal prestador de salud.</w:t>
              </w:r>
            </w:ins>
          </w:p>
        </w:tc>
      </w:tr>
      <w:tr w:rsidR="000E7F05" w14:paraId="7E61175E" w14:textId="77777777" w:rsidTr="00F46AAA">
        <w:trPr>
          <w:trHeight w:val="576"/>
          <w:ins w:id="362" w:author="Regina Casanova" w:date="2018-06-18T15:47:00Z"/>
        </w:trPr>
        <w:tc>
          <w:tcPr>
            <w:tcW w:w="3960" w:type="dxa"/>
            <w:vMerge w:val="restart"/>
          </w:tcPr>
          <w:p w14:paraId="4E0037E8" w14:textId="4C25208A" w:rsidR="000E7F05" w:rsidRDefault="000E7F05" w:rsidP="008D23C7">
            <w:pPr>
              <w:pStyle w:val="Texto"/>
              <w:rPr>
                <w:ins w:id="363" w:author="Regina Casanova" w:date="2018-06-18T15:47:00Z"/>
              </w:rPr>
            </w:pPr>
            <w:ins w:id="364" w:author="Regina Casanova" w:date="2018-06-18T15:49:00Z">
              <w:r>
                <w:t>Gestores de IPRESS</w:t>
              </w:r>
            </w:ins>
          </w:p>
        </w:tc>
        <w:tc>
          <w:tcPr>
            <w:tcW w:w="3961" w:type="dxa"/>
          </w:tcPr>
          <w:p w14:paraId="796DA508" w14:textId="310CB23E" w:rsidR="000E7F05" w:rsidRDefault="000E7F05" w:rsidP="008D23C7">
            <w:pPr>
              <w:pStyle w:val="Texto"/>
              <w:rPr>
                <w:ins w:id="365" w:author="Regina Casanova" w:date="2018-06-18T15:47:00Z"/>
              </w:rPr>
            </w:pPr>
            <w:ins w:id="366" w:author="Regina Casanova" w:date="2018-06-18T15:54:00Z">
              <w:r>
                <w:t>Reclamos son vistos de manera negativa.</w:t>
              </w:r>
            </w:ins>
          </w:p>
        </w:tc>
      </w:tr>
      <w:tr w:rsidR="000E7F05" w14:paraId="2E970A6C" w14:textId="77777777" w:rsidTr="00F46AAA">
        <w:trPr>
          <w:trHeight w:val="441"/>
        </w:trPr>
        <w:tc>
          <w:tcPr>
            <w:tcW w:w="3960" w:type="dxa"/>
            <w:vMerge/>
          </w:tcPr>
          <w:p w14:paraId="1AE33479" w14:textId="77777777" w:rsidR="000E7F05" w:rsidRDefault="000E7F05" w:rsidP="008D23C7">
            <w:pPr>
              <w:pStyle w:val="Texto"/>
            </w:pPr>
          </w:p>
        </w:tc>
        <w:tc>
          <w:tcPr>
            <w:tcW w:w="3961" w:type="dxa"/>
          </w:tcPr>
          <w:p w14:paraId="1960B89C" w14:textId="0A5F021F" w:rsidR="000E7F05" w:rsidRDefault="000E7F05" w:rsidP="008D23C7">
            <w:pPr>
              <w:pStyle w:val="Texto"/>
            </w:pPr>
            <w:ins w:id="367" w:author="Regina Casanova" w:date="2018-06-18T15:55:00Z">
              <w:r>
                <w:t>Falta de comunicación con SUSALUD.</w:t>
              </w:r>
            </w:ins>
          </w:p>
        </w:tc>
      </w:tr>
      <w:tr w:rsidR="000E7F05" w14:paraId="6244FE4E" w14:textId="77777777" w:rsidTr="00F46AAA">
        <w:trPr>
          <w:trHeight w:val="471"/>
        </w:trPr>
        <w:tc>
          <w:tcPr>
            <w:tcW w:w="3960" w:type="dxa"/>
            <w:vMerge/>
          </w:tcPr>
          <w:p w14:paraId="57D356C4" w14:textId="77777777" w:rsidR="000E7F05" w:rsidRDefault="000E7F05" w:rsidP="008D23C7">
            <w:pPr>
              <w:pStyle w:val="Texto"/>
            </w:pPr>
          </w:p>
        </w:tc>
        <w:tc>
          <w:tcPr>
            <w:tcW w:w="3961" w:type="dxa"/>
          </w:tcPr>
          <w:p w14:paraId="61B4704C" w14:textId="6A7E8782" w:rsidR="000E7F05" w:rsidRDefault="000E7F05" w:rsidP="008D23C7">
            <w:pPr>
              <w:pStyle w:val="Texto"/>
            </w:pPr>
            <w:ins w:id="368" w:author="Regina Casanova" w:date="2018-06-18T15:55:00Z">
              <w:r>
                <w:t>Excesiva delegación para resolución de reclamos.</w:t>
              </w:r>
            </w:ins>
          </w:p>
        </w:tc>
      </w:tr>
      <w:tr w:rsidR="000E7F05" w14:paraId="2D110FCC" w14:textId="77777777" w:rsidTr="00F46AAA">
        <w:trPr>
          <w:trHeight w:val="561"/>
        </w:trPr>
        <w:tc>
          <w:tcPr>
            <w:tcW w:w="3960" w:type="dxa"/>
            <w:vMerge/>
          </w:tcPr>
          <w:p w14:paraId="1526619E" w14:textId="77777777" w:rsidR="000E7F05" w:rsidRDefault="000E7F05" w:rsidP="008D23C7">
            <w:pPr>
              <w:pStyle w:val="Texto"/>
            </w:pPr>
          </w:p>
        </w:tc>
        <w:tc>
          <w:tcPr>
            <w:tcW w:w="3961" w:type="dxa"/>
          </w:tcPr>
          <w:p w14:paraId="7C7B9BB3" w14:textId="3582BE51" w:rsidR="000E7F05" w:rsidRDefault="000E7F05" w:rsidP="008D23C7">
            <w:pPr>
              <w:pStyle w:val="Texto"/>
            </w:pPr>
            <w:ins w:id="369" w:author="Regina Casanova" w:date="2018-06-18T15:55:00Z">
              <w:r>
                <w:t>Procesos largos para resolución de reclamos.</w:t>
              </w:r>
            </w:ins>
          </w:p>
        </w:tc>
      </w:tr>
      <w:tr w:rsidR="000E7F05" w14:paraId="20472905" w14:textId="77777777" w:rsidTr="00F46AAA">
        <w:trPr>
          <w:trHeight w:val="546"/>
        </w:trPr>
        <w:tc>
          <w:tcPr>
            <w:tcW w:w="3960" w:type="dxa"/>
            <w:vMerge/>
          </w:tcPr>
          <w:p w14:paraId="45192E5F" w14:textId="77777777" w:rsidR="000E7F05" w:rsidRDefault="000E7F05" w:rsidP="008D23C7">
            <w:pPr>
              <w:pStyle w:val="Texto"/>
            </w:pPr>
          </w:p>
        </w:tc>
        <w:tc>
          <w:tcPr>
            <w:tcW w:w="3961" w:type="dxa"/>
          </w:tcPr>
          <w:p w14:paraId="7214BA97" w14:textId="73CBFE3E" w:rsidR="000E7F05" w:rsidRDefault="000E7F05" w:rsidP="008D23C7">
            <w:pPr>
              <w:pStyle w:val="Texto"/>
            </w:pPr>
            <w:ins w:id="370" w:author="Regina Casanova" w:date="2018-06-18T15:56:00Z">
              <w:r>
                <w:t>Ciudadanos que reclaman con frecuencia sin sustento.</w:t>
              </w:r>
            </w:ins>
          </w:p>
        </w:tc>
      </w:tr>
      <w:tr w:rsidR="000E7F05" w14:paraId="3626EC09" w14:textId="77777777" w:rsidTr="00F46AAA">
        <w:trPr>
          <w:trHeight w:val="470"/>
        </w:trPr>
        <w:tc>
          <w:tcPr>
            <w:tcW w:w="3960" w:type="dxa"/>
            <w:vMerge/>
          </w:tcPr>
          <w:p w14:paraId="11D2E1C1" w14:textId="77777777" w:rsidR="000E7F05" w:rsidRDefault="000E7F05" w:rsidP="008D23C7">
            <w:pPr>
              <w:pStyle w:val="Texto"/>
            </w:pPr>
          </w:p>
        </w:tc>
        <w:tc>
          <w:tcPr>
            <w:tcW w:w="3961" w:type="dxa"/>
          </w:tcPr>
          <w:p w14:paraId="622B674D" w14:textId="27E3FA5B" w:rsidR="000E7F05" w:rsidRDefault="000E7F05" w:rsidP="008D23C7">
            <w:pPr>
              <w:pStyle w:val="Texto"/>
            </w:pPr>
            <w:ins w:id="371" w:author="Regina Casanova" w:date="2018-06-18T15:56:00Z">
              <w:r>
                <w:t>Resolución de reclamos de manera aislada y sin identificaci</w:t>
              </w:r>
            </w:ins>
            <w:ins w:id="372" w:author="Regina Casanova" w:date="2018-06-18T15:57:00Z">
              <w:r>
                <w:t>ón del problema en trasfondo.</w:t>
              </w:r>
            </w:ins>
          </w:p>
        </w:tc>
      </w:tr>
      <w:tr w:rsidR="0015231C" w14:paraId="02F8D784" w14:textId="77777777" w:rsidTr="0015231C">
        <w:trPr>
          <w:trHeight w:val="531"/>
          <w:ins w:id="373" w:author="Regina Casanova" w:date="2018-06-18T15:47:00Z"/>
        </w:trPr>
        <w:tc>
          <w:tcPr>
            <w:tcW w:w="3960" w:type="dxa"/>
            <w:vMerge w:val="restart"/>
          </w:tcPr>
          <w:p w14:paraId="6DCA6DE7" w14:textId="475E1A56" w:rsidR="0015231C" w:rsidRDefault="0015231C" w:rsidP="008D23C7">
            <w:pPr>
              <w:pStyle w:val="Texto"/>
              <w:rPr>
                <w:ins w:id="374" w:author="Regina Casanova" w:date="2018-06-18T15:47:00Z"/>
              </w:rPr>
            </w:pPr>
            <w:ins w:id="375" w:author="Regina Casanova" w:date="2018-06-18T15:49:00Z">
              <w:r>
                <w:t>Ciudadanos</w:t>
              </w:r>
            </w:ins>
          </w:p>
        </w:tc>
        <w:tc>
          <w:tcPr>
            <w:tcW w:w="3961" w:type="dxa"/>
          </w:tcPr>
          <w:p w14:paraId="09E72165" w14:textId="7BBDF1FD" w:rsidR="0015231C" w:rsidRDefault="0015231C" w:rsidP="008D23C7">
            <w:pPr>
              <w:pStyle w:val="Texto"/>
              <w:rPr>
                <w:ins w:id="376" w:author="Regina Casanova" w:date="2018-06-18T15:47:00Z"/>
              </w:rPr>
            </w:pPr>
            <w:ins w:id="377" w:author="Regina Casanova" w:date="2018-06-18T16:26:00Z">
              <w:r>
                <w:t xml:space="preserve">Personas no proclives al uso de </w:t>
              </w:r>
            </w:ins>
            <w:ins w:id="378" w:author="Regina Casanova" w:date="2018-06-18T16:27:00Z">
              <w:r>
                <w:t>tecnología</w:t>
              </w:r>
            </w:ins>
            <w:ins w:id="379" w:author="Regina Casanova" w:date="2018-06-18T16:26:00Z">
              <w:r>
                <w:t>.</w:t>
              </w:r>
            </w:ins>
          </w:p>
        </w:tc>
      </w:tr>
      <w:tr w:rsidR="0015231C" w14:paraId="7F6E16FE" w14:textId="77777777" w:rsidTr="0015231C">
        <w:trPr>
          <w:trHeight w:val="486"/>
        </w:trPr>
        <w:tc>
          <w:tcPr>
            <w:tcW w:w="3960" w:type="dxa"/>
            <w:vMerge/>
          </w:tcPr>
          <w:p w14:paraId="59DE6066" w14:textId="77777777" w:rsidR="0015231C" w:rsidRDefault="0015231C" w:rsidP="008D23C7">
            <w:pPr>
              <w:pStyle w:val="Texto"/>
            </w:pPr>
          </w:p>
        </w:tc>
        <w:tc>
          <w:tcPr>
            <w:tcW w:w="3961" w:type="dxa"/>
          </w:tcPr>
          <w:p w14:paraId="43250CEF" w14:textId="0B5D1495" w:rsidR="0015231C" w:rsidRDefault="0015231C" w:rsidP="008D23C7">
            <w:pPr>
              <w:pStyle w:val="Texto"/>
            </w:pPr>
            <w:ins w:id="380" w:author="Regina Casanova" w:date="2018-06-18T16:27:00Z">
              <w:r>
                <w:t>Ciudadanos no sabe sobre que debe reclamar y que no.</w:t>
              </w:r>
            </w:ins>
          </w:p>
        </w:tc>
      </w:tr>
      <w:tr w:rsidR="0015231C" w14:paraId="22580421" w14:textId="77777777" w:rsidTr="0015231C">
        <w:trPr>
          <w:trHeight w:val="426"/>
        </w:trPr>
        <w:tc>
          <w:tcPr>
            <w:tcW w:w="3960" w:type="dxa"/>
            <w:vMerge/>
          </w:tcPr>
          <w:p w14:paraId="42C9B56B" w14:textId="77777777" w:rsidR="0015231C" w:rsidRDefault="0015231C" w:rsidP="008D23C7">
            <w:pPr>
              <w:pStyle w:val="Texto"/>
            </w:pPr>
          </w:p>
        </w:tc>
        <w:tc>
          <w:tcPr>
            <w:tcW w:w="3961" w:type="dxa"/>
          </w:tcPr>
          <w:p w14:paraId="4F419759" w14:textId="0CEB3E45" w:rsidR="0015231C" w:rsidRDefault="0015231C" w:rsidP="008D23C7">
            <w:pPr>
              <w:pStyle w:val="Texto"/>
            </w:pPr>
            <w:ins w:id="381" w:author="Regina Casanova" w:date="2018-06-18T16:27:00Z">
              <w:r>
                <w:t>Poco contacto de las autoridades con reclamos presentados por ciudadanos.</w:t>
              </w:r>
            </w:ins>
          </w:p>
        </w:tc>
      </w:tr>
      <w:tr w:rsidR="0015231C" w14:paraId="210784B5" w14:textId="77777777" w:rsidTr="0015231C">
        <w:trPr>
          <w:trHeight w:val="471"/>
        </w:trPr>
        <w:tc>
          <w:tcPr>
            <w:tcW w:w="3960" w:type="dxa"/>
            <w:vMerge/>
          </w:tcPr>
          <w:p w14:paraId="12961EDF" w14:textId="77777777" w:rsidR="0015231C" w:rsidRDefault="0015231C" w:rsidP="008D23C7">
            <w:pPr>
              <w:pStyle w:val="Texto"/>
            </w:pPr>
          </w:p>
        </w:tc>
        <w:tc>
          <w:tcPr>
            <w:tcW w:w="3961" w:type="dxa"/>
          </w:tcPr>
          <w:p w14:paraId="242B0264" w14:textId="31703A9A" w:rsidR="0015231C" w:rsidRDefault="0015231C" w:rsidP="008D23C7">
            <w:pPr>
              <w:pStyle w:val="Texto"/>
            </w:pPr>
            <w:ins w:id="382" w:author="Regina Casanova" w:date="2018-06-18T16:29:00Z">
              <w:r>
                <w:t>Falta de</w:t>
              </w:r>
            </w:ins>
            <w:ins w:id="383" w:author="Regina Casanova" w:date="2018-06-18T16:27:00Z">
              <w:r>
                <w:t xml:space="preserve"> capacidad de decisi</w:t>
              </w:r>
            </w:ins>
            <w:ins w:id="384" w:author="Regina Casanova" w:date="2018-06-18T16:28:00Z">
              <w:r>
                <w:t xml:space="preserve">ón y de </w:t>
              </w:r>
            </w:ins>
            <w:ins w:id="385" w:author="Regina Casanova" w:date="2018-06-18T16:29:00Z">
              <w:r>
                <w:t>autonomía</w:t>
              </w:r>
            </w:ins>
            <w:ins w:id="386" w:author="Regina Casanova" w:date="2018-06-18T16:28:00Z">
              <w:r>
                <w:t xml:space="preserve"> para resolución de reclamos en niveles bajos de atención.</w:t>
              </w:r>
            </w:ins>
          </w:p>
        </w:tc>
      </w:tr>
      <w:tr w:rsidR="0015231C" w14:paraId="07169AF5" w14:textId="77777777" w:rsidTr="0015231C">
        <w:trPr>
          <w:trHeight w:val="515"/>
        </w:trPr>
        <w:tc>
          <w:tcPr>
            <w:tcW w:w="3960" w:type="dxa"/>
            <w:vMerge/>
          </w:tcPr>
          <w:p w14:paraId="7266408B" w14:textId="77777777" w:rsidR="0015231C" w:rsidRDefault="0015231C" w:rsidP="008D23C7">
            <w:pPr>
              <w:pStyle w:val="Texto"/>
            </w:pPr>
          </w:p>
        </w:tc>
        <w:tc>
          <w:tcPr>
            <w:tcW w:w="3961" w:type="dxa"/>
          </w:tcPr>
          <w:p w14:paraId="57C6F7A0" w14:textId="16019F19" w:rsidR="0015231C" w:rsidRDefault="0015231C" w:rsidP="008D23C7">
            <w:pPr>
              <w:pStyle w:val="Texto"/>
            </w:pPr>
            <w:ins w:id="387" w:author="Regina Casanova" w:date="2018-06-18T16:28:00Z">
              <w:r>
                <w:t>Tiempos largos para resolución de reclamos.</w:t>
              </w:r>
            </w:ins>
          </w:p>
        </w:tc>
      </w:tr>
    </w:tbl>
    <w:p w14:paraId="76E34D80" w14:textId="53428781" w:rsidR="00F46AAA" w:rsidRPr="008D23C7" w:rsidDel="005C0CEB" w:rsidRDefault="00F46AAA" w:rsidP="008D23C7">
      <w:pPr>
        <w:pStyle w:val="Texto"/>
        <w:rPr>
          <w:del w:id="388" w:author="Regina Casanova" w:date="2018-06-18T16:33:00Z"/>
        </w:rPr>
      </w:pPr>
    </w:p>
    <w:tbl>
      <w:tblPr>
        <w:tblStyle w:val="Tablaconcuadrcula"/>
        <w:tblW w:w="0" w:type="auto"/>
        <w:tblLook w:val="04A0" w:firstRow="1" w:lastRow="0" w:firstColumn="1" w:lastColumn="0" w:noHBand="0" w:noVBand="1"/>
      </w:tblPr>
      <w:tblGrid>
        <w:gridCol w:w="1663"/>
        <w:gridCol w:w="2402"/>
        <w:gridCol w:w="1970"/>
        <w:gridCol w:w="1886"/>
      </w:tblGrid>
      <w:tr w:rsidR="00EB6C92" w:rsidRPr="00BA156B" w:rsidDel="005C0CEB" w14:paraId="03E9A649" w14:textId="2CEC0C7A" w:rsidTr="000E179A">
        <w:trPr>
          <w:trHeight w:val="865"/>
          <w:del w:id="389" w:author="Regina Casanova" w:date="2018-06-18T16:33:00Z"/>
        </w:trPr>
        <w:tc>
          <w:tcPr>
            <w:tcW w:w="1736" w:type="dxa"/>
          </w:tcPr>
          <w:p w14:paraId="33DF7D81" w14:textId="3A553043" w:rsidR="00EA0533" w:rsidRPr="008D23C7" w:rsidDel="005C0CEB" w:rsidRDefault="00EA0533" w:rsidP="008D23C7">
            <w:pPr>
              <w:pStyle w:val="Texto"/>
              <w:rPr>
                <w:del w:id="390" w:author="Regina Casanova" w:date="2018-06-18T16:33:00Z"/>
                <w:b/>
              </w:rPr>
            </w:pPr>
          </w:p>
        </w:tc>
        <w:tc>
          <w:tcPr>
            <w:tcW w:w="2526" w:type="dxa"/>
          </w:tcPr>
          <w:p w14:paraId="1FDE7BAE" w14:textId="7129505B" w:rsidR="00EA0533" w:rsidRPr="008D23C7" w:rsidDel="005C0CEB" w:rsidRDefault="00EA0533" w:rsidP="008D23C7">
            <w:pPr>
              <w:pStyle w:val="Texto"/>
              <w:rPr>
                <w:del w:id="391" w:author="Regina Casanova" w:date="2018-06-18T16:33:00Z"/>
                <w:b/>
              </w:rPr>
            </w:pPr>
            <w:del w:id="392" w:author="Regina Casanova" w:date="2018-06-18T16:33:00Z">
              <w:r w:rsidRPr="008D23C7" w:rsidDel="005C0CEB">
                <w:rPr>
                  <w:b/>
                </w:rPr>
                <w:delText>Personal de SUSALUD</w:delText>
              </w:r>
            </w:del>
          </w:p>
        </w:tc>
        <w:tc>
          <w:tcPr>
            <w:tcW w:w="2118" w:type="dxa"/>
          </w:tcPr>
          <w:p w14:paraId="353B966E" w14:textId="6EB882A4" w:rsidR="00EA0533" w:rsidRPr="008D23C7" w:rsidDel="005C0CEB" w:rsidRDefault="002E1E27" w:rsidP="008D23C7">
            <w:pPr>
              <w:pStyle w:val="Texto"/>
              <w:rPr>
                <w:del w:id="393" w:author="Regina Casanova" w:date="2018-06-18T16:33:00Z"/>
                <w:b/>
              </w:rPr>
            </w:pPr>
            <w:del w:id="394" w:author="Regina Casanova" w:date="2018-06-18T16:33:00Z">
              <w:r w:rsidRPr="008D23C7" w:rsidDel="005C0CEB">
                <w:rPr>
                  <w:b/>
                </w:rPr>
                <w:delText>Gestores de</w:delText>
              </w:r>
              <w:r w:rsidR="00EA0533" w:rsidRPr="008D23C7" w:rsidDel="005C0CEB">
                <w:rPr>
                  <w:b/>
                </w:rPr>
                <w:delText xml:space="preserve"> IPRESS</w:delText>
              </w:r>
            </w:del>
          </w:p>
        </w:tc>
        <w:tc>
          <w:tcPr>
            <w:tcW w:w="2108" w:type="dxa"/>
          </w:tcPr>
          <w:p w14:paraId="4A06DA18" w14:textId="3778B607" w:rsidR="00EA0533" w:rsidRPr="008D23C7" w:rsidDel="005C0CEB" w:rsidRDefault="00EA0533" w:rsidP="008D23C7">
            <w:pPr>
              <w:pStyle w:val="Texto"/>
              <w:rPr>
                <w:del w:id="395" w:author="Regina Casanova" w:date="2018-06-18T16:33:00Z"/>
                <w:b/>
              </w:rPr>
            </w:pPr>
            <w:del w:id="396" w:author="Regina Casanova" w:date="2018-06-18T16:33:00Z">
              <w:r w:rsidRPr="008D23C7" w:rsidDel="005C0CEB">
                <w:rPr>
                  <w:b/>
                </w:rPr>
                <w:delText>Ciudadanos</w:delText>
              </w:r>
            </w:del>
          </w:p>
        </w:tc>
      </w:tr>
      <w:tr w:rsidR="00EB6C92" w:rsidRPr="00BA156B" w:rsidDel="005C0CEB" w14:paraId="39829CB1" w14:textId="771A66DA" w:rsidTr="000E179A">
        <w:trPr>
          <w:del w:id="397" w:author="Regina Casanova" w:date="2018-06-18T16:33:00Z"/>
        </w:trPr>
        <w:tc>
          <w:tcPr>
            <w:tcW w:w="1736" w:type="dxa"/>
          </w:tcPr>
          <w:p w14:paraId="359CF0A6" w14:textId="332DB77D" w:rsidR="00EA0533" w:rsidRPr="008D23C7" w:rsidDel="005C0CEB" w:rsidRDefault="00EA0533" w:rsidP="008D23C7">
            <w:pPr>
              <w:pStyle w:val="Texto"/>
              <w:rPr>
                <w:del w:id="398" w:author="Regina Casanova" w:date="2018-06-18T16:33:00Z"/>
                <w:b/>
              </w:rPr>
            </w:pPr>
            <w:del w:id="399" w:author="Regina Casanova" w:date="2018-06-18T16:33:00Z">
              <w:r w:rsidRPr="008D23C7" w:rsidDel="005C0CEB">
                <w:rPr>
                  <w:b/>
                </w:rPr>
                <w:delText>Objetivos a cumplir</w:delText>
              </w:r>
              <w:r w:rsidR="00BA239F" w:rsidRPr="008D23C7" w:rsidDel="005C0CEB">
                <w:rPr>
                  <w:b/>
                </w:rPr>
                <w:delText xml:space="preserve"> dentro del sistema</w:delText>
              </w:r>
            </w:del>
          </w:p>
        </w:tc>
        <w:tc>
          <w:tcPr>
            <w:tcW w:w="2526" w:type="dxa"/>
          </w:tcPr>
          <w:p w14:paraId="60C8D7A2" w14:textId="341BD505" w:rsidR="00EA0533" w:rsidRPr="00BA156B" w:rsidDel="005C0CEB" w:rsidRDefault="00EA0533" w:rsidP="00D65E18">
            <w:pPr>
              <w:pStyle w:val="Texto"/>
              <w:numPr>
                <w:ilvl w:val="0"/>
                <w:numId w:val="38"/>
              </w:numPr>
              <w:ind w:left="217" w:hanging="142"/>
              <w:rPr>
                <w:del w:id="400" w:author="Regina Casanova" w:date="2018-06-18T16:33:00Z"/>
              </w:rPr>
              <w:pPrChange w:id="401" w:author="Regina Casanova" w:date="2018-06-18T13:42:00Z">
                <w:pPr>
                  <w:pStyle w:val="Texto"/>
                </w:pPr>
              </w:pPrChange>
            </w:pPr>
            <w:del w:id="402" w:author="Regina Casanova" w:date="2018-06-18T13:37:00Z">
              <w:r w:rsidRPr="00BA156B" w:rsidDel="007F3793">
                <w:delText xml:space="preserve">Educación de la población sobre </w:delText>
              </w:r>
              <w:r w:rsidR="000B5E7F" w:rsidRPr="00BA156B" w:rsidDel="007F3793">
                <w:delText>los reclamos.</w:delText>
              </w:r>
            </w:del>
          </w:p>
          <w:p w14:paraId="14055F0F" w14:textId="672B1A57" w:rsidR="00EA0533" w:rsidRPr="00BA156B" w:rsidDel="00F46AAA" w:rsidRDefault="00EA0533" w:rsidP="00D65E18">
            <w:pPr>
              <w:pStyle w:val="Texto"/>
              <w:numPr>
                <w:ilvl w:val="0"/>
                <w:numId w:val="38"/>
              </w:numPr>
              <w:ind w:left="217" w:hanging="142"/>
              <w:rPr>
                <w:del w:id="403" w:author="Regina Casanova" w:date="2018-06-18T15:44:00Z"/>
              </w:rPr>
              <w:pPrChange w:id="404" w:author="Regina Casanova" w:date="2018-06-18T13:42:00Z">
                <w:pPr>
                  <w:pStyle w:val="Texto"/>
                </w:pPr>
              </w:pPrChange>
            </w:pPr>
            <w:del w:id="405" w:author="Regina Casanova" w:date="2018-06-18T15:44:00Z">
              <w:r w:rsidRPr="00BA156B" w:rsidDel="00F46AAA">
                <w:delText>Desmitificar el reclamo</w:delText>
              </w:r>
            </w:del>
          </w:p>
          <w:p w14:paraId="07891726" w14:textId="0AEECF14" w:rsidR="00D65E18" w:rsidRPr="00BA156B" w:rsidDel="00F46AAA" w:rsidRDefault="00EA0533" w:rsidP="00D65E18">
            <w:pPr>
              <w:pStyle w:val="Texto"/>
              <w:numPr>
                <w:ilvl w:val="0"/>
                <w:numId w:val="38"/>
              </w:numPr>
              <w:ind w:left="217" w:hanging="142"/>
              <w:rPr>
                <w:del w:id="406" w:author="Regina Casanova" w:date="2018-06-18T15:45:00Z"/>
              </w:rPr>
              <w:pPrChange w:id="407" w:author="Regina Casanova" w:date="2018-06-18T13:42:00Z">
                <w:pPr>
                  <w:pStyle w:val="Texto"/>
                </w:pPr>
              </w:pPrChange>
            </w:pPr>
            <w:del w:id="408" w:author="Regina Casanova" w:date="2018-06-18T13:39:00Z">
              <w:r w:rsidRPr="00BA156B" w:rsidDel="00D65E18">
                <w:delText>Que los gestores den propuestas de mejora</w:delText>
              </w:r>
            </w:del>
          </w:p>
          <w:p w14:paraId="3AE4543D" w14:textId="530A6845" w:rsidR="00EA0533" w:rsidRPr="00BA156B" w:rsidDel="00D65E18" w:rsidRDefault="00EA0533" w:rsidP="008D23C7">
            <w:pPr>
              <w:pStyle w:val="Texto"/>
              <w:rPr>
                <w:del w:id="409" w:author="Regina Casanova" w:date="2018-06-18T13:39:00Z"/>
              </w:rPr>
            </w:pPr>
            <w:del w:id="410" w:author="Regina Casanova" w:date="2018-06-18T13:39:00Z">
              <w:r w:rsidRPr="00BA156B" w:rsidDel="00D65E18">
                <w:delText>Que IPRESS conozcan las causas de los reclamos y las eliminen</w:delText>
              </w:r>
            </w:del>
          </w:p>
          <w:p w14:paraId="64808DC3" w14:textId="514F11DB" w:rsidR="00EA0533" w:rsidRPr="00BA156B" w:rsidDel="00D65E18" w:rsidRDefault="00EA0533" w:rsidP="008D23C7">
            <w:pPr>
              <w:pStyle w:val="Texto"/>
              <w:rPr>
                <w:del w:id="411" w:author="Regina Casanova" w:date="2018-06-18T13:39:00Z"/>
              </w:rPr>
            </w:pPr>
            <w:del w:id="412" w:author="Regina Casanova" w:date="2018-06-18T13:39:00Z">
              <w:r w:rsidRPr="00BA156B" w:rsidDel="00D65E18">
                <w:delText>Mejore la comunicación entre paciente e IPRESS</w:delText>
              </w:r>
            </w:del>
          </w:p>
          <w:p w14:paraId="32CB575E" w14:textId="2AC7FC4E" w:rsidR="00EA0533" w:rsidRPr="00BA156B" w:rsidDel="005C0CEB" w:rsidRDefault="00EA0533" w:rsidP="008D23C7">
            <w:pPr>
              <w:pStyle w:val="Texto"/>
              <w:rPr>
                <w:del w:id="413" w:author="Regina Casanova" w:date="2018-06-18T16:33:00Z"/>
              </w:rPr>
            </w:pPr>
            <w:del w:id="414" w:author="Regina Casanova" w:date="2018-06-18T13:39:00Z">
              <w:r w:rsidRPr="00BA156B" w:rsidDel="00D65E18">
                <w:delText>Mejorar la capacidad resolutiva de las IPRESS ante los reclamos</w:delText>
              </w:r>
            </w:del>
          </w:p>
        </w:tc>
        <w:tc>
          <w:tcPr>
            <w:tcW w:w="2118" w:type="dxa"/>
          </w:tcPr>
          <w:p w14:paraId="3DE38FB5" w14:textId="6943CD79" w:rsidR="00EA0533" w:rsidRPr="00BA156B" w:rsidDel="00EB6C92" w:rsidRDefault="00EA0533" w:rsidP="008D23C7">
            <w:pPr>
              <w:pStyle w:val="Texto"/>
              <w:rPr>
                <w:del w:id="415" w:author="Regina Casanova" w:date="2018-06-18T15:31:00Z"/>
              </w:rPr>
            </w:pPr>
            <w:del w:id="416" w:author="Regina Casanova" w:date="2018-06-18T15:31:00Z">
              <w:r w:rsidRPr="00BA156B" w:rsidDel="00EB6C92">
                <w:delText xml:space="preserve">Ingresar reclamos e indicar pasos </w:delText>
              </w:r>
              <w:r w:rsidR="008E39D3" w:rsidRPr="00BA156B" w:rsidDel="00EB6C92">
                <w:delText>realizados buscando resolverlos.</w:delText>
              </w:r>
            </w:del>
          </w:p>
          <w:p w14:paraId="5E0CF56F" w14:textId="705AA144" w:rsidR="00EA0533" w:rsidRPr="00BA156B" w:rsidDel="00EB6C92" w:rsidRDefault="000B5E7F" w:rsidP="008D23C7">
            <w:pPr>
              <w:pStyle w:val="Texto"/>
              <w:rPr>
                <w:del w:id="417" w:author="Regina Casanova" w:date="2018-06-18T15:31:00Z"/>
              </w:rPr>
            </w:pPr>
            <w:del w:id="418" w:author="Regina Casanova" w:date="2018-06-18T15:31:00Z">
              <w:r w:rsidRPr="00BA156B" w:rsidDel="00EB6C92">
                <w:delText xml:space="preserve">Ver </w:delText>
              </w:r>
              <w:r w:rsidR="00EA0533" w:rsidRPr="00BA156B" w:rsidDel="00EB6C92">
                <w:delText>estadística</w:delText>
              </w:r>
              <w:r w:rsidRPr="00BA156B" w:rsidDel="00EB6C92">
                <w:delText>s y reportes</w:delText>
              </w:r>
              <w:r w:rsidR="00EA0533" w:rsidRPr="00BA156B" w:rsidDel="00EB6C92">
                <w:delText xml:space="preserve"> </w:delText>
              </w:r>
              <w:r w:rsidRPr="00BA156B" w:rsidDel="00EB6C92">
                <w:delText>con información</w:delText>
              </w:r>
              <w:r w:rsidR="00EA0533" w:rsidRPr="00BA156B" w:rsidDel="00EB6C92">
                <w:delText xml:space="preserve"> </w:delText>
              </w:r>
              <w:r w:rsidRPr="00BA156B" w:rsidDel="00EB6C92">
                <w:delText>que permitan</w:delText>
              </w:r>
              <w:r w:rsidR="00EA0533" w:rsidRPr="00BA156B" w:rsidDel="00EB6C92">
                <w:delText xml:space="preserve"> tomar decisiones</w:delText>
              </w:r>
              <w:r w:rsidR="008E39D3" w:rsidRPr="00BA156B" w:rsidDel="00EB6C92">
                <w:delText xml:space="preserve"> de gestión</w:delText>
              </w:r>
            </w:del>
          </w:p>
          <w:p w14:paraId="323085A2" w14:textId="55270DDB" w:rsidR="00EA0533" w:rsidRPr="00BA156B" w:rsidDel="005C0CEB" w:rsidRDefault="00EA0533" w:rsidP="00EB6C92">
            <w:pPr>
              <w:pStyle w:val="Texto"/>
              <w:rPr>
                <w:del w:id="419" w:author="Regina Casanova" w:date="2018-06-18T16:33:00Z"/>
              </w:rPr>
            </w:pPr>
          </w:p>
        </w:tc>
        <w:tc>
          <w:tcPr>
            <w:tcW w:w="2108" w:type="dxa"/>
          </w:tcPr>
          <w:p w14:paraId="0A835752" w14:textId="138C227B" w:rsidR="00EA0533" w:rsidRPr="00BA156B" w:rsidDel="005C0CEB" w:rsidRDefault="00EA0533" w:rsidP="008D23C7">
            <w:pPr>
              <w:pStyle w:val="Texto"/>
              <w:rPr>
                <w:del w:id="420" w:author="Regina Casanova" w:date="2018-06-18T16:33:00Z"/>
              </w:rPr>
            </w:pPr>
            <w:del w:id="421" w:author="Regina Casanova" w:date="2018-06-18T16:33:00Z">
              <w:r w:rsidRPr="00BA156B" w:rsidDel="005C0CEB">
                <w:delText xml:space="preserve">Colocar un reclamo y ver en qué estado vasu reclamo. </w:delText>
              </w:r>
            </w:del>
          </w:p>
          <w:p w14:paraId="6BB9927E" w14:textId="4D1FBAE3" w:rsidR="00EA0533" w:rsidRPr="00BA156B" w:rsidDel="005C0CEB" w:rsidRDefault="00AB1E77" w:rsidP="008D23C7">
            <w:pPr>
              <w:pStyle w:val="Texto"/>
              <w:rPr>
                <w:del w:id="422" w:author="Regina Casanova" w:date="2018-06-18T16:33:00Z"/>
              </w:rPr>
            </w:pPr>
            <w:del w:id="423" w:author="Regina Casanova" w:date="2018-06-18T16:33:00Z">
              <w:r w:rsidDel="005C0CEB">
                <w:delText>Tomar decisiones sobre dó</w:delText>
              </w:r>
              <w:r w:rsidR="00EA0533" w:rsidRPr="00BA156B" w:rsidDel="005C0CEB">
                <w:delText>nde</w:delText>
              </w:r>
              <w:r w:rsidR="000B5E7F" w:rsidRPr="00BA156B" w:rsidDel="005C0CEB">
                <w:delText xml:space="preserve"> irse a atender basándose en</w:delText>
              </w:r>
              <w:r w:rsidR="00EA0533" w:rsidRPr="00BA156B" w:rsidDel="005C0CEB">
                <w:delText xml:space="preserve"> reclamos presentados </w:delText>
              </w:r>
              <w:r w:rsidR="000B5E7F" w:rsidRPr="00BA156B" w:rsidDel="005C0CEB">
                <w:delText>por otros</w:delText>
              </w:r>
              <w:r w:rsidR="00EA0533" w:rsidRPr="00BA156B" w:rsidDel="005C0CEB">
                <w:delText xml:space="preserve">. </w:delText>
              </w:r>
            </w:del>
          </w:p>
          <w:p w14:paraId="4935E455" w14:textId="555173E6" w:rsidR="00EA0533" w:rsidRPr="00BA156B" w:rsidDel="005C0CEB" w:rsidRDefault="00EA0533" w:rsidP="008D23C7">
            <w:pPr>
              <w:pStyle w:val="Texto"/>
              <w:rPr>
                <w:del w:id="424" w:author="Regina Casanova" w:date="2018-06-18T16:33:00Z"/>
              </w:rPr>
            </w:pPr>
            <w:del w:id="425" w:author="Regina Casanova" w:date="2018-06-18T16:33:00Z">
              <w:r w:rsidRPr="00BA156B" w:rsidDel="005C0CEB">
                <w:delText xml:space="preserve">Ver que alguien se preocupa por el reclamo que han presentado. </w:delText>
              </w:r>
            </w:del>
          </w:p>
          <w:p w14:paraId="338574C2" w14:textId="30D82BCD" w:rsidR="00EA0533" w:rsidRPr="00BA156B" w:rsidDel="005C0CEB" w:rsidRDefault="00EA0533" w:rsidP="008D23C7">
            <w:pPr>
              <w:pStyle w:val="Texto"/>
              <w:rPr>
                <w:del w:id="426" w:author="Regina Casanova" w:date="2018-06-18T16:33:00Z"/>
              </w:rPr>
            </w:pPr>
            <w:del w:id="427" w:author="Regina Casanova" w:date="2018-06-18T16:33:00Z">
              <w:r w:rsidRPr="00BA156B" w:rsidDel="005C0CEB">
                <w:delText>Recibir confirmación de reclamo.</w:delText>
              </w:r>
            </w:del>
          </w:p>
          <w:p w14:paraId="21DD1530" w14:textId="70152ADE" w:rsidR="00EA0533" w:rsidRPr="00BA156B" w:rsidDel="005C0CEB" w:rsidRDefault="00EA0533" w:rsidP="008D23C7">
            <w:pPr>
              <w:pStyle w:val="Texto"/>
              <w:rPr>
                <w:del w:id="428" w:author="Regina Casanova" w:date="2018-06-18T16:33:00Z"/>
              </w:rPr>
            </w:pPr>
          </w:p>
        </w:tc>
      </w:tr>
      <w:tr w:rsidR="00EB6C92" w:rsidRPr="00BA156B" w:rsidDel="005C0CEB" w14:paraId="4FED506D" w14:textId="0D17049C" w:rsidTr="000E179A">
        <w:trPr>
          <w:del w:id="429" w:author="Regina Casanova" w:date="2018-06-18T16:33:00Z"/>
        </w:trPr>
        <w:tc>
          <w:tcPr>
            <w:tcW w:w="1736" w:type="dxa"/>
          </w:tcPr>
          <w:p w14:paraId="62C20C5D" w14:textId="4AE8C217" w:rsidR="00EA0533" w:rsidRPr="008D23C7" w:rsidDel="005C0CEB" w:rsidRDefault="00EA0533" w:rsidP="008D23C7">
            <w:pPr>
              <w:pStyle w:val="Texto"/>
              <w:rPr>
                <w:del w:id="430" w:author="Regina Casanova" w:date="2018-06-18T16:33:00Z"/>
                <w:b/>
              </w:rPr>
            </w:pPr>
            <w:del w:id="431" w:author="Regina Casanova" w:date="2018-06-18T16:33:00Z">
              <w:r w:rsidRPr="008D23C7" w:rsidDel="005C0CEB">
                <w:rPr>
                  <w:b/>
                </w:rPr>
                <w:delText>Desafíos y Limitaciones</w:delText>
              </w:r>
            </w:del>
          </w:p>
        </w:tc>
        <w:tc>
          <w:tcPr>
            <w:tcW w:w="2526" w:type="dxa"/>
          </w:tcPr>
          <w:p w14:paraId="4961325D" w14:textId="40734726" w:rsidR="00EA0533" w:rsidRPr="00BA156B" w:rsidDel="005C0CEB" w:rsidRDefault="000B5E7F" w:rsidP="008D23C7">
            <w:pPr>
              <w:pStyle w:val="Texto"/>
              <w:rPr>
                <w:del w:id="432" w:author="Regina Casanova" w:date="2018-06-18T16:33:00Z"/>
              </w:rPr>
            </w:pPr>
            <w:del w:id="433" w:author="Regina Casanova" w:date="2018-06-18T16:33:00Z">
              <w:r w:rsidRPr="00BA156B" w:rsidDel="005C0CEB">
                <w:delText>Imagen de ente solo interesado en sancionar</w:delText>
              </w:r>
            </w:del>
          </w:p>
          <w:p w14:paraId="30D5E6D0" w14:textId="217D4C02" w:rsidR="00EA0533" w:rsidRPr="00BA156B" w:rsidDel="005C0CEB" w:rsidRDefault="00EA0533" w:rsidP="008D23C7">
            <w:pPr>
              <w:pStyle w:val="Texto"/>
              <w:rPr>
                <w:del w:id="434" w:author="Regina Casanova" w:date="2018-06-18T16:33:00Z"/>
              </w:rPr>
            </w:pPr>
            <w:del w:id="435" w:author="Regina Casanova" w:date="2018-06-18T16:33:00Z">
              <w:r w:rsidRPr="00BA156B" w:rsidDel="005C0CEB">
                <w:delText>Tiempo muy extenso para dar solución a reclamos</w:delText>
              </w:r>
            </w:del>
          </w:p>
          <w:p w14:paraId="190488EA" w14:textId="5ED99BFA" w:rsidR="00EA0533" w:rsidRPr="00BA156B" w:rsidDel="005C0CEB" w:rsidRDefault="00EA0533" w:rsidP="008D23C7">
            <w:pPr>
              <w:pStyle w:val="Texto"/>
              <w:rPr>
                <w:del w:id="436" w:author="Regina Casanova" w:date="2018-06-18T16:33:00Z"/>
              </w:rPr>
            </w:pPr>
            <w:del w:id="437" w:author="Regina Casanova" w:date="2018-06-18T16:33:00Z">
              <w:r w:rsidRPr="00BA156B" w:rsidDel="005C0CEB">
                <w:delText>Muchos hacen solo cambios cosméticos</w:delText>
              </w:r>
            </w:del>
          </w:p>
          <w:p w14:paraId="5E053A32" w14:textId="576CF802" w:rsidR="00EA0533" w:rsidRPr="00BA156B" w:rsidDel="005C0CEB" w:rsidRDefault="00EA0533" w:rsidP="008D23C7">
            <w:pPr>
              <w:pStyle w:val="Texto"/>
              <w:rPr>
                <w:del w:id="438" w:author="Regina Casanova" w:date="2018-06-18T16:33:00Z"/>
              </w:rPr>
            </w:pPr>
            <w:del w:id="439" w:author="Regina Casanova" w:date="2018-06-18T16:33:00Z">
              <w:r w:rsidRPr="00BA156B" w:rsidDel="005C0CEB">
                <w:delText>No</w:delText>
              </w:r>
              <w:r w:rsidR="008E39D3" w:rsidRPr="00BA156B" w:rsidDel="005C0CEB">
                <w:delText xml:space="preserve"> todas las IPRESS tienen PAUS aú</w:delText>
              </w:r>
              <w:r w:rsidRPr="00BA156B" w:rsidDel="005C0CEB">
                <w:delText>n</w:delText>
              </w:r>
            </w:del>
          </w:p>
          <w:p w14:paraId="09966B0E" w14:textId="0A733B0C" w:rsidR="00EA0533" w:rsidRPr="00BA156B" w:rsidDel="005C0CEB" w:rsidRDefault="00EA0533" w:rsidP="008D23C7">
            <w:pPr>
              <w:pStyle w:val="Texto"/>
              <w:rPr>
                <w:del w:id="440" w:author="Regina Casanova" w:date="2018-06-18T16:33:00Z"/>
              </w:rPr>
            </w:pPr>
            <w:del w:id="441" w:author="Regina Casanova" w:date="2018-06-18T16:33:00Z">
              <w:r w:rsidRPr="00BA156B" w:rsidDel="005C0CEB">
                <w:delText>Mala gestión de recursos económicos</w:delText>
              </w:r>
            </w:del>
          </w:p>
        </w:tc>
        <w:tc>
          <w:tcPr>
            <w:tcW w:w="2118" w:type="dxa"/>
          </w:tcPr>
          <w:p w14:paraId="6A95B839" w14:textId="63C348DC" w:rsidR="00EA0533" w:rsidRPr="00BA156B" w:rsidDel="005C0CEB" w:rsidRDefault="008E39D3" w:rsidP="008D23C7">
            <w:pPr>
              <w:pStyle w:val="Texto"/>
              <w:rPr>
                <w:del w:id="442" w:author="Regina Casanova" w:date="2018-06-18T16:33:00Z"/>
              </w:rPr>
            </w:pPr>
            <w:del w:id="443" w:author="Regina Casanova" w:date="2018-06-18T16:33:00Z">
              <w:r w:rsidRPr="00BA156B" w:rsidDel="005C0CEB">
                <w:delText>Imagen de SUSALUD no es bien recibida</w:delText>
              </w:r>
            </w:del>
          </w:p>
          <w:p w14:paraId="0CC94F22" w14:textId="55CF02E7" w:rsidR="00EA0533" w:rsidRPr="00BA156B" w:rsidDel="005C0CEB" w:rsidRDefault="00EA0533" w:rsidP="008D23C7">
            <w:pPr>
              <w:pStyle w:val="Texto"/>
              <w:rPr>
                <w:del w:id="444" w:author="Regina Casanova" w:date="2018-06-18T16:33:00Z"/>
              </w:rPr>
            </w:pPr>
            <w:del w:id="445" w:author="Regina Casanova" w:date="2018-06-18T16:33:00Z">
              <w:r w:rsidRPr="00BA156B" w:rsidDel="005C0CEB">
                <w:delText>Flujo de reclamos en una sola vía</w:delText>
              </w:r>
            </w:del>
          </w:p>
          <w:p w14:paraId="21ED7876" w14:textId="01AF46BE" w:rsidR="00EA0533" w:rsidRPr="00BA156B" w:rsidDel="005C0CEB" w:rsidRDefault="00EA0533" w:rsidP="008D23C7">
            <w:pPr>
              <w:pStyle w:val="Texto"/>
              <w:rPr>
                <w:del w:id="446" w:author="Regina Casanova" w:date="2018-06-18T16:33:00Z"/>
              </w:rPr>
            </w:pPr>
            <w:del w:id="447" w:author="Regina Casanova" w:date="2018-06-18T16:33:00Z">
              <w:r w:rsidRPr="00BA156B" w:rsidDel="005C0CEB">
                <w:delText>Problemas de presupuesto</w:delText>
              </w:r>
            </w:del>
          </w:p>
          <w:p w14:paraId="2E3307AE" w14:textId="3C398CF0" w:rsidR="00EA0533" w:rsidRPr="00BA156B" w:rsidDel="005C0CEB" w:rsidRDefault="00EA0533" w:rsidP="008D23C7">
            <w:pPr>
              <w:pStyle w:val="Texto"/>
              <w:rPr>
                <w:del w:id="448" w:author="Regina Casanova" w:date="2018-06-18T16:33:00Z"/>
              </w:rPr>
            </w:pPr>
            <w:del w:id="449" w:author="Regina Casanova" w:date="2018-06-18T16:33:00Z">
              <w:r w:rsidRPr="00BA156B" w:rsidDel="005C0CEB">
                <w:delText>Problemas de Infraestructura e insumos</w:delText>
              </w:r>
            </w:del>
          </w:p>
          <w:p w14:paraId="76BA7C9E" w14:textId="693E5CDA" w:rsidR="00EA0533" w:rsidRPr="00BA156B" w:rsidDel="005C0CEB" w:rsidRDefault="00EA0533" w:rsidP="008D23C7">
            <w:pPr>
              <w:pStyle w:val="Texto"/>
              <w:rPr>
                <w:del w:id="450" w:author="Regina Casanova" w:date="2018-06-18T16:33:00Z"/>
              </w:rPr>
            </w:pPr>
            <w:del w:id="451" w:author="Regina Casanova" w:date="2018-06-18T16:33:00Z">
              <w:r w:rsidRPr="00BA156B" w:rsidDel="005C0CEB">
                <w:delText xml:space="preserve">Procedimientos largos y engorrosos </w:delText>
              </w:r>
              <w:r w:rsidR="008E39D3" w:rsidRPr="00BA156B" w:rsidDel="005C0CEB">
                <w:delText xml:space="preserve">en </w:delText>
              </w:r>
              <w:r w:rsidR="000B5E7F" w:rsidRPr="00BA156B" w:rsidDel="005C0CEB">
                <w:delText xml:space="preserve">manejo </w:delText>
              </w:r>
              <w:r w:rsidR="00495635" w:rsidRPr="00BA156B" w:rsidDel="005C0CEB">
                <w:delText>logístico</w:delText>
              </w:r>
            </w:del>
          </w:p>
          <w:p w14:paraId="6B4BB481" w14:textId="187CF382" w:rsidR="00EA0533" w:rsidRPr="00BA156B" w:rsidDel="005C0CEB" w:rsidRDefault="00EA0533" w:rsidP="008D23C7">
            <w:pPr>
              <w:pStyle w:val="Texto"/>
              <w:rPr>
                <w:del w:id="452" w:author="Regina Casanova" w:date="2018-06-18T16:33:00Z"/>
              </w:rPr>
            </w:pPr>
          </w:p>
        </w:tc>
        <w:tc>
          <w:tcPr>
            <w:tcW w:w="2108" w:type="dxa"/>
          </w:tcPr>
          <w:p w14:paraId="5258A37C" w14:textId="3BAB7939" w:rsidR="00EA0533" w:rsidRPr="00BA156B" w:rsidDel="005C0CEB" w:rsidRDefault="000B5E7F" w:rsidP="008D23C7">
            <w:pPr>
              <w:pStyle w:val="Texto"/>
              <w:rPr>
                <w:del w:id="453" w:author="Regina Casanova" w:date="2018-06-18T16:33:00Z"/>
              </w:rPr>
            </w:pPr>
            <w:del w:id="454" w:author="Regina Casanova" w:date="2018-06-18T16:33:00Z">
              <w:r w:rsidRPr="00BA156B" w:rsidDel="005C0CEB">
                <w:delText>Personas con poco dominio de dispositivos</w:delText>
              </w:r>
              <w:r w:rsidR="00EA0533" w:rsidRPr="00BA156B" w:rsidDel="005C0CEB">
                <w:delText xml:space="preserve"> digital</w:delText>
              </w:r>
              <w:r w:rsidRPr="00BA156B" w:rsidDel="005C0CEB">
                <w:delText>es</w:delText>
              </w:r>
            </w:del>
          </w:p>
          <w:p w14:paraId="2D84B82B" w14:textId="3C565640" w:rsidR="00EA0533" w:rsidRPr="00BA156B" w:rsidDel="005C0CEB" w:rsidRDefault="00EA0533" w:rsidP="008D23C7">
            <w:pPr>
              <w:pStyle w:val="Texto"/>
              <w:rPr>
                <w:del w:id="455" w:author="Regina Casanova" w:date="2018-06-18T16:33:00Z"/>
              </w:rPr>
            </w:pPr>
            <w:del w:id="456" w:author="Regina Casanova" w:date="2018-06-18T16:33:00Z">
              <w:r w:rsidRPr="00BA156B" w:rsidDel="005C0CEB">
                <w:delText>Personas no letradas</w:delText>
              </w:r>
            </w:del>
          </w:p>
          <w:p w14:paraId="579A2794" w14:textId="5737A738" w:rsidR="00EA0533" w:rsidRPr="00BA156B" w:rsidDel="005C0CEB" w:rsidRDefault="00EA0533" w:rsidP="008D23C7">
            <w:pPr>
              <w:pStyle w:val="Texto"/>
              <w:rPr>
                <w:del w:id="457" w:author="Regina Casanova" w:date="2018-06-18T16:33:00Z"/>
              </w:rPr>
            </w:pPr>
          </w:p>
        </w:tc>
      </w:tr>
    </w:tbl>
    <w:p w14:paraId="5E334282" w14:textId="15E9D0AF" w:rsidR="00A0375B" w:rsidRPr="005C0CEB" w:rsidRDefault="000E179A" w:rsidP="008D23C7">
      <w:pPr>
        <w:pStyle w:val="Texto"/>
        <w:jc w:val="center"/>
        <w:rPr>
          <w:sz w:val="22"/>
          <w:rPrChange w:id="458" w:author="Regina Casanova" w:date="2018-06-18T16:34:00Z">
            <w:rPr/>
          </w:rPrChange>
        </w:rPr>
      </w:pPr>
      <w:r w:rsidRPr="005C0CEB">
        <w:rPr>
          <w:sz w:val="22"/>
          <w:rPrChange w:id="459" w:author="Regina Casanova" w:date="2018-06-18T16:34:00Z">
            <w:rPr/>
          </w:rPrChange>
        </w:rPr>
        <w:t xml:space="preserve">Tabla Nº </w:t>
      </w:r>
      <w:ins w:id="460" w:author="Regina Casanova" w:date="2018-06-18T16:57:00Z">
        <w:r w:rsidR="00F305B6">
          <w:rPr>
            <w:sz w:val="22"/>
          </w:rPr>
          <w:t>3</w:t>
        </w:r>
      </w:ins>
      <w:del w:id="461" w:author="Regina Casanova" w:date="2018-06-18T16:33:00Z">
        <w:r w:rsidRPr="005C0CEB" w:rsidDel="005C0CEB">
          <w:rPr>
            <w:sz w:val="22"/>
            <w:rPrChange w:id="462" w:author="Regina Casanova" w:date="2018-06-18T16:34:00Z">
              <w:rPr/>
            </w:rPrChange>
          </w:rPr>
          <w:delText>1</w:delText>
        </w:r>
      </w:del>
      <w:r w:rsidRPr="005C0CEB">
        <w:rPr>
          <w:sz w:val="22"/>
          <w:rPrChange w:id="463" w:author="Regina Casanova" w:date="2018-06-18T16:34:00Z">
            <w:rPr/>
          </w:rPrChange>
        </w:rPr>
        <w:t xml:space="preserve">. Tabla de </w:t>
      </w:r>
      <w:r w:rsidR="00A0375B" w:rsidRPr="005C0CEB">
        <w:rPr>
          <w:sz w:val="22"/>
          <w:rPrChange w:id="464" w:author="Regina Casanova" w:date="2018-06-18T16:34:00Z">
            <w:rPr/>
          </w:rPrChange>
        </w:rPr>
        <w:t xml:space="preserve">hallazgos </w:t>
      </w:r>
      <w:ins w:id="465" w:author="Regina Casanova" w:date="2018-06-18T16:33:00Z">
        <w:r w:rsidR="005C0CEB" w:rsidRPr="005C0CEB">
          <w:rPr>
            <w:sz w:val="22"/>
            <w:rPrChange w:id="466" w:author="Regina Casanova" w:date="2018-06-18T16:34:00Z">
              <w:rPr/>
            </w:rPrChange>
          </w:rPr>
          <w:t>desafíos y limitaciones encontradas</w:t>
        </w:r>
      </w:ins>
      <w:del w:id="467" w:author="Regina Casanova" w:date="2018-06-18T16:33:00Z">
        <w:r w:rsidR="00A0375B" w:rsidRPr="005C0CEB" w:rsidDel="005C0CEB">
          <w:rPr>
            <w:sz w:val="22"/>
            <w:rPrChange w:id="468" w:author="Regina Casanova" w:date="2018-06-18T16:34:00Z">
              <w:rPr/>
            </w:rPrChange>
          </w:rPr>
          <w:delText>resaltantes</w:delText>
        </w:r>
      </w:del>
      <w:r w:rsidR="00A0375B" w:rsidRPr="005C0CEB">
        <w:rPr>
          <w:sz w:val="22"/>
          <w:rPrChange w:id="469" w:author="Regina Casanova" w:date="2018-06-18T16:34:00Z">
            <w:rPr/>
          </w:rPrChange>
        </w:rPr>
        <w:t xml:space="preserve"> </w:t>
      </w:r>
      <w:r w:rsidRPr="005C0CEB">
        <w:rPr>
          <w:sz w:val="22"/>
          <w:rPrChange w:id="470" w:author="Regina Casanova" w:date="2018-06-18T16:34:00Z">
            <w:rPr/>
          </w:rPrChange>
        </w:rPr>
        <w:t>por tipo de usuario.</w:t>
      </w:r>
    </w:p>
    <w:p w14:paraId="6F8B580E" w14:textId="77777777" w:rsidR="00820042" w:rsidRPr="008D23C7" w:rsidRDefault="00820042" w:rsidP="008D23C7">
      <w:pPr>
        <w:pStyle w:val="Ttulo3"/>
      </w:pPr>
      <w:bookmarkStart w:id="471" w:name="_Toc511166312"/>
      <w:r w:rsidRPr="008D23C7">
        <w:t>Tabla de requerimientos</w:t>
      </w:r>
      <w:bookmarkEnd w:id="471"/>
    </w:p>
    <w:p w14:paraId="4745D140" w14:textId="76C72AE8"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w:t>
      </w:r>
      <w:del w:id="472" w:author="Regina Casanova" w:date="2018-06-18T17:53:00Z">
        <w:r w:rsidR="00E47C11" w:rsidRPr="00BA156B" w:rsidDel="00E94926">
          <w:delText>sistema</w:delText>
        </w:r>
        <w:r w:rsidR="00820042" w:rsidRPr="00BA156B" w:rsidDel="00E94926">
          <w:delText xml:space="preserve"> </w:delText>
        </w:r>
      </w:del>
      <w:ins w:id="473" w:author="Regina Casanova" w:date="2018-06-18T17:53:00Z">
        <w:r w:rsidR="00E94926">
          <w:t>software</w:t>
        </w:r>
      </w:ins>
      <w:ins w:id="474" w:author="Regina Casanova" w:date="2018-06-18T17:34:00Z">
        <w:r w:rsidR="00A63767">
          <w:t xml:space="preserve"> </w:t>
        </w:r>
      </w:ins>
      <w:r w:rsidR="00820042" w:rsidRPr="00BA156B">
        <w:t xml:space="preserve">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357E8690" w:rsidR="00BD5BF4" w:rsidRPr="008D23C7" w:rsidRDefault="00D8310C" w:rsidP="008D23C7">
      <w:pPr>
        <w:pStyle w:val="Texto"/>
      </w:pPr>
      <w:r w:rsidRPr="00BA156B">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w:t>
      </w:r>
      <w:del w:id="475" w:author="Regina Casanova" w:date="2018-06-18T17:53:00Z">
        <w:r w:rsidR="006F4488" w:rsidRPr="00BA156B" w:rsidDel="00E94926">
          <w:delText>sistema</w:delText>
        </w:r>
      </w:del>
      <w:ins w:id="476" w:author="Regina Casanova" w:date="2018-06-18T17:53:00Z">
        <w:r w:rsidR="00E94926">
          <w:t>software</w:t>
        </w:r>
      </w:ins>
      <w:r w:rsidR="006F4488" w:rsidRPr="00BA156B">
        <w:t xml:space="preserve"> sin tener que realizar un </w:t>
      </w:r>
      <w:del w:id="477" w:author="Regina Casanova" w:date="2018-06-18T17:53:00Z">
        <w:r w:rsidR="006F4488" w:rsidRPr="00BA156B" w:rsidDel="00E94926">
          <w:delText>sistema</w:delText>
        </w:r>
      </w:del>
      <w:ins w:id="478" w:author="Regina Casanova" w:date="2018-06-18T17:53:00Z">
        <w:r w:rsidR="00E94926">
          <w:t>software</w:t>
        </w:r>
      </w:ins>
      <w:r w:rsidR="006F4488" w:rsidRPr="00BA156B">
        <w:t xml:space="preserve"> diferente para cada uno de ellos. </w:t>
      </w:r>
      <w:r w:rsidR="006F4488" w:rsidRPr="00BA156B">
        <w:lastRenderedPageBreak/>
        <w:t xml:space="preserve">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04B0D9BA"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conocer los motivos de los reclamos para saber </w:t>
            </w:r>
            <w:r w:rsidR="00BA156B" w:rsidRPr="00BA156B">
              <w:rPr>
                <w:rFonts w:cs="Times New Roman"/>
                <w:color w:val="000000"/>
                <w:lang w:val="es-PE"/>
              </w:rPr>
              <w:t>dónde</w:t>
            </w:r>
            <w:r w:rsidR="00ED4396"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74F1B84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este </w:t>
            </w:r>
            <w:del w:id="479" w:author="Regina Casanova" w:date="2018-06-18T17:53:00Z">
              <w:r w:rsidR="00ED4396" w:rsidRPr="00BA156B" w:rsidDel="00E94926">
                <w:rPr>
                  <w:rFonts w:cs="Times New Roman"/>
                  <w:color w:val="000000"/>
                  <w:lang w:val="es-PE"/>
                </w:rPr>
                <w:delText>sistema</w:delText>
              </w:r>
            </w:del>
            <w:ins w:id="480"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164577F5"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45242D13"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el </w:t>
            </w:r>
            <w:del w:id="481" w:author="Regina Casanova" w:date="2018-06-18T17:53:00Z">
              <w:r w:rsidR="00ED4396" w:rsidRPr="00BA156B" w:rsidDel="00E94926">
                <w:rPr>
                  <w:rFonts w:cs="Times New Roman"/>
                  <w:color w:val="000000"/>
                  <w:lang w:val="es-PE"/>
                </w:rPr>
                <w:delText>sistema</w:delText>
              </w:r>
            </w:del>
            <w:ins w:id="482"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32A226E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contar con un </w:t>
            </w:r>
            <w:r w:rsidR="00ED4396" w:rsidRPr="00160297">
              <w:rPr>
                <w:rFonts w:cs="Times New Roman"/>
                <w:color w:val="000000"/>
                <w:lang w:val="es-PE"/>
              </w:rPr>
              <w:t>backup</w:t>
            </w:r>
            <w:r w:rsidR="00ED4396"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47C5B8B8"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ver los pasos seguidos por la IPRESS para dar </w:t>
            </w:r>
            <w:r w:rsidR="00ED4396"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25695D2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00ED4396" w:rsidRPr="00BA156B">
              <w:rPr>
                <w:rFonts w:cs="Times New Roman"/>
                <w:color w:val="000000"/>
                <w:lang w:val="es-PE"/>
              </w:rPr>
              <w:t>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63ED9CA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6449C98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2BEFA7F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1EBFE4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presentar un reclamo </w:t>
            </w:r>
            <w:r w:rsidR="00BA156B" w:rsidRPr="00BA156B">
              <w:rPr>
                <w:rFonts w:cs="Times New Roman"/>
                <w:color w:val="000000"/>
                <w:lang w:val="es-PE"/>
              </w:rPr>
              <w:t>identificándome</w:t>
            </w:r>
            <w:r w:rsidR="00ED4396"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33ACFEB9" w:rsidR="00ED4396" w:rsidRPr="00BA156B" w:rsidRDefault="00D00DDC" w:rsidP="00BA156B">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ver temas parecidos a mi reclamo y </w:t>
            </w:r>
            <w:r w:rsidR="00BA156B" w:rsidRPr="00BA156B">
              <w:rPr>
                <w:rFonts w:cs="Times New Roman"/>
                <w:color w:val="000000"/>
                <w:lang w:val="es-PE"/>
              </w:rPr>
              <w:t>temas populares</w:t>
            </w:r>
            <w:r w:rsidR="00ED4396"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493796C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4F8D582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25C4FBB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53303C4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saber para </w:t>
            </w:r>
            <w:r w:rsidR="00BA156B" w:rsidRPr="00BA156B">
              <w:rPr>
                <w:rFonts w:cs="Times New Roman"/>
                <w:color w:val="000000"/>
                <w:lang w:val="es-PE"/>
              </w:rPr>
              <w:t>qué</w:t>
            </w:r>
            <w:r w:rsidR="00ED4396"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14BF3A2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4A1EBF63"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el </w:t>
            </w:r>
            <w:del w:id="483" w:author="Regina Casanova" w:date="2018-06-18T17:53:00Z">
              <w:r w:rsidRPr="00BA156B" w:rsidDel="00E94926">
                <w:rPr>
                  <w:rFonts w:cs="Times New Roman"/>
                  <w:color w:val="000000"/>
                  <w:lang w:val="es-PE"/>
                </w:rPr>
                <w:delText>sistema</w:delText>
              </w:r>
            </w:del>
            <w:ins w:id="484" w:author="Regina Casanova" w:date="2018-06-18T17:53:00Z">
              <w:r w:rsidR="00E94926">
                <w:rPr>
                  <w:rFonts w:cs="Times New Roman"/>
                  <w:color w:val="000000"/>
                  <w:lang w:val="es-PE"/>
                </w:rPr>
                <w:t>software</w:t>
              </w:r>
            </w:ins>
            <w:r w:rsidRPr="00BA156B">
              <w:rPr>
                <w:rFonts w:cs="Times New Roman"/>
                <w:color w:val="000000"/>
                <w:lang w:val="es-PE"/>
              </w:rPr>
              <w:t xml:space="preserve"> en pocos pasos y que sean sencillos</w:t>
            </w:r>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4B42F69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6675283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3D9FD11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04C5154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485" w:author="Regina Casanova" w:date="2018-06-18T17:53:00Z">
              <w:r w:rsidR="00ED4396" w:rsidRPr="00BA156B" w:rsidDel="00E94926">
                <w:rPr>
                  <w:rFonts w:cs="Times New Roman"/>
                  <w:color w:val="000000"/>
                  <w:lang w:val="es-PE"/>
                </w:rPr>
                <w:delText xml:space="preserve">sistema </w:delText>
              </w:r>
            </w:del>
            <w:ins w:id="486" w:author="Regina Casanova" w:date="2018-06-18T17:53:00Z">
              <w:r w:rsidR="00E94926">
                <w:rPr>
                  <w:rFonts w:cs="Times New Roman"/>
                  <w:color w:val="000000"/>
                  <w:lang w:val="es-PE"/>
                </w:rPr>
                <w:t>software</w:t>
              </w:r>
            </w:ins>
            <w:ins w:id="487" w:author="Regina Casanova" w:date="2018-06-18T17:35:00Z">
              <w:r w:rsidR="00234025">
                <w:rPr>
                  <w:rFonts w:cs="Times New Roman"/>
                  <w:color w:val="000000"/>
                  <w:lang w:val="es-PE"/>
                </w:rPr>
                <w:t xml:space="preserve"> </w:t>
              </w:r>
            </w:ins>
            <w:r w:rsidR="00ED4396" w:rsidRPr="00BA156B">
              <w:rPr>
                <w:rFonts w:cs="Times New Roman"/>
                <w:color w:val="000000"/>
                <w:lang w:val="es-PE"/>
              </w:rPr>
              <w:t xml:space="preserve">quiero conocer </w:t>
            </w:r>
            <w:r w:rsidR="00BA156B" w:rsidRPr="00BA156B">
              <w:rPr>
                <w:rFonts w:cs="Times New Roman"/>
                <w:color w:val="000000"/>
                <w:lang w:val="es-PE"/>
              </w:rPr>
              <w:t>cuáles</w:t>
            </w:r>
            <w:r w:rsidR="00ED4396"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2F02C2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488" w:author="Regina Casanova" w:date="2018-06-18T17:53:00Z">
              <w:r w:rsidR="00ED4396" w:rsidRPr="00BA156B" w:rsidDel="00E94926">
                <w:rPr>
                  <w:rFonts w:cs="Times New Roman"/>
                  <w:color w:val="000000"/>
                  <w:lang w:val="es-PE"/>
                </w:rPr>
                <w:delText>sistema</w:delText>
              </w:r>
            </w:del>
            <w:ins w:id="489"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conocer el estado de los reclamos para poder saber </w:t>
            </w:r>
            <w:r w:rsidR="00BA156B" w:rsidRPr="00BA156B">
              <w:rPr>
                <w:rFonts w:cs="Times New Roman"/>
                <w:color w:val="000000"/>
                <w:lang w:val="es-PE"/>
              </w:rPr>
              <w:t>cuándo</w:t>
            </w:r>
            <w:r w:rsidR="00ED4396"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24809DF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490" w:author="Regina Casanova" w:date="2018-06-18T17:53:00Z">
              <w:r w:rsidR="00ED4396" w:rsidRPr="00BA156B" w:rsidDel="00E94926">
                <w:rPr>
                  <w:rFonts w:cs="Times New Roman"/>
                  <w:color w:val="000000"/>
                  <w:lang w:val="es-PE"/>
                </w:rPr>
                <w:delText xml:space="preserve">sistema </w:delText>
              </w:r>
            </w:del>
            <w:ins w:id="491" w:author="Regina Casanova" w:date="2018-06-18T17:53:00Z">
              <w:r w:rsidR="00E94926">
                <w:rPr>
                  <w:rFonts w:cs="Times New Roman"/>
                  <w:color w:val="000000"/>
                  <w:lang w:val="es-PE"/>
                </w:rPr>
                <w:t>software</w:t>
              </w:r>
            </w:ins>
            <w:ins w:id="492"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60F6D7B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493" w:author="Regina Casanova" w:date="2018-06-18T17:53:00Z">
              <w:r w:rsidR="00ED4396" w:rsidRPr="00BA156B" w:rsidDel="00E94926">
                <w:rPr>
                  <w:rFonts w:cs="Times New Roman"/>
                  <w:color w:val="000000"/>
                  <w:lang w:val="es-PE"/>
                </w:rPr>
                <w:delText xml:space="preserve">sistema </w:delText>
              </w:r>
            </w:del>
            <w:ins w:id="494" w:author="Regina Casanova" w:date="2018-06-18T17:53:00Z">
              <w:r w:rsidR="00E94926">
                <w:rPr>
                  <w:rFonts w:cs="Times New Roman"/>
                  <w:color w:val="000000"/>
                  <w:lang w:val="es-PE"/>
                </w:rPr>
                <w:t>software</w:t>
              </w:r>
            </w:ins>
            <w:ins w:id="495" w:author="Regina Casanova" w:date="2018-06-18T17:36:00Z">
              <w:r w:rsidR="00234025">
                <w:rPr>
                  <w:rFonts w:cs="Times New Roman"/>
                  <w:color w:val="000000"/>
                  <w:lang w:val="es-PE"/>
                </w:rPr>
                <w:t xml:space="preserve"> </w:t>
              </w:r>
            </w:ins>
            <w:r w:rsidR="00ED4396" w:rsidRPr="00BA156B">
              <w:rPr>
                <w:rFonts w:cs="Times New Roman"/>
                <w:color w:val="000000"/>
                <w:lang w:val="es-PE"/>
              </w:rPr>
              <w:t>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4BBB72C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496" w:author="Regina Casanova" w:date="2018-06-18T17:53:00Z">
              <w:r w:rsidR="00ED4396" w:rsidRPr="00BA156B" w:rsidDel="00E94926">
                <w:rPr>
                  <w:rFonts w:cs="Times New Roman"/>
                  <w:color w:val="000000"/>
                  <w:lang w:val="es-PE"/>
                </w:rPr>
                <w:delText>sistema</w:delText>
              </w:r>
            </w:del>
            <w:ins w:id="497"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7E690B82"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498" w:author="Regina Casanova" w:date="2018-06-18T17:53:00Z">
              <w:r w:rsidR="00ED4396" w:rsidRPr="00BA156B" w:rsidDel="00E94926">
                <w:rPr>
                  <w:rFonts w:cs="Times New Roman"/>
                  <w:color w:val="000000"/>
                  <w:lang w:val="es-PE"/>
                </w:rPr>
                <w:delText xml:space="preserve">sistema </w:delText>
              </w:r>
            </w:del>
            <w:ins w:id="499" w:author="Regina Casanova" w:date="2018-06-18T17:53:00Z">
              <w:r w:rsidR="00E94926">
                <w:rPr>
                  <w:rFonts w:cs="Times New Roman"/>
                  <w:color w:val="000000"/>
                  <w:lang w:val="es-PE"/>
                </w:rPr>
                <w:t>software</w:t>
              </w:r>
            </w:ins>
            <w:ins w:id="500"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1396ECFE"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Pequeño tutorial para poder explicar cómo funciona el </w:t>
            </w:r>
            <w:del w:id="501" w:author="Regina Casanova" w:date="2018-06-18T17:53:00Z">
              <w:r w:rsidRPr="00BA156B" w:rsidDel="00E94926">
                <w:rPr>
                  <w:rFonts w:cs="Times New Roman"/>
                  <w:color w:val="000000"/>
                  <w:lang w:val="es-PE"/>
                </w:rPr>
                <w:delText>sistema</w:delText>
              </w:r>
            </w:del>
            <w:ins w:id="502" w:author="Regina Casanova" w:date="2018-06-18T17:53:00Z">
              <w:r w:rsidR="00E94926">
                <w:rPr>
                  <w:rFonts w:cs="Times New Roman"/>
                  <w:color w:val="000000"/>
                  <w:lang w:val="es-PE"/>
                </w:rPr>
                <w:t>software</w:t>
              </w:r>
            </w:ins>
            <w:r w:rsidRPr="00BA156B">
              <w:rPr>
                <w:rFonts w:cs="Times New Roman"/>
                <w:color w:val="000000"/>
                <w:lang w:val="es-PE"/>
              </w:rPr>
              <w:t xml:space="preserve">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6D088EF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03" w:author="Regina Casanova" w:date="2018-06-18T17:53:00Z">
              <w:r w:rsidR="00ED4396" w:rsidRPr="00BA156B" w:rsidDel="00E94926">
                <w:rPr>
                  <w:rFonts w:cs="Times New Roman"/>
                  <w:color w:val="000000"/>
                  <w:lang w:val="es-PE"/>
                </w:rPr>
                <w:delText xml:space="preserve">sistema </w:delText>
              </w:r>
            </w:del>
            <w:ins w:id="504" w:author="Regina Casanova" w:date="2018-06-18T17:53:00Z">
              <w:r w:rsidR="00E94926">
                <w:rPr>
                  <w:rFonts w:cs="Times New Roman"/>
                  <w:color w:val="000000"/>
                  <w:lang w:val="es-PE"/>
                </w:rPr>
                <w:t>software</w:t>
              </w:r>
            </w:ins>
            <w:ins w:id="505" w:author="Regina Casanova" w:date="2018-06-18T17:37:00Z">
              <w:r w:rsidR="00234025">
                <w:rPr>
                  <w:rFonts w:cs="Times New Roman"/>
                  <w:color w:val="000000"/>
                  <w:lang w:val="es-PE"/>
                </w:rPr>
                <w:t xml:space="preserve"> </w:t>
              </w:r>
            </w:ins>
            <w:r w:rsidR="00ED4396" w:rsidRPr="00BA156B">
              <w:rPr>
                <w:rFonts w:cs="Times New Roman"/>
                <w:color w:val="000000"/>
                <w:lang w:val="es-PE"/>
              </w:rPr>
              <w:t>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11154506"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06" w:author="Regina Casanova" w:date="2018-06-18T17:53:00Z">
              <w:r w:rsidR="00ED4396" w:rsidRPr="00BA156B" w:rsidDel="00E94926">
                <w:rPr>
                  <w:rFonts w:cs="Times New Roman"/>
                  <w:color w:val="000000"/>
                  <w:lang w:val="es-PE"/>
                </w:rPr>
                <w:delText xml:space="preserve">sistema </w:delText>
              </w:r>
            </w:del>
            <w:ins w:id="507" w:author="Regina Casanova" w:date="2018-06-18T17:53:00Z">
              <w:r w:rsidR="00E94926">
                <w:rPr>
                  <w:rFonts w:cs="Times New Roman"/>
                  <w:color w:val="000000"/>
                  <w:lang w:val="es-PE"/>
                </w:rPr>
                <w:t>software</w:t>
              </w:r>
            </w:ins>
            <w:ins w:id="508" w:author="Regina Casanova" w:date="2018-06-18T17:37:00Z">
              <w:r w:rsidR="00234025">
                <w:rPr>
                  <w:rFonts w:cs="Times New Roman"/>
                  <w:color w:val="000000"/>
                  <w:lang w:val="es-PE"/>
                </w:rPr>
                <w:t xml:space="preserve"> </w:t>
              </w:r>
            </w:ins>
            <w:r w:rsidR="00ED4396" w:rsidRPr="00BA156B">
              <w:rPr>
                <w:rFonts w:cs="Times New Roman"/>
                <w:color w:val="000000"/>
                <w:lang w:val="es-PE"/>
              </w:rPr>
              <w:t>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36A7F10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09" w:author="Regina Casanova" w:date="2018-06-18T17:53:00Z">
              <w:r w:rsidR="00ED4396" w:rsidRPr="00BA156B" w:rsidDel="00E94926">
                <w:rPr>
                  <w:rFonts w:cs="Times New Roman"/>
                  <w:color w:val="000000"/>
                  <w:lang w:val="es-PE"/>
                </w:rPr>
                <w:delText xml:space="preserve">sistema </w:delText>
              </w:r>
            </w:del>
            <w:ins w:id="510" w:author="Regina Casanova" w:date="2018-06-18T17:53:00Z">
              <w:r w:rsidR="00E94926">
                <w:rPr>
                  <w:rFonts w:cs="Times New Roman"/>
                  <w:color w:val="000000"/>
                  <w:lang w:val="es-PE"/>
                </w:rPr>
                <w:t>software</w:t>
              </w:r>
            </w:ins>
            <w:ins w:id="511"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agrupar reclamos para poder </w:t>
            </w:r>
            <w:r w:rsidR="00BA156B" w:rsidRPr="00BA156B">
              <w:rPr>
                <w:rFonts w:cs="Times New Roman"/>
                <w:color w:val="000000"/>
                <w:lang w:val="es-PE"/>
              </w:rPr>
              <w:t>qué</w:t>
            </w:r>
            <w:r w:rsidR="00ED4396"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19A8B084"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12" w:author="Regina Casanova" w:date="2018-06-18T17:53:00Z">
              <w:r w:rsidR="00ED4396" w:rsidRPr="00BA156B" w:rsidDel="00E94926">
                <w:rPr>
                  <w:rFonts w:cs="Times New Roman"/>
                  <w:color w:val="000000"/>
                  <w:lang w:val="es-PE"/>
                </w:rPr>
                <w:delText xml:space="preserve">sistema </w:delText>
              </w:r>
            </w:del>
            <w:ins w:id="513" w:author="Regina Casanova" w:date="2018-06-18T17:53:00Z">
              <w:r w:rsidR="00E94926">
                <w:rPr>
                  <w:rFonts w:cs="Times New Roman"/>
                  <w:color w:val="000000"/>
                  <w:lang w:val="es-PE"/>
                </w:rPr>
                <w:t>software</w:t>
              </w:r>
            </w:ins>
            <w:ins w:id="514"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poder ser </w:t>
            </w:r>
            <w:r w:rsidR="00BA156B" w:rsidRPr="00BA156B">
              <w:rPr>
                <w:rFonts w:cs="Times New Roman"/>
                <w:color w:val="000000"/>
                <w:lang w:val="es-PE"/>
              </w:rPr>
              <w:t>partícipe</w:t>
            </w:r>
            <w:r w:rsidR="00ED4396"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0AAECF6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15" w:author="Regina Casanova" w:date="2018-06-18T17:53:00Z">
              <w:r w:rsidR="00ED4396" w:rsidRPr="00BA156B" w:rsidDel="00E94926">
                <w:rPr>
                  <w:rFonts w:cs="Times New Roman"/>
                  <w:color w:val="000000"/>
                  <w:lang w:val="es-PE"/>
                </w:rPr>
                <w:delText xml:space="preserve">sistema </w:delText>
              </w:r>
            </w:del>
            <w:ins w:id="516" w:author="Regina Casanova" w:date="2018-06-18T17:53:00Z">
              <w:r w:rsidR="00E94926">
                <w:rPr>
                  <w:rFonts w:cs="Times New Roman"/>
                  <w:color w:val="000000"/>
                  <w:lang w:val="es-PE"/>
                </w:rPr>
                <w:t>software</w:t>
              </w:r>
            </w:ins>
            <w:ins w:id="517"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35D47182"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el </w:t>
            </w:r>
            <w:del w:id="518" w:author="Regina Casanova" w:date="2018-06-18T17:53:00Z">
              <w:r w:rsidRPr="00BA156B" w:rsidDel="00E94926">
                <w:rPr>
                  <w:rFonts w:cs="Times New Roman"/>
                  <w:color w:val="000000"/>
                  <w:lang w:val="es-PE"/>
                </w:rPr>
                <w:delText xml:space="preserve">sistema </w:delText>
              </w:r>
            </w:del>
            <w:ins w:id="519" w:author="Regina Casanova" w:date="2018-06-18T17:53:00Z">
              <w:r w:rsidR="00E94926">
                <w:rPr>
                  <w:rFonts w:cs="Times New Roman"/>
                  <w:color w:val="000000"/>
                  <w:lang w:val="es-PE"/>
                </w:rPr>
                <w:t>software</w:t>
              </w:r>
            </w:ins>
            <w:ins w:id="520" w:author="Regina Casanova" w:date="2018-06-18T17:36:00Z">
              <w:r w:rsidR="00234025">
                <w:rPr>
                  <w:rFonts w:cs="Times New Roman"/>
                  <w:color w:val="000000"/>
                  <w:lang w:val="es-PE"/>
                </w:rPr>
                <w:t xml:space="preserve"> </w:t>
              </w:r>
            </w:ins>
            <w:r w:rsidRPr="00BA156B">
              <w:rPr>
                <w:rFonts w:cs="Times New Roman"/>
                <w:color w:val="000000"/>
                <w:lang w:val="es-PE"/>
              </w:rPr>
              <w:t>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521" w:name="_Toc511166313"/>
      <w:r w:rsidRPr="008D23C7">
        <w:lastRenderedPageBreak/>
        <w:t>Reclasificación de la Tabla de Clasificación de Reclamos</w:t>
      </w:r>
      <w:bookmarkEnd w:id="521"/>
    </w:p>
    <w:p w14:paraId="1F16A6BA" w14:textId="3EA8899E"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522" w:name="_Toc511166314"/>
      <w:r w:rsidRPr="00D756B8">
        <w:lastRenderedPageBreak/>
        <w:t>Fase de Diseño</w:t>
      </w:r>
      <w:bookmarkEnd w:id="522"/>
    </w:p>
    <w:p w14:paraId="6B807925" w14:textId="6CA50ECC" w:rsidR="007A411A" w:rsidRPr="00BA156B" w:rsidRDefault="003E111A" w:rsidP="00842BF2">
      <w:pPr>
        <w:pStyle w:val="Texto"/>
      </w:pPr>
      <w:r w:rsidRPr="00BA156B">
        <w:t xml:space="preserve">Con los requerimientos del </w:t>
      </w:r>
      <w:del w:id="523" w:author="Regina Casanova" w:date="2018-06-18T17:53:00Z">
        <w:r w:rsidRPr="00BA156B" w:rsidDel="00E94926">
          <w:delText>sistema</w:delText>
        </w:r>
      </w:del>
      <w:ins w:id="524" w:author="Regina Casanova" w:date="2018-06-18T17:53:00Z">
        <w:r w:rsidR="00E94926">
          <w:t>software</w:t>
        </w:r>
      </w:ins>
      <w:r w:rsidRPr="00BA156B">
        <w:t xml:space="preserve"> identificados, se </w:t>
      </w:r>
      <w:r w:rsidR="00F931EE" w:rsidRPr="00BA156B">
        <w:t>pasó</w:t>
      </w:r>
      <w:r w:rsidRPr="00BA156B">
        <w:t xml:space="preserve"> a la fase de diseño</w:t>
      </w:r>
      <w:r w:rsidR="008B5507" w:rsidRPr="00BA156B">
        <w:t xml:space="preserve">. </w:t>
      </w:r>
      <w:r w:rsidRPr="00BA156B">
        <w:t>P</w:t>
      </w:r>
      <w:r w:rsidR="008D3E42" w:rsidRPr="00BA156B">
        <w:t xml:space="preserve">rimero se </w:t>
      </w:r>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525" w:author="Regina Casanova" w:date="2018-06-18T17:53:00Z">
        <w:r w:rsidR="00B561E1" w:rsidRPr="00BA156B" w:rsidDel="00E94926">
          <w:delText>sistema</w:delText>
        </w:r>
      </w:del>
      <w:ins w:id="526" w:author="Regina Casanova" w:date="2018-06-18T17:53:00Z">
        <w:r w:rsidR="00E94926">
          <w:t>software</w:t>
        </w:r>
      </w:ins>
      <w:r w:rsidR="00B561E1" w:rsidRPr="00BA156B">
        <w:t xml:space="preserve">, se realizaron varios </w:t>
      </w:r>
      <w:r w:rsidRPr="00BA156B">
        <w:t>para encontrar un</w:t>
      </w:r>
      <w:r w:rsidR="00C016D8" w:rsidRPr="00BA156B">
        <w:t xml:space="preserve"> </w:t>
      </w:r>
      <w:r w:rsidR="007A411A" w:rsidRPr="00BA156B">
        <w:t>f</w:t>
      </w:r>
      <w:r w:rsidRPr="00BA156B">
        <w:t>lujo que se adaptara a lo</w:t>
      </w:r>
      <w:r w:rsidR="00362A81" w:rsidRPr="00BA156B">
        <w:t>s</w:t>
      </w:r>
      <w:r w:rsidRPr="00BA156B">
        <w:t xml:space="preserve"> requerimientos</w:t>
      </w:r>
      <w:r w:rsidR="00362A81" w:rsidRPr="00BA156B">
        <w:t xml:space="preserve"> </w:t>
      </w:r>
      <w:r w:rsidRPr="00BA156B">
        <w:t>encontrado</w:t>
      </w:r>
      <w:r w:rsidR="00362A81" w:rsidRPr="00BA156B">
        <w:t xml:space="preserve">s por el investigador </w:t>
      </w:r>
      <w:r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 el flujo a seguir en</w:t>
      </w:r>
      <w:r w:rsidR="00B92B5C" w:rsidRPr="00BA156B">
        <w:t xml:space="preserve"> cada tipo d</w:t>
      </w:r>
      <w:r w:rsidR="00D5095B" w:rsidRPr="00BA156B">
        <w:t xml:space="preserve">e usuario en el </w:t>
      </w:r>
      <w:del w:id="527" w:author="Regina Casanova" w:date="2018-06-18T17:53:00Z">
        <w:r w:rsidR="00D5095B" w:rsidRPr="00BA156B" w:rsidDel="00E94926">
          <w:delText>sistema</w:delText>
        </w:r>
      </w:del>
      <w:ins w:id="528"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tareas de todos los usuarios. Se </w:t>
      </w:r>
      <w:r w:rsidR="00766B86" w:rsidRPr="00BA156B">
        <w:t>plantearon</w:t>
      </w:r>
      <w:r w:rsidR="001F439D" w:rsidRPr="00BA156B">
        <w:t xml:space="preserve"> pantallas para el llenado de un nuevo tipo de solicitud</w:t>
      </w:r>
      <w:r w:rsidR="00FA4EA4" w:rsidRPr="00BA156B">
        <w:t>, listado</w:t>
      </w:r>
      <w:r w:rsidR="001F439D" w:rsidRPr="00BA156B">
        <w:t xml:space="preserve"> de </w:t>
      </w:r>
      <w:r w:rsidR="00FA4EA4" w:rsidRPr="00BA156B">
        <w:t>solicitudes</w:t>
      </w:r>
      <w:r w:rsidR="001F439D" w:rsidRPr="00BA156B">
        <w:t xml:space="preserve"> vigentes, </w:t>
      </w:r>
      <w:r w:rsidR="00FA4EA4" w:rsidRPr="00BA156B">
        <w:t>listado de histórico de solicitudes, gestión de solicitudes vigentes y estadísticas.</w:t>
      </w:r>
      <w:r w:rsidR="001B1619" w:rsidRPr="00BA156B">
        <w:t xml:space="preserve"> Debido a que los tipos de usuario tienen tareas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t xml:space="preserve">Personal de SUSALUD: </w:t>
      </w:r>
      <w:r w:rsidRPr="00160297">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r w:rsidRPr="00160297">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r w:rsidRPr="00160297">
        <w:t>Login</w:t>
      </w:r>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lastRenderedPageBreak/>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160297">
        <w:t>wireframes</w:t>
      </w:r>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529" w:author="Regina Casanova" w:date="2018-06-18T17:53:00Z">
        <w:r w:rsidR="00A901F3" w:rsidRPr="00BA156B" w:rsidDel="00E94926">
          <w:delText>sistema</w:delText>
        </w:r>
      </w:del>
      <w:ins w:id="530" w:author="Regina Casanova" w:date="2018-06-18T17:53:00Z">
        <w:r w:rsidR="00E94926">
          <w:t>software</w:t>
        </w:r>
      </w:ins>
      <w:r w:rsidR="00A901F3" w:rsidRPr="00BA156B">
        <w:t>.</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550DB5" w:rsidP="00842BF2">
      <w:pPr>
        <w:pStyle w:val="Texto"/>
        <w:jc w:val="center"/>
        <w:rPr>
          <w:sz w:val="16"/>
          <w:szCs w:val="16"/>
          <w:lang w:val="es-PE"/>
        </w:rPr>
      </w:pPr>
      <w:hyperlink r:id="rId13"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531" w:name="_Toc511166315"/>
      <w:r w:rsidRPr="00BA156B">
        <w:rPr>
          <w:lang w:val="es-PE"/>
        </w:rPr>
        <w:lastRenderedPageBreak/>
        <w:t>Fase de Pruebas</w:t>
      </w:r>
      <w:bookmarkEnd w:id="531"/>
    </w:p>
    <w:p w14:paraId="7B1CAEE0" w14:textId="1B9E25D0"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Adicionalmente, se entrevistaron a 5 personas más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xml:space="preserve">. Adicionalmente, 2 personas se conectan también por medio de una Tablet, 7 personas por medio de una computadora portátil o de escritorio y 3 personas </w:t>
      </w:r>
      <w:r w:rsidR="005746B8" w:rsidRPr="00BA156B">
        <w:lastRenderedPageBreak/>
        <w:t>manifestaron que se conectan a internet mediante Smartphone, Tablet y computadora portátil o de escritorio.</w:t>
      </w:r>
    </w:p>
    <w:p w14:paraId="08009837" w14:textId="6BB5C470" w:rsidR="0080563F" w:rsidRPr="00842BF2"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del w:id="532" w:author="Regina Casanova" w:date="2018-06-18T17:53:00Z">
        <w:r w:rsidR="00AC1607" w:rsidRPr="00BA156B" w:rsidDel="00E94926">
          <w:delText>sistema</w:delText>
        </w:r>
      </w:del>
      <w:ins w:id="533"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en el </w:t>
      </w:r>
      <w:del w:id="534" w:author="Regina Casanova" w:date="2018-06-18T17:53:00Z">
        <w:r w:rsidR="00814F75" w:rsidRPr="00BA156B" w:rsidDel="00E94926">
          <w:delText xml:space="preserve">sistema </w:delText>
        </w:r>
      </w:del>
      <w:ins w:id="535" w:author="Regina Casanova" w:date="2018-06-18T17:53:00Z">
        <w:r w:rsidR="00E94926">
          <w:t>software</w:t>
        </w:r>
      </w:ins>
      <w:ins w:id="536"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podría mejorarse utilizando diferentes tecnologías para ciertas partes específicas, como la i</w:t>
      </w:r>
      <w:r w:rsidR="00D00DDC">
        <w:t>nclusión de un asistente que guí</w:t>
      </w:r>
      <w:r w:rsidR="00814F75" w:rsidRPr="00BA156B">
        <w:t xml:space="preserve">e a través del </w:t>
      </w:r>
      <w:del w:id="537" w:author="Regina Casanova" w:date="2018-06-18T17:53:00Z">
        <w:r w:rsidR="00814F75" w:rsidRPr="00BA156B" w:rsidDel="00E94926">
          <w:delText>sistema</w:delText>
        </w:r>
      </w:del>
      <w:ins w:id="538"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lastRenderedPageBreak/>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539" w:name="_Toc511166316"/>
      <w:r w:rsidRPr="00BA156B">
        <w:t>Personal de SUSALUD:</w:t>
      </w:r>
      <w:bookmarkEnd w:id="539"/>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540" w:name="_Toc511166317"/>
      <w:r w:rsidRPr="00BA156B">
        <w:t>Gestores de IPRESS:</w:t>
      </w:r>
      <w:bookmarkEnd w:id="540"/>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541" w:name="_Toc511166318"/>
      <w:r w:rsidRPr="00BA156B">
        <w:lastRenderedPageBreak/>
        <w:t>Ciudadanos:</w:t>
      </w:r>
      <w:bookmarkEnd w:id="541"/>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t xml:space="preserve">Durante las pruebas, la aceptación que se pudo observar sobre el prototipo del </w:t>
      </w:r>
      <w:del w:id="542" w:author="Regina Casanova" w:date="2018-06-18T17:53:00Z">
        <w:r w:rsidRPr="00BA156B" w:rsidDel="00E94926">
          <w:delText>sistema</w:delText>
        </w:r>
      </w:del>
      <w:ins w:id="543"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544" w:author="Regina Casanova" w:date="2018-06-18T17:53:00Z">
        <w:r w:rsidR="00465CE9" w:rsidRPr="00BA156B" w:rsidDel="00E94926">
          <w:delText>sistema</w:delText>
        </w:r>
      </w:del>
      <w:ins w:id="545"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lastRenderedPageBreak/>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546" w:author="Regina Casanova" w:date="2018-06-18T17:53:00Z">
        <w:r w:rsidRPr="00BA156B" w:rsidDel="00E94926">
          <w:delText>sistema</w:delText>
        </w:r>
      </w:del>
      <w:ins w:id="547"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548" w:author="Regina Casanova" w:date="2018-06-18T17:53:00Z">
        <w:r w:rsidRPr="00BA156B" w:rsidDel="00E94926">
          <w:delText xml:space="preserve">sistema </w:delText>
        </w:r>
      </w:del>
      <w:ins w:id="549" w:author="Regina Casanova" w:date="2018-06-18T17:53:00Z">
        <w:r w:rsidR="00E94926">
          <w:t>software</w:t>
        </w:r>
      </w:ins>
      <w:ins w:id="550" w:author="Regina Casanova" w:date="2018-06-18T17:39:00Z">
        <w:r w:rsidR="00234025">
          <w:t xml:space="preserve"> </w:t>
        </w:r>
      </w:ins>
      <w:r w:rsidRPr="00BA156B">
        <w:t xml:space="preserve">en algo funcional e inclusive algunos ofrecieron sus instalaciones para realizar pruebas piloto. El personal de SUSALUD vio el </w:t>
      </w:r>
      <w:del w:id="551" w:author="Regina Casanova" w:date="2018-06-18T17:53:00Z">
        <w:r w:rsidRPr="00BA156B" w:rsidDel="00E94926">
          <w:delText xml:space="preserve">sistema </w:delText>
        </w:r>
      </w:del>
      <w:ins w:id="552" w:author="Regina Casanova" w:date="2018-06-18T17:53:00Z">
        <w:r w:rsidR="00E94926">
          <w:t>software</w:t>
        </w:r>
      </w:ins>
      <w:ins w:id="553" w:author="Regina Casanova" w:date="2018-06-18T17:39:00Z">
        <w:r w:rsidR="00234025">
          <w:t xml:space="preserve"> </w:t>
        </w:r>
      </w:ins>
      <w:r w:rsidR="00465CE9" w:rsidRPr="00BA156B">
        <w:t>útil,</w:t>
      </w:r>
      <w:r w:rsidR="00616D11" w:rsidRPr="00BA156B">
        <w:t xml:space="preserve"> pero lo compararon con un </w:t>
      </w:r>
      <w:del w:id="554" w:author="Regina Casanova" w:date="2018-06-18T17:53:00Z">
        <w:r w:rsidR="00616D11" w:rsidRPr="00BA156B" w:rsidDel="00E94926">
          <w:delText xml:space="preserve">sistema </w:delText>
        </w:r>
      </w:del>
      <w:ins w:id="555" w:author="Regina Casanova" w:date="2018-06-18T17:53:00Z">
        <w:r w:rsidR="00E94926">
          <w:t>software</w:t>
        </w:r>
      </w:ins>
      <w:ins w:id="556"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557" w:author="Regina Casanova" w:date="2018-06-18T17:53:00Z">
        <w:r w:rsidR="00465CE9" w:rsidRPr="00BA156B" w:rsidDel="00E94926">
          <w:delText>sistema</w:delText>
        </w:r>
      </w:del>
      <w:ins w:id="558" w:author="Regina Casanova" w:date="2018-06-18T17:53:00Z">
        <w:r w:rsidR="00E94926">
          <w:t>software</w:t>
        </w:r>
      </w:ins>
      <w:r w:rsidR="00465CE9" w:rsidRPr="00BA156B">
        <w:t>,</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559" w:name="_Toc511166319"/>
      <w:r w:rsidRPr="00BA156B">
        <w:lastRenderedPageBreak/>
        <w:t>Discusión</w:t>
      </w:r>
      <w:bookmarkEnd w:id="559"/>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67EE9058" w14:textId="53D7917D" w:rsidR="00DB0C2C" w:rsidRPr="00842BF2" w:rsidRDefault="00EA18EF" w:rsidP="00842BF2">
      <w:pPr>
        <w:pStyle w:val="Texto"/>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 enc</w:t>
      </w:r>
      <w:r w:rsidR="00770D25" w:rsidRPr="00BA156B">
        <w:t>uentran</w:t>
      </w:r>
      <w:r w:rsidR="00BF27D4" w:rsidRPr="00BA156B">
        <w:t xml:space="preserve"> algunas iniciativas similares tanto en Chile </w:t>
      </w:r>
      <w:r w:rsidR="00EC2BAF" w:rsidRPr="00BA156B">
        <w:fldChar w:fldCharType="begin" w:fldLock="1"/>
      </w:r>
      <w:r w:rsidR="00615A96">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(46)","plainTextFormattedCitation":"(46)","previouslyFormattedCitation":"(46)"},"properties":{"noteIndex":0},"schema":"https://github.com/citation-style-language/schema/raw/master/csl-citation.json"}</w:instrText>
      </w:r>
      <w:r w:rsidR="00EC2BAF" w:rsidRPr="00BA156B">
        <w:fldChar w:fldCharType="separate"/>
      </w:r>
      <w:r w:rsidR="00615A96" w:rsidRPr="00615A96">
        <w:rPr>
          <w:noProof/>
        </w:rPr>
        <w:t>(46)</w:t>
      </w:r>
      <w:r w:rsidR="00EC2BAF" w:rsidRPr="00BA156B">
        <w:fldChar w:fldCharType="end"/>
      </w:r>
      <w:r w:rsidR="00BF27D4" w:rsidRPr="00BA156B">
        <w:t xml:space="preserve"> como en Colombia </w:t>
      </w:r>
      <w:r w:rsidR="00EC2BAF" w:rsidRPr="00BA156B">
        <w:fldChar w:fldCharType="begin" w:fldLock="1"/>
      </w:r>
      <w:r w:rsidR="00615A96">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(47)","plainTextFormattedCitation":"(47)","previouslyFormattedCitation":"(47)"},"properties":{"noteIndex":0},"schema":"https://github.com/citation-style-language/schema/raw/master/csl-citation.json"}</w:instrText>
      </w:r>
      <w:r w:rsidR="00EC2BAF" w:rsidRPr="00BA156B">
        <w:fldChar w:fldCharType="separate"/>
      </w:r>
      <w:r w:rsidR="00615A96" w:rsidRPr="00615A96">
        <w:rPr>
          <w:noProof/>
        </w:rPr>
        <w:t>(47)</w:t>
      </w:r>
      <w:r w:rsidR="00EC2BAF" w:rsidRPr="00BA156B">
        <w:fldChar w:fldCharType="end"/>
      </w:r>
      <w:r w:rsidR="00BF27D4" w:rsidRPr="00BA156B">
        <w:t xml:space="preserve">. Estas herramientas informáticas presentaban un formulario para el ingreso de reclamos similar al propuesto, solo sin la separación por tipo de </w:t>
      </w:r>
      <w:r w:rsidR="0020660A" w:rsidRPr="00BA156B">
        <w:t>solicitud</w:t>
      </w:r>
      <w:r w:rsidR="00BF27D4" w:rsidRPr="00BA156B">
        <w:t>. Sin embargo, no queda claro si se utilizó la metodología UCD para su creación ni queda claro si los gestores tienen acceso a esta información.</w:t>
      </w:r>
    </w:p>
    <w:p w14:paraId="675F84E9" w14:textId="45DC6130"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615A96">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(48)","plainTextFormattedCitation":"(48)","previouslyFormattedCitation":"(48)"},"properties":{"noteIndex":0},"schema":"https://github.com/citation-style-language/schema/raw/master/csl-citation.json"}</w:instrText>
      </w:r>
      <w:r w:rsidRPr="00BA156B">
        <w:fldChar w:fldCharType="separate"/>
      </w:r>
      <w:r w:rsidR="00615A96" w:rsidRPr="00615A96">
        <w:rPr>
          <w:noProof/>
        </w:rPr>
        <w:t>(48)</w:t>
      </w:r>
      <w:r w:rsidRPr="00BA156B">
        <w:fldChar w:fldCharType="end"/>
      </w:r>
      <w:r w:rsidRPr="00BA156B">
        <w:t xml:space="preserve">, para evitar frustraciones de sus usuarios </w:t>
      </w:r>
      <w:r w:rsidRPr="00BA156B">
        <w:fldChar w:fldCharType="begin" w:fldLock="1"/>
      </w:r>
      <w:r w:rsidR="00615A96">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(49)","plainTextFormattedCitation":"(49)","previouslyFormattedCitation":"(49)"},"properties":{"noteIndex":0},"schema":"https://github.com/citation-style-language/schema/raw/master/csl-citation.json"}</w:instrText>
      </w:r>
      <w:r w:rsidRPr="00BA156B">
        <w:fldChar w:fldCharType="separate"/>
      </w:r>
      <w:r w:rsidR="00615A96" w:rsidRPr="00615A96">
        <w:rPr>
          <w:noProof/>
        </w:rPr>
        <w:t>(49)</w:t>
      </w:r>
      <w:r w:rsidRPr="00BA156B">
        <w:fldChar w:fldCharType="end"/>
      </w:r>
      <w:r w:rsidR="00D00DDC">
        <w:t xml:space="preserve"> y có</w:t>
      </w:r>
      <w:r w:rsidRPr="00BA156B">
        <w:t xml:space="preserve">mo puede ayudar en el soporte de decisiones clínicas </w:t>
      </w:r>
      <w:r w:rsidRPr="00BA156B">
        <w:fldChar w:fldCharType="begin" w:fldLock="1"/>
      </w:r>
      <w:r w:rsidR="00615A96">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(50)","plainTextFormattedCitation":"(50)","previouslyFormattedCitation":"(50)"},"properties":{"noteIndex":0},"schema":"https://github.com/citation-style-language/schema/raw/master/csl-citation.json"}</w:instrText>
      </w:r>
      <w:r w:rsidRPr="00BA156B">
        <w:fldChar w:fldCharType="separate"/>
      </w:r>
      <w:r w:rsidR="00615A96" w:rsidRPr="00615A96">
        <w:rPr>
          <w:noProof/>
        </w:rPr>
        <w:t>(50)</w:t>
      </w:r>
      <w:r w:rsidRPr="00BA156B">
        <w:fldChar w:fldCharType="end"/>
      </w:r>
      <w:r w:rsidRPr="00BA156B">
        <w:t>.</w:t>
      </w:r>
    </w:p>
    <w:p w14:paraId="6FD7A144" w14:textId="72518DC3" w:rsidR="0070776A" w:rsidRPr="00842BF2" w:rsidRDefault="0070776A" w:rsidP="00842BF2">
      <w:pPr>
        <w:pStyle w:val="Texto"/>
      </w:pPr>
      <w:r w:rsidRPr="00BA156B">
        <w:t xml:space="preserve">Este tipo de </w:t>
      </w:r>
      <w:del w:id="560" w:author="Regina Casanova" w:date="2018-06-18T17:53:00Z">
        <w:r w:rsidRPr="00BA156B" w:rsidDel="00E94926">
          <w:delText>sistema</w:delText>
        </w:r>
      </w:del>
      <w:ins w:id="561" w:author="Regina Casanova" w:date="2018-06-18T17:53:00Z">
        <w:r w:rsidR="00E94926">
          <w:t>software</w:t>
        </w:r>
      </w:ins>
      <w:r w:rsidRPr="00BA156B">
        <w:t xml:space="preserve"> se adecua al manejo recomendado en otros países. El gobierno de Australia cuenta con un sistema de manejo de reclamos ya que identificaron que </w:t>
      </w:r>
      <w:r w:rsidRPr="00BA156B">
        <w:lastRenderedPageBreak/>
        <w:t xml:space="preserve">un sistema efectivo provee 3 beneficios importantes para el establecimiento </w:t>
      </w:r>
      <w:r w:rsidRPr="00BA156B">
        <w:fldChar w:fldCharType="begin" w:fldLock="1"/>
      </w:r>
      <w:r w:rsidR="00615A96">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(51)","plainTextFormattedCitation":"(51)","previouslyFormattedCitation":"(51)"},"properties":{"noteIndex":0},"schema":"https://github.com/citation-style-language/schema/raw/master/csl-citation.json"}</w:instrText>
      </w:r>
      <w:r w:rsidRPr="00BA156B">
        <w:fldChar w:fldCharType="separate"/>
      </w:r>
      <w:r w:rsidR="00615A96" w:rsidRPr="00615A96">
        <w:rPr>
          <w:noProof/>
        </w:rPr>
        <w:t>(51)</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562" w:author="Regina Casanova" w:date="2018-06-18T17:53:00Z">
        <w:r w:rsidRPr="00BA156B" w:rsidDel="00E94926">
          <w:delText xml:space="preserve">sistema </w:delText>
        </w:r>
      </w:del>
      <w:ins w:id="563" w:author="Regina Casanova" w:date="2018-06-18T17:53:00Z">
        <w:r w:rsidR="00E94926">
          <w:t>software</w:t>
        </w:r>
      </w:ins>
      <w:ins w:id="564" w:author="Regina Casanova" w:date="2018-06-18T17:40:00Z">
        <w:r w:rsidR="00234025">
          <w:t xml:space="preserve"> </w:t>
        </w:r>
      </w:ins>
      <w:r w:rsidRPr="00BA156B">
        <w:t xml:space="preserve">propuesto en este proyecto, se construyó basándose en dichos beneficios por lo que el uso de este </w:t>
      </w:r>
      <w:del w:id="565" w:author="Regina Casanova" w:date="2018-06-18T17:53:00Z">
        <w:r w:rsidRPr="00BA156B" w:rsidDel="00E94926">
          <w:delText>sistema</w:delText>
        </w:r>
      </w:del>
      <w:ins w:id="566" w:author="Regina Casanova" w:date="2018-06-18T17:53:00Z">
        <w:r w:rsidR="00E94926">
          <w:t>software</w:t>
        </w:r>
      </w:ins>
      <w:r w:rsidRPr="00BA156B">
        <w:t xml:space="preserve"> ayudaría a tener un manejo efectivo de los reclamos. El siguiente paso para garantizarlo es la reorganización del proceso de resolución de los reclamos para que los trabajadores tengan claro el procedimiento a realizarse.</w:t>
      </w:r>
    </w:p>
    <w:p w14:paraId="59F5724C" w14:textId="0C8FA44A"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615A9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(52)","plainTextFormattedCitation":"(52)","previouslyFormattedCitation":"(52)"},"properties":{"noteIndex":0},"schema":"https://github.com/citation-style-language/schema/raw/master/csl-citation.json"}</w:instrText>
      </w:r>
      <w:r w:rsidRPr="00BA156B">
        <w:fldChar w:fldCharType="separate"/>
      </w:r>
      <w:r w:rsidR="00615A96" w:rsidRPr="00615A96">
        <w:rPr>
          <w:noProof/>
        </w:rPr>
        <w:t>(52)</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7C0813DC" w:rsidR="00B86C65" w:rsidRPr="00842BF2" w:rsidRDefault="00250481" w:rsidP="00842BF2">
      <w:pPr>
        <w:pStyle w:val="Texto"/>
      </w:pPr>
      <w:r w:rsidRPr="00BA156B">
        <w:t xml:space="preserve">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w:t>
      </w:r>
      <w:r w:rsidRPr="00BA156B">
        <w:lastRenderedPageBreak/>
        <w:t>resolución de reclamos consiste en utilizar IBOS y, en caso no poder solucionarse en esta etapa, recién se deriva a administradores distritales o provinciales para su resolución. Utilizar etapas como las planteadas en Sudáfrica</w:t>
      </w:r>
      <w:ins w:id="567" w:author="Regina Casanova" w:date="2018-06-18T16:48:00Z">
        <w:r w:rsidR="00AF62FF">
          <w:t xml:space="preserve"> </w:t>
        </w:r>
      </w:ins>
      <w:ins w:id="568" w:author="Regina Casanova" w:date="2018-06-18T16:49:00Z">
        <w:r w:rsidR="00AF62FF">
          <w:fldChar w:fldCharType="begin" w:fldLock="1"/>
        </w:r>
      </w:ins>
      <w:r w:rsidR="00AF62FF">
        <w:instrText>ADDIN CSL_CITATION {"citationItems":[{"id":"ITEM-1","itemData":{"author":[{"dropping-particle":"","family":"jchika","given":"","non-dropping-particle":"","parse-names":false,"suffix":""}],"id":"ITEM-1","issued":{"date-parts":[["0"]]},"title":"Monitoring the Quality of Hospital Care","type":"article-journal"},"uris":["http://www.mendeley.com/documents/?uuid=5c581ff2-8b9a-331b-a7ea-d3894dfeaecc"]}],"mendeley":{"formattedCitation":"(20)","plainTextFormattedCitation":"(20)"},"properties":{"noteIndex":0},"schema":"https://github.com/citation-style-language/schema/raw/master/csl-citation.json"}</w:instrText>
      </w:r>
      <w:r w:rsidR="00AF62FF">
        <w:fldChar w:fldCharType="separate"/>
      </w:r>
      <w:r w:rsidR="00AF62FF" w:rsidRPr="00AF62FF">
        <w:rPr>
          <w:noProof/>
        </w:rPr>
        <w:t>(20)</w:t>
      </w:r>
      <w:ins w:id="569"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615A96">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(53)","plainTextFormattedCitation":"(53)","previouslyFormattedCitation":"(53)"},"properties":{"noteIndex":0},"schema":"https://github.com/citation-style-language/schema/raw/master/csl-citation.json"}</w:instrText>
      </w:r>
      <w:r w:rsidRPr="00BA156B">
        <w:fldChar w:fldCharType="separate"/>
      </w:r>
      <w:r w:rsidR="00615A96" w:rsidRPr="00615A96">
        <w:rPr>
          <w:noProof/>
        </w:rPr>
        <w:t>(53)</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w:t>
      </w:r>
      <w:ins w:id="570" w:author="Regina Casanova" w:date="2018-06-18T16:49:00Z">
        <w:r w:rsidR="00AF62FF">
          <w:t>de gestión de reclamos en</w:t>
        </w:r>
      </w:ins>
      <w:del w:id="571" w:author="Regina Casanova" w:date="2018-06-18T16:49:00Z">
        <w:r w:rsidRPr="00BA156B" w:rsidDel="00AF62FF">
          <w:delText>de</w:delText>
        </w:r>
      </w:del>
      <w:ins w:id="572" w:author="Regina Casanova" w:date="2018-06-18T16:43:00Z">
        <w:r w:rsidR="00EF06FE">
          <w:t xml:space="preserve"> la red MINSA</w:t>
        </w:r>
      </w:ins>
      <w:del w:id="573"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574"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574"/>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w:t>
      </w:r>
      <w:r w:rsidR="00134352" w:rsidRPr="00BA156B">
        <w:lastRenderedPageBreak/>
        <w:t>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8891B12"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del w:id="575" w:author="Regina Casanova" w:date="2018-06-18T17:53:00Z">
        <w:r w:rsidR="0079520C" w:rsidRPr="00BA156B" w:rsidDel="00E94926">
          <w:delText xml:space="preserve">sistema </w:delText>
        </w:r>
      </w:del>
      <w:ins w:id="576" w:author="Regina Casanova" w:date="2018-06-18T17:53:00Z">
        <w:r w:rsidR="00E94926">
          <w:t>software</w:t>
        </w:r>
      </w:ins>
      <w:ins w:id="577" w:author="Regina Casanova" w:date="2018-06-18T17:41:00Z">
        <w:r w:rsidR="00234025">
          <w:t xml:space="preserve"> </w:t>
        </w:r>
      </w:ins>
      <w:r w:rsidR="0079520C" w:rsidRPr="00BA156B">
        <w:t xml:space="preserve">recaude información valiosa que pueda traducirse en proyectos de mejora. Sin esta capacitación permanente, el </w:t>
      </w:r>
      <w:del w:id="578" w:author="Regina Casanova" w:date="2018-06-18T17:53:00Z">
        <w:r w:rsidR="0079520C" w:rsidRPr="00BA156B" w:rsidDel="00E94926">
          <w:delText>sistema</w:delText>
        </w:r>
      </w:del>
      <w:ins w:id="579"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F171B87"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615A96">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(54)","plainTextFormattedCitation":"(54)","previouslyFormattedCitation":"(54)"},"properties":{"noteIndex":0},"schema":"https://github.com/citation-style-language/schema/raw/master/csl-citation.json"}</w:instrText>
      </w:r>
      <w:r w:rsidRPr="00BA156B">
        <w:fldChar w:fldCharType="separate"/>
      </w:r>
      <w:r w:rsidR="00615A96" w:rsidRPr="00615A96">
        <w:rPr>
          <w:noProof/>
        </w:rPr>
        <w:t>(54)</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w:t>
      </w:r>
      <w:r w:rsidR="0033516A" w:rsidRPr="00BA156B">
        <w:lastRenderedPageBreak/>
        <w:t xml:space="preserve">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58C2D2FA"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615A9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(52)","plainTextFormattedCitation":"(52)","previouslyFormattedCitation":"(52)"},"properties":{"noteIndex":0},"schema":"https://github.com/citation-style-language/schema/raw/master/csl-citation.json"}</w:instrText>
      </w:r>
      <w:r w:rsidR="00EC2BAF" w:rsidRPr="00BA156B">
        <w:fldChar w:fldCharType="separate"/>
      </w:r>
      <w:r w:rsidR="00615A96" w:rsidRPr="00615A96">
        <w:rPr>
          <w:noProof/>
        </w:rPr>
        <w:t>(52)</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w:t>
      </w:r>
      <w:r w:rsidR="008B12E6" w:rsidRPr="00BA156B">
        <w:lastRenderedPageBreak/>
        <w:t xml:space="preserve">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w:t>
      </w:r>
      <w:r w:rsidRPr="00BA156B">
        <w:lastRenderedPageBreak/>
        <w:t xml:space="preserve">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580" w:author="Regina Casanova" w:date="2018-06-18T17:53:00Z">
        <w:r w:rsidRPr="00BA156B" w:rsidDel="00E94926">
          <w:delText>sistema</w:delText>
        </w:r>
      </w:del>
      <w:ins w:id="581"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582" w:name="_Toc511166321"/>
      <w:r w:rsidRPr="00BA156B">
        <w:rPr>
          <w:lang w:val="es-PE"/>
        </w:rPr>
        <w:t>De los h</w:t>
      </w:r>
      <w:r w:rsidR="00C1603F" w:rsidRPr="00BA156B">
        <w:rPr>
          <w:lang w:val="es-PE"/>
        </w:rPr>
        <w:t>allazgos de la fase de p</w:t>
      </w:r>
      <w:r w:rsidR="009E2064" w:rsidRPr="00BA156B">
        <w:rPr>
          <w:lang w:val="es-PE"/>
        </w:rPr>
        <w:t>rueba</w:t>
      </w:r>
      <w:bookmarkEnd w:id="582"/>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583" w:author="Regina Casanova" w:date="2018-06-18T17:53:00Z">
        <w:r w:rsidR="001E3A11" w:rsidRPr="00BA156B" w:rsidDel="00E94926">
          <w:delText>sistema</w:delText>
        </w:r>
      </w:del>
      <w:ins w:id="584" w:author="Regina Casanova" w:date="2018-06-18T17:53:00Z">
        <w:r w:rsidR="00E94926">
          <w:t>software</w:t>
        </w:r>
      </w:ins>
      <w:r w:rsidR="001E3A11" w:rsidRPr="00BA156B">
        <w:t>.</w:t>
      </w:r>
    </w:p>
    <w:p w14:paraId="00E6D147" w14:textId="4FBFD79B" w:rsidR="00CB765D" w:rsidRPr="00862EA1" w:rsidRDefault="00D00DDC" w:rsidP="00862EA1">
      <w:pPr>
        <w:pStyle w:val="Texto"/>
      </w:pPr>
      <w:r>
        <w:lastRenderedPageBreak/>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585" w:author="Regina Casanova" w:date="2018-06-15T19:26:00Z"/>
        </w:rPr>
      </w:pPr>
      <w:r w:rsidRPr="00BA156B">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586" w:author="Regina Casanova" w:date="2018-06-18T17:53:00Z">
        <w:r w:rsidR="00EA256A" w:rsidRPr="00BA156B" w:rsidDel="00E94926">
          <w:delText>sistema</w:delText>
        </w:r>
      </w:del>
      <w:ins w:id="587"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588" w:author="Regina Casanova" w:date="2018-06-18T17:53:00Z">
        <w:r w:rsidRPr="00BA156B" w:rsidDel="00E94926">
          <w:delText>sistema</w:delText>
        </w:r>
      </w:del>
      <w:ins w:id="589"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rsidP="008E7400">
      <w:pPr>
        <w:pStyle w:val="Ttulo2"/>
        <w:pPrChange w:id="590" w:author="Regina Casanova" w:date="2018-06-15T19:26:00Z">
          <w:pPr>
            <w:pStyle w:val="Texto"/>
          </w:pPr>
        </w:pPrChange>
      </w:pPr>
      <w:ins w:id="591" w:author="Regina Casanova" w:date="2018-06-15T19:26:00Z">
        <w:r>
          <w:t>Limitaciones</w:t>
        </w:r>
      </w:ins>
    </w:p>
    <w:p w14:paraId="39417866" w14:textId="4B328B80" w:rsidR="00524A0A" w:rsidRDefault="008A445E" w:rsidP="00862EA1">
      <w:pPr>
        <w:pStyle w:val="Texto"/>
        <w:rPr>
          <w:ins w:id="592"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593" w:author="Regina Casanova" w:date="2018-06-15T19:45:00Z">
        <w:r w:rsidR="004D0B2C">
          <w:t xml:space="preserve">Siendo lo ideal realizar iteraciones con un </w:t>
        </w:r>
      </w:ins>
      <w:ins w:id="594" w:author="Regina Casanova" w:date="2018-06-15T19:46:00Z">
        <w:r w:rsidR="004D0B2C">
          <w:t>máximo</w:t>
        </w:r>
      </w:ins>
      <w:ins w:id="595" w:author="Regina Casanova" w:date="2018-06-15T19:45:00Z">
        <w:r w:rsidR="004D0B2C">
          <w:t xml:space="preserve"> </w:t>
        </w:r>
      </w:ins>
      <w:ins w:id="596" w:author="Regina Casanova" w:date="2018-06-15T19:46:00Z">
        <w:r w:rsidR="004D0B2C">
          <w:t xml:space="preserve">de 5 pruebas de usuarios,  se realizaron </w:t>
        </w:r>
      </w:ins>
      <w:ins w:id="597" w:author="Regina Casanova" w:date="2018-06-15T20:02:00Z">
        <w:r w:rsidR="004D0B2C">
          <w:t xml:space="preserve">iteraciones con 3 </w:t>
        </w:r>
        <w:r w:rsidR="00806EEF">
          <w:t>usuarios para cada tipo de usuario evalu</w:t>
        </w:r>
      </w:ins>
      <w:ins w:id="598" w:author="Regina Casanova" w:date="2018-06-15T20:03:00Z">
        <w:r w:rsidR="00806EEF">
          <w:t>a</w:t>
        </w:r>
      </w:ins>
      <w:ins w:id="599" w:author="Regina Casanova" w:date="2018-06-15T20:02:00Z">
        <w:r w:rsidR="00806EEF">
          <w:t>do</w:t>
        </w:r>
      </w:ins>
      <w:ins w:id="600" w:author="Regina Casanova" w:date="2018-06-15T20:05:00Z">
        <w:r w:rsidR="00806EEF">
          <w:t xml:space="preserve"> debido a poco tiempo que se contaba para realizar las pruebas. S</w:t>
        </w:r>
      </w:ins>
      <w:ins w:id="601" w:author="Regina Casanova" w:date="2018-06-15T20:06:00Z">
        <w:r w:rsidR="00806EEF">
          <w:t xml:space="preserve">in embargo, iteraciones con </w:t>
        </w:r>
        <w:r w:rsidR="00806EEF">
          <w:lastRenderedPageBreak/>
          <w:t>5 usuarios por cada tipo de usuario hubiera sido preferible para poder</w:t>
        </w:r>
      </w:ins>
      <w:ins w:id="602" w:author="Regina Casanova" w:date="2018-06-15T20:02:00Z">
        <w:r w:rsidR="00806EEF">
          <w:t xml:space="preserve"> </w:t>
        </w:r>
      </w:ins>
      <w:ins w:id="603" w:author="Regina Casanova" w:date="2018-06-15T20:07:00Z">
        <w:r w:rsidR="00806EEF">
          <w:t xml:space="preserve">refinar el prototipo. Adicionalmente, </w:t>
        </w:r>
      </w:ins>
      <w:del w:id="604" w:author="Regina Casanova" w:date="2018-06-15T20:07:00Z">
        <w:r w:rsidR="00BE03A0" w:rsidRPr="00BA156B" w:rsidDel="00806EEF">
          <w:delText>I</w:delText>
        </w:r>
        <w:r w:rsidR="00472F37" w:rsidRPr="00BA156B" w:rsidDel="00806EEF">
          <w:delText>dealmente</w:delText>
        </w:r>
      </w:del>
      <w:ins w:id="605"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606"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615A96">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(55)","plainTextFormattedCitation":"(55)","previouslyFormattedCitation":"(55)"},"properties":{"noteIndex":0},"schema":"https://github.com/citation-style-language/schema/raw/master/csl-citation.json"}</w:instrText>
      </w:r>
      <w:r w:rsidR="00EC2BAF" w:rsidRPr="00BA156B">
        <w:fldChar w:fldCharType="separate"/>
      </w:r>
      <w:r w:rsidR="00615A96" w:rsidRPr="00615A96">
        <w:rPr>
          <w:noProof/>
        </w:rPr>
        <w:t>(55)</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607" w:author="Regina Casanova" w:date="2018-06-18T12:29:00Z"/>
        </w:rPr>
      </w:pPr>
      <w:ins w:id="608" w:author="Regina Casanova" w:date="2018-06-18T12:21:00Z">
        <w:r>
          <w:t>Acerca de la clasificación de reclamos</w:t>
        </w:r>
      </w:ins>
      <w:ins w:id="609" w:author="Regina Casanova" w:date="2018-06-18T12:22:00Z">
        <w:r w:rsidR="00152904">
          <w:t xml:space="preserve"> presentada</w:t>
        </w:r>
      </w:ins>
      <w:ins w:id="610" w:author="Regina Casanova" w:date="2018-06-18T12:21:00Z">
        <w:r>
          <w:t xml:space="preserve">, </w:t>
        </w:r>
        <w:r w:rsidR="00152904">
          <w:t>a pesar de haberse rea</w:t>
        </w:r>
      </w:ins>
      <w:ins w:id="611" w:author="Regina Casanova" w:date="2018-06-18T12:23:00Z">
        <w:r w:rsidR="00152904">
          <w:t xml:space="preserve">lizado </w:t>
        </w:r>
      </w:ins>
      <w:ins w:id="612" w:author="Regina Casanova" w:date="2018-06-18T12:24:00Z">
        <w:r w:rsidR="00152904">
          <w:t>con</w:t>
        </w:r>
      </w:ins>
      <w:ins w:id="613" w:author="Regina Casanova" w:date="2018-06-18T12:23:00Z">
        <w:r w:rsidR="00152904">
          <w:t xml:space="preserve"> el consenso de un </w:t>
        </w:r>
      </w:ins>
      <w:ins w:id="614" w:author="Regina Casanova" w:date="2018-06-18T12:21:00Z">
        <w:r w:rsidR="00152904">
          <w:t xml:space="preserve">grupo de 8 </w:t>
        </w:r>
      </w:ins>
      <w:ins w:id="615" w:author="Regina Casanova" w:date="2018-06-18T12:23:00Z">
        <w:r w:rsidR="00152904">
          <w:t>personas, entre personal de SUSALUD y gestores de IPRESS</w:t>
        </w:r>
      </w:ins>
      <w:ins w:id="616" w:author="Regina Casanova" w:date="2018-06-18T12:21:00Z">
        <w:r w:rsidR="00152904">
          <w:t xml:space="preserve"> que trabajan de manera constante con los reclamos </w:t>
        </w:r>
      </w:ins>
      <w:ins w:id="617" w:author="Regina Casanova" w:date="2018-06-18T12:22:00Z">
        <w:r w:rsidR="00152904">
          <w:t xml:space="preserve">en salud, no se puede tomar la clasificación presentada como definitiva ya que no se puede comprobar que los criterios utilizados por </w:t>
        </w:r>
      </w:ins>
      <w:ins w:id="618" w:author="Regina Casanova" w:date="2018-06-18T12:24:00Z">
        <w:r w:rsidR="00152904">
          <w:t xml:space="preserve">estos usuarios se ciñe a criterios utilizados internacionalmente para la clasificación de reclamos. Adicionalmente, </w:t>
        </w:r>
      </w:ins>
      <w:ins w:id="619" w:author="Regina Casanova" w:date="2018-06-18T12:25:00Z">
        <w:r w:rsidR="00152904">
          <w:t>existe un tema cultural en donde no se suele presentar cambios a propuestas hechas que puede haberse presentado con esta parte de la investigaci</w:t>
        </w:r>
      </w:ins>
      <w:ins w:id="620" w:author="Regina Casanova" w:date="2018-06-18T12:28:00Z">
        <w:r w:rsidR="00152904">
          <w:t xml:space="preserve">ón. Resulta difícil identificar si no se presentaron cambios por ello o porque verdaderamente aceptaban cada </w:t>
        </w:r>
      </w:ins>
      <w:ins w:id="621" w:author="Regina Casanova" w:date="2018-06-18T12:29:00Z">
        <w:r w:rsidR="00152904">
          <w:t>categoría</w:t>
        </w:r>
      </w:ins>
      <w:ins w:id="622" w:author="Regina Casanova" w:date="2018-06-18T12:28:00Z">
        <w:r w:rsidR="00152904">
          <w:t xml:space="preserve"> </w:t>
        </w:r>
      </w:ins>
      <w:ins w:id="623" w:author="Regina Casanova" w:date="2018-06-18T12:29:00Z">
        <w:r w:rsidR="00152904">
          <w:t xml:space="preserve"> e ítem presentado.</w:t>
        </w:r>
      </w:ins>
    </w:p>
    <w:p w14:paraId="5A572F5B" w14:textId="5E15C22B" w:rsidR="00152904" w:rsidRPr="00862EA1" w:rsidRDefault="00152904" w:rsidP="00862EA1">
      <w:pPr>
        <w:pStyle w:val="Texto"/>
      </w:pPr>
      <w:ins w:id="624" w:author="Regina Casanova" w:date="2018-06-18T12:29:00Z">
        <w:r>
          <w:t xml:space="preserve">Finalmente, </w:t>
        </w:r>
      </w:ins>
      <w:ins w:id="625" w:author="Regina Casanova" w:date="2018-06-18T12:30:00Z">
        <w:r>
          <w:t>luego de encontrar incongruencias en los datos p</w:t>
        </w:r>
        <w:r w:rsidR="009D09E8">
          <w:t>resentados del Sistema de</w:t>
        </w:r>
      </w:ins>
      <w:ins w:id="626" w:author="Regina Casanova" w:date="2018-06-18T12:31:00Z">
        <w:r>
          <w:t xml:space="preserve"> </w:t>
        </w:r>
        <w:r w:rsidR="009D09E8">
          <w:t xml:space="preserve">Solicitudes en Atención al Ciudadano es </w:t>
        </w:r>
      </w:ins>
      <w:ins w:id="627" w:author="Regina Casanova" w:date="2018-06-18T12:32:00Z">
        <w:r w:rsidR="009D09E8">
          <w:t>difícil</w:t>
        </w:r>
      </w:ins>
      <w:ins w:id="628" w:author="Regina Casanova" w:date="2018-06-18T12:31:00Z">
        <w:r w:rsidR="009D09E8">
          <w:t xml:space="preserve"> </w:t>
        </w:r>
      </w:ins>
      <w:ins w:id="629" w:author="Regina Casanova" w:date="2018-06-18T12:32:00Z">
        <w:r w:rsidR="009D09E8">
          <w:t>poder confiar enteramente en los datos presentados por su Plataforma de Informaci</w:t>
        </w:r>
      </w:ins>
      <w:ins w:id="630" w:author="Regina Casanova" w:date="2018-06-18T12:33:00Z">
        <w:r w:rsidR="009D09E8">
          <w:t>ón y Difusión</w:t>
        </w:r>
      </w:ins>
      <w:ins w:id="631" w:author="Regina Casanova" w:date="2018-06-18T12:36:00Z">
        <w:r w:rsidR="009D09E8">
          <w:t xml:space="preserve"> y esto hace que los ciudadanos que deseen acceder a esta informaci</w:t>
        </w:r>
      </w:ins>
      <w:ins w:id="632" w:author="Regina Casanova" w:date="2018-06-18T12:37:00Z">
        <w:r w:rsidR="009D09E8">
          <w:t xml:space="preserve">ón puedan estar accediendo a información errónea y no les permita tomar una decisión informada sobre </w:t>
        </w:r>
      </w:ins>
      <w:ins w:id="633" w:author="Regina Casanova" w:date="2018-06-18T13:16:00Z">
        <w:r w:rsidR="000969F2">
          <w:t>dónde</w:t>
        </w:r>
      </w:ins>
      <w:ins w:id="634"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635" w:name="_Toc511166322"/>
      <w:r w:rsidRPr="00BA156B">
        <w:lastRenderedPageBreak/>
        <w:t>Conclusiones</w:t>
      </w:r>
      <w:bookmarkEnd w:id="635"/>
    </w:p>
    <w:p w14:paraId="5EA702DC" w14:textId="185229F0" w:rsidR="00F26C78" w:rsidRPr="00862EA1" w:rsidRDefault="000635A6" w:rsidP="00862EA1">
      <w:pPr>
        <w:pStyle w:val="Texto"/>
      </w:pPr>
      <w:del w:id="636"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637" w:author="Regina Casanova" w:date="2018-06-14T18:20:00Z">
        <w:r w:rsidR="008E5E4A">
          <w:t>En este estudio se comprobó</w:t>
        </w:r>
      </w:ins>
      <w:ins w:id="638" w:author="Regina Casanova" w:date="2018-06-14T18:34:00Z">
        <w:r w:rsidR="00792CC5">
          <w:t xml:space="preserve"> la utilidad</w:t>
        </w:r>
      </w:ins>
      <w:ins w:id="639" w:author="Regina Casanova" w:date="2018-06-14T18:20:00Z">
        <w:r w:rsidR="008E5E4A">
          <w:t xml:space="preserve"> </w:t>
        </w:r>
      </w:ins>
      <w:ins w:id="640" w:author="Regina Casanova" w:date="2018-06-14T18:47:00Z">
        <w:r w:rsidR="00FB760C">
          <w:t xml:space="preserve">de uso </w:t>
        </w:r>
      </w:ins>
      <w:ins w:id="641" w:author="Regina Casanova" w:date="2018-06-14T18:20:00Z">
        <w:r w:rsidR="008E5E4A">
          <w:t>de la metodolog</w:t>
        </w:r>
        <w:r w:rsidR="00792CC5">
          <w:t>ía UCD</w:t>
        </w:r>
        <w:r w:rsidR="008E5E4A">
          <w:t xml:space="preserve"> para la creación del diseño</w:t>
        </w:r>
      </w:ins>
      <w:r w:rsidRPr="00BA156B">
        <w:t xml:space="preserve"> </w:t>
      </w:r>
      <w:ins w:id="642" w:author="Regina Casanova" w:date="2018-06-14T18:48:00Z">
        <w:r w:rsidR="00470DBC">
          <w:t>para</w:t>
        </w:r>
      </w:ins>
      <w:del w:id="643" w:author="Regina Casanova" w:date="2018-06-14T18:48:00Z">
        <w:r w:rsidRPr="00BA156B" w:rsidDel="00470DBC">
          <w:delText>de</w:delText>
        </w:r>
      </w:del>
      <w:r w:rsidRPr="00BA156B">
        <w:t xml:space="preserve"> un </w:t>
      </w:r>
      <w:del w:id="644" w:author="Regina Casanova" w:date="2018-06-18T17:53:00Z">
        <w:r w:rsidRPr="00BA156B" w:rsidDel="00E94926">
          <w:delText xml:space="preserve">sistema </w:delText>
        </w:r>
      </w:del>
      <w:ins w:id="645" w:author="Regina Casanova" w:date="2018-06-18T17:53:00Z">
        <w:r w:rsidR="00E94926">
          <w:t>software</w:t>
        </w:r>
      </w:ins>
      <w:ins w:id="646" w:author="Regina Casanova" w:date="2018-06-18T17:42:00Z">
        <w:r w:rsidR="00234025">
          <w:t xml:space="preserve"> </w:t>
        </w:r>
      </w:ins>
      <w:r w:rsidRPr="00BA156B">
        <w:t>de gestión de reclamos</w:t>
      </w:r>
      <w:r w:rsidR="00E85F76" w:rsidRPr="00BA156B">
        <w:t xml:space="preserve">, lográndose un </w:t>
      </w:r>
      <w:del w:id="647" w:author="Regina Casanova" w:date="2018-06-18T17:53:00Z">
        <w:r w:rsidR="00E85F76" w:rsidRPr="00BA156B" w:rsidDel="00E94926">
          <w:delText xml:space="preserve">sistema </w:delText>
        </w:r>
      </w:del>
      <w:ins w:id="648" w:author="Regina Casanova" w:date="2018-06-18T17:53:00Z">
        <w:r w:rsidR="00E94926">
          <w:t>software</w:t>
        </w:r>
      </w:ins>
      <w:ins w:id="649"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r w:rsidRPr="00BA156B">
        <w:t>L</w:t>
      </w:r>
      <w:r w:rsidR="00F27D13" w:rsidRPr="00BA156B">
        <w:t xml:space="preserve">a metodología de </w:t>
      </w:r>
      <w:r w:rsidR="006D06B4">
        <w:t>‘</w:t>
      </w:r>
      <w:r w:rsidR="00F27D13" w:rsidRPr="00160297">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160297">
        <w:t>Think-Aloud</w:t>
      </w:r>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650" w:name="_Toc511166323"/>
      <w:r w:rsidRPr="00BA156B">
        <w:lastRenderedPageBreak/>
        <w:t>Recomendaciones</w:t>
      </w:r>
      <w:bookmarkEnd w:id="650"/>
    </w:p>
    <w:p w14:paraId="6AE56F0D" w14:textId="3A86B56D" w:rsidR="004C04E9" w:rsidRDefault="007502D3" w:rsidP="00862EA1">
      <w:pPr>
        <w:pStyle w:val="Texto"/>
        <w:rPr>
          <w:ins w:id="651" w:author="Regina Casanova" w:date="2018-06-15T18:05:00Z"/>
        </w:rPr>
      </w:pPr>
      <w:r w:rsidRPr="00BA156B">
        <w:t xml:space="preserve">Finalizando este estudio se pudo observar que la implementación del </w:t>
      </w:r>
      <w:del w:id="652" w:author="Regina Casanova" w:date="2018-06-18T17:53:00Z">
        <w:r w:rsidRPr="00BA156B" w:rsidDel="00E94926">
          <w:delText>sistema</w:delText>
        </w:r>
      </w:del>
      <w:ins w:id="653" w:author="Regina Casanova" w:date="2018-06-18T17:53:00Z">
        <w:r w:rsidR="00E94926">
          <w:t>software</w:t>
        </w:r>
      </w:ins>
      <w:r w:rsidRPr="00BA156B">
        <w:t xml:space="preserve"> propuesto se ve como el siguiente paso en estudios complementarios. </w:t>
      </w:r>
      <w:del w:id="654"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655" w:author="Regina Casanova" w:date="2018-06-14T18:08:00Z">
        <w:r w:rsidR="00405FE8">
          <w:t xml:space="preserve">Dichos estudios deberían, adicionalmente a implementar el </w:t>
        </w:r>
      </w:ins>
      <w:ins w:id="656" w:author="Regina Casanova" w:date="2018-06-18T17:53:00Z">
        <w:r w:rsidR="00E94926">
          <w:t>software</w:t>
        </w:r>
      </w:ins>
      <w:ins w:id="657" w:author="Regina Casanova" w:date="2018-06-18T17:43:00Z">
        <w:r w:rsidR="00234025">
          <w:t xml:space="preserve"> </w:t>
        </w:r>
      </w:ins>
      <w:ins w:id="658" w:author="Regina Casanova" w:date="2018-06-14T18:08:00Z">
        <w:r w:rsidR="00405FE8">
          <w:t>planteado, hacer un estudio piloto en al menos dos establecimientos de salud de mediana y/o alta complejidad.</w:t>
        </w:r>
      </w:ins>
      <w:ins w:id="659" w:author="Regina Casanova" w:date="2018-06-14T18:14:00Z">
        <w:r w:rsidR="008E5E4A">
          <w:t xml:space="preserve"> Estos estudios deberían dar mejoras al prototipo presentado</w:t>
        </w:r>
      </w:ins>
      <w:ins w:id="660" w:author="Regina Casanova" w:date="2018-06-14T18:10:00Z">
        <w:r w:rsidR="00405FE8">
          <w:t xml:space="preserve"> </w:t>
        </w:r>
      </w:ins>
      <w:ins w:id="661" w:author="Regina Casanova" w:date="2018-06-14T18:14:00Z">
        <w:r w:rsidR="008E5E4A">
          <w:t>en este estudio y deberían medir sus resultados en forma cuantitativa</w:t>
        </w:r>
      </w:ins>
      <w:ins w:id="662" w:author="Regina Casanova" w:date="2018-06-14T18:15:00Z">
        <w:r w:rsidR="008E5E4A">
          <w:t>,</w:t>
        </w:r>
      </w:ins>
      <w:ins w:id="663" w:author="Regina Casanova" w:date="2018-06-14T18:14:00Z">
        <w:r w:rsidR="008E5E4A">
          <w:t xml:space="preserve"> mediante el cuestionario SUS</w:t>
        </w:r>
      </w:ins>
      <w:ins w:id="664" w:author="Regina Casanova" w:date="2018-06-14T18:15:00Z">
        <w:r w:rsidR="008E5E4A">
          <w:t>, y cualitativa, mediante la resolución de tareas complejas tanto en un ambiente controlado como en uno no controlado.</w:t>
        </w:r>
      </w:ins>
      <w:ins w:id="665" w:author="Regina Casanova" w:date="2018-06-14T18:14:00Z">
        <w:r w:rsidR="008E5E4A">
          <w:t xml:space="preserve"> </w:t>
        </w:r>
      </w:ins>
      <w:r w:rsidR="00DF5627" w:rsidRPr="00BA156B">
        <w:t xml:space="preserve"> </w:t>
      </w:r>
      <w:del w:id="666" w:author="Regina Casanova" w:date="2018-06-14T18:16:00Z">
        <w:r w:rsidR="004C04E9" w:rsidRPr="00BA156B" w:rsidDel="008E5E4A">
          <w:delText>E</w:delText>
        </w:r>
        <w:r w:rsidRPr="00BA156B" w:rsidDel="008E5E4A">
          <w:delText>n dichos estudios</w:delText>
        </w:r>
      </w:del>
      <w:ins w:id="667"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797FC04D" w:rsidR="00A30F79" w:rsidRPr="00862EA1" w:rsidRDefault="00E55F42" w:rsidP="00862EA1">
      <w:pPr>
        <w:pStyle w:val="Texto"/>
      </w:pPr>
      <w:ins w:id="668" w:author="Regina Casanova" w:date="2018-06-15T19:00:00Z">
        <w:r>
          <w:t>Al encontrarse formas diferentes para manejar los reclamos dentro de esta</w:t>
        </w:r>
        <w:r w:rsidR="00234025">
          <w:t>blecimientos de salud del MINSA</w:t>
        </w:r>
        <w:r>
          <w:t xml:space="preserve"> se </w:t>
        </w:r>
      </w:ins>
      <w:ins w:id="669" w:author="Regina Casanova" w:date="2018-06-15T19:01:00Z">
        <w:r>
          <w:t xml:space="preserve">sugiere </w:t>
        </w:r>
      </w:ins>
      <w:ins w:id="670" w:author="Regina Casanova" w:date="2018-06-18T17:44:00Z">
        <w:r w:rsidR="00234025">
          <w:t xml:space="preserve">que </w:t>
        </w:r>
      </w:ins>
      <w:ins w:id="671" w:author="Regina Casanova" w:date="2018-06-15T19:05:00Z">
        <w:r>
          <w:t>el establecimiento de un sistema</w:t>
        </w:r>
      </w:ins>
      <w:ins w:id="672" w:author="Regina Casanova" w:date="2018-06-15T19:07:00Z">
        <w:r>
          <w:t xml:space="preserve"> unificado, </w:t>
        </w:r>
      </w:ins>
      <w:ins w:id="673" w:author="Regina Casanova" w:date="2018-06-15T19:05:00Z">
        <w:r>
          <w:t xml:space="preserve">no exclusivamente </w:t>
        </w:r>
      </w:ins>
      <w:ins w:id="674" w:author="Regina Casanova" w:date="2018-06-15T19:09:00Z">
        <w:r>
          <w:t>informático</w:t>
        </w:r>
      </w:ins>
      <w:ins w:id="675" w:author="Regina Casanova" w:date="2018-06-15T19:07:00Z">
        <w:r>
          <w:t xml:space="preserve">, sea implementado en los establecimiento del MINSA para </w:t>
        </w:r>
      </w:ins>
      <w:ins w:id="676"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677" w:author="Regina Casanova" w:date="2018-06-14T18:17:00Z"/>
        </w:rPr>
      </w:pPr>
      <w:del w:id="678"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679" w:author="Regina Casanova" w:date="2018-06-18T17:53:00Z">
        <w:r w:rsidR="00465CE9" w:rsidRPr="00BA156B" w:rsidDel="00E94926">
          <w:delText>sistema</w:delText>
        </w:r>
      </w:del>
      <w:ins w:id="680"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w:t>
      </w:r>
      <w:r w:rsidRPr="00BA156B">
        <w:lastRenderedPageBreak/>
        <w:t>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681" w:name="_Toc511166324"/>
      <w:r w:rsidRPr="00BA156B">
        <w:lastRenderedPageBreak/>
        <w:t>Referencias bibliográficas</w:t>
      </w:r>
      <w:bookmarkEnd w:id="681"/>
    </w:p>
    <w:p w14:paraId="40BBC6D8" w14:textId="5358094C" w:rsidR="00AF62FF" w:rsidRPr="00E94926" w:rsidRDefault="00EC2BAF" w:rsidP="00AF62FF">
      <w:pPr>
        <w:widowControl w:val="0"/>
        <w:autoSpaceDE w:val="0"/>
        <w:autoSpaceDN w:val="0"/>
        <w:adjustRightInd w:val="0"/>
        <w:spacing w:line="360" w:lineRule="auto"/>
        <w:ind w:left="640" w:hanging="640"/>
        <w:rPr>
          <w:rFonts w:cs="Times New Roman"/>
          <w:noProof/>
          <w:lang w:val="en-US"/>
          <w:rPrChange w:id="682" w:author="Regina Casanova" w:date="2018-06-18T17:53:00Z">
            <w:rPr>
              <w:rFonts w:cs="Times New Roman"/>
              <w:noProof/>
            </w:rPr>
          </w:rPrChange>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AF62FF" w:rsidRPr="00AF62FF">
        <w:rPr>
          <w:rFonts w:cs="Times New Roman"/>
          <w:noProof/>
        </w:rPr>
        <w:t xml:space="preserve">1. </w:t>
      </w:r>
      <w:r w:rsidR="00AF62FF" w:rsidRPr="00AF62FF">
        <w:rPr>
          <w:rFonts w:cs="Times New Roman"/>
          <w:noProof/>
        </w:rPr>
        <w:tab/>
        <w:t xml:space="preserve">Orozco M. Garantia_Calidad_Seguridad_Paciente-CIES-Miguel_Orozco. </w:t>
      </w:r>
      <w:r w:rsidR="00AF62FF" w:rsidRPr="00E94926">
        <w:rPr>
          <w:rFonts w:cs="Times New Roman"/>
          <w:noProof/>
          <w:lang w:val="en-US"/>
          <w:rPrChange w:id="683" w:author="Regina Casanova" w:date="2018-06-18T17:53:00Z">
            <w:rPr>
              <w:rFonts w:cs="Times New Roman"/>
              <w:noProof/>
            </w:rPr>
          </w:rPrChange>
        </w:rPr>
        <w:t xml:space="preserve">2009. p. 50. </w:t>
      </w:r>
    </w:p>
    <w:p w14:paraId="7EC821F5"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684" w:author="Regina Casanova" w:date="2018-06-18T17:53:00Z">
            <w:rPr>
              <w:rFonts w:cs="Times New Roman"/>
              <w:noProof/>
            </w:rPr>
          </w:rPrChange>
        </w:rPr>
      </w:pPr>
      <w:r w:rsidRPr="00E94926">
        <w:rPr>
          <w:rFonts w:cs="Times New Roman"/>
          <w:noProof/>
          <w:lang w:val="en-US"/>
          <w:rPrChange w:id="685" w:author="Regina Casanova" w:date="2018-06-18T17:53:00Z">
            <w:rPr>
              <w:rFonts w:cs="Times New Roman"/>
              <w:noProof/>
            </w:rPr>
          </w:rPrChange>
        </w:rPr>
        <w:t xml:space="preserve">2. </w:t>
      </w:r>
      <w:r w:rsidRPr="00E94926">
        <w:rPr>
          <w:rFonts w:cs="Times New Roman"/>
          <w:noProof/>
          <w:lang w:val="en-US"/>
          <w:rPrChange w:id="686" w:author="Regina Casanova" w:date="2018-06-18T17:53:00Z">
            <w:rPr>
              <w:rFonts w:cs="Times New Roman"/>
              <w:noProof/>
            </w:rPr>
          </w:rPrChange>
        </w:rPr>
        <w:tab/>
        <w:t xml:space="preserve">Oliver RL. An Investigation of the Interrelationship Between Consumer (Dis) Satisfaction and Complaint Reports. Adv Consum Res. 1987;14(1):218–222. 5p. 1 Diagram. </w:t>
      </w:r>
    </w:p>
    <w:p w14:paraId="5ECBBDDF"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687" w:author="Regina Casanova" w:date="2018-06-18T17:53:00Z">
            <w:rPr>
              <w:rFonts w:cs="Times New Roman"/>
              <w:noProof/>
            </w:rPr>
          </w:rPrChange>
        </w:rPr>
      </w:pPr>
      <w:r w:rsidRPr="00E94926">
        <w:rPr>
          <w:rFonts w:cs="Times New Roman"/>
          <w:noProof/>
          <w:lang w:val="en-US"/>
          <w:rPrChange w:id="688" w:author="Regina Casanova" w:date="2018-06-18T17:53:00Z">
            <w:rPr>
              <w:rFonts w:cs="Times New Roman"/>
              <w:noProof/>
            </w:rPr>
          </w:rPrChange>
        </w:rPr>
        <w:t xml:space="preserve">3. </w:t>
      </w:r>
      <w:r w:rsidRPr="00E94926">
        <w:rPr>
          <w:rFonts w:cs="Times New Roman"/>
          <w:noProof/>
          <w:lang w:val="en-US"/>
          <w:rPrChange w:id="689" w:author="Regina Casanova" w:date="2018-06-18T17:53:00Z">
            <w:rPr>
              <w:rFonts w:cs="Times New Roman"/>
              <w:noProof/>
            </w:rPr>
          </w:rPrChange>
        </w:rPr>
        <w:tab/>
        <w:t xml:space="preserve">Reader TW, Gillespie A, Roberts J. Patient complaints in healthcare systems: a systematic review and coding taxonomy. BMJ Qual Saf. 2014;23(May):6781. Reader TW, Gillespie A, Roberts J. Patient c. </w:t>
      </w:r>
    </w:p>
    <w:p w14:paraId="493FF63E"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E94926">
        <w:rPr>
          <w:rFonts w:cs="Times New Roman"/>
          <w:noProof/>
          <w:lang w:val="en-US"/>
          <w:rPrChange w:id="690" w:author="Regina Casanova" w:date="2018-06-18T17:53:00Z">
            <w:rPr>
              <w:rFonts w:cs="Times New Roman"/>
              <w:noProof/>
            </w:rPr>
          </w:rPrChange>
        </w:rPr>
        <w:t xml:space="preserve">4. </w:t>
      </w:r>
      <w:r w:rsidRPr="00E94926">
        <w:rPr>
          <w:rFonts w:cs="Times New Roman"/>
          <w:noProof/>
          <w:lang w:val="en-US"/>
          <w:rPrChange w:id="691" w:author="Regina Casanova" w:date="2018-06-18T17:53:00Z">
            <w:rPr>
              <w:rFonts w:cs="Times New Roman"/>
              <w:noProof/>
            </w:rPr>
          </w:rPrChange>
        </w:rPr>
        <w:tab/>
        <w:t xml:space="preserve">Hospital Consumer Assessment of Healthcare Providers and Systems. The HCAHPS Survey – Frequently Asked Questions. Centers for Medicare and Medicaid. </w:t>
      </w:r>
      <w:r w:rsidRPr="00AF62FF">
        <w:rPr>
          <w:rFonts w:cs="Times New Roman"/>
          <w:noProof/>
        </w:rPr>
        <w:t xml:space="preserve">2016;1–6. </w:t>
      </w:r>
    </w:p>
    <w:p w14:paraId="35D68762"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692" w:author="Regina Casanova" w:date="2018-06-18T17:53:00Z">
            <w:rPr>
              <w:rFonts w:cs="Times New Roman"/>
              <w:noProof/>
            </w:rPr>
          </w:rPrChange>
        </w:rPr>
      </w:pPr>
      <w:r w:rsidRPr="00AF62FF">
        <w:rPr>
          <w:rFonts w:cs="Times New Roman"/>
          <w:noProof/>
        </w:rPr>
        <w:t xml:space="preserve">5. </w:t>
      </w:r>
      <w:r w:rsidRPr="00AF62FF">
        <w:rPr>
          <w:rFonts w:cs="Times New Roman"/>
          <w:noProof/>
        </w:rPr>
        <w:tab/>
        <w:t xml:space="preserve">Ministère des affaires sociales et de la santé. Ordonnance no 96-346 du 24 avril 1996 portant réforme de l’hospitalisation publique et privée | Legifrance [Internet]. </w:t>
      </w:r>
      <w:r w:rsidRPr="00E94926">
        <w:rPr>
          <w:rFonts w:cs="Times New Roman"/>
          <w:noProof/>
          <w:lang w:val="en-US"/>
          <w:rPrChange w:id="693" w:author="Regina Casanova" w:date="2018-06-18T17:53:00Z">
            <w:rPr>
              <w:rFonts w:cs="Times New Roman"/>
              <w:noProof/>
            </w:rPr>
          </w:rPrChange>
        </w:rPr>
        <w:t>Available from: https://www.legifrance.gouv.fr/affichTexte.do?cidTexte=JORFTEXT000000742206</w:t>
      </w:r>
    </w:p>
    <w:p w14:paraId="021492CC"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694" w:author="Regina Casanova" w:date="2018-06-18T17:53:00Z">
            <w:rPr>
              <w:rFonts w:cs="Times New Roman"/>
              <w:noProof/>
            </w:rPr>
          </w:rPrChange>
        </w:rPr>
      </w:pPr>
      <w:r w:rsidRPr="00E94926">
        <w:rPr>
          <w:rFonts w:cs="Times New Roman"/>
          <w:noProof/>
          <w:lang w:val="en-US"/>
          <w:rPrChange w:id="695" w:author="Regina Casanova" w:date="2018-06-18T17:53:00Z">
            <w:rPr>
              <w:rFonts w:cs="Times New Roman"/>
              <w:noProof/>
            </w:rPr>
          </w:rPrChange>
        </w:rPr>
        <w:t xml:space="preserve">6. </w:t>
      </w:r>
      <w:r w:rsidRPr="00E94926">
        <w:rPr>
          <w:rFonts w:cs="Times New Roman"/>
          <w:noProof/>
          <w:lang w:val="en-US"/>
          <w:rPrChange w:id="696" w:author="Regina Casanova" w:date="2018-06-18T17:53:00Z">
            <w:rPr>
              <w:rFonts w:cs="Times New Roman"/>
              <w:noProof/>
            </w:rPr>
          </w:rPrChange>
        </w:rPr>
        <w:tab/>
        <w:t xml:space="preserve">Schoenfelder T, Klewer J, Kugler J. Determinants of patient satisfaction: A study among 39 hospitals in an in-patient setting in Germany. Int J Qual Heal Care. 2011 Oct;23(5):503–9. </w:t>
      </w:r>
    </w:p>
    <w:p w14:paraId="6A504791"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E94926">
        <w:rPr>
          <w:rFonts w:cs="Times New Roman"/>
          <w:noProof/>
          <w:lang w:val="en-US"/>
          <w:rPrChange w:id="697" w:author="Regina Casanova" w:date="2018-06-18T17:53:00Z">
            <w:rPr>
              <w:rFonts w:cs="Times New Roman"/>
              <w:noProof/>
            </w:rPr>
          </w:rPrChange>
        </w:rPr>
        <w:t xml:space="preserve">7. </w:t>
      </w:r>
      <w:r w:rsidRPr="00E94926">
        <w:rPr>
          <w:rFonts w:cs="Times New Roman"/>
          <w:noProof/>
          <w:lang w:val="en-US"/>
          <w:rPrChange w:id="698" w:author="Regina Casanova" w:date="2018-06-18T17:53:00Z">
            <w:rPr>
              <w:rFonts w:cs="Times New Roman"/>
              <w:noProof/>
            </w:rPr>
          </w:rPrChange>
        </w:rPr>
        <w:tab/>
        <w:t xml:space="preserve">Department of Health. The NHS Plan: a plan for investment, a plan for reform. </w:t>
      </w:r>
      <w:r w:rsidRPr="00AF62FF">
        <w:rPr>
          <w:rFonts w:cs="Times New Roman"/>
          <w:noProof/>
        </w:rPr>
        <w:t xml:space="preserve">C 4818I. 2000;Cm 4818-I:144 p. </w:t>
      </w:r>
    </w:p>
    <w:p w14:paraId="24D66D02"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699" w:author="Regina Casanova" w:date="2018-06-18T17:53:00Z">
            <w:rPr>
              <w:rFonts w:cs="Times New Roman"/>
              <w:noProof/>
            </w:rPr>
          </w:rPrChange>
        </w:rPr>
      </w:pPr>
      <w:r w:rsidRPr="00AF62FF">
        <w:rPr>
          <w:rFonts w:cs="Times New Roman"/>
          <w:noProof/>
        </w:rPr>
        <w:t xml:space="preserve">8. </w:t>
      </w:r>
      <w:r w:rsidRPr="00AF62FF">
        <w:rPr>
          <w:rFonts w:cs="Times New Roman"/>
          <w:noProof/>
        </w:rPr>
        <w:tab/>
        <w:t xml:space="preserve">Cubillas JJ, Ramos MI, Feito FR, González JM, Gersol R, Ramos MB. </w:t>
      </w:r>
      <w:r w:rsidRPr="00E94926">
        <w:rPr>
          <w:rFonts w:cs="Times New Roman"/>
          <w:noProof/>
          <w:lang w:val="en-US"/>
          <w:rPrChange w:id="700" w:author="Regina Casanova" w:date="2018-06-18T17:53:00Z">
            <w:rPr>
              <w:rFonts w:cs="Times New Roman"/>
              <w:noProof/>
            </w:rPr>
          </w:rPrChange>
        </w:rPr>
        <w:t xml:space="preserve">[Importance of health CRM in pandemics and health alerts]. Aten Primaria. 2015 May 1;47(5):267–72. </w:t>
      </w:r>
    </w:p>
    <w:p w14:paraId="51209C59"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01" w:author="Regina Casanova" w:date="2018-06-18T17:53:00Z">
            <w:rPr>
              <w:rFonts w:cs="Times New Roman"/>
              <w:noProof/>
            </w:rPr>
          </w:rPrChange>
        </w:rPr>
      </w:pPr>
      <w:r w:rsidRPr="00E94926">
        <w:rPr>
          <w:rFonts w:cs="Times New Roman"/>
          <w:noProof/>
          <w:lang w:val="en-US"/>
          <w:rPrChange w:id="702" w:author="Regina Casanova" w:date="2018-06-18T17:53:00Z">
            <w:rPr>
              <w:rFonts w:cs="Times New Roman"/>
              <w:noProof/>
            </w:rPr>
          </w:rPrChange>
        </w:rPr>
        <w:t xml:space="preserve">9. </w:t>
      </w:r>
      <w:r w:rsidRPr="00E94926">
        <w:rPr>
          <w:rFonts w:cs="Times New Roman"/>
          <w:noProof/>
          <w:lang w:val="en-US"/>
          <w:rPrChange w:id="703" w:author="Regina Casanova" w:date="2018-06-18T17:53:00Z">
            <w:rPr>
              <w:rFonts w:cs="Times New Roman"/>
              <w:noProof/>
            </w:rPr>
          </w:rPrChange>
        </w:rPr>
        <w:tab/>
        <w:t>Notes on User Centered Design Process (UCD) [Internet]. [cited 2017 May 24]. Available from: https://www.w3.org/WAI/redesign/ucd</w:t>
      </w:r>
    </w:p>
    <w:p w14:paraId="6B1AEC21"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04" w:author="Regina Casanova" w:date="2018-06-18T17:53:00Z">
            <w:rPr>
              <w:rFonts w:cs="Times New Roman"/>
              <w:noProof/>
            </w:rPr>
          </w:rPrChange>
        </w:rPr>
      </w:pPr>
      <w:r w:rsidRPr="00E94926">
        <w:rPr>
          <w:rFonts w:cs="Times New Roman"/>
          <w:noProof/>
          <w:lang w:val="en-US"/>
          <w:rPrChange w:id="705" w:author="Regina Casanova" w:date="2018-06-18T17:53:00Z">
            <w:rPr>
              <w:rFonts w:cs="Times New Roman"/>
              <w:noProof/>
            </w:rPr>
          </w:rPrChange>
        </w:rPr>
        <w:t xml:space="preserve">10. </w:t>
      </w:r>
      <w:r w:rsidRPr="00E94926">
        <w:rPr>
          <w:rFonts w:cs="Times New Roman"/>
          <w:noProof/>
          <w:lang w:val="en-US"/>
          <w:rPrChange w:id="706" w:author="Regina Casanova" w:date="2018-06-18T17:53:00Z">
            <w:rPr>
              <w:rFonts w:cs="Times New Roman"/>
              <w:noProof/>
            </w:rPr>
          </w:rPrChange>
        </w:rPr>
        <w:tab/>
        <w:t xml:space="preserve">International Organization for Standardization. ISO 9241-210: Ergonomics of human–system interaction - Human-centred design for interactive systems. Int Organ Stand. 2010;2010:32. </w:t>
      </w:r>
    </w:p>
    <w:p w14:paraId="02E19A1D"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E94926">
        <w:rPr>
          <w:rFonts w:cs="Times New Roman"/>
          <w:noProof/>
          <w:lang w:val="en-US"/>
          <w:rPrChange w:id="707" w:author="Regina Casanova" w:date="2018-06-18T17:53:00Z">
            <w:rPr>
              <w:rFonts w:cs="Times New Roman"/>
              <w:noProof/>
            </w:rPr>
          </w:rPrChange>
        </w:rPr>
        <w:t xml:space="preserve">11. </w:t>
      </w:r>
      <w:r w:rsidRPr="00E94926">
        <w:rPr>
          <w:rFonts w:cs="Times New Roman"/>
          <w:noProof/>
          <w:lang w:val="en-US"/>
          <w:rPrChange w:id="708" w:author="Regina Casanova" w:date="2018-06-18T17:53:00Z">
            <w:rPr>
              <w:rFonts w:cs="Times New Roman"/>
              <w:noProof/>
            </w:rPr>
          </w:rPrChange>
        </w:rPr>
        <w:tab/>
        <w:t xml:space="preserve">Health Services Review Council. Guide to Complaint Handling in Health </w:t>
      </w:r>
      <w:r w:rsidRPr="00E94926">
        <w:rPr>
          <w:rFonts w:cs="Times New Roman"/>
          <w:noProof/>
          <w:lang w:val="en-US"/>
          <w:rPrChange w:id="709" w:author="Regina Casanova" w:date="2018-06-18T17:53:00Z">
            <w:rPr>
              <w:rFonts w:cs="Times New Roman"/>
              <w:noProof/>
            </w:rPr>
          </w:rPrChange>
        </w:rPr>
        <w:lastRenderedPageBreak/>
        <w:t xml:space="preserve">Care Services. </w:t>
      </w:r>
      <w:r w:rsidRPr="00AF62FF">
        <w:rPr>
          <w:rFonts w:cs="Times New Roman"/>
          <w:noProof/>
        </w:rPr>
        <w:t xml:space="preserve">2005; </w:t>
      </w:r>
    </w:p>
    <w:p w14:paraId="23E20235"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AF62FF">
        <w:rPr>
          <w:rFonts w:cs="Times New Roman"/>
          <w:noProof/>
        </w:rPr>
        <w:t xml:space="preserve">12. </w:t>
      </w:r>
      <w:r w:rsidRPr="00AF62FF">
        <w:rPr>
          <w:rFonts w:cs="Times New Roman"/>
          <w:noProof/>
        </w:rPr>
        <w:tab/>
        <w:t>El Peruano. DECRETO SUPREMO N</w:t>
      </w:r>
      <w:r w:rsidRPr="00AF62FF">
        <w:rPr>
          <w:rFonts w:cs="Times New Roman"/>
          <w:noProof/>
          <w:vertAlign w:val="superscript"/>
        </w:rPr>
        <w:t>o</w:t>
      </w:r>
      <w:r w:rsidRPr="00AF62FF">
        <w:rPr>
          <w:rFonts w:cs="Times New Roman"/>
          <w:noProof/>
        </w:rPr>
        <w:t xml:space="preserve"> 030-2016-SA. </w:t>
      </w:r>
    </w:p>
    <w:p w14:paraId="307B8386"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10" w:author="Regina Casanova" w:date="2018-06-18T17:53:00Z">
            <w:rPr>
              <w:rFonts w:cs="Times New Roman"/>
              <w:noProof/>
            </w:rPr>
          </w:rPrChange>
        </w:rPr>
      </w:pPr>
      <w:r w:rsidRPr="00AF62FF">
        <w:rPr>
          <w:rFonts w:cs="Times New Roman"/>
          <w:noProof/>
        </w:rPr>
        <w:t xml:space="preserve">13. </w:t>
      </w:r>
      <w:r w:rsidRPr="00AF62FF">
        <w:rPr>
          <w:rFonts w:cs="Times New Roman"/>
          <w:noProof/>
        </w:rPr>
        <w:tab/>
        <w:t xml:space="preserve">Susalud: la tecnología digital al servicio de ciudadanos y gestores | Gestion.pe [Internet]. </w:t>
      </w:r>
      <w:r w:rsidRPr="00E94926">
        <w:rPr>
          <w:rFonts w:cs="Times New Roman"/>
          <w:noProof/>
          <w:lang w:val="en-US"/>
          <w:rPrChange w:id="711" w:author="Regina Casanova" w:date="2018-06-18T17:53:00Z">
            <w:rPr>
              <w:rFonts w:cs="Times New Roman"/>
              <w:noProof/>
            </w:rPr>
          </w:rPrChange>
        </w:rPr>
        <w:t>[cited 2017 Dec 16]. Available from: https://gestion.pe/panelg/susalud-tecnologia-digital-al-servicio-ciudadanos-y-gestores-2197181</w:t>
      </w:r>
    </w:p>
    <w:p w14:paraId="0D71751D"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E94926">
        <w:rPr>
          <w:rFonts w:cs="Times New Roman"/>
          <w:noProof/>
          <w:lang w:val="en-US"/>
          <w:rPrChange w:id="712" w:author="Regina Casanova" w:date="2018-06-18T17:53:00Z">
            <w:rPr>
              <w:rFonts w:cs="Times New Roman"/>
              <w:noProof/>
            </w:rPr>
          </w:rPrChange>
        </w:rPr>
        <w:t xml:space="preserve">14. </w:t>
      </w:r>
      <w:r w:rsidRPr="00E94926">
        <w:rPr>
          <w:rFonts w:cs="Times New Roman"/>
          <w:noProof/>
          <w:lang w:val="en-US"/>
          <w:rPrChange w:id="713" w:author="Regina Casanova" w:date="2018-06-18T17:53:00Z">
            <w:rPr>
              <w:rFonts w:cs="Times New Roman"/>
              <w:noProof/>
            </w:rPr>
          </w:rPrChange>
        </w:rPr>
        <w:tab/>
        <w:t xml:space="preserve">Al-Abri R, Al-Balushi A. Patient satisfaction survey as a tool towards quality improvement. </w:t>
      </w:r>
      <w:r w:rsidRPr="00AF62FF">
        <w:rPr>
          <w:rFonts w:cs="Times New Roman"/>
          <w:noProof/>
        </w:rPr>
        <w:t xml:space="preserve">Oman Med J. 2014 Jan;29(1):3–7. </w:t>
      </w:r>
    </w:p>
    <w:p w14:paraId="54A68D4F"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AF62FF">
        <w:rPr>
          <w:rFonts w:cs="Times New Roman"/>
          <w:noProof/>
        </w:rPr>
        <w:t xml:space="preserve">15. </w:t>
      </w:r>
      <w:r w:rsidRPr="00AF62FF">
        <w:rPr>
          <w:rFonts w:cs="Times New Roman"/>
          <w:noProof/>
        </w:rPr>
        <w:tab/>
        <w:t xml:space="preserve">Salud DE. ESTÁNDARES DE CALIDAD PARA EL PRIMER NIVEL DE ATENCIÓN EN SALUD. E c p n a s. 2002;1–47. </w:t>
      </w:r>
    </w:p>
    <w:p w14:paraId="1487FD3F"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14" w:author="Regina Casanova" w:date="2018-06-18T17:53:00Z">
            <w:rPr>
              <w:rFonts w:cs="Times New Roman"/>
              <w:noProof/>
            </w:rPr>
          </w:rPrChange>
        </w:rPr>
      </w:pPr>
      <w:r w:rsidRPr="00AF62FF">
        <w:rPr>
          <w:rFonts w:cs="Times New Roman"/>
          <w:noProof/>
        </w:rPr>
        <w:t xml:space="preserve">16. </w:t>
      </w:r>
      <w:r w:rsidRPr="00AF62FF">
        <w:rPr>
          <w:rFonts w:cs="Times New Roman"/>
          <w:noProof/>
        </w:rPr>
        <w:tab/>
        <w:t xml:space="preserve">Chang M, Alemán MC, García R, Miranda RJ. Evaluación de la calidad de la atención médica en el subsistema de urgencias del municipio 10 de octubre, 1997. </w:t>
      </w:r>
      <w:r w:rsidRPr="00E94926">
        <w:rPr>
          <w:rFonts w:cs="Times New Roman"/>
          <w:noProof/>
          <w:lang w:val="en-US"/>
          <w:rPrChange w:id="715" w:author="Regina Casanova" w:date="2018-06-18T17:53:00Z">
            <w:rPr>
              <w:rFonts w:cs="Times New Roman"/>
              <w:noProof/>
            </w:rPr>
          </w:rPrChange>
        </w:rPr>
        <w:t xml:space="preserve">Rev Cuba Salud Pública. 2000;24(2):110–6. </w:t>
      </w:r>
    </w:p>
    <w:p w14:paraId="400B22CB"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16" w:author="Regina Casanova" w:date="2018-06-18T17:53:00Z">
            <w:rPr>
              <w:rFonts w:cs="Times New Roman"/>
              <w:noProof/>
            </w:rPr>
          </w:rPrChange>
        </w:rPr>
      </w:pPr>
      <w:r w:rsidRPr="00E94926">
        <w:rPr>
          <w:rFonts w:cs="Times New Roman"/>
          <w:noProof/>
          <w:lang w:val="en-US"/>
          <w:rPrChange w:id="717" w:author="Regina Casanova" w:date="2018-06-18T17:53:00Z">
            <w:rPr>
              <w:rFonts w:cs="Times New Roman"/>
              <w:noProof/>
            </w:rPr>
          </w:rPrChange>
        </w:rPr>
        <w:t xml:space="preserve">17. </w:t>
      </w:r>
      <w:r w:rsidRPr="00E94926">
        <w:rPr>
          <w:rFonts w:cs="Times New Roman"/>
          <w:noProof/>
          <w:lang w:val="en-US"/>
          <w:rPrChange w:id="718" w:author="Regina Casanova" w:date="2018-06-18T17:53:00Z">
            <w:rPr>
              <w:rFonts w:cs="Times New Roman"/>
              <w:noProof/>
            </w:rPr>
          </w:rPrChange>
        </w:rPr>
        <w:tab/>
        <w:t xml:space="preserve">Jenkinson C. Patients’ experiences and satisfaction with health care: results of a questionnaire study of specific aspects of care. Qual Saf Heal Care. 2002 Dec;11(4):335–9. </w:t>
      </w:r>
    </w:p>
    <w:p w14:paraId="06429579"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19" w:author="Regina Casanova" w:date="2018-06-18T17:53:00Z">
            <w:rPr>
              <w:rFonts w:cs="Times New Roman"/>
              <w:noProof/>
            </w:rPr>
          </w:rPrChange>
        </w:rPr>
      </w:pPr>
      <w:r w:rsidRPr="00E94926">
        <w:rPr>
          <w:rFonts w:cs="Times New Roman"/>
          <w:noProof/>
          <w:lang w:val="en-US"/>
          <w:rPrChange w:id="720" w:author="Regina Casanova" w:date="2018-06-18T17:53:00Z">
            <w:rPr>
              <w:rFonts w:cs="Times New Roman"/>
              <w:noProof/>
            </w:rPr>
          </w:rPrChange>
        </w:rPr>
        <w:t xml:space="preserve">18. </w:t>
      </w:r>
      <w:r w:rsidRPr="00E94926">
        <w:rPr>
          <w:rFonts w:cs="Times New Roman"/>
          <w:noProof/>
          <w:lang w:val="en-US"/>
          <w:rPrChange w:id="721" w:author="Regina Casanova" w:date="2018-06-18T17:53:00Z">
            <w:rPr>
              <w:rFonts w:cs="Times New Roman"/>
              <w:noProof/>
            </w:rPr>
          </w:rPrChange>
        </w:rPr>
        <w:tab/>
        <w:t xml:space="preserve">Bjertnaes O a., Sjetne IS, Iversen HH. Overall patient satisfaction with hospitals: effects of patient-reported experiences and fulfilment of expectations. BMJ Qual Saf. 2012;21(1):39–46. </w:t>
      </w:r>
    </w:p>
    <w:p w14:paraId="436D00A0"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22" w:author="Regina Casanova" w:date="2018-06-18T17:53:00Z">
            <w:rPr>
              <w:rFonts w:cs="Times New Roman"/>
              <w:noProof/>
            </w:rPr>
          </w:rPrChange>
        </w:rPr>
      </w:pPr>
      <w:r w:rsidRPr="00E94926">
        <w:rPr>
          <w:rFonts w:cs="Times New Roman"/>
          <w:noProof/>
          <w:lang w:val="en-US"/>
          <w:rPrChange w:id="723" w:author="Regina Casanova" w:date="2018-06-18T17:53:00Z">
            <w:rPr>
              <w:rFonts w:cs="Times New Roman"/>
              <w:noProof/>
            </w:rPr>
          </w:rPrChange>
        </w:rPr>
        <w:t xml:space="preserve">19. </w:t>
      </w:r>
      <w:r w:rsidRPr="00E94926">
        <w:rPr>
          <w:rFonts w:cs="Times New Roman"/>
          <w:noProof/>
          <w:lang w:val="en-US"/>
          <w:rPrChange w:id="724" w:author="Regina Casanova" w:date="2018-06-18T17:53:00Z">
            <w:rPr>
              <w:rFonts w:cs="Times New Roman"/>
              <w:noProof/>
            </w:rPr>
          </w:rPrChange>
        </w:rPr>
        <w:tab/>
        <w:t xml:space="preserve">Jackson JL, Chamberlin J, Kroenke K. Predictors of patient satisfaction. Soc Sci Med. 2001;52(4):609–620. </w:t>
      </w:r>
    </w:p>
    <w:p w14:paraId="47BDC068"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25" w:author="Regina Casanova" w:date="2018-06-18T17:53:00Z">
            <w:rPr>
              <w:rFonts w:cs="Times New Roman"/>
              <w:noProof/>
            </w:rPr>
          </w:rPrChange>
        </w:rPr>
      </w:pPr>
      <w:r w:rsidRPr="00E94926">
        <w:rPr>
          <w:rFonts w:cs="Times New Roman"/>
          <w:noProof/>
          <w:lang w:val="en-US"/>
          <w:rPrChange w:id="726" w:author="Regina Casanova" w:date="2018-06-18T17:53:00Z">
            <w:rPr>
              <w:rFonts w:cs="Times New Roman"/>
              <w:noProof/>
            </w:rPr>
          </w:rPrChange>
        </w:rPr>
        <w:t xml:space="preserve">20. </w:t>
      </w:r>
      <w:r w:rsidRPr="00E94926">
        <w:rPr>
          <w:rFonts w:cs="Times New Roman"/>
          <w:noProof/>
          <w:lang w:val="en-US"/>
          <w:rPrChange w:id="727" w:author="Regina Casanova" w:date="2018-06-18T17:53:00Z">
            <w:rPr>
              <w:rFonts w:cs="Times New Roman"/>
              <w:noProof/>
            </w:rPr>
          </w:rPrChange>
        </w:rPr>
        <w:tab/>
        <w:t xml:space="preserve">jchika. Monitoring the Quality of Hospital Care. </w:t>
      </w:r>
    </w:p>
    <w:p w14:paraId="558B3E28"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28" w:author="Regina Casanova" w:date="2018-06-18T17:53:00Z">
            <w:rPr>
              <w:rFonts w:cs="Times New Roman"/>
              <w:noProof/>
            </w:rPr>
          </w:rPrChange>
        </w:rPr>
      </w:pPr>
      <w:r w:rsidRPr="00AF62FF">
        <w:rPr>
          <w:rFonts w:cs="Times New Roman"/>
          <w:noProof/>
        </w:rPr>
        <w:t xml:space="preserve">21. </w:t>
      </w:r>
      <w:r w:rsidRPr="00AF62FF">
        <w:rPr>
          <w:rFonts w:cs="Times New Roman"/>
          <w:noProof/>
        </w:rPr>
        <w:tab/>
        <w:t xml:space="preserve">EsSalud. Registro Informático de Atención al Asegurado [Internet]. </w:t>
      </w:r>
      <w:r w:rsidRPr="00E94926">
        <w:rPr>
          <w:rFonts w:cs="Times New Roman"/>
          <w:noProof/>
          <w:lang w:val="en-US"/>
          <w:rPrChange w:id="729" w:author="Regina Casanova" w:date="2018-06-18T17:53:00Z">
            <w:rPr>
              <w:rFonts w:cs="Times New Roman"/>
              <w:noProof/>
            </w:rPr>
          </w:rPrChange>
        </w:rPr>
        <w:t>[cited 2016 Aug 16]. Available from: http://ww3.essalud.gob.pe:8080/riid/portal.html</w:t>
      </w:r>
    </w:p>
    <w:p w14:paraId="59DC5F58"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30" w:author="Regina Casanova" w:date="2018-06-18T17:53:00Z">
            <w:rPr>
              <w:rFonts w:cs="Times New Roman"/>
              <w:noProof/>
            </w:rPr>
          </w:rPrChange>
        </w:rPr>
      </w:pPr>
      <w:r w:rsidRPr="00E94926">
        <w:rPr>
          <w:rFonts w:cs="Times New Roman"/>
          <w:noProof/>
          <w:lang w:val="en-US"/>
          <w:rPrChange w:id="731" w:author="Regina Casanova" w:date="2018-06-18T17:53:00Z">
            <w:rPr>
              <w:rFonts w:cs="Times New Roman"/>
              <w:noProof/>
            </w:rPr>
          </w:rPrChange>
        </w:rPr>
        <w:t xml:space="preserve">22. </w:t>
      </w:r>
      <w:r w:rsidRPr="00E94926">
        <w:rPr>
          <w:rFonts w:cs="Times New Roman"/>
          <w:noProof/>
          <w:lang w:val="en-US"/>
          <w:rPrChange w:id="732" w:author="Regina Casanova" w:date="2018-06-18T17:53:00Z">
            <w:rPr>
              <w:rFonts w:cs="Times New Roman"/>
              <w:noProof/>
            </w:rPr>
          </w:rPrChange>
        </w:rPr>
        <w:tab/>
        <w:t>CRM for Small Business - Customer Relationship Management - Act! [Internet]. [cited 2018 Feb 4]. Available from: https://www.act.com/</w:t>
      </w:r>
    </w:p>
    <w:p w14:paraId="76429280"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33" w:author="Regina Casanova" w:date="2018-06-18T17:53:00Z">
            <w:rPr>
              <w:rFonts w:cs="Times New Roman"/>
              <w:noProof/>
            </w:rPr>
          </w:rPrChange>
        </w:rPr>
      </w:pPr>
      <w:r w:rsidRPr="00E94926">
        <w:rPr>
          <w:rFonts w:cs="Times New Roman"/>
          <w:noProof/>
          <w:lang w:val="en-US"/>
          <w:rPrChange w:id="734" w:author="Regina Casanova" w:date="2018-06-18T17:53:00Z">
            <w:rPr>
              <w:rFonts w:cs="Times New Roman"/>
              <w:noProof/>
            </w:rPr>
          </w:rPrChange>
        </w:rPr>
        <w:t xml:space="preserve">23. </w:t>
      </w:r>
      <w:r w:rsidRPr="00E94926">
        <w:rPr>
          <w:rFonts w:cs="Times New Roman"/>
          <w:noProof/>
          <w:lang w:val="en-US"/>
          <w:rPrChange w:id="735" w:author="Regina Casanova" w:date="2018-06-18T17:53:00Z">
            <w:rPr>
              <w:rFonts w:cs="Times New Roman"/>
              <w:noProof/>
            </w:rPr>
          </w:rPrChange>
        </w:rPr>
        <w:tab/>
        <w:t>Qué es CRM: Customer Relationship Management y Software CRM [Internet]. [cited 2018 Feb 4]. Available from: https://www.sumacrm.com/soporte/customer-relationship-management</w:t>
      </w:r>
    </w:p>
    <w:p w14:paraId="72FB290A"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36" w:author="Regina Casanova" w:date="2018-06-18T17:53:00Z">
            <w:rPr>
              <w:rFonts w:cs="Times New Roman"/>
              <w:noProof/>
            </w:rPr>
          </w:rPrChange>
        </w:rPr>
      </w:pPr>
      <w:r w:rsidRPr="00E94926">
        <w:rPr>
          <w:rFonts w:cs="Times New Roman"/>
          <w:noProof/>
          <w:lang w:val="en-US"/>
          <w:rPrChange w:id="737" w:author="Regina Casanova" w:date="2018-06-18T17:53:00Z">
            <w:rPr>
              <w:rFonts w:cs="Times New Roman"/>
              <w:noProof/>
            </w:rPr>
          </w:rPrChange>
        </w:rPr>
        <w:t xml:space="preserve">24. </w:t>
      </w:r>
      <w:r w:rsidRPr="00E94926">
        <w:rPr>
          <w:rFonts w:cs="Times New Roman"/>
          <w:noProof/>
          <w:lang w:val="en-US"/>
          <w:rPrChange w:id="738" w:author="Regina Casanova" w:date="2018-06-18T17:53:00Z">
            <w:rPr>
              <w:rFonts w:cs="Times New Roman"/>
              <w:noProof/>
            </w:rPr>
          </w:rPrChange>
        </w:rPr>
        <w:tab/>
        <w:t xml:space="preserve">Anshari M, Almunawar MN. Evaluating CRM Implementation in Healthcare Organization. Proc 2011 Int Conf Econ Bus Inf (OCEBI 2011). </w:t>
      </w:r>
      <w:r w:rsidRPr="00E94926">
        <w:rPr>
          <w:rFonts w:cs="Times New Roman"/>
          <w:noProof/>
          <w:lang w:val="en-US"/>
          <w:rPrChange w:id="739" w:author="Regina Casanova" w:date="2018-06-18T17:53:00Z">
            <w:rPr>
              <w:rFonts w:cs="Times New Roman"/>
              <w:noProof/>
            </w:rPr>
          </w:rPrChange>
        </w:rPr>
        <w:lastRenderedPageBreak/>
        <w:t xml:space="preserve">2011;2009(Icebi):7–9. </w:t>
      </w:r>
    </w:p>
    <w:p w14:paraId="28625E3E"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40" w:author="Regina Casanova" w:date="2018-06-18T17:53:00Z">
            <w:rPr>
              <w:rFonts w:cs="Times New Roman"/>
              <w:noProof/>
            </w:rPr>
          </w:rPrChange>
        </w:rPr>
      </w:pPr>
      <w:r w:rsidRPr="00E94926">
        <w:rPr>
          <w:rFonts w:cs="Times New Roman"/>
          <w:noProof/>
          <w:lang w:val="en-US"/>
          <w:rPrChange w:id="741" w:author="Regina Casanova" w:date="2018-06-18T17:53:00Z">
            <w:rPr>
              <w:rFonts w:cs="Times New Roman"/>
              <w:noProof/>
            </w:rPr>
          </w:rPrChange>
        </w:rPr>
        <w:t xml:space="preserve">25. </w:t>
      </w:r>
      <w:r w:rsidRPr="00E94926">
        <w:rPr>
          <w:rFonts w:cs="Times New Roman"/>
          <w:noProof/>
          <w:lang w:val="en-US"/>
          <w:rPrChange w:id="742" w:author="Regina Casanova" w:date="2018-06-18T17:53:00Z">
            <w:rPr>
              <w:rFonts w:cs="Times New Roman"/>
              <w:noProof/>
            </w:rPr>
          </w:rPrChange>
        </w:rPr>
        <w:tab/>
        <w:t xml:space="preserve">Noakes Schulze A. User-Centered Design for Information Professionals. Assoc Libr Inf Sci Educ. </w:t>
      </w:r>
    </w:p>
    <w:p w14:paraId="60C642DE"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43" w:author="Regina Casanova" w:date="2018-06-18T17:53:00Z">
            <w:rPr>
              <w:rFonts w:cs="Times New Roman"/>
              <w:noProof/>
            </w:rPr>
          </w:rPrChange>
        </w:rPr>
      </w:pPr>
      <w:r w:rsidRPr="00E94926">
        <w:rPr>
          <w:rFonts w:cs="Times New Roman"/>
          <w:noProof/>
          <w:lang w:val="en-US"/>
          <w:rPrChange w:id="744" w:author="Regina Casanova" w:date="2018-06-18T17:53:00Z">
            <w:rPr>
              <w:rFonts w:cs="Times New Roman"/>
              <w:noProof/>
            </w:rPr>
          </w:rPrChange>
        </w:rPr>
        <w:t xml:space="preserve">26. </w:t>
      </w:r>
      <w:r w:rsidRPr="00E94926">
        <w:rPr>
          <w:rFonts w:cs="Times New Roman"/>
          <w:noProof/>
          <w:lang w:val="en-US"/>
          <w:rPrChange w:id="745" w:author="Regina Casanova" w:date="2018-06-18T17:53:00Z">
            <w:rPr>
              <w:rFonts w:cs="Times New Roman"/>
              <w:noProof/>
            </w:rPr>
          </w:rPrChange>
        </w:rPr>
        <w:tab/>
        <w:t xml:space="preserve">Helander M, Landauer TK, Prabhu P V. Handbook of human-computer interaction. 1997. 1582 p. </w:t>
      </w:r>
    </w:p>
    <w:p w14:paraId="31003064"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46" w:author="Regina Casanova" w:date="2018-06-18T17:53:00Z">
            <w:rPr>
              <w:rFonts w:cs="Times New Roman"/>
              <w:noProof/>
            </w:rPr>
          </w:rPrChange>
        </w:rPr>
      </w:pPr>
      <w:r w:rsidRPr="00E94926">
        <w:rPr>
          <w:rFonts w:cs="Times New Roman"/>
          <w:noProof/>
          <w:lang w:val="en-US"/>
          <w:rPrChange w:id="747" w:author="Regina Casanova" w:date="2018-06-18T17:53:00Z">
            <w:rPr>
              <w:rFonts w:cs="Times New Roman"/>
              <w:noProof/>
            </w:rPr>
          </w:rPrChange>
        </w:rPr>
        <w:t xml:space="preserve">27. </w:t>
      </w:r>
      <w:r w:rsidRPr="00E94926">
        <w:rPr>
          <w:rFonts w:cs="Times New Roman"/>
          <w:noProof/>
          <w:lang w:val="en-US"/>
          <w:rPrChange w:id="748" w:author="Regina Casanova" w:date="2018-06-18T17:53:00Z">
            <w:rPr>
              <w:rFonts w:cs="Times New Roman"/>
              <w:noProof/>
            </w:rPr>
          </w:rPrChange>
        </w:rPr>
        <w:tab/>
        <w:t xml:space="preserve">Ghaoui C. Encyclopedia Of Human Computer Interaction. 2006. 1-757 p. </w:t>
      </w:r>
    </w:p>
    <w:p w14:paraId="6F4D3BD3"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49" w:author="Regina Casanova" w:date="2018-06-18T17:53:00Z">
            <w:rPr>
              <w:rFonts w:cs="Times New Roman"/>
              <w:noProof/>
            </w:rPr>
          </w:rPrChange>
        </w:rPr>
      </w:pPr>
      <w:r w:rsidRPr="00E94926">
        <w:rPr>
          <w:rFonts w:cs="Times New Roman"/>
          <w:noProof/>
          <w:lang w:val="en-US"/>
          <w:rPrChange w:id="750" w:author="Regina Casanova" w:date="2018-06-18T17:53:00Z">
            <w:rPr>
              <w:rFonts w:cs="Times New Roman"/>
              <w:noProof/>
            </w:rPr>
          </w:rPrChange>
        </w:rPr>
        <w:t xml:space="preserve">28. </w:t>
      </w:r>
      <w:r w:rsidRPr="00E94926">
        <w:rPr>
          <w:rFonts w:cs="Times New Roman"/>
          <w:noProof/>
          <w:lang w:val="en-US"/>
          <w:rPrChange w:id="751" w:author="Regina Casanova" w:date="2018-06-18T17:53:00Z">
            <w:rPr>
              <w:rFonts w:cs="Times New Roman"/>
              <w:noProof/>
            </w:rPr>
          </w:rPrChange>
        </w:rPr>
        <w:tab/>
        <w:t xml:space="preserve">McLoone HE, Jacobson M, Hegg C, Johnson PW. User-centered design. Work. 2010;37(4):445–56. </w:t>
      </w:r>
    </w:p>
    <w:p w14:paraId="00FD0325"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52" w:author="Regina Casanova" w:date="2018-06-18T17:53:00Z">
            <w:rPr>
              <w:rFonts w:cs="Times New Roman"/>
              <w:noProof/>
            </w:rPr>
          </w:rPrChange>
        </w:rPr>
      </w:pPr>
      <w:r w:rsidRPr="00E94926">
        <w:rPr>
          <w:rFonts w:cs="Times New Roman"/>
          <w:noProof/>
          <w:lang w:val="en-US"/>
          <w:rPrChange w:id="753" w:author="Regina Casanova" w:date="2018-06-18T17:53:00Z">
            <w:rPr>
              <w:rFonts w:cs="Times New Roman"/>
              <w:noProof/>
            </w:rPr>
          </w:rPrChange>
        </w:rPr>
        <w:t xml:space="preserve">29. </w:t>
      </w:r>
      <w:r w:rsidRPr="00E94926">
        <w:rPr>
          <w:rFonts w:cs="Times New Roman"/>
          <w:noProof/>
          <w:lang w:val="en-US"/>
          <w:rPrChange w:id="754" w:author="Regina Casanova" w:date="2018-06-18T17:53:00Z">
            <w:rPr>
              <w:rFonts w:cs="Times New Roman"/>
              <w:noProof/>
            </w:rPr>
          </w:rPrChange>
        </w:rPr>
        <w:tab/>
        <w:t>Describe the User Centered Design methodology [Internet]. [cited 2017 May 24]. Available from: http://www.modernanalyst.com/Careers/InterviewQuestions/tabid/128/ID/2191/Describe-the-User-Centered-Design-methodology.aspx</w:t>
      </w:r>
    </w:p>
    <w:p w14:paraId="056E4EBA"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55" w:author="Regina Casanova" w:date="2018-06-18T17:53:00Z">
            <w:rPr>
              <w:rFonts w:cs="Times New Roman"/>
              <w:noProof/>
            </w:rPr>
          </w:rPrChange>
        </w:rPr>
      </w:pPr>
      <w:r w:rsidRPr="00E94926">
        <w:rPr>
          <w:rFonts w:cs="Times New Roman"/>
          <w:noProof/>
          <w:lang w:val="en-US"/>
          <w:rPrChange w:id="756" w:author="Regina Casanova" w:date="2018-06-18T17:53:00Z">
            <w:rPr>
              <w:rFonts w:cs="Times New Roman"/>
              <w:noProof/>
            </w:rPr>
          </w:rPrChange>
        </w:rPr>
        <w:t xml:space="preserve">30. </w:t>
      </w:r>
      <w:r w:rsidRPr="00E94926">
        <w:rPr>
          <w:rFonts w:cs="Times New Roman"/>
          <w:noProof/>
          <w:lang w:val="en-US"/>
          <w:rPrChange w:id="757" w:author="Regina Casanova" w:date="2018-06-18T17:53:00Z">
            <w:rPr>
              <w:rFonts w:cs="Times New Roman"/>
              <w:noProof/>
            </w:rPr>
          </w:rPrChange>
        </w:rPr>
        <w:tab/>
        <w:t>HIT Implementation Strategies and User-Centered Design [Internet]. [cited 2017 May 29]. Available from: http://pinnacle-center.com/hit-implementation-strategies-and-user-centered-design/</w:t>
      </w:r>
    </w:p>
    <w:p w14:paraId="73CEF675"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58" w:author="Regina Casanova" w:date="2018-06-18T17:53:00Z">
            <w:rPr>
              <w:rFonts w:cs="Times New Roman"/>
              <w:noProof/>
            </w:rPr>
          </w:rPrChange>
        </w:rPr>
      </w:pPr>
      <w:r w:rsidRPr="00E94926">
        <w:rPr>
          <w:rFonts w:cs="Times New Roman"/>
          <w:noProof/>
          <w:lang w:val="en-US"/>
          <w:rPrChange w:id="759" w:author="Regina Casanova" w:date="2018-06-18T17:53:00Z">
            <w:rPr>
              <w:rFonts w:cs="Times New Roman"/>
              <w:noProof/>
            </w:rPr>
          </w:rPrChange>
        </w:rPr>
        <w:t xml:space="preserve">31. </w:t>
      </w:r>
      <w:r w:rsidRPr="00E94926">
        <w:rPr>
          <w:rFonts w:cs="Times New Roman"/>
          <w:noProof/>
          <w:lang w:val="en-US"/>
          <w:rPrChange w:id="760" w:author="Regina Casanova" w:date="2018-06-18T17:53:00Z">
            <w:rPr>
              <w:rFonts w:cs="Times New Roman"/>
              <w:noProof/>
            </w:rPr>
          </w:rPrChange>
        </w:rPr>
        <w:tab/>
        <w:t xml:space="preserve">Le T, Reeder B, Yoo D, Aziz R, Thompson HJ, Demiris G. An Evaluation of Wellness Assessment Visualizations for Older Adults. Telemed e-Health. 2015;21(1):9–15. </w:t>
      </w:r>
    </w:p>
    <w:p w14:paraId="65D1D760"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61" w:author="Regina Casanova" w:date="2018-06-18T17:54:00Z">
            <w:rPr>
              <w:rFonts w:cs="Times New Roman"/>
              <w:noProof/>
            </w:rPr>
          </w:rPrChange>
        </w:rPr>
      </w:pPr>
      <w:r w:rsidRPr="00E94926">
        <w:rPr>
          <w:rFonts w:cs="Times New Roman"/>
          <w:noProof/>
          <w:lang w:val="en-US"/>
          <w:rPrChange w:id="762" w:author="Regina Casanova" w:date="2018-06-18T17:53:00Z">
            <w:rPr>
              <w:rFonts w:cs="Times New Roman"/>
              <w:noProof/>
            </w:rPr>
          </w:rPrChange>
        </w:rPr>
        <w:t xml:space="preserve">32. </w:t>
      </w:r>
      <w:r w:rsidRPr="00E94926">
        <w:rPr>
          <w:rFonts w:cs="Times New Roman"/>
          <w:noProof/>
          <w:lang w:val="en-US"/>
          <w:rPrChange w:id="763" w:author="Regina Casanova" w:date="2018-06-18T17:53:00Z">
            <w:rPr>
              <w:rFonts w:cs="Times New Roman"/>
              <w:noProof/>
            </w:rPr>
          </w:rPrChange>
        </w:rPr>
        <w:tab/>
        <w:t xml:space="preserve">De Vito Dabbs A, Myers BA, Mc Curry KR, Dunbar-Jacob J, Hawkins RP, Begey A, et al. </w:t>
      </w:r>
      <w:r w:rsidRPr="00E94926">
        <w:rPr>
          <w:rFonts w:cs="Times New Roman"/>
          <w:noProof/>
          <w:lang w:val="en-US"/>
          <w:rPrChange w:id="764" w:author="Regina Casanova" w:date="2018-06-18T17:54:00Z">
            <w:rPr>
              <w:rFonts w:cs="Times New Roman"/>
              <w:noProof/>
            </w:rPr>
          </w:rPrChange>
        </w:rPr>
        <w:t xml:space="preserve">User-centered design and interactive health technologies for patients. Comput Inform Nurs. 2009;27(3):175–83. </w:t>
      </w:r>
    </w:p>
    <w:p w14:paraId="3E407BFB"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AF62FF">
        <w:rPr>
          <w:rFonts w:cs="Times New Roman"/>
          <w:noProof/>
        </w:rPr>
        <w:t xml:space="preserve">33. </w:t>
      </w:r>
      <w:r w:rsidRPr="00AF62FF">
        <w:rPr>
          <w:rFonts w:cs="Times New Roman"/>
          <w:noProof/>
        </w:rPr>
        <w:tab/>
        <w:t>El Peruano. DECRETO SUPREMO N</w:t>
      </w:r>
      <w:r w:rsidRPr="00AF62FF">
        <w:rPr>
          <w:rFonts w:cs="Times New Roman"/>
          <w:noProof/>
          <w:vertAlign w:val="superscript"/>
        </w:rPr>
        <w:t>o</w:t>
      </w:r>
      <w:r w:rsidRPr="00AF62FF">
        <w:rPr>
          <w:rFonts w:cs="Times New Roman"/>
          <w:noProof/>
        </w:rPr>
        <w:t xml:space="preserve"> 008-2014-SA. 2014; </w:t>
      </w:r>
    </w:p>
    <w:p w14:paraId="4AE11A8F"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AF62FF">
        <w:rPr>
          <w:rFonts w:cs="Times New Roman"/>
          <w:noProof/>
        </w:rPr>
        <w:t xml:space="preserve">34. </w:t>
      </w:r>
      <w:r w:rsidRPr="00AF62FF">
        <w:rPr>
          <w:rFonts w:cs="Times New Roman"/>
          <w:noProof/>
        </w:rPr>
        <w:tab/>
        <w:t>SUSALUD. Plataforma de Información y Difusión [Internet]. [cited 2017 Mar 20]. Available from: http://bi.susalud.gob.pe/geoqlik/proxy/QvAJAXZfc/opendoc.htm?document=QV Produccion%2F11- Plataforma de Información y Difusión_1.qvw&amp;host=QVS%40srvqlikias&amp;anonymous=true</w:t>
      </w:r>
    </w:p>
    <w:p w14:paraId="38C4B9A4"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65" w:author="Regina Casanova" w:date="2018-06-18T17:54:00Z">
            <w:rPr>
              <w:rFonts w:cs="Times New Roman"/>
              <w:noProof/>
            </w:rPr>
          </w:rPrChange>
        </w:rPr>
      </w:pPr>
      <w:r w:rsidRPr="00AF62FF">
        <w:rPr>
          <w:rFonts w:cs="Times New Roman"/>
          <w:noProof/>
        </w:rPr>
        <w:t xml:space="preserve">35. </w:t>
      </w:r>
      <w:r w:rsidRPr="00AF62FF">
        <w:rPr>
          <w:rFonts w:cs="Times New Roman"/>
          <w:noProof/>
        </w:rPr>
        <w:tab/>
        <w:t xml:space="preserve">Seguro Integral de Salud - Microsoft Power BI [Internet]. </w:t>
      </w:r>
      <w:r w:rsidRPr="00E94926">
        <w:rPr>
          <w:rFonts w:cs="Times New Roman"/>
          <w:noProof/>
          <w:lang w:val="en-US"/>
          <w:rPrChange w:id="766" w:author="Regina Casanova" w:date="2018-06-18T17:54:00Z">
            <w:rPr>
              <w:rFonts w:cs="Times New Roman"/>
              <w:noProof/>
            </w:rPr>
          </w:rPrChange>
        </w:rPr>
        <w:t>[cited 2018 Jan 23]. Available from: https://app.powerbi.com/view?r=eyJrIjoiNTljNzlmMTUtM2Y5NS00M2FjLWIwMGUtZmE0MDFhMWI5OGZjIiwidCI6IjZmZTkxN2VlLWQ5OWMtNGJmNy05OGQ1LThhOTUyYTE3NzhjNCIsImMiOjR9</w:t>
      </w:r>
    </w:p>
    <w:p w14:paraId="6E128C50"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67" w:author="Regina Casanova" w:date="2018-06-18T17:54:00Z">
            <w:rPr>
              <w:rFonts w:cs="Times New Roman"/>
              <w:noProof/>
            </w:rPr>
          </w:rPrChange>
        </w:rPr>
      </w:pPr>
      <w:r w:rsidRPr="00AF62FF">
        <w:rPr>
          <w:rFonts w:cs="Times New Roman"/>
          <w:noProof/>
        </w:rPr>
        <w:lastRenderedPageBreak/>
        <w:t xml:space="preserve">36. </w:t>
      </w:r>
      <w:r w:rsidRPr="00AF62FF">
        <w:rPr>
          <w:rFonts w:cs="Times New Roman"/>
          <w:noProof/>
        </w:rPr>
        <w:tab/>
        <w:t xml:space="preserve">SUSALUD. Plataforma de Información [Internet]. </w:t>
      </w:r>
      <w:r w:rsidRPr="00E94926">
        <w:rPr>
          <w:rFonts w:cs="Times New Roman"/>
          <w:noProof/>
          <w:lang w:val="en-US"/>
          <w:rPrChange w:id="768" w:author="Regina Casanova" w:date="2018-06-18T17:54:00Z">
            <w:rPr>
              <w:rFonts w:cs="Times New Roman"/>
              <w:noProof/>
            </w:rPr>
          </w:rPrChange>
        </w:rPr>
        <w:t>[cited 2018 Jan 23]. Available from: http://bi.susalud.gob.pe/QvAJAXZfc/opendoc.htm?document=QV Produccion%2FSIG_SUSALUD.qvw&amp;host=QVS%40srvqlikias&amp;anonymous=true</w:t>
      </w:r>
    </w:p>
    <w:p w14:paraId="589DBAB1"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69" w:author="Regina Casanova" w:date="2018-06-18T17:54:00Z">
            <w:rPr>
              <w:rFonts w:cs="Times New Roman"/>
              <w:noProof/>
            </w:rPr>
          </w:rPrChange>
        </w:rPr>
      </w:pPr>
      <w:r w:rsidRPr="00AF62FF">
        <w:rPr>
          <w:rFonts w:cs="Times New Roman"/>
          <w:noProof/>
        </w:rPr>
        <w:t xml:space="preserve">37. </w:t>
      </w:r>
      <w:r w:rsidRPr="00AF62FF">
        <w:rPr>
          <w:rFonts w:cs="Times New Roman"/>
          <w:noProof/>
        </w:rPr>
        <w:tab/>
        <w:t xml:space="preserve">Susalud BPM PAC | Consulta [Internet]. </w:t>
      </w:r>
      <w:r w:rsidRPr="00E94926">
        <w:rPr>
          <w:rFonts w:cs="Times New Roman"/>
          <w:noProof/>
          <w:lang w:val="en-US"/>
          <w:rPrChange w:id="770" w:author="Regina Casanova" w:date="2018-06-18T17:54:00Z">
            <w:rPr>
              <w:rFonts w:cs="Times New Roman"/>
              <w:noProof/>
            </w:rPr>
          </w:rPrChange>
        </w:rPr>
        <w:t>[cited 2017 Mar 14]. Available from: http://app17.susalud.gob.pe/formulario_consulta/</w:t>
      </w:r>
    </w:p>
    <w:p w14:paraId="36100C37"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71" w:author="Regina Casanova" w:date="2018-06-18T17:54:00Z">
            <w:rPr>
              <w:rFonts w:cs="Times New Roman"/>
              <w:noProof/>
            </w:rPr>
          </w:rPrChange>
        </w:rPr>
      </w:pPr>
      <w:r w:rsidRPr="00AF62FF">
        <w:rPr>
          <w:rFonts w:cs="Times New Roman"/>
          <w:noProof/>
        </w:rPr>
        <w:t xml:space="preserve">38. </w:t>
      </w:r>
      <w:r w:rsidRPr="00AF62FF">
        <w:rPr>
          <w:rFonts w:cs="Times New Roman"/>
          <w:noProof/>
        </w:rPr>
        <w:tab/>
        <w:t xml:space="preserve">SUSALUD CONTIGO - Aplicaciones de Android en Google Play [Internet]. </w:t>
      </w:r>
      <w:r w:rsidRPr="00E94926">
        <w:rPr>
          <w:rFonts w:cs="Times New Roman"/>
          <w:noProof/>
          <w:lang w:val="en-US"/>
          <w:rPrChange w:id="772" w:author="Regina Casanova" w:date="2018-06-18T17:54:00Z">
            <w:rPr>
              <w:rFonts w:cs="Times New Roman"/>
              <w:noProof/>
            </w:rPr>
          </w:rPrChange>
        </w:rPr>
        <w:t>[cited 2017 Mar 14]. Available from: https://play.google.com/store/apps/details?id=pe.gob.susalud.servicio&amp;hl=es</w:t>
      </w:r>
    </w:p>
    <w:p w14:paraId="20B173BF"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73" w:author="Regina Casanova" w:date="2018-06-18T17:54:00Z">
            <w:rPr>
              <w:rFonts w:cs="Times New Roman"/>
              <w:noProof/>
            </w:rPr>
          </w:rPrChange>
        </w:rPr>
      </w:pPr>
      <w:r w:rsidRPr="00AF62FF">
        <w:rPr>
          <w:rFonts w:cs="Times New Roman"/>
          <w:noProof/>
        </w:rPr>
        <w:t xml:space="preserve">39. </w:t>
      </w:r>
      <w:r w:rsidRPr="00AF62FF">
        <w:rPr>
          <w:rFonts w:cs="Times New Roman"/>
          <w:noProof/>
        </w:rPr>
        <w:tab/>
        <w:t xml:space="preserve">SUSALUD | MÁS DE 10 MIL USUARIOS UTILIZAN APP SUSALUD CONTIGO [Internet]. </w:t>
      </w:r>
      <w:r w:rsidRPr="00E94926">
        <w:rPr>
          <w:rFonts w:cs="Times New Roman"/>
          <w:noProof/>
          <w:lang w:val="en-US"/>
          <w:rPrChange w:id="774" w:author="Regina Casanova" w:date="2018-06-18T17:54:00Z">
            <w:rPr>
              <w:rFonts w:cs="Times New Roman"/>
              <w:noProof/>
            </w:rPr>
          </w:rPrChange>
        </w:rPr>
        <w:t>[cited 2017 Mar 14]. Available from: http://portales.susalud.gob.pe/web/portal/noticias/-/asset_publisher/nx8MOyZZrSvU/content/mas-de-10-mil-usuarios-utilizan-app-susalud-contigo?_101_INSTANCE_nx8MOyZZrSvU_redirect=%2Fweb%2Fportal%2Fnoticias</w:t>
      </w:r>
    </w:p>
    <w:p w14:paraId="52B23117"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AF62FF">
        <w:rPr>
          <w:rFonts w:cs="Times New Roman"/>
          <w:noProof/>
        </w:rPr>
        <w:t xml:space="preserve">40. </w:t>
      </w:r>
      <w:r w:rsidRPr="00AF62FF">
        <w:rPr>
          <w:rFonts w:cs="Times New Roman"/>
          <w:noProof/>
        </w:rPr>
        <w:tab/>
        <w:t>SUSALUD | Mapa Georeferenciado [Internet]. [cited 2018 Mar 14]. Available from: http://mapa.susalud.gob.pe/</w:t>
      </w:r>
    </w:p>
    <w:p w14:paraId="19121CDE"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AF62FF">
        <w:rPr>
          <w:rFonts w:cs="Times New Roman"/>
          <w:noProof/>
        </w:rPr>
        <w:t xml:space="preserve">41. </w:t>
      </w:r>
      <w:r w:rsidRPr="00AF62FF">
        <w:rPr>
          <w:rFonts w:cs="Times New Roman"/>
          <w:noProof/>
        </w:rPr>
        <w:tab/>
        <w:t xml:space="preserve">Ministerio de Salud. Resolución Ministerial 667-2017/MINSA. </w:t>
      </w:r>
    </w:p>
    <w:p w14:paraId="66EA3E7F"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75" w:author="Regina Casanova" w:date="2018-06-18T17:54:00Z">
            <w:rPr>
              <w:rFonts w:cs="Times New Roman"/>
              <w:noProof/>
            </w:rPr>
          </w:rPrChange>
        </w:rPr>
      </w:pPr>
      <w:r w:rsidRPr="00AF62FF">
        <w:rPr>
          <w:rFonts w:cs="Times New Roman"/>
          <w:noProof/>
        </w:rPr>
        <w:t xml:space="preserve">42. </w:t>
      </w:r>
      <w:r w:rsidRPr="00AF62FF">
        <w:rPr>
          <w:rFonts w:cs="Times New Roman"/>
          <w:noProof/>
        </w:rPr>
        <w:tab/>
        <w:t xml:space="preserve">El Peruano. LEY N° 30150 - Norma Legal Diario Oficial El Peruano [Internet]. </w:t>
      </w:r>
      <w:r w:rsidRPr="00E94926">
        <w:rPr>
          <w:rFonts w:cs="Times New Roman"/>
          <w:noProof/>
          <w:lang w:val="en-US"/>
          <w:rPrChange w:id="776" w:author="Regina Casanova" w:date="2018-06-18T17:54:00Z">
            <w:rPr>
              <w:rFonts w:cs="Times New Roman"/>
              <w:noProof/>
            </w:rPr>
          </w:rPrChange>
        </w:rPr>
        <w:t>[cited 2018 Mar 14]. Available from: http://busquedas.elperuano.pe/normaslegales/aprueban-reglamento-general-para-la-atencion-de-los-reclamos-resolucion-n-160-2011-sunasacd-737790-1/</w:t>
      </w:r>
    </w:p>
    <w:p w14:paraId="436C83C6"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E94926">
        <w:rPr>
          <w:rFonts w:cs="Times New Roman"/>
          <w:noProof/>
          <w:lang w:val="en-US"/>
          <w:rPrChange w:id="777" w:author="Regina Casanova" w:date="2018-06-18T17:54:00Z">
            <w:rPr>
              <w:rFonts w:cs="Times New Roman"/>
              <w:noProof/>
            </w:rPr>
          </w:rPrChange>
        </w:rPr>
        <w:t xml:space="preserve">43. </w:t>
      </w:r>
      <w:r w:rsidRPr="00E94926">
        <w:rPr>
          <w:rFonts w:cs="Times New Roman"/>
          <w:noProof/>
          <w:lang w:val="en-US"/>
          <w:rPrChange w:id="778" w:author="Regina Casanova" w:date="2018-06-18T17:54:00Z">
            <w:rPr>
              <w:rFonts w:cs="Times New Roman"/>
              <w:noProof/>
            </w:rPr>
          </w:rPrChange>
        </w:rPr>
        <w:tab/>
        <w:t xml:space="preserve">Paul CL. A Modified Delphi Approach to a New Card Sorting Methodology. </w:t>
      </w:r>
      <w:r w:rsidRPr="00AF62FF">
        <w:rPr>
          <w:rFonts w:cs="Times New Roman"/>
          <w:noProof/>
        </w:rPr>
        <w:t xml:space="preserve">J Usability Stud. 2008;4(1):7–30. </w:t>
      </w:r>
    </w:p>
    <w:p w14:paraId="35082383"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79" w:author="Regina Casanova" w:date="2018-06-18T17:54:00Z">
            <w:rPr>
              <w:rFonts w:cs="Times New Roman"/>
              <w:noProof/>
            </w:rPr>
          </w:rPrChange>
        </w:rPr>
      </w:pPr>
      <w:r w:rsidRPr="00AF62FF">
        <w:rPr>
          <w:rFonts w:cs="Times New Roman"/>
          <w:noProof/>
        </w:rPr>
        <w:t xml:space="preserve">44. </w:t>
      </w:r>
      <w:r w:rsidRPr="00AF62FF">
        <w:rPr>
          <w:rFonts w:cs="Times New Roman"/>
          <w:noProof/>
        </w:rPr>
        <w:tab/>
        <w:t xml:space="preserve">ShowMore - Grabar, cargar y compartir sus vídeos en la web fácilmente [Internet]. </w:t>
      </w:r>
      <w:r w:rsidRPr="00E94926">
        <w:rPr>
          <w:rFonts w:cs="Times New Roman"/>
          <w:noProof/>
          <w:lang w:val="en-US"/>
          <w:rPrChange w:id="780" w:author="Regina Casanova" w:date="2018-06-18T17:54:00Z">
            <w:rPr>
              <w:rFonts w:cs="Times New Roman"/>
              <w:noProof/>
            </w:rPr>
          </w:rPrChange>
        </w:rPr>
        <w:t>[cited 2018 Mar 27]. Available from: https://showmore.com/es/</w:t>
      </w:r>
    </w:p>
    <w:p w14:paraId="1447379A"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81" w:author="Regina Casanova" w:date="2018-06-18T17:54:00Z">
            <w:rPr>
              <w:rFonts w:cs="Times New Roman"/>
              <w:noProof/>
            </w:rPr>
          </w:rPrChange>
        </w:rPr>
      </w:pPr>
      <w:r w:rsidRPr="00E94926">
        <w:rPr>
          <w:rFonts w:cs="Times New Roman"/>
          <w:noProof/>
          <w:lang w:val="en-US"/>
          <w:rPrChange w:id="782" w:author="Regina Casanova" w:date="2018-06-18T17:54:00Z">
            <w:rPr>
              <w:rFonts w:cs="Times New Roman"/>
              <w:noProof/>
            </w:rPr>
          </w:rPrChange>
        </w:rPr>
        <w:t xml:space="preserve">45. </w:t>
      </w:r>
      <w:r w:rsidRPr="00E94926">
        <w:rPr>
          <w:rFonts w:cs="Times New Roman"/>
          <w:noProof/>
          <w:lang w:val="en-US"/>
          <w:rPrChange w:id="783" w:author="Regina Casanova" w:date="2018-06-18T17:54:00Z">
            <w:rPr>
              <w:rFonts w:cs="Times New Roman"/>
              <w:noProof/>
            </w:rPr>
          </w:rPrChange>
        </w:rPr>
        <w:tab/>
        <w:t>oTranscribe [Internet]. [cited 2018 Mar 27]. Available from: http://otranscribe.com/</w:t>
      </w:r>
    </w:p>
    <w:p w14:paraId="0B2CCEB6"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84" w:author="Regina Casanova" w:date="2018-06-18T17:54:00Z">
            <w:rPr>
              <w:rFonts w:cs="Times New Roman"/>
              <w:noProof/>
            </w:rPr>
          </w:rPrChange>
        </w:rPr>
      </w:pPr>
      <w:r w:rsidRPr="00AF62FF">
        <w:rPr>
          <w:rFonts w:cs="Times New Roman"/>
          <w:noProof/>
        </w:rPr>
        <w:lastRenderedPageBreak/>
        <w:t xml:space="preserve">46. </w:t>
      </w:r>
      <w:r w:rsidRPr="00AF62FF">
        <w:rPr>
          <w:rFonts w:cs="Times New Roman"/>
          <w:noProof/>
        </w:rPr>
        <w:tab/>
        <w:t xml:space="preserve">Superintendencia de Salud, Gobierno de Chile - Reclamo contra FONASA o ISAPRES [Internet]. </w:t>
      </w:r>
      <w:r w:rsidRPr="00E94926">
        <w:rPr>
          <w:rFonts w:cs="Times New Roman"/>
          <w:noProof/>
          <w:lang w:val="en-US"/>
          <w:rPrChange w:id="785" w:author="Regina Casanova" w:date="2018-06-18T17:54:00Z">
            <w:rPr>
              <w:rFonts w:cs="Times New Roman"/>
              <w:noProof/>
            </w:rPr>
          </w:rPrChange>
        </w:rPr>
        <w:t>[cited 2018 Mar 27]. Available from: http://www.supersalud.gob.cl/portal/w3-article-7592.html#online</w:t>
      </w:r>
    </w:p>
    <w:p w14:paraId="5102E5B2"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86" w:author="Regina Casanova" w:date="2018-06-18T17:54:00Z">
            <w:rPr>
              <w:rFonts w:cs="Times New Roman"/>
              <w:noProof/>
            </w:rPr>
          </w:rPrChange>
        </w:rPr>
      </w:pPr>
      <w:r w:rsidRPr="00AF62FF">
        <w:rPr>
          <w:rFonts w:cs="Times New Roman"/>
          <w:noProof/>
        </w:rPr>
        <w:t xml:space="preserve">47. </w:t>
      </w:r>
      <w:r w:rsidRPr="00AF62FF">
        <w:rPr>
          <w:rFonts w:cs="Times New Roman"/>
          <w:noProof/>
        </w:rPr>
        <w:tab/>
        <w:t xml:space="preserve">Formule su petición, queja, reclamo, sugerencia o denuncia [Internet]. </w:t>
      </w:r>
      <w:r w:rsidRPr="00E94926">
        <w:rPr>
          <w:rFonts w:cs="Times New Roman"/>
          <w:noProof/>
          <w:lang w:val="en-US"/>
          <w:rPrChange w:id="787" w:author="Regina Casanova" w:date="2018-06-18T17:54:00Z">
            <w:rPr>
              <w:rFonts w:cs="Times New Roman"/>
              <w:noProof/>
            </w:rPr>
          </w:rPrChange>
        </w:rPr>
        <w:t>[cited 2018 Mar 27]. Available from: https://www.minsalud.gov.co/atencion/Paginas/Solicitudes-sugerencias-quejas-o-reclamos.aspx</w:t>
      </w:r>
    </w:p>
    <w:p w14:paraId="7732C5BD"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88" w:author="Regina Casanova" w:date="2018-06-18T17:54:00Z">
            <w:rPr>
              <w:rFonts w:cs="Times New Roman"/>
              <w:noProof/>
            </w:rPr>
          </w:rPrChange>
        </w:rPr>
      </w:pPr>
      <w:r w:rsidRPr="00E94926">
        <w:rPr>
          <w:rFonts w:cs="Times New Roman"/>
          <w:noProof/>
          <w:lang w:val="en-US"/>
          <w:rPrChange w:id="789" w:author="Regina Casanova" w:date="2018-06-18T17:54:00Z">
            <w:rPr>
              <w:rFonts w:cs="Times New Roman"/>
              <w:noProof/>
            </w:rPr>
          </w:rPrChange>
        </w:rPr>
        <w:t xml:space="preserve">48. </w:t>
      </w:r>
      <w:r w:rsidRPr="00E94926">
        <w:rPr>
          <w:rFonts w:cs="Times New Roman"/>
          <w:noProof/>
          <w:lang w:val="en-US"/>
          <w:rPrChange w:id="790" w:author="Regina Casanova" w:date="2018-06-18T17:54:00Z">
            <w:rPr>
              <w:rFonts w:cs="Times New Roman"/>
              <w:noProof/>
            </w:rPr>
          </w:rPrChange>
        </w:rPr>
        <w:tab/>
        <w:t xml:space="preserve">Schnall R, Rojas M, Bakken S, Brown W, Carballo-Dieguez A, Carry M, et al. A user-centered model for designing consumer mobile health (mHealth) applications (apps). J Biomed Inform. 2016;60:243–51. </w:t>
      </w:r>
    </w:p>
    <w:p w14:paraId="71D8C8F6"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91" w:author="Regina Casanova" w:date="2018-06-18T17:54:00Z">
            <w:rPr>
              <w:rFonts w:cs="Times New Roman"/>
              <w:noProof/>
            </w:rPr>
          </w:rPrChange>
        </w:rPr>
      </w:pPr>
      <w:r w:rsidRPr="00E94926">
        <w:rPr>
          <w:rFonts w:cs="Times New Roman"/>
          <w:noProof/>
          <w:lang w:val="en-US"/>
          <w:rPrChange w:id="792" w:author="Regina Casanova" w:date="2018-06-18T17:54:00Z">
            <w:rPr>
              <w:rFonts w:cs="Times New Roman"/>
              <w:noProof/>
            </w:rPr>
          </w:rPrChange>
        </w:rPr>
        <w:t xml:space="preserve">49. </w:t>
      </w:r>
      <w:r w:rsidRPr="00E94926">
        <w:rPr>
          <w:rFonts w:cs="Times New Roman"/>
          <w:noProof/>
          <w:lang w:val="en-US"/>
          <w:rPrChange w:id="793" w:author="Regina Casanova" w:date="2018-06-18T17:54:00Z">
            <w:rPr>
              <w:rFonts w:cs="Times New Roman"/>
              <w:noProof/>
            </w:rPr>
          </w:rPrChange>
        </w:rPr>
        <w:tab/>
        <w:t xml:space="preserve">Opoku-Boateng GA. USER FRUSTRATION IN HIT INTERFACES: EXPLORING PAST HCI RESEARCH FOR A BETTER UNDERSTANDING OF CLINICIANS’ EXPERIENCES. AMIA Annu Symp Proc. 2015;2015:1008–17. </w:t>
      </w:r>
    </w:p>
    <w:p w14:paraId="24A27563"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94" w:author="Regina Casanova" w:date="2018-06-18T17:54:00Z">
            <w:rPr>
              <w:rFonts w:cs="Times New Roman"/>
              <w:noProof/>
            </w:rPr>
          </w:rPrChange>
        </w:rPr>
      </w:pPr>
      <w:r w:rsidRPr="00E94926">
        <w:rPr>
          <w:rFonts w:cs="Times New Roman"/>
          <w:noProof/>
          <w:lang w:val="en-US"/>
          <w:rPrChange w:id="795" w:author="Regina Casanova" w:date="2018-06-18T17:54:00Z">
            <w:rPr>
              <w:rFonts w:cs="Times New Roman"/>
              <w:noProof/>
            </w:rPr>
          </w:rPrChange>
        </w:rPr>
        <w:t xml:space="preserve">50. </w:t>
      </w:r>
      <w:r w:rsidRPr="00E94926">
        <w:rPr>
          <w:rFonts w:cs="Times New Roman"/>
          <w:noProof/>
          <w:lang w:val="en-US"/>
          <w:rPrChange w:id="796" w:author="Regina Casanova" w:date="2018-06-18T17:54:00Z">
            <w:rPr>
              <w:rFonts w:cs="Times New Roman"/>
              <w:noProof/>
            </w:rPr>
          </w:rPrChange>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077E1FB9"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797" w:author="Regina Casanova" w:date="2018-06-18T17:54:00Z">
            <w:rPr>
              <w:rFonts w:cs="Times New Roman"/>
              <w:noProof/>
            </w:rPr>
          </w:rPrChange>
        </w:rPr>
      </w:pPr>
      <w:r w:rsidRPr="00E94926">
        <w:rPr>
          <w:rFonts w:cs="Times New Roman"/>
          <w:noProof/>
          <w:lang w:val="en-US"/>
          <w:rPrChange w:id="798" w:author="Regina Casanova" w:date="2018-06-18T17:54:00Z">
            <w:rPr>
              <w:rFonts w:cs="Times New Roman"/>
              <w:noProof/>
            </w:rPr>
          </w:rPrChange>
        </w:rPr>
        <w:t xml:space="preserve">51. </w:t>
      </w:r>
      <w:r w:rsidRPr="00E94926">
        <w:rPr>
          <w:rFonts w:cs="Times New Roman"/>
          <w:noProof/>
          <w:lang w:val="en-US"/>
          <w:rPrChange w:id="799" w:author="Regina Casanova" w:date="2018-06-18T17:54:00Z">
            <w:rPr>
              <w:rFonts w:cs="Times New Roman"/>
              <w:noProof/>
            </w:rPr>
          </w:rPrChange>
        </w:rPr>
        <w:tab/>
        <w:t xml:space="preserve">Serving Parliament – Serving Western Australians Ombudsman Western Australia Effective handling of complaints made to your organisation -An Overview. 2017; </w:t>
      </w:r>
    </w:p>
    <w:p w14:paraId="0C93BDFF" w14:textId="77777777" w:rsidR="00AF62FF" w:rsidRPr="00E94926" w:rsidRDefault="00AF62FF" w:rsidP="00AF62FF">
      <w:pPr>
        <w:widowControl w:val="0"/>
        <w:autoSpaceDE w:val="0"/>
        <w:autoSpaceDN w:val="0"/>
        <w:adjustRightInd w:val="0"/>
        <w:spacing w:line="360" w:lineRule="auto"/>
        <w:ind w:left="640" w:hanging="640"/>
        <w:rPr>
          <w:rFonts w:cs="Times New Roman"/>
          <w:noProof/>
          <w:lang w:val="en-US"/>
          <w:rPrChange w:id="800" w:author="Regina Casanova" w:date="2018-06-18T17:54:00Z">
            <w:rPr>
              <w:rFonts w:cs="Times New Roman"/>
              <w:noProof/>
            </w:rPr>
          </w:rPrChange>
        </w:rPr>
      </w:pPr>
      <w:r w:rsidRPr="00E94926">
        <w:rPr>
          <w:rFonts w:cs="Times New Roman"/>
          <w:noProof/>
          <w:lang w:val="en-US"/>
          <w:rPrChange w:id="801" w:author="Regina Casanova" w:date="2018-06-18T17:54:00Z">
            <w:rPr>
              <w:rFonts w:cs="Times New Roman"/>
              <w:noProof/>
            </w:rPr>
          </w:rPrChange>
        </w:rPr>
        <w:t xml:space="preserve">52. </w:t>
      </w:r>
      <w:r w:rsidRPr="00E94926">
        <w:rPr>
          <w:rFonts w:cs="Times New Roman"/>
          <w:noProof/>
          <w:lang w:val="en-US"/>
          <w:rPrChange w:id="802" w:author="Regina Casanova" w:date="2018-06-18T17:54:00Z">
            <w:rPr>
              <w:rFonts w:cs="Times New Roman"/>
              <w:noProof/>
            </w:rPr>
          </w:rPrChange>
        </w:rPr>
        <w:tab/>
        <w:t xml:space="preserve">Clwyd A, Hart T. A Review of the NHS Hospitals Complaints System: Putting Patients Back in the Picture. 2013;(October):1–58. </w:t>
      </w:r>
    </w:p>
    <w:p w14:paraId="1AECA58C"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E94926">
        <w:rPr>
          <w:rFonts w:cs="Times New Roman"/>
          <w:noProof/>
          <w:lang w:val="en-US"/>
          <w:rPrChange w:id="803" w:author="Regina Casanova" w:date="2018-06-18T17:54:00Z">
            <w:rPr>
              <w:rFonts w:cs="Times New Roman"/>
              <w:noProof/>
            </w:rPr>
          </w:rPrChange>
        </w:rPr>
        <w:t xml:space="preserve">53. </w:t>
      </w:r>
      <w:r w:rsidRPr="00E94926">
        <w:rPr>
          <w:rFonts w:cs="Times New Roman"/>
          <w:noProof/>
          <w:lang w:val="en-US"/>
          <w:rPrChange w:id="804" w:author="Regina Casanova" w:date="2018-06-18T17:54:00Z">
            <w:rPr>
              <w:rFonts w:cs="Times New Roman"/>
              <w:noProof/>
            </w:rPr>
          </w:rPrChange>
        </w:rPr>
        <w:tab/>
        <w:t xml:space="preserve">Hsieh SY. Healthcare complaints handling systems: A comparison between Britain, Australia and Taiwan. </w:t>
      </w:r>
      <w:r w:rsidRPr="00AF62FF">
        <w:rPr>
          <w:rFonts w:cs="Times New Roman"/>
          <w:noProof/>
        </w:rPr>
        <w:t xml:space="preserve">Heal Serv Manag Res. 2011;24(2):91–5. </w:t>
      </w:r>
    </w:p>
    <w:p w14:paraId="0397B166"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AF62FF">
        <w:rPr>
          <w:rFonts w:cs="Times New Roman"/>
          <w:noProof/>
        </w:rPr>
        <w:t xml:space="preserve">54. </w:t>
      </w:r>
      <w:r w:rsidRPr="00AF62FF">
        <w:rPr>
          <w:rFonts w:cs="Times New Roman"/>
          <w:noProof/>
        </w:rPr>
        <w:tab/>
        <w:t xml:space="preserve">El Peruano. Ley 30225 - Ley de Contrataciones del Estado. </w:t>
      </w:r>
    </w:p>
    <w:p w14:paraId="6D7D38BE" w14:textId="77777777" w:rsidR="00AF62FF" w:rsidRPr="00AF62FF" w:rsidRDefault="00AF62FF" w:rsidP="00AF62FF">
      <w:pPr>
        <w:widowControl w:val="0"/>
        <w:autoSpaceDE w:val="0"/>
        <w:autoSpaceDN w:val="0"/>
        <w:adjustRightInd w:val="0"/>
        <w:spacing w:line="360" w:lineRule="auto"/>
        <w:ind w:left="640" w:hanging="640"/>
        <w:rPr>
          <w:rFonts w:cs="Times New Roman"/>
          <w:noProof/>
        </w:rPr>
      </w:pPr>
      <w:r w:rsidRPr="00E94926">
        <w:rPr>
          <w:rFonts w:cs="Times New Roman"/>
          <w:noProof/>
          <w:lang w:val="en-US"/>
          <w:rPrChange w:id="805" w:author="Regina Casanova" w:date="2018-06-18T17:54:00Z">
            <w:rPr>
              <w:rFonts w:cs="Times New Roman"/>
              <w:noProof/>
            </w:rPr>
          </w:rPrChange>
        </w:rPr>
        <w:t xml:space="preserve">55. </w:t>
      </w:r>
      <w:r w:rsidRPr="00E94926">
        <w:rPr>
          <w:rFonts w:cs="Times New Roman"/>
          <w:noProof/>
          <w:lang w:val="en-US"/>
          <w:rPrChange w:id="806" w:author="Regina Casanova" w:date="2018-06-18T17:54:00Z">
            <w:rPr>
              <w:rFonts w:cs="Times New Roman"/>
              <w:noProof/>
            </w:rPr>
          </w:rPrChange>
        </w:rPr>
        <w:tab/>
        <w:t xml:space="preserve">Nielsen J. Why You Only Need to Test with 5 Users. </w:t>
      </w:r>
      <w:r w:rsidRPr="00AF62FF">
        <w:rPr>
          <w:rFonts w:cs="Times New Roman"/>
          <w:noProof/>
        </w:rPr>
        <w:t xml:space="preserve">Jakob Nielsens Alertbox. 2000;19(September 23):1–4. </w:t>
      </w:r>
    </w:p>
    <w:p w14:paraId="5AC1706D" w14:textId="520106B8" w:rsidR="00161D0F" w:rsidRPr="00862EA1" w:rsidRDefault="00EC2BAF" w:rsidP="00AF62FF">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807" w:name="_Toc511166325"/>
      <w:r w:rsidRPr="00BA156B">
        <w:lastRenderedPageBreak/>
        <w:t>Anexos</w:t>
      </w:r>
      <w:bookmarkEnd w:id="807"/>
    </w:p>
    <w:p w14:paraId="43A12014" w14:textId="77777777" w:rsidR="00161D0F" w:rsidRPr="00BA156B" w:rsidRDefault="00161D0F" w:rsidP="00A50DD7">
      <w:pPr>
        <w:pStyle w:val="Ttulo2"/>
        <w:numPr>
          <w:ilvl w:val="0"/>
          <w:numId w:val="11"/>
        </w:numPr>
        <w:rPr>
          <w:lang w:val="es-PE"/>
        </w:rPr>
      </w:pPr>
      <w:bookmarkStart w:id="808"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808"/>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809" w:name="_Toc511166327"/>
      <w:r w:rsidRPr="00BA156B">
        <w:rPr>
          <w:lang w:val="es-PE"/>
        </w:rPr>
        <w:lastRenderedPageBreak/>
        <w:t>Anexo 2: Guía Semi-Estructurada de Entrevista a Profundidad para usuarios finales Nº1</w:t>
      </w:r>
      <w:bookmarkEnd w:id="809"/>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810" w:name="_Toc511166328"/>
      <w:r w:rsidRPr="00BA156B">
        <w:rPr>
          <w:lang w:val="es-PE"/>
        </w:rPr>
        <w:lastRenderedPageBreak/>
        <w:t xml:space="preserve">Anexo 3: Guía </w:t>
      </w:r>
      <w:r w:rsidR="00161D0F" w:rsidRPr="00BA156B">
        <w:rPr>
          <w:lang w:val="es-PE"/>
        </w:rPr>
        <w:t>Estructurada de Entrevista a Profundidad para usuarios finales Nº2</w:t>
      </w:r>
      <w:bookmarkEnd w:id="810"/>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811"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811"/>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812" w:name="Casilla1"/>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812"/>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813" w:name="Casilla2"/>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813"/>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814" w:name="Casilla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14"/>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815" w:name="Casilla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15"/>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816" w:name="Casilla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16"/>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817" w:name="Casilla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17"/>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818" w:name="Casilla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18"/>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819" w:name="Casilla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19"/>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820" w:name="Casilla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20"/>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821" w:name="Casilla1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21"/>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822" w:name="Casilla11"/>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22"/>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823" w:name="Casilla12"/>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23"/>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824" w:name="Casilla1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24"/>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825" w:name="Casilla1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25"/>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826" w:name="Casilla1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26"/>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827" w:name="Casilla1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27"/>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828" w:name="Casilla1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28"/>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829" w:name="Casilla1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29"/>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830" w:name="Casilla1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30"/>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831" w:name="Casilla2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831"/>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832"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832"/>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s-ES" w:eastAsia="es-PE"/>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s-ES" w:eastAsia="es-PE"/>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s-ES" w:eastAsia="es-PE"/>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8">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s-ES" w:eastAsia="es-PE"/>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s-ES" w:eastAsia="es-PE"/>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s-ES" w:eastAsia="es-PE"/>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s-ES" w:eastAsia="es-PE"/>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2">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884A0" w14:textId="77777777" w:rsidR="00FC1AAD" w:rsidRDefault="00FC1AAD" w:rsidP="00F27EDB">
      <w:r>
        <w:separator/>
      </w:r>
    </w:p>
  </w:endnote>
  <w:endnote w:type="continuationSeparator" w:id="0">
    <w:p w14:paraId="758B208A" w14:textId="77777777" w:rsidR="00FC1AAD" w:rsidRDefault="00FC1AAD"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D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EF06FE" w:rsidRDefault="00EF06FE"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EF06FE" w:rsidRDefault="00EF06FE"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EF06FE" w:rsidRDefault="00EF06FE"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101</w:t>
        </w:r>
        <w:r>
          <w:rPr>
            <w:rStyle w:val="Nmerodepgina"/>
          </w:rPr>
          <w:fldChar w:fldCharType="end"/>
        </w:r>
      </w:p>
    </w:sdtContent>
  </w:sdt>
  <w:p w14:paraId="6F20C788" w14:textId="77777777" w:rsidR="00EF06FE" w:rsidRDefault="00EF06FE"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EF06FE" w:rsidRDefault="00EF06FE"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9AECFD0" w14:textId="77777777" w:rsidR="00EF06FE" w:rsidRDefault="00EF06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1CADD3" w14:textId="77777777" w:rsidR="00FC1AAD" w:rsidRDefault="00FC1AAD" w:rsidP="00F27EDB">
      <w:r>
        <w:separator/>
      </w:r>
    </w:p>
  </w:footnote>
  <w:footnote w:type="continuationSeparator" w:id="0">
    <w:p w14:paraId="2DC1DE10" w14:textId="77777777" w:rsidR="00FC1AAD" w:rsidRDefault="00FC1AAD"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6"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19"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2"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5"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8"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30"/>
  </w:num>
  <w:num w:numId="4">
    <w:abstractNumId w:val="31"/>
  </w:num>
  <w:num w:numId="5">
    <w:abstractNumId w:val="23"/>
  </w:num>
  <w:num w:numId="6">
    <w:abstractNumId w:val="0"/>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1"/>
    </w:lvlOverride>
  </w:num>
  <w:num w:numId="11">
    <w:abstractNumId w:val="23"/>
    <w:lvlOverride w:ilvl="0">
      <w:startOverride w:val="1"/>
    </w:lvlOverride>
  </w:num>
  <w:num w:numId="12">
    <w:abstractNumId w:val="27"/>
  </w:num>
  <w:num w:numId="13">
    <w:abstractNumId w:val="21"/>
  </w:num>
  <w:num w:numId="14">
    <w:abstractNumId w:val="15"/>
  </w:num>
  <w:num w:numId="15">
    <w:abstractNumId w:val="21"/>
    <w:lvlOverride w:ilvl="0">
      <w:startOverride w:val="1"/>
    </w:lvlOverride>
  </w:num>
  <w:num w:numId="16">
    <w:abstractNumId w:val="15"/>
    <w:lvlOverride w:ilvl="0">
      <w:startOverride w:val="1"/>
    </w:lvlOverride>
  </w:num>
  <w:num w:numId="17">
    <w:abstractNumId w:val="14"/>
  </w:num>
  <w:num w:numId="18">
    <w:abstractNumId w:val="24"/>
  </w:num>
  <w:num w:numId="19">
    <w:abstractNumId w:val="3"/>
  </w:num>
  <w:num w:numId="20">
    <w:abstractNumId w:val="15"/>
    <w:lvlOverride w:ilvl="0">
      <w:startOverride w:val="1"/>
    </w:lvlOverride>
  </w:num>
  <w:num w:numId="21">
    <w:abstractNumId w:val="15"/>
    <w:lvlOverride w:ilvl="0">
      <w:startOverride w:val="1"/>
    </w:lvlOverride>
  </w:num>
  <w:num w:numId="22">
    <w:abstractNumId w:val="5"/>
  </w:num>
  <w:num w:numId="23">
    <w:abstractNumId w:val="2"/>
  </w:num>
  <w:num w:numId="24">
    <w:abstractNumId w:val="25"/>
  </w:num>
  <w:num w:numId="25">
    <w:abstractNumId w:val="12"/>
  </w:num>
  <w:num w:numId="26">
    <w:abstractNumId w:val="16"/>
  </w:num>
  <w:num w:numId="27">
    <w:abstractNumId w:val="18"/>
  </w:num>
  <w:num w:numId="28">
    <w:abstractNumId w:val="7"/>
  </w:num>
  <w:num w:numId="29">
    <w:abstractNumId w:val="21"/>
    <w:lvlOverride w:ilvl="0">
      <w:startOverride w:val="1"/>
    </w:lvlOverride>
  </w:num>
  <w:num w:numId="30">
    <w:abstractNumId w:val="19"/>
  </w:num>
  <w:num w:numId="31">
    <w:abstractNumId w:val="9"/>
  </w:num>
  <w:num w:numId="32">
    <w:abstractNumId w:val="8"/>
  </w:num>
  <w:num w:numId="33">
    <w:abstractNumId w:val="17"/>
  </w:num>
  <w:num w:numId="34">
    <w:abstractNumId w:val="10"/>
  </w:num>
  <w:num w:numId="35">
    <w:abstractNumId w:val="26"/>
  </w:num>
  <w:num w:numId="36">
    <w:abstractNumId w:val="23"/>
    <w:lvlOverride w:ilvl="0">
      <w:startOverride w:val="1"/>
    </w:lvlOverride>
  </w:num>
  <w:num w:numId="37">
    <w:abstractNumId w:val="6"/>
  </w:num>
  <w:num w:numId="38">
    <w:abstractNumId w:val="4"/>
  </w:num>
  <w:num w:numId="39">
    <w:abstractNumId w:val="32"/>
  </w:num>
  <w:num w:numId="40">
    <w:abstractNumId w:val="13"/>
  </w:num>
  <w:num w:numId="41">
    <w:abstractNumId w:val="29"/>
  </w:num>
  <w:num w:numId="42">
    <w:abstractNumId w:val="20"/>
  </w:num>
  <w:num w:numId="43">
    <w:abstractNumId w:val="11"/>
  </w:num>
  <w:num w:numId="44">
    <w:abstractNumId w:val="28"/>
  </w:num>
  <w:num w:numId="45">
    <w:abstractNumId w:val="21"/>
    <w:lvlOverride w:ilvl="0">
      <w:startOverride w:val="1"/>
    </w:lvlOverride>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69F2"/>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67B"/>
    <w:rsid w:val="00114C1C"/>
    <w:rsid w:val="00114D64"/>
    <w:rsid w:val="00115702"/>
    <w:rsid w:val="00116DEB"/>
    <w:rsid w:val="0012134F"/>
    <w:rsid w:val="00121596"/>
    <w:rsid w:val="00124068"/>
    <w:rsid w:val="001244C7"/>
    <w:rsid w:val="00124F5E"/>
    <w:rsid w:val="00125EF4"/>
    <w:rsid w:val="0012739C"/>
    <w:rsid w:val="001306F6"/>
    <w:rsid w:val="00130A52"/>
    <w:rsid w:val="0013103F"/>
    <w:rsid w:val="00131110"/>
    <w:rsid w:val="001318C5"/>
    <w:rsid w:val="001325DD"/>
    <w:rsid w:val="00134352"/>
    <w:rsid w:val="00137FF7"/>
    <w:rsid w:val="00141275"/>
    <w:rsid w:val="001413AF"/>
    <w:rsid w:val="00146F40"/>
    <w:rsid w:val="00147072"/>
    <w:rsid w:val="001508B6"/>
    <w:rsid w:val="0015231C"/>
    <w:rsid w:val="00152904"/>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2054"/>
    <w:rsid w:val="00172339"/>
    <w:rsid w:val="00172756"/>
    <w:rsid w:val="00172C25"/>
    <w:rsid w:val="00172F6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39BC"/>
    <w:rsid w:val="001D4370"/>
    <w:rsid w:val="001E0F71"/>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6153"/>
    <w:rsid w:val="002973BF"/>
    <w:rsid w:val="002A04BE"/>
    <w:rsid w:val="002A04E6"/>
    <w:rsid w:val="002A0B74"/>
    <w:rsid w:val="002A1ED5"/>
    <w:rsid w:val="002A5D24"/>
    <w:rsid w:val="002A64C2"/>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6887"/>
    <w:rsid w:val="002D6E63"/>
    <w:rsid w:val="002D7075"/>
    <w:rsid w:val="002E0FC9"/>
    <w:rsid w:val="002E1E27"/>
    <w:rsid w:val="002E598E"/>
    <w:rsid w:val="002E5B65"/>
    <w:rsid w:val="002E71DF"/>
    <w:rsid w:val="002E7295"/>
    <w:rsid w:val="002E7F75"/>
    <w:rsid w:val="002F2208"/>
    <w:rsid w:val="002F25C8"/>
    <w:rsid w:val="002F42CB"/>
    <w:rsid w:val="002F616D"/>
    <w:rsid w:val="002F6A56"/>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2895"/>
    <w:rsid w:val="0033516A"/>
    <w:rsid w:val="0033734E"/>
    <w:rsid w:val="00337798"/>
    <w:rsid w:val="003377C9"/>
    <w:rsid w:val="00341389"/>
    <w:rsid w:val="0034201C"/>
    <w:rsid w:val="003438F5"/>
    <w:rsid w:val="003525FF"/>
    <w:rsid w:val="00353BE3"/>
    <w:rsid w:val="003566D2"/>
    <w:rsid w:val="003608FB"/>
    <w:rsid w:val="00360D80"/>
    <w:rsid w:val="00362A81"/>
    <w:rsid w:val="00362ED9"/>
    <w:rsid w:val="00363126"/>
    <w:rsid w:val="00363220"/>
    <w:rsid w:val="00364418"/>
    <w:rsid w:val="00367511"/>
    <w:rsid w:val="003676F1"/>
    <w:rsid w:val="00367B22"/>
    <w:rsid w:val="00370F46"/>
    <w:rsid w:val="00373201"/>
    <w:rsid w:val="00373D7D"/>
    <w:rsid w:val="00376FA3"/>
    <w:rsid w:val="0038486C"/>
    <w:rsid w:val="0038525C"/>
    <w:rsid w:val="0039004D"/>
    <w:rsid w:val="00390CF8"/>
    <w:rsid w:val="003910CB"/>
    <w:rsid w:val="00392EEA"/>
    <w:rsid w:val="00393086"/>
    <w:rsid w:val="003A1187"/>
    <w:rsid w:val="003A7A72"/>
    <w:rsid w:val="003B4521"/>
    <w:rsid w:val="003C4BE1"/>
    <w:rsid w:val="003C6D57"/>
    <w:rsid w:val="003D138E"/>
    <w:rsid w:val="003D1C84"/>
    <w:rsid w:val="003D4A45"/>
    <w:rsid w:val="003D7385"/>
    <w:rsid w:val="003E111A"/>
    <w:rsid w:val="003E298F"/>
    <w:rsid w:val="003E4989"/>
    <w:rsid w:val="003E4E3C"/>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FE8"/>
    <w:rsid w:val="0040714E"/>
    <w:rsid w:val="00413A80"/>
    <w:rsid w:val="0041407F"/>
    <w:rsid w:val="00415E4D"/>
    <w:rsid w:val="004210F8"/>
    <w:rsid w:val="004220C8"/>
    <w:rsid w:val="004278D1"/>
    <w:rsid w:val="00431882"/>
    <w:rsid w:val="00431B2F"/>
    <w:rsid w:val="0043233D"/>
    <w:rsid w:val="0043500B"/>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E084E"/>
    <w:rsid w:val="004E20E7"/>
    <w:rsid w:val="004E3B15"/>
    <w:rsid w:val="004E5897"/>
    <w:rsid w:val="004E6160"/>
    <w:rsid w:val="004F2FF9"/>
    <w:rsid w:val="004F4C96"/>
    <w:rsid w:val="004F5FC2"/>
    <w:rsid w:val="005020F5"/>
    <w:rsid w:val="00506586"/>
    <w:rsid w:val="005102F5"/>
    <w:rsid w:val="0051122E"/>
    <w:rsid w:val="0051146D"/>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50DB5"/>
    <w:rsid w:val="00550DF1"/>
    <w:rsid w:val="00556114"/>
    <w:rsid w:val="005618B5"/>
    <w:rsid w:val="00561C11"/>
    <w:rsid w:val="00562533"/>
    <w:rsid w:val="005628E1"/>
    <w:rsid w:val="0056558B"/>
    <w:rsid w:val="00566142"/>
    <w:rsid w:val="00570880"/>
    <w:rsid w:val="00572A7C"/>
    <w:rsid w:val="005746B8"/>
    <w:rsid w:val="00580C6C"/>
    <w:rsid w:val="0058348B"/>
    <w:rsid w:val="005838E6"/>
    <w:rsid w:val="005854B4"/>
    <w:rsid w:val="00586A59"/>
    <w:rsid w:val="00587049"/>
    <w:rsid w:val="00587B31"/>
    <w:rsid w:val="005912AE"/>
    <w:rsid w:val="005928BC"/>
    <w:rsid w:val="0059544B"/>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68D6"/>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C24"/>
    <w:rsid w:val="00792CC5"/>
    <w:rsid w:val="0079477F"/>
    <w:rsid w:val="007948C3"/>
    <w:rsid w:val="0079520C"/>
    <w:rsid w:val="0079570A"/>
    <w:rsid w:val="00795C0D"/>
    <w:rsid w:val="00795CB1"/>
    <w:rsid w:val="0079638F"/>
    <w:rsid w:val="00797A13"/>
    <w:rsid w:val="00797ADC"/>
    <w:rsid w:val="007A1434"/>
    <w:rsid w:val="007A37D8"/>
    <w:rsid w:val="007A411A"/>
    <w:rsid w:val="007A4249"/>
    <w:rsid w:val="007A4E05"/>
    <w:rsid w:val="007A53DE"/>
    <w:rsid w:val="007A54FF"/>
    <w:rsid w:val="007A59C8"/>
    <w:rsid w:val="007A5DE7"/>
    <w:rsid w:val="007A6953"/>
    <w:rsid w:val="007A6AF7"/>
    <w:rsid w:val="007B022D"/>
    <w:rsid w:val="007B03C1"/>
    <w:rsid w:val="007B14EB"/>
    <w:rsid w:val="007B2245"/>
    <w:rsid w:val="007B6188"/>
    <w:rsid w:val="007B7445"/>
    <w:rsid w:val="007B78A7"/>
    <w:rsid w:val="007C1441"/>
    <w:rsid w:val="007C2197"/>
    <w:rsid w:val="007C273E"/>
    <w:rsid w:val="007D19CA"/>
    <w:rsid w:val="007D1CC3"/>
    <w:rsid w:val="007D4D03"/>
    <w:rsid w:val="007D5790"/>
    <w:rsid w:val="007E1695"/>
    <w:rsid w:val="007E198B"/>
    <w:rsid w:val="007E2751"/>
    <w:rsid w:val="007E3601"/>
    <w:rsid w:val="007E3EDE"/>
    <w:rsid w:val="007E4000"/>
    <w:rsid w:val="007E51F7"/>
    <w:rsid w:val="007E5351"/>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73B"/>
    <w:rsid w:val="00844C1D"/>
    <w:rsid w:val="00847EAB"/>
    <w:rsid w:val="00851D17"/>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D06"/>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20626"/>
    <w:rsid w:val="009248F8"/>
    <w:rsid w:val="00925FD8"/>
    <w:rsid w:val="00926B28"/>
    <w:rsid w:val="00937F02"/>
    <w:rsid w:val="00940852"/>
    <w:rsid w:val="0094155D"/>
    <w:rsid w:val="00944259"/>
    <w:rsid w:val="00946A0E"/>
    <w:rsid w:val="00946FA0"/>
    <w:rsid w:val="009539FF"/>
    <w:rsid w:val="00954D43"/>
    <w:rsid w:val="00956341"/>
    <w:rsid w:val="009609C2"/>
    <w:rsid w:val="0096116F"/>
    <w:rsid w:val="00965288"/>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7A04"/>
    <w:rsid w:val="009E2064"/>
    <w:rsid w:val="009E44F3"/>
    <w:rsid w:val="009E4AF9"/>
    <w:rsid w:val="009E4C62"/>
    <w:rsid w:val="009E6BE6"/>
    <w:rsid w:val="009E7571"/>
    <w:rsid w:val="009F3767"/>
    <w:rsid w:val="009F490E"/>
    <w:rsid w:val="009F4AF1"/>
    <w:rsid w:val="009F5AB0"/>
    <w:rsid w:val="00A004C7"/>
    <w:rsid w:val="00A01124"/>
    <w:rsid w:val="00A01636"/>
    <w:rsid w:val="00A0375B"/>
    <w:rsid w:val="00A04522"/>
    <w:rsid w:val="00A048D4"/>
    <w:rsid w:val="00A0505F"/>
    <w:rsid w:val="00A06B07"/>
    <w:rsid w:val="00A07FAF"/>
    <w:rsid w:val="00A12DD0"/>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F0EF7"/>
    <w:rsid w:val="00AF0FD5"/>
    <w:rsid w:val="00AF4806"/>
    <w:rsid w:val="00AF4A2E"/>
    <w:rsid w:val="00AF5EAF"/>
    <w:rsid w:val="00AF62FF"/>
    <w:rsid w:val="00AF6843"/>
    <w:rsid w:val="00AF6B9B"/>
    <w:rsid w:val="00AF7F25"/>
    <w:rsid w:val="00B000D4"/>
    <w:rsid w:val="00B018AF"/>
    <w:rsid w:val="00B05607"/>
    <w:rsid w:val="00B06B4A"/>
    <w:rsid w:val="00B074E3"/>
    <w:rsid w:val="00B075F0"/>
    <w:rsid w:val="00B10C57"/>
    <w:rsid w:val="00B1217A"/>
    <w:rsid w:val="00B12FB7"/>
    <w:rsid w:val="00B137E1"/>
    <w:rsid w:val="00B14113"/>
    <w:rsid w:val="00B17A7A"/>
    <w:rsid w:val="00B20267"/>
    <w:rsid w:val="00B2133A"/>
    <w:rsid w:val="00B21D63"/>
    <w:rsid w:val="00B25101"/>
    <w:rsid w:val="00B25754"/>
    <w:rsid w:val="00B26073"/>
    <w:rsid w:val="00B26A58"/>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6067C"/>
    <w:rsid w:val="00B63A56"/>
    <w:rsid w:val="00B674F0"/>
    <w:rsid w:val="00B67F2D"/>
    <w:rsid w:val="00B70F80"/>
    <w:rsid w:val="00B72B03"/>
    <w:rsid w:val="00B72F4A"/>
    <w:rsid w:val="00B73C1F"/>
    <w:rsid w:val="00B75533"/>
    <w:rsid w:val="00B81518"/>
    <w:rsid w:val="00B8307F"/>
    <w:rsid w:val="00B83700"/>
    <w:rsid w:val="00B83A44"/>
    <w:rsid w:val="00B8443C"/>
    <w:rsid w:val="00B85D33"/>
    <w:rsid w:val="00B86C65"/>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5DAF"/>
    <w:rsid w:val="00C271AB"/>
    <w:rsid w:val="00C27567"/>
    <w:rsid w:val="00C30075"/>
    <w:rsid w:val="00C32EAC"/>
    <w:rsid w:val="00C33A71"/>
    <w:rsid w:val="00C34E0A"/>
    <w:rsid w:val="00C35DCA"/>
    <w:rsid w:val="00C372AB"/>
    <w:rsid w:val="00C40134"/>
    <w:rsid w:val="00C41296"/>
    <w:rsid w:val="00C46290"/>
    <w:rsid w:val="00C474EE"/>
    <w:rsid w:val="00C4763B"/>
    <w:rsid w:val="00C4772E"/>
    <w:rsid w:val="00C47CD6"/>
    <w:rsid w:val="00C50DBC"/>
    <w:rsid w:val="00C52C63"/>
    <w:rsid w:val="00C532C1"/>
    <w:rsid w:val="00C5346C"/>
    <w:rsid w:val="00C53DBB"/>
    <w:rsid w:val="00C54509"/>
    <w:rsid w:val="00C54E18"/>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CF1D12"/>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4046"/>
    <w:rsid w:val="00DE4145"/>
    <w:rsid w:val="00DE453E"/>
    <w:rsid w:val="00DE4BF7"/>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5E9F"/>
    <w:rsid w:val="00E47C11"/>
    <w:rsid w:val="00E53D06"/>
    <w:rsid w:val="00E55F42"/>
    <w:rsid w:val="00E562E3"/>
    <w:rsid w:val="00E57674"/>
    <w:rsid w:val="00E60790"/>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747F"/>
    <w:rsid w:val="00E9793B"/>
    <w:rsid w:val="00EA0533"/>
    <w:rsid w:val="00EA0883"/>
    <w:rsid w:val="00EA18EF"/>
    <w:rsid w:val="00EA256A"/>
    <w:rsid w:val="00EA4860"/>
    <w:rsid w:val="00EA6485"/>
    <w:rsid w:val="00EA6649"/>
    <w:rsid w:val="00EB6C92"/>
    <w:rsid w:val="00EC1083"/>
    <w:rsid w:val="00EC2BAF"/>
    <w:rsid w:val="00EC3916"/>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791"/>
    <w:rsid w:val="00EE433B"/>
    <w:rsid w:val="00EE62F8"/>
    <w:rsid w:val="00EE665E"/>
    <w:rsid w:val="00EF06FE"/>
    <w:rsid w:val="00EF1657"/>
    <w:rsid w:val="00EF22F8"/>
    <w:rsid w:val="00EF6176"/>
    <w:rsid w:val="00EF74EC"/>
    <w:rsid w:val="00EF7CDB"/>
    <w:rsid w:val="00F0136E"/>
    <w:rsid w:val="00F01416"/>
    <w:rsid w:val="00F105A6"/>
    <w:rsid w:val="00F10FB2"/>
    <w:rsid w:val="00F11AB5"/>
    <w:rsid w:val="00F15F0B"/>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404EB"/>
    <w:rsid w:val="00F4174F"/>
    <w:rsid w:val="00F44756"/>
    <w:rsid w:val="00F44F99"/>
    <w:rsid w:val="00F46AAA"/>
    <w:rsid w:val="00F47B6B"/>
    <w:rsid w:val="00F53309"/>
    <w:rsid w:val="00F53DD1"/>
    <w:rsid w:val="00F54311"/>
    <w:rsid w:val="00F609A6"/>
    <w:rsid w:val="00F60F27"/>
    <w:rsid w:val="00F6143B"/>
    <w:rsid w:val="00F61523"/>
    <w:rsid w:val="00F6159D"/>
    <w:rsid w:val="00F61F1A"/>
    <w:rsid w:val="00F631C4"/>
    <w:rsid w:val="00F66F85"/>
    <w:rsid w:val="00F73463"/>
    <w:rsid w:val="00F81262"/>
    <w:rsid w:val="00F8187A"/>
    <w:rsid w:val="00F822C1"/>
    <w:rsid w:val="00F82A77"/>
    <w:rsid w:val="00F844CE"/>
    <w:rsid w:val="00F847EF"/>
    <w:rsid w:val="00F84BBE"/>
    <w:rsid w:val="00F853DD"/>
    <w:rsid w:val="00F855AA"/>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7003"/>
    <w:rsid w:val="00FB760C"/>
    <w:rsid w:val="00FB7A40"/>
    <w:rsid w:val="00FB7E35"/>
    <w:rsid w:val="00FC02F0"/>
    <w:rsid w:val="00FC1AAD"/>
    <w:rsid w:val="00FC40B1"/>
    <w:rsid w:val="00FC4E53"/>
    <w:rsid w:val="00FC6B75"/>
    <w:rsid w:val="00FC7EFF"/>
    <w:rsid w:val="00FD0037"/>
    <w:rsid w:val="00FD0055"/>
    <w:rsid w:val="00FD0F65"/>
    <w:rsid w:val="00FD2A04"/>
    <w:rsid w:val="00FD4005"/>
    <w:rsid w:val="00FD543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3FBCBD-3DAC-294A-B269-A4F6D5F40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126</Pages>
  <Words>45314</Words>
  <Characters>243342</Characters>
  <Application>Microsoft Office Word</Application>
  <DocSecurity>0</DocSecurity>
  <Lines>5659</Lines>
  <Paragraphs>2220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286436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25</cp:revision>
  <cp:lastPrinted>2018-04-04T16:32:00Z</cp:lastPrinted>
  <dcterms:created xsi:type="dcterms:W3CDTF">2018-06-14T22:42:00Z</dcterms:created>
  <dcterms:modified xsi:type="dcterms:W3CDTF">2018-06-18T23:04:00Z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