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5AACD1" w14:textId="77777777" w:rsidR="00C669C2" w:rsidRPr="00BA156B" w:rsidRDefault="00C669C2" w:rsidP="00C669C2">
      <w:pPr>
        <w:tabs>
          <w:tab w:val="left" w:pos="1134"/>
        </w:tabs>
        <w:ind w:left="1134" w:hanging="1134"/>
        <w:jc w:val="center"/>
        <w:rPr>
          <w:b/>
          <w:sz w:val="40"/>
          <w:lang w:eastAsia="es-ES"/>
        </w:rPr>
      </w:pPr>
    </w:p>
    <w:p w14:paraId="06A4AE10" w14:textId="77777777" w:rsidR="00C669C2" w:rsidRPr="00BA156B" w:rsidRDefault="00C669C2" w:rsidP="00C669C2">
      <w:pPr>
        <w:tabs>
          <w:tab w:val="left" w:pos="1134"/>
        </w:tabs>
        <w:ind w:left="1134" w:hanging="1134"/>
        <w:jc w:val="center"/>
        <w:rPr>
          <w:b/>
          <w:sz w:val="40"/>
          <w:lang w:eastAsia="es-ES"/>
        </w:rPr>
      </w:pPr>
    </w:p>
    <w:p w14:paraId="76B65102" w14:textId="77777777" w:rsidR="00C669C2" w:rsidRPr="00BA156B" w:rsidRDefault="00C669C2" w:rsidP="00C669C2">
      <w:pPr>
        <w:tabs>
          <w:tab w:val="left" w:pos="1134"/>
        </w:tabs>
        <w:ind w:left="1134" w:hanging="1134"/>
        <w:jc w:val="center"/>
        <w:rPr>
          <w:b/>
          <w:sz w:val="40"/>
          <w:lang w:eastAsia="es-ES"/>
        </w:rPr>
      </w:pPr>
      <w:r w:rsidRPr="00BA156B">
        <w:rPr>
          <w:b/>
          <w:sz w:val="40"/>
          <w:lang w:val="en-US"/>
          <w:rPrChange w:id="0" w:author="Regina Casanova" w:date="2018-08-11T21:35:00Z">
            <w:rPr>
              <w:b/>
              <w:sz w:val="40"/>
              <w:lang w:val="es-ES_tradnl"/>
            </w:rPr>
          </w:rPrChange>
        </w:rPr>
        <w:drawing>
          <wp:inline distT="0" distB="0" distL="0" distR="0">
            <wp:extent cx="3033595" cy="930302"/>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gr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166" cy="931704"/>
                    </a:xfrm>
                    <a:prstGeom prst="rect">
                      <a:avLst/>
                    </a:prstGeom>
                  </pic:spPr>
                </pic:pic>
              </a:graphicData>
            </a:graphic>
          </wp:inline>
        </w:drawing>
      </w:r>
    </w:p>
    <w:p w14:paraId="4B4EB894" w14:textId="77777777" w:rsidR="00C669C2" w:rsidRPr="00BA156B" w:rsidRDefault="00C669C2" w:rsidP="00C669C2">
      <w:pPr>
        <w:tabs>
          <w:tab w:val="left" w:pos="1134"/>
        </w:tabs>
        <w:ind w:left="1134" w:hanging="1134"/>
        <w:jc w:val="both"/>
        <w:rPr>
          <w:b/>
          <w:lang w:eastAsia="es-ES"/>
        </w:rPr>
      </w:pPr>
    </w:p>
    <w:p w14:paraId="260BF38A" w14:textId="77777777" w:rsidR="00C669C2" w:rsidRPr="00BA156B" w:rsidRDefault="00C669C2" w:rsidP="00C669C2">
      <w:pPr>
        <w:tabs>
          <w:tab w:val="left" w:pos="1134"/>
        </w:tabs>
        <w:ind w:left="1134" w:hanging="1134"/>
        <w:jc w:val="both"/>
        <w:rPr>
          <w:b/>
          <w:lang w:eastAsia="es-ES"/>
        </w:rPr>
      </w:pPr>
    </w:p>
    <w:p w14:paraId="338AAC95" w14:textId="77777777" w:rsidR="00C669C2" w:rsidRPr="00BA156B" w:rsidRDefault="002B56C0" w:rsidP="00C669C2">
      <w:pPr>
        <w:widowControl w:val="0"/>
        <w:autoSpaceDE w:val="0"/>
        <w:autoSpaceDN w:val="0"/>
        <w:adjustRightInd w:val="0"/>
        <w:spacing w:after="240" w:line="380" w:lineRule="atLeast"/>
        <w:jc w:val="center"/>
        <w:rPr>
          <w:bCs/>
          <w:color w:val="000000"/>
          <w:sz w:val="44"/>
          <w:szCs w:val="44"/>
        </w:rPr>
      </w:pPr>
      <w:r>
        <w:rPr>
          <w:bCs/>
          <w:color w:val="000000"/>
          <w:sz w:val="44"/>
          <w:szCs w:val="44"/>
        </w:rPr>
        <w:t>DISEÑO</w:t>
      </w:r>
      <w:r w:rsidR="001F3397">
        <w:rPr>
          <w:bCs/>
          <w:color w:val="000000"/>
          <w:sz w:val="44"/>
          <w:szCs w:val="44"/>
        </w:rPr>
        <w:t xml:space="preserve"> DE</w:t>
      </w:r>
      <w:r>
        <w:rPr>
          <w:bCs/>
          <w:color w:val="000000"/>
          <w:sz w:val="44"/>
          <w:szCs w:val="44"/>
        </w:rPr>
        <w:t xml:space="preserve"> </w:t>
      </w:r>
      <w:r w:rsidR="001F3397">
        <w:rPr>
          <w:bCs/>
          <w:color w:val="000000"/>
          <w:sz w:val="44"/>
          <w:szCs w:val="44"/>
        </w:rPr>
        <w:t>UN APLICATIVO CENTRADO EN EL USUARIO</w:t>
      </w:r>
      <w:r>
        <w:rPr>
          <w:bCs/>
          <w:color w:val="000000"/>
          <w:sz w:val="44"/>
          <w:szCs w:val="44"/>
        </w:rPr>
        <w:t xml:space="preserve"> PARA UN SISTEMA DE GESTIÓN DE RECLAMOS EN EL SISTEMA DE SALUD DEL PERÚ</w:t>
      </w:r>
    </w:p>
    <w:p w14:paraId="6A0B937D" w14:textId="77777777" w:rsidR="00C669C2" w:rsidRPr="00BA156B" w:rsidRDefault="00C669C2" w:rsidP="00C669C2">
      <w:pPr>
        <w:tabs>
          <w:tab w:val="left" w:pos="1134"/>
        </w:tabs>
        <w:ind w:left="1134" w:hanging="1134"/>
        <w:jc w:val="both"/>
        <w:rPr>
          <w:b/>
          <w:lang w:eastAsia="es-ES"/>
        </w:rPr>
      </w:pPr>
    </w:p>
    <w:p w14:paraId="59260790" w14:textId="77777777" w:rsidR="00C669C2" w:rsidRPr="00BA156B" w:rsidRDefault="00C669C2" w:rsidP="00C669C2">
      <w:pPr>
        <w:tabs>
          <w:tab w:val="left" w:pos="1134"/>
        </w:tabs>
        <w:ind w:left="1134" w:hanging="1134"/>
        <w:jc w:val="both"/>
        <w:rPr>
          <w:b/>
          <w:lang w:eastAsia="es-ES"/>
        </w:rPr>
      </w:pPr>
    </w:p>
    <w:p w14:paraId="22FD0165" w14:textId="77777777" w:rsidR="00C669C2" w:rsidRPr="00BA156B" w:rsidRDefault="00C669C2" w:rsidP="00C669C2">
      <w:pPr>
        <w:tabs>
          <w:tab w:val="left" w:pos="1134"/>
        </w:tabs>
        <w:ind w:left="1134" w:hanging="1134"/>
        <w:jc w:val="center"/>
        <w:rPr>
          <w:sz w:val="40"/>
          <w:szCs w:val="40"/>
          <w:lang w:eastAsia="es-ES"/>
        </w:rPr>
      </w:pPr>
      <w:r w:rsidRPr="00BA156B">
        <w:rPr>
          <w:sz w:val="40"/>
          <w:szCs w:val="40"/>
          <w:lang w:eastAsia="es-ES"/>
        </w:rPr>
        <w:t>TESIS PARA OPTAR EL GRADO DE MAESTRO</w:t>
      </w:r>
    </w:p>
    <w:p w14:paraId="5F2B509D" w14:textId="77777777" w:rsidR="00C669C2" w:rsidRPr="00BA156B" w:rsidRDefault="00C669C2" w:rsidP="00C669C2">
      <w:pPr>
        <w:tabs>
          <w:tab w:val="left" w:pos="1134"/>
        </w:tabs>
        <w:ind w:left="1134" w:hanging="1134"/>
        <w:jc w:val="center"/>
        <w:rPr>
          <w:sz w:val="40"/>
          <w:szCs w:val="40"/>
          <w:lang w:eastAsia="es-ES"/>
        </w:rPr>
      </w:pPr>
      <w:r w:rsidRPr="00BA156B">
        <w:rPr>
          <w:sz w:val="40"/>
          <w:szCs w:val="40"/>
          <w:lang w:eastAsia="es-ES"/>
        </w:rPr>
        <w:t>EN INFORMÁTICA BIOMÉDICA EN SALUD GLOBAL</w:t>
      </w:r>
    </w:p>
    <w:p w14:paraId="1BC07778" w14:textId="77777777" w:rsidR="00C669C2" w:rsidRPr="00BA156B" w:rsidRDefault="00C669C2" w:rsidP="00C669C2">
      <w:pPr>
        <w:tabs>
          <w:tab w:val="left" w:pos="1134"/>
        </w:tabs>
        <w:ind w:left="1134" w:hanging="1134"/>
        <w:jc w:val="center"/>
        <w:rPr>
          <w:sz w:val="40"/>
          <w:szCs w:val="40"/>
          <w:lang w:eastAsia="es-ES"/>
        </w:rPr>
      </w:pPr>
    </w:p>
    <w:p w14:paraId="41B407AB" w14:textId="77777777" w:rsidR="00C669C2" w:rsidRPr="00BA156B" w:rsidRDefault="00C669C2" w:rsidP="00C669C2">
      <w:pPr>
        <w:tabs>
          <w:tab w:val="left" w:pos="1134"/>
        </w:tabs>
        <w:ind w:left="1134" w:hanging="1134"/>
        <w:jc w:val="center"/>
        <w:rPr>
          <w:sz w:val="40"/>
          <w:szCs w:val="40"/>
          <w:lang w:eastAsia="es-ES"/>
        </w:rPr>
      </w:pPr>
    </w:p>
    <w:p w14:paraId="3296F321" w14:textId="77777777" w:rsidR="00C669C2" w:rsidRPr="00BA156B" w:rsidRDefault="00C669C2" w:rsidP="00C669C2">
      <w:pPr>
        <w:tabs>
          <w:tab w:val="left" w:pos="1134"/>
        </w:tabs>
        <w:ind w:left="1134" w:hanging="1134"/>
        <w:jc w:val="center"/>
        <w:rPr>
          <w:sz w:val="40"/>
          <w:szCs w:val="40"/>
          <w:lang w:eastAsia="es-ES"/>
        </w:rPr>
      </w:pPr>
      <w:r w:rsidRPr="00BA156B">
        <w:rPr>
          <w:sz w:val="40"/>
          <w:szCs w:val="40"/>
          <w:lang w:eastAsia="es-ES"/>
        </w:rPr>
        <w:t>REGINA ANDREA CASANOVA PÉREZ</w:t>
      </w:r>
    </w:p>
    <w:p w14:paraId="63FA01D1" w14:textId="77777777" w:rsidR="00C669C2" w:rsidRPr="00BA156B" w:rsidRDefault="00C669C2" w:rsidP="00C669C2">
      <w:pPr>
        <w:tabs>
          <w:tab w:val="left" w:pos="1134"/>
        </w:tabs>
        <w:ind w:left="1134" w:hanging="1134"/>
        <w:jc w:val="center"/>
        <w:rPr>
          <w:sz w:val="40"/>
          <w:szCs w:val="40"/>
          <w:lang w:eastAsia="es-ES"/>
        </w:rPr>
      </w:pPr>
    </w:p>
    <w:p w14:paraId="09249E0C" w14:textId="77777777" w:rsidR="00C669C2" w:rsidRPr="00BA156B" w:rsidRDefault="00C669C2" w:rsidP="00C669C2">
      <w:pPr>
        <w:tabs>
          <w:tab w:val="left" w:pos="1134"/>
        </w:tabs>
        <w:ind w:left="1134" w:hanging="1134"/>
        <w:jc w:val="center"/>
        <w:rPr>
          <w:sz w:val="40"/>
          <w:szCs w:val="40"/>
          <w:lang w:eastAsia="es-ES"/>
        </w:rPr>
      </w:pPr>
    </w:p>
    <w:p w14:paraId="5CCFF425" w14:textId="77777777" w:rsidR="00C669C2" w:rsidRPr="00BA156B" w:rsidRDefault="00C669C2" w:rsidP="00C669C2">
      <w:pPr>
        <w:tabs>
          <w:tab w:val="left" w:pos="1134"/>
        </w:tabs>
        <w:ind w:left="1134" w:hanging="1134"/>
        <w:jc w:val="center"/>
        <w:rPr>
          <w:sz w:val="40"/>
          <w:szCs w:val="40"/>
          <w:lang w:eastAsia="es-ES"/>
        </w:rPr>
      </w:pPr>
      <w:r w:rsidRPr="00BA156B">
        <w:rPr>
          <w:sz w:val="40"/>
          <w:szCs w:val="40"/>
          <w:lang w:eastAsia="es-ES"/>
        </w:rPr>
        <w:t>LIMA - PERÚ</w:t>
      </w:r>
    </w:p>
    <w:p w14:paraId="30D61BB7" w14:textId="77777777" w:rsidR="00C669C2" w:rsidRPr="00BA156B" w:rsidRDefault="00C669C2" w:rsidP="00C669C2">
      <w:pPr>
        <w:tabs>
          <w:tab w:val="left" w:pos="1134"/>
        </w:tabs>
        <w:ind w:left="1134" w:hanging="1134"/>
        <w:jc w:val="center"/>
        <w:rPr>
          <w:sz w:val="40"/>
          <w:szCs w:val="40"/>
          <w:lang w:eastAsia="es-ES"/>
        </w:rPr>
      </w:pPr>
    </w:p>
    <w:p w14:paraId="20F20104" w14:textId="77777777" w:rsidR="00C669C2" w:rsidRPr="00BA156B" w:rsidRDefault="00C669C2" w:rsidP="00C669C2">
      <w:pPr>
        <w:tabs>
          <w:tab w:val="left" w:pos="1134"/>
        </w:tabs>
        <w:ind w:left="1134" w:hanging="1134"/>
        <w:jc w:val="center"/>
        <w:rPr>
          <w:sz w:val="40"/>
          <w:szCs w:val="40"/>
          <w:lang w:eastAsia="es-ES"/>
        </w:rPr>
      </w:pPr>
    </w:p>
    <w:p w14:paraId="7F1DBF81" w14:textId="77777777" w:rsidR="00C669C2" w:rsidRPr="00BA156B" w:rsidRDefault="00C669C2" w:rsidP="00C669C2">
      <w:pPr>
        <w:tabs>
          <w:tab w:val="left" w:pos="1134"/>
        </w:tabs>
        <w:ind w:left="1134" w:hanging="1134"/>
        <w:jc w:val="center"/>
        <w:rPr>
          <w:sz w:val="40"/>
          <w:szCs w:val="40"/>
          <w:lang w:eastAsia="es-ES"/>
        </w:rPr>
      </w:pPr>
      <w:r w:rsidRPr="00BA156B">
        <w:rPr>
          <w:sz w:val="40"/>
          <w:szCs w:val="40"/>
          <w:lang w:eastAsia="es-ES"/>
        </w:rPr>
        <w:t>2018</w:t>
      </w:r>
    </w:p>
    <w:p w14:paraId="3348BBE3" w14:textId="77777777" w:rsidR="00C669C2" w:rsidRPr="00BA156B" w:rsidRDefault="00C669C2" w:rsidP="00C669C2">
      <w:pPr>
        <w:widowControl w:val="0"/>
        <w:autoSpaceDE w:val="0"/>
        <w:autoSpaceDN w:val="0"/>
        <w:adjustRightInd w:val="0"/>
        <w:spacing w:after="240" w:line="380" w:lineRule="atLeast"/>
        <w:jc w:val="center"/>
        <w:rPr>
          <w:rFonts w:ascii="Calibri" w:hAnsi="Calibri" w:cs="Calibri"/>
          <w:b/>
          <w:bCs/>
          <w:color w:val="000000"/>
          <w:sz w:val="40"/>
          <w:szCs w:val="40"/>
        </w:rPr>
      </w:pPr>
    </w:p>
    <w:p w14:paraId="085CCF68" w14:textId="77777777" w:rsidR="00CB6202" w:rsidRDefault="00CB6202">
      <w:pPr>
        <w:rPr>
          <w:rFonts w:ascii="Calibri" w:hAnsi="Calibri" w:cs="Calibri"/>
          <w:b/>
          <w:bCs/>
          <w:color w:val="000000"/>
          <w:sz w:val="40"/>
          <w:szCs w:val="40"/>
        </w:rPr>
      </w:pPr>
      <w:r>
        <w:rPr>
          <w:rFonts w:ascii="Calibri" w:hAnsi="Calibri" w:cs="Calibri"/>
          <w:b/>
          <w:bCs/>
          <w:color w:val="000000"/>
          <w:sz w:val="40"/>
          <w:szCs w:val="40"/>
        </w:rPr>
        <w:br w:type="page"/>
      </w:r>
    </w:p>
    <w:p w14:paraId="6B8D7762" w14:textId="77777777" w:rsidR="00C271AB" w:rsidRDefault="00C271AB" w:rsidP="00625BCC">
      <w:pPr>
        <w:pStyle w:val="Ttulo1"/>
      </w:pPr>
      <w:bookmarkStart w:id="1" w:name="_Toc520655612"/>
      <w:r>
        <w:lastRenderedPageBreak/>
        <w:t>Asesor de Tesis</w:t>
      </w:r>
      <w:bookmarkEnd w:id="1"/>
    </w:p>
    <w:p w14:paraId="2D29EA0E" w14:textId="77777777" w:rsidR="00C271AB" w:rsidRPr="00C271AB" w:rsidRDefault="00966AEC" w:rsidP="00160297">
      <w:pPr>
        <w:pStyle w:val="Texto"/>
      </w:pPr>
      <w:r>
        <w:t xml:space="preserve">Dr. </w:t>
      </w:r>
      <w:r w:rsidR="00C271AB">
        <w:t xml:space="preserve">César Paul Eugenio Cárcamo </w:t>
      </w:r>
      <w:proofErr w:type="spellStart"/>
      <w:r w:rsidR="00C271AB">
        <w:t>Cavagnaro</w:t>
      </w:r>
      <w:proofErr w:type="spellEnd"/>
      <w:r>
        <w:t xml:space="preserve">, </w:t>
      </w:r>
      <w:proofErr w:type="spellStart"/>
      <w:r>
        <w:t>Ph.D</w:t>
      </w:r>
      <w:proofErr w:type="spellEnd"/>
      <w:r>
        <w:t>.</w:t>
      </w:r>
    </w:p>
    <w:p w14:paraId="3C04F3E0" w14:textId="77777777" w:rsidR="00901D34" w:rsidRDefault="00975AFC" w:rsidP="00625BCC">
      <w:pPr>
        <w:pStyle w:val="Ttulo1"/>
      </w:pPr>
      <w:bookmarkStart w:id="2" w:name="_Toc520655613"/>
      <w:r>
        <w:lastRenderedPageBreak/>
        <w:t>Dedicatoria</w:t>
      </w:r>
      <w:bookmarkEnd w:id="2"/>
    </w:p>
    <w:p w14:paraId="250CBB95" w14:textId="77777777" w:rsidR="00975AFC" w:rsidRDefault="00EE3791" w:rsidP="00975AFC">
      <w:pPr>
        <w:pStyle w:val="Texto"/>
      </w:pPr>
      <w:r>
        <w:t>Para mi abuelo y Patricia, quienes me enseñaron que la lucha es hasta el final.</w:t>
      </w:r>
    </w:p>
    <w:p w14:paraId="7485097C" w14:textId="77777777" w:rsidR="00975AFC" w:rsidRDefault="00975AFC" w:rsidP="00975AFC">
      <w:pPr>
        <w:pStyle w:val="Ttulo1"/>
      </w:pPr>
      <w:bookmarkStart w:id="3" w:name="_Toc520655614"/>
      <w:r>
        <w:lastRenderedPageBreak/>
        <w:t>Agradecimientos</w:t>
      </w:r>
      <w:bookmarkEnd w:id="3"/>
    </w:p>
    <w:p w14:paraId="2EC9C964" w14:textId="77777777" w:rsidR="00975AFC" w:rsidRDefault="00975AFC" w:rsidP="00975AFC">
      <w:pPr>
        <w:pStyle w:val="Texto"/>
        <w:rPr>
          <w:rFonts w:eastAsia="Times New Roman"/>
          <w:lang w:val="es-PE" w:eastAsia="es-PE"/>
        </w:rPr>
      </w:pPr>
      <w:r>
        <w:rPr>
          <w:rFonts w:eastAsia="Times New Roman"/>
          <w:lang w:val="es-PE" w:eastAsia="es-PE"/>
        </w:rPr>
        <w:t>E</w:t>
      </w:r>
      <w:r w:rsidRPr="00966AEC">
        <w:rPr>
          <w:rFonts w:eastAsia="Times New Roman"/>
          <w:lang w:val="es-PE" w:eastAsia="es-PE"/>
        </w:rPr>
        <w:t xml:space="preserve">xpreso mi agradecimiento a las siguientes personas, quienes contribuyeron en la presente investigación desde </w:t>
      </w:r>
      <w:r w:rsidR="007F661B">
        <w:rPr>
          <w:rFonts w:eastAsia="Times New Roman"/>
          <w:lang w:val="es-PE" w:eastAsia="es-PE"/>
        </w:rPr>
        <w:t>sus comienzos</w:t>
      </w:r>
      <w:r w:rsidRPr="00966AEC">
        <w:rPr>
          <w:rFonts w:eastAsia="Times New Roman"/>
          <w:lang w:val="es-PE" w:eastAsia="es-PE"/>
        </w:rPr>
        <w:t xml:space="preserve"> hasta el </w:t>
      </w:r>
      <w:r w:rsidR="004105E1">
        <w:rPr>
          <w:rFonts w:eastAsia="Times New Roman"/>
          <w:lang w:val="es-PE" w:eastAsia="es-PE"/>
        </w:rPr>
        <w:t>término</w:t>
      </w:r>
      <w:r w:rsidRPr="00966AEC">
        <w:rPr>
          <w:rFonts w:eastAsia="Times New Roman"/>
          <w:lang w:val="es-PE" w:eastAsia="es-PE"/>
        </w:rPr>
        <w:t xml:space="preserve"> de la misma. </w:t>
      </w:r>
    </w:p>
    <w:p w14:paraId="0E3FD82C" w14:textId="77777777" w:rsidR="00975AFC" w:rsidRPr="00966AEC" w:rsidRDefault="00975AFC" w:rsidP="00975AFC">
      <w:pPr>
        <w:pStyle w:val="Texto"/>
        <w:rPr>
          <w:rFonts w:eastAsia="Times New Roman"/>
          <w:lang w:val="es-PE" w:eastAsia="es-PE"/>
        </w:rPr>
      </w:pPr>
      <w:r>
        <w:rPr>
          <w:rFonts w:eastAsia="Times New Roman"/>
          <w:lang w:val="es-PE" w:eastAsia="es-PE"/>
        </w:rPr>
        <w:t>A mis padres</w:t>
      </w:r>
      <w:r w:rsidR="009B7D50">
        <w:rPr>
          <w:rFonts w:eastAsia="Times New Roman"/>
          <w:lang w:val="es-PE" w:eastAsia="es-PE"/>
        </w:rPr>
        <w:t xml:space="preserve"> y madrina</w:t>
      </w:r>
      <w:r>
        <w:rPr>
          <w:rFonts w:eastAsia="Times New Roman"/>
          <w:lang w:val="es-PE" w:eastAsia="es-PE"/>
        </w:rPr>
        <w:t>, po</w:t>
      </w:r>
      <w:r w:rsidR="009B7D50">
        <w:rPr>
          <w:rFonts w:eastAsia="Times New Roman"/>
          <w:lang w:val="es-PE" w:eastAsia="es-PE"/>
        </w:rPr>
        <w:t xml:space="preserve">r haberme </w:t>
      </w:r>
      <w:r>
        <w:rPr>
          <w:rFonts w:eastAsia="Times New Roman"/>
          <w:lang w:val="es-PE" w:eastAsia="es-PE"/>
        </w:rPr>
        <w:t xml:space="preserve">apoyado </w:t>
      </w:r>
      <w:r w:rsidR="009B7D50">
        <w:rPr>
          <w:rFonts w:eastAsia="Times New Roman"/>
          <w:lang w:val="es-PE" w:eastAsia="es-PE"/>
        </w:rPr>
        <w:t xml:space="preserve">en todo momento </w:t>
      </w:r>
      <w:r>
        <w:rPr>
          <w:rFonts w:eastAsia="Times New Roman"/>
          <w:lang w:val="es-PE" w:eastAsia="es-PE"/>
        </w:rPr>
        <w:t>durante la elaboración de esta tesis.</w:t>
      </w:r>
    </w:p>
    <w:p w14:paraId="4254D777" w14:textId="77777777" w:rsidR="00975AFC" w:rsidRDefault="00975AFC" w:rsidP="00975AFC">
      <w:pPr>
        <w:pStyle w:val="Texto"/>
      </w:pPr>
      <w:r>
        <w:t>Al Dr. Cesar Cárcamo, por su invaluable apoyo y consejos para sacar esta investigación adelante.</w:t>
      </w:r>
    </w:p>
    <w:p w14:paraId="4BDAD502" w14:textId="77777777" w:rsidR="009B7D50" w:rsidRDefault="009B7D50" w:rsidP="00975AFC">
      <w:pPr>
        <w:pStyle w:val="Texto"/>
      </w:pPr>
      <w:r>
        <w:t xml:space="preserve">A la Dra. Andrea </w:t>
      </w:r>
      <w:proofErr w:type="spellStart"/>
      <w:r>
        <w:t>Har</w:t>
      </w:r>
      <w:r w:rsidR="00C56E29">
        <w:t>tz</w:t>
      </w:r>
      <w:r>
        <w:t>ler</w:t>
      </w:r>
      <w:proofErr w:type="spellEnd"/>
      <w:r>
        <w:t>, por sus consejos para dar solidez a la propuesta.</w:t>
      </w:r>
    </w:p>
    <w:p w14:paraId="252A9355" w14:textId="77777777" w:rsidR="009B7D50" w:rsidRDefault="009B7D50" w:rsidP="00975AFC">
      <w:pPr>
        <w:pStyle w:val="Texto"/>
      </w:pPr>
      <w:r>
        <w:t>A Miguel Coloma, por ser un gran mentor y por sus enseñanzas en Diseño Centrado en el Usuario.</w:t>
      </w:r>
    </w:p>
    <w:p w14:paraId="6D62E30A" w14:textId="77777777" w:rsidR="00CB6202" w:rsidRDefault="00C56E29" w:rsidP="00975AFC">
      <w:pPr>
        <w:pStyle w:val="Texto"/>
      </w:pPr>
      <w:r>
        <w:t xml:space="preserve">A Miguel </w:t>
      </w:r>
      <w:proofErr w:type="spellStart"/>
      <w:r>
        <w:t>Egoá</w:t>
      </w:r>
      <w:r w:rsidR="00CB6202">
        <w:t>vil</w:t>
      </w:r>
      <w:proofErr w:type="spellEnd"/>
      <w:r w:rsidR="00CB6202">
        <w:t xml:space="preserve"> y Paola </w:t>
      </w:r>
      <w:proofErr w:type="spellStart"/>
      <w:r w:rsidR="00CB6202">
        <w:t>Pflucker</w:t>
      </w:r>
      <w:proofErr w:type="spellEnd"/>
      <w:r w:rsidR="00CB6202">
        <w:t xml:space="preserve">, </w:t>
      </w:r>
      <w:r>
        <w:t>por su ayuda a lo largo de toda la maestría.</w:t>
      </w:r>
    </w:p>
    <w:p w14:paraId="05ACFB8F" w14:textId="77777777" w:rsidR="009B7D50" w:rsidRDefault="009B7D50" w:rsidP="00975AFC">
      <w:pPr>
        <w:pStyle w:val="Texto"/>
      </w:pPr>
      <w:r>
        <w:t>A mis compañeros becarios, por los grandes momentos compartidos durante estos dos años.</w:t>
      </w:r>
    </w:p>
    <w:p w14:paraId="583B596A" w14:textId="77777777" w:rsidR="00975AFC" w:rsidRDefault="00975AFC" w:rsidP="00975AFC">
      <w:pPr>
        <w:pStyle w:val="Ttulo1"/>
      </w:pPr>
      <w:bookmarkStart w:id="4" w:name="_Toc520655615"/>
      <w:r>
        <w:lastRenderedPageBreak/>
        <w:t>Fuente de Financiamiento</w:t>
      </w:r>
      <w:bookmarkEnd w:id="4"/>
    </w:p>
    <w:p w14:paraId="77E227BF" w14:textId="77777777" w:rsidR="009B7D50" w:rsidRPr="009B7D50" w:rsidRDefault="009B7D50" w:rsidP="009B7D50">
      <w:pPr>
        <w:pStyle w:val="Texto"/>
      </w:pPr>
      <w:r>
        <w:t xml:space="preserve">Esta investigación </w:t>
      </w:r>
      <w:r w:rsidR="00EF06FE">
        <w:t xml:space="preserve">se llevó a cabo gracias al financiamiento de </w:t>
      </w:r>
      <w:proofErr w:type="spellStart"/>
      <w:r w:rsidR="00EF06FE">
        <w:t>Concytec</w:t>
      </w:r>
      <w:proofErr w:type="spellEnd"/>
      <w:r w:rsidR="00EF06FE">
        <w:t xml:space="preserve"> con su programa </w:t>
      </w:r>
      <w:proofErr w:type="spellStart"/>
      <w:r w:rsidR="00EF06FE">
        <w:t>CienciActiva</w:t>
      </w:r>
      <w:proofErr w:type="spellEnd"/>
      <w:r w:rsidR="00EF06FE">
        <w:t>.</w:t>
      </w:r>
    </w:p>
    <w:sdt>
      <w:sdtPr>
        <w:rPr>
          <w:rFonts w:ascii="Times New Roman" w:eastAsiaTheme="minorHAnsi" w:hAnsi="Times New Roman" w:cs="Times New Roman"/>
          <w:b w:val="0"/>
          <w:bCs w:val="0"/>
          <w:color w:val="auto"/>
          <w:sz w:val="24"/>
          <w:szCs w:val="24"/>
          <w:lang w:val="es-ES_tradnl" w:eastAsia="es-PE"/>
        </w:rPr>
        <w:id w:val="839342251"/>
        <w:docPartObj>
          <w:docPartGallery w:val="Table of Contents"/>
          <w:docPartUnique/>
        </w:docPartObj>
      </w:sdtPr>
      <w:sdtEndPr>
        <w:rPr>
          <w:rFonts w:eastAsia="Times New Roman"/>
          <w:lang w:val="es-PE"/>
        </w:rPr>
      </w:sdtEndPr>
      <w:sdtContent>
        <w:p w14:paraId="3A1BCE56" w14:textId="77777777" w:rsidR="007E51F7" w:rsidRPr="00625BCC" w:rsidRDefault="00625BCC" w:rsidP="00625BCC">
          <w:pPr>
            <w:pStyle w:val="TtuloTDC"/>
            <w:pageBreakBefore/>
            <w:rPr>
              <w:rStyle w:val="TextoCar"/>
              <w:rFonts w:ascii="Times New Roman" w:hAnsi="Times New Roman"/>
              <w:color w:val="000000" w:themeColor="text1"/>
              <w:sz w:val="24"/>
              <w:szCs w:val="24"/>
            </w:rPr>
          </w:pPr>
          <w:r>
            <w:rPr>
              <w:rFonts w:ascii="Times New Roman" w:eastAsiaTheme="minorHAnsi" w:hAnsi="Times New Roman" w:cs="Times New Roman"/>
              <w:color w:val="000000" w:themeColor="text1"/>
              <w:sz w:val="24"/>
              <w:szCs w:val="24"/>
            </w:rPr>
            <w:t>T</w:t>
          </w:r>
          <w:r w:rsidRPr="00625BCC">
            <w:rPr>
              <w:rFonts w:ascii="Times New Roman" w:eastAsiaTheme="minorHAnsi" w:hAnsi="Times New Roman" w:cs="Times New Roman"/>
              <w:color w:val="000000" w:themeColor="text1"/>
              <w:sz w:val="24"/>
              <w:szCs w:val="24"/>
            </w:rPr>
            <w:t>abla de contenido</w:t>
          </w:r>
        </w:p>
        <w:p w14:paraId="57C78E23" w14:textId="77777777" w:rsidR="00CC32E0" w:rsidRPr="00C3723A" w:rsidRDefault="0077483C" w:rsidP="00C3723A">
          <w:pPr>
            <w:pStyle w:val="TDC1"/>
            <w:rPr>
              <w:rFonts w:eastAsiaTheme="minorEastAsia"/>
              <w:noProof/>
              <w:sz w:val="24"/>
              <w:szCs w:val="24"/>
              <w:lang w:val="es-PE" w:eastAsia="es-PE"/>
            </w:rPr>
          </w:pPr>
          <w:r w:rsidRPr="009E6BE6">
            <w:rPr>
              <w:sz w:val="24"/>
              <w:szCs w:val="24"/>
              <w:lang w:val="es-PE"/>
            </w:rPr>
            <w:fldChar w:fldCharType="begin"/>
          </w:r>
          <w:r w:rsidR="00CB60F0" w:rsidRPr="00CC32E0">
            <w:rPr>
              <w:sz w:val="24"/>
              <w:szCs w:val="24"/>
              <w:lang w:val="es-PE"/>
            </w:rPr>
            <w:instrText xml:space="preserve"> TOC \o "1-3" \h \z </w:instrText>
          </w:r>
          <w:r w:rsidRPr="009E6BE6">
            <w:rPr>
              <w:sz w:val="24"/>
              <w:szCs w:val="24"/>
              <w:lang w:val="es-PE"/>
            </w:rPr>
            <w:fldChar w:fldCharType="separate"/>
          </w:r>
          <w:hyperlink w:anchor="_Toc520655612" w:history="1">
            <w:r w:rsidR="00CC32E0" w:rsidRPr="007815C0">
              <w:rPr>
                <w:rStyle w:val="Hipervnculo"/>
                <w:rFonts w:ascii="Times New Roman" w:hAnsi="Times New Roman" w:cs="Times New Roman"/>
                <w:b w:val="0"/>
                <w:noProof/>
              </w:rPr>
              <w:t>Asesor de Tesis</w:t>
            </w:r>
            <w:r w:rsidR="00CC32E0" w:rsidRPr="00C3723A">
              <w:rPr>
                <w:noProof/>
                <w:webHidden/>
              </w:rPr>
              <w:tab/>
            </w:r>
            <w:r w:rsidRPr="00C3723A">
              <w:rPr>
                <w:noProof/>
                <w:webHidden/>
              </w:rPr>
              <w:fldChar w:fldCharType="begin"/>
            </w:r>
            <w:r w:rsidR="00CC32E0" w:rsidRPr="00C3723A">
              <w:rPr>
                <w:noProof/>
                <w:webHidden/>
              </w:rPr>
              <w:instrText xml:space="preserve"> PAGEREF _Toc520655612 \h </w:instrText>
            </w:r>
            <w:r w:rsidRPr="00C3723A">
              <w:rPr>
                <w:noProof/>
                <w:webHidden/>
              </w:rPr>
            </w:r>
            <w:r w:rsidRPr="00C3723A">
              <w:rPr>
                <w:noProof/>
                <w:webHidden/>
              </w:rPr>
              <w:fldChar w:fldCharType="separate"/>
            </w:r>
            <w:r w:rsidR="000D59D2">
              <w:rPr>
                <w:noProof/>
                <w:webHidden/>
              </w:rPr>
              <w:t>2</w:t>
            </w:r>
            <w:r w:rsidRPr="00C3723A">
              <w:rPr>
                <w:noProof/>
                <w:webHidden/>
              </w:rPr>
              <w:fldChar w:fldCharType="end"/>
            </w:r>
          </w:hyperlink>
        </w:p>
        <w:p w14:paraId="1DA4A6D7" w14:textId="77777777" w:rsidR="00CC32E0" w:rsidRPr="00C3723A" w:rsidRDefault="00B874DF" w:rsidP="00C3723A">
          <w:pPr>
            <w:pStyle w:val="TDC1"/>
            <w:rPr>
              <w:rFonts w:eastAsiaTheme="minorEastAsia"/>
              <w:noProof/>
              <w:sz w:val="24"/>
              <w:szCs w:val="24"/>
              <w:lang w:val="es-PE" w:eastAsia="es-PE"/>
            </w:rPr>
          </w:pPr>
          <w:hyperlink w:anchor="_Toc520655613" w:history="1">
            <w:r w:rsidR="00CC32E0" w:rsidRPr="007815C0">
              <w:rPr>
                <w:rStyle w:val="Hipervnculo"/>
                <w:rFonts w:ascii="Times New Roman" w:hAnsi="Times New Roman" w:cs="Times New Roman"/>
                <w:b w:val="0"/>
                <w:noProof/>
              </w:rPr>
              <w:t>Dedicatoria</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_Toc520655613 \h </w:instrText>
            </w:r>
            <w:r w:rsidR="0077483C" w:rsidRPr="00C3723A">
              <w:rPr>
                <w:noProof/>
                <w:webHidden/>
              </w:rPr>
            </w:r>
            <w:r w:rsidR="0077483C" w:rsidRPr="00C3723A">
              <w:rPr>
                <w:noProof/>
                <w:webHidden/>
              </w:rPr>
              <w:fldChar w:fldCharType="separate"/>
            </w:r>
            <w:r w:rsidR="000D59D2">
              <w:rPr>
                <w:noProof/>
                <w:webHidden/>
              </w:rPr>
              <w:t>3</w:t>
            </w:r>
            <w:r w:rsidR="0077483C" w:rsidRPr="00C3723A">
              <w:rPr>
                <w:noProof/>
                <w:webHidden/>
              </w:rPr>
              <w:fldChar w:fldCharType="end"/>
            </w:r>
          </w:hyperlink>
        </w:p>
        <w:p w14:paraId="50A13C94" w14:textId="77777777" w:rsidR="00CC32E0" w:rsidRPr="00C3723A" w:rsidRDefault="00B874DF" w:rsidP="00C3723A">
          <w:pPr>
            <w:pStyle w:val="TDC1"/>
            <w:rPr>
              <w:rFonts w:eastAsiaTheme="minorEastAsia"/>
              <w:noProof/>
              <w:sz w:val="24"/>
              <w:szCs w:val="24"/>
              <w:lang w:val="es-PE" w:eastAsia="es-PE"/>
            </w:rPr>
          </w:pPr>
          <w:hyperlink w:anchor="_Toc520655614" w:history="1">
            <w:r w:rsidR="00CC32E0" w:rsidRPr="007815C0">
              <w:rPr>
                <w:rStyle w:val="Hipervnculo"/>
                <w:rFonts w:ascii="Times New Roman" w:hAnsi="Times New Roman" w:cs="Times New Roman"/>
                <w:b w:val="0"/>
                <w:noProof/>
              </w:rPr>
              <w:t>Agradecimientos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_Toc520655614 \h </w:instrText>
            </w:r>
            <w:r w:rsidR="0077483C" w:rsidRPr="00C3723A">
              <w:rPr>
                <w:noProof/>
                <w:webHidden/>
              </w:rPr>
            </w:r>
            <w:r w:rsidR="0077483C" w:rsidRPr="00C3723A">
              <w:rPr>
                <w:noProof/>
                <w:webHidden/>
              </w:rPr>
              <w:fldChar w:fldCharType="separate"/>
            </w:r>
            <w:r w:rsidR="000D59D2">
              <w:rPr>
                <w:noProof/>
                <w:webHidden/>
              </w:rPr>
              <w:t>4</w:t>
            </w:r>
            <w:r w:rsidR="0077483C" w:rsidRPr="00C3723A">
              <w:rPr>
                <w:noProof/>
                <w:webHidden/>
              </w:rPr>
              <w:fldChar w:fldCharType="end"/>
            </w:r>
          </w:hyperlink>
        </w:p>
        <w:p w14:paraId="549DD5A0" w14:textId="77777777" w:rsidR="00CC32E0" w:rsidRPr="00C3723A" w:rsidRDefault="00B874DF" w:rsidP="00C3723A">
          <w:pPr>
            <w:pStyle w:val="TDC1"/>
            <w:rPr>
              <w:rFonts w:eastAsiaTheme="minorEastAsia"/>
              <w:noProof/>
              <w:sz w:val="24"/>
              <w:szCs w:val="24"/>
              <w:lang w:val="es-PE" w:eastAsia="es-PE"/>
            </w:rPr>
          </w:pPr>
          <w:hyperlink w:anchor="_Toc520655615" w:history="1">
            <w:r w:rsidR="00CC32E0" w:rsidRPr="007815C0">
              <w:rPr>
                <w:rStyle w:val="Hipervnculo"/>
                <w:rFonts w:ascii="Times New Roman" w:hAnsi="Times New Roman" w:cs="Times New Roman"/>
                <w:b w:val="0"/>
                <w:noProof/>
              </w:rPr>
              <w:t>Fuente de Financiamiento</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_Toc520655615 \h </w:instrText>
            </w:r>
            <w:r w:rsidR="0077483C" w:rsidRPr="00C3723A">
              <w:rPr>
                <w:noProof/>
                <w:webHidden/>
              </w:rPr>
            </w:r>
            <w:r w:rsidR="0077483C" w:rsidRPr="00C3723A">
              <w:rPr>
                <w:noProof/>
                <w:webHidden/>
              </w:rPr>
              <w:fldChar w:fldCharType="separate"/>
            </w:r>
            <w:r w:rsidR="000D59D2">
              <w:rPr>
                <w:noProof/>
                <w:webHidden/>
              </w:rPr>
              <w:t>5</w:t>
            </w:r>
            <w:r w:rsidR="0077483C" w:rsidRPr="00C3723A">
              <w:rPr>
                <w:noProof/>
                <w:webHidden/>
              </w:rPr>
              <w:fldChar w:fldCharType="end"/>
            </w:r>
          </w:hyperlink>
        </w:p>
        <w:p w14:paraId="46194F7D" w14:textId="77777777" w:rsidR="00CC32E0" w:rsidRPr="00C3723A" w:rsidRDefault="00B874DF" w:rsidP="00C3723A">
          <w:pPr>
            <w:pStyle w:val="TDC1"/>
            <w:rPr>
              <w:rFonts w:eastAsiaTheme="minorEastAsia"/>
              <w:noProof/>
              <w:sz w:val="24"/>
              <w:szCs w:val="24"/>
              <w:lang w:val="es-PE" w:eastAsia="es-PE"/>
            </w:rPr>
          </w:pPr>
          <w:hyperlink w:anchor="_Toc520655616" w:history="1">
            <w:r w:rsidR="00CC32E0" w:rsidRPr="007815C0">
              <w:rPr>
                <w:rStyle w:val="Hipervnculo"/>
                <w:rFonts w:ascii="Times New Roman" w:hAnsi="Times New Roman" w:cs="Times New Roman"/>
                <w:b w:val="0"/>
                <w:noProof/>
              </w:rPr>
              <w:t>Listado de Acrónimos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_Toc520655616 \h </w:instrText>
            </w:r>
            <w:r w:rsidR="0077483C" w:rsidRPr="00C3723A">
              <w:rPr>
                <w:noProof/>
                <w:webHidden/>
              </w:rPr>
            </w:r>
            <w:r w:rsidR="0077483C" w:rsidRPr="00C3723A">
              <w:rPr>
                <w:noProof/>
                <w:webHidden/>
              </w:rPr>
              <w:fldChar w:fldCharType="separate"/>
            </w:r>
            <w:r w:rsidR="000D59D2">
              <w:rPr>
                <w:noProof/>
                <w:webHidden/>
              </w:rPr>
              <w:t>10</w:t>
            </w:r>
            <w:r w:rsidR="0077483C" w:rsidRPr="00C3723A">
              <w:rPr>
                <w:noProof/>
                <w:webHidden/>
              </w:rPr>
              <w:fldChar w:fldCharType="end"/>
            </w:r>
          </w:hyperlink>
        </w:p>
        <w:p w14:paraId="540B4B9F" w14:textId="77777777" w:rsidR="00CC32E0" w:rsidRPr="00C3723A" w:rsidRDefault="00B874DF" w:rsidP="00C3723A">
          <w:pPr>
            <w:pStyle w:val="TDC1"/>
            <w:rPr>
              <w:rFonts w:eastAsiaTheme="minorEastAsia"/>
              <w:noProof/>
              <w:sz w:val="24"/>
              <w:szCs w:val="24"/>
              <w:lang w:val="es-PE" w:eastAsia="es-PE"/>
            </w:rPr>
          </w:pPr>
          <w:hyperlink w:anchor="_Toc520655617" w:history="1">
            <w:r w:rsidR="00CC32E0" w:rsidRPr="007815C0">
              <w:rPr>
                <w:rStyle w:val="Hipervnculo"/>
                <w:rFonts w:ascii="Times New Roman" w:hAnsi="Times New Roman" w:cs="Times New Roman"/>
                <w:b w:val="0"/>
                <w:noProof/>
              </w:rPr>
              <w:t>Resumen</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_Toc520655617 \h </w:instrText>
            </w:r>
            <w:r w:rsidR="0077483C" w:rsidRPr="00C3723A">
              <w:rPr>
                <w:noProof/>
                <w:webHidden/>
              </w:rPr>
            </w:r>
            <w:r w:rsidR="0077483C" w:rsidRPr="00C3723A">
              <w:rPr>
                <w:noProof/>
                <w:webHidden/>
              </w:rPr>
              <w:fldChar w:fldCharType="separate"/>
            </w:r>
            <w:r w:rsidR="000D59D2">
              <w:rPr>
                <w:noProof/>
                <w:webHidden/>
              </w:rPr>
              <w:t>11</w:t>
            </w:r>
            <w:r w:rsidR="0077483C" w:rsidRPr="00C3723A">
              <w:rPr>
                <w:noProof/>
                <w:webHidden/>
              </w:rPr>
              <w:fldChar w:fldCharType="end"/>
            </w:r>
          </w:hyperlink>
        </w:p>
        <w:p w14:paraId="5060EB1A" w14:textId="77777777" w:rsidR="00CC32E0" w:rsidRPr="00C3723A" w:rsidRDefault="00B874DF" w:rsidP="00C3723A">
          <w:pPr>
            <w:pStyle w:val="TDC1"/>
            <w:rPr>
              <w:rFonts w:eastAsiaTheme="minorEastAsia"/>
              <w:noProof/>
              <w:sz w:val="24"/>
              <w:szCs w:val="24"/>
              <w:lang w:val="es-PE" w:eastAsia="es-PE"/>
            </w:rPr>
          </w:pPr>
          <w:hyperlink w:anchor="_Toc520655618" w:history="1">
            <w:r w:rsidR="00CC32E0" w:rsidRPr="007815C0">
              <w:rPr>
                <w:rStyle w:val="Hipervnculo"/>
                <w:rFonts w:ascii="Times New Roman" w:hAnsi="Times New Roman" w:cs="Times New Roman"/>
                <w:b w:val="0"/>
                <w:noProof/>
              </w:rPr>
              <w:t>Introducción</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_Toc520655618 \h </w:instrText>
            </w:r>
            <w:r w:rsidR="0077483C" w:rsidRPr="00C3723A">
              <w:rPr>
                <w:noProof/>
                <w:webHidden/>
              </w:rPr>
            </w:r>
            <w:r w:rsidR="0077483C" w:rsidRPr="00C3723A">
              <w:rPr>
                <w:noProof/>
                <w:webHidden/>
              </w:rPr>
              <w:fldChar w:fldCharType="separate"/>
            </w:r>
            <w:r w:rsidR="000D59D2">
              <w:rPr>
                <w:noProof/>
                <w:webHidden/>
              </w:rPr>
              <w:t>13</w:t>
            </w:r>
            <w:r w:rsidR="0077483C" w:rsidRPr="00C3723A">
              <w:rPr>
                <w:noProof/>
                <w:webHidden/>
              </w:rPr>
              <w:fldChar w:fldCharType="end"/>
            </w:r>
          </w:hyperlink>
        </w:p>
        <w:p w14:paraId="31282434" w14:textId="77777777" w:rsidR="00CC32E0" w:rsidRPr="00C3723A" w:rsidRDefault="00B874DF" w:rsidP="00C3723A">
          <w:pPr>
            <w:pStyle w:val="TDC1"/>
            <w:rPr>
              <w:rFonts w:eastAsiaTheme="minorEastAsia"/>
              <w:noProof/>
              <w:sz w:val="24"/>
              <w:szCs w:val="24"/>
              <w:lang w:val="es-PE" w:eastAsia="es-PE"/>
            </w:rPr>
          </w:pPr>
          <w:hyperlink w:anchor="_Toc520655619" w:history="1">
            <w:r w:rsidR="00CC32E0" w:rsidRPr="007815C0">
              <w:rPr>
                <w:rStyle w:val="Hipervnculo"/>
                <w:rFonts w:ascii="Times New Roman" w:hAnsi="Times New Roman" w:cs="Times New Roman"/>
                <w:b w:val="0"/>
                <w:noProof/>
              </w:rPr>
              <w:t>Planteamiento del Problema</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_Toc520655619 \h </w:instrText>
            </w:r>
            <w:r w:rsidR="0077483C" w:rsidRPr="00C3723A">
              <w:rPr>
                <w:noProof/>
                <w:webHidden/>
              </w:rPr>
            </w:r>
            <w:r w:rsidR="0077483C" w:rsidRPr="00C3723A">
              <w:rPr>
                <w:noProof/>
                <w:webHidden/>
              </w:rPr>
              <w:fldChar w:fldCharType="separate"/>
            </w:r>
            <w:r w:rsidR="000D59D2">
              <w:rPr>
                <w:noProof/>
                <w:webHidden/>
              </w:rPr>
              <w:t>15</w:t>
            </w:r>
            <w:r w:rsidR="0077483C" w:rsidRPr="00C3723A">
              <w:rPr>
                <w:noProof/>
                <w:webHidden/>
              </w:rPr>
              <w:fldChar w:fldCharType="end"/>
            </w:r>
          </w:hyperlink>
        </w:p>
        <w:p w14:paraId="6C01BDF9" w14:textId="77777777" w:rsidR="00CC32E0" w:rsidRPr="00C3723A" w:rsidRDefault="00B874DF" w:rsidP="00C3723A">
          <w:pPr>
            <w:pStyle w:val="TDC1"/>
            <w:rPr>
              <w:rFonts w:eastAsiaTheme="minorEastAsia"/>
              <w:noProof/>
              <w:sz w:val="24"/>
              <w:szCs w:val="24"/>
              <w:lang w:val="es-PE" w:eastAsia="es-PE"/>
            </w:rPr>
          </w:pPr>
          <w:hyperlink w:anchor="_Toc520655620" w:history="1">
            <w:r w:rsidR="00CC32E0" w:rsidRPr="007815C0">
              <w:rPr>
                <w:rStyle w:val="Hipervnculo"/>
                <w:rFonts w:ascii="Times New Roman" w:hAnsi="Times New Roman" w:cs="Times New Roman"/>
                <w:b w:val="0"/>
                <w:noProof/>
              </w:rPr>
              <w:t>Marco Teórico</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_Toc520655620 \h </w:instrText>
            </w:r>
            <w:r w:rsidR="0077483C" w:rsidRPr="00C3723A">
              <w:rPr>
                <w:noProof/>
                <w:webHidden/>
              </w:rPr>
            </w:r>
            <w:r w:rsidR="0077483C" w:rsidRPr="00C3723A">
              <w:rPr>
                <w:noProof/>
                <w:webHidden/>
              </w:rPr>
              <w:fldChar w:fldCharType="separate"/>
            </w:r>
            <w:r w:rsidR="000D59D2">
              <w:rPr>
                <w:noProof/>
                <w:webHidden/>
              </w:rPr>
              <w:t>17</w:t>
            </w:r>
            <w:r w:rsidR="0077483C" w:rsidRPr="00C3723A">
              <w:rPr>
                <w:noProof/>
                <w:webHidden/>
              </w:rPr>
              <w:fldChar w:fldCharType="end"/>
            </w:r>
          </w:hyperlink>
        </w:p>
        <w:p w14:paraId="19E1E68E" w14:textId="77777777" w:rsidR="00CC32E0" w:rsidRPr="007815C0" w:rsidRDefault="00B874DF" w:rsidP="00CC32E0">
          <w:pPr>
            <w:pStyle w:val="TDC2"/>
            <w:rPr>
              <w:rFonts w:ascii="Times New Roman" w:eastAsiaTheme="minorEastAsia" w:hAnsi="Times New Roman" w:cs="Times New Roman"/>
              <w:noProof/>
              <w:sz w:val="24"/>
              <w:szCs w:val="24"/>
              <w:lang w:val="es-PE" w:eastAsia="es-PE"/>
            </w:rPr>
          </w:pPr>
          <w:hyperlink w:anchor="_Toc520655621" w:history="1">
            <w:r w:rsidR="00CC32E0" w:rsidRPr="007815C0">
              <w:rPr>
                <w:rStyle w:val="Hipervnculo"/>
                <w:rFonts w:ascii="Times New Roman" w:hAnsi="Times New Roman" w:cs="Times New Roman"/>
                <w:noProof/>
                <w:lang w:val="es-PE"/>
              </w:rPr>
              <w:t>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Calidad de Atención al usuario y sistemas de gestión para reclamos en el sector salud</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_Toc520655621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17</w:t>
            </w:r>
            <w:r w:rsidR="0077483C" w:rsidRPr="007815C0">
              <w:rPr>
                <w:rFonts w:ascii="Times New Roman" w:hAnsi="Times New Roman" w:cs="Times New Roman"/>
                <w:noProof/>
                <w:webHidden/>
              </w:rPr>
              <w:fldChar w:fldCharType="end"/>
            </w:r>
          </w:hyperlink>
        </w:p>
        <w:p w14:paraId="0A569B0C"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22" w:history="1">
            <w:r w:rsidR="00CC32E0" w:rsidRPr="007815C0">
              <w:rPr>
                <w:rStyle w:val="Hipervnculo"/>
                <w:rFonts w:ascii="Times New Roman" w:hAnsi="Times New Roman" w:cs="Times New Roman"/>
                <w:i w:val="0"/>
                <w:noProof/>
                <w:lang w:val="es-PE"/>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Calidad de Atención en Salud al Usuario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_Toc520655622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17</w:t>
            </w:r>
            <w:r w:rsidR="0077483C" w:rsidRPr="007815C0">
              <w:rPr>
                <w:rFonts w:ascii="Times New Roman" w:hAnsi="Times New Roman" w:cs="Times New Roman"/>
                <w:i w:val="0"/>
                <w:noProof/>
                <w:webHidden/>
              </w:rPr>
              <w:fldChar w:fldCharType="end"/>
            </w:r>
          </w:hyperlink>
        </w:p>
        <w:p w14:paraId="3786DD72"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23" w:history="1">
            <w:r w:rsidR="00CC32E0" w:rsidRPr="007815C0">
              <w:rPr>
                <w:rStyle w:val="Hipervnculo"/>
                <w:rFonts w:ascii="Times New Roman" w:hAnsi="Times New Roman" w:cs="Times New Roman"/>
                <w:i w:val="0"/>
                <w:noProof/>
                <w:lang w:val="es-PE"/>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Satisfacción del paciente e importancia de su monitoreo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_Toc520655623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18</w:t>
            </w:r>
            <w:r w:rsidR="0077483C" w:rsidRPr="007815C0">
              <w:rPr>
                <w:rFonts w:ascii="Times New Roman" w:hAnsi="Times New Roman" w:cs="Times New Roman"/>
                <w:i w:val="0"/>
                <w:noProof/>
                <w:webHidden/>
              </w:rPr>
              <w:fldChar w:fldCharType="end"/>
            </w:r>
          </w:hyperlink>
        </w:p>
        <w:p w14:paraId="4BEA4032"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24" w:history="1">
            <w:r w:rsidR="00CC32E0" w:rsidRPr="007815C0">
              <w:rPr>
                <w:rStyle w:val="Hipervnculo"/>
                <w:rFonts w:ascii="Times New Roman" w:hAnsi="Times New Roman" w:cs="Times New Roman"/>
                <w:i w:val="0"/>
                <w:noProof/>
                <w:lang w:val="es-PE"/>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Formas de monitoreo de la atención sanitaria en el Perú y el Mundo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_Toc520655624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18</w:t>
            </w:r>
            <w:r w:rsidR="0077483C" w:rsidRPr="007815C0">
              <w:rPr>
                <w:rFonts w:ascii="Times New Roman" w:hAnsi="Times New Roman" w:cs="Times New Roman"/>
                <w:i w:val="0"/>
                <w:noProof/>
                <w:webHidden/>
              </w:rPr>
              <w:fldChar w:fldCharType="end"/>
            </w:r>
          </w:hyperlink>
        </w:p>
        <w:p w14:paraId="74AD9993"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25" w:history="1">
            <w:r w:rsidR="00CC32E0" w:rsidRPr="007815C0">
              <w:rPr>
                <w:rStyle w:val="Hipervnculo"/>
                <w:rFonts w:ascii="Times New Roman" w:hAnsi="Times New Roman" w:cs="Times New Roman"/>
                <w:i w:val="0"/>
                <w:noProof/>
                <w:lang w:val="es-PE"/>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Sistema de gestión de reclamos en el sector salud</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_Toc520655625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21</w:t>
            </w:r>
            <w:r w:rsidR="0077483C" w:rsidRPr="007815C0">
              <w:rPr>
                <w:rFonts w:ascii="Times New Roman" w:hAnsi="Times New Roman" w:cs="Times New Roman"/>
                <w:i w:val="0"/>
                <w:noProof/>
                <w:webHidden/>
              </w:rPr>
              <w:fldChar w:fldCharType="end"/>
            </w:r>
          </w:hyperlink>
        </w:p>
        <w:p w14:paraId="42E98D52" w14:textId="77777777" w:rsidR="00CC32E0" w:rsidRPr="007815C0" w:rsidRDefault="00B874DF" w:rsidP="00CC32E0">
          <w:pPr>
            <w:pStyle w:val="TDC2"/>
            <w:rPr>
              <w:rFonts w:ascii="Times New Roman" w:eastAsiaTheme="minorEastAsia" w:hAnsi="Times New Roman" w:cs="Times New Roman"/>
              <w:noProof/>
              <w:sz w:val="24"/>
              <w:szCs w:val="24"/>
              <w:lang w:val="es-PE" w:eastAsia="es-PE"/>
            </w:rPr>
          </w:pPr>
          <w:hyperlink w:anchor="_Toc520655628" w:history="1">
            <w:r w:rsidR="00CC32E0" w:rsidRPr="007815C0">
              <w:rPr>
                <w:rStyle w:val="Hipervnculo"/>
                <w:rFonts w:ascii="Times New Roman" w:hAnsi="Times New Roman" w:cs="Times New Roman"/>
                <w:noProof/>
                <w:lang w:val="es-PE"/>
              </w:rPr>
              <w:t>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Diseño Centrado en el Usuario y su importancia en el sector salud</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_Toc520655628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24</w:t>
            </w:r>
            <w:r w:rsidR="0077483C" w:rsidRPr="007815C0">
              <w:rPr>
                <w:rFonts w:ascii="Times New Roman" w:hAnsi="Times New Roman" w:cs="Times New Roman"/>
                <w:noProof/>
                <w:webHidden/>
              </w:rPr>
              <w:fldChar w:fldCharType="end"/>
            </w:r>
          </w:hyperlink>
        </w:p>
        <w:p w14:paraId="14DF5271"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29" w:history="1">
            <w:r w:rsidR="00CC32E0" w:rsidRPr="007815C0">
              <w:rPr>
                <w:rStyle w:val="Hipervnculo"/>
                <w:rFonts w:ascii="Times New Roman" w:hAnsi="Times New Roman" w:cs="Times New Roman"/>
                <w:i w:val="0"/>
                <w:noProof/>
                <w:lang w:val="es-PE"/>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Descripción e Importancia</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_Toc520655629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24</w:t>
            </w:r>
            <w:r w:rsidR="0077483C" w:rsidRPr="007815C0">
              <w:rPr>
                <w:rFonts w:ascii="Times New Roman" w:hAnsi="Times New Roman" w:cs="Times New Roman"/>
                <w:i w:val="0"/>
                <w:noProof/>
                <w:webHidden/>
              </w:rPr>
              <w:fldChar w:fldCharType="end"/>
            </w:r>
          </w:hyperlink>
        </w:p>
        <w:p w14:paraId="566A6FBF"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30" w:history="1">
            <w:r w:rsidR="00CC32E0" w:rsidRPr="007815C0">
              <w:rPr>
                <w:rStyle w:val="Hipervnculo"/>
                <w:rFonts w:ascii="Times New Roman" w:hAnsi="Times New Roman" w:cs="Times New Roman"/>
                <w:i w:val="0"/>
                <w:noProof/>
                <w:lang w:val="es-PE"/>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Metodología del diseño centrado en el usuario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_Toc520655630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26</w:t>
            </w:r>
            <w:r w:rsidR="0077483C" w:rsidRPr="007815C0">
              <w:rPr>
                <w:rFonts w:ascii="Times New Roman" w:hAnsi="Times New Roman" w:cs="Times New Roman"/>
                <w:i w:val="0"/>
                <w:noProof/>
                <w:webHidden/>
              </w:rPr>
              <w:fldChar w:fldCharType="end"/>
            </w:r>
          </w:hyperlink>
        </w:p>
        <w:p w14:paraId="4C4DE327"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31" w:history="1">
            <w:r w:rsidR="00CC32E0" w:rsidRPr="007815C0">
              <w:rPr>
                <w:rStyle w:val="Hipervnculo"/>
                <w:rFonts w:ascii="Times New Roman" w:hAnsi="Times New Roman" w:cs="Times New Roman"/>
                <w:i w:val="0"/>
                <w:noProof/>
                <w:lang w:val="es-PE"/>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Importancia del Diseño centrado en el usuario en el sector salud.</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_Toc520655631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30</w:t>
            </w:r>
            <w:r w:rsidR="0077483C" w:rsidRPr="007815C0">
              <w:rPr>
                <w:rFonts w:ascii="Times New Roman" w:hAnsi="Times New Roman" w:cs="Times New Roman"/>
                <w:i w:val="0"/>
                <w:noProof/>
                <w:webHidden/>
              </w:rPr>
              <w:fldChar w:fldCharType="end"/>
            </w:r>
          </w:hyperlink>
        </w:p>
        <w:p w14:paraId="6310372B"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32" w:history="1">
            <w:r w:rsidR="00CC32E0" w:rsidRPr="007815C0">
              <w:rPr>
                <w:rStyle w:val="Hipervnculo"/>
                <w:rFonts w:ascii="Times New Roman" w:hAnsi="Times New Roman" w:cs="Times New Roman"/>
                <w:i w:val="0"/>
                <w:noProof/>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Diseño centrado en el usuario en el sector Salud en Perú</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_Toc520655632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30</w:t>
            </w:r>
            <w:r w:rsidR="0077483C" w:rsidRPr="007815C0">
              <w:rPr>
                <w:rFonts w:ascii="Times New Roman" w:hAnsi="Times New Roman" w:cs="Times New Roman"/>
                <w:i w:val="0"/>
                <w:noProof/>
                <w:webHidden/>
              </w:rPr>
              <w:fldChar w:fldCharType="end"/>
            </w:r>
          </w:hyperlink>
        </w:p>
        <w:p w14:paraId="00214AF6" w14:textId="77777777" w:rsidR="00CC32E0" w:rsidRPr="007815C0" w:rsidRDefault="00B874DF" w:rsidP="00CC32E0">
          <w:pPr>
            <w:pStyle w:val="TDC2"/>
            <w:rPr>
              <w:rFonts w:ascii="Times New Roman" w:eastAsiaTheme="minorEastAsia" w:hAnsi="Times New Roman" w:cs="Times New Roman"/>
              <w:noProof/>
              <w:sz w:val="24"/>
              <w:szCs w:val="24"/>
              <w:lang w:val="es-PE" w:eastAsia="es-PE"/>
            </w:rPr>
          </w:pPr>
          <w:hyperlink w:anchor="_Toc520655635" w:history="1">
            <w:r w:rsidR="00CC32E0" w:rsidRPr="007815C0">
              <w:rPr>
                <w:rStyle w:val="Hipervnculo"/>
                <w:rFonts w:ascii="Times New Roman" w:hAnsi="Times New Roman" w:cs="Times New Roman"/>
                <w:noProof/>
                <w:lang w:val="es-PE"/>
              </w:rPr>
              <w:t>III.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Caso: Superintendencia Nacional de Salud (SUSALUD) – Perú</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_Toc520655635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31</w:t>
            </w:r>
            <w:r w:rsidR="0077483C" w:rsidRPr="007815C0">
              <w:rPr>
                <w:rFonts w:ascii="Times New Roman" w:hAnsi="Times New Roman" w:cs="Times New Roman"/>
                <w:noProof/>
                <w:webHidden/>
              </w:rPr>
              <w:fldChar w:fldCharType="end"/>
            </w:r>
          </w:hyperlink>
        </w:p>
        <w:p w14:paraId="184566C8"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36" w:history="1">
            <w:r w:rsidR="00CC32E0" w:rsidRPr="007815C0">
              <w:rPr>
                <w:rStyle w:val="Hipervnculo"/>
                <w:rFonts w:ascii="Times New Roman" w:hAnsi="Times New Roman" w:cs="Times New Roman"/>
                <w:i w:val="0"/>
                <w:noProof/>
                <w:lang w:val="es-PE"/>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Descripción</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_Toc520655636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31</w:t>
            </w:r>
            <w:r w:rsidR="0077483C" w:rsidRPr="007815C0">
              <w:rPr>
                <w:rFonts w:ascii="Times New Roman" w:hAnsi="Times New Roman" w:cs="Times New Roman"/>
                <w:i w:val="0"/>
                <w:noProof/>
                <w:webHidden/>
              </w:rPr>
              <w:fldChar w:fldCharType="end"/>
            </w:r>
          </w:hyperlink>
        </w:p>
        <w:p w14:paraId="3984CEF7"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37" w:history="1">
            <w:r w:rsidR="00CC32E0" w:rsidRPr="007815C0">
              <w:rPr>
                <w:rStyle w:val="Hipervnculo"/>
                <w:rFonts w:ascii="Times New Roman" w:hAnsi="Times New Roman" w:cs="Times New Roman"/>
                <w:i w:val="0"/>
                <w:noProof/>
                <w:lang w:val="es-PE"/>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Sistema de Solicitudes en Atención al Ciudadano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_Toc520655637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32</w:t>
            </w:r>
            <w:r w:rsidR="0077483C" w:rsidRPr="007815C0">
              <w:rPr>
                <w:rFonts w:ascii="Times New Roman" w:hAnsi="Times New Roman" w:cs="Times New Roman"/>
                <w:i w:val="0"/>
                <w:noProof/>
                <w:webHidden/>
              </w:rPr>
              <w:fldChar w:fldCharType="end"/>
            </w:r>
          </w:hyperlink>
        </w:p>
        <w:p w14:paraId="3704A670"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38" w:history="1">
            <w:r w:rsidR="00CC32E0" w:rsidRPr="007815C0">
              <w:rPr>
                <w:rStyle w:val="Hipervnculo"/>
                <w:rFonts w:ascii="Times New Roman" w:hAnsi="Times New Roman" w:cs="Times New Roman"/>
                <w:i w:val="0"/>
                <w:noProof/>
                <w:lang w:val="es-PE"/>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Normativa vigente para el recojo y manejo de reclamos en el sector salud</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_Toc520655638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34</w:t>
            </w:r>
            <w:r w:rsidR="0077483C" w:rsidRPr="007815C0">
              <w:rPr>
                <w:rFonts w:ascii="Times New Roman" w:hAnsi="Times New Roman" w:cs="Times New Roman"/>
                <w:i w:val="0"/>
                <w:noProof/>
                <w:webHidden/>
              </w:rPr>
              <w:fldChar w:fldCharType="end"/>
            </w:r>
          </w:hyperlink>
        </w:p>
        <w:p w14:paraId="4871F865"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39" w:history="1">
            <w:r w:rsidR="00CC32E0" w:rsidRPr="007815C0">
              <w:rPr>
                <w:rStyle w:val="Hipervnculo"/>
                <w:rFonts w:ascii="Times New Roman" w:hAnsi="Times New Roman" w:cs="Times New Roman"/>
                <w:i w:val="0"/>
                <w:noProof/>
                <w:lang w:val="es-PE"/>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Limitaciones del Sistema de Solicitudes en Atención al Ciudadano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_Toc520655639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36</w:t>
            </w:r>
            <w:r w:rsidR="0077483C" w:rsidRPr="007815C0">
              <w:rPr>
                <w:rFonts w:ascii="Times New Roman" w:hAnsi="Times New Roman" w:cs="Times New Roman"/>
                <w:i w:val="0"/>
                <w:noProof/>
                <w:webHidden/>
              </w:rPr>
              <w:fldChar w:fldCharType="end"/>
            </w:r>
          </w:hyperlink>
        </w:p>
        <w:p w14:paraId="57530F22"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40" w:history="1">
            <w:r w:rsidR="00CC32E0" w:rsidRPr="007815C0">
              <w:rPr>
                <w:rStyle w:val="Hipervnculo"/>
                <w:rFonts w:ascii="Times New Roman" w:hAnsi="Times New Roman" w:cs="Times New Roman"/>
                <w:i w:val="0"/>
                <w:noProof/>
                <w:lang w:val="es-PE"/>
              </w:rPr>
              <w:t>5.</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Oportunidades de Mejora</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_Toc520655640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37</w:t>
            </w:r>
            <w:r w:rsidR="0077483C" w:rsidRPr="007815C0">
              <w:rPr>
                <w:rFonts w:ascii="Times New Roman" w:hAnsi="Times New Roman" w:cs="Times New Roman"/>
                <w:i w:val="0"/>
                <w:noProof/>
                <w:webHidden/>
              </w:rPr>
              <w:fldChar w:fldCharType="end"/>
            </w:r>
          </w:hyperlink>
        </w:p>
        <w:p w14:paraId="28788064" w14:textId="77777777" w:rsidR="00CC32E0" w:rsidRPr="00C3723A" w:rsidRDefault="00B874DF" w:rsidP="00C3723A">
          <w:pPr>
            <w:pStyle w:val="TDC1"/>
            <w:rPr>
              <w:rFonts w:eastAsiaTheme="minorEastAsia"/>
              <w:noProof/>
              <w:sz w:val="24"/>
              <w:szCs w:val="24"/>
              <w:lang w:val="es-PE" w:eastAsia="es-PE"/>
            </w:rPr>
          </w:pPr>
          <w:hyperlink w:anchor="_Toc520655641" w:history="1">
            <w:r w:rsidR="00CC32E0" w:rsidRPr="007815C0">
              <w:rPr>
                <w:rStyle w:val="Hipervnculo"/>
                <w:rFonts w:ascii="Times New Roman" w:hAnsi="Times New Roman" w:cs="Times New Roman"/>
                <w:b w:val="0"/>
                <w:noProof/>
              </w:rPr>
              <w:t>Justificación del estudio</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_Toc520655641 \h </w:instrText>
            </w:r>
            <w:r w:rsidR="0077483C" w:rsidRPr="00C3723A">
              <w:rPr>
                <w:noProof/>
                <w:webHidden/>
              </w:rPr>
            </w:r>
            <w:r w:rsidR="0077483C" w:rsidRPr="00C3723A">
              <w:rPr>
                <w:noProof/>
                <w:webHidden/>
              </w:rPr>
              <w:fldChar w:fldCharType="separate"/>
            </w:r>
            <w:r w:rsidR="000D59D2">
              <w:rPr>
                <w:noProof/>
                <w:webHidden/>
              </w:rPr>
              <w:t>39</w:t>
            </w:r>
            <w:r w:rsidR="0077483C" w:rsidRPr="00C3723A">
              <w:rPr>
                <w:noProof/>
                <w:webHidden/>
              </w:rPr>
              <w:fldChar w:fldCharType="end"/>
            </w:r>
          </w:hyperlink>
        </w:p>
        <w:p w14:paraId="31E24B87" w14:textId="77777777" w:rsidR="00CC32E0" w:rsidRPr="00C3723A" w:rsidRDefault="00B874DF" w:rsidP="00C3723A">
          <w:pPr>
            <w:pStyle w:val="TDC1"/>
            <w:rPr>
              <w:rFonts w:eastAsiaTheme="minorEastAsia"/>
              <w:noProof/>
              <w:sz w:val="24"/>
              <w:szCs w:val="24"/>
              <w:lang w:val="es-PE" w:eastAsia="es-PE"/>
            </w:rPr>
          </w:pPr>
          <w:hyperlink w:anchor="_Toc520655642" w:history="1">
            <w:r w:rsidR="00CC32E0" w:rsidRPr="007815C0">
              <w:rPr>
                <w:rStyle w:val="Hipervnculo"/>
                <w:rFonts w:ascii="Times New Roman" w:hAnsi="Times New Roman" w:cs="Times New Roman"/>
                <w:b w:val="0"/>
                <w:noProof/>
              </w:rPr>
              <w:t>Objetivos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_Toc520655642 \h </w:instrText>
            </w:r>
            <w:r w:rsidR="0077483C" w:rsidRPr="00C3723A">
              <w:rPr>
                <w:noProof/>
                <w:webHidden/>
              </w:rPr>
            </w:r>
            <w:r w:rsidR="0077483C" w:rsidRPr="00C3723A">
              <w:rPr>
                <w:noProof/>
                <w:webHidden/>
              </w:rPr>
              <w:fldChar w:fldCharType="separate"/>
            </w:r>
            <w:r w:rsidR="000D59D2">
              <w:rPr>
                <w:noProof/>
                <w:webHidden/>
              </w:rPr>
              <w:t>41</w:t>
            </w:r>
            <w:r w:rsidR="0077483C" w:rsidRPr="00C3723A">
              <w:rPr>
                <w:noProof/>
                <w:webHidden/>
              </w:rPr>
              <w:fldChar w:fldCharType="end"/>
            </w:r>
          </w:hyperlink>
        </w:p>
        <w:p w14:paraId="517853A8" w14:textId="77777777" w:rsidR="00CC32E0" w:rsidRPr="007815C0" w:rsidRDefault="00B874DF" w:rsidP="00CC32E0">
          <w:pPr>
            <w:pStyle w:val="TDC2"/>
            <w:rPr>
              <w:rFonts w:ascii="Times New Roman" w:eastAsiaTheme="minorEastAsia" w:hAnsi="Times New Roman" w:cs="Times New Roman"/>
              <w:noProof/>
              <w:sz w:val="24"/>
              <w:szCs w:val="24"/>
              <w:lang w:val="es-PE" w:eastAsia="es-PE"/>
            </w:rPr>
          </w:pPr>
          <w:hyperlink w:anchor="_Toc520655643" w:history="1">
            <w:r w:rsidR="00CC32E0" w:rsidRPr="007815C0">
              <w:rPr>
                <w:rStyle w:val="Hipervnculo"/>
                <w:rFonts w:ascii="Times New Roman" w:hAnsi="Times New Roman" w:cs="Times New Roman"/>
                <w:noProof/>
                <w:lang w:val="es-PE"/>
              </w:rPr>
              <w:t>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Objetivo General</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_Toc520655643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41</w:t>
            </w:r>
            <w:r w:rsidR="0077483C" w:rsidRPr="007815C0">
              <w:rPr>
                <w:rFonts w:ascii="Times New Roman" w:hAnsi="Times New Roman" w:cs="Times New Roman"/>
                <w:noProof/>
                <w:webHidden/>
              </w:rPr>
              <w:fldChar w:fldCharType="end"/>
            </w:r>
          </w:hyperlink>
        </w:p>
        <w:p w14:paraId="102E372A" w14:textId="77777777" w:rsidR="00CC32E0" w:rsidRPr="007815C0" w:rsidRDefault="00B874DF" w:rsidP="00CC32E0">
          <w:pPr>
            <w:pStyle w:val="TDC2"/>
            <w:rPr>
              <w:rFonts w:ascii="Times New Roman" w:eastAsiaTheme="minorEastAsia" w:hAnsi="Times New Roman" w:cs="Times New Roman"/>
              <w:noProof/>
              <w:sz w:val="24"/>
              <w:szCs w:val="24"/>
              <w:lang w:val="es-PE" w:eastAsia="es-PE"/>
            </w:rPr>
          </w:pPr>
          <w:hyperlink w:anchor="_Toc520655644" w:history="1">
            <w:r w:rsidR="00CC32E0" w:rsidRPr="007815C0">
              <w:rPr>
                <w:rStyle w:val="Hipervnculo"/>
                <w:rFonts w:ascii="Times New Roman" w:hAnsi="Times New Roman" w:cs="Times New Roman"/>
                <w:noProof/>
                <w:lang w:val="es-PE"/>
              </w:rPr>
              <w:t>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Objetivos Específicos</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_Toc520655644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41</w:t>
            </w:r>
            <w:r w:rsidR="0077483C" w:rsidRPr="007815C0">
              <w:rPr>
                <w:rFonts w:ascii="Times New Roman" w:hAnsi="Times New Roman" w:cs="Times New Roman"/>
                <w:noProof/>
                <w:webHidden/>
              </w:rPr>
              <w:fldChar w:fldCharType="end"/>
            </w:r>
          </w:hyperlink>
        </w:p>
        <w:p w14:paraId="580705A5" w14:textId="77777777" w:rsidR="00CC32E0" w:rsidRPr="00C3723A" w:rsidRDefault="00B874DF" w:rsidP="00C3723A">
          <w:pPr>
            <w:pStyle w:val="TDC1"/>
            <w:rPr>
              <w:rFonts w:eastAsiaTheme="minorEastAsia"/>
              <w:noProof/>
              <w:sz w:val="24"/>
              <w:szCs w:val="24"/>
              <w:lang w:val="es-PE" w:eastAsia="es-PE"/>
            </w:rPr>
          </w:pPr>
          <w:hyperlink w:anchor="_Toc520655645" w:history="1">
            <w:r w:rsidR="00CC32E0" w:rsidRPr="007815C0">
              <w:rPr>
                <w:rStyle w:val="Hipervnculo"/>
                <w:rFonts w:ascii="Times New Roman" w:hAnsi="Times New Roman" w:cs="Times New Roman"/>
                <w:b w:val="0"/>
                <w:noProof/>
              </w:rPr>
              <w:t>Metodología</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_Toc520655645 \h </w:instrText>
            </w:r>
            <w:r w:rsidR="0077483C" w:rsidRPr="00C3723A">
              <w:rPr>
                <w:noProof/>
                <w:webHidden/>
              </w:rPr>
            </w:r>
            <w:r w:rsidR="0077483C" w:rsidRPr="00C3723A">
              <w:rPr>
                <w:noProof/>
                <w:webHidden/>
              </w:rPr>
              <w:fldChar w:fldCharType="separate"/>
            </w:r>
            <w:r w:rsidR="000D59D2">
              <w:rPr>
                <w:noProof/>
                <w:webHidden/>
              </w:rPr>
              <w:t>42</w:t>
            </w:r>
            <w:r w:rsidR="0077483C" w:rsidRPr="00C3723A">
              <w:rPr>
                <w:noProof/>
                <w:webHidden/>
              </w:rPr>
              <w:fldChar w:fldCharType="end"/>
            </w:r>
          </w:hyperlink>
        </w:p>
        <w:p w14:paraId="20707E68" w14:textId="77777777" w:rsidR="00CC32E0" w:rsidRPr="007815C0" w:rsidRDefault="00B874DF" w:rsidP="00CC32E0">
          <w:pPr>
            <w:pStyle w:val="TDC2"/>
            <w:rPr>
              <w:rFonts w:ascii="Times New Roman" w:eastAsiaTheme="minorEastAsia" w:hAnsi="Times New Roman" w:cs="Times New Roman"/>
              <w:noProof/>
              <w:sz w:val="24"/>
              <w:szCs w:val="24"/>
              <w:lang w:val="es-PE" w:eastAsia="es-PE"/>
            </w:rPr>
          </w:pPr>
          <w:hyperlink w:anchor="_Toc520655646" w:history="1">
            <w:r w:rsidR="00CC32E0" w:rsidRPr="007815C0">
              <w:rPr>
                <w:rStyle w:val="Hipervnculo"/>
                <w:rFonts w:ascii="Times New Roman" w:hAnsi="Times New Roman" w:cs="Times New Roman"/>
                <w:noProof/>
              </w:rPr>
              <w:t>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rPr>
              <w:t>Metodología para Sub-Estudio del objetivo específico #1, correspondiente a la Fase Exploratoria</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_Toc520655646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42</w:t>
            </w:r>
            <w:r w:rsidR="0077483C" w:rsidRPr="007815C0">
              <w:rPr>
                <w:rFonts w:ascii="Times New Roman" w:hAnsi="Times New Roman" w:cs="Times New Roman"/>
                <w:noProof/>
                <w:webHidden/>
              </w:rPr>
              <w:fldChar w:fldCharType="end"/>
            </w:r>
          </w:hyperlink>
        </w:p>
        <w:p w14:paraId="16AE321A"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47" w:history="1">
            <w:r w:rsidR="00CC32E0" w:rsidRPr="007815C0">
              <w:rPr>
                <w:rStyle w:val="Hipervnculo"/>
                <w:rFonts w:ascii="Times New Roman" w:hAnsi="Times New Roman" w:cs="Times New Roman"/>
                <w:i w:val="0"/>
                <w:noProof/>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Diseño del estudio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_Toc520655647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42</w:t>
            </w:r>
            <w:r w:rsidR="0077483C" w:rsidRPr="007815C0">
              <w:rPr>
                <w:rFonts w:ascii="Times New Roman" w:hAnsi="Times New Roman" w:cs="Times New Roman"/>
                <w:i w:val="0"/>
                <w:noProof/>
                <w:webHidden/>
              </w:rPr>
              <w:fldChar w:fldCharType="end"/>
            </w:r>
          </w:hyperlink>
        </w:p>
        <w:p w14:paraId="33C4CC83"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48" w:history="1">
            <w:r w:rsidR="00CC32E0" w:rsidRPr="007815C0">
              <w:rPr>
                <w:rStyle w:val="Hipervnculo"/>
                <w:rFonts w:ascii="Times New Roman" w:hAnsi="Times New Roman" w:cs="Times New Roman"/>
                <w:i w:val="0"/>
                <w:noProof/>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Población</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_Toc520655648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42</w:t>
            </w:r>
            <w:r w:rsidR="0077483C" w:rsidRPr="007815C0">
              <w:rPr>
                <w:rFonts w:ascii="Times New Roman" w:hAnsi="Times New Roman" w:cs="Times New Roman"/>
                <w:i w:val="0"/>
                <w:noProof/>
                <w:webHidden/>
              </w:rPr>
              <w:fldChar w:fldCharType="end"/>
            </w:r>
          </w:hyperlink>
        </w:p>
        <w:p w14:paraId="1FE698DB"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49" w:history="1">
            <w:r w:rsidR="00CC32E0" w:rsidRPr="007815C0">
              <w:rPr>
                <w:rStyle w:val="Hipervnculo"/>
                <w:rFonts w:ascii="Times New Roman" w:hAnsi="Times New Roman" w:cs="Times New Roman"/>
                <w:i w:val="0"/>
                <w:noProof/>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Muestra</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_Toc520655649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43</w:t>
            </w:r>
            <w:r w:rsidR="0077483C" w:rsidRPr="007815C0">
              <w:rPr>
                <w:rFonts w:ascii="Times New Roman" w:hAnsi="Times New Roman" w:cs="Times New Roman"/>
                <w:i w:val="0"/>
                <w:noProof/>
                <w:webHidden/>
              </w:rPr>
              <w:fldChar w:fldCharType="end"/>
            </w:r>
          </w:hyperlink>
        </w:p>
        <w:p w14:paraId="6C82C62C"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50" w:history="1">
            <w:r w:rsidR="00CC32E0" w:rsidRPr="007815C0">
              <w:rPr>
                <w:rStyle w:val="Hipervnculo"/>
                <w:rFonts w:ascii="Times New Roman" w:hAnsi="Times New Roman" w:cs="Times New Roman"/>
                <w:i w:val="0"/>
                <w:noProof/>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Operacionalización de dimensiones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_Toc520655650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44</w:t>
            </w:r>
            <w:r w:rsidR="0077483C" w:rsidRPr="007815C0">
              <w:rPr>
                <w:rFonts w:ascii="Times New Roman" w:hAnsi="Times New Roman" w:cs="Times New Roman"/>
                <w:i w:val="0"/>
                <w:noProof/>
                <w:webHidden/>
              </w:rPr>
              <w:fldChar w:fldCharType="end"/>
            </w:r>
          </w:hyperlink>
        </w:p>
        <w:p w14:paraId="6FF98429"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51" w:history="1">
            <w:r w:rsidR="00CC32E0" w:rsidRPr="007815C0">
              <w:rPr>
                <w:rStyle w:val="Hipervnculo"/>
                <w:rFonts w:ascii="Times New Roman" w:hAnsi="Times New Roman" w:cs="Times New Roman"/>
                <w:i w:val="0"/>
                <w:noProof/>
              </w:rPr>
              <w:t>5.</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Procedimientos y Técnicas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_Toc520655651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45</w:t>
            </w:r>
            <w:r w:rsidR="0077483C" w:rsidRPr="007815C0">
              <w:rPr>
                <w:rFonts w:ascii="Times New Roman" w:hAnsi="Times New Roman" w:cs="Times New Roman"/>
                <w:i w:val="0"/>
                <w:noProof/>
                <w:webHidden/>
              </w:rPr>
              <w:fldChar w:fldCharType="end"/>
            </w:r>
          </w:hyperlink>
        </w:p>
        <w:p w14:paraId="5250149A" w14:textId="77777777" w:rsidR="00CC32E0" w:rsidRPr="007815C0" w:rsidRDefault="00B874DF" w:rsidP="00CC32E0">
          <w:pPr>
            <w:pStyle w:val="TDC2"/>
            <w:rPr>
              <w:rFonts w:ascii="Times New Roman" w:eastAsiaTheme="minorEastAsia" w:hAnsi="Times New Roman" w:cs="Times New Roman"/>
              <w:noProof/>
              <w:sz w:val="24"/>
              <w:szCs w:val="24"/>
              <w:lang w:val="es-PE" w:eastAsia="es-PE"/>
            </w:rPr>
          </w:pPr>
          <w:hyperlink w:anchor="_Toc520655652" w:history="1">
            <w:r w:rsidR="00CC32E0" w:rsidRPr="007815C0">
              <w:rPr>
                <w:rStyle w:val="Hipervnculo"/>
                <w:rFonts w:ascii="Times New Roman" w:hAnsi="Times New Roman" w:cs="Times New Roman"/>
                <w:noProof/>
              </w:rPr>
              <w:t>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rPr>
              <w:t>Metodología para Sub-Estudio del objetivo específico #2, correspondiente a la Fase de Diseño</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_Toc520655652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47</w:t>
            </w:r>
            <w:r w:rsidR="0077483C" w:rsidRPr="007815C0">
              <w:rPr>
                <w:rFonts w:ascii="Times New Roman" w:hAnsi="Times New Roman" w:cs="Times New Roman"/>
                <w:noProof/>
                <w:webHidden/>
              </w:rPr>
              <w:fldChar w:fldCharType="end"/>
            </w:r>
          </w:hyperlink>
        </w:p>
        <w:p w14:paraId="65332D96"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53" w:history="1">
            <w:r w:rsidR="00CC32E0" w:rsidRPr="007815C0">
              <w:rPr>
                <w:rStyle w:val="Hipervnculo"/>
                <w:rFonts w:ascii="Times New Roman" w:hAnsi="Times New Roman" w:cs="Times New Roman"/>
                <w:i w:val="0"/>
                <w:noProof/>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Diseño del estudio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_Toc520655653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47</w:t>
            </w:r>
            <w:r w:rsidR="0077483C" w:rsidRPr="007815C0">
              <w:rPr>
                <w:rFonts w:ascii="Times New Roman" w:hAnsi="Times New Roman" w:cs="Times New Roman"/>
                <w:i w:val="0"/>
                <w:noProof/>
                <w:webHidden/>
              </w:rPr>
              <w:fldChar w:fldCharType="end"/>
            </w:r>
          </w:hyperlink>
        </w:p>
        <w:p w14:paraId="7768C4EE"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54" w:history="1">
            <w:r w:rsidR="00CC32E0" w:rsidRPr="007815C0">
              <w:rPr>
                <w:rStyle w:val="Hipervnculo"/>
                <w:rFonts w:ascii="Times New Roman" w:hAnsi="Times New Roman" w:cs="Times New Roman"/>
                <w:i w:val="0"/>
                <w:noProof/>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Población</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_Toc520655654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48</w:t>
            </w:r>
            <w:r w:rsidR="0077483C" w:rsidRPr="007815C0">
              <w:rPr>
                <w:rFonts w:ascii="Times New Roman" w:hAnsi="Times New Roman" w:cs="Times New Roman"/>
                <w:i w:val="0"/>
                <w:noProof/>
                <w:webHidden/>
              </w:rPr>
              <w:fldChar w:fldCharType="end"/>
            </w:r>
          </w:hyperlink>
        </w:p>
        <w:p w14:paraId="0957DED1"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55" w:history="1">
            <w:r w:rsidR="00CC32E0" w:rsidRPr="007815C0">
              <w:rPr>
                <w:rStyle w:val="Hipervnculo"/>
                <w:rFonts w:ascii="Times New Roman" w:hAnsi="Times New Roman" w:cs="Times New Roman"/>
                <w:i w:val="0"/>
                <w:noProof/>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Muestra</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_Toc520655655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48</w:t>
            </w:r>
            <w:r w:rsidR="0077483C" w:rsidRPr="007815C0">
              <w:rPr>
                <w:rFonts w:ascii="Times New Roman" w:hAnsi="Times New Roman" w:cs="Times New Roman"/>
                <w:i w:val="0"/>
                <w:noProof/>
                <w:webHidden/>
              </w:rPr>
              <w:fldChar w:fldCharType="end"/>
            </w:r>
          </w:hyperlink>
        </w:p>
        <w:p w14:paraId="0B0BB140"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56" w:history="1">
            <w:r w:rsidR="00CC32E0" w:rsidRPr="007815C0">
              <w:rPr>
                <w:rStyle w:val="Hipervnculo"/>
                <w:rFonts w:ascii="Times New Roman" w:hAnsi="Times New Roman" w:cs="Times New Roman"/>
                <w:i w:val="0"/>
                <w:noProof/>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Operacionalización de dimensiones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_Toc520655656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48</w:t>
            </w:r>
            <w:r w:rsidR="0077483C" w:rsidRPr="007815C0">
              <w:rPr>
                <w:rFonts w:ascii="Times New Roman" w:hAnsi="Times New Roman" w:cs="Times New Roman"/>
                <w:i w:val="0"/>
                <w:noProof/>
                <w:webHidden/>
              </w:rPr>
              <w:fldChar w:fldCharType="end"/>
            </w:r>
          </w:hyperlink>
        </w:p>
        <w:p w14:paraId="5A9B9600"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57" w:history="1">
            <w:r w:rsidR="00CC32E0" w:rsidRPr="007815C0">
              <w:rPr>
                <w:rStyle w:val="Hipervnculo"/>
                <w:rFonts w:ascii="Times New Roman" w:hAnsi="Times New Roman" w:cs="Times New Roman"/>
                <w:i w:val="0"/>
                <w:noProof/>
              </w:rPr>
              <w:t>5.</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Procedimientos y Técnicas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_Toc520655657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48</w:t>
            </w:r>
            <w:r w:rsidR="0077483C" w:rsidRPr="007815C0">
              <w:rPr>
                <w:rFonts w:ascii="Times New Roman" w:hAnsi="Times New Roman" w:cs="Times New Roman"/>
                <w:i w:val="0"/>
                <w:noProof/>
                <w:webHidden/>
              </w:rPr>
              <w:fldChar w:fldCharType="end"/>
            </w:r>
          </w:hyperlink>
        </w:p>
        <w:p w14:paraId="1DD66F38" w14:textId="77777777" w:rsidR="00CC32E0" w:rsidRPr="007815C0" w:rsidRDefault="00B874DF" w:rsidP="00CC32E0">
          <w:pPr>
            <w:pStyle w:val="TDC2"/>
            <w:rPr>
              <w:rFonts w:ascii="Times New Roman" w:eastAsiaTheme="minorEastAsia" w:hAnsi="Times New Roman" w:cs="Times New Roman"/>
              <w:noProof/>
              <w:sz w:val="24"/>
              <w:szCs w:val="24"/>
              <w:lang w:val="es-PE" w:eastAsia="es-PE"/>
            </w:rPr>
          </w:pPr>
          <w:hyperlink w:anchor="_Toc520655658" w:history="1">
            <w:r w:rsidR="00CC32E0" w:rsidRPr="007815C0">
              <w:rPr>
                <w:rStyle w:val="Hipervnculo"/>
                <w:rFonts w:ascii="Times New Roman" w:hAnsi="Times New Roman" w:cs="Times New Roman"/>
                <w:noProof/>
              </w:rPr>
              <w:t>III.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rPr>
              <w:t>Metodología para Sub-Estudio del objetivo específico #3, correspondiente a la Fase de Pruebas</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_Toc520655658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50</w:t>
            </w:r>
            <w:r w:rsidR="0077483C" w:rsidRPr="007815C0">
              <w:rPr>
                <w:rFonts w:ascii="Times New Roman" w:hAnsi="Times New Roman" w:cs="Times New Roman"/>
                <w:noProof/>
                <w:webHidden/>
              </w:rPr>
              <w:fldChar w:fldCharType="end"/>
            </w:r>
          </w:hyperlink>
        </w:p>
        <w:p w14:paraId="46757C6D"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59" w:history="1">
            <w:r w:rsidR="00CC32E0" w:rsidRPr="007815C0">
              <w:rPr>
                <w:rStyle w:val="Hipervnculo"/>
                <w:rFonts w:ascii="Times New Roman" w:hAnsi="Times New Roman" w:cs="Times New Roman"/>
                <w:i w:val="0"/>
                <w:noProof/>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Diseño del estudio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_Toc520655659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50</w:t>
            </w:r>
            <w:r w:rsidR="0077483C" w:rsidRPr="007815C0">
              <w:rPr>
                <w:rFonts w:ascii="Times New Roman" w:hAnsi="Times New Roman" w:cs="Times New Roman"/>
                <w:i w:val="0"/>
                <w:noProof/>
                <w:webHidden/>
              </w:rPr>
              <w:fldChar w:fldCharType="end"/>
            </w:r>
          </w:hyperlink>
        </w:p>
        <w:p w14:paraId="24334D92"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60" w:history="1">
            <w:r w:rsidR="00CC32E0" w:rsidRPr="007815C0">
              <w:rPr>
                <w:rStyle w:val="Hipervnculo"/>
                <w:rFonts w:ascii="Times New Roman" w:hAnsi="Times New Roman" w:cs="Times New Roman"/>
                <w:i w:val="0"/>
                <w:noProof/>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Población</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_Toc520655660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50</w:t>
            </w:r>
            <w:r w:rsidR="0077483C" w:rsidRPr="007815C0">
              <w:rPr>
                <w:rFonts w:ascii="Times New Roman" w:hAnsi="Times New Roman" w:cs="Times New Roman"/>
                <w:i w:val="0"/>
                <w:noProof/>
                <w:webHidden/>
              </w:rPr>
              <w:fldChar w:fldCharType="end"/>
            </w:r>
          </w:hyperlink>
        </w:p>
        <w:p w14:paraId="5F33AA10"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61" w:history="1">
            <w:r w:rsidR="00CC32E0" w:rsidRPr="007815C0">
              <w:rPr>
                <w:rStyle w:val="Hipervnculo"/>
                <w:rFonts w:ascii="Times New Roman" w:hAnsi="Times New Roman" w:cs="Times New Roman"/>
                <w:i w:val="0"/>
                <w:noProof/>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Muestra</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_Toc520655661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50</w:t>
            </w:r>
            <w:r w:rsidR="0077483C" w:rsidRPr="007815C0">
              <w:rPr>
                <w:rFonts w:ascii="Times New Roman" w:hAnsi="Times New Roman" w:cs="Times New Roman"/>
                <w:i w:val="0"/>
                <w:noProof/>
                <w:webHidden/>
              </w:rPr>
              <w:fldChar w:fldCharType="end"/>
            </w:r>
          </w:hyperlink>
        </w:p>
        <w:p w14:paraId="5C10015A"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62" w:history="1">
            <w:r w:rsidR="00CC32E0" w:rsidRPr="007815C0">
              <w:rPr>
                <w:rStyle w:val="Hipervnculo"/>
                <w:rFonts w:ascii="Times New Roman" w:hAnsi="Times New Roman" w:cs="Times New Roman"/>
                <w:i w:val="0"/>
                <w:noProof/>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Operacionalización de dimensiones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_Toc520655662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51</w:t>
            </w:r>
            <w:r w:rsidR="0077483C" w:rsidRPr="007815C0">
              <w:rPr>
                <w:rFonts w:ascii="Times New Roman" w:hAnsi="Times New Roman" w:cs="Times New Roman"/>
                <w:i w:val="0"/>
                <w:noProof/>
                <w:webHidden/>
              </w:rPr>
              <w:fldChar w:fldCharType="end"/>
            </w:r>
          </w:hyperlink>
        </w:p>
        <w:p w14:paraId="6D10B5DB" w14:textId="77777777" w:rsidR="00CC32E0" w:rsidRPr="007815C0" w:rsidRDefault="00B874DF" w:rsidP="007815C0">
          <w:pPr>
            <w:pStyle w:val="TDC3"/>
            <w:rPr>
              <w:rFonts w:ascii="Times New Roman" w:eastAsiaTheme="minorEastAsia" w:hAnsi="Times New Roman" w:cs="Times New Roman"/>
              <w:noProof/>
              <w:sz w:val="24"/>
              <w:szCs w:val="24"/>
              <w:lang w:val="es-PE" w:eastAsia="es-PE"/>
            </w:rPr>
          </w:pPr>
          <w:hyperlink w:anchor="_Toc520655663" w:history="1">
            <w:r w:rsidR="00CC32E0" w:rsidRPr="007815C0">
              <w:rPr>
                <w:rStyle w:val="Hipervnculo"/>
                <w:rFonts w:ascii="Times New Roman" w:hAnsi="Times New Roman" w:cs="Times New Roman"/>
                <w:i w:val="0"/>
                <w:noProof/>
              </w:rPr>
              <w:t>5.</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Procedimientos y Técnicas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_Toc520655663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52</w:t>
            </w:r>
            <w:r w:rsidR="0077483C" w:rsidRPr="007815C0">
              <w:rPr>
                <w:rFonts w:ascii="Times New Roman" w:hAnsi="Times New Roman" w:cs="Times New Roman"/>
                <w:i w:val="0"/>
                <w:noProof/>
                <w:webHidden/>
              </w:rPr>
              <w:fldChar w:fldCharType="end"/>
            </w:r>
          </w:hyperlink>
        </w:p>
        <w:p w14:paraId="351D7C6F" w14:textId="77777777" w:rsidR="00CC32E0" w:rsidRPr="007815C0" w:rsidRDefault="00B874DF" w:rsidP="00CC32E0">
          <w:pPr>
            <w:pStyle w:val="TDC2"/>
            <w:rPr>
              <w:rFonts w:ascii="Times New Roman" w:eastAsiaTheme="minorEastAsia" w:hAnsi="Times New Roman" w:cs="Times New Roman"/>
              <w:noProof/>
              <w:sz w:val="24"/>
              <w:szCs w:val="24"/>
              <w:lang w:val="es-PE" w:eastAsia="es-PE"/>
            </w:rPr>
          </w:pPr>
          <w:hyperlink w:anchor="_Toc520655666" w:history="1">
            <w:r w:rsidR="00CC32E0" w:rsidRPr="007815C0">
              <w:rPr>
                <w:rStyle w:val="Hipervnculo"/>
                <w:rFonts w:ascii="Times New Roman" w:hAnsi="Times New Roman" w:cs="Times New Roman"/>
                <w:noProof/>
              </w:rPr>
              <w:t>IV.</w:t>
            </w:r>
            <w:r w:rsidR="00CC32E0" w:rsidRPr="007815C0">
              <w:rPr>
                <w:rFonts w:ascii="Times New Roman" w:hAnsi="Times New Roman" w:cs="Times New Roman"/>
                <w:noProof/>
                <w:webHidden/>
              </w:rPr>
              <w:tab/>
            </w:r>
          </w:hyperlink>
          <w:hyperlink w:anchor="_Toc520655667" w:history="1">
            <w:r w:rsidR="00CC32E0" w:rsidRPr="007815C0">
              <w:rPr>
                <w:rStyle w:val="Hipervnculo"/>
                <w:rFonts w:ascii="Times New Roman" w:hAnsi="Times New Roman" w:cs="Times New Roman"/>
                <w:noProof/>
              </w:rPr>
              <w:t>Consideraciones éticas</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_Toc520655667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53</w:t>
            </w:r>
            <w:r w:rsidR="0077483C" w:rsidRPr="007815C0">
              <w:rPr>
                <w:rFonts w:ascii="Times New Roman" w:hAnsi="Times New Roman" w:cs="Times New Roman"/>
                <w:noProof/>
                <w:webHidden/>
              </w:rPr>
              <w:fldChar w:fldCharType="end"/>
            </w:r>
          </w:hyperlink>
        </w:p>
        <w:p w14:paraId="473B7B20" w14:textId="77777777" w:rsidR="00CC32E0" w:rsidRPr="007815C0" w:rsidRDefault="00B874DF" w:rsidP="00CC32E0">
          <w:pPr>
            <w:pStyle w:val="TDC2"/>
            <w:rPr>
              <w:rFonts w:ascii="Times New Roman" w:eastAsiaTheme="minorEastAsia" w:hAnsi="Times New Roman" w:cs="Times New Roman"/>
              <w:noProof/>
              <w:sz w:val="24"/>
              <w:szCs w:val="24"/>
              <w:lang w:val="es-PE" w:eastAsia="es-PE"/>
            </w:rPr>
          </w:pPr>
          <w:hyperlink w:anchor="_Toc520655668" w:history="1">
            <w:r w:rsidR="00CC32E0" w:rsidRPr="007815C0">
              <w:rPr>
                <w:rStyle w:val="Hipervnculo"/>
                <w:rFonts w:ascii="Times New Roman" w:hAnsi="Times New Roman" w:cs="Times New Roman"/>
                <w:noProof/>
                <w:lang w:val="es-PE"/>
              </w:rPr>
              <w:t>V.</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Análisis</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_Toc520655668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53</w:t>
            </w:r>
            <w:r w:rsidR="0077483C" w:rsidRPr="007815C0">
              <w:rPr>
                <w:rFonts w:ascii="Times New Roman" w:hAnsi="Times New Roman" w:cs="Times New Roman"/>
                <w:noProof/>
                <w:webHidden/>
              </w:rPr>
              <w:fldChar w:fldCharType="end"/>
            </w:r>
          </w:hyperlink>
        </w:p>
        <w:p w14:paraId="4FEF5B6F" w14:textId="77777777" w:rsidR="00CC32E0" w:rsidRPr="00C3723A" w:rsidRDefault="00B874DF" w:rsidP="00C3723A">
          <w:pPr>
            <w:pStyle w:val="TDC1"/>
            <w:rPr>
              <w:rFonts w:eastAsiaTheme="minorEastAsia"/>
              <w:noProof/>
              <w:sz w:val="24"/>
              <w:szCs w:val="24"/>
              <w:lang w:val="es-PE" w:eastAsia="es-PE"/>
            </w:rPr>
          </w:pPr>
          <w:hyperlink w:anchor="_Toc520655669" w:history="1">
            <w:r w:rsidR="00CC32E0" w:rsidRPr="007815C0">
              <w:rPr>
                <w:rStyle w:val="Hipervnculo"/>
                <w:rFonts w:ascii="Times New Roman" w:hAnsi="Times New Roman" w:cs="Times New Roman"/>
                <w:b w:val="0"/>
                <w:noProof/>
              </w:rPr>
              <w:t>Resultados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_Toc520655669 \h </w:instrText>
            </w:r>
            <w:r w:rsidR="0077483C" w:rsidRPr="00C3723A">
              <w:rPr>
                <w:noProof/>
                <w:webHidden/>
              </w:rPr>
            </w:r>
            <w:r w:rsidR="0077483C" w:rsidRPr="00C3723A">
              <w:rPr>
                <w:noProof/>
                <w:webHidden/>
              </w:rPr>
              <w:fldChar w:fldCharType="separate"/>
            </w:r>
            <w:r w:rsidR="000D59D2">
              <w:rPr>
                <w:noProof/>
                <w:webHidden/>
              </w:rPr>
              <w:t>55</w:t>
            </w:r>
            <w:r w:rsidR="0077483C" w:rsidRPr="00C3723A">
              <w:rPr>
                <w:noProof/>
                <w:webHidden/>
              </w:rPr>
              <w:fldChar w:fldCharType="end"/>
            </w:r>
          </w:hyperlink>
        </w:p>
        <w:p w14:paraId="2C937EE0" w14:textId="77777777" w:rsidR="00CC32E0" w:rsidRPr="007815C0" w:rsidRDefault="00B874DF" w:rsidP="00CC32E0">
          <w:pPr>
            <w:pStyle w:val="TDC2"/>
            <w:rPr>
              <w:rFonts w:ascii="Times New Roman" w:eastAsiaTheme="minorEastAsia" w:hAnsi="Times New Roman" w:cs="Times New Roman"/>
              <w:noProof/>
              <w:sz w:val="24"/>
              <w:szCs w:val="24"/>
              <w:lang w:val="es-PE" w:eastAsia="es-PE"/>
            </w:rPr>
          </w:pPr>
          <w:hyperlink w:anchor="_Toc520655670" w:history="1">
            <w:r w:rsidR="00CC32E0" w:rsidRPr="007815C0">
              <w:rPr>
                <w:rStyle w:val="Hipervnculo"/>
                <w:rFonts w:ascii="Times New Roman" w:hAnsi="Times New Roman" w:cs="Times New Roman"/>
                <w:noProof/>
                <w:lang w:val="es-PE"/>
              </w:rPr>
              <w:t>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Fase Exploratoria</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_Toc520655670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55</w:t>
            </w:r>
            <w:r w:rsidR="0077483C" w:rsidRPr="007815C0">
              <w:rPr>
                <w:rFonts w:ascii="Times New Roman" w:hAnsi="Times New Roman" w:cs="Times New Roman"/>
                <w:noProof/>
                <w:webHidden/>
              </w:rPr>
              <w:fldChar w:fldCharType="end"/>
            </w:r>
          </w:hyperlink>
        </w:p>
        <w:p w14:paraId="31773124"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71" w:history="1">
            <w:r w:rsidR="00CC32E0" w:rsidRPr="007815C0">
              <w:rPr>
                <w:rStyle w:val="Hipervnculo"/>
                <w:rFonts w:ascii="Times New Roman" w:hAnsi="Times New Roman" w:cs="Times New Roman"/>
                <w:i w:val="0"/>
                <w:noProof/>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Percepción de los reclamos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_Toc520655671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56</w:t>
            </w:r>
            <w:r w:rsidR="0077483C" w:rsidRPr="007815C0">
              <w:rPr>
                <w:rFonts w:ascii="Times New Roman" w:hAnsi="Times New Roman" w:cs="Times New Roman"/>
                <w:i w:val="0"/>
                <w:noProof/>
                <w:webHidden/>
              </w:rPr>
              <w:fldChar w:fldCharType="end"/>
            </w:r>
          </w:hyperlink>
        </w:p>
        <w:p w14:paraId="44A4FCC8"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72" w:history="1">
            <w:r w:rsidR="00CC32E0" w:rsidRPr="007815C0">
              <w:rPr>
                <w:rStyle w:val="Hipervnculo"/>
                <w:rFonts w:ascii="Times New Roman" w:hAnsi="Times New Roman" w:cs="Times New Roman"/>
                <w:i w:val="0"/>
                <w:noProof/>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Rol de los reclamos y manejo de información</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_Toc520655672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60</w:t>
            </w:r>
            <w:r w:rsidR="0077483C" w:rsidRPr="007815C0">
              <w:rPr>
                <w:rFonts w:ascii="Times New Roman" w:hAnsi="Times New Roman" w:cs="Times New Roman"/>
                <w:i w:val="0"/>
                <w:noProof/>
                <w:webHidden/>
              </w:rPr>
              <w:fldChar w:fldCharType="end"/>
            </w:r>
          </w:hyperlink>
        </w:p>
        <w:p w14:paraId="0882622C"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73" w:history="1">
            <w:r w:rsidR="00CC32E0" w:rsidRPr="007815C0">
              <w:rPr>
                <w:rStyle w:val="Hipervnculo"/>
                <w:rFonts w:ascii="Times New Roman" w:hAnsi="Times New Roman" w:cs="Times New Roman"/>
                <w:i w:val="0"/>
                <w:noProof/>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Herramienta Informática</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_Toc520655673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64</w:t>
            </w:r>
            <w:r w:rsidR="0077483C" w:rsidRPr="007815C0">
              <w:rPr>
                <w:rFonts w:ascii="Times New Roman" w:hAnsi="Times New Roman" w:cs="Times New Roman"/>
                <w:i w:val="0"/>
                <w:noProof/>
                <w:webHidden/>
              </w:rPr>
              <w:fldChar w:fldCharType="end"/>
            </w:r>
          </w:hyperlink>
        </w:p>
        <w:p w14:paraId="0CFCD97A"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674" w:history="1">
            <w:r w:rsidR="00CC32E0" w:rsidRPr="007815C0">
              <w:rPr>
                <w:rStyle w:val="Hipervnculo"/>
                <w:rFonts w:ascii="Times New Roman" w:hAnsi="Times New Roman" w:cs="Times New Roman"/>
                <w:i w:val="0"/>
                <w:noProof/>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Adicionales mencionados por los entrevistados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_Toc520655674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67</w:t>
            </w:r>
            <w:r w:rsidR="0077483C" w:rsidRPr="007815C0">
              <w:rPr>
                <w:rFonts w:ascii="Times New Roman" w:hAnsi="Times New Roman" w:cs="Times New Roman"/>
                <w:i w:val="0"/>
                <w:noProof/>
                <w:webHidden/>
              </w:rPr>
              <w:fldChar w:fldCharType="end"/>
            </w:r>
          </w:hyperlink>
        </w:p>
        <w:p w14:paraId="5B2FC63B"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726" w:history="1">
            <w:r w:rsidR="00CC32E0" w:rsidRPr="007815C0">
              <w:rPr>
                <w:rStyle w:val="Hipervnculo"/>
                <w:rFonts w:ascii="Times New Roman" w:hAnsi="Times New Roman" w:cs="Times New Roman"/>
                <w:i w:val="0"/>
                <w:noProof/>
              </w:rPr>
              <w:t>5.</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 xml:space="preserve">Tablas de hallazgos resaltantes </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_Toc520655726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69</w:t>
            </w:r>
            <w:r w:rsidR="0077483C" w:rsidRPr="007815C0">
              <w:rPr>
                <w:rFonts w:ascii="Times New Roman" w:hAnsi="Times New Roman" w:cs="Times New Roman"/>
                <w:i w:val="0"/>
                <w:noProof/>
                <w:webHidden/>
              </w:rPr>
              <w:fldChar w:fldCharType="end"/>
            </w:r>
          </w:hyperlink>
        </w:p>
        <w:p w14:paraId="52D4A604" w14:textId="77777777" w:rsidR="00CC32E0" w:rsidRPr="007815C0" w:rsidRDefault="00B874DF" w:rsidP="00CC32E0">
          <w:pPr>
            <w:pStyle w:val="TDC2"/>
            <w:rPr>
              <w:rFonts w:ascii="Times New Roman" w:eastAsiaTheme="minorEastAsia" w:hAnsi="Times New Roman" w:cs="Times New Roman"/>
              <w:noProof/>
              <w:sz w:val="24"/>
              <w:szCs w:val="24"/>
              <w:lang w:val="es-PE" w:eastAsia="es-PE"/>
            </w:rPr>
          </w:pPr>
          <w:hyperlink w:anchor="_Toc520655727" w:history="1">
            <w:r w:rsidR="00CC32E0" w:rsidRPr="007815C0">
              <w:rPr>
                <w:rStyle w:val="Hipervnculo"/>
                <w:rFonts w:ascii="Times New Roman" w:hAnsi="Times New Roman" w:cs="Times New Roman"/>
                <w:noProof/>
              </w:rPr>
              <w:t>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rPr>
              <w:t>Fase de Diseño</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_Toc520655727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73</w:t>
            </w:r>
            <w:r w:rsidR="0077483C" w:rsidRPr="007815C0">
              <w:rPr>
                <w:rFonts w:ascii="Times New Roman" w:hAnsi="Times New Roman" w:cs="Times New Roman"/>
                <w:noProof/>
                <w:webHidden/>
              </w:rPr>
              <w:fldChar w:fldCharType="end"/>
            </w:r>
          </w:hyperlink>
        </w:p>
        <w:p w14:paraId="42F1C676"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728" w:history="1">
            <w:r w:rsidR="00CC32E0" w:rsidRPr="007815C0">
              <w:rPr>
                <w:rStyle w:val="Hipervnculo"/>
                <w:rFonts w:ascii="Times New Roman" w:hAnsi="Times New Roman" w:cs="Times New Roman"/>
                <w:i w:val="0"/>
                <w:noProof/>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Tabla de requerimientos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_Toc520655728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73</w:t>
            </w:r>
            <w:r w:rsidR="0077483C" w:rsidRPr="007815C0">
              <w:rPr>
                <w:rFonts w:ascii="Times New Roman" w:hAnsi="Times New Roman" w:cs="Times New Roman"/>
                <w:i w:val="0"/>
                <w:noProof/>
                <w:webHidden/>
              </w:rPr>
              <w:fldChar w:fldCharType="end"/>
            </w:r>
          </w:hyperlink>
        </w:p>
        <w:p w14:paraId="505782FE"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729" w:history="1">
            <w:r w:rsidR="00CC32E0" w:rsidRPr="007815C0">
              <w:rPr>
                <w:rStyle w:val="Hipervnculo"/>
                <w:rFonts w:ascii="Times New Roman" w:hAnsi="Times New Roman" w:cs="Times New Roman"/>
                <w:i w:val="0"/>
                <w:noProof/>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Diseño y Prototipado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_Toc520655729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80</w:t>
            </w:r>
            <w:r w:rsidR="0077483C" w:rsidRPr="007815C0">
              <w:rPr>
                <w:rFonts w:ascii="Times New Roman" w:hAnsi="Times New Roman" w:cs="Times New Roman"/>
                <w:i w:val="0"/>
                <w:noProof/>
                <w:webHidden/>
              </w:rPr>
              <w:fldChar w:fldCharType="end"/>
            </w:r>
          </w:hyperlink>
        </w:p>
        <w:p w14:paraId="48493A37" w14:textId="77777777" w:rsidR="00CC32E0" w:rsidRPr="007815C0" w:rsidRDefault="00B874DF" w:rsidP="00CC32E0">
          <w:pPr>
            <w:pStyle w:val="TDC2"/>
            <w:rPr>
              <w:rFonts w:ascii="Times New Roman" w:eastAsiaTheme="minorEastAsia" w:hAnsi="Times New Roman" w:cs="Times New Roman"/>
              <w:noProof/>
              <w:sz w:val="24"/>
              <w:szCs w:val="24"/>
              <w:lang w:val="es-PE" w:eastAsia="es-PE"/>
            </w:rPr>
          </w:pPr>
          <w:hyperlink w:anchor="_Toc520655730" w:history="1">
            <w:r w:rsidR="00CC32E0" w:rsidRPr="007815C0">
              <w:rPr>
                <w:rStyle w:val="Hipervnculo"/>
                <w:rFonts w:ascii="Times New Roman" w:hAnsi="Times New Roman" w:cs="Times New Roman"/>
                <w:noProof/>
                <w:lang w:val="es-PE"/>
              </w:rPr>
              <w:t>III.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Fase de Pruebas</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_Toc520655730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85</w:t>
            </w:r>
            <w:r w:rsidR="0077483C" w:rsidRPr="007815C0">
              <w:rPr>
                <w:rFonts w:ascii="Times New Roman" w:hAnsi="Times New Roman" w:cs="Times New Roman"/>
                <w:noProof/>
                <w:webHidden/>
              </w:rPr>
              <w:fldChar w:fldCharType="end"/>
            </w:r>
          </w:hyperlink>
        </w:p>
        <w:p w14:paraId="3C4B380E"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731" w:history="1">
            <w:r w:rsidR="00CC32E0" w:rsidRPr="007815C0">
              <w:rPr>
                <w:rStyle w:val="Hipervnculo"/>
                <w:rFonts w:ascii="Times New Roman" w:hAnsi="Times New Roman" w:cs="Times New Roman"/>
                <w:i w:val="0"/>
                <w:noProof/>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Personal de SUSALUD</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_Toc520655731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92</w:t>
            </w:r>
            <w:r w:rsidR="0077483C" w:rsidRPr="007815C0">
              <w:rPr>
                <w:rFonts w:ascii="Times New Roman" w:hAnsi="Times New Roman" w:cs="Times New Roman"/>
                <w:i w:val="0"/>
                <w:noProof/>
                <w:webHidden/>
              </w:rPr>
              <w:fldChar w:fldCharType="end"/>
            </w:r>
          </w:hyperlink>
        </w:p>
        <w:p w14:paraId="2CB25664"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732" w:history="1">
            <w:r w:rsidR="00CC32E0" w:rsidRPr="007815C0">
              <w:rPr>
                <w:rStyle w:val="Hipervnculo"/>
                <w:rFonts w:ascii="Times New Roman" w:hAnsi="Times New Roman" w:cs="Times New Roman"/>
                <w:i w:val="0"/>
                <w:noProof/>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Gestores de IPRESS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_Toc520655732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93</w:t>
            </w:r>
            <w:r w:rsidR="0077483C" w:rsidRPr="007815C0">
              <w:rPr>
                <w:rFonts w:ascii="Times New Roman" w:hAnsi="Times New Roman" w:cs="Times New Roman"/>
                <w:i w:val="0"/>
                <w:noProof/>
                <w:webHidden/>
              </w:rPr>
              <w:fldChar w:fldCharType="end"/>
            </w:r>
          </w:hyperlink>
        </w:p>
        <w:p w14:paraId="50A903FB"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733" w:history="1">
            <w:r w:rsidR="00CC32E0" w:rsidRPr="007815C0">
              <w:rPr>
                <w:rStyle w:val="Hipervnculo"/>
                <w:rFonts w:ascii="Times New Roman" w:hAnsi="Times New Roman" w:cs="Times New Roman"/>
                <w:i w:val="0"/>
                <w:noProof/>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Ciudadanos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_Toc520655733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93</w:t>
            </w:r>
            <w:r w:rsidR="0077483C" w:rsidRPr="007815C0">
              <w:rPr>
                <w:rFonts w:ascii="Times New Roman" w:hAnsi="Times New Roman" w:cs="Times New Roman"/>
                <w:i w:val="0"/>
                <w:noProof/>
                <w:webHidden/>
              </w:rPr>
              <w:fldChar w:fldCharType="end"/>
            </w:r>
          </w:hyperlink>
        </w:p>
        <w:p w14:paraId="7F0AA339"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734" w:history="1">
            <w:r w:rsidR="00CC32E0" w:rsidRPr="007815C0">
              <w:rPr>
                <w:rStyle w:val="Hipervnculo"/>
                <w:rFonts w:ascii="Times New Roman" w:hAnsi="Times New Roman" w:cs="Times New Roman"/>
                <w:i w:val="0"/>
                <w:noProof/>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Reclasificación de la Tabla de Clasificación de Reclamos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_Toc520655734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95</w:t>
            </w:r>
            <w:r w:rsidR="0077483C" w:rsidRPr="007815C0">
              <w:rPr>
                <w:rFonts w:ascii="Times New Roman" w:hAnsi="Times New Roman" w:cs="Times New Roman"/>
                <w:i w:val="0"/>
                <w:noProof/>
                <w:webHidden/>
              </w:rPr>
              <w:fldChar w:fldCharType="end"/>
            </w:r>
          </w:hyperlink>
        </w:p>
        <w:p w14:paraId="5624C940" w14:textId="77777777" w:rsidR="00CC32E0" w:rsidRPr="00C3723A" w:rsidRDefault="00B874DF" w:rsidP="00C3723A">
          <w:pPr>
            <w:pStyle w:val="TDC1"/>
            <w:rPr>
              <w:rFonts w:eastAsiaTheme="minorEastAsia"/>
              <w:noProof/>
              <w:sz w:val="24"/>
              <w:szCs w:val="24"/>
              <w:lang w:val="es-PE" w:eastAsia="es-PE"/>
            </w:rPr>
          </w:pPr>
          <w:hyperlink w:anchor="_Toc520655735" w:history="1">
            <w:r w:rsidR="00CC32E0" w:rsidRPr="007815C0">
              <w:rPr>
                <w:rStyle w:val="Hipervnculo"/>
                <w:rFonts w:ascii="Times New Roman" w:hAnsi="Times New Roman" w:cs="Times New Roman"/>
                <w:b w:val="0"/>
                <w:noProof/>
              </w:rPr>
              <w:t>Discusión</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_Toc520655735 \h </w:instrText>
            </w:r>
            <w:r w:rsidR="0077483C" w:rsidRPr="00C3723A">
              <w:rPr>
                <w:noProof/>
                <w:webHidden/>
              </w:rPr>
            </w:r>
            <w:r w:rsidR="0077483C" w:rsidRPr="00C3723A">
              <w:rPr>
                <w:noProof/>
                <w:webHidden/>
              </w:rPr>
              <w:fldChar w:fldCharType="separate"/>
            </w:r>
            <w:r w:rsidR="000D59D2">
              <w:rPr>
                <w:noProof/>
                <w:webHidden/>
              </w:rPr>
              <w:t>99</w:t>
            </w:r>
            <w:r w:rsidR="0077483C" w:rsidRPr="00C3723A">
              <w:rPr>
                <w:noProof/>
                <w:webHidden/>
              </w:rPr>
              <w:fldChar w:fldCharType="end"/>
            </w:r>
          </w:hyperlink>
        </w:p>
        <w:p w14:paraId="5C498CB7" w14:textId="77777777" w:rsidR="00CC32E0" w:rsidRPr="007815C0" w:rsidRDefault="00B874DF" w:rsidP="00CC32E0">
          <w:pPr>
            <w:pStyle w:val="TDC2"/>
            <w:rPr>
              <w:rFonts w:ascii="Times New Roman" w:eastAsiaTheme="minorEastAsia" w:hAnsi="Times New Roman" w:cs="Times New Roman"/>
              <w:noProof/>
              <w:sz w:val="24"/>
              <w:szCs w:val="24"/>
              <w:lang w:val="es-PE" w:eastAsia="es-PE"/>
            </w:rPr>
          </w:pPr>
          <w:hyperlink w:anchor="_Toc520655736" w:history="1">
            <w:r w:rsidR="00CC32E0" w:rsidRPr="007815C0">
              <w:rPr>
                <w:rStyle w:val="Hipervnculo"/>
                <w:rFonts w:ascii="Times New Roman" w:hAnsi="Times New Roman" w:cs="Times New Roman"/>
                <w:noProof/>
                <w:lang w:val="es-PE"/>
              </w:rPr>
              <w:t>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De los hallazgos en la fase exploratoria</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_Toc520655736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105</w:t>
            </w:r>
            <w:r w:rsidR="0077483C" w:rsidRPr="007815C0">
              <w:rPr>
                <w:rFonts w:ascii="Times New Roman" w:hAnsi="Times New Roman" w:cs="Times New Roman"/>
                <w:noProof/>
                <w:webHidden/>
              </w:rPr>
              <w:fldChar w:fldCharType="end"/>
            </w:r>
          </w:hyperlink>
        </w:p>
        <w:p w14:paraId="0CA83AF9" w14:textId="77777777" w:rsidR="00CC32E0" w:rsidRPr="007815C0" w:rsidRDefault="00B874DF" w:rsidP="00CC32E0">
          <w:pPr>
            <w:pStyle w:val="TDC2"/>
            <w:rPr>
              <w:rFonts w:ascii="Times New Roman" w:eastAsiaTheme="minorEastAsia" w:hAnsi="Times New Roman" w:cs="Times New Roman"/>
              <w:noProof/>
              <w:sz w:val="24"/>
              <w:szCs w:val="24"/>
              <w:lang w:val="es-PE" w:eastAsia="es-PE"/>
            </w:rPr>
          </w:pPr>
          <w:hyperlink w:anchor="_Toc520655737" w:history="1">
            <w:r w:rsidR="00CC32E0" w:rsidRPr="007815C0">
              <w:rPr>
                <w:rStyle w:val="Hipervnculo"/>
                <w:rFonts w:ascii="Times New Roman" w:hAnsi="Times New Roman" w:cs="Times New Roman"/>
                <w:noProof/>
                <w:lang w:val="es-PE"/>
              </w:rPr>
              <w:t>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De los hallazgos de la fase de prueba</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_Toc520655737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109</w:t>
            </w:r>
            <w:r w:rsidR="0077483C" w:rsidRPr="007815C0">
              <w:rPr>
                <w:rFonts w:ascii="Times New Roman" w:hAnsi="Times New Roman" w:cs="Times New Roman"/>
                <w:noProof/>
                <w:webHidden/>
              </w:rPr>
              <w:fldChar w:fldCharType="end"/>
            </w:r>
          </w:hyperlink>
        </w:p>
        <w:p w14:paraId="2CEB2AEA" w14:textId="77777777" w:rsidR="00CC32E0" w:rsidRPr="007815C0" w:rsidRDefault="00B874DF" w:rsidP="00CC32E0">
          <w:pPr>
            <w:pStyle w:val="TDC2"/>
            <w:rPr>
              <w:rFonts w:ascii="Times New Roman" w:eastAsiaTheme="minorEastAsia" w:hAnsi="Times New Roman" w:cs="Times New Roman"/>
              <w:noProof/>
              <w:sz w:val="24"/>
              <w:szCs w:val="24"/>
              <w:lang w:val="es-PE" w:eastAsia="es-PE"/>
            </w:rPr>
          </w:pPr>
          <w:hyperlink w:anchor="_Toc520655738" w:history="1">
            <w:r w:rsidR="00CC32E0" w:rsidRPr="007815C0">
              <w:rPr>
                <w:rStyle w:val="Hipervnculo"/>
                <w:rFonts w:ascii="Times New Roman" w:hAnsi="Times New Roman" w:cs="Times New Roman"/>
                <w:noProof/>
              </w:rPr>
              <w:t>III.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rPr>
              <w:t>Limitaciones</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_Toc520655738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110</w:t>
            </w:r>
            <w:r w:rsidR="0077483C" w:rsidRPr="007815C0">
              <w:rPr>
                <w:rFonts w:ascii="Times New Roman" w:hAnsi="Times New Roman" w:cs="Times New Roman"/>
                <w:noProof/>
                <w:webHidden/>
              </w:rPr>
              <w:fldChar w:fldCharType="end"/>
            </w:r>
          </w:hyperlink>
        </w:p>
        <w:p w14:paraId="54DA1F49" w14:textId="77777777" w:rsidR="00CC32E0" w:rsidRPr="00C3723A" w:rsidRDefault="00B874DF" w:rsidP="00C3723A">
          <w:pPr>
            <w:pStyle w:val="TDC1"/>
            <w:rPr>
              <w:rFonts w:eastAsiaTheme="minorEastAsia"/>
              <w:noProof/>
              <w:sz w:val="24"/>
              <w:szCs w:val="24"/>
              <w:lang w:val="es-PE" w:eastAsia="es-PE"/>
            </w:rPr>
          </w:pPr>
          <w:hyperlink w:anchor="_Toc520655739" w:history="1">
            <w:r w:rsidR="00CC32E0" w:rsidRPr="007815C0">
              <w:rPr>
                <w:rStyle w:val="Hipervnculo"/>
                <w:rFonts w:ascii="Times New Roman" w:hAnsi="Times New Roman" w:cs="Times New Roman"/>
                <w:b w:val="0"/>
                <w:noProof/>
              </w:rPr>
              <w:t>Conclusiones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_Toc520655739 \h </w:instrText>
            </w:r>
            <w:r w:rsidR="0077483C" w:rsidRPr="00C3723A">
              <w:rPr>
                <w:noProof/>
                <w:webHidden/>
              </w:rPr>
            </w:r>
            <w:r w:rsidR="0077483C" w:rsidRPr="00C3723A">
              <w:rPr>
                <w:noProof/>
                <w:webHidden/>
              </w:rPr>
              <w:fldChar w:fldCharType="separate"/>
            </w:r>
            <w:r w:rsidR="000D59D2">
              <w:rPr>
                <w:noProof/>
                <w:webHidden/>
              </w:rPr>
              <w:t>112</w:t>
            </w:r>
            <w:r w:rsidR="0077483C" w:rsidRPr="00C3723A">
              <w:rPr>
                <w:noProof/>
                <w:webHidden/>
              </w:rPr>
              <w:fldChar w:fldCharType="end"/>
            </w:r>
          </w:hyperlink>
        </w:p>
        <w:p w14:paraId="4EEF09E9" w14:textId="77777777" w:rsidR="00CC32E0" w:rsidRPr="00C3723A" w:rsidRDefault="00B874DF" w:rsidP="007815C0">
          <w:pPr>
            <w:pStyle w:val="TDC1"/>
            <w:rPr>
              <w:rFonts w:eastAsiaTheme="minorEastAsia"/>
              <w:noProof/>
              <w:sz w:val="24"/>
              <w:szCs w:val="24"/>
              <w:lang w:val="es-PE" w:eastAsia="es-PE"/>
            </w:rPr>
          </w:pPr>
          <w:hyperlink w:anchor="_Toc520655744" w:history="1">
            <w:r w:rsidR="00CC32E0" w:rsidRPr="007815C0">
              <w:rPr>
                <w:rStyle w:val="Hipervnculo"/>
                <w:rFonts w:ascii="Times New Roman" w:hAnsi="Times New Roman" w:cs="Times New Roman"/>
                <w:b w:val="0"/>
                <w:noProof/>
              </w:rPr>
              <w:t>Recomendaciones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_Toc520655744 \h </w:instrText>
            </w:r>
            <w:r w:rsidR="0077483C" w:rsidRPr="00C3723A">
              <w:rPr>
                <w:noProof/>
                <w:webHidden/>
              </w:rPr>
            </w:r>
            <w:r w:rsidR="0077483C" w:rsidRPr="00C3723A">
              <w:rPr>
                <w:noProof/>
                <w:webHidden/>
              </w:rPr>
              <w:fldChar w:fldCharType="separate"/>
            </w:r>
            <w:r w:rsidR="000D59D2">
              <w:rPr>
                <w:noProof/>
                <w:webHidden/>
              </w:rPr>
              <w:t>113</w:t>
            </w:r>
            <w:r w:rsidR="0077483C" w:rsidRPr="00C3723A">
              <w:rPr>
                <w:noProof/>
                <w:webHidden/>
              </w:rPr>
              <w:fldChar w:fldCharType="end"/>
            </w:r>
          </w:hyperlink>
        </w:p>
        <w:p w14:paraId="435C1A0B" w14:textId="77777777" w:rsidR="00CC32E0" w:rsidRPr="00C3723A" w:rsidRDefault="00B874DF" w:rsidP="00C3723A">
          <w:pPr>
            <w:pStyle w:val="TDC1"/>
            <w:rPr>
              <w:rFonts w:eastAsiaTheme="minorEastAsia"/>
              <w:noProof/>
              <w:sz w:val="24"/>
              <w:szCs w:val="24"/>
              <w:lang w:val="es-PE" w:eastAsia="es-PE"/>
            </w:rPr>
          </w:pPr>
          <w:hyperlink w:anchor="_Toc520655748" w:history="1">
            <w:r w:rsidR="00CC32E0" w:rsidRPr="007815C0">
              <w:rPr>
                <w:rStyle w:val="Hipervnculo"/>
                <w:rFonts w:ascii="Times New Roman" w:hAnsi="Times New Roman" w:cs="Times New Roman"/>
                <w:b w:val="0"/>
                <w:noProof/>
              </w:rPr>
              <w:t>Referencias bibliográficas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_Toc520655748 \h </w:instrText>
            </w:r>
            <w:r w:rsidR="0077483C" w:rsidRPr="00C3723A">
              <w:rPr>
                <w:noProof/>
                <w:webHidden/>
              </w:rPr>
            </w:r>
            <w:r w:rsidR="0077483C" w:rsidRPr="00C3723A">
              <w:rPr>
                <w:noProof/>
                <w:webHidden/>
              </w:rPr>
              <w:fldChar w:fldCharType="separate"/>
            </w:r>
            <w:r w:rsidR="000D59D2">
              <w:rPr>
                <w:noProof/>
                <w:webHidden/>
              </w:rPr>
              <w:t>115</w:t>
            </w:r>
            <w:r w:rsidR="0077483C" w:rsidRPr="00C3723A">
              <w:rPr>
                <w:noProof/>
                <w:webHidden/>
              </w:rPr>
              <w:fldChar w:fldCharType="end"/>
            </w:r>
          </w:hyperlink>
        </w:p>
        <w:p w14:paraId="3F5FEF23" w14:textId="77777777" w:rsidR="00CC32E0" w:rsidRPr="00C3723A" w:rsidRDefault="00B874DF" w:rsidP="00C3723A">
          <w:pPr>
            <w:pStyle w:val="TDC1"/>
            <w:rPr>
              <w:rFonts w:eastAsiaTheme="minorEastAsia"/>
              <w:noProof/>
              <w:sz w:val="24"/>
              <w:szCs w:val="24"/>
              <w:lang w:val="es-PE" w:eastAsia="es-PE"/>
            </w:rPr>
          </w:pPr>
          <w:hyperlink w:anchor="_Toc520655749" w:history="1">
            <w:r w:rsidR="00CC32E0" w:rsidRPr="007815C0">
              <w:rPr>
                <w:rStyle w:val="Hipervnculo"/>
                <w:rFonts w:ascii="Times New Roman" w:hAnsi="Times New Roman" w:cs="Times New Roman"/>
                <w:b w:val="0"/>
                <w:noProof/>
              </w:rPr>
              <w:t>Anexos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_Toc520655749 \h </w:instrText>
            </w:r>
            <w:r w:rsidR="0077483C" w:rsidRPr="00C3723A">
              <w:rPr>
                <w:noProof/>
                <w:webHidden/>
              </w:rPr>
            </w:r>
            <w:r w:rsidR="0077483C" w:rsidRPr="00C3723A">
              <w:rPr>
                <w:noProof/>
                <w:webHidden/>
              </w:rPr>
              <w:fldChar w:fldCharType="separate"/>
            </w:r>
            <w:r w:rsidR="000D59D2">
              <w:rPr>
                <w:noProof/>
                <w:webHidden/>
              </w:rPr>
              <w:t>121</w:t>
            </w:r>
            <w:r w:rsidR="0077483C" w:rsidRPr="00C3723A">
              <w:rPr>
                <w:noProof/>
                <w:webHidden/>
              </w:rPr>
              <w:fldChar w:fldCharType="end"/>
            </w:r>
          </w:hyperlink>
        </w:p>
        <w:p w14:paraId="5E65F511" w14:textId="77777777" w:rsidR="00CC32E0" w:rsidRPr="007815C0" w:rsidRDefault="00B874DF" w:rsidP="00CC32E0">
          <w:pPr>
            <w:pStyle w:val="TDC2"/>
            <w:rPr>
              <w:rFonts w:ascii="Times New Roman" w:eastAsiaTheme="minorEastAsia" w:hAnsi="Times New Roman" w:cs="Times New Roman"/>
              <w:noProof/>
              <w:sz w:val="24"/>
              <w:szCs w:val="24"/>
              <w:lang w:val="es-PE" w:eastAsia="es-PE"/>
            </w:rPr>
          </w:pPr>
          <w:hyperlink w:anchor="_Toc520655750" w:history="1">
            <w:r w:rsidR="00CC32E0" w:rsidRPr="007815C0">
              <w:rPr>
                <w:rStyle w:val="Hipervnculo"/>
                <w:rFonts w:ascii="Times New Roman" w:hAnsi="Times New Roman" w:cs="Times New Roman"/>
                <w:noProof/>
                <w:lang w:val="es-PE"/>
              </w:rPr>
              <w:t>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Anexo 1: Consentimiento Informado del usuario final para realizar entrevistas a profundidad.</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_Toc520655750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121</w:t>
            </w:r>
            <w:r w:rsidR="0077483C" w:rsidRPr="007815C0">
              <w:rPr>
                <w:rFonts w:ascii="Times New Roman" w:hAnsi="Times New Roman" w:cs="Times New Roman"/>
                <w:noProof/>
                <w:webHidden/>
              </w:rPr>
              <w:fldChar w:fldCharType="end"/>
            </w:r>
          </w:hyperlink>
        </w:p>
        <w:p w14:paraId="087787D6" w14:textId="77777777" w:rsidR="00CC32E0" w:rsidRPr="007815C0" w:rsidRDefault="00B874DF" w:rsidP="00CC32E0">
          <w:pPr>
            <w:pStyle w:val="TDC2"/>
            <w:rPr>
              <w:rFonts w:ascii="Times New Roman" w:eastAsiaTheme="minorEastAsia" w:hAnsi="Times New Roman" w:cs="Times New Roman"/>
              <w:noProof/>
              <w:sz w:val="24"/>
              <w:szCs w:val="24"/>
              <w:lang w:val="es-PE" w:eastAsia="es-PE"/>
            </w:rPr>
          </w:pPr>
          <w:hyperlink w:anchor="_Toc520655751" w:history="1">
            <w:r w:rsidR="00CC32E0" w:rsidRPr="007815C0">
              <w:rPr>
                <w:rStyle w:val="Hipervnculo"/>
                <w:rFonts w:ascii="Times New Roman" w:hAnsi="Times New Roman" w:cs="Times New Roman"/>
                <w:noProof/>
                <w:lang w:val="es-PE"/>
              </w:rPr>
              <w:t>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Anexo 2: Guía Semi-Estructurada de Entrevista a Profundidad para usuarios finales Nº1</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_Toc520655751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124</w:t>
            </w:r>
            <w:r w:rsidR="0077483C" w:rsidRPr="007815C0">
              <w:rPr>
                <w:rFonts w:ascii="Times New Roman" w:hAnsi="Times New Roman" w:cs="Times New Roman"/>
                <w:noProof/>
                <w:webHidden/>
              </w:rPr>
              <w:fldChar w:fldCharType="end"/>
            </w:r>
          </w:hyperlink>
        </w:p>
        <w:p w14:paraId="6CA2DD7A" w14:textId="77777777" w:rsidR="00CC32E0" w:rsidRPr="007815C0" w:rsidRDefault="00B874DF" w:rsidP="00CC32E0">
          <w:pPr>
            <w:pStyle w:val="TDC2"/>
            <w:rPr>
              <w:rFonts w:ascii="Times New Roman" w:eastAsiaTheme="minorEastAsia" w:hAnsi="Times New Roman" w:cs="Times New Roman"/>
              <w:noProof/>
              <w:sz w:val="24"/>
              <w:szCs w:val="24"/>
              <w:lang w:val="es-PE" w:eastAsia="es-PE"/>
            </w:rPr>
          </w:pPr>
          <w:hyperlink w:anchor="_Toc520655752" w:history="1">
            <w:r w:rsidR="00CC32E0" w:rsidRPr="007815C0">
              <w:rPr>
                <w:rStyle w:val="Hipervnculo"/>
                <w:rFonts w:ascii="Times New Roman" w:hAnsi="Times New Roman" w:cs="Times New Roman"/>
                <w:noProof/>
                <w:lang w:val="es-PE"/>
              </w:rPr>
              <w:t>III.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Anexo 3: Guía Estructurada de Entrevista a Profundidad para usuarios finales Nº2</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_Toc520655752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126</w:t>
            </w:r>
            <w:r w:rsidR="0077483C" w:rsidRPr="007815C0">
              <w:rPr>
                <w:rFonts w:ascii="Times New Roman" w:hAnsi="Times New Roman" w:cs="Times New Roman"/>
                <w:noProof/>
                <w:webHidden/>
              </w:rPr>
              <w:fldChar w:fldCharType="end"/>
            </w:r>
          </w:hyperlink>
        </w:p>
        <w:p w14:paraId="3F178F20" w14:textId="77777777" w:rsidR="00CC32E0" w:rsidRPr="007815C0" w:rsidRDefault="00B874DF" w:rsidP="00CC32E0">
          <w:pPr>
            <w:pStyle w:val="TDC2"/>
            <w:rPr>
              <w:rFonts w:ascii="Times New Roman" w:eastAsiaTheme="minorEastAsia" w:hAnsi="Times New Roman" w:cs="Times New Roman"/>
              <w:noProof/>
              <w:sz w:val="24"/>
              <w:szCs w:val="24"/>
              <w:lang w:val="es-PE" w:eastAsia="es-PE"/>
            </w:rPr>
          </w:pPr>
          <w:hyperlink w:anchor="_Toc520655753" w:history="1">
            <w:r w:rsidR="00CC32E0" w:rsidRPr="007815C0">
              <w:rPr>
                <w:rStyle w:val="Hipervnculo"/>
                <w:rFonts w:ascii="Times New Roman" w:hAnsi="Times New Roman" w:cs="Times New Roman"/>
                <w:noProof/>
                <w:lang w:val="es-PE"/>
              </w:rPr>
              <w:t>IV.</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Anexo 4. Encuesta de Aspectos Demográficos de Entrevistados del Sistema de Gestión de Reclamos para el Sistema de Salud del Perú</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_Toc520655753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128</w:t>
            </w:r>
            <w:r w:rsidR="0077483C" w:rsidRPr="007815C0">
              <w:rPr>
                <w:rFonts w:ascii="Times New Roman" w:hAnsi="Times New Roman" w:cs="Times New Roman"/>
                <w:noProof/>
                <w:webHidden/>
              </w:rPr>
              <w:fldChar w:fldCharType="end"/>
            </w:r>
          </w:hyperlink>
        </w:p>
        <w:p w14:paraId="05DA9792" w14:textId="77777777" w:rsidR="00CC32E0" w:rsidRPr="007815C0" w:rsidRDefault="00B874DF" w:rsidP="00CC32E0">
          <w:pPr>
            <w:pStyle w:val="TDC2"/>
            <w:rPr>
              <w:rFonts w:ascii="Times New Roman" w:eastAsiaTheme="minorEastAsia" w:hAnsi="Times New Roman" w:cs="Times New Roman"/>
              <w:noProof/>
              <w:sz w:val="24"/>
              <w:szCs w:val="24"/>
              <w:lang w:val="es-PE" w:eastAsia="es-PE"/>
            </w:rPr>
          </w:pPr>
          <w:hyperlink w:anchor="_Toc520655754" w:history="1">
            <w:r w:rsidR="00CC32E0" w:rsidRPr="007815C0">
              <w:rPr>
                <w:rStyle w:val="Hipervnculo"/>
                <w:rFonts w:ascii="Times New Roman" w:hAnsi="Times New Roman" w:cs="Times New Roman"/>
                <w:noProof/>
              </w:rPr>
              <w:t>V.</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rPr>
              <w:t xml:space="preserve">Anexo 5. Muestra de </w:t>
            </w:r>
            <w:r w:rsidR="00CC32E0" w:rsidRPr="007815C0">
              <w:rPr>
                <w:rStyle w:val="Hipervnculo"/>
                <w:rFonts w:ascii="Times New Roman" w:hAnsi="Times New Roman" w:cs="Times New Roman"/>
                <w:noProof/>
                <w:lang w:val="es-PE"/>
              </w:rPr>
              <w:t>Wireframes</w:t>
            </w:r>
            <w:r w:rsidR="00CC32E0" w:rsidRPr="007815C0">
              <w:rPr>
                <w:rStyle w:val="Hipervnculo"/>
                <w:rFonts w:ascii="Times New Roman" w:hAnsi="Times New Roman" w:cs="Times New Roman"/>
                <w:noProof/>
              </w:rPr>
              <w:t xml:space="preserve"> desarrollados para la etapa de Diseño</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_Toc520655754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129</w:t>
            </w:r>
            <w:r w:rsidR="0077483C" w:rsidRPr="007815C0">
              <w:rPr>
                <w:rFonts w:ascii="Times New Roman" w:hAnsi="Times New Roman" w:cs="Times New Roman"/>
                <w:noProof/>
                <w:webHidden/>
              </w:rPr>
              <w:fldChar w:fldCharType="end"/>
            </w:r>
          </w:hyperlink>
        </w:p>
        <w:p w14:paraId="2DF56075" w14:textId="77777777" w:rsidR="00CC32E0" w:rsidRPr="007815C0" w:rsidRDefault="00B874DF" w:rsidP="00CC32E0">
          <w:pPr>
            <w:pStyle w:val="TDC2"/>
            <w:rPr>
              <w:rFonts w:ascii="Times New Roman" w:eastAsiaTheme="minorEastAsia" w:hAnsi="Times New Roman" w:cs="Times New Roman"/>
              <w:noProof/>
              <w:sz w:val="24"/>
              <w:szCs w:val="24"/>
              <w:lang w:val="es-PE" w:eastAsia="es-PE"/>
            </w:rPr>
          </w:pPr>
          <w:hyperlink w:anchor="_Toc520655755" w:history="1">
            <w:r w:rsidR="00CC32E0" w:rsidRPr="007815C0">
              <w:rPr>
                <w:rStyle w:val="Hipervnculo"/>
                <w:rFonts w:ascii="Times New Roman" w:eastAsia="Times New Roman" w:hAnsi="Times New Roman" w:cs="Times New Roman"/>
                <w:noProof/>
                <w:lang w:eastAsia="es-PE"/>
              </w:rPr>
              <w:t>VI.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eastAsia="Times New Roman" w:hAnsi="Times New Roman" w:cs="Times New Roman"/>
                <w:noProof/>
                <w:lang w:eastAsia="es-PE"/>
              </w:rPr>
              <w:t>Anexo 6. Diagramas de Flujo por tipo de usuario</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_Toc520655755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131</w:t>
            </w:r>
            <w:r w:rsidR="0077483C" w:rsidRPr="007815C0">
              <w:rPr>
                <w:rFonts w:ascii="Times New Roman" w:hAnsi="Times New Roman" w:cs="Times New Roman"/>
                <w:noProof/>
                <w:webHidden/>
              </w:rPr>
              <w:fldChar w:fldCharType="end"/>
            </w:r>
          </w:hyperlink>
        </w:p>
        <w:p w14:paraId="3982269F"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756" w:history="1">
            <w:r w:rsidR="00CC32E0" w:rsidRPr="007815C0">
              <w:rPr>
                <w:rStyle w:val="Hipervnculo"/>
                <w:rFonts w:ascii="Times New Roman" w:hAnsi="Times New Roman" w:cs="Times New Roman"/>
                <w:i w:val="0"/>
                <w:noProof/>
                <w:lang w:eastAsia="es-PE"/>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eastAsia="es-PE"/>
              </w:rPr>
              <w:t>Personal de SUSALUD</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_Toc520655756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131</w:t>
            </w:r>
            <w:r w:rsidR="0077483C" w:rsidRPr="007815C0">
              <w:rPr>
                <w:rFonts w:ascii="Times New Roman" w:hAnsi="Times New Roman" w:cs="Times New Roman"/>
                <w:i w:val="0"/>
                <w:noProof/>
                <w:webHidden/>
              </w:rPr>
              <w:fldChar w:fldCharType="end"/>
            </w:r>
          </w:hyperlink>
        </w:p>
        <w:p w14:paraId="51106B7E"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757" w:history="1">
            <w:r w:rsidR="00CC32E0" w:rsidRPr="007815C0">
              <w:rPr>
                <w:rStyle w:val="Hipervnculo"/>
                <w:rFonts w:ascii="Times New Roman" w:hAnsi="Times New Roman" w:cs="Times New Roman"/>
                <w:i w:val="0"/>
                <w:noProof/>
                <w:lang w:eastAsia="es-PE"/>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eastAsia="es-PE"/>
              </w:rPr>
              <w:t>Gestores de IPRESS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_Toc520655757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133</w:t>
            </w:r>
            <w:r w:rsidR="0077483C" w:rsidRPr="007815C0">
              <w:rPr>
                <w:rFonts w:ascii="Times New Roman" w:hAnsi="Times New Roman" w:cs="Times New Roman"/>
                <w:i w:val="0"/>
                <w:noProof/>
                <w:webHidden/>
              </w:rPr>
              <w:fldChar w:fldCharType="end"/>
            </w:r>
          </w:hyperlink>
        </w:p>
        <w:p w14:paraId="7DF8906B" w14:textId="77777777" w:rsidR="00CC32E0" w:rsidRPr="007815C0" w:rsidRDefault="00B874DF" w:rsidP="00CC32E0">
          <w:pPr>
            <w:pStyle w:val="TDC3"/>
            <w:rPr>
              <w:rFonts w:ascii="Times New Roman" w:eastAsiaTheme="minorEastAsia" w:hAnsi="Times New Roman" w:cs="Times New Roman"/>
              <w:i w:val="0"/>
              <w:noProof/>
              <w:sz w:val="24"/>
              <w:szCs w:val="24"/>
              <w:lang w:val="es-PE" w:eastAsia="es-PE"/>
            </w:rPr>
          </w:pPr>
          <w:hyperlink w:anchor="_Toc520655758" w:history="1">
            <w:r w:rsidR="00CC32E0" w:rsidRPr="007815C0">
              <w:rPr>
                <w:rStyle w:val="Hipervnculo"/>
                <w:rFonts w:ascii="Times New Roman" w:hAnsi="Times New Roman" w:cs="Times New Roman"/>
                <w:i w:val="0"/>
                <w:noProof/>
                <w:lang w:eastAsia="es-PE"/>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eastAsia="es-PE"/>
              </w:rPr>
              <w:t>Ciudadanos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_Toc520655758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135</w:t>
            </w:r>
            <w:r w:rsidR="0077483C" w:rsidRPr="007815C0">
              <w:rPr>
                <w:rFonts w:ascii="Times New Roman" w:hAnsi="Times New Roman" w:cs="Times New Roman"/>
                <w:i w:val="0"/>
                <w:noProof/>
                <w:webHidden/>
              </w:rPr>
              <w:fldChar w:fldCharType="end"/>
            </w:r>
          </w:hyperlink>
        </w:p>
        <w:p w14:paraId="43C95C4C" w14:textId="77777777" w:rsidR="007E51F7" w:rsidRPr="009E6BE6" w:rsidRDefault="0077483C" w:rsidP="009E6BE6">
          <w:pPr>
            <w:spacing w:before="240" w:after="240" w:line="480" w:lineRule="auto"/>
          </w:pPr>
          <w:r w:rsidRPr="009E6BE6">
            <w:rPr>
              <w:bCs/>
              <w:caps/>
              <w:color w:val="000000" w:themeColor="text1"/>
            </w:rPr>
            <w:fldChar w:fldCharType="end"/>
          </w:r>
        </w:p>
      </w:sdtContent>
    </w:sdt>
    <w:p w14:paraId="1EE69A2A" w14:textId="77777777" w:rsidR="00EA6485" w:rsidRPr="00BA156B" w:rsidRDefault="00EA6485" w:rsidP="00625BCC">
      <w:pPr>
        <w:pStyle w:val="Ttulo1"/>
      </w:pPr>
      <w:bookmarkStart w:id="5" w:name="_Toc520655616"/>
      <w:r w:rsidRPr="00BA156B">
        <w:lastRenderedPageBreak/>
        <w:t>Listado de Acrónimos</w:t>
      </w:r>
      <w:bookmarkEnd w:id="5"/>
    </w:p>
    <w:p w14:paraId="0FB50CD6" w14:textId="77777777" w:rsidR="00EA6485" w:rsidRPr="00BA156B" w:rsidRDefault="00EA6485" w:rsidP="00A50DD7">
      <w:pPr>
        <w:pStyle w:val="Texto"/>
        <w:numPr>
          <w:ilvl w:val="0"/>
          <w:numId w:val="22"/>
        </w:numPr>
      </w:pPr>
      <w:r w:rsidRPr="00BA156B">
        <w:t>IPRESS – Institución Prestadora de Servicios de Salud</w:t>
      </w:r>
    </w:p>
    <w:p w14:paraId="2FBA1D79" w14:textId="77777777" w:rsidR="00EA6485" w:rsidRPr="00BA156B" w:rsidRDefault="00EA6485" w:rsidP="00A50DD7">
      <w:pPr>
        <w:pStyle w:val="Texto"/>
        <w:numPr>
          <w:ilvl w:val="0"/>
          <w:numId w:val="22"/>
        </w:numPr>
      </w:pPr>
      <w:r w:rsidRPr="00BA156B">
        <w:t xml:space="preserve">SUSALUD – </w:t>
      </w:r>
      <w:r w:rsidR="00B72F4A" w:rsidRPr="00BA156B">
        <w:t>Superintendencia</w:t>
      </w:r>
      <w:r w:rsidRPr="00BA156B">
        <w:t xml:space="preserve"> Nacional de Salud</w:t>
      </w:r>
    </w:p>
    <w:p w14:paraId="1209797C" w14:textId="77777777" w:rsidR="00EA6485" w:rsidRPr="00BA156B" w:rsidRDefault="00EA6485" w:rsidP="00A50DD7">
      <w:pPr>
        <w:pStyle w:val="Texto"/>
        <w:numPr>
          <w:ilvl w:val="0"/>
          <w:numId w:val="22"/>
        </w:numPr>
      </w:pPr>
      <w:r w:rsidRPr="00BA156B">
        <w:t>IAFAS – Institución Administradora de Fondos de Aseguramiento en Salud</w:t>
      </w:r>
    </w:p>
    <w:p w14:paraId="10864B50" w14:textId="77777777" w:rsidR="0038486C" w:rsidRPr="00BA156B" w:rsidRDefault="00EA6485" w:rsidP="00A50DD7">
      <w:pPr>
        <w:pStyle w:val="Texto"/>
        <w:numPr>
          <w:ilvl w:val="0"/>
          <w:numId w:val="22"/>
        </w:numPr>
      </w:pPr>
      <w:r w:rsidRPr="00BA156B">
        <w:t>PAUS – Plataforma de Atención al Usuario</w:t>
      </w:r>
    </w:p>
    <w:p w14:paraId="0B03F78F" w14:textId="77777777" w:rsidR="00EA6485" w:rsidRPr="00BA156B" w:rsidRDefault="00EA6485" w:rsidP="00A50DD7">
      <w:pPr>
        <w:pStyle w:val="Texto"/>
        <w:numPr>
          <w:ilvl w:val="0"/>
          <w:numId w:val="22"/>
        </w:numPr>
      </w:pPr>
      <w:r w:rsidRPr="00BA156B">
        <w:t xml:space="preserve">UCD – </w:t>
      </w:r>
      <w:r w:rsidRPr="00BA156B">
        <w:rPr>
          <w:lang w:val="en-US"/>
        </w:rPr>
        <w:t>User-Centered Design</w:t>
      </w:r>
    </w:p>
    <w:p w14:paraId="323CE4F8" w14:textId="77777777" w:rsidR="0038486C" w:rsidRPr="00BA156B" w:rsidRDefault="0038486C" w:rsidP="00A50DD7">
      <w:pPr>
        <w:pStyle w:val="Texto"/>
        <w:numPr>
          <w:ilvl w:val="0"/>
          <w:numId w:val="22"/>
        </w:numPr>
      </w:pPr>
      <w:r w:rsidRPr="00BA156B">
        <w:t>OPS – Organización Panamericana de Salud</w:t>
      </w:r>
    </w:p>
    <w:p w14:paraId="6528C486" w14:textId="77777777" w:rsidR="00EA6485" w:rsidRPr="00BA156B" w:rsidRDefault="00EA6485" w:rsidP="00A50DD7">
      <w:pPr>
        <w:pStyle w:val="Texto"/>
        <w:numPr>
          <w:ilvl w:val="0"/>
          <w:numId w:val="22"/>
        </w:numPr>
      </w:pPr>
      <w:r w:rsidRPr="00BA156B">
        <w:t>MINSA – Ministerio de Salud del Perú</w:t>
      </w:r>
    </w:p>
    <w:p w14:paraId="68083EFD" w14:textId="77777777" w:rsidR="0038486C" w:rsidRPr="00BA156B" w:rsidRDefault="0038486C" w:rsidP="00A50DD7">
      <w:pPr>
        <w:pStyle w:val="Texto"/>
        <w:numPr>
          <w:ilvl w:val="0"/>
          <w:numId w:val="22"/>
        </w:numPr>
      </w:pPr>
      <w:r w:rsidRPr="00BA156B">
        <w:t xml:space="preserve">CRM – </w:t>
      </w:r>
      <w:r w:rsidRPr="00BA156B">
        <w:rPr>
          <w:lang w:val="en-US"/>
        </w:rPr>
        <w:t>Customer Relationship Manager</w:t>
      </w:r>
    </w:p>
    <w:p w14:paraId="1F6568D9" w14:textId="77777777" w:rsidR="0038486C" w:rsidRPr="00BA156B" w:rsidRDefault="0038486C" w:rsidP="00A50DD7">
      <w:pPr>
        <w:pStyle w:val="Texto"/>
        <w:numPr>
          <w:ilvl w:val="0"/>
          <w:numId w:val="22"/>
        </w:numPr>
      </w:pPr>
      <w:r w:rsidRPr="00BA156B">
        <w:t>PIN – Pedido de Intervención</w:t>
      </w:r>
    </w:p>
    <w:p w14:paraId="107406C1" w14:textId="77777777" w:rsidR="0038486C" w:rsidRPr="00BA156B" w:rsidRDefault="0038486C" w:rsidP="00A50DD7">
      <w:pPr>
        <w:pStyle w:val="Texto"/>
        <w:numPr>
          <w:ilvl w:val="0"/>
          <w:numId w:val="22"/>
        </w:numPr>
      </w:pPr>
      <w:r w:rsidRPr="00BA156B">
        <w:t xml:space="preserve">UGIPRESS – Instituciones Prestadoras de Servicios de Salud </w:t>
      </w:r>
    </w:p>
    <w:p w14:paraId="4E33DD40" w14:textId="77777777" w:rsidR="00483492" w:rsidRPr="00BA156B" w:rsidRDefault="00483492" w:rsidP="00A50DD7">
      <w:pPr>
        <w:pStyle w:val="Texto"/>
        <w:numPr>
          <w:ilvl w:val="0"/>
          <w:numId w:val="22"/>
        </w:numPr>
      </w:pPr>
      <w:r w:rsidRPr="00BA156B">
        <w:t xml:space="preserve">HIT – </w:t>
      </w:r>
      <w:r w:rsidRPr="00BA156B">
        <w:rPr>
          <w:lang w:val="en-US"/>
        </w:rPr>
        <w:t>Health Information Technologies</w:t>
      </w:r>
    </w:p>
    <w:p w14:paraId="36BBB080" w14:textId="77777777" w:rsidR="00AF5EAF" w:rsidRPr="00625BCC" w:rsidRDefault="00A12DD0" w:rsidP="00625BCC">
      <w:pPr>
        <w:pStyle w:val="Ttulo1"/>
      </w:pPr>
      <w:bookmarkStart w:id="6" w:name="_Toc520655617"/>
      <w:r w:rsidRPr="00625BCC">
        <w:lastRenderedPageBreak/>
        <w:t>Resumen</w:t>
      </w:r>
      <w:bookmarkEnd w:id="6"/>
    </w:p>
    <w:p w14:paraId="596EE694" w14:textId="77777777" w:rsidR="00BA0102" w:rsidRPr="00625BCC" w:rsidRDefault="00B81518" w:rsidP="00625BCC">
      <w:pPr>
        <w:pStyle w:val="Texto"/>
      </w:pPr>
      <w:r w:rsidRPr="00BA156B">
        <w:t xml:space="preserve">En los servicios de salud, la calidad de atención </w:t>
      </w:r>
      <w:r w:rsidR="004F2FF9" w:rsidRPr="00BA156B">
        <w:t>está</w:t>
      </w:r>
      <w:r w:rsidRPr="00BA156B">
        <w:t xml:space="preserve"> </w:t>
      </w:r>
      <w:r w:rsidR="00521763" w:rsidRPr="00BA156B">
        <w:t xml:space="preserve">muy </w:t>
      </w:r>
      <w:r w:rsidRPr="00BA156B">
        <w:t xml:space="preserve">ligada a la satisfacción </w:t>
      </w:r>
      <w:r w:rsidR="00521763" w:rsidRPr="00BA156B">
        <w:t>de</w:t>
      </w:r>
      <w:r w:rsidRPr="00BA156B">
        <w:t xml:space="preserve"> los pacientes y sus familiares antes, durante y después de la consulta </w:t>
      </w:r>
      <w:r w:rsidR="004F2FF9" w:rsidRPr="00BA156B">
        <w:t>médica</w:t>
      </w:r>
      <w:r w:rsidRPr="00BA156B">
        <w:t xml:space="preserve">. </w:t>
      </w:r>
      <w:r w:rsidR="00405C87">
        <w:t>Como la satisfacción de los pacientes y sus familiares depende mucho de la percepción de los mismos</w:t>
      </w:r>
      <w:r w:rsidR="00D54C46">
        <w:t>;</w:t>
      </w:r>
      <w:r w:rsidR="00405C87">
        <w:t xml:space="preserve"> una forma aproximada para poder monitorearla es a partir de una revisión constante de los reclamos que llegan al establecimiento, ya que ellos permiten conocer las </w:t>
      </w:r>
      <w:r w:rsidR="00AC34D7">
        <w:t>percepciones de los pacientes y familiares sobre la atención brindada</w:t>
      </w:r>
      <w:r w:rsidR="00405C87">
        <w:t xml:space="preserve">. </w:t>
      </w:r>
      <w:r w:rsidR="00521763" w:rsidRPr="00BA156B">
        <w:t>Este proceso</w:t>
      </w:r>
      <w:r w:rsidR="00FB5E77" w:rsidRPr="00BA156B">
        <w:t xml:space="preserve"> se optimiza al usar un </w:t>
      </w:r>
      <w:r w:rsidR="001828F5">
        <w:t>aplicativo informático para la</w:t>
      </w:r>
      <w:r w:rsidR="00FB5E77" w:rsidRPr="00BA156B">
        <w:t xml:space="preserve"> gestión de reclamos que ayude en </w:t>
      </w:r>
      <w:r w:rsidR="00322DDA" w:rsidRPr="00BA156B">
        <w:t xml:space="preserve">su </w:t>
      </w:r>
      <w:r w:rsidR="00FB5E77" w:rsidRPr="00BA156B">
        <w:t xml:space="preserve">admisión y manejo. En el Perú, los establecimientos de salud públicos no cuentan con dicho </w:t>
      </w:r>
      <w:r w:rsidR="001828F5">
        <w:t>aplicativo</w:t>
      </w:r>
      <w:r w:rsidR="00FB5E77" w:rsidRPr="00BA156B">
        <w:t xml:space="preserve">, lo cual hace tediosa la gestión de los reclamos y los gestores en salud no tienen acceso sencillo a la </w:t>
      </w:r>
      <w:r w:rsidR="00BA0102" w:rsidRPr="00BA156B">
        <w:t xml:space="preserve">retroalimentación de los ciudadanos. Es por ello que el objetivo de este estudio fue diseñar un </w:t>
      </w:r>
      <w:r w:rsidR="001828F5">
        <w:t>aplicativo informático</w:t>
      </w:r>
      <w:r w:rsidR="00BA0102" w:rsidRPr="00BA156B">
        <w:t xml:space="preserve"> </w:t>
      </w:r>
      <w:r w:rsidR="001828F5">
        <w:t>para la</w:t>
      </w:r>
      <w:r w:rsidR="00BA0102" w:rsidRPr="00BA156B">
        <w:t xml:space="preserve"> gestión de reclamos que permitiera el acceso a diversos tipos de usuarios y pudiera ser funcional para cada uno de ellos.</w:t>
      </w:r>
    </w:p>
    <w:p w14:paraId="0E90B1EE" w14:textId="77777777" w:rsidR="00146F40" w:rsidRPr="00625BCC" w:rsidRDefault="00BA0102" w:rsidP="00625BCC">
      <w:pPr>
        <w:pStyle w:val="Texto"/>
      </w:pPr>
      <w:r w:rsidRPr="00BA156B">
        <w:t xml:space="preserve">Para realizar esto, se utilizó la metodología de Diseño Centrado en el Usuario </w:t>
      </w:r>
      <w:r w:rsidR="006D406E" w:rsidRPr="00BA156B">
        <w:t xml:space="preserve">que </w:t>
      </w:r>
      <w:r w:rsidR="00BE0597" w:rsidRPr="00BA156B">
        <w:t>permite evaluar por separado</w:t>
      </w:r>
      <w:r w:rsidR="008A1FE8" w:rsidRPr="00BA156B">
        <w:t xml:space="preserve"> las necesidades de</w:t>
      </w:r>
      <w:r w:rsidR="006D406E" w:rsidRPr="00BA156B">
        <w:t xml:space="preserve"> cada tipo de usuario identificado como clave para la realización de este estudio. Adicionalmente, utilizando la metodología del </w:t>
      </w:r>
      <w:r w:rsidR="005E6ED5" w:rsidRPr="009E6BE6">
        <w:rPr>
          <w:lang w:val="es-PE"/>
        </w:rPr>
        <w:t>Card Sorting Modif</w:t>
      </w:r>
      <w:r w:rsidR="006D406E" w:rsidRPr="009E6BE6">
        <w:rPr>
          <w:lang w:val="es-PE"/>
        </w:rPr>
        <w:t>ied Delphi</w:t>
      </w:r>
      <w:r w:rsidR="006D406E" w:rsidRPr="00BA156B">
        <w:t xml:space="preserve"> se logró hacer una </w:t>
      </w:r>
      <w:r w:rsidR="004F498A">
        <w:t xml:space="preserve">nueva propuesta para la </w:t>
      </w:r>
      <w:r w:rsidR="006D406E" w:rsidRPr="00BA156B">
        <w:t xml:space="preserve">clasificación de los </w:t>
      </w:r>
      <w:r w:rsidR="004F498A">
        <w:t xml:space="preserve">tipos de </w:t>
      </w:r>
      <w:r w:rsidR="006D406E" w:rsidRPr="00BA156B">
        <w:t>reclamos</w:t>
      </w:r>
      <w:r w:rsidR="004F498A">
        <w:t xml:space="preserve"> que, en caso ser aprobada, permitirá tipificar los reclamos</w:t>
      </w:r>
      <w:r w:rsidR="006D406E" w:rsidRPr="00BA156B">
        <w:t xml:space="preserve"> de forma más rápida. </w:t>
      </w:r>
    </w:p>
    <w:p w14:paraId="6006BC18" w14:textId="77777777" w:rsidR="008B3B57" w:rsidRPr="00625BCC" w:rsidRDefault="00146F40" w:rsidP="00625BCC">
      <w:pPr>
        <w:pStyle w:val="Texto"/>
      </w:pPr>
      <w:r w:rsidRPr="00BA156B">
        <w:t>Se entrevist</w:t>
      </w:r>
      <w:r w:rsidR="008A1FE8" w:rsidRPr="00BA156B">
        <w:t>ó</w:t>
      </w:r>
      <w:r w:rsidRPr="00BA156B">
        <w:t xml:space="preserve"> a 21 personas en la fase exploratoria del estudio donde se recopilo las necesidades de 3 tipos de usuarios clave</w:t>
      </w:r>
      <w:r w:rsidR="000E785E" w:rsidRPr="00BA156B">
        <w:t xml:space="preserve"> (personal de SUSALUD, gestores de establecimientos de salud y ciudadanos)</w:t>
      </w:r>
      <w:r w:rsidRPr="00BA156B">
        <w:t xml:space="preserve">. Con sus necesidades, </w:t>
      </w:r>
      <w:r w:rsidR="008B3B57" w:rsidRPr="00BA156B">
        <w:t>se encontr</w:t>
      </w:r>
      <w:r w:rsidR="00D3499E" w:rsidRPr="00BA156B">
        <w:t>ó</w:t>
      </w:r>
      <w:r w:rsidR="008B3B57" w:rsidRPr="00BA156B">
        <w:t xml:space="preserve"> un total </w:t>
      </w:r>
      <w:r w:rsidR="008B3B57" w:rsidRPr="00BA156B">
        <w:lastRenderedPageBreak/>
        <w:t xml:space="preserve">de 31 requerimientos </w:t>
      </w:r>
      <w:r w:rsidRPr="00BA156B">
        <w:t xml:space="preserve">y se </w:t>
      </w:r>
      <w:r w:rsidR="008B3B57" w:rsidRPr="00BA156B">
        <w:t>diseñó</w:t>
      </w:r>
      <w:r w:rsidR="00D3499E" w:rsidRPr="00BA156B">
        <w:t xml:space="preserve"> un prototipo</w:t>
      </w:r>
      <w:r w:rsidR="008B3B57" w:rsidRPr="00BA156B">
        <w:t xml:space="preserve"> en base a ellos. Este </w:t>
      </w:r>
      <w:r w:rsidR="00D3499E" w:rsidRPr="00BA156B">
        <w:t xml:space="preserve">proceso </w:t>
      </w:r>
      <w:r w:rsidR="008B3B57" w:rsidRPr="00BA156B">
        <w:t>se hizo en prototipos funcionales que luego</w:t>
      </w:r>
      <w:r w:rsidR="00AC3851" w:rsidRPr="00BA156B">
        <w:t xml:space="preserve"> fueron </w:t>
      </w:r>
      <w:r w:rsidR="00ED13D0" w:rsidRPr="00BA156B">
        <w:t xml:space="preserve">evaluados </w:t>
      </w:r>
      <w:r w:rsidR="00AC3851" w:rsidRPr="00BA156B">
        <w:t>por un total de 15 personas de en</w:t>
      </w:r>
      <w:r w:rsidR="008B3B57" w:rsidRPr="00BA156B">
        <w:t xml:space="preserve">tre los 3 tipos de usuarios. </w:t>
      </w:r>
      <w:r w:rsidR="002C0A56" w:rsidRPr="00BA156B">
        <w:t>En total se diseñaron 15 pantallas en l</w:t>
      </w:r>
      <w:r w:rsidR="00D3499E" w:rsidRPr="00BA156B">
        <w:t>a</w:t>
      </w:r>
      <w:r w:rsidR="002C0A56" w:rsidRPr="00BA156B">
        <w:t>s que se prioriz</w:t>
      </w:r>
      <w:r w:rsidR="00D3499E" w:rsidRPr="00BA156B">
        <w:t>ó</w:t>
      </w:r>
      <w:r w:rsidR="002C0A56" w:rsidRPr="00BA156B">
        <w:t xml:space="preserve"> la funcionalidad a la estética. </w:t>
      </w:r>
      <w:r w:rsidR="008B3B57" w:rsidRPr="00BA156B">
        <w:t>Est</w:t>
      </w:r>
      <w:r w:rsidR="00ED13D0" w:rsidRPr="00BA156B">
        <w:t>as evaluaciones</w:t>
      </w:r>
      <w:r w:rsidR="00AC3851" w:rsidRPr="00BA156B">
        <w:t xml:space="preserve"> fueron </w:t>
      </w:r>
      <w:r w:rsidR="00ED13D0" w:rsidRPr="00BA156B">
        <w:t xml:space="preserve">realizadas </w:t>
      </w:r>
      <w:r w:rsidR="00AC3851" w:rsidRPr="00BA156B">
        <w:t>utilizando</w:t>
      </w:r>
      <w:r w:rsidR="008B3B57" w:rsidRPr="00BA156B">
        <w:t xml:space="preserve"> </w:t>
      </w:r>
      <w:r w:rsidR="00AC3851" w:rsidRPr="00BA156B">
        <w:t xml:space="preserve">la metodología </w:t>
      </w:r>
      <w:r w:rsidR="00AC3851" w:rsidRPr="009E6BE6">
        <w:rPr>
          <w:lang w:val="es-PE"/>
        </w:rPr>
        <w:t>‘</w:t>
      </w:r>
      <w:r w:rsidR="000D16CA" w:rsidRPr="009E6BE6">
        <w:rPr>
          <w:lang w:val="es-PE"/>
        </w:rPr>
        <w:t>Think-</w:t>
      </w:r>
      <w:r w:rsidR="00AC3851" w:rsidRPr="009E6BE6">
        <w:rPr>
          <w:lang w:val="es-PE"/>
        </w:rPr>
        <w:t>Aloud’</w:t>
      </w:r>
      <w:r w:rsidR="00AC3851" w:rsidRPr="00BA156B">
        <w:t xml:space="preserve"> </w:t>
      </w:r>
      <w:r w:rsidR="008B3B57" w:rsidRPr="00BA156B">
        <w:t>para la resolución de tareas establecidas</w:t>
      </w:r>
      <w:r w:rsidR="00ED13D0" w:rsidRPr="00BA156B">
        <w:t>, con hasta 2 iteraciones</w:t>
      </w:r>
      <w:r w:rsidR="00AC3851" w:rsidRPr="00BA156B">
        <w:t xml:space="preserve"> dependiendo de </w:t>
      </w:r>
      <w:r w:rsidR="008B3B57" w:rsidRPr="00BA156B">
        <w:t>los comentarios</w:t>
      </w:r>
      <w:r w:rsidR="00AC3851" w:rsidRPr="00BA156B">
        <w:t xml:space="preserve"> en cada tipo de usuario. </w:t>
      </w:r>
    </w:p>
    <w:p w14:paraId="7D6ACD3E" w14:textId="77777777" w:rsidR="008B3B57" w:rsidRDefault="00C474EE" w:rsidP="00625BCC">
      <w:pPr>
        <w:pStyle w:val="Texto"/>
      </w:pPr>
      <w:r w:rsidRPr="00BA156B">
        <w:t>Los prototipos</w:t>
      </w:r>
      <w:r w:rsidR="00ED020F" w:rsidRPr="00BA156B">
        <w:t xml:space="preserve"> finales</w:t>
      </w:r>
      <w:r w:rsidRPr="00BA156B">
        <w:t xml:space="preserve"> que fueron mostrados tuvieron </w:t>
      </w:r>
      <w:r w:rsidR="002C0A56" w:rsidRPr="00BA156B">
        <w:t>comentarios positivos sobre su funcionalidad y estructura por los 3 tipos de usuarios. Ellos encontraron que el prototipo del diseño propuesto era sencillo de usar y, de tener la data correcta, les permitiría identificar fácilmente servicios en los que se necesita implementar mejoras.</w:t>
      </w:r>
    </w:p>
    <w:p w14:paraId="0550AC47" w14:textId="77777777" w:rsidR="00C46B65" w:rsidRPr="00BA156B" w:rsidRDefault="00C46B65" w:rsidP="00625BCC">
      <w:pPr>
        <w:pStyle w:val="Texto"/>
      </w:pPr>
    </w:p>
    <w:p w14:paraId="02EDD0E0" w14:textId="77777777" w:rsidR="00A12DD0" w:rsidRPr="00FA52C7" w:rsidRDefault="00A12DD0" w:rsidP="00C651E7">
      <w:r w:rsidRPr="00C651E7">
        <w:rPr>
          <w:b/>
        </w:rPr>
        <w:t>Palabras Clave</w:t>
      </w:r>
    </w:p>
    <w:p w14:paraId="7872D3E0" w14:textId="77777777" w:rsidR="00E7463B" w:rsidRPr="00625BCC" w:rsidRDefault="00E7463B" w:rsidP="00625BCC">
      <w:pPr>
        <w:pStyle w:val="Texto"/>
      </w:pPr>
      <w:r w:rsidRPr="00BA156B">
        <w:t xml:space="preserve">Calidad de Atención en salud; Satisfacción del paciente; Expresión de Inconformidad; </w:t>
      </w:r>
      <w:r w:rsidR="00F6159D" w:rsidRPr="00BA156B">
        <w:t xml:space="preserve">Dificultades en Atención en Salud; </w:t>
      </w:r>
      <w:r w:rsidRPr="009E6BE6">
        <w:rPr>
          <w:lang w:val="es-PE"/>
        </w:rPr>
        <w:t>User Experience; Card Sorting Modified Delphi</w:t>
      </w:r>
      <w:r w:rsidR="00F6159D" w:rsidRPr="009E6BE6">
        <w:rPr>
          <w:lang w:val="es-PE"/>
        </w:rPr>
        <w:t>;</w:t>
      </w:r>
      <w:r w:rsidRPr="009E6BE6">
        <w:rPr>
          <w:lang w:val="es-PE"/>
        </w:rPr>
        <w:t xml:space="preserve"> </w:t>
      </w:r>
      <w:r w:rsidR="00F6159D" w:rsidRPr="00BA156B">
        <w:t>Prototipos en alta fidelidad; Prototipo Funcional;</w:t>
      </w:r>
      <w:r w:rsidRPr="00BA156B">
        <w:t xml:space="preserve"> Pruebas de Usabilidad; </w:t>
      </w:r>
      <w:r w:rsidR="00625BCC">
        <w:t>Diseño iterativo.</w:t>
      </w:r>
    </w:p>
    <w:p w14:paraId="6837228C" w14:textId="77777777" w:rsidR="0049325E" w:rsidRPr="00625BCC" w:rsidRDefault="00A12DD0" w:rsidP="00625BCC">
      <w:pPr>
        <w:pStyle w:val="Ttulo1"/>
      </w:pPr>
      <w:bookmarkStart w:id="7" w:name="_Toc520655618"/>
      <w:r w:rsidRPr="00BA156B">
        <w:lastRenderedPageBreak/>
        <w:t>Introducción</w:t>
      </w:r>
      <w:bookmarkEnd w:id="7"/>
    </w:p>
    <w:p w14:paraId="26355477" w14:textId="634F95AD" w:rsidR="005D31DC" w:rsidRPr="00BA156B" w:rsidRDefault="0049325E" w:rsidP="00625BCC">
      <w:pPr>
        <w:pStyle w:val="Texto"/>
      </w:pPr>
      <w:r w:rsidRPr="00BA156B">
        <w:t>Mejorar la calidad</w:t>
      </w:r>
      <w:r w:rsidR="003D138E" w:rsidRPr="00BA156B">
        <w:t xml:space="preserve"> de atención en salud</w:t>
      </w:r>
      <w:r w:rsidRPr="00BA156B">
        <w:t xml:space="preserve"> en las Instituciones Prestadoras de Salud (IPRESS) </w:t>
      </w:r>
      <w:r w:rsidR="003D138E" w:rsidRPr="00BA156B">
        <w:t>es totalmente necesari</w:t>
      </w:r>
      <w:r w:rsidR="0062181B">
        <w:t>a</w:t>
      </w:r>
      <w:r w:rsidR="003D138E" w:rsidRPr="00BA156B">
        <w:t xml:space="preserve">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 de calidad de atención en salud no decaigan</w:t>
      </w:r>
      <w:r w:rsidR="00D32C56" w:rsidRPr="00BA156B">
        <w:t xml:space="preserve"> </w:t>
      </w:r>
      <w:r w:rsidR="0077483C" w:rsidRPr="00BA156B">
        <w:fldChar w:fldCharType="begin" w:fldLock="1"/>
      </w:r>
      <w:r w:rsidR="000A0E57">
        <w:instrText>ADDIN CSL_CITATION {"citationItems":[{"id":"ITEM-1","itemData":{"author":[{"dropping-particle":"","family":"Orozco","given":"Miguel","non-dropping-particle":"","parse-names":false,"suffix":""}],"id":"ITEM-1","issued":{"date-parts":[["2009"]]},"page":"50","title":"Garantia Calidad Seguridad Paciente-CIES","type":"article"},"uris":["http://www.mendeley.com/documents/?uuid=e646ec44-4b0f-45d5-b808-e9d21f22fff2"]}],"mendeley":{"formattedCitation":"(1)","plainTextFormattedCitation":"(1)","previouslyFormattedCitation":"(1)"},"properties":{"noteIndex":0},"schema":"https://github.com/citation-style-language/schema/raw/master/csl-citation.json"}</w:instrText>
      </w:r>
      <w:r w:rsidR="0077483C" w:rsidRPr="00BA156B">
        <w:fldChar w:fldCharType="separate"/>
      </w:r>
      <w:r w:rsidR="00D32C56" w:rsidRPr="00BA156B">
        <w:rPr>
          <w:noProof/>
        </w:rPr>
        <w:t>(1)</w:t>
      </w:r>
      <w:r w:rsidR="0077483C" w:rsidRPr="00BA156B">
        <w:fldChar w:fldCharType="end"/>
      </w:r>
      <w:r w:rsidR="003D138E" w:rsidRPr="00BA156B">
        <w:t xml:space="preserve">. </w:t>
      </w:r>
      <w:r w:rsidR="004F4F11">
        <w:t>A pesar que la relación entre insatisfacci</w:t>
      </w:r>
      <w:r w:rsidR="00F552E5">
        <w:t xml:space="preserve">ón y la presentación de reclamos necesita considerar otros factores como la personalidad, actitud y factores geográficos de los reclamantes, en ausencia de ellos se ha encontrado una correlación entre la satisfacción y la presentación de reclamos </w:t>
      </w:r>
      <w:r w:rsidR="0077483C"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77483C" w:rsidRPr="00BA156B">
        <w:fldChar w:fldCharType="separate"/>
      </w:r>
      <w:r w:rsidR="00D32C56" w:rsidRPr="00BA156B">
        <w:rPr>
          <w:noProof/>
        </w:rPr>
        <w:t>(2)</w:t>
      </w:r>
      <w:r w:rsidR="0077483C" w:rsidRPr="00BA156B">
        <w:fldChar w:fldCharType="end"/>
      </w:r>
      <w:r w:rsidR="00D32C56" w:rsidRPr="00BA156B">
        <w:t xml:space="preserve">. </w:t>
      </w:r>
      <w:r w:rsidR="00F552E5">
        <w:t xml:space="preserve">Es decir, un monitoreo de los reclamos nos brinda una aproximación acerca de la satisfacción del servicio dado. </w:t>
      </w:r>
      <w:r w:rsidR="007E4000" w:rsidRPr="00BA156B">
        <w:t>Esto permite</w:t>
      </w:r>
      <w:r w:rsidR="005D31DC" w:rsidRPr="00BA156B">
        <w:t xml:space="preserve"> recopilar información sobre cómo mejorar la atención al paciente y ayudan a detectar problemas en la atención brindada </w:t>
      </w:r>
      <w:r w:rsidR="0077483C"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77483C" w:rsidRPr="00BA156B">
        <w:fldChar w:fldCharType="separate"/>
      </w:r>
      <w:r w:rsidR="005D31DC" w:rsidRPr="00BA156B">
        <w:rPr>
          <w:noProof/>
        </w:rPr>
        <w:t>(3)</w:t>
      </w:r>
      <w:r w:rsidR="0077483C" w:rsidRPr="00BA156B">
        <w:fldChar w:fldCharType="end"/>
      </w:r>
      <w:r w:rsidR="005D31DC" w:rsidRPr="00BA156B">
        <w:t>.</w:t>
      </w:r>
      <w:r w:rsidR="00636506" w:rsidRPr="00BA156B">
        <w:t xml:space="preserve"> Es por esto que alrededor del mundo existen diversas formas </w:t>
      </w:r>
      <w:r w:rsidR="00F552E5">
        <w:t>reglamentadas y organizadas</w:t>
      </w:r>
      <w:r w:rsidR="00636506" w:rsidRPr="00BA156B">
        <w:t xml:space="preserve"> que facilitan este monitoreo </w:t>
      </w:r>
      <w:r w:rsidR="0077483C"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77483C" w:rsidRPr="00BA156B">
        <w:fldChar w:fldCharType="separate"/>
      </w:r>
      <w:r w:rsidR="00465DBE" w:rsidRPr="00BA156B">
        <w:rPr>
          <w:noProof/>
        </w:rPr>
        <w:t>(4)</w:t>
      </w:r>
      <w:r w:rsidR="0077483C" w:rsidRPr="00BA156B">
        <w:fldChar w:fldCharType="end"/>
      </w:r>
      <w:r w:rsidR="00636506" w:rsidRPr="00BA156B">
        <w:t xml:space="preserve"> </w:t>
      </w:r>
      <w:r w:rsidR="0077483C"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77483C" w:rsidRPr="00BA156B">
        <w:fldChar w:fldCharType="separate"/>
      </w:r>
      <w:r w:rsidR="00465DBE" w:rsidRPr="00BA156B">
        <w:rPr>
          <w:noProof/>
        </w:rPr>
        <w:t>(5)</w:t>
      </w:r>
      <w:r w:rsidR="0077483C" w:rsidRPr="00BA156B">
        <w:fldChar w:fldCharType="end"/>
      </w:r>
      <w:r w:rsidR="00636506" w:rsidRPr="00BA156B">
        <w:t xml:space="preserve"> </w:t>
      </w:r>
      <w:r w:rsidR="0077483C"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77483C" w:rsidRPr="00BA156B">
        <w:fldChar w:fldCharType="separate"/>
      </w:r>
      <w:r w:rsidR="00465DBE" w:rsidRPr="00BA156B">
        <w:rPr>
          <w:noProof/>
        </w:rPr>
        <w:t>(6)</w:t>
      </w:r>
      <w:r w:rsidR="0077483C" w:rsidRPr="00BA156B">
        <w:fldChar w:fldCharType="end"/>
      </w:r>
      <w:r w:rsidR="00636506" w:rsidRPr="00BA156B">
        <w:t xml:space="preserve"> </w:t>
      </w:r>
      <w:r w:rsidR="0077483C"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77483C" w:rsidRPr="00BA156B">
        <w:fldChar w:fldCharType="separate"/>
      </w:r>
      <w:r w:rsidR="00465DBE" w:rsidRPr="00BA156B">
        <w:rPr>
          <w:noProof/>
        </w:rPr>
        <w:t>(7)</w:t>
      </w:r>
      <w:r w:rsidR="0077483C" w:rsidRPr="00BA156B">
        <w:fldChar w:fldCharType="end"/>
      </w:r>
      <w:r w:rsidR="00636506" w:rsidRPr="00BA156B">
        <w:t xml:space="preserve"> e incluso existe</w:t>
      </w:r>
      <w:r w:rsidR="00BA2777">
        <w:t>n aplicativos informáticos</w:t>
      </w:r>
      <w:r w:rsidR="00636506" w:rsidRPr="00BA156B">
        <w:t xml:space="preserve"> comercial</w:t>
      </w:r>
      <w:r w:rsidR="00BA2777">
        <w:t>es</w:t>
      </w:r>
      <w:r w:rsidR="00636506" w:rsidRPr="00BA156B">
        <w:t xml:space="preserve"> que</w:t>
      </w:r>
      <w:r w:rsidR="00BA2777">
        <w:t>, incluso han sido</w:t>
      </w:r>
      <w:r w:rsidR="00636506" w:rsidRPr="00BA156B">
        <w:t xml:space="preserve"> utilizad</w:t>
      </w:r>
      <w:r w:rsidR="00647FAB" w:rsidRPr="00BA156B">
        <w:t>o</w:t>
      </w:r>
      <w:r w:rsidR="00BA2777">
        <w:t>s</w:t>
      </w:r>
      <w:r w:rsidR="00636506" w:rsidRPr="00BA156B">
        <w:t xml:space="preserve"> para evitar propagación de pandemias </w:t>
      </w:r>
      <w:r w:rsidR="0077483C" w:rsidRPr="00BA156B">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77483C" w:rsidRPr="00BA156B">
        <w:fldChar w:fldCharType="separate"/>
      </w:r>
      <w:r w:rsidR="00465DBE" w:rsidRPr="00BA156B">
        <w:rPr>
          <w:noProof/>
        </w:rPr>
        <w:t>(8)</w:t>
      </w:r>
      <w:r w:rsidR="0077483C" w:rsidRPr="00BA156B">
        <w:fldChar w:fldCharType="end"/>
      </w:r>
      <w:r w:rsidR="00636506" w:rsidRPr="00BA156B">
        <w:t>.</w:t>
      </w:r>
    </w:p>
    <w:p w14:paraId="66F61984" w14:textId="77777777" w:rsidR="00D62010" w:rsidRPr="00BA156B" w:rsidRDefault="000839E6" w:rsidP="00625BCC">
      <w:pPr>
        <w:pStyle w:val="Texto"/>
      </w:pPr>
      <w:r>
        <w:t xml:space="preserve">En el </w:t>
      </w:r>
      <w:r w:rsidR="003119A5">
        <w:t>Per</w:t>
      </w:r>
      <w:r>
        <w:t>ú</w:t>
      </w:r>
      <w:r w:rsidR="003119A5">
        <w:t xml:space="preserve"> se cuenta con normativa </w:t>
      </w:r>
      <w:r>
        <w:t xml:space="preserve">que regula </w:t>
      </w:r>
      <w:r w:rsidR="003119A5">
        <w:t xml:space="preserve">el recojo y tratamiento de reclamos presentados en el sector salud. Sin embargo, problemas tanto </w:t>
      </w:r>
      <w:r>
        <w:t>en infraestructura inmobiliaria</w:t>
      </w:r>
      <w:r w:rsidR="003119A5">
        <w:t xml:space="preserve"> como tecnológica hacen que </w:t>
      </w:r>
      <w:r>
        <w:t>existan</w:t>
      </w:r>
      <w:r w:rsidR="003119A5">
        <w:t xml:space="preserve"> limitaciones en la correcta ejecuci</w:t>
      </w:r>
      <w:r>
        <w:t>ón de lo normado, i</w:t>
      </w:r>
      <w:r w:rsidR="003119A5">
        <w:t>ncluso haciendo</w:t>
      </w:r>
      <w:r>
        <w:t xml:space="preserve"> casi imposible</w:t>
      </w:r>
      <w:r w:rsidR="003119A5">
        <w:t xml:space="preserve"> el uso de </w:t>
      </w:r>
      <w:r w:rsidR="00503F22">
        <w:t xml:space="preserve">aplicativos informáticos </w:t>
      </w:r>
      <w:r w:rsidR="003119A5">
        <w:t>comercial</w:t>
      </w:r>
      <w:r w:rsidR="00503F22">
        <w:t>es</w:t>
      </w:r>
      <w:r w:rsidR="003119A5">
        <w:t xml:space="preserve"> </w:t>
      </w:r>
      <w:r>
        <w:t>que permita</w:t>
      </w:r>
      <w:r w:rsidR="00503F22">
        <w:t>n</w:t>
      </w:r>
      <w:r>
        <w:t xml:space="preserve"> una correcta organización de reclamos en el sector salud.</w:t>
      </w:r>
      <w:r w:rsidR="003119A5">
        <w:t xml:space="preserve"> </w:t>
      </w:r>
      <w:r w:rsidR="00D62010" w:rsidRPr="00BA156B">
        <w:t xml:space="preserve">En el caso de la Superintendencia Nacional de Salud (SUSALUD) del </w:t>
      </w:r>
      <w:r w:rsidR="00D62010" w:rsidRPr="00BA156B">
        <w:lastRenderedPageBreak/>
        <w:t xml:space="preserve">Perú se han realizado esfuerzos para mejorar las comunicaciones entre paciente y sus Instituciones Prestadoras de Servicios de Salud (IPRESS) pero estos intentos aún </w:t>
      </w:r>
      <w:r w:rsidR="00EF6176" w:rsidRPr="00BA156B">
        <w:t>presentan</w:t>
      </w:r>
      <w:r w:rsidR="00D62010" w:rsidRPr="00BA156B">
        <w:t xml:space="preserve"> varias deficiencias. Para poder brindar una solución que permita </w:t>
      </w:r>
      <w:r w:rsidR="00F0136E" w:rsidRPr="00BA156B">
        <w:t>la supervisión de SUSALUD, la resolución de</w:t>
      </w:r>
      <w:r w:rsidR="00D62010" w:rsidRPr="00BA156B">
        <w:t xml:space="preserve"> las inquietudes de los ciudadanos y</w:t>
      </w:r>
      <w:r w:rsidR="005216C4">
        <w:t>,</w:t>
      </w:r>
      <w:r w:rsidR="00D62010" w:rsidRPr="00BA156B">
        <w:t xml:space="preserve"> a la par</w:t>
      </w:r>
      <w:r w:rsidR="005216C4">
        <w:t>,</w:t>
      </w:r>
      <w:r w:rsidR="00D62010" w:rsidRPr="00BA156B">
        <w:t xml:space="preserve"> brindar información a los gestores de </w:t>
      </w:r>
      <w:r w:rsidR="00F0136E" w:rsidRPr="00BA156B">
        <w:t xml:space="preserve">distintas </w:t>
      </w:r>
      <w:r w:rsidR="00D62010" w:rsidRPr="00BA156B">
        <w:t xml:space="preserve">IPRESS </w:t>
      </w:r>
      <w:r w:rsidR="005216C4">
        <w:t>que permita</w:t>
      </w:r>
      <w:r w:rsidR="005216C4" w:rsidRPr="00BA156B">
        <w:t xml:space="preserve"> </w:t>
      </w:r>
      <w:r w:rsidR="00D62010" w:rsidRPr="00BA156B">
        <w:t xml:space="preserve">presentar </w:t>
      </w:r>
      <w:r w:rsidR="00F0136E" w:rsidRPr="00BA156B">
        <w:t>proyectos de mejora</w:t>
      </w:r>
      <w:r w:rsidR="00792C24" w:rsidRPr="00BA156B">
        <w:t>,</w:t>
      </w:r>
      <w:r w:rsidR="00F0136E" w:rsidRPr="00BA156B">
        <w:t xml:space="preserve"> </w:t>
      </w:r>
      <w:r w:rsidR="00792C24" w:rsidRPr="00BA156B">
        <w:t>es lógico pensar en</w:t>
      </w:r>
      <w:r w:rsidR="00F0136E" w:rsidRPr="00BA156B">
        <w:t xml:space="preserve"> </w:t>
      </w:r>
      <w:r w:rsidR="00D62010" w:rsidRPr="00BA156B">
        <w:t xml:space="preserve">un </w:t>
      </w:r>
      <w:r w:rsidR="002A2AA7">
        <w:t xml:space="preserve">aplicativo </w:t>
      </w:r>
      <w:r w:rsidR="005C71C1">
        <w:t xml:space="preserve">informático </w:t>
      </w:r>
      <w:r w:rsidR="00D62010" w:rsidRPr="00BA156B">
        <w:t xml:space="preserve">centralizado que posibilite a </w:t>
      </w:r>
      <w:r w:rsidR="00F0136E" w:rsidRPr="00BA156B">
        <w:t>todos estos</w:t>
      </w:r>
      <w:r w:rsidR="00D62010" w:rsidRPr="00BA156B">
        <w:t xml:space="preserve"> tipos de usuarios</w:t>
      </w:r>
      <w:r w:rsidR="00F0136E" w:rsidRPr="00BA156B">
        <w:t xml:space="preserve"> cumplir sus objetivos y mantener una comunicación constante entre ellos.</w:t>
      </w:r>
      <w:r w:rsidR="00792C24" w:rsidRPr="00BA156B">
        <w:t xml:space="preserve"> Al ser necesario desarrollar un </w:t>
      </w:r>
      <w:r w:rsidR="005C71C1">
        <w:t>aplicativo informático</w:t>
      </w:r>
      <w:r w:rsidR="00792C24" w:rsidRPr="00BA156B">
        <w:t xml:space="preserve"> que brinde una solución específica a cómo funciona el sector salud en el Perú, utilizar la metodología de Diseño Centrado en el Usuario </w:t>
      </w:r>
      <w:r w:rsidR="00792C24" w:rsidRPr="00160297">
        <w:t>(</w:t>
      </w:r>
      <w:r w:rsidR="00792C24" w:rsidRPr="009E6BE6">
        <w:rPr>
          <w:lang w:val="es-PE"/>
        </w:rPr>
        <w:t>User-Centered Design</w:t>
      </w:r>
      <w:r w:rsidR="00792C24" w:rsidRPr="00BA156B">
        <w:t>, UCD)</w:t>
      </w:r>
      <w:r w:rsidR="00465DBE" w:rsidRPr="00BA156B">
        <w:t xml:space="preserve"> </w:t>
      </w:r>
      <w:r w:rsidR="0077483C"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77483C" w:rsidRPr="00BA156B">
        <w:fldChar w:fldCharType="separate"/>
      </w:r>
      <w:r w:rsidR="00465DBE" w:rsidRPr="00BA156B">
        <w:rPr>
          <w:noProof/>
        </w:rPr>
        <w:t>(9)</w:t>
      </w:r>
      <w:r w:rsidR="0077483C" w:rsidRPr="00BA156B">
        <w:fldChar w:fldCharType="end"/>
      </w:r>
      <w:r w:rsidR="00792C24" w:rsidRPr="00BA156B">
        <w:t xml:space="preserve"> se muestra como la </w:t>
      </w:r>
      <w:r w:rsidR="00465CE9">
        <w:t>opción ó</w:t>
      </w:r>
      <w:r w:rsidR="00465DBE" w:rsidRPr="00BA156B">
        <w:t xml:space="preserve">ptima que permitirá encontrar una solución usable y útil para todos los tipos de usuarios involucrados </w:t>
      </w:r>
      <w:r w:rsidR="0077483C" w:rsidRPr="00BA156B">
        <w:fldChar w:fldCharType="begin" w:fldLock="1"/>
      </w:r>
      <w:r w:rsidR="00E319D4">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77483C" w:rsidRPr="00BA156B">
        <w:fldChar w:fldCharType="separate"/>
      </w:r>
      <w:r w:rsidR="003F29A5" w:rsidRPr="00BA156B">
        <w:rPr>
          <w:noProof/>
        </w:rPr>
        <w:t>(10)</w:t>
      </w:r>
      <w:r w:rsidR="0077483C" w:rsidRPr="00BA156B">
        <w:fldChar w:fldCharType="end"/>
      </w:r>
      <w:r w:rsidR="00465DBE" w:rsidRPr="00BA156B">
        <w:t>.</w:t>
      </w:r>
    </w:p>
    <w:p w14:paraId="0A3DD751" w14:textId="77777777" w:rsidR="00465DBE" w:rsidRPr="00BA156B" w:rsidRDefault="002A2AA7" w:rsidP="00625BCC">
      <w:pPr>
        <w:pStyle w:val="Texto"/>
      </w:pPr>
      <w:r>
        <w:t xml:space="preserve">Este aplicativo </w:t>
      </w:r>
      <w:r w:rsidR="005C71C1">
        <w:t xml:space="preserve">informático </w:t>
      </w:r>
      <w:r>
        <w:t>de gestión de reclamos, al estar basado en</w:t>
      </w:r>
      <w:r w:rsidR="00465DBE" w:rsidRPr="00BA156B">
        <w:t xml:space="preserve"> los principios requeridos </w:t>
      </w:r>
      <w:r>
        <w:t>que</w:t>
      </w:r>
      <w:r w:rsidR="00465DBE" w:rsidRPr="00BA156B">
        <w:t xml:space="preserve"> garanti</w:t>
      </w:r>
      <w:r>
        <w:t>cen</w:t>
      </w:r>
      <w:r w:rsidR="00465DBE" w:rsidRPr="00BA156B">
        <w:t xml:space="preserve"> la </w:t>
      </w:r>
      <w:r>
        <w:t xml:space="preserve">correcta </w:t>
      </w:r>
      <w:r w:rsidR="00465DBE" w:rsidRPr="00BA156B">
        <w:t>recolección</w:t>
      </w:r>
      <w:r>
        <w:t>, manejo y uso</w:t>
      </w:r>
      <w:r w:rsidR="00465DBE" w:rsidRPr="00BA156B">
        <w:t xml:space="preserve"> de</w:t>
      </w:r>
      <w:r>
        <w:t xml:space="preserve"> los</w:t>
      </w:r>
      <w:r w:rsidR="00465DBE" w:rsidRPr="00BA156B">
        <w:t xml:space="preserve"> reclamos</w:t>
      </w:r>
      <w:r>
        <w:t xml:space="preserve"> y su información</w:t>
      </w:r>
      <w:r w:rsidR="00465DBE" w:rsidRPr="00BA156B">
        <w:t xml:space="preserve"> </w:t>
      </w:r>
      <w:r w:rsidR="0077483C"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77483C" w:rsidRPr="00BA156B">
        <w:fldChar w:fldCharType="separate"/>
      </w:r>
      <w:r w:rsidR="003F29A5" w:rsidRPr="00BA156B">
        <w:rPr>
          <w:noProof/>
        </w:rPr>
        <w:t>(11)</w:t>
      </w:r>
      <w:r w:rsidR="0077483C" w:rsidRPr="00BA156B">
        <w:fldChar w:fldCharType="end"/>
      </w:r>
      <w:r>
        <w:t xml:space="preserve"> presuponen un fortalecimiento para el sistema de gestión de reclamos</w:t>
      </w:r>
      <w:r w:rsidR="00465DBE" w:rsidRPr="00BA156B">
        <w:t xml:space="preserve">. </w:t>
      </w:r>
      <w:r w:rsidR="00CE1173" w:rsidRPr="00BA156B">
        <w:rPr>
          <w:color w:val="000000" w:themeColor="text1"/>
        </w:rPr>
        <w:t xml:space="preserve">Esta tesis se centra en encontrar un diseño posible para dicho </w:t>
      </w:r>
      <w:r>
        <w:rPr>
          <w:color w:val="000000" w:themeColor="text1"/>
        </w:rPr>
        <w:t>aplicativo</w:t>
      </w:r>
      <w:r w:rsidR="005C71C1">
        <w:rPr>
          <w:color w:val="000000" w:themeColor="text1"/>
        </w:rPr>
        <w:t xml:space="preserve"> informático</w:t>
      </w:r>
      <w:r w:rsidR="00CE1173" w:rsidRPr="00BA156B">
        <w:rPr>
          <w:color w:val="000000" w:themeColor="text1"/>
        </w:rPr>
        <w:t xml:space="preserve">, convergiendo necesidades y requerimientos de tres tipos diferentes de usuarios principales del sistema, el cual va a ser probado y testeado por dichos usuarios para encontrar posibles errores y hacer mejoras en el diseño del </w:t>
      </w:r>
      <w:r w:rsidR="004F498A">
        <w:rPr>
          <w:color w:val="000000" w:themeColor="text1"/>
        </w:rPr>
        <w:t>aplicativo informático</w:t>
      </w:r>
      <w:r w:rsidR="00CE1173" w:rsidRPr="00BA156B">
        <w:rPr>
          <w:color w:val="000000" w:themeColor="text1"/>
        </w:rPr>
        <w:t xml:space="preserve">. </w:t>
      </w:r>
    </w:p>
    <w:p w14:paraId="0179E34B" w14:textId="77777777" w:rsidR="00DC394C" w:rsidRPr="00625BCC" w:rsidRDefault="00A12DD0" w:rsidP="00625BCC">
      <w:pPr>
        <w:pStyle w:val="Ttulo1"/>
      </w:pPr>
      <w:bookmarkStart w:id="8" w:name="_Toc520655619"/>
      <w:r w:rsidRPr="00625BCC">
        <w:lastRenderedPageBreak/>
        <w:t>Planteamiento del Problema</w:t>
      </w:r>
      <w:bookmarkEnd w:id="8"/>
    </w:p>
    <w:p w14:paraId="3C1175CF" w14:textId="77777777" w:rsidR="00EF1657" w:rsidRPr="00BA156B" w:rsidRDefault="00DC394C" w:rsidP="00625BCC">
      <w:pPr>
        <w:pStyle w:val="Texto"/>
      </w:pPr>
      <w:r w:rsidRPr="00BA156B">
        <w:t xml:space="preserve">El uso de sistemas para un manejo adecuado de reclamos es necesario para mejorar la calidad de atención en </w:t>
      </w:r>
      <w:r w:rsidR="00887A03" w:rsidRPr="00BA156B">
        <w:t>establecimientos de salud</w:t>
      </w:r>
      <w:r w:rsidRPr="00BA156B">
        <w:t>, ya que con ellos podemos encontrar posibles fallas en los procesos internos o en la capacitación del personal</w:t>
      </w:r>
      <w:r w:rsidR="00F21CF8" w:rsidRPr="00BA156B">
        <w:t xml:space="preserve"> </w:t>
      </w:r>
      <w:r w:rsidR="0077483C"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77483C" w:rsidRPr="00BA156B">
        <w:fldChar w:fldCharType="separate"/>
      </w:r>
      <w:r w:rsidR="00A90C62" w:rsidRPr="00BA156B">
        <w:rPr>
          <w:noProof/>
        </w:rPr>
        <w:t>(3)</w:t>
      </w:r>
      <w:r w:rsidR="0077483C" w:rsidRPr="00BA156B">
        <w:fldChar w:fldCharType="end"/>
      </w:r>
      <w:r w:rsidRPr="00BA156B">
        <w:t xml:space="preserve">. </w:t>
      </w:r>
      <w:r w:rsidR="00F21CF8" w:rsidRPr="00BA156B">
        <w:t xml:space="preserve">Los sistemas de gestión de reclamos deben seguir varios principios que implican desde la sensibilidad en que deben ser tratados estos datos hasta el alcance que debe tener esta información valiosa </w:t>
      </w:r>
      <w:r w:rsidR="0077483C"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77483C" w:rsidRPr="00BA156B">
        <w:fldChar w:fldCharType="separate"/>
      </w:r>
      <w:r w:rsidR="003F29A5" w:rsidRPr="00BA156B">
        <w:rPr>
          <w:noProof/>
        </w:rPr>
        <w:t>(11)</w:t>
      </w:r>
      <w:r w:rsidR="0077483C" w:rsidRPr="00BA156B">
        <w:fldChar w:fldCharType="end"/>
      </w:r>
      <w:r w:rsidRPr="00BA156B">
        <w:t>. Resulta en vano contar con un sistema sofisticado de manejo de reclamos si la información no está siendo utiliza</w:t>
      </w:r>
      <w:r w:rsidR="00BD3B0B" w:rsidRPr="00BA156B">
        <w:t>da</w:t>
      </w:r>
      <w:r w:rsidRPr="00BA156B">
        <w:t xml:space="preserve"> para promover e incentivar mejoras dentro de la institución</w:t>
      </w:r>
      <w:r w:rsidR="00F21CF8" w:rsidRPr="00BA156B">
        <w:t xml:space="preserve"> </w:t>
      </w:r>
      <w:r w:rsidR="0077483C"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77483C" w:rsidRPr="00BA156B">
        <w:fldChar w:fldCharType="separate"/>
      </w:r>
      <w:r w:rsidR="00A90C62" w:rsidRPr="00BA156B">
        <w:rPr>
          <w:noProof/>
        </w:rPr>
        <w:t>(3)</w:t>
      </w:r>
      <w:r w:rsidR="0077483C" w:rsidRPr="00BA156B">
        <w:fldChar w:fldCharType="end"/>
      </w:r>
      <w:r w:rsidRPr="00BA156B">
        <w:t xml:space="preserve">. </w:t>
      </w:r>
      <w:r w:rsidR="00BB0CB9" w:rsidRPr="00BA156B">
        <w:t xml:space="preserve">Según lo estipulado </w:t>
      </w:r>
      <w:r w:rsidR="001E6041">
        <w:t>en e</w:t>
      </w:r>
      <w:r w:rsidR="00BB0CB9" w:rsidRPr="00BA156B">
        <w:t>l Decreto Supremo 030-2016-SA</w:t>
      </w:r>
      <w:r w:rsidR="00A9405F" w:rsidRPr="00BA156B">
        <w:t xml:space="preserve">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003F29A5" w:rsidRPr="00BA156B">
        <w:rPr>
          <w:noProof/>
        </w:rPr>
        <w:t>(12)</w:t>
      </w:r>
      <w:r w:rsidR="0077483C" w:rsidRPr="00BA156B">
        <w:fldChar w:fldCharType="end"/>
      </w:r>
      <w:r w:rsidR="00BB0CB9" w:rsidRPr="00BA156B">
        <w:t>, to</w:t>
      </w:r>
      <w:r w:rsidR="00E04B5A" w:rsidRPr="00BA156B">
        <w:t>das las IPRESS</w:t>
      </w:r>
      <w:r w:rsidR="004006D2" w:rsidRPr="00BA156B">
        <w:t xml:space="preserve"> deben</w:t>
      </w:r>
      <w:r w:rsidR="00BB0CB9" w:rsidRPr="00BA156B">
        <w:t xml:space="preserve"> contar con un Libro de Reclamaciones donde tanto los pacientes como </w:t>
      </w:r>
      <w:r w:rsidR="00F22CCC" w:rsidRPr="00BA156B">
        <w:t>terceros legitimados</w:t>
      </w:r>
      <w:r w:rsidR="00BB0CB9" w:rsidRPr="00BA156B">
        <w:t>, pueden presentar sus reclamos sobre el servicio y la calidad brindada en la</w:t>
      </w:r>
      <w:r w:rsidR="005D25F1" w:rsidRPr="00BA156B">
        <w:t xml:space="preserve"> IPRESS. Sin embargo, este</w:t>
      </w:r>
      <w:r w:rsidR="00BB0CB9" w:rsidRPr="00BA156B">
        <w:t xml:space="preserve"> </w:t>
      </w:r>
      <w:r w:rsidR="00EF1657" w:rsidRPr="00BA156B">
        <w:t xml:space="preserve">medio no brinda las herramientas necesarias para gestionar de forma sistematizada la información proveniente de los reclamos por lo tanto es difícil utilizarla para promover e incentivar proyectos de mejora dentro de las IPRESS. </w:t>
      </w:r>
    </w:p>
    <w:p w14:paraId="04E15D92" w14:textId="77777777" w:rsidR="00F97069" w:rsidRPr="00BA156B" w:rsidRDefault="00E04B5A" w:rsidP="00625BCC">
      <w:pPr>
        <w:pStyle w:val="Texto"/>
      </w:pPr>
      <w:r w:rsidRPr="00BA156B">
        <w:t>SUSALUD</w:t>
      </w:r>
      <w:r w:rsidR="00DC394C" w:rsidRPr="00BA156B">
        <w:t xml:space="preserve">, como entidad fiscalizadora del sector Salud en el Perú, cuenta con un </w:t>
      </w:r>
      <w:r w:rsidR="00212ACA">
        <w:t>aplicativo informático</w:t>
      </w:r>
      <w:r w:rsidR="00DC394C" w:rsidRPr="00BA156B">
        <w:t xml:space="preserve"> b</w:t>
      </w:r>
      <w:r w:rsidR="0074773B" w:rsidRPr="00BA156B">
        <w:t>ásico para el manejo de reclamos</w:t>
      </w:r>
      <w:r w:rsidR="004006D2" w:rsidRPr="00BA156B">
        <w:t xml:space="preserve"> en su web y</w:t>
      </w:r>
      <w:r w:rsidR="002479F9" w:rsidRPr="00BA156B">
        <w:t xml:space="preserve"> en algunas IPRESS</w:t>
      </w:r>
      <w:r w:rsidR="004006D2" w:rsidRPr="00BA156B">
        <w:t xml:space="preserve"> cuenta con un equipo especial </w:t>
      </w:r>
      <w:r w:rsidR="002479F9" w:rsidRPr="00BA156B">
        <w:t xml:space="preserve">llamado </w:t>
      </w:r>
      <w:r w:rsidR="002479F9" w:rsidRPr="009E6BE6">
        <w:rPr>
          <w:lang w:val="es-PE"/>
        </w:rPr>
        <w:t>Totem</w:t>
      </w:r>
      <w:r w:rsidR="00F97069" w:rsidRPr="00BA156B">
        <w:t xml:space="preserve"> </w:t>
      </w:r>
      <w:r w:rsidR="0077483C"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77483C" w:rsidRPr="00BA156B">
        <w:fldChar w:fldCharType="separate"/>
      </w:r>
      <w:r w:rsidR="003F29A5" w:rsidRPr="00BA156B">
        <w:rPr>
          <w:noProof/>
        </w:rPr>
        <w:t>(13)</w:t>
      </w:r>
      <w:r w:rsidR="0077483C" w:rsidRPr="00BA156B">
        <w:fldChar w:fldCharType="end"/>
      </w:r>
      <w:r w:rsidR="00DC394C" w:rsidRPr="00BA156B">
        <w:t xml:space="preserve">. </w:t>
      </w:r>
      <w:r w:rsidR="002479F9" w:rsidRPr="00BA156B">
        <w:t xml:space="preserve">El </w:t>
      </w:r>
      <w:r w:rsidR="004F498A">
        <w:t>aplicativo informático</w:t>
      </w:r>
      <w:r w:rsidR="002479F9" w:rsidRPr="00BA156B">
        <w:t xml:space="preserve"> de recojo de reclamos en su web consiste en un simple formulario que el </w:t>
      </w:r>
      <w:r w:rsidR="00F97069" w:rsidRPr="00BA156B">
        <w:t>paciente o tercero legitimado</w:t>
      </w:r>
      <w:r w:rsidR="00BB0CB9" w:rsidRPr="00BA156B">
        <w:t xml:space="preserve"> llena para presentar un reclamo</w:t>
      </w:r>
      <w:r w:rsidR="005D5094" w:rsidRPr="00BA156B">
        <w:t>.</w:t>
      </w:r>
      <w:r w:rsidR="00BB0CB9" w:rsidRPr="00BA156B">
        <w:t xml:space="preserve"> </w:t>
      </w:r>
      <w:r w:rsidR="005D5094" w:rsidRPr="00BA156B">
        <w:t>P</w:t>
      </w:r>
      <w:r w:rsidR="00BB0CB9" w:rsidRPr="00BA156B">
        <w:t>osteriormente</w:t>
      </w:r>
      <w:r w:rsidR="005D5094" w:rsidRPr="00BA156B">
        <w:t xml:space="preserve"> el </w:t>
      </w:r>
      <w:r w:rsidR="00BB0CB9" w:rsidRPr="00BA156B">
        <w:t>personal de SUSALUD se contacta con el ciudadano para brindar una solución.</w:t>
      </w:r>
      <w:r w:rsidR="0074773B" w:rsidRPr="00BA156B">
        <w:t xml:space="preserve"> </w:t>
      </w:r>
      <w:r w:rsidR="002479F9" w:rsidRPr="00BA156B">
        <w:t xml:space="preserve">El </w:t>
      </w:r>
      <w:r w:rsidR="002479F9" w:rsidRPr="009E6BE6">
        <w:rPr>
          <w:lang w:val="es-PE"/>
        </w:rPr>
        <w:t>Totem</w:t>
      </w:r>
      <w:r w:rsidR="002479F9" w:rsidRPr="00BA156B">
        <w:t xml:space="preserve"> sirve como un canal adicional a la </w:t>
      </w:r>
      <w:r w:rsidR="00EA6485" w:rsidRPr="00BA156B">
        <w:t xml:space="preserve">Plataforma de Atención al Usuario </w:t>
      </w:r>
      <w:r w:rsidR="00EA6485" w:rsidRPr="00BA156B">
        <w:lastRenderedPageBreak/>
        <w:t>(</w:t>
      </w:r>
      <w:r w:rsidR="00F97069" w:rsidRPr="00BA156B">
        <w:t>PAUS</w:t>
      </w:r>
      <w:r w:rsidR="00EA6485" w:rsidRPr="00BA156B">
        <w:t>)</w:t>
      </w:r>
      <w:r w:rsidR="002479F9" w:rsidRPr="00BA156B">
        <w:t xml:space="preserve"> para que los pacientes y </w:t>
      </w:r>
      <w:r w:rsidR="00F22CCC" w:rsidRPr="00BA156B">
        <w:t>terceros legitimados</w:t>
      </w:r>
      <w:r w:rsidR="002479F9" w:rsidRPr="00BA156B">
        <w:t xml:space="preserve"> puedan expresar una inconformidad presentada en dicha IPRESS. </w:t>
      </w:r>
      <w:r w:rsidR="00DC394C" w:rsidRPr="00BA156B">
        <w:t>Sin embargo,</w:t>
      </w:r>
      <w:r w:rsidR="00BB0CB9" w:rsidRPr="00BA156B">
        <w:t xml:space="preserve"> estos</w:t>
      </w:r>
      <w:r w:rsidR="002479F9" w:rsidRPr="00BA156B">
        <w:t xml:space="preserve"> sistema</w:t>
      </w:r>
      <w:r w:rsidR="00BB0CB9" w:rsidRPr="00BA156B">
        <w:t>s</w:t>
      </w:r>
      <w:r w:rsidR="002479F9" w:rsidRPr="00BA156B">
        <w:t xml:space="preserve"> </w:t>
      </w:r>
      <w:r w:rsidR="00F97069" w:rsidRPr="00BA156B">
        <w:t>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14:paraId="54CF6109" w14:textId="77777777" w:rsidR="004E6160" w:rsidRPr="00BA156B" w:rsidRDefault="00D34911" w:rsidP="00625BCC">
      <w:pPr>
        <w:pStyle w:val="Texto"/>
      </w:pPr>
      <w:r w:rsidRPr="00BA156B">
        <w:t>Si bien es</w:t>
      </w:r>
      <w:r w:rsidR="004E6160" w:rsidRPr="00BA156B">
        <w:t xml:space="preserve"> importante </w:t>
      </w:r>
      <w:r w:rsidRPr="00BA156B">
        <w:t xml:space="preserve">el </w:t>
      </w:r>
      <w:r w:rsidR="004E6160" w:rsidRPr="00BA156B">
        <w:t xml:space="preserve">rol de la gestión de la información proveniente de los reclamos para mejoras en </w:t>
      </w:r>
      <w:r w:rsidR="00E241D8" w:rsidRPr="00BA156B">
        <w:t>el sector salud</w:t>
      </w:r>
      <w:r w:rsidR="00F97069" w:rsidRPr="00BA156B">
        <w:t xml:space="preserve"> </w:t>
      </w:r>
      <w:r w:rsidR="0077483C"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77483C" w:rsidRPr="00BA156B">
        <w:fldChar w:fldCharType="separate"/>
      </w:r>
      <w:r w:rsidR="003F29A5" w:rsidRPr="00BA156B">
        <w:rPr>
          <w:noProof/>
        </w:rPr>
        <w:t>(14)</w:t>
      </w:r>
      <w:r w:rsidR="0077483C" w:rsidRPr="00BA156B">
        <w:fldChar w:fldCharType="end"/>
      </w:r>
      <w:r w:rsidRPr="00BA156B">
        <w:t xml:space="preserve">, </w:t>
      </w:r>
      <w:r w:rsidR="008F2FAA" w:rsidRPr="00BA156B">
        <w:t xml:space="preserve">se le brinda </w:t>
      </w:r>
      <w:r w:rsidRPr="00BA156B">
        <w:t xml:space="preserve">poca atención </w:t>
      </w:r>
      <w:r w:rsidR="000A0C44">
        <w:t xml:space="preserve">a los reclamos </w:t>
      </w:r>
      <w:r w:rsidR="008F2FAA" w:rsidRPr="00BA156B">
        <w:t>debido a una pobre comunicación entre pacientes</w:t>
      </w:r>
      <w:r w:rsidR="000802DD" w:rsidRPr="00BA156B">
        <w:t xml:space="preserve"> o </w:t>
      </w:r>
      <w:r w:rsidR="00F22CCC" w:rsidRPr="00BA156B">
        <w:t>terceros legitimados</w:t>
      </w:r>
      <w:r w:rsidR="000D4C8E" w:rsidRPr="00BA156B">
        <w:t xml:space="preserve">, </w:t>
      </w:r>
      <w:r w:rsidR="000802DD" w:rsidRPr="00BA156B">
        <w:t xml:space="preserve">y las </w:t>
      </w:r>
      <w:r w:rsidR="000D4C8E" w:rsidRPr="00BA156B">
        <w:t xml:space="preserve">IPRESS </w:t>
      </w:r>
      <w:r w:rsidR="000802DD" w:rsidRPr="00BA156B">
        <w:t xml:space="preserve">o </w:t>
      </w:r>
      <w:r w:rsidR="000D4C8E" w:rsidRPr="00BA156B">
        <w:t>SUSALUD</w:t>
      </w:r>
      <w:r w:rsidR="000802DD" w:rsidRPr="00BA156B">
        <w:t xml:space="preserve">. </w:t>
      </w:r>
      <w:r w:rsidR="00DE07F4" w:rsidRPr="00BA156B">
        <w:t>Ante la ausencia de un sistema adecuado de manejo de reclamos es</w:t>
      </w:r>
      <w:r w:rsidR="000802DD" w:rsidRPr="00BA156B">
        <w:t xml:space="preserve"> imperativ</w:t>
      </w:r>
      <w:r w:rsidR="001E6041">
        <w:t xml:space="preserve">o contar con </w:t>
      </w:r>
      <w:r w:rsidR="008F2FAA" w:rsidRPr="00BA156B">
        <w:t xml:space="preserve">un </w:t>
      </w:r>
      <w:r w:rsidR="004F498A">
        <w:t>aplicativo informático</w:t>
      </w:r>
      <w:r w:rsidR="008F2FAA" w:rsidRPr="00BA156B">
        <w:t xml:space="preserve"> que permita centralizar todos los reclamos del sector para que puedan ser recibidos, gestionados</w:t>
      </w:r>
      <w:r w:rsidR="003438F5" w:rsidRPr="00BA156B">
        <w:t>, monitoreados</w:t>
      </w:r>
      <w:r w:rsidR="008F2FAA" w:rsidRPr="00BA156B">
        <w:t xml:space="preserve">, solucionados y que sirvan para fomentar proyectos de mejora en las distintas </w:t>
      </w:r>
      <w:r w:rsidR="000D4C8E" w:rsidRPr="00BA156B">
        <w:t>IPRESS</w:t>
      </w:r>
      <w:r w:rsidR="008F2FAA" w:rsidRPr="00BA156B">
        <w:t xml:space="preserve">. </w:t>
      </w:r>
    </w:p>
    <w:p w14:paraId="32CA7C8C" w14:textId="77777777" w:rsidR="00562533" w:rsidRPr="00625BCC" w:rsidRDefault="00A12DD0" w:rsidP="00625BCC">
      <w:pPr>
        <w:pStyle w:val="Ttulo1"/>
      </w:pPr>
      <w:bookmarkStart w:id="9" w:name="_Toc520655620"/>
      <w:r w:rsidRPr="00BA156B">
        <w:lastRenderedPageBreak/>
        <w:t>Marco Teórico</w:t>
      </w:r>
      <w:bookmarkEnd w:id="9"/>
    </w:p>
    <w:p w14:paraId="1D18DE61" w14:textId="77777777" w:rsidR="00562533" w:rsidRPr="00BA156B" w:rsidRDefault="00562533" w:rsidP="009E44F3">
      <w:pPr>
        <w:pStyle w:val="Ttulo2"/>
        <w:rPr>
          <w:lang w:val="es-PE"/>
        </w:rPr>
      </w:pPr>
      <w:bookmarkStart w:id="10" w:name="_Toc520655621"/>
      <w:r w:rsidRPr="00BA156B">
        <w:rPr>
          <w:lang w:val="es-PE"/>
        </w:rPr>
        <w:t>Calidad de Atención al usuario y sistemas de gestión para reclamos en el sector salud</w:t>
      </w:r>
      <w:bookmarkEnd w:id="10"/>
    </w:p>
    <w:p w14:paraId="5E17E8B5" w14:textId="77777777" w:rsidR="00AB21A0" w:rsidRPr="00BA156B" w:rsidRDefault="00AB21A0" w:rsidP="00000899">
      <w:pPr>
        <w:pStyle w:val="Ttulo3"/>
        <w:rPr>
          <w:lang w:val="es-PE"/>
        </w:rPr>
      </w:pPr>
      <w:bookmarkStart w:id="11" w:name="_Toc520655622"/>
      <w:r w:rsidRPr="00BA156B">
        <w:rPr>
          <w:lang w:val="es-PE"/>
        </w:rPr>
        <w:t>Calidad de Atención en Salud al Usuario</w:t>
      </w:r>
      <w:bookmarkEnd w:id="11"/>
    </w:p>
    <w:p w14:paraId="56474DCE" w14:textId="025EA997" w:rsidR="00847EAB" w:rsidRPr="00BA156B" w:rsidRDefault="00E81CB2" w:rsidP="00625BCC">
      <w:pPr>
        <w:pStyle w:val="Texto"/>
        <w:rPr>
          <w:rFonts w:eastAsia="Times New Roman"/>
          <w:lang w:eastAsia="es-ES_tradnl"/>
        </w:rPr>
      </w:pPr>
      <w:r w:rsidRPr="00BA156B">
        <w:t xml:space="preserve">Según la </w:t>
      </w:r>
      <w:r w:rsidR="00BF63BC" w:rsidRPr="00BA156B">
        <w:t>Organizació</w:t>
      </w:r>
      <w:r w:rsidR="00DE0595" w:rsidRPr="00BA156B">
        <w:t>n Panamericana de Salud</w:t>
      </w:r>
      <w:r w:rsidR="0038486C" w:rsidRPr="00BA156B">
        <w:t xml:space="preserve"> (OPS)</w:t>
      </w:r>
      <w:r w:rsidR="00DE0595" w:rsidRPr="00BA156B">
        <w:t>, la calidad</w:t>
      </w:r>
      <w:r w:rsidR="009D4A1C" w:rsidRPr="00BA156B">
        <w:t xml:space="preserve"> de atención en salud</w:t>
      </w:r>
      <w:r w:rsidR="00DE0595" w:rsidRPr="00BA156B">
        <w:t xml:space="preserve"> </w:t>
      </w:r>
      <w:r w:rsidR="00530DC7" w:rsidRPr="00BA156B">
        <w:t>se</w:t>
      </w:r>
      <w:r w:rsidR="007A4249" w:rsidRPr="00BA156B">
        <w:t xml:space="preserve"> define como</w:t>
      </w:r>
      <w:r w:rsidR="00530DC7" w:rsidRPr="00BA156B">
        <w:t xml:space="preserve"> “una cualidad de la atención sanitaria esencial para consecución de los objetivos nacionales en salud, la mejora de la salud de la población y el futuro sostenible del sistema de atención en salud”</w:t>
      </w:r>
      <w:r w:rsidR="00847EAB" w:rsidRPr="00BA156B">
        <w:t xml:space="preserve"> </w:t>
      </w:r>
      <w:r w:rsidR="0077483C" w:rsidRPr="00BA156B">
        <w:fldChar w:fldCharType="begin" w:fldLock="1"/>
      </w:r>
      <w:r w:rsidR="000A0E57">
        <w:instrText>ADDIN CSL_CITATION {"citationItems":[{"id":"ITEM-1","itemData":{"author":[{"dropping-particle":"","family":"Orozco","given":"Miguel","non-dropping-particle":"","parse-names":false,"suffix":""}],"id":"ITEM-1","issued":{"date-parts":[["2009"]]},"page":"50","title":"Garantia Calidad Seguridad Paciente-CIES","type":"article"},"uris":["http://www.mendeley.com/documents/?uuid=e646ec44-4b0f-45d5-b808-e9d21f22fff2"]}],"mendeley":{"formattedCitation":"(1)","plainTextFormattedCitation":"(1)","previouslyFormattedCitation":"(1)"},"properties":{"noteIndex":0},"schema":"https://github.com/citation-style-language/schema/raw/master/csl-citation.json"}</w:instrText>
      </w:r>
      <w:r w:rsidR="0077483C" w:rsidRPr="00BA156B">
        <w:fldChar w:fldCharType="separate"/>
      </w:r>
      <w:r w:rsidR="003D138E" w:rsidRPr="00BA156B">
        <w:rPr>
          <w:noProof/>
        </w:rPr>
        <w:t>(1)</w:t>
      </w:r>
      <w:r w:rsidR="0077483C" w:rsidRPr="00BA156B">
        <w:fldChar w:fldCharType="end"/>
      </w:r>
      <w:r w:rsidR="00FD7D44" w:rsidRPr="00BA156B">
        <w:t xml:space="preserve">. </w:t>
      </w:r>
      <w:r w:rsidR="00C22AE1" w:rsidRPr="00BA156B">
        <w:t xml:space="preserve">Para el Ministerio de Salud del Perú, la calidad </w:t>
      </w:r>
      <w:r w:rsidR="000A482B" w:rsidRPr="00BA156B">
        <w:t xml:space="preserve">de atención en salud </w:t>
      </w:r>
      <w:r w:rsidR="007A4249" w:rsidRPr="00BA156B">
        <w:t xml:space="preserve">es </w:t>
      </w:r>
      <w:r w:rsidR="00C22AE1" w:rsidRPr="00BA156B">
        <w:t>“</w:t>
      </w:r>
      <w:r w:rsidR="00C22AE1" w:rsidRPr="00BA156B">
        <w:rPr>
          <w:rFonts w:eastAsia="Times New Roman"/>
          <w:lang w:eastAsia="es-ES_tradnl"/>
        </w:rPr>
        <w:t>un principio básico de la atención de salud, estableciendo que calidad de la atención es el conjunto de características técnico-científicas, materiales y humanas que debe tener la atención de salud que se provea a los usuarios en la búsqueda c</w:t>
      </w:r>
      <w:r w:rsidR="00847EAB" w:rsidRPr="00BA156B">
        <w:rPr>
          <w:rFonts w:eastAsia="Times New Roman"/>
          <w:lang w:eastAsia="es-ES_tradnl"/>
        </w:rPr>
        <w:t>onstante de su satisfacción</w:t>
      </w:r>
      <w:r w:rsidR="00C22AE1" w:rsidRPr="00BA156B">
        <w:rPr>
          <w:rFonts w:eastAsia="Times New Roman"/>
          <w:lang w:eastAsia="es-ES_tradnl"/>
        </w:rPr>
        <w:t>”</w:t>
      </w:r>
      <w:r w:rsidR="00847EAB" w:rsidRPr="00BA156B">
        <w:rPr>
          <w:rFonts w:eastAsia="Times New Roman"/>
          <w:lang w:eastAsia="es-ES_tradnl"/>
        </w:rPr>
        <w:t xml:space="preserve"> </w:t>
      </w:r>
      <w:r w:rsidR="0077483C" w:rsidRPr="00BA156B">
        <w:rPr>
          <w:rFonts w:eastAsia="Times New Roman"/>
          <w:lang w:eastAsia="es-ES_tradnl"/>
        </w:rPr>
        <w:fldChar w:fldCharType="begin" w:fldLock="1"/>
      </w:r>
      <w:r w:rsidR="000A0E57">
        <w:rPr>
          <w:rFonts w:eastAsia="Times New Roman"/>
          <w:lang w:eastAsia="es-ES_tradnl"/>
        </w:rPr>
        <w:instrText>ADDIN CSL_CITATION {"citationItems":[{"id":"ITEM-1","itemData":{"author":[{"dropping-particle":"","family":"Ministerio de Salud del Perú","given":"","non-dropping-particle":"","parse-names":false,"suffix":""}],"id":"ITEM-1","issued":{"date-parts":[["2002"]]},"page":"1-47","title":"Estándares de Calidad para el Primer Nivel de Atención en Salud","type":"article-journal"},"uris":["http://www.mendeley.com/documents/?uuid=9240cde8-3e03-3fc3-af77-6d0ed08622c8"]}],"mendeley":{"formattedCitation":"(15)","plainTextFormattedCitation":"(15)","previouslyFormattedCitation":"(15)"},"properties":{"noteIndex":0},"schema":"https://github.com/citation-style-language/schema/raw/master/csl-citation.json"}</w:instrText>
      </w:r>
      <w:r w:rsidR="0077483C" w:rsidRPr="00BA156B">
        <w:rPr>
          <w:rFonts w:eastAsia="Times New Roman"/>
          <w:lang w:eastAsia="es-ES_tradnl"/>
        </w:rPr>
        <w:fldChar w:fldCharType="separate"/>
      </w:r>
      <w:r w:rsidR="003F29A5" w:rsidRPr="00BA156B">
        <w:rPr>
          <w:rFonts w:eastAsia="Times New Roman"/>
          <w:noProof/>
          <w:lang w:eastAsia="es-ES_tradnl"/>
        </w:rPr>
        <w:t>(15)</w:t>
      </w:r>
      <w:r w:rsidR="0077483C" w:rsidRPr="00BA156B">
        <w:rPr>
          <w:rFonts w:eastAsia="Times New Roman"/>
          <w:lang w:eastAsia="es-ES_tradnl"/>
        </w:rPr>
        <w:fldChar w:fldCharType="end"/>
      </w:r>
      <w:r w:rsidR="00847EAB" w:rsidRPr="00BA156B">
        <w:rPr>
          <w:rFonts w:eastAsia="Times New Roman"/>
          <w:lang w:eastAsia="es-ES_tradnl"/>
        </w:rPr>
        <w:t xml:space="preserve">. </w:t>
      </w:r>
    </w:p>
    <w:p w14:paraId="0880C0D0" w14:textId="4204603E" w:rsidR="00925FD8" w:rsidRPr="00BA156B" w:rsidRDefault="00E13BEE" w:rsidP="00625BCC">
      <w:pPr>
        <w:pStyle w:val="Texto"/>
        <w:rPr>
          <w:rFonts w:eastAsia="Times New Roman"/>
          <w:lang w:eastAsia="es-ES_tradnl"/>
        </w:rPr>
      </w:pPr>
      <w:r w:rsidRPr="00BA156B">
        <w:rPr>
          <w:rFonts w:eastAsia="Times New Roman"/>
          <w:lang w:eastAsia="es-ES_tradnl"/>
        </w:rPr>
        <w:t xml:space="preserve">Adicionalmente, la OPS </w:t>
      </w:r>
      <w:r w:rsidR="00001807" w:rsidRPr="00BA156B">
        <w:rPr>
          <w:rFonts w:eastAsia="Times New Roman"/>
          <w:lang w:eastAsia="es-ES_tradnl"/>
        </w:rPr>
        <w:t>sostiene</w:t>
      </w:r>
      <w:r w:rsidRPr="00BA156B">
        <w:rPr>
          <w:rFonts w:eastAsia="Times New Roman"/>
          <w:lang w:eastAsia="es-ES_tradnl"/>
        </w:rPr>
        <w:t xml:space="preserve"> que la falta de calidad se traduce en servicios de salud inefectivos, en la presentación injustificada de variabilidad de la </w:t>
      </w:r>
      <w:r w:rsidR="00014D3E" w:rsidRPr="00BA156B">
        <w:rPr>
          <w:rFonts w:eastAsia="Times New Roman"/>
          <w:lang w:eastAsia="es-ES_tradnl"/>
        </w:rPr>
        <w:t>práctica</w:t>
      </w:r>
      <w:r w:rsidRPr="00BA156B">
        <w:rPr>
          <w:rFonts w:eastAsia="Times New Roman"/>
          <w:lang w:eastAsia="es-ES_tradnl"/>
        </w:rPr>
        <w:t xml:space="preserve"> clínica, aplicando cuidados inoportunos o innecesarios que no se encuentren alineados con el conocimiento profesional actual, causa desconfianza</w:t>
      </w:r>
      <w:r w:rsidR="00B51575" w:rsidRPr="00BA156B">
        <w:rPr>
          <w:rFonts w:eastAsia="Times New Roman"/>
          <w:lang w:eastAsia="es-ES_tradnl"/>
        </w:rPr>
        <w:t>, elevados costos</w:t>
      </w:r>
      <w:r w:rsidRPr="00BA156B">
        <w:rPr>
          <w:rFonts w:eastAsia="Times New Roman"/>
          <w:lang w:eastAsia="es-ES_tradnl"/>
        </w:rPr>
        <w:t xml:space="preserve"> y puede llegar a ser inseguro para los pacientes ocasionando daño material o humano</w:t>
      </w:r>
      <w:r w:rsidR="00B51575" w:rsidRPr="00BA156B">
        <w:rPr>
          <w:rFonts w:eastAsia="Times New Roman"/>
          <w:lang w:eastAsia="es-ES_tradnl"/>
        </w:rPr>
        <w:t xml:space="preserve">. </w:t>
      </w:r>
      <w:r w:rsidR="00D11426" w:rsidRPr="00BA156B">
        <w:rPr>
          <w:rFonts w:eastAsia="Times New Roman"/>
          <w:lang w:eastAsia="es-ES_tradnl"/>
        </w:rPr>
        <w:t>Incluso identifica que la baja capacidad resolutiva del primer nivel de atención es una traducció</w:t>
      </w:r>
      <w:r w:rsidR="00D25728" w:rsidRPr="00BA156B">
        <w:rPr>
          <w:rFonts w:eastAsia="Times New Roman"/>
          <w:lang w:eastAsia="es-ES_tradnl"/>
        </w:rPr>
        <w:t>n de la deficiente calidad debido a q</w:t>
      </w:r>
      <w:r w:rsidR="0041407F" w:rsidRPr="00BA156B">
        <w:rPr>
          <w:rFonts w:eastAsia="Times New Roman"/>
          <w:lang w:eastAsia="es-ES_tradnl"/>
        </w:rPr>
        <w:t>ue esto repercute presionando a niveles de atención de mayor complejidad en urgencias hospitalarias o consultas</w:t>
      </w:r>
      <w:r w:rsidR="000A482B" w:rsidRPr="00BA156B">
        <w:rPr>
          <w:rFonts w:eastAsia="Times New Roman"/>
          <w:lang w:eastAsia="es-ES_tradnl"/>
        </w:rPr>
        <w:t xml:space="preserve"> </w:t>
      </w:r>
      <w:r w:rsidR="0077483C" w:rsidRPr="00BA156B">
        <w:rPr>
          <w:rFonts w:eastAsia="Times New Roman"/>
          <w:lang w:eastAsia="es-ES_tradnl"/>
        </w:rPr>
        <w:fldChar w:fldCharType="begin" w:fldLock="1"/>
      </w:r>
      <w:r w:rsidR="000A0E57">
        <w:rPr>
          <w:rFonts w:eastAsia="Times New Roman"/>
          <w:lang w:eastAsia="es-ES_tradnl"/>
        </w:rPr>
        <w:instrText>ADDIN CSL_CITATION {"citationItems":[{"id":"ITEM-1","itemData":{"author":[{"dropping-particle":"","family":"Orozco","given":"Miguel","non-dropping-particle":"","parse-names":false,"suffix":""}],"id":"ITEM-1","issued":{"date-parts":[["2009"]]},"page":"50","title":"Garantia Calidad Seguridad Paciente-CIES","type":"article"},"uris":["http://www.mendeley.com/documents/?uuid=e646ec44-4b0f-45d5-b808-e9d21f22fff2"]}],"mendeley":{"formattedCitation":"(1)","plainTextFormattedCitation":"(1)","previouslyFormattedCitation":"(1)"},"properties":{"noteIndex":0},"schema":"https://github.com/citation-style-language/schema/raw/master/csl-citation.json"}</w:instrText>
      </w:r>
      <w:r w:rsidR="0077483C" w:rsidRPr="00BA156B">
        <w:rPr>
          <w:rFonts w:eastAsia="Times New Roman"/>
          <w:lang w:eastAsia="es-ES_tradnl"/>
        </w:rPr>
        <w:fldChar w:fldCharType="separate"/>
      </w:r>
      <w:r w:rsidR="003D138E" w:rsidRPr="00BA156B">
        <w:rPr>
          <w:rFonts w:eastAsia="Times New Roman"/>
          <w:noProof/>
          <w:lang w:eastAsia="es-ES_tradnl"/>
        </w:rPr>
        <w:t>(1)</w:t>
      </w:r>
      <w:r w:rsidR="0077483C" w:rsidRPr="00BA156B">
        <w:rPr>
          <w:rFonts w:eastAsia="Times New Roman"/>
          <w:lang w:eastAsia="es-ES_tradnl"/>
        </w:rPr>
        <w:fldChar w:fldCharType="end"/>
      </w:r>
      <w:r w:rsidR="0041407F" w:rsidRPr="00BA156B">
        <w:rPr>
          <w:rFonts w:eastAsia="Times New Roman"/>
          <w:lang w:eastAsia="es-ES_tradnl"/>
        </w:rPr>
        <w:t xml:space="preserve">. </w:t>
      </w:r>
    </w:p>
    <w:p w14:paraId="4E71B165" w14:textId="4D338178" w:rsidR="00BA36A7" w:rsidRPr="00BA156B" w:rsidRDefault="00FA0EBB" w:rsidP="00625BCC">
      <w:pPr>
        <w:pStyle w:val="Texto"/>
        <w:rPr>
          <w:rFonts w:eastAsia="Times New Roman"/>
          <w:lang w:eastAsia="es-ES_tradnl"/>
        </w:rPr>
      </w:pPr>
      <w:r w:rsidRPr="00BA156B">
        <w:rPr>
          <w:rFonts w:eastAsia="Times New Roman"/>
          <w:lang w:eastAsia="es-ES_tradnl"/>
        </w:rPr>
        <w:lastRenderedPageBreak/>
        <w:t xml:space="preserve">Todo esto lleva a que los ciudadanos usuarios de los servicios de salud </w:t>
      </w:r>
      <w:r w:rsidR="00BA36A7" w:rsidRPr="00BA156B">
        <w:rPr>
          <w:rFonts w:eastAsia="Times New Roman"/>
          <w:lang w:eastAsia="es-ES_tradnl"/>
        </w:rPr>
        <w:t>se encuentr</w:t>
      </w:r>
      <w:r w:rsidR="002D1F82" w:rsidRPr="00BA156B">
        <w:rPr>
          <w:rFonts w:eastAsia="Times New Roman"/>
          <w:lang w:eastAsia="es-ES_tradnl"/>
        </w:rPr>
        <w:t>e</w:t>
      </w:r>
      <w:r w:rsidR="00BA36A7" w:rsidRPr="00BA156B">
        <w:rPr>
          <w:rFonts w:eastAsia="Times New Roman"/>
          <w:lang w:eastAsia="es-ES_tradnl"/>
        </w:rPr>
        <w:t xml:space="preserve">n descontentos con la comunicación con profesionales de salud </w:t>
      </w:r>
      <w:r w:rsidR="002D1F82" w:rsidRPr="00BA156B">
        <w:rPr>
          <w:rFonts w:eastAsia="Times New Roman"/>
          <w:lang w:eastAsia="es-ES_tradnl"/>
        </w:rPr>
        <w:t>y con</w:t>
      </w:r>
      <w:r w:rsidR="00BA36A7" w:rsidRPr="00BA156B">
        <w:rPr>
          <w:rFonts w:eastAsia="Times New Roman"/>
          <w:lang w:eastAsia="es-ES_tradnl"/>
        </w:rPr>
        <w:t xml:space="preserve"> inadecuadas instalaciones de la institución, mientras que los profesionales y </w:t>
      </w:r>
      <w:r w:rsidR="00D538A0" w:rsidRPr="00BA156B">
        <w:rPr>
          <w:rFonts w:eastAsia="Times New Roman"/>
          <w:lang w:eastAsia="es-ES_tradnl"/>
        </w:rPr>
        <w:t xml:space="preserve">trabajadores de salud </w:t>
      </w:r>
      <w:r w:rsidR="003C4BE1" w:rsidRPr="00BA156B">
        <w:rPr>
          <w:rFonts w:eastAsia="Times New Roman"/>
          <w:lang w:eastAsia="es-ES_tradnl"/>
        </w:rPr>
        <w:t>sufren desmotivación y sobrecarga de trabajo que contribuye a deteriorar más la calidad del servicio prestado</w:t>
      </w:r>
      <w:r w:rsidR="000A482B" w:rsidRPr="00BA156B">
        <w:rPr>
          <w:rFonts w:eastAsia="Times New Roman"/>
          <w:lang w:eastAsia="es-ES_tradnl"/>
        </w:rPr>
        <w:t xml:space="preserve"> </w:t>
      </w:r>
      <w:r w:rsidR="0077483C" w:rsidRPr="00BA156B">
        <w:rPr>
          <w:rFonts w:eastAsia="Times New Roman"/>
          <w:lang w:eastAsia="es-ES_tradnl"/>
        </w:rPr>
        <w:fldChar w:fldCharType="begin" w:fldLock="1"/>
      </w:r>
      <w:r w:rsidR="000A0E57">
        <w:rPr>
          <w:rFonts w:eastAsia="Times New Roman"/>
          <w:lang w:eastAsia="es-ES_tradnl"/>
        </w:rPr>
        <w:instrText>ADDIN CSL_CITATION {"citationItems":[{"id":"ITEM-1","itemData":{"author":[{"dropping-particle":"","family":"Orozco","given":"Miguel","non-dropping-particle":"","parse-names":false,"suffix":""}],"id":"ITEM-1","issued":{"date-parts":[["2009"]]},"page":"50","title":"Garantia Calidad Seguridad Paciente-CIES","type":"article"},"uris":["http://www.mendeley.com/documents/?uuid=e646ec44-4b0f-45d5-b808-e9d21f22fff2"]}],"mendeley":{"formattedCitation":"(1)","plainTextFormattedCitation":"(1)","previouslyFormattedCitation":"(1)"},"properties":{"noteIndex":0},"schema":"https://github.com/citation-style-language/schema/raw/master/csl-citation.json"}</w:instrText>
      </w:r>
      <w:r w:rsidR="0077483C" w:rsidRPr="00BA156B">
        <w:rPr>
          <w:rFonts w:eastAsia="Times New Roman"/>
          <w:lang w:eastAsia="es-ES_tradnl"/>
        </w:rPr>
        <w:fldChar w:fldCharType="separate"/>
      </w:r>
      <w:r w:rsidR="003D138E" w:rsidRPr="00BA156B">
        <w:rPr>
          <w:rFonts w:eastAsia="Times New Roman"/>
          <w:noProof/>
          <w:lang w:eastAsia="es-ES_tradnl"/>
        </w:rPr>
        <w:t>(1)</w:t>
      </w:r>
      <w:r w:rsidR="0077483C" w:rsidRPr="00BA156B">
        <w:rPr>
          <w:rFonts w:eastAsia="Times New Roman"/>
          <w:lang w:eastAsia="es-ES_tradnl"/>
        </w:rPr>
        <w:fldChar w:fldCharType="end"/>
      </w:r>
      <w:r w:rsidR="003C4BE1" w:rsidRPr="00BA156B">
        <w:rPr>
          <w:rFonts w:eastAsia="Times New Roman"/>
          <w:lang w:eastAsia="es-ES_tradnl"/>
        </w:rPr>
        <w:t>.</w:t>
      </w:r>
    </w:p>
    <w:p w14:paraId="7AAF549E" w14:textId="77777777" w:rsidR="008B01E4" w:rsidRPr="00BA156B" w:rsidRDefault="008B01E4" w:rsidP="00625BCC">
      <w:pPr>
        <w:pStyle w:val="Texto"/>
        <w:rPr>
          <w:rFonts w:eastAsia="Times New Roman"/>
          <w:lang w:eastAsia="es-ES_tradnl"/>
        </w:rPr>
      </w:pPr>
      <w:r w:rsidRPr="00BA156B">
        <w:rPr>
          <w:rFonts w:eastAsia="Times New Roman"/>
          <w:lang w:eastAsia="es-ES_tradnl"/>
        </w:rPr>
        <w:t xml:space="preserve">Una de las formas de monitorear la calidad de atención en salud que se está brindando a los ciudadanos es observando de cerca la satisfacción del paciente con la atención recibida </w:t>
      </w:r>
      <w:r w:rsidR="0077483C" w:rsidRPr="00BA156B">
        <w:rPr>
          <w:rFonts w:eastAsia="Times New Roman"/>
          <w:lang w:eastAsia="es-ES_tradnl"/>
        </w:rPr>
        <w:fldChar w:fldCharType="begin" w:fldLock="1"/>
      </w:r>
      <w:r w:rsidR="00E319D4">
        <w:rPr>
          <w:rFonts w:eastAsia="Times New Roman"/>
          <w:lang w:eastAsia="es-ES_tradnl"/>
        </w:rPr>
        <w:instrText>ADDIN CSL_CITATION {"citationItems":[{"id":"ITEM-1","itemData":{"abstract":"RESUMEN: Se realizó un estudio transversal, para evaluar algunos aspectos de la calidad de la atención médica brindada en los policlínicos principales de urgencia (PPU) del municipio 10 de Octubre. Para ello se aplicó un cuestionario autoadministrado a los usuarios seleccionados. La muestra quedó conformada por 328 pacientes. El comportamiento de los criterios seleccionados para medir la estructura y el proceso arrojó valores no aceptables en casi la totalidad de los criterios y manifestó amplias desviaciones de los valores obtenidos en relación con los establecidos. La calidad de estos servicios es susceptible de mejoras que permitan que estén a la altura de lo esperado por los usuarios y la resolutividad de sus problemas, la cual está determinada en gran medida por la falta de medicamentos en la farmacia. Se recomienda realizar estudios periódicos que permitan evaluar la calidad de la atención médica en los PPU del municipio 10 de octubre; con el fin de conocer cómo estos funcionan y si están en correspondencia con los objetivos para los que fueron creados.","author":[{"dropping-particle":"","family":"Chang","given":"Martha","non-dropping-particle":"","parse-names":false,"suffix":""},{"dropping-particle":"","family":"Alemán","given":"María Carmen","non-dropping-particle":"","parse-names":false,"suffix":""},{"dropping-particle":"","family":"García","given":"René","non-dropping-particle":"","parse-names":false,"suffix":""},{"dropping-particle":"","family":"Miranda","given":"Raúl Jorge","non-dropping-particle":"","parse-names":false,"suffix":""}],"container-title":"Revista Cubana Salud Pública","id":"ITEM-1","issue":"2","issued":{"date-parts":[["2000"]]},"page":"110-116","title":"Evaluación de la calidad de la atención médica en el subsistema de urgencias del municipio 10 de octubre, 1997","type":"article-journal","volume":"24"},"uris":["http://www.mendeley.com/documents/?uuid=cae6df42-fafa-365d-b596-fad263b27200"]}],"mendeley":{"formattedCitation":"(16)","plainTextFormattedCitation":"(16)","previouslyFormattedCitation":"(16)"},"properties":{"noteIndex":0},"schema":"https://github.com/citation-style-language/schema/raw/master/csl-citation.json"}</w:instrText>
      </w:r>
      <w:r w:rsidR="0077483C" w:rsidRPr="00BA156B">
        <w:rPr>
          <w:rFonts w:eastAsia="Times New Roman"/>
          <w:lang w:eastAsia="es-ES_tradnl"/>
        </w:rPr>
        <w:fldChar w:fldCharType="separate"/>
      </w:r>
      <w:r w:rsidR="003F29A5" w:rsidRPr="00BA156B">
        <w:rPr>
          <w:rFonts w:eastAsia="Times New Roman"/>
          <w:noProof/>
          <w:lang w:eastAsia="es-ES_tradnl"/>
        </w:rPr>
        <w:t>(16)</w:t>
      </w:r>
      <w:r w:rsidR="0077483C" w:rsidRPr="00BA156B">
        <w:rPr>
          <w:rFonts w:eastAsia="Times New Roman"/>
          <w:lang w:eastAsia="es-ES_tradnl"/>
        </w:rPr>
        <w:fldChar w:fldCharType="end"/>
      </w:r>
      <w:r w:rsidRPr="00BA156B">
        <w:rPr>
          <w:rFonts w:eastAsia="Times New Roman"/>
          <w:lang w:eastAsia="es-ES_tradnl"/>
        </w:rPr>
        <w:t xml:space="preserve">. </w:t>
      </w:r>
    </w:p>
    <w:p w14:paraId="334E24F0" w14:textId="77777777" w:rsidR="00562533" w:rsidRPr="00BA156B" w:rsidRDefault="008B01E4" w:rsidP="00000899">
      <w:pPr>
        <w:pStyle w:val="Ttulo3"/>
        <w:rPr>
          <w:lang w:val="es-PE"/>
        </w:rPr>
      </w:pPr>
      <w:bookmarkStart w:id="12" w:name="_Toc520655623"/>
      <w:r w:rsidRPr="00BA156B">
        <w:rPr>
          <w:lang w:val="es-PE"/>
        </w:rPr>
        <w:t xml:space="preserve">Satisfacción del paciente </w:t>
      </w:r>
      <w:r w:rsidR="00F97CB6" w:rsidRPr="00BA156B">
        <w:rPr>
          <w:lang w:val="es-PE"/>
        </w:rPr>
        <w:t xml:space="preserve">e </w:t>
      </w:r>
      <w:r w:rsidRPr="00BA156B">
        <w:rPr>
          <w:lang w:val="es-PE"/>
        </w:rPr>
        <w:t>importancia de</w:t>
      </w:r>
      <w:r w:rsidR="00562533" w:rsidRPr="00BA156B">
        <w:rPr>
          <w:lang w:val="es-PE"/>
        </w:rPr>
        <w:t xml:space="preserve"> </w:t>
      </w:r>
      <w:r w:rsidR="00F97CB6" w:rsidRPr="00BA156B">
        <w:rPr>
          <w:lang w:val="es-PE"/>
        </w:rPr>
        <w:t>su m</w:t>
      </w:r>
      <w:r w:rsidR="00562533" w:rsidRPr="00BA156B">
        <w:rPr>
          <w:lang w:val="es-PE"/>
        </w:rPr>
        <w:t>onitoreo</w:t>
      </w:r>
      <w:bookmarkEnd w:id="12"/>
    </w:p>
    <w:p w14:paraId="57EBE89F" w14:textId="77777777" w:rsidR="00B674F0" w:rsidRPr="00625BCC" w:rsidRDefault="00B674F0" w:rsidP="00625BCC">
      <w:pPr>
        <w:pStyle w:val="Texto"/>
      </w:pPr>
      <w:r w:rsidRPr="00BA156B">
        <w:t xml:space="preserve">Actualmente se cuenta con diversas definiciones sobre lo que significa la satisfacción del paciente en centros de atención en salud </w:t>
      </w:r>
      <w:r w:rsidR="0077483C"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77483C" w:rsidRPr="00BA156B">
        <w:fldChar w:fldCharType="separate"/>
      </w:r>
      <w:r w:rsidR="003F29A5" w:rsidRPr="00BA156B">
        <w:rPr>
          <w:noProof/>
        </w:rPr>
        <w:t>(14)</w:t>
      </w:r>
      <w:r w:rsidR="0077483C" w:rsidRPr="00BA156B">
        <w:fldChar w:fldCharType="end"/>
      </w:r>
      <w:r w:rsidRPr="00BA156B">
        <w:t xml:space="preserve">, mientras algunos resaltan que es principalmente sobre las actitudes hacia el cuidado en salud o los aspectos de estos cuidados </w:t>
      </w:r>
      <w:r w:rsidR="0077483C" w:rsidRPr="00BA156B">
        <w:fldChar w:fldCharType="begin" w:fldLock="1"/>
      </w:r>
      <w:r w:rsidR="00E319D4">
        <w:instrText>ADDIN CSL_CITATION {"citationItems":[{"id":"ITEM-1","itemData":{"DOI":"10.1136/qhc.11.4.335","ISBN":"1475-3898 (Print)\\n1475-3898 (Linking)","ISSN":"14753898","PMID":"12468693","abstract":"Objective: To determine what aspects of healthcare provision are most likely to influence satisfaction with care and willingness to recommend hospital services to others and, secondly, to explore the extent to which satisfaction is a meaningful indicator of patient experience of healthcare services. Design: Postal survey of a sample of patients who underwent a period of inpatient care. Patients were asked to evaluate their overall experience of this episode of care and to complete the Picker Inpatient Survey questionnaire on specific aspects of their care. Sample: Patients aged 18 and over presenting at five hospitals within one NHS trust in Scotland. Method: 3592 questionnaires were mailed to patients' homes within 1 month of discharge from hospital during a 12 month period. Two reminders were sent to non-responders; 2249 (65%) questionnaires were returned. Results: Almost 90% of respondents indicated that they were satisfied with their period of inpatient care. Age and overall self-assessed health were only weakly associated with satisfaction. A multiple linear regression indicated that the major determinants of patient satisfaction were physical comfort, emotional support, and respect for patient preferences. However, many patients who reported their satisfaction with the care they received also indicated problems with their inpatient care as measured on the Picker Inpatient Survey; 55% of respondents who rated their inpatient episode as \"excellent\" indicated problems on 10% of the issues measured on the Picker questionnaire. Discussion: The evidence suggests that patient satisfaction scores present a limited and optimistic picture. Detailed questions about specific aspects of patients' experiences are likely to be more useful for monitoring the performance of various hospital departments and wards and could point to ways in which delivery of health care could be improved.","author":[{"dropping-particle":"","family":"Jenkinson","given":"C","non-dropping-particle":"","parse-names":false,"suffix":""}],"container-title":"Quality and Safety in Health Care","id":"ITEM-1","issue":"4","issued":{"date-parts":[["2002","12"]]},"page":"335-339","title":"Patients' experiences and satisfaction with health care: results of a questionnaire study of specific aspects of care","type":"article-journal","volume":"11"},"uris":["http://www.mendeley.com/documents/?uuid=c316ead0-2101-3472-9755-589dd0650a34"]}],"mendeley":{"formattedCitation":"(17)","plainTextFormattedCitation":"(17)","previouslyFormattedCitation":"(17)"},"properties":{"noteIndex":0},"schema":"https://github.com/citation-style-language/schema/raw/master/csl-citation.json"}</w:instrText>
      </w:r>
      <w:r w:rsidR="0077483C" w:rsidRPr="00BA156B">
        <w:fldChar w:fldCharType="separate"/>
      </w:r>
      <w:r w:rsidR="003F29A5" w:rsidRPr="00BA156B">
        <w:rPr>
          <w:noProof/>
        </w:rPr>
        <w:t>(17)</w:t>
      </w:r>
      <w:r w:rsidR="0077483C" w:rsidRPr="00BA156B">
        <w:fldChar w:fldCharType="end"/>
      </w:r>
      <w:r w:rsidRPr="00BA156B">
        <w:t xml:space="preserve">, otros lo definen como las emociones, sentimientos y percepciones de los pacientes sobre los servicios de cuidado de salud que han recibido </w:t>
      </w:r>
      <w:r w:rsidR="0077483C" w:rsidRPr="00BA156B">
        <w:fldChar w:fldCharType="begin" w:fldLock="1"/>
      </w:r>
      <w:r w:rsidR="00E319D4">
        <w:instrText>ADDIN CSL_CITATION {"citationItems":[{"id":"ITEM-1","itemData":{"DOI":"10.1136/bmjqs-2011-000137","ISSN":"2044-5415","PMID":"21873465","abstract":"BACKGROUND: Patient satisfaction and experiences are important parts of healthcare quality, but patient expectations are seldom included in quality assessments. The objective of this study was to estimate the effects of different predictors of overall patient satisfaction with hospitals, including patient-reported experiences, fulfilment of patient expectations and socio-demographic variables.\\n\\nMETHODS: Data were collected using a national patient-experience survey of 63 hospitals in the five health regions in Norway during the autumn of 2006. Postal questionnaires were mailed to 24 141 patients after their discharge from hospital. Non-respondents were sent a reminder after 4 weeks. Multivariate linear regression analysis including multilevel regression was used to assess the predictors of overall patient satisfaction with hospitals.\\n\\nRESULTS: Thirteen variables were significantly associated with overall patient satisfaction: two variables about fulfilment of expectations, eight about patient-reported experiences and three socio-demographic variables. The regression model explained 59% of the variation in overall patient satisfaction. The most important predictor of patient satisfaction with hospitals was patient-reported experiences with the nursing services (β=0.27, p&lt;0.001), followed by fulfilment of patient expectations (β=0.21, p&lt;0.001), experiences with doctor services (β=0.12, p&lt;0.001) and perceived incorrect treatment (β=-0.12, p&lt;0.001). Multilevel regression analysis confirmed most of the findings, but revealed that age was not a significant predictor of overall patient satisfaction.\\n\\nCONCLUSIONS: The study showed that both fulfilment of expectations and patient-reported experiences are distinct from but related to overall patient satisfaction. The most important predictors for overall patient satisfaction with hospitals are patient-reported experiences and fulfilment of expectations.","author":[{"dropping-particle":"","family":"Bjertnaes","given":"O. a.","non-dropping-particle":"","parse-names":false,"suffix":""},{"dropping-particle":"","family":"Sjetne","given":"I. S.","non-dropping-particle":"","parse-names":false,"suffix":""},{"dropping-particle":"","family":"Iversen","given":"H. H.","non-dropping-particle":"","parse-names":false,"suffix":""}],"container-title":"BMJ Quality &amp; Safety","id":"ITEM-1","issue":"1","issued":{"date-parts":[["2012"]]},"page":"39-46","title":"Overall patient satisfaction with hospitals: effects of patient-reported experiences and fulfilment of expectations","type":"article-journal","volume":"21"},"uris":["http://www.mendeley.com/documents/?uuid=6d636bd0-a880-4e9b-a7b5-432638460574"]}],"mendeley":{"formattedCitation":"(18)","plainTextFormattedCitation":"(18)","previouslyFormattedCitation":"(18)"},"properties":{"noteIndex":0},"schema":"https://github.com/citation-style-language/schema/raw/master/csl-citation.json"}</w:instrText>
      </w:r>
      <w:r w:rsidR="0077483C" w:rsidRPr="00BA156B">
        <w:fldChar w:fldCharType="separate"/>
      </w:r>
      <w:r w:rsidR="003F29A5" w:rsidRPr="00BA156B">
        <w:rPr>
          <w:noProof/>
        </w:rPr>
        <w:t>(18)</w:t>
      </w:r>
      <w:r w:rsidR="0077483C" w:rsidRPr="00BA156B">
        <w:fldChar w:fldCharType="end"/>
      </w:r>
      <w:r w:rsidRPr="00BA156B">
        <w:t xml:space="preserve">, y otros lo explican como el grado de congruencia que se da entre las expectativas ideales del paciente y sus percepciones sobre la atención recibida </w:t>
      </w:r>
      <w:r w:rsidR="0077483C" w:rsidRPr="00BA156B">
        <w:fldChar w:fldCharType="begin" w:fldLock="1"/>
      </w:r>
      <w:r w:rsidR="00E319D4">
        <w:instrText>ADDIN CSL_CITATION {"citationItems":[{"id":"ITEM-1","itemData":{"DOI":"10.1016/S0277-9536(00)00164-7","ISBN":"1532-7361","ISSN":"0277-9536","PMID":"11206657","abstract":"Correlates of patient satisfaction at varying points in time were assessed using a survey with 2-week and 3-month follow-up in a general medicine walk-in clinic, in USA. Five hundred adults presenting with a physical symptom, seen by one of 38 participating clinicians were surveyed and the following measurements were taken into account: patient symptom characteristics, symptom-related expectations, functional status (Medical Outcomes Study Short-Form Health Survey [SF-6]), mental disorders (PRIME-MD), symptom resolution, unmet expectations, satisfaction (RAND 9-item survey), visit costs and health utilization. Physician perception of difficulty (Difficult Doctor–Patient Relationship Questionnaire), and Physician Belief Scale. Immediately after the visit, 260 (52%) patients were fully satisfied with their care, increasing to 59% at 2 weeks and 63% by 3 months. Patients older than 65 and those with better functional status were more likely to be satisfied. At all time points, the presence of unmet expectations markedly decreased satisfaction: immediately post-visit (OR: 0.14, 95% CI: 0.07–0.30), 2-week (OR: 0.07, 95% CI: 0.04–0.13) and 3-month (OR: 0.05, 95% CI: 0.03–0.09). Other independent variables predicting immediate after visit satisfaction included receiving an explanation of the likely cause as well as expected duration of the presenting symptom. At 2 weeks and 3 months, experiencing symptomatic improvement increased satisfaction while additional visits (actual or anticipated) for the same symptom decreased satisfaction. A lack of unmet expectations was a powerful predictor of satisfaction at all time-points. Immediately post-visit, other predictors of satisfaction reflected aspects of patient–doctor communication (receiving an explanation of the symptom cause, likely duration, lack of unmet expectations), while 2- week and 3-month satisfaction reflected aspects of symptom outcome (symptom resolution, need for repeat visits, functional status). Patient satisfaction surveys need to carefully consider the sampling time frame as well as adjust for pertinent patient characteristics.","author":[{"dropping-particle":"","family":"Jackson","given":"J.L.","non-dropping-particle":"","parse-names":false,"suffix":""},{"dropping-particle":"","family":"Chamberlin","given":"Judith","non-dropping-particle":"","parse-names":false,"suffix":""},{"dropping-particle":"","family":"Kroenke","given":"Kurt","non-dropping-particle":"","parse-names":false,"suffix":""}],"container-title":"Social Science &amp; Medicine","id":"ITEM-1","issue":"4","issued":{"date-parts":[["2001"]]},"page":"609–620","title":"Predictors of patient satisfaction","type":"article-journal","volume":"52"},"uris":["http://www.mendeley.com/documents/?uuid=4a486601-859f-35a0-9877-50c855fac2be"]}],"mendeley":{"formattedCitation":"(19)","plainTextFormattedCitation":"(19)","previouslyFormattedCitation":"(19)"},"properties":{"noteIndex":0},"schema":"https://github.com/citation-style-language/schema/raw/master/csl-citation.json"}</w:instrText>
      </w:r>
      <w:r w:rsidR="0077483C" w:rsidRPr="00BA156B">
        <w:fldChar w:fldCharType="separate"/>
      </w:r>
      <w:r w:rsidR="003F29A5" w:rsidRPr="00BA156B">
        <w:rPr>
          <w:noProof/>
        </w:rPr>
        <w:t>(19)</w:t>
      </w:r>
      <w:r w:rsidR="0077483C" w:rsidRPr="00BA156B">
        <w:fldChar w:fldCharType="end"/>
      </w:r>
      <w:r w:rsidR="007B7445" w:rsidRPr="00BA156B">
        <w:t>.</w:t>
      </w:r>
    </w:p>
    <w:p w14:paraId="10480903" w14:textId="77777777" w:rsidR="00804FEC" w:rsidRPr="00625BCC" w:rsidRDefault="00B674F0" w:rsidP="00625BCC">
      <w:pPr>
        <w:pStyle w:val="Texto"/>
      </w:pPr>
      <w:r w:rsidRPr="00BA156B">
        <w:t xml:space="preserve">Medir la satisfacción del paciente es de suma importancia ya que </w:t>
      </w:r>
      <w:r w:rsidR="00C52C63" w:rsidRPr="00BA156B">
        <w:t>permite</w:t>
      </w:r>
      <w:r w:rsidRPr="00BA156B">
        <w:t xml:space="preserve"> el desarrollo de estrategias con el objetivo de mejorar la calidad de atención </w:t>
      </w:r>
      <w:r w:rsidR="0077483C"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77483C" w:rsidRPr="00BA156B">
        <w:fldChar w:fldCharType="separate"/>
      </w:r>
      <w:r w:rsidR="003F29A5" w:rsidRPr="00BA156B">
        <w:rPr>
          <w:noProof/>
        </w:rPr>
        <w:t>(14)</w:t>
      </w:r>
      <w:r w:rsidR="0077483C" w:rsidRPr="00BA156B">
        <w:fldChar w:fldCharType="end"/>
      </w:r>
      <w:r w:rsidR="007B7445" w:rsidRPr="00BA156B">
        <w:t>.</w:t>
      </w:r>
    </w:p>
    <w:p w14:paraId="368E651F" w14:textId="77777777" w:rsidR="00562533" w:rsidRPr="00BA156B" w:rsidRDefault="00562533" w:rsidP="00000899">
      <w:pPr>
        <w:pStyle w:val="Ttulo3"/>
        <w:rPr>
          <w:lang w:val="es-PE"/>
        </w:rPr>
      </w:pPr>
      <w:bookmarkStart w:id="13" w:name="_Toc520655624"/>
      <w:r w:rsidRPr="00BA156B">
        <w:rPr>
          <w:lang w:val="es-PE"/>
        </w:rPr>
        <w:t xml:space="preserve">Formas de monitoreo </w:t>
      </w:r>
      <w:r w:rsidR="000A0C44">
        <w:rPr>
          <w:lang w:val="es-PE"/>
        </w:rPr>
        <w:t xml:space="preserve">de la atención sanitaria </w:t>
      </w:r>
      <w:r w:rsidRPr="00BA156B">
        <w:rPr>
          <w:lang w:val="es-PE"/>
        </w:rPr>
        <w:t>en</w:t>
      </w:r>
      <w:r w:rsidR="000A0C44">
        <w:rPr>
          <w:lang w:val="es-PE"/>
        </w:rPr>
        <w:t xml:space="preserve"> el</w:t>
      </w:r>
      <w:r w:rsidRPr="00BA156B">
        <w:rPr>
          <w:lang w:val="es-PE"/>
        </w:rPr>
        <w:t xml:space="preserve"> Perú y el Mundo</w:t>
      </w:r>
      <w:bookmarkEnd w:id="13"/>
    </w:p>
    <w:p w14:paraId="0FCA3679" w14:textId="77777777" w:rsidR="003D138E" w:rsidRPr="00BA156B" w:rsidRDefault="00B674F0" w:rsidP="00625BCC">
      <w:pPr>
        <w:pStyle w:val="Texto"/>
      </w:pPr>
      <w:r w:rsidRPr="00BA156B">
        <w:t xml:space="preserve">Ante la necesidad de colectar datos sobre la calidad de atención en salud, en Estados Unidos se creó el </w:t>
      </w:r>
      <w:r w:rsidRPr="00F916E3">
        <w:t xml:space="preserve">Hospital </w:t>
      </w:r>
      <w:proofErr w:type="spellStart"/>
      <w:r w:rsidRPr="00F916E3">
        <w:t>Consumer</w:t>
      </w:r>
      <w:proofErr w:type="spellEnd"/>
      <w:r w:rsidRPr="00F916E3">
        <w:t xml:space="preserve"> </w:t>
      </w:r>
      <w:proofErr w:type="spellStart"/>
      <w:r w:rsidRPr="00F916E3">
        <w:t>Asse</w:t>
      </w:r>
      <w:r w:rsidR="00C52C63" w:rsidRPr="00F916E3">
        <w:t>s</w:t>
      </w:r>
      <w:r w:rsidRPr="00F916E3">
        <w:t>sment</w:t>
      </w:r>
      <w:proofErr w:type="spellEnd"/>
      <w:r w:rsidRPr="00F916E3">
        <w:t xml:space="preserve"> of </w:t>
      </w:r>
      <w:proofErr w:type="spellStart"/>
      <w:r w:rsidRPr="00F916E3">
        <w:t>Healthcare</w:t>
      </w:r>
      <w:proofErr w:type="spellEnd"/>
      <w:r w:rsidRPr="00F916E3">
        <w:t xml:space="preserve"> </w:t>
      </w:r>
      <w:proofErr w:type="spellStart"/>
      <w:r w:rsidRPr="00F916E3">
        <w:t>Providers</w:t>
      </w:r>
      <w:proofErr w:type="spellEnd"/>
      <w:r w:rsidRPr="00F916E3">
        <w:t xml:space="preserve"> and </w:t>
      </w:r>
      <w:proofErr w:type="spellStart"/>
      <w:r w:rsidRPr="00F916E3">
        <w:lastRenderedPageBreak/>
        <w:t>Systems</w:t>
      </w:r>
      <w:proofErr w:type="spellEnd"/>
      <w:r w:rsidRPr="00BA156B">
        <w:t xml:space="preserve"> en el año 2006, con el fin de medir las perspectivas de los pacientes sobre la atención recibida en los hospitales</w:t>
      </w:r>
      <w:r w:rsidR="007B7445" w:rsidRPr="00BA156B">
        <w:t>.</w:t>
      </w:r>
      <w:r w:rsidRPr="00BA156B">
        <w:t xml:space="preserve"> Esta encuesta se divide en 3 temas (individuales, combinados y globales</w:t>
      </w:r>
      <w:r w:rsidR="00804FEC" w:rsidRPr="00BA156B">
        <w:t>) donde se tratan puntos desde comunicación con el médico, c</w:t>
      </w:r>
      <w:r w:rsidRPr="00BA156B">
        <w:t>omunicación con e</w:t>
      </w:r>
      <w:r w:rsidR="00804FEC" w:rsidRPr="00BA156B">
        <w:t>l personal de enfermería hasta limpieza y t</w:t>
      </w:r>
      <w:r w:rsidRPr="00BA156B">
        <w:t xml:space="preserve">ranquilidad del entorno hospitalario </w:t>
      </w:r>
      <w:r w:rsidR="0077483C"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77483C" w:rsidRPr="00BA156B">
        <w:fldChar w:fldCharType="separate"/>
      </w:r>
      <w:r w:rsidR="00465DBE" w:rsidRPr="00BA156B">
        <w:rPr>
          <w:noProof/>
        </w:rPr>
        <w:t>(4)</w:t>
      </w:r>
      <w:r w:rsidR="0077483C" w:rsidRPr="00BA156B">
        <w:fldChar w:fldCharType="end"/>
      </w:r>
      <w:r w:rsidR="007B7445" w:rsidRPr="00BA156B">
        <w:t>.</w:t>
      </w:r>
      <w:r w:rsidRPr="00BA156B">
        <w:t xml:space="preserve"> En Francia, desde el año 1996 es obligatoria una evaluación a los pacientes sobre su satisfacción </w:t>
      </w:r>
      <w:r w:rsidR="0077483C"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77483C" w:rsidRPr="00BA156B">
        <w:fldChar w:fldCharType="separate"/>
      </w:r>
      <w:r w:rsidR="00465DBE" w:rsidRPr="00BA156B">
        <w:rPr>
          <w:noProof/>
        </w:rPr>
        <w:t>(5)</w:t>
      </w:r>
      <w:r w:rsidR="0077483C" w:rsidRPr="00BA156B">
        <w:fldChar w:fldCharType="end"/>
      </w:r>
      <w:r w:rsidRPr="00BA156B">
        <w:t xml:space="preserve">; en Alemania se agregó el indicador de satisfacción del paciente a sus reportes de manejo de la calidad desde el 2005 </w:t>
      </w:r>
      <w:r w:rsidR="0077483C"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77483C" w:rsidRPr="00BA156B">
        <w:fldChar w:fldCharType="separate"/>
      </w:r>
      <w:r w:rsidR="00465DBE" w:rsidRPr="00BA156B">
        <w:rPr>
          <w:noProof/>
        </w:rPr>
        <w:t>(6)</w:t>
      </w:r>
      <w:r w:rsidR="0077483C" w:rsidRPr="00BA156B">
        <w:fldChar w:fldCharType="end"/>
      </w:r>
      <w:r w:rsidR="007B7445" w:rsidRPr="00BA156B">
        <w:t>.</w:t>
      </w:r>
      <w:r w:rsidRPr="00BA156B">
        <w:t xml:space="preserve"> En Inglaterra, desde el 2002, el Departamento de Salud lanzó un programa nacional de encuestas en el que cada </w:t>
      </w:r>
      <w:r w:rsidR="00887A03" w:rsidRPr="00BA156B">
        <w:t>establecimiento de salud</w:t>
      </w:r>
      <w:r w:rsidRPr="00BA156B">
        <w:t xml:space="preserve"> (llamados NHS Trust) debe encuestar a sus pacientes una vez al año </w:t>
      </w:r>
      <w:r w:rsidR="0077483C"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77483C" w:rsidRPr="00BA156B">
        <w:fldChar w:fldCharType="separate"/>
      </w:r>
      <w:r w:rsidR="00465DBE" w:rsidRPr="00BA156B">
        <w:rPr>
          <w:noProof/>
        </w:rPr>
        <w:t>(7)</w:t>
      </w:r>
      <w:r w:rsidR="0077483C" w:rsidRPr="00BA156B">
        <w:fldChar w:fldCharType="end"/>
      </w:r>
      <w:r w:rsidR="007B7445" w:rsidRPr="00BA156B">
        <w:t>.</w:t>
      </w:r>
    </w:p>
    <w:p w14:paraId="5B987C20" w14:textId="77777777" w:rsidR="003910CB" w:rsidRDefault="00A90C62" w:rsidP="00625BCC">
      <w:pPr>
        <w:pStyle w:val="Texto"/>
      </w:pPr>
      <w:r w:rsidRPr="00BA156B">
        <w:t xml:space="preserve">Debido a que la satisfacción refleja un resultado positivo de la interacción entre las </w:t>
      </w:r>
      <w:r w:rsidR="003D7385" w:rsidRPr="00BA156B">
        <w:t xml:space="preserve">instituciones </w:t>
      </w:r>
      <w:r w:rsidRPr="00BA156B">
        <w:t xml:space="preserve">y los usuarios de ella, </w:t>
      </w:r>
      <w:r w:rsidR="00FF6B62" w:rsidRPr="00BA156B">
        <w:t xml:space="preserve">se ha demostrado que </w:t>
      </w:r>
      <w:r w:rsidRPr="00BA156B">
        <w:t>la presentación de reclamos</w:t>
      </w:r>
      <w:r w:rsidR="00FF6B62" w:rsidRPr="00BA156B">
        <w:t xml:space="preserve"> se</w:t>
      </w:r>
      <w:r w:rsidRPr="00BA156B">
        <w:t xml:space="preserve"> relaciona </w:t>
      </w:r>
      <w:r w:rsidR="00FF6B62" w:rsidRPr="00BA156B">
        <w:t xml:space="preserve">a </w:t>
      </w:r>
      <w:r w:rsidRPr="00BA156B">
        <w:t xml:space="preserve">bajos niveles de satisfacción </w:t>
      </w:r>
      <w:r w:rsidR="0077483C"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77483C" w:rsidRPr="00BA156B">
        <w:fldChar w:fldCharType="separate"/>
      </w:r>
      <w:r w:rsidR="00D32C56" w:rsidRPr="00BA156B">
        <w:rPr>
          <w:noProof/>
        </w:rPr>
        <w:t>(2)</w:t>
      </w:r>
      <w:r w:rsidR="0077483C" w:rsidRPr="00BA156B">
        <w:fldChar w:fldCharType="end"/>
      </w:r>
      <w:r w:rsidRPr="00BA156B">
        <w:t xml:space="preserve">. </w:t>
      </w:r>
      <w:r w:rsidR="003910CB">
        <w:t>Debido a que los sistemas hospitalarios presentan una compleja interrelación entre diversos procesos, servicios y personal, el monitoreo de calidad de atención puede ser realizada de diversas maneras</w:t>
      </w:r>
      <w:r w:rsidR="00CF1D12">
        <w:t xml:space="preserve"> </w:t>
      </w:r>
      <w:r w:rsidR="0077483C">
        <w:fldChar w:fldCharType="begin" w:fldLock="1"/>
      </w:r>
      <w:r w:rsidR="00B9043C">
        <w:instrText>ADDIN CSL_CITATION {"citationItems":[{"id":"ITEM-1","itemData":{"author":[{"dropping-particle":"","family":"Quality Assurance Project","given":"","non-dropping-particle":"","parse-names":false,"suffix":""}],"id":"ITEM-1","issued":{"date-parts":[["0"]]},"title":"Monitoring the Quality of Hospital Care","type":"article-journal"},"uris":["http://www.mendeley.com/documents/?uuid=5c581ff2-8b9a-331b-a7ea-d3894dfeaecc"]}],"mendeley":{"formattedCitation":"(20)","plainTextFormattedCitation":"(20)","previouslyFormattedCitation":"(20)"},"properties":{"noteIndex":0},"schema":"https://github.com/citation-style-language/schema/raw/master/csl-citation.json"}</w:instrText>
      </w:r>
      <w:r w:rsidR="0077483C">
        <w:fldChar w:fldCharType="separate"/>
      </w:r>
      <w:r w:rsidR="00615A96" w:rsidRPr="00615A96">
        <w:rPr>
          <w:noProof/>
        </w:rPr>
        <w:t>(20)</w:t>
      </w:r>
      <w:r w:rsidR="0077483C">
        <w:fldChar w:fldCharType="end"/>
      </w:r>
      <w:r w:rsidR="003910CB">
        <w:t xml:space="preserve"> siendo una de estas la correcta gestión y monitoreo de los reclamos, que por ser presentados por los mismos pacientes que reciben el servicio, permitiría obtener una aproximación para el monitoreo de la calidad de atención brindada.</w:t>
      </w:r>
    </w:p>
    <w:p w14:paraId="03DEAC00" w14:textId="77777777" w:rsidR="000D7A7B" w:rsidRPr="00BA156B" w:rsidRDefault="00FC6B75" w:rsidP="00625BCC">
      <w:pPr>
        <w:pStyle w:val="Texto"/>
      </w:pPr>
      <w:r w:rsidRPr="00BA156B">
        <w:t>En el caso del Perú</w:t>
      </w:r>
      <w:r w:rsidR="00A42C4C" w:rsidRPr="00BA156B">
        <w:t xml:space="preserve">, existen pocas </w:t>
      </w:r>
      <w:r w:rsidR="00A2696A" w:rsidRPr="00BA156B">
        <w:t>IPR</w:t>
      </w:r>
      <w:r w:rsidR="000018DC" w:rsidRPr="00BA156B">
        <w:t>ESS</w:t>
      </w:r>
      <w:r w:rsidR="00A2696A" w:rsidRPr="00BA156B">
        <w:t xml:space="preserve"> q</w:t>
      </w:r>
      <w:r w:rsidR="003D138E" w:rsidRPr="00BA156B">
        <w:t xml:space="preserve">ue monitoreen </w:t>
      </w:r>
      <w:r w:rsidR="00A90C62" w:rsidRPr="00BA156B">
        <w:t>los reclamos</w:t>
      </w:r>
      <w:r w:rsidR="00755F71" w:rsidRPr="00BA156B">
        <w:t xml:space="preserve"> mediante aplicativos dedicados</w:t>
      </w:r>
      <w:r w:rsidR="00A2696A" w:rsidRPr="00BA156B">
        <w:t>. Actualmente, el Decreto Supremo Nº 030-2016-SA</w:t>
      </w:r>
      <w:r w:rsidR="000018DC" w:rsidRPr="00BA156B">
        <w:t xml:space="preserve">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003F29A5" w:rsidRPr="00BA156B">
        <w:rPr>
          <w:noProof/>
        </w:rPr>
        <w:t>(12)</w:t>
      </w:r>
      <w:r w:rsidR="0077483C" w:rsidRPr="00BA156B">
        <w:fldChar w:fldCharType="end"/>
      </w:r>
      <w:r w:rsidR="00A2696A" w:rsidRPr="00BA156B">
        <w:t xml:space="preserve"> </w:t>
      </w:r>
      <w:r w:rsidR="003D7385" w:rsidRPr="00BA156B">
        <w:t xml:space="preserve">requiere </w:t>
      </w:r>
      <w:r w:rsidR="00755F71" w:rsidRPr="00BA156B">
        <w:t>que toda</w:t>
      </w:r>
      <w:r w:rsidR="000018DC" w:rsidRPr="00BA156B">
        <w:t xml:space="preserve"> entidad, sea una IPRESS</w:t>
      </w:r>
      <w:r w:rsidR="00755F71" w:rsidRPr="00BA156B">
        <w:t xml:space="preserve"> o una Institución Administradora de Fondos de Aseguramiento en Salud (IAFAS) </w:t>
      </w:r>
      <w:r w:rsidR="002F616D" w:rsidRPr="00BA156B">
        <w:t>tenga</w:t>
      </w:r>
      <w:r w:rsidR="00755F71" w:rsidRPr="00BA156B">
        <w:t xml:space="preserve"> el Libro de Reclamaciones en </w:t>
      </w:r>
      <w:r w:rsidR="00755F71" w:rsidRPr="00BA156B">
        <w:lastRenderedPageBreak/>
        <w:t>Salud</w:t>
      </w:r>
      <w:r w:rsidR="002F616D" w:rsidRPr="00BA156B">
        <w:t>,</w:t>
      </w:r>
      <w:r w:rsidR="00755F71" w:rsidRPr="00BA156B">
        <w:t xml:space="preserve"> que es establecido y supervisado por la Superintendencia Nacional de Salud (SUSALUD). En los establecimientos públicos, dicho Libro se encuentra mayoritariamente de forma física </w:t>
      </w:r>
      <w:r w:rsidR="00A367E5" w:rsidRPr="00BA156B">
        <w:t xml:space="preserve">en el establecimiento y se entrega a pedido del usuario. </w:t>
      </w:r>
      <w:r w:rsidR="00FB3C45" w:rsidRPr="00BA156B">
        <w:t xml:space="preserve">En </w:t>
      </w:r>
      <w:r w:rsidR="000119FC" w:rsidRPr="00BA156B">
        <w:t>los principales hospitales de Lima</w:t>
      </w:r>
      <w:r w:rsidR="00FB3C45" w:rsidRPr="00BA156B">
        <w:t xml:space="preserve">, SUSALUD ha implementado un canal digital </w:t>
      </w:r>
      <w:r w:rsidR="000119FC" w:rsidRPr="00BA156B">
        <w:t xml:space="preserve">para la formulación de quejas y acceso a información </w:t>
      </w:r>
      <w:r w:rsidR="00FB3C45" w:rsidRPr="00BA156B">
        <w:t xml:space="preserve">llamada </w:t>
      </w:r>
      <w:r w:rsidR="00FB3C45" w:rsidRPr="009E6BE6">
        <w:rPr>
          <w:lang w:val="es-PE"/>
        </w:rPr>
        <w:t>Totem</w:t>
      </w:r>
      <w:r w:rsidR="00FB3C45" w:rsidRPr="00BA156B">
        <w:t xml:space="preserve"> Digital Multimedia</w:t>
      </w:r>
      <w:r w:rsidR="000119FC" w:rsidRPr="00BA156B">
        <w:t xml:space="preserve"> </w:t>
      </w:r>
      <w:r w:rsidR="0077483C"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77483C" w:rsidRPr="00BA156B">
        <w:fldChar w:fldCharType="separate"/>
      </w:r>
      <w:r w:rsidR="003F29A5" w:rsidRPr="00BA156B">
        <w:rPr>
          <w:noProof/>
        </w:rPr>
        <w:t>(13)</w:t>
      </w:r>
      <w:r w:rsidR="0077483C" w:rsidRPr="00BA156B">
        <w:fldChar w:fldCharType="end"/>
      </w:r>
      <w:r w:rsidR="00FB3C45" w:rsidRPr="00BA156B">
        <w:t>, la cual permite a los usuarios que se encuentren dentro de las instalaciones de la IPRESS, ingresar sus reclamos por un medio digital</w:t>
      </w:r>
      <w:r w:rsidR="000119FC" w:rsidRPr="00BA156B">
        <w:t xml:space="preserve"> en una pantalla táctil interactiva.</w:t>
      </w:r>
    </w:p>
    <w:p w14:paraId="10791D59" w14:textId="77777777" w:rsidR="00B674F0" w:rsidRPr="00625BCC" w:rsidRDefault="00E8208A" w:rsidP="00625BCC">
      <w:pPr>
        <w:pStyle w:val="Texto"/>
      </w:pPr>
      <w:r w:rsidRPr="00BA156B">
        <w:t>E</w:t>
      </w:r>
      <w:r w:rsidR="000D7A7B" w:rsidRPr="00BA156B">
        <w:t>l</w:t>
      </w:r>
      <w:r w:rsidR="00FA23DB" w:rsidRPr="00BA156B">
        <w:t xml:space="preserve"> monitoreo de los reclamos,</w:t>
      </w:r>
      <w:r w:rsidR="000D7A7B" w:rsidRPr="00BA156B">
        <w:t xml:space="preserve"> se hace </w:t>
      </w:r>
      <w:r w:rsidR="00F82A77" w:rsidRPr="00BA156B">
        <w:t>de manera individual</w:t>
      </w:r>
      <w:r w:rsidR="000D7A7B" w:rsidRPr="00BA156B">
        <w:t xml:space="preserve"> </w:t>
      </w:r>
      <w:r w:rsidR="00FA23DB" w:rsidRPr="00BA156B">
        <w:t xml:space="preserve">y manual </w:t>
      </w:r>
      <w:r w:rsidR="000D7A7B" w:rsidRPr="00BA156B">
        <w:t xml:space="preserve">en </w:t>
      </w:r>
      <w:r w:rsidR="00F82A77" w:rsidRPr="00BA156B">
        <w:t>cada</w:t>
      </w:r>
      <w:r w:rsidR="000D7A7B" w:rsidRPr="00BA156B">
        <w:t xml:space="preserve"> IPRESS </w:t>
      </w:r>
      <w:r w:rsidRPr="00BA156B">
        <w:t xml:space="preserve">de manera interna con los reclamos </w:t>
      </w:r>
      <w:r w:rsidR="000E3233" w:rsidRPr="00BA156B">
        <w:t xml:space="preserve">que los ciudadanos presentan en sus oficinas de Gestión de Calidad </w:t>
      </w:r>
      <w:r w:rsidR="00FB3C45" w:rsidRPr="00BA156B">
        <w:t>tanto en</w:t>
      </w:r>
      <w:r w:rsidR="00946FA0" w:rsidRPr="00BA156B">
        <w:t xml:space="preserve"> forma</w:t>
      </w:r>
      <w:r w:rsidR="00FB3C45" w:rsidRPr="00BA156B">
        <w:t>to</w:t>
      </w:r>
      <w:r w:rsidR="00946FA0" w:rsidRPr="00BA156B">
        <w:t xml:space="preserve"> </w:t>
      </w:r>
      <w:r w:rsidR="00FB3C45" w:rsidRPr="00BA156B">
        <w:t>físico</w:t>
      </w:r>
      <w:r w:rsidR="00946FA0" w:rsidRPr="00BA156B">
        <w:t xml:space="preserve"> </w:t>
      </w:r>
      <w:r w:rsidR="00FB3C45" w:rsidRPr="00BA156B">
        <w:t>por medio del</w:t>
      </w:r>
      <w:r w:rsidR="00946FA0" w:rsidRPr="00BA156B">
        <w:t xml:space="preserve"> Libro de Reclamaciones</w:t>
      </w:r>
      <w:r w:rsidR="002A7D6F" w:rsidRPr="00BA156B">
        <w:t xml:space="preserve"> o utilizando algún sistema </w:t>
      </w:r>
      <w:r w:rsidR="002F6A56" w:rsidRPr="00BA156B">
        <w:t xml:space="preserve">digital </w:t>
      </w:r>
      <w:r w:rsidR="002A7D6F" w:rsidRPr="00BA156B">
        <w:t xml:space="preserve">propio para el </w:t>
      </w:r>
      <w:r w:rsidR="00FA23DB" w:rsidRPr="00BA156B">
        <w:t>recibimiento y manejo de ellos</w:t>
      </w:r>
      <w:r w:rsidR="002A7D6F" w:rsidRPr="00BA156B">
        <w:t xml:space="preserve">, como el </w:t>
      </w:r>
      <w:r w:rsidR="004F498A">
        <w:t>aplicativo informático</w:t>
      </w:r>
      <w:r w:rsidR="004F498A" w:rsidRPr="00BA156B">
        <w:t xml:space="preserve"> </w:t>
      </w:r>
      <w:r w:rsidR="004F498A">
        <w:t>“</w:t>
      </w:r>
      <w:r w:rsidR="002A7D6F" w:rsidRPr="00BA156B">
        <w:t>Registro Informático de Atención al Asegurado de EsSalud</w:t>
      </w:r>
      <w:r w:rsidR="004F498A">
        <w:t>”</w:t>
      </w:r>
      <w:r w:rsidR="002A7D6F" w:rsidRPr="00BA156B">
        <w:t xml:space="preserve"> </w:t>
      </w:r>
      <w:r w:rsidR="0077483C" w:rsidRPr="00BA156B">
        <w:fldChar w:fldCharType="begin" w:fldLock="1"/>
      </w:r>
      <w:r w:rsidR="00615A96">
        <w:instrText>ADDIN CSL_CITATION {"citationItems":[{"id":"ITEM-1","itemData":{"URL":"http://ww3.essalud.gob.pe:8080/riid/portal.html","accessed":{"date-parts":[["2016","8","16"]]},"author":[{"dropping-particle":"","family":"EsSalud","given":"","non-dropping-particle":"","parse-names":false,"suffix":""}],"id":"ITEM-1","issued":{"date-parts":[["0"]]},"title":"Registro Informático de Atención al Asegurado","type":"webpage"},"uris":["http://www.mendeley.com/documents/?uuid=fc650485-39f9-4297-ae5f-ab01c88c4bc8"]}],"mendeley":{"formattedCitation":"(21)","plainTextFormattedCitation":"(21)","previouslyFormattedCitation":"(21)"},"properties":{"noteIndex":0},"schema":"https://github.com/citation-style-language/schema/raw/master/csl-citation.json"}</w:instrText>
      </w:r>
      <w:r w:rsidR="0077483C" w:rsidRPr="00BA156B">
        <w:fldChar w:fldCharType="separate"/>
      </w:r>
      <w:r w:rsidR="00615A96" w:rsidRPr="00615A96">
        <w:rPr>
          <w:noProof/>
        </w:rPr>
        <w:t>(21)</w:t>
      </w:r>
      <w:r w:rsidR="0077483C" w:rsidRPr="00BA156B">
        <w:fldChar w:fldCharType="end"/>
      </w:r>
      <w:r w:rsidR="009C1FF6" w:rsidRPr="00BA156B">
        <w:t xml:space="preserve">. De esta manera, cada IPRESS maneja de una forma diferente </w:t>
      </w:r>
      <w:r w:rsidR="008962E0" w:rsidRPr="00BA156B">
        <w:t>la inform</w:t>
      </w:r>
      <w:r w:rsidR="00FB3C45" w:rsidRPr="00BA156B">
        <w:t>ación que llega en los</w:t>
      </w:r>
      <w:r w:rsidR="008962E0" w:rsidRPr="00BA156B">
        <w:t xml:space="preserve"> reclamos con el fin de darles una solución </w:t>
      </w:r>
      <w:r w:rsidR="00E15049" w:rsidRPr="00BA156B">
        <w:t>y mantener a los ciudadanos satisfechos con la atención brindada.</w:t>
      </w:r>
      <w:r w:rsidR="00B41EF3" w:rsidRPr="00BA156B">
        <w:t xml:space="preserve"> Cabe destacar que</w:t>
      </w:r>
      <w:r w:rsidR="00FA23DB" w:rsidRPr="00BA156B">
        <w:t xml:space="preserve"> el investigador ha podido ver que la información de los reclamos y su manejo</w:t>
      </w:r>
      <w:r w:rsidR="00B41EF3" w:rsidRPr="00BA156B">
        <w:t xml:space="preserve"> no se hace pública</w:t>
      </w:r>
      <w:r w:rsidR="00FA23DB" w:rsidRPr="00BA156B">
        <w:t xml:space="preserve"> con la ciudadanía ni</w:t>
      </w:r>
      <w:r w:rsidR="00B41EF3" w:rsidRPr="00BA156B">
        <w:t xml:space="preserve"> se comparte entre diversas IPRESS para poder llegar a un acuerdo sobre cómo solucionar ciertos reclamos que pueden ser repetitivos entre </w:t>
      </w:r>
      <w:r w:rsidR="00FA23DB" w:rsidRPr="00BA156B">
        <w:t>ellas</w:t>
      </w:r>
      <w:r w:rsidR="00B41EF3" w:rsidRPr="00BA156B">
        <w:t>.</w:t>
      </w:r>
    </w:p>
    <w:p w14:paraId="11678C4B" w14:textId="77777777" w:rsidR="00B34BB7" w:rsidRPr="00BA156B" w:rsidRDefault="00562533" w:rsidP="00B34BB7">
      <w:pPr>
        <w:pStyle w:val="Ttulo3"/>
        <w:rPr>
          <w:lang w:val="es-PE"/>
        </w:rPr>
      </w:pPr>
      <w:bookmarkStart w:id="14" w:name="_Toc520655625"/>
      <w:r w:rsidRPr="00BA156B">
        <w:rPr>
          <w:lang w:val="es-PE"/>
        </w:rPr>
        <w:lastRenderedPageBreak/>
        <w:t>Sistema de gestión de reclamos en el sector salud</w:t>
      </w:r>
      <w:bookmarkEnd w:id="14"/>
    </w:p>
    <w:p w14:paraId="4C7DCC1F" w14:textId="77777777" w:rsidR="00CE1173" w:rsidRPr="00625BCC" w:rsidRDefault="00E04B5A" w:rsidP="00625BCC">
      <w:pPr>
        <w:pStyle w:val="Texto"/>
      </w:pPr>
      <w:r w:rsidRPr="00BA156B">
        <w:t xml:space="preserve">Dada la importancia probada de </w:t>
      </w:r>
      <w:r w:rsidR="007E4000" w:rsidRPr="00BA156B">
        <w:t xml:space="preserve">los sistemas para gestión de reclamos </w:t>
      </w:r>
      <w:r w:rsidR="0077483C"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77483C" w:rsidRPr="00BA156B">
        <w:fldChar w:fldCharType="separate"/>
      </w:r>
      <w:r w:rsidR="007E4000" w:rsidRPr="00BA156B">
        <w:rPr>
          <w:noProof/>
        </w:rPr>
        <w:t>(3)</w:t>
      </w:r>
      <w:r w:rsidR="0077483C" w:rsidRPr="00BA156B">
        <w:fldChar w:fldCharType="end"/>
      </w:r>
      <w:r w:rsidR="007E4000" w:rsidRPr="00BA156B">
        <w:t>, es importante que sean desarrollados para cumplir las siguientes características que permitan que su uso sea el esperado.</w:t>
      </w:r>
    </w:p>
    <w:p w14:paraId="110CA7EB" w14:textId="77777777" w:rsidR="00B34BB7" w:rsidRPr="00BD5A50" w:rsidRDefault="00562533" w:rsidP="00BD5A50">
      <w:pPr>
        <w:pStyle w:val="Ttulo4"/>
      </w:pPr>
      <w:r w:rsidRPr="00BD5A50">
        <w:t>Importancia</w:t>
      </w:r>
    </w:p>
    <w:p w14:paraId="2D929001" w14:textId="77777777" w:rsidR="005D31DC" w:rsidRPr="00625BCC" w:rsidRDefault="00B674F0" w:rsidP="00625BCC">
      <w:pPr>
        <w:pStyle w:val="Texto"/>
      </w:pPr>
      <w:r w:rsidRPr="00BA156B">
        <w:t>El manejo correcto de los reclamos es una de las estrategias que debe</w:t>
      </w:r>
      <w:r w:rsidR="003000D2" w:rsidRPr="00BA156B">
        <w:t>n</w:t>
      </w:r>
      <w:r w:rsidRPr="00BA156B">
        <w:t xml:space="preserve"> utilizarse para la mejora de calidad en atención al usuario</w:t>
      </w:r>
      <w:r w:rsidR="007B7445" w:rsidRPr="00BA156B">
        <w:t>.</w:t>
      </w:r>
      <w:r w:rsidRPr="00BA156B">
        <w:t xml:space="preserve"> Es usual ver los reclamos de forma </w:t>
      </w:r>
      <w:r w:rsidR="00465CE9" w:rsidRPr="00BA156B">
        <w:t>negativa,</w:t>
      </w:r>
      <w:r w:rsidRPr="00BA156B">
        <w:t xml:space="preserve"> pero éstos deben ser vistos como oportunidades de mejora y sirven mucho para identificar los problemas que ocurren en procesos internos que antes no se tenían en consideración</w:t>
      </w:r>
      <w:r w:rsidR="007B7445" w:rsidRPr="00BA156B">
        <w:t>.</w:t>
      </w:r>
      <w:r w:rsidR="00B34BB7" w:rsidRPr="00BA156B">
        <w:t xml:space="preserve"> Es por eso que las deficiencias en el manejo de reclamos significa</w:t>
      </w:r>
      <w:r w:rsidR="00325484" w:rsidRPr="00BA156B">
        <w:t>n</w:t>
      </w:r>
      <w:r w:rsidR="00B34BB7" w:rsidRPr="00BA156B">
        <w:t xml:space="preserve"> que las señales de advertencia están siendo pasadas por alto.</w:t>
      </w:r>
      <w:r w:rsidRPr="00BA156B">
        <w:t xml:space="preserve"> En el caso de salud, ocurre exactamente lo mismo, ya que los reclamos presentados por los pacientes y familiares pueden proveer información importante sobre cómo mejorar la atención al paciente y sirven para que los </w:t>
      </w:r>
      <w:r w:rsidR="00887A03" w:rsidRPr="00BA156B">
        <w:t>establecimientos de salud</w:t>
      </w:r>
      <w:r w:rsidRPr="00BA156B">
        <w:t xml:space="preserve"> puedan detectar problemas sistemáticos en la atención que brindan </w:t>
      </w:r>
      <w:r w:rsidR="0077483C"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77483C" w:rsidRPr="00BA156B">
        <w:fldChar w:fldCharType="separate"/>
      </w:r>
      <w:r w:rsidR="00A90C62" w:rsidRPr="00BA156B">
        <w:rPr>
          <w:noProof/>
        </w:rPr>
        <w:t>(3)</w:t>
      </w:r>
      <w:r w:rsidR="0077483C" w:rsidRPr="00BA156B">
        <w:fldChar w:fldCharType="end"/>
      </w:r>
      <w:r w:rsidR="007B7445" w:rsidRPr="00BA156B">
        <w:t>.</w:t>
      </w:r>
    </w:p>
    <w:p w14:paraId="6AAB4197" w14:textId="77777777" w:rsidR="00B674F0" w:rsidRPr="00BD5A50" w:rsidRDefault="00562533" w:rsidP="00BD5A50">
      <w:pPr>
        <w:pStyle w:val="Ttulo4"/>
      </w:pPr>
      <w:r w:rsidRPr="00BD5A50">
        <w:t>Utilidad</w:t>
      </w:r>
    </w:p>
    <w:p w14:paraId="470025C8" w14:textId="77777777" w:rsidR="004C0E7C" w:rsidRPr="00625BCC" w:rsidRDefault="00B674F0" w:rsidP="00625BCC">
      <w:pPr>
        <w:pStyle w:val="Texto"/>
      </w:pPr>
      <w:r w:rsidRPr="00BA156B">
        <w:t xml:space="preserve">El análisis de los reclamos de los pacientes tiene 2 funciones principales dentro de un </w:t>
      </w:r>
      <w:r w:rsidR="00887A03" w:rsidRPr="00BA156B">
        <w:t>establecimiento de salud</w:t>
      </w:r>
      <w:r w:rsidR="007B7445" w:rsidRPr="00BA156B">
        <w:t>.</w:t>
      </w:r>
      <w:r w:rsidRPr="00BA156B">
        <w:t xml:space="preserve"> Primero,</w:t>
      </w:r>
      <w:r w:rsidR="004C0E7C" w:rsidRPr="00BA156B">
        <w:t xml:space="preserve"> permite que las inquietudes de pacientes se recojan y resuelvan</w:t>
      </w:r>
      <w:r w:rsidRPr="00BA156B">
        <w:t>, y con esto se creen soluciones para enfrentar l</w:t>
      </w:r>
      <w:r w:rsidR="004C0E7C" w:rsidRPr="00BA156B">
        <w:t>os futuros problemas</w:t>
      </w:r>
      <w:r w:rsidRPr="00BA156B">
        <w:t xml:space="preserve"> que puedan surgir</w:t>
      </w:r>
      <w:r w:rsidR="007B7445" w:rsidRPr="00BA156B">
        <w:t>.</w:t>
      </w:r>
      <w:r w:rsidRPr="00BA156B">
        <w:t xml:space="preserve"> Segundo, puede proveer una idea de los problemas que ocurren en todo el sistema de atención al paciente y permite que se puedan hacer comparaciones entre </w:t>
      </w:r>
      <w:r w:rsidR="00887A03" w:rsidRPr="00BA156B">
        <w:t>establecimientos de salud</w:t>
      </w:r>
      <w:r w:rsidRPr="00BA156B">
        <w:t xml:space="preserve"> </w:t>
      </w:r>
      <w:r w:rsidR="0077483C"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77483C" w:rsidRPr="00BA156B">
        <w:fldChar w:fldCharType="separate"/>
      </w:r>
      <w:r w:rsidR="00A90C62" w:rsidRPr="00BA156B">
        <w:rPr>
          <w:noProof/>
        </w:rPr>
        <w:t>(3)</w:t>
      </w:r>
      <w:r w:rsidR="0077483C" w:rsidRPr="00BA156B">
        <w:fldChar w:fldCharType="end"/>
      </w:r>
      <w:r w:rsidR="007B7445" w:rsidRPr="00BA156B">
        <w:t>.</w:t>
      </w:r>
      <w:r w:rsidRPr="00BA156B">
        <w:t xml:space="preserve"> </w:t>
      </w:r>
    </w:p>
    <w:p w14:paraId="6BB64105" w14:textId="77777777" w:rsidR="00B674F0" w:rsidRPr="00625BCC" w:rsidRDefault="00B674F0" w:rsidP="00625BCC">
      <w:pPr>
        <w:pStyle w:val="Texto"/>
      </w:pPr>
      <w:r w:rsidRPr="00BA156B">
        <w:lastRenderedPageBreak/>
        <w:t xml:space="preserve">Además, debería encontrarse integrado con el trabajo que se realiza en toda la organización, ya que la información tiene que ser compartida entre diferentes equipos administrativos </w:t>
      </w:r>
      <w:r w:rsidR="004C0E7C" w:rsidRPr="00BA156B">
        <w:t xml:space="preserve">dentro de la misma IPRESS </w:t>
      </w:r>
      <w:r w:rsidRPr="00BA156B">
        <w:t xml:space="preserve">porque servirá para identificar posibles brechas existentes en el servicio brindado </w:t>
      </w:r>
      <w:r w:rsidR="0077483C"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77483C" w:rsidRPr="00BA156B">
        <w:fldChar w:fldCharType="separate"/>
      </w:r>
      <w:r w:rsidR="003F29A5" w:rsidRPr="00BA156B">
        <w:rPr>
          <w:noProof/>
        </w:rPr>
        <w:t>(11)</w:t>
      </w:r>
      <w:r w:rsidR="0077483C" w:rsidRPr="00BA156B">
        <w:fldChar w:fldCharType="end"/>
      </w:r>
      <w:r w:rsidR="007B7445" w:rsidRPr="00BA156B">
        <w:t>.</w:t>
      </w:r>
    </w:p>
    <w:p w14:paraId="49E95513" w14:textId="77777777" w:rsidR="00B674F0" w:rsidRPr="00BD5A50" w:rsidRDefault="00562533" w:rsidP="00BD5A50">
      <w:pPr>
        <w:pStyle w:val="Ttulo4"/>
      </w:pPr>
      <w:r w:rsidRPr="00BD5A50">
        <w:t>Principios</w:t>
      </w:r>
    </w:p>
    <w:p w14:paraId="1771A846" w14:textId="77777777" w:rsidR="00B674F0" w:rsidRPr="00C128AA" w:rsidRDefault="00B674F0" w:rsidP="00C128AA">
      <w:pPr>
        <w:pStyle w:val="Texto"/>
      </w:pPr>
      <w:r w:rsidRPr="00BA156B">
        <w:t>En Australia se considera necesario que un sistema de atención de</w:t>
      </w:r>
      <w:r w:rsidR="004C0E7C" w:rsidRPr="00BA156B">
        <w:t xml:space="preserve"> reclamos, deba cumplir</w:t>
      </w:r>
      <w:r w:rsidRPr="00BA156B">
        <w:t xml:space="preserve"> en cuenta los siguientes 7 principios que garanticen una buena recolección de reclamos, su manejo y el uso que se le dé a la información colectada; esos principios son los siguientes</w:t>
      </w:r>
      <w:r w:rsidR="004C0E7C" w:rsidRPr="00BA156B">
        <w:t xml:space="preserve"> </w:t>
      </w:r>
      <w:r w:rsidR="0077483C"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77483C" w:rsidRPr="00BA156B">
        <w:fldChar w:fldCharType="separate"/>
      </w:r>
      <w:r w:rsidR="003F29A5" w:rsidRPr="00BA156B">
        <w:rPr>
          <w:noProof/>
        </w:rPr>
        <w:t>(11)</w:t>
      </w:r>
      <w:r w:rsidR="0077483C" w:rsidRPr="00BA156B">
        <w:fldChar w:fldCharType="end"/>
      </w:r>
      <w:r w:rsidRPr="00BA156B">
        <w:t xml:space="preserve">:  </w:t>
      </w:r>
    </w:p>
    <w:p w14:paraId="7E514E42" w14:textId="77777777" w:rsidR="00BD5A50" w:rsidRPr="00BD5A50" w:rsidRDefault="00B674F0" w:rsidP="00BD5A50">
      <w:pPr>
        <w:pStyle w:val="Ttulo5"/>
      </w:pPr>
      <w:r w:rsidRPr="00BD5A50">
        <w:t xml:space="preserve">Mejora de la calidad </w:t>
      </w:r>
    </w:p>
    <w:p w14:paraId="10342919" w14:textId="77777777" w:rsidR="00B674F0" w:rsidRPr="00C128AA" w:rsidRDefault="00F44F99" w:rsidP="00BD5A50">
      <w:pPr>
        <w:pStyle w:val="Texto"/>
      </w:pPr>
      <w:r w:rsidRPr="00BA156B">
        <w:t>El nexo entre los reclamos presentados por los ciudadanos y la mejora de la calidad de atención en salud debe identificarse como una forma de protección de riesgos futuros.</w:t>
      </w:r>
      <w:r w:rsidR="00B674F0" w:rsidRPr="00BA156B">
        <w:t xml:space="preserve"> Las lecciones aprendidas de los reclamos deben ser usadas para identificar cambios necesarios para evitar ocurran los mismos problemas</w:t>
      </w:r>
      <w:r w:rsidR="007B7445" w:rsidRPr="00BA156B">
        <w:t>.</w:t>
      </w:r>
      <w:r w:rsidR="00B674F0" w:rsidRPr="00BA156B">
        <w:t xml:space="preserve"> Esta colección de datos no debe limitarse solamente a ser proporcionada por pacientes, sino debe difundirse entre el personal (administrativos y personal de salud) ya que ellos también pueden proveer información valiosa</w:t>
      </w:r>
      <w:r w:rsidR="007B7445" w:rsidRPr="00BA156B">
        <w:t>.</w:t>
      </w:r>
    </w:p>
    <w:p w14:paraId="3C1965F2" w14:textId="77777777" w:rsidR="00BD5A50" w:rsidRDefault="00B674F0" w:rsidP="00BD5A50">
      <w:pPr>
        <w:pStyle w:val="Ttulo5"/>
      </w:pPr>
      <w:r w:rsidRPr="00BA156B">
        <w:t xml:space="preserve">Divulgación pública </w:t>
      </w:r>
    </w:p>
    <w:p w14:paraId="3568C1CB" w14:textId="77777777" w:rsidR="00320234" w:rsidRPr="00C128AA" w:rsidRDefault="00B674F0" w:rsidP="00BD5A50">
      <w:pPr>
        <w:pStyle w:val="Texto"/>
      </w:pPr>
      <w:r w:rsidRPr="00BA156B">
        <w:t>Ante una queja, debe tenerse una política de divulgación pública sobre el tema, se da una expresión de pesar de lo sucedido, se explica con hechos lo que sucedió, las posibles consecuencias y los pasos que se están siguiendo para manejar el evento y prevenir que vuelva a ocurrir</w:t>
      </w:r>
      <w:r w:rsidR="007B7445" w:rsidRPr="00BA156B">
        <w:t>.</w:t>
      </w:r>
    </w:p>
    <w:p w14:paraId="0EDF4A29" w14:textId="77777777" w:rsidR="00BD5A50" w:rsidRDefault="00B674F0" w:rsidP="00BD5A50">
      <w:pPr>
        <w:pStyle w:val="Ttulo5"/>
      </w:pPr>
      <w:r w:rsidRPr="00BA156B">
        <w:lastRenderedPageBreak/>
        <w:t xml:space="preserve">Compromiso </w:t>
      </w:r>
    </w:p>
    <w:p w14:paraId="272CD053" w14:textId="77777777" w:rsidR="00B674F0" w:rsidRPr="00C128AA" w:rsidRDefault="00B674F0" w:rsidP="00BD5A50">
      <w:pPr>
        <w:pStyle w:val="Texto"/>
      </w:pPr>
      <w:r w:rsidRPr="00BA156B">
        <w:t xml:space="preserve">Todo </w:t>
      </w:r>
      <w:r w:rsidR="00887A03" w:rsidRPr="00BA156B">
        <w:t>establecimiento de salud</w:t>
      </w:r>
      <w:r w:rsidRPr="00BA156B">
        <w:t xml:space="preserve"> </w:t>
      </w:r>
      <w:r w:rsidR="00000DBF" w:rsidRPr="00BA156B">
        <w:t>debe contar</w:t>
      </w:r>
      <w:r w:rsidRPr="00BA156B">
        <w:t xml:space="preserve"> con un proceso claro de administración de reclamos, el cual debe ser coordinado por un miembro del personal que se asegura que todos los reclamos se evalúen de manera rápida y efectiva</w:t>
      </w:r>
      <w:r w:rsidR="007B7445" w:rsidRPr="00BA156B">
        <w:t>.</w:t>
      </w:r>
      <w:r w:rsidRPr="00BA156B">
        <w:t xml:space="preserve">  Todo el personal debe estar dispuesto a participar activamente en la resolución de reclamos como parte de su trabajo diario y a implementar una solución, de ser necesaria</w:t>
      </w:r>
      <w:r w:rsidR="007B7445" w:rsidRPr="00BA156B">
        <w:t>.</w:t>
      </w:r>
    </w:p>
    <w:p w14:paraId="7D40DA4A" w14:textId="77777777" w:rsidR="00BD5A50" w:rsidRDefault="00B674F0" w:rsidP="00BD5A50">
      <w:pPr>
        <w:pStyle w:val="Ttulo5"/>
      </w:pPr>
      <w:r w:rsidRPr="00BA156B">
        <w:t xml:space="preserve">Accesibilidad </w:t>
      </w:r>
    </w:p>
    <w:p w14:paraId="3C03366E" w14:textId="77777777" w:rsidR="00B674F0" w:rsidRPr="00C128AA" w:rsidRDefault="00B674F0" w:rsidP="00BD5A50">
      <w:pPr>
        <w:pStyle w:val="Texto"/>
      </w:pPr>
      <w:r w:rsidRPr="00BA156B">
        <w:t xml:space="preserve">El sistema de manejo de reclamos debe ser accesible y promovido en todo el </w:t>
      </w:r>
      <w:r w:rsidR="008C1724" w:rsidRPr="00BA156B">
        <w:t xml:space="preserve">establecimiento </w:t>
      </w:r>
      <w:r w:rsidRPr="00BA156B">
        <w:t>de salud, tanto para pacientes como para los empleados</w:t>
      </w:r>
      <w:r w:rsidR="007B7445" w:rsidRPr="00BA156B">
        <w:t>.</w:t>
      </w:r>
      <w:r w:rsidRPr="00BA156B">
        <w:t xml:space="preserve"> El material promocional del sistema debe dejar en claro que todos los comentarios son bienvenidos</w:t>
      </w:r>
      <w:r w:rsidR="007B7445" w:rsidRPr="00BA156B">
        <w:t>.</w:t>
      </w:r>
      <w:r w:rsidRPr="00BA156B">
        <w:t xml:space="preserve"> Además, todos los empleados deben estar al tanto de la existencia de dicho sistema y de cómo funciona en la organización</w:t>
      </w:r>
      <w:r w:rsidR="007B7445" w:rsidRPr="00BA156B">
        <w:t>.</w:t>
      </w:r>
    </w:p>
    <w:p w14:paraId="624BE304" w14:textId="77777777" w:rsidR="00BD5A50" w:rsidRDefault="00B674F0" w:rsidP="00BD5A50">
      <w:pPr>
        <w:pStyle w:val="Ttulo5"/>
      </w:pPr>
      <w:r w:rsidRPr="00BA156B">
        <w:t xml:space="preserve">Sensibilidad </w:t>
      </w:r>
    </w:p>
    <w:p w14:paraId="1450EE1E" w14:textId="77777777" w:rsidR="00B674F0" w:rsidRPr="00C128AA" w:rsidRDefault="00B674F0" w:rsidP="00BD5A50">
      <w:pPr>
        <w:pStyle w:val="Texto"/>
      </w:pPr>
      <w:r w:rsidRPr="00BA156B">
        <w:t>Deben tomarse todos los reclamos como una fuente importante de retroalimentación y deben ser tratados con carácter prioritario</w:t>
      </w:r>
      <w:r w:rsidR="007B7445" w:rsidRPr="00BA156B">
        <w:t>.</w:t>
      </w:r>
    </w:p>
    <w:p w14:paraId="7FCBAA52" w14:textId="77777777" w:rsidR="00BD5A50" w:rsidRDefault="00B674F0" w:rsidP="00BD5A50">
      <w:pPr>
        <w:pStyle w:val="Ttulo5"/>
      </w:pPr>
      <w:r w:rsidRPr="00BA156B">
        <w:t xml:space="preserve">Transparencia y Responsabilidad </w:t>
      </w:r>
    </w:p>
    <w:p w14:paraId="4351F92F" w14:textId="77777777" w:rsidR="00B674F0" w:rsidRPr="00C128AA" w:rsidRDefault="00B674F0" w:rsidP="00BD5A50">
      <w:pPr>
        <w:pStyle w:val="Texto"/>
      </w:pPr>
      <w:r w:rsidRPr="00BA156B">
        <w:t>El sistema de manejo de reclamos debe ser aplicado consistentemente, abierto y equitativo</w:t>
      </w:r>
      <w:r w:rsidR="007B7445" w:rsidRPr="00BA156B">
        <w:t>.</w:t>
      </w:r>
      <w:r w:rsidRPr="00BA156B">
        <w:t xml:space="preserve"> La persona que ha presentado el reclamo debe ser informada sobre el estado en que se encuentra su reclamo a lo largo del proceso, y también se le debería dar información sobre los pasos seguidos por el centro para darle una solución</w:t>
      </w:r>
      <w:r w:rsidR="007B7445" w:rsidRPr="00BA156B">
        <w:t>.</w:t>
      </w:r>
      <w:r w:rsidRPr="00BA156B">
        <w:t xml:space="preserve"> </w:t>
      </w:r>
      <w:r w:rsidRPr="00BA156B">
        <w:lastRenderedPageBreak/>
        <w:t>Todos los tipos de reclamos y los pasos que se siguieron para solucionarlos deben encontrarse disponibles al público en general</w:t>
      </w:r>
      <w:r w:rsidR="007B7445" w:rsidRPr="00BA156B">
        <w:t>.</w:t>
      </w:r>
    </w:p>
    <w:p w14:paraId="3AD16168" w14:textId="77777777" w:rsidR="00BD5A50" w:rsidRDefault="00B674F0" w:rsidP="00BD5A50">
      <w:pPr>
        <w:pStyle w:val="Ttulo5"/>
      </w:pPr>
      <w:r w:rsidRPr="00BA156B">
        <w:t>Privacidad y Confidencialidad</w:t>
      </w:r>
    </w:p>
    <w:p w14:paraId="0D92AAC0" w14:textId="77777777" w:rsidR="0025023D" w:rsidRPr="00C128AA" w:rsidRDefault="00B674F0" w:rsidP="00BD5A50">
      <w:pPr>
        <w:pStyle w:val="Texto"/>
      </w:pPr>
      <w:r w:rsidRPr="00BA156B">
        <w:t>Todos los reclamos deben manejarse de manera confidencial, para protección del paciente y de los empleados</w:t>
      </w:r>
      <w:r w:rsidR="007B7445" w:rsidRPr="00BA156B">
        <w:t>.</w:t>
      </w:r>
      <w:r w:rsidRPr="00BA156B">
        <w:t xml:space="preserve"> La información sobre los reclamos presentados debe almacenarse de forma separada al historial médico y no puede, bajo ninguna forma, ser parte del historial médico</w:t>
      </w:r>
      <w:r w:rsidR="007B7445" w:rsidRPr="00BA156B">
        <w:t>.</w:t>
      </w:r>
    </w:p>
    <w:p w14:paraId="4EAD44AB" w14:textId="77777777" w:rsidR="00562533" w:rsidRPr="00BA156B" w:rsidRDefault="00562533" w:rsidP="009E44F3">
      <w:pPr>
        <w:pStyle w:val="Ttulo2"/>
        <w:rPr>
          <w:lang w:val="es-PE"/>
        </w:rPr>
      </w:pPr>
      <w:bookmarkStart w:id="15" w:name="_Toc520655231"/>
      <w:bookmarkStart w:id="16" w:name="_Toc520655626"/>
      <w:bookmarkStart w:id="17" w:name="_Toc520655232"/>
      <w:bookmarkStart w:id="18" w:name="_Toc520655627"/>
      <w:bookmarkStart w:id="19" w:name="_Toc520655628"/>
      <w:bookmarkEnd w:id="15"/>
      <w:bookmarkEnd w:id="16"/>
      <w:bookmarkEnd w:id="17"/>
      <w:bookmarkEnd w:id="18"/>
      <w:r w:rsidRPr="00BA156B">
        <w:rPr>
          <w:lang w:val="es-PE"/>
        </w:rPr>
        <w:t>Dis</w:t>
      </w:r>
      <w:r w:rsidR="00DA152E" w:rsidRPr="00BA156B">
        <w:rPr>
          <w:lang w:val="es-PE"/>
        </w:rPr>
        <w:t>eño Centrado en el Usuario</w:t>
      </w:r>
      <w:r w:rsidRPr="00BA156B">
        <w:rPr>
          <w:lang w:val="es-PE"/>
        </w:rPr>
        <w:t xml:space="preserve"> </w:t>
      </w:r>
      <w:r w:rsidR="009C38A3" w:rsidRPr="00BA156B">
        <w:rPr>
          <w:lang w:val="es-PE"/>
        </w:rPr>
        <w:t>y su importancia en el sector salud</w:t>
      </w:r>
      <w:bookmarkEnd w:id="19"/>
    </w:p>
    <w:p w14:paraId="68302172" w14:textId="77777777" w:rsidR="00B674F0" w:rsidRPr="00BA156B" w:rsidRDefault="00562533" w:rsidP="00465DBE">
      <w:pPr>
        <w:pStyle w:val="Ttulo3"/>
        <w:rPr>
          <w:lang w:val="es-PE"/>
        </w:rPr>
      </w:pPr>
      <w:bookmarkStart w:id="20" w:name="_Toc520655629"/>
      <w:r w:rsidRPr="00BA156B">
        <w:rPr>
          <w:lang w:val="es-PE"/>
        </w:rPr>
        <w:t>Descripción e Importancia</w:t>
      </w:r>
      <w:bookmarkEnd w:id="20"/>
    </w:p>
    <w:p w14:paraId="197FFDA4" w14:textId="05F1946D" w:rsidR="00B674F0" w:rsidRPr="00BA156B" w:rsidRDefault="00B674F0" w:rsidP="00C618AF">
      <w:pPr>
        <w:pStyle w:val="Texto"/>
        <w:rPr>
          <w:lang w:val="es-PE"/>
        </w:rPr>
      </w:pPr>
      <w:r w:rsidRPr="00BA156B">
        <w:rPr>
          <w:lang w:val="es-PE"/>
        </w:rPr>
        <w:t>El diseño centrado en el usuario</w:t>
      </w:r>
      <w:r w:rsidR="00DA152E" w:rsidRPr="00BA156B">
        <w:rPr>
          <w:lang w:val="es-PE"/>
        </w:rPr>
        <w:t xml:space="preserve"> (</w:t>
      </w:r>
      <w:r w:rsidR="00DA152E" w:rsidRPr="00160297">
        <w:rPr>
          <w:lang w:val="es-PE"/>
        </w:rPr>
        <w:t>User Centered Design</w:t>
      </w:r>
      <w:r w:rsidR="00DA152E" w:rsidRPr="00BA156B">
        <w:rPr>
          <w:lang w:val="es-PE"/>
        </w:rPr>
        <w:t>, UCD)</w:t>
      </w:r>
      <w:r w:rsidRPr="00BA156B">
        <w:rPr>
          <w:lang w:val="es-PE"/>
        </w:rPr>
        <w:t xml:space="preserve"> es un enfoque de diseño </w:t>
      </w:r>
      <w:r w:rsidR="00BA45B9" w:rsidRPr="00BA156B">
        <w:rPr>
          <w:lang w:val="es-PE"/>
        </w:rPr>
        <w:t>utilizado en el</w:t>
      </w:r>
      <w:r w:rsidRPr="00BA156B">
        <w:rPr>
          <w:lang w:val="es-PE"/>
        </w:rPr>
        <w:t xml:space="preserve"> desarrollo de </w:t>
      </w:r>
      <w:r w:rsidR="00CC0FCF">
        <w:rPr>
          <w:lang w:val="es-PE"/>
        </w:rPr>
        <w:t>aplicativos informáticos</w:t>
      </w:r>
      <w:r w:rsidR="00BA45B9" w:rsidRPr="00BA156B">
        <w:rPr>
          <w:lang w:val="es-PE"/>
        </w:rPr>
        <w:t xml:space="preserve"> con el propósito de hacer</w:t>
      </w:r>
      <w:r w:rsidR="007E1695">
        <w:rPr>
          <w:lang w:val="es-PE"/>
        </w:rPr>
        <w:t xml:space="preserve"> </w:t>
      </w:r>
      <w:r w:rsidR="00CC0FCF">
        <w:rPr>
          <w:lang w:val="es-PE"/>
        </w:rPr>
        <w:t>aplicativos</w:t>
      </w:r>
      <w:r w:rsidR="00BA45B9" w:rsidRPr="00BA156B">
        <w:rPr>
          <w:lang w:val="es-PE"/>
        </w:rPr>
        <w:t xml:space="preserve"> </w:t>
      </w:r>
      <w:r w:rsidRPr="00BA156B">
        <w:rPr>
          <w:lang w:val="es-PE"/>
        </w:rPr>
        <w:t xml:space="preserve">más usables enfocándose en </w:t>
      </w:r>
      <w:r w:rsidR="007E1695">
        <w:rPr>
          <w:lang w:val="es-PE"/>
        </w:rPr>
        <w:t>su</w:t>
      </w:r>
      <w:r w:rsidRPr="00BA156B">
        <w:rPr>
          <w:lang w:val="es-PE"/>
        </w:rPr>
        <w:t xml:space="preserve"> uso</w:t>
      </w:r>
      <w:r w:rsidR="00030212">
        <w:rPr>
          <w:lang w:val="es-PE"/>
        </w:rPr>
        <w:t>,</w:t>
      </w:r>
      <w:r w:rsidRPr="00BA156B">
        <w:rPr>
          <w:lang w:val="es-PE"/>
        </w:rPr>
        <w:t xml:space="preserve"> aplicando factores humanos y técnicas de usabilidad </w:t>
      </w:r>
      <w:r w:rsidR="0077483C" w:rsidRPr="00BA156B">
        <w:rPr>
          <w:lang w:val="es-PE"/>
        </w:rPr>
        <w:fldChar w:fldCharType="begin" w:fldLock="1"/>
      </w:r>
      <w:r w:rsidR="00E319D4">
        <w:rPr>
          <w:lang w:val="es-PE"/>
        </w:rPr>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77483C" w:rsidRPr="00BA156B">
        <w:rPr>
          <w:lang w:val="es-PE"/>
        </w:rPr>
        <w:fldChar w:fldCharType="separate"/>
      </w:r>
      <w:r w:rsidR="003F29A5" w:rsidRPr="00BA156B">
        <w:rPr>
          <w:noProof/>
          <w:lang w:val="es-PE"/>
        </w:rPr>
        <w:t>(10)</w:t>
      </w:r>
      <w:r w:rsidR="0077483C" w:rsidRPr="00BA156B">
        <w:rPr>
          <w:lang w:val="es-PE"/>
        </w:rPr>
        <w:fldChar w:fldCharType="end"/>
      </w:r>
      <w:r w:rsidR="007B7445" w:rsidRPr="00BA156B">
        <w:rPr>
          <w:lang w:val="es-PE"/>
        </w:rPr>
        <w:t>.</w:t>
      </w:r>
      <w:r w:rsidRPr="00BA156B">
        <w:rPr>
          <w:lang w:val="es-PE"/>
        </w:rPr>
        <w:t xml:space="preserve"> Puede ser </w:t>
      </w:r>
      <w:r w:rsidR="000411F6" w:rsidRPr="00BA156B">
        <w:rPr>
          <w:lang w:val="es-PE"/>
        </w:rPr>
        <w:t xml:space="preserve">usado con varios propósitos, entre ellos </w:t>
      </w:r>
      <w:r w:rsidRPr="00BA156B">
        <w:rPr>
          <w:lang w:val="es-PE"/>
        </w:rPr>
        <w:t xml:space="preserve">para </w:t>
      </w:r>
      <w:r w:rsidR="0077483C" w:rsidRPr="00BA156B">
        <w:rPr>
          <w:lang w:val="es-PE"/>
        </w:rPr>
        <w:fldChar w:fldCharType="begin" w:fldLock="1"/>
      </w:r>
      <w:r w:rsidR="000A0E57">
        <w:rPr>
          <w:lang w:val="es-PE"/>
        </w:rPr>
        <w:instrText>ADDIN CSL_CITATION {"citationItems":[{"id":"ITEM-1","itemData":{"abstract":"Most information professionals would agree that user-centered design makes an important contribution to high quality information systems. However, there is no general agreement about how to define the term \"user-centered design,\" or how best to implement user-centered design strategies in the development of systems and services. This paper describes a wide range of meanings associated with user-centered design in information studies and in other cognate disciplines, and argues for a more coherent and widely accepted definition. It proposes that a general definition of user-centered design drawn from the literature of human-computer interaction (HCI) could serve as a basic framework for system design and support interdisciplinary work. It also describes some useful methods of implementing this framework in the development of user-centered information.","author":[{"dropping-particle":"","family":"Noakes Schulze","given":"Anna","non-dropping-particle":"","parse-names":false,"suffix":""}],"container-title":"Journal of Education for Library and Information Science","id":"ITEM-1","issue":"2","issued":{"date-parts":[["2001"]]},"page":"116-22","title":"User-Centered Design for Information Professionals","type":"article-journal","volume":"42"},"uris":["http://www.mendeley.com/documents/?uuid=784d1b7f-deff-3b5a-a5dc-a611102a0b77"]}],"mendeley":{"formattedCitation":"(22)","plainTextFormattedCitation":"(22)","previouslyFormattedCitation":"(25)"},"properties":{"noteIndex":0},"schema":"https://github.com/citation-style-language/schema/raw/master/csl-citation.json"}</w:instrText>
      </w:r>
      <w:r w:rsidR="0077483C" w:rsidRPr="00BA156B">
        <w:rPr>
          <w:lang w:val="es-PE"/>
        </w:rPr>
        <w:fldChar w:fldCharType="separate"/>
      </w:r>
      <w:r w:rsidR="000A0E57" w:rsidRPr="000A0E57">
        <w:rPr>
          <w:noProof/>
          <w:lang w:val="es-PE"/>
        </w:rPr>
        <w:t>(22)</w:t>
      </w:r>
      <w:r w:rsidR="0077483C" w:rsidRPr="00BA156B">
        <w:rPr>
          <w:lang w:val="es-PE"/>
        </w:rPr>
        <w:fldChar w:fldCharType="end"/>
      </w:r>
      <w:r w:rsidRPr="00BA156B">
        <w:rPr>
          <w:lang w:val="es-PE"/>
        </w:rPr>
        <w:t>:</w:t>
      </w:r>
    </w:p>
    <w:p w14:paraId="5E322D48" w14:textId="77777777" w:rsidR="00B674F0" w:rsidRPr="00BA156B" w:rsidRDefault="00B674F0" w:rsidP="00A50DD7">
      <w:pPr>
        <w:pStyle w:val="Texto"/>
        <w:numPr>
          <w:ilvl w:val="0"/>
          <w:numId w:val="23"/>
        </w:numPr>
      </w:pPr>
      <w:r w:rsidRPr="00BA156B">
        <w:t>Mejorar el rendimiento de un</w:t>
      </w:r>
      <w:r w:rsidR="00CC0FCF">
        <w:t xml:space="preserve"> aplicativo informático</w:t>
      </w:r>
      <w:r w:rsidR="007B7445" w:rsidRPr="00BA156B">
        <w:t>.</w:t>
      </w:r>
    </w:p>
    <w:p w14:paraId="45FFFF8B" w14:textId="77777777" w:rsidR="00B674F0" w:rsidRPr="00BA156B" w:rsidRDefault="00B674F0" w:rsidP="00A50DD7">
      <w:pPr>
        <w:pStyle w:val="Texto"/>
        <w:numPr>
          <w:ilvl w:val="0"/>
          <w:numId w:val="23"/>
        </w:numPr>
      </w:pPr>
      <w:r w:rsidRPr="00BA156B">
        <w:t xml:space="preserve">Crear diseños </w:t>
      </w:r>
      <w:r w:rsidR="000C5578" w:rsidRPr="00BA156B">
        <w:t>usables y útiles para diversos</w:t>
      </w:r>
      <w:r w:rsidRPr="00BA156B">
        <w:t xml:space="preserve"> </w:t>
      </w:r>
      <w:r w:rsidR="00BA45B9" w:rsidRPr="00BA156B">
        <w:t xml:space="preserve">tipos de </w:t>
      </w:r>
      <w:r w:rsidR="000C5578" w:rsidRPr="00BA156B">
        <w:t>usuarios</w:t>
      </w:r>
      <w:r w:rsidR="007B7445" w:rsidRPr="00BA156B">
        <w:t>.</w:t>
      </w:r>
    </w:p>
    <w:p w14:paraId="08FB4FEA" w14:textId="77777777" w:rsidR="00B674F0" w:rsidRPr="00C128AA" w:rsidRDefault="00BA45B9" w:rsidP="00A50DD7">
      <w:pPr>
        <w:pStyle w:val="Texto"/>
        <w:numPr>
          <w:ilvl w:val="0"/>
          <w:numId w:val="23"/>
        </w:numPr>
      </w:pPr>
      <w:r w:rsidRPr="00BA156B">
        <w:t xml:space="preserve">Comprender </w:t>
      </w:r>
      <w:r w:rsidR="000C5578" w:rsidRPr="00BA156B">
        <w:t>los objetivos y</w:t>
      </w:r>
      <w:r w:rsidRPr="00BA156B">
        <w:t xml:space="preserve"> necesidades de cada tipo de usuario tomando en cuenta sus conocimientos y </w:t>
      </w:r>
      <w:r w:rsidR="000C5578" w:rsidRPr="00BA156B">
        <w:t>experiencias previas</w:t>
      </w:r>
      <w:r w:rsidRPr="00BA156B">
        <w:t>.</w:t>
      </w:r>
    </w:p>
    <w:p w14:paraId="2C35845F" w14:textId="17F70B0A" w:rsidR="00B674F0" w:rsidRPr="00C128AA" w:rsidRDefault="00B674F0" w:rsidP="00C128AA">
      <w:pPr>
        <w:pStyle w:val="Texto"/>
      </w:pPr>
      <w:r w:rsidRPr="00BA156B">
        <w:t>Lo característico de un diseño centrado en el usuario o humano es que se enfoca tempranamente en los requ</w:t>
      </w:r>
      <w:r w:rsidR="0058348B" w:rsidRPr="00BA156B">
        <w:t>erimientos, objetivos y experiencia</w:t>
      </w:r>
      <w:r w:rsidRPr="00BA156B">
        <w:t xml:space="preserve"> de los diversos</w:t>
      </w:r>
      <w:r w:rsidR="0058348B" w:rsidRPr="00BA156B">
        <w:t xml:space="preserve"> tipos </w:t>
      </w:r>
      <w:r w:rsidR="0058348B" w:rsidRPr="00BA156B">
        <w:lastRenderedPageBreak/>
        <w:t>de</w:t>
      </w:r>
      <w:r w:rsidRPr="00BA156B">
        <w:t xml:space="preserve"> usuarios a tra</w:t>
      </w:r>
      <w:r w:rsidR="0058348B" w:rsidRPr="00BA156B">
        <w:t>vés de contacto directo y utiliza</w:t>
      </w:r>
      <w:r w:rsidRPr="00BA156B">
        <w:t xml:space="preserve"> metodología </w:t>
      </w:r>
      <w:r w:rsidR="0058348B" w:rsidRPr="00BA156B">
        <w:t>iterativa en donde los diseño</w:t>
      </w:r>
      <w:r w:rsidRPr="00BA156B">
        <w:t>s son</w:t>
      </w:r>
      <w:r w:rsidR="0058348B" w:rsidRPr="00BA156B">
        <w:t xml:space="preserve"> mejorados luego de haber sido</w:t>
      </w:r>
      <w:r w:rsidRPr="00BA156B">
        <w:t xml:space="preserve"> probados por los mismos usuarios </w:t>
      </w:r>
      <w:r w:rsidR="0077483C" w:rsidRPr="00BA156B">
        <w:fldChar w:fldCharType="begin" w:fldLock="1"/>
      </w:r>
      <w:r w:rsidR="000A0E57">
        <w:instrText>ADDIN CSL_CITATION {"citationItems":[{"id":"ITEM-1","itemData":{"ISBN":"9780444818621","abstract":"2nd, completely rev. ed. This completely revised edition, of the &lt;IT&gt;Handbook of Human-Computer Interaction&lt;/IT&gt;, of which 80% of the content is new, reflects the developments in the field since the publication of the first edition in 1988. The handbook is concerned with principles for design of the Human-Computer Interface, and has both academic and practical purposes. It is intended to summarize the research and provide recommendations for how the information can be used by designers of computer systems. The volume may also be used as a reference for teaching and research. Professionals who are involved in design of HCI will find this volume indispensable, including: computer scientists, cognitive scientists, experimental psychologists, human factors professionals, interface designers, systems engineers, managers and executives working with systems development. Much of the information in the handbook may also be generalized to apply to areas outside the traditional field of HCI. pt. 1. Issues, theories, models and methods in HCI -- pt. 2. Design and development of software systems -- pt. 3. User interface design -- pt. 4. Evaluation of HCI -- pt. 5. Individual differences and training -- pt. 6. Multimedia, video and voice -- pt. 7. Programming, intelligent interface design and knowledge-based systems -- pt. 8. Input devices and design of work stations -- pt. 9. CSCW and organizational issues in HCI.","author":[{"dropping-particle":"","family":"Helander","given":"Martin","non-dropping-particle":"","parse-names":false,"suffix":""},{"dropping-particle":"","family":"Landauer","given":"Thomas K.","non-dropping-particle":"","parse-names":false,"suffix":""},{"dropping-particle":"V.","family":"Prabhu","given":"Prasad","non-dropping-particle":"","parse-names":false,"suffix":""}],"id":"ITEM-1","issued":{"date-parts":[["1997"]]},"number-of-pages":"1582","title":"Handbook of human-computer interaction","type":"book"},"uris":["http://www.mendeley.com/documents/?uuid=73fd8da4-1bdb-40d8-9580-09b0389a7a20"]}],"mendeley":{"formattedCitation":"(23)","plainTextFormattedCitation":"(23)","previouslyFormattedCitation":"(26)"},"properties":{"noteIndex":0},"schema":"https://github.com/citation-style-language/schema/raw/master/csl-citation.json"}</w:instrText>
      </w:r>
      <w:r w:rsidR="0077483C" w:rsidRPr="00BA156B">
        <w:fldChar w:fldCharType="separate"/>
      </w:r>
      <w:r w:rsidR="000A0E57" w:rsidRPr="000A0E57">
        <w:rPr>
          <w:noProof/>
        </w:rPr>
        <w:t>(23)</w:t>
      </w:r>
      <w:r w:rsidR="0077483C" w:rsidRPr="00BA156B">
        <w:fldChar w:fldCharType="end"/>
      </w:r>
      <w:r w:rsidR="007B7445" w:rsidRPr="00BA156B">
        <w:t>.</w:t>
      </w:r>
      <w:r w:rsidRPr="00BA156B">
        <w:t xml:space="preserve"> Se suele decir que en el diseño centrado en el usuario, el usuario se encuentra en el c</w:t>
      </w:r>
      <w:r w:rsidR="00EE62F8">
        <w:t>entro de 2 círculos, donde el cí</w:t>
      </w:r>
      <w:r w:rsidRPr="00BA156B">
        <w:t>rculo interno contiene el contexto, objetiv</w:t>
      </w:r>
      <w:r w:rsidR="00EE62F8">
        <w:t>os y entorno; mientras que el cí</w:t>
      </w:r>
      <w:r w:rsidRPr="00BA156B">
        <w:t>rculo externo contiene detalles, contenido, organización y flujo de la tarea</w:t>
      </w:r>
      <w:r w:rsidR="0058348B" w:rsidRPr="00BA156B">
        <w:t xml:space="preserve"> </w:t>
      </w:r>
      <w:r w:rsidR="0077483C"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77483C" w:rsidRPr="00BA156B">
        <w:fldChar w:fldCharType="separate"/>
      </w:r>
      <w:r w:rsidR="00465DBE" w:rsidRPr="00BA156B">
        <w:rPr>
          <w:noProof/>
        </w:rPr>
        <w:t>(9)</w:t>
      </w:r>
      <w:r w:rsidR="0077483C" w:rsidRPr="00BA156B">
        <w:fldChar w:fldCharType="end"/>
      </w:r>
      <w:r w:rsidR="007B7445" w:rsidRPr="00BA156B">
        <w:t>.</w:t>
      </w:r>
      <w:r w:rsidRPr="00BA156B">
        <w:t xml:space="preserve">  </w:t>
      </w:r>
    </w:p>
    <w:p w14:paraId="1C240B7A" w14:textId="349A0A83" w:rsidR="00B674F0" w:rsidRPr="00C128AA" w:rsidRDefault="00B674F0" w:rsidP="00C128AA">
      <w:pPr>
        <w:pStyle w:val="Texto"/>
      </w:pPr>
      <w:r w:rsidRPr="00BA156B">
        <w:t xml:space="preserve">Los resultados de un diseño centrado en el usuario se perciben en un </w:t>
      </w:r>
      <w:r w:rsidR="00CC0FCF">
        <w:t>aplicativo informático</w:t>
      </w:r>
      <w:r w:rsidRPr="00BA156B">
        <w:t xml:space="preserve"> altamente usable con las siguientes capacidades</w:t>
      </w:r>
      <w:r w:rsidR="00A9791B" w:rsidRPr="00BA156B">
        <w:t xml:space="preserve"> </w:t>
      </w:r>
      <w:r w:rsidR="0077483C" w:rsidRPr="00BA156B">
        <w:fldChar w:fldCharType="begin" w:fldLock="1"/>
      </w:r>
      <w:r w:rsidR="000A0E57">
        <w:instrText>ADDIN CSL_CITATION {"citationItems":[{"id":"ITEM-1","itemData":{"DOI":"10.4018/978-1-59140-562-7","ISBN":"9781591407980","ISSN":"09535438","PMID":"20389675","abstract":"TEAM DDU","author":[{"dropping-particle":"","family":"Ghaoui","given":"Claude","non-dropping-particle":"","parse-names":false,"suffix":""}],"id":"ITEM-1","issued":{"date-parts":[["2006"]]},"number-of-pages":"1-757","title":"Encyclopedia Of Human Computer Interaction","type":"book"},"uris":["http://www.mendeley.com/documents/?uuid=b01bf895-0412-44c6-8f18-eb0909204697"]}],"mendeley":{"formattedCitation":"(24)","plainTextFormattedCitation":"(24)","previouslyFormattedCitation":"(27)"},"properties":{"noteIndex":0},"schema":"https://github.com/citation-style-language/schema/raw/master/csl-citation.json"}</w:instrText>
      </w:r>
      <w:r w:rsidR="0077483C" w:rsidRPr="00BA156B">
        <w:fldChar w:fldCharType="separate"/>
      </w:r>
      <w:r w:rsidR="000A0E57" w:rsidRPr="000A0E57">
        <w:rPr>
          <w:noProof/>
        </w:rPr>
        <w:t>(24)</w:t>
      </w:r>
      <w:r w:rsidR="0077483C" w:rsidRPr="00BA156B">
        <w:fldChar w:fldCharType="end"/>
      </w:r>
      <w:r w:rsidRPr="00BA156B">
        <w:t>:</w:t>
      </w:r>
    </w:p>
    <w:p w14:paraId="2DD90E6E" w14:textId="77777777" w:rsidR="00B674F0" w:rsidRPr="00BA156B" w:rsidRDefault="00B674F0" w:rsidP="00A50DD7">
      <w:pPr>
        <w:pStyle w:val="Texto"/>
        <w:numPr>
          <w:ilvl w:val="0"/>
          <w:numId w:val="24"/>
        </w:numPr>
      </w:pPr>
      <w:r w:rsidRPr="00BA156B">
        <w:t xml:space="preserve">De Aprendizaje: La medida en que </w:t>
      </w:r>
      <w:r w:rsidR="00030212">
        <w:t xml:space="preserve">la estructura de </w:t>
      </w:r>
      <w:r w:rsidRPr="00BA156B">
        <w:t xml:space="preserve">un </w:t>
      </w:r>
      <w:r w:rsidR="00CC0FCF">
        <w:t>aplicativo informático</w:t>
      </w:r>
      <w:r w:rsidRPr="00BA156B">
        <w:t xml:space="preserve"> puede ser fácilmente aprendido por el usuario</w:t>
      </w:r>
      <w:r w:rsidR="007B7445" w:rsidRPr="00BA156B">
        <w:t>.</w:t>
      </w:r>
    </w:p>
    <w:p w14:paraId="7B0B53E5" w14:textId="77777777" w:rsidR="00B674F0" w:rsidRPr="00BA156B" w:rsidRDefault="00B674F0" w:rsidP="00A50DD7">
      <w:pPr>
        <w:pStyle w:val="Texto"/>
        <w:numPr>
          <w:ilvl w:val="0"/>
          <w:numId w:val="24"/>
        </w:numPr>
      </w:pPr>
      <w:r w:rsidRPr="00BA156B">
        <w:t>Eficiencia: es la capacidad de uso eficiente, permitiendo alta productividad</w:t>
      </w:r>
      <w:r w:rsidR="007B7445" w:rsidRPr="00BA156B">
        <w:t>.</w:t>
      </w:r>
    </w:p>
    <w:p w14:paraId="7C9E7265" w14:textId="77777777" w:rsidR="00B674F0" w:rsidRPr="00BA156B" w:rsidRDefault="00B674F0" w:rsidP="00A50DD7">
      <w:pPr>
        <w:pStyle w:val="Texto"/>
        <w:numPr>
          <w:ilvl w:val="0"/>
          <w:numId w:val="24"/>
        </w:numPr>
      </w:pPr>
      <w:r w:rsidRPr="00BA156B">
        <w:t xml:space="preserve">De Memoria: que se refiera a la facilidad con la que el usuario recuerda </w:t>
      </w:r>
      <w:r w:rsidR="00030212">
        <w:t>cómo utilizar el</w:t>
      </w:r>
      <w:r w:rsidRPr="00BA156B">
        <w:t xml:space="preserve"> </w:t>
      </w:r>
      <w:r w:rsidR="00CC0FCF">
        <w:t>aplicativo informático</w:t>
      </w:r>
      <w:r w:rsidRPr="00BA156B">
        <w:t>, sin tener que re-aprender cada vez que lo utiliza</w:t>
      </w:r>
      <w:r w:rsidR="007B7445" w:rsidRPr="00BA156B">
        <w:t>.</w:t>
      </w:r>
    </w:p>
    <w:p w14:paraId="659796C8" w14:textId="77777777" w:rsidR="00B674F0" w:rsidRPr="00BA156B" w:rsidRDefault="00B674F0" w:rsidP="00A50DD7">
      <w:pPr>
        <w:pStyle w:val="Texto"/>
        <w:numPr>
          <w:ilvl w:val="0"/>
          <w:numId w:val="24"/>
        </w:numPr>
      </w:pPr>
      <w:r w:rsidRPr="00BA156B">
        <w:t>Manejo de errores: consistente en una baja tasa de errores y una fácil recuperación ante errores producidos por el usuario</w:t>
      </w:r>
      <w:r w:rsidR="007B7445" w:rsidRPr="00BA156B">
        <w:t>.</w:t>
      </w:r>
    </w:p>
    <w:p w14:paraId="03806DDF" w14:textId="77777777" w:rsidR="00B674F0" w:rsidRPr="00C128AA" w:rsidRDefault="00B674F0" w:rsidP="00A50DD7">
      <w:pPr>
        <w:pStyle w:val="Texto"/>
        <w:numPr>
          <w:ilvl w:val="0"/>
          <w:numId w:val="24"/>
        </w:numPr>
      </w:pPr>
      <w:r w:rsidRPr="00BA156B">
        <w:t>Satisfacci</w:t>
      </w:r>
      <w:r w:rsidR="00EE62F8">
        <w:t>ón: que mide qué</w:t>
      </w:r>
      <w:r w:rsidRPr="00BA156B">
        <w:t xml:space="preserve"> tan placentero es el uso del </w:t>
      </w:r>
      <w:r w:rsidR="00CC0FCF">
        <w:t>aplicativo informático</w:t>
      </w:r>
      <w:r w:rsidR="007B7445" w:rsidRPr="00BA156B">
        <w:t>.</w:t>
      </w:r>
    </w:p>
    <w:p w14:paraId="7103B71C" w14:textId="125B2BA1" w:rsidR="00CE40F8" w:rsidRPr="00017896" w:rsidRDefault="00CE40F8" w:rsidP="00017896">
      <w:pPr>
        <w:pStyle w:val="Texto"/>
      </w:pPr>
      <w:r w:rsidRPr="00BA156B">
        <w:t xml:space="preserve">Cuando se diseña un </w:t>
      </w:r>
      <w:r w:rsidR="00CC0FCF">
        <w:t>aplicativo informático</w:t>
      </w:r>
      <w:r w:rsidRPr="00BA156B">
        <w:t xml:space="preserve"> sin considerar a los usuarios finales de este, puede resultar en </w:t>
      </w:r>
      <w:r w:rsidR="00CC0FCF">
        <w:t>aplicativos informáticos</w:t>
      </w:r>
      <w:r w:rsidRPr="00BA156B">
        <w:t xml:space="preserve"> costosos, confusos, no-intuitivos y poco útiles para los usuarios finales </w:t>
      </w:r>
      <w:r w:rsidR="0077483C" w:rsidRPr="00BA156B">
        <w:fldChar w:fldCharType="begin" w:fldLock="1"/>
      </w:r>
      <w:r w:rsidR="000A0E57">
        <w:instrText>ADDIN CSL_CITATION {"citationItems":[{"id":"ITEM-1","itemData":{"DOI":"10.3233/WOR-2010-1109","ISBN":"0974309125","ISSN":"10519815","PMID":"21099019","abstract":"Research has shown that fixed-split, ergonomic keyboards lessen the pain and functional status in symptomatic individuals as well as reduce the likelihood of developing musculoskeletal disorders in asymptomatic typists over extended use. The goal of this study was to evaluate design features to determine whether the current fixed-split ergonomic keyboard design could be improved.","author":[{"dropping-particle":"","family":"McLoone","given":"Hugh E.","non-dropping-particle":"","parse-names":false,"suffix":""},{"dropping-particle":"","family":"Jacobson","given":"Melissa","non-dropping-particle":"","parse-names":false,"suffix":""},{"dropping-particle":"","family":"Hegg","given":"Chau","non-dropping-particle":"","parse-names":false,"suffix":""},{"dropping-particle":"","family":"Johnson","given":"Peter W.","non-dropping-particle":"","parse-names":false,"suffix":""}],"container-title":"Work","id":"ITEM-1","issue":"4","issued":{"date-parts":[["2010"]]},"page":"445-456","publisher":"Sage Publications","title":"User-centered design","type":"article-journal","volume":"37"},"uris":["http://www.mendeley.com/documents/?uuid=36d03dc6-f929-36f7-9770-6f2481e5eb6a"]}],"mendeley":{"formattedCitation":"(25)","plainTextFormattedCitation":"(25)","previouslyFormattedCitation":"(28)"},"properties":{"noteIndex":0},"schema":"https://github.com/citation-style-language/schema/raw/master/csl-citation.json"}</w:instrText>
      </w:r>
      <w:r w:rsidR="0077483C" w:rsidRPr="00BA156B">
        <w:fldChar w:fldCharType="separate"/>
      </w:r>
      <w:r w:rsidR="000A0E57" w:rsidRPr="000A0E57">
        <w:rPr>
          <w:noProof/>
        </w:rPr>
        <w:t>(25)</w:t>
      </w:r>
      <w:r w:rsidR="0077483C" w:rsidRPr="00BA156B">
        <w:fldChar w:fldCharType="end"/>
      </w:r>
      <w:r w:rsidRPr="00BA156B">
        <w:t xml:space="preserve">. </w:t>
      </w:r>
    </w:p>
    <w:p w14:paraId="3694A8BB" w14:textId="77777777" w:rsidR="00B674F0" w:rsidRPr="00BA156B" w:rsidRDefault="00B674F0" w:rsidP="00D62806">
      <w:pPr>
        <w:pStyle w:val="Ttulo3"/>
        <w:rPr>
          <w:lang w:val="es-PE"/>
        </w:rPr>
      </w:pPr>
      <w:bookmarkStart w:id="21" w:name="_Toc520655630"/>
      <w:r w:rsidRPr="00BA156B">
        <w:rPr>
          <w:lang w:val="es-PE"/>
        </w:rPr>
        <w:lastRenderedPageBreak/>
        <w:t>Metodología</w:t>
      </w:r>
      <w:r w:rsidR="002553D9" w:rsidRPr="00BA156B">
        <w:rPr>
          <w:lang w:val="es-PE"/>
        </w:rPr>
        <w:t xml:space="preserve"> del diseño centrado en el usuario</w:t>
      </w:r>
      <w:bookmarkEnd w:id="21"/>
    </w:p>
    <w:p w14:paraId="0019D5A5" w14:textId="77777777" w:rsidR="00021605" w:rsidRDefault="00D62806" w:rsidP="00017896">
      <w:pPr>
        <w:pStyle w:val="Texto"/>
      </w:pPr>
      <w:r w:rsidRPr="00BA156B">
        <w:t xml:space="preserve">Según el </w:t>
      </w:r>
      <w:proofErr w:type="spellStart"/>
      <w:r w:rsidR="0038486C" w:rsidRPr="00F916E3">
        <w:t>World</w:t>
      </w:r>
      <w:proofErr w:type="spellEnd"/>
      <w:r w:rsidR="0038486C" w:rsidRPr="00F916E3">
        <w:t xml:space="preserve"> Wide Web </w:t>
      </w:r>
      <w:proofErr w:type="spellStart"/>
      <w:r w:rsidR="0038486C" w:rsidRPr="00F916E3">
        <w:t>Consortium</w:t>
      </w:r>
      <w:proofErr w:type="spellEnd"/>
      <w:r w:rsidRPr="00BA156B">
        <w:t xml:space="preserve"> </w:t>
      </w:r>
      <w:r w:rsidR="0077483C"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77483C" w:rsidRPr="00BA156B">
        <w:fldChar w:fldCharType="separate"/>
      </w:r>
      <w:r w:rsidR="00465DBE" w:rsidRPr="00BA156B">
        <w:rPr>
          <w:noProof/>
        </w:rPr>
        <w:t>(9)</w:t>
      </w:r>
      <w:r w:rsidR="0077483C" w:rsidRPr="00BA156B">
        <w:fldChar w:fldCharType="end"/>
      </w:r>
      <w:r w:rsidRPr="00BA156B">
        <w:t>, la comunidad internacional que desarrolla estándares que garantizan el crecimiento sostenible del Internet, la metodología utilizada en el diseño centrado en el usuario</w:t>
      </w:r>
      <w:r w:rsidR="00021605">
        <w:t>,</w:t>
      </w:r>
      <w:r w:rsidRPr="00BA156B">
        <w:t xml:space="preserve"> </w:t>
      </w:r>
      <w:r w:rsidR="00021605">
        <w:t>aunque los principios básicos y técnicas son iguales, puede presentar diversas variaciones. La siguiente imagen gráfica el proceso usualmente utilizado para la creación de aplicaciones Web.</w:t>
      </w:r>
    </w:p>
    <w:p w14:paraId="7A25C7E5" w14:textId="38983600" w:rsidR="00021605" w:rsidRPr="007815C0" w:rsidRDefault="00021605" w:rsidP="007815C0">
      <w:pPr>
        <w:pStyle w:val="Texto"/>
        <w:jc w:val="center"/>
        <w:rPr>
          <w:sz w:val="20"/>
          <w:szCs w:val="20"/>
        </w:rPr>
      </w:pPr>
      <w:del w:id="22" w:author="Regina Casanova" w:date="2018-08-11T21:35:00Z">
        <w:r>
          <w:rPr>
            <w:noProof/>
            <w:lang w:val="es-ES_tradnl" w:eastAsia="es-ES_tradnl"/>
          </w:rPr>
          <w:drawing>
            <wp:anchor distT="0" distB="0" distL="114300" distR="114300" simplePos="0" relativeHeight="251669504" behindDoc="0" locked="0" layoutInCell="1" allowOverlap="1" wp14:anchorId="46D37FCD" wp14:editId="3ADAA6ED">
              <wp:simplePos x="0" y="0"/>
              <wp:positionH relativeFrom="column">
                <wp:posOffset>0</wp:posOffset>
              </wp:positionH>
              <wp:positionV relativeFrom="paragraph">
                <wp:posOffset>0</wp:posOffset>
              </wp:positionV>
              <wp:extent cx="5036185" cy="1377315"/>
              <wp:effectExtent l="0" t="0" r="5715" b="0"/>
              <wp:wrapThrough wrapText="bothSides">
                <wp:wrapPolygon edited="0">
                  <wp:start x="0" y="0"/>
                  <wp:lineTo x="0" y="21311"/>
                  <wp:lineTo x="21570" y="21311"/>
                  <wp:lineTo x="2157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d.png"/>
                      <pic:cNvPicPr/>
                    </pic:nvPicPr>
                    <pic:blipFill>
                      <a:blip r:embed="rId9">
                        <a:extLst>
                          <a:ext uri="{28A0092B-C50C-407E-A947-70E740481C1C}">
                            <a14:useLocalDpi xmlns:a14="http://schemas.microsoft.com/office/drawing/2010/main" val="0"/>
                          </a:ext>
                        </a:extLst>
                      </a:blip>
                      <a:stretch>
                        <a:fillRect/>
                      </a:stretch>
                    </pic:blipFill>
                    <pic:spPr>
                      <a:xfrm>
                        <a:off x="0" y="0"/>
                        <a:ext cx="5036185" cy="1377315"/>
                      </a:xfrm>
                      <a:prstGeom prst="rect">
                        <a:avLst/>
                      </a:prstGeom>
                    </pic:spPr>
                  </pic:pic>
                </a:graphicData>
              </a:graphic>
              <wp14:sizeRelH relativeFrom="page">
                <wp14:pctWidth>0</wp14:pctWidth>
              </wp14:sizeRelH>
              <wp14:sizeRelV relativeFrom="page">
                <wp14:pctHeight>0</wp14:pctHeight>
              </wp14:sizeRelV>
            </wp:anchor>
          </w:drawing>
        </w:r>
      </w:del>
      <w:ins w:id="23" w:author="Regina Casanova" w:date="2018-08-11T21:35:00Z">
        <w:r>
          <w:rPr>
            <w:noProof/>
            <w:lang w:val="en-US"/>
          </w:rPr>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5036185" cy="1377315"/>
              <wp:effectExtent l="0" t="0" r="5715" b="0"/>
              <wp:wrapThrough wrapText="bothSides">
                <wp:wrapPolygon edited="0">
                  <wp:start x="0" y="0"/>
                  <wp:lineTo x="0" y="21311"/>
                  <wp:lineTo x="21570" y="21311"/>
                  <wp:lineTo x="21570"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6185" cy="1377315"/>
                      </a:xfrm>
                      <a:prstGeom prst="rect">
                        <a:avLst/>
                      </a:prstGeom>
                    </pic:spPr>
                  </pic:pic>
                </a:graphicData>
              </a:graphic>
            </wp:anchor>
          </w:drawing>
        </w:r>
      </w:ins>
      <w:r w:rsidRPr="007815C0">
        <w:rPr>
          <w:sz w:val="20"/>
          <w:szCs w:val="20"/>
        </w:rPr>
        <w:t xml:space="preserve">Fuente: Usabilla.com </w:t>
      </w:r>
      <w:r w:rsidR="0077483C" w:rsidRPr="007815C0">
        <w:rPr>
          <w:sz w:val="20"/>
          <w:szCs w:val="20"/>
        </w:rPr>
        <w:fldChar w:fldCharType="begin" w:fldLock="1"/>
      </w:r>
      <w:r w:rsidR="000A0E57">
        <w:rPr>
          <w:sz w:val="20"/>
          <w:szCs w:val="20"/>
        </w:rPr>
        <w:instrText>ADDIN CSL_CITATION {"citationItems":[{"id":"ITEM-1","itemData":{"URL":"https://usabilla.com/blog/a-cry-for-looking-to-other-methods-for-user-centered-design/","accessed":{"date-parts":[["2018","7","22"]]},"id":"ITEM-1","issued":{"date-parts":[["0"]]},"title":"A Cry For Looking To Other Methods For User Centered Design - Usabilla Blog","type":"webpage"},"uris":["http://www.mendeley.com/documents/?uuid=f86f0b54-03a4-38a9-8c0a-e7107c002baa"]}],"mendeley":{"formattedCitation":"(26)","plainTextFormattedCitation":"(26)","previouslyFormattedCitation":"(29)"},"properties":{"noteIndex":0},"schema":"https://github.com/citation-style-language/schema/raw/master/csl-citation.json"}</w:instrText>
      </w:r>
      <w:r w:rsidR="0077483C" w:rsidRPr="007815C0">
        <w:rPr>
          <w:sz w:val="20"/>
          <w:szCs w:val="20"/>
        </w:rPr>
        <w:fldChar w:fldCharType="separate"/>
      </w:r>
      <w:r w:rsidR="000A0E57" w:rsidRPr="000A0E57">
        <w:rPr>
          <w:noProof/>
          <w:sz w:val="20"/>
          <w:szCs w:val="20"/>
        </w:rPr>
        <w:t>(26)</w:t>
      </w:r>
      <w:r w:rsidR="0077483C" w:rsidRPr="007815C0">
        <w:rPr>
          <w:sz w:val="20"/>
          <w:szCs w:val="20"/>
        </w:rPr>
        <w:fldChar w:fldCharType="end"/>
      </w:r>
    </w:p>
    <w:p w14:paraId="16729BCC" w14:textId="77777777" w:rsidR="00B674F0" w:rsidRPr="00017896" w:rsidRDefault="00021605" w:rsidP="00017896">
      <w:pPr>
        <w:pStyle w:val="Texto"/>
      </w:pPr>
      <w:r>
        <w:t>De las fases mostradas en la imagen</w:t>
      </w:r>
      <w:r w:rsidR="00563A8A">
        <w:t xml:space="preserve"> anterior, se hace mucha incidencia en la estructura de las 3 primeras fases:</w:t>
      </w:r>
    </w:p>
    <w:p w14:paraId="45CFAF1C" w14:textId="77777777" w:rsidR="007046F5" w:rsidRDefault="00B674F0" w:rsidP="00A50DD7">
      <w:pPr>
        <w:pStyle w:val="Ttulo4"/>
        <w:numPr>
          <w:ilvl w:val="0"/>
          <w:numId w:val="15"/>
        </w:numPr>
      </w:pPr>
      <w:r w:rsidRPr="007046F5">
        <w:t>Análisis</w:t>
      </w:r>
      <w:r w:rsidR="00D62806" w:rsidRPr="007046F5">
        <w:t xml:space="preserve"> o fase exploratoria</w:t>
      </w:r>
      <w:r w:rsidRPr="00BA156B">
        <w:t xml:space="preserve"> </w:t>
      </w:r>
    </w:p>
    <w:p w14:paraId="4B7DA262" w14:textId="77777777" w:rsidR="00B674F0" w:rsidRPr="00BA156B" w:rsidRDefault="00B674F0" w:rsidP="007046F5">
      <w:pPr>
        <w:pStyle w:val="Texto"/>
      </w:pPr>
      <w:r w:rsidRPr="00BA156B">
        <w:t xml:space="preserve">Se recopila información sobre el contexto de uso y los requerimientos específicos para el </w:t>
      </w:r>
      <w:r w:rsidR="00563A8A">
        <w:t>aplicativo informático</w:t>
      </w:r>
      <w:r w:rsidR="007B7445" w:rsidRPr="00BA156B">
        <w:t>.</w:t>
      </w:r>
      <w:r w:rsidRPr="00BA156B">
        <w:t xml:space="preserve"> Tiene a su vez 3 componentes:</w:t>
      </w:r>
    </w:p>
    <w:p w14:paraId="2DCB61F2" w14:textId="77777777" w:rsidR="00B674F0" w:rsidRPr="00466892" w:rsidRDefault="00B674F0" w:rsidP="00A50DD7">
      <w:pPr>
        <w:pStyle w:val="Ttulo5"/>
        <w:numPr>
          <w:ilvl w:val="0"/>
          <w:numId w:val="16"/>
        </w:numPr>
        <w:rPr>
          <w:lang w:val="es-PE"/>
        </w:rPr>
      </w:pPr>
      <w:r w:rsidRPr="00017896">
        <w:rPr>
          <w:rStyle w:val="TextoCar"/>
        </w:rPr>
        <w:t>Análisis corporativo</w:t>
      </w:r>
      <w:r w:rsidRPr="00466892">
        <w:rPr>
          <w:rStyle w:val="TextoCar"/>
        </w:rPr>
        <w:t>, que permite identificar</w:t>
      </w:r>
    </w:p>
    <w:p w14:paraId="6E793A4E" w14:textId="77777777" w:rsidR="00B674F0" w:rsidRPr="00BA156B" w:rsidRDefault="00B674F0" w:rsidP="00A50DD7">
      <w:pPr>
        <w:pStyle w:val="Texto"/>
        <w:numPr>
          <w:ilvl w:val="3"/>
          <w:numId w:val="17"/>
        </w:numPr>
      </w:pPr>
      <w:r w:rsidRPr="00BA156B">
        <w:t>Objetivos corporativos</w:t>
      </w:r>
      <w:r w:rsidR="007B7445" w:rsidRPr="00BA156B">
        <w:t>.</w:t>
      </w:r>
    </w:p>
    <w:p w14:paraId="3BBEC7C9" w14:textId="77777777" w:rsidR="00B674F0" w:rsidRPr="00BA156B" w:rsidRDefault="00B674F0" w:rsidP="00A50DD7">
      <w:pPr>
        <w:pStyle w:val="Texto"/>
        <w:numPr>
          <w:ilvl w:val="3"/>
          <w:numId w:val="17"/>
        </w:numPr>
      </w:pPr>
      <w:r w:rsidRPr="00BA156B">
        <w:t>Requerimientos corporativos</w:t>
      </w:r>
      <w:r w:rsidR="007B7445" w:rsidRPr="00BA156B">
        <w:t>.</w:t>
      </w:r>
    </w:p>
    <w:p w14:paraId="210330D4" w14:textId="77777777" w:rsidR="00B674F0" w:rsidRPr="00BA156B" w:rsidRDefault="00B674F0" w:rsidP="00A50DD7">
      <w:pPr>
        <w:pStyle w:val="Texto"/>
        <w:numPr>
          <w:ilvl w:val="3"/>
          <w:numId w:val="17"/>
        </w:numPr>
      </w:pPr>
      <w:r w:rsidRPr="00BA156B">
        <w:lastRenderedPageBreak/>
        <w:t xml:space="preserve">Imagen que la </w:t>
      </w:r>
      <w:r w:rsidR="00E65793" w:rsidRPr="00BA156B">
        <w:t xml:space="preserve">institución </w:t>
      </w:r>
      <w:r w:rsidRPr="00BA156B">
        <w:t xml:space="preserve">desea proyectar a través del </w:t>
      </w:r>
      <w:r w:rsidR="00563A8A">
        <w:t>aplicativo informático</w:t>
      </w:r>
      <w:r w:rsidR="007B7445" w:rsidRPr="00BA156B">
        <w:t>.</w:t>
      </w:r>
    </w:p>
    <w:p w14:paraId="12750172" w14:textId="77777777" w:rsidR="00B674F0" w:rsidRPr="00BA156B" w:rsidRDefault="00B674F0" w:rsidP="00A50DD7">
      <w:pPr>
        <w:pStyle w:val="Texto"/>
        <w:numPr>
          <w:ilvl w:val="3"/>
          <w:numId w:val="17"/>
        </w:numPr>
      </w:pPr>
      <w:r w:rsidRPr="00BA156B">
        <w:t xml:space="preserve">Desafíos y Limitaciones que enfrentará el </w:t>
      </w:r>
      <w:r w:rsidR="00563A8A">
        <w:t>aplicativo informático</w:t>
      </w:r>
      <w:r w:rsidR="007B7445" w:rsidRPr="00BA156B">
        <w:t>.</w:t>
      </w:r>
    </w:p>
    <w:p w14:paraId="2DC53062" w14:textId="77777777" w:rsidR="00B674F0" w:rsidRPr="00BA156B" w:rsidRDefault="00B674F0" w:rsidP="00466892">
      <w:pPr>
        <w:pStyle w:val="Ttulo5"/>
        <w:rPr>
          <w:lang w:val="es-PE"/>
        </w:rPr>
      </w:pPr>
      <w:r w:rsidRPr="00BA156B">
        <w:rPr>
          <w:lang w:val="es-PE"/>
        </w:rPr>
        <w:t>Análisis del usuario, para identificar</w:t>
      </w:r>
    </w:p>
    <w:p w14:paraId="00DDDB66" w14:textId="77777777" w:rsidR="00B674F0" w:rsidRPr="00BA156B" w:rsidRDefault="00B674F0" w:rsidP="00A50DD7">
      <w:pPr>
        <w:pStyle w:val="Texto"/>
        <w:numPr>
          <w:ilvl w:val="0"/>
          <w:numId w:val="18"/>
        </w:numPr>
      </w:pPr>
      <w:r w:rsidRPr="00BA156B">
        <w:t>Usuarios finales</w:t>
      </w:r>
      <w:r w:rsidR="007B7445" w:rsidRPr="00BA156B">
        <w:t>.</w:t>
      </w:r>
    </w:p>
    <w:p w14:paraId="5A368995" w14:textId="77777777" w:rsidR="00B674F0" w:rsidRPr="00BA156B" w:rsidRDefault="00B674F0" w:rsidP="00A50DD7">
      <w:pPr>
        <w:pStyle w:val="Texto"/>
        <w:numPr>
          <w:ilvl w:val="0"/>
          <w:numId w:val="18"/>
        </w:numPr>
      </w:pPr>
      <w:r w:rsidRPr="00BA156B">
        <w:t xml:space="preserve">Objetivos de los usuarios finales en el </w:t>
      </w:r>
      <w:r w:rsidR="00563A8A">
        <w:t>aplicativo informático</w:t>
      </w:r>
      <w:r w:rsidR="007B7445" w:rsidRPr="00BA156B">
        <w:t>.</w:t>
      </w:r>
    </w:p>
    <w:p w14:paraId="7948F570" w14:textId="77777777" w:rsidR="00B674F0" w:rsidRPr="00BA156B" w:rsidRDefault="00B674F0" w:rsidP="00A50DD7">
      <w:pPr>
        <w:pStyle w:val="Texto"/>
        <w:numPr>
          <w:ilvl w:val="0"/>
          <w:numId w:val="18"/>
        </w:numPr>
      </w:pPr>
      <w:r w:rsidRPr="00BA156B">
        <w:t>Conocimientos previos, experiencia y entorno de los usuarios</w:t>
      </w:r>
      <w:r w:rsidR="00E94926">
        <w:t>.</w:t>
      </w:r>
    </w:p>
    <w:p w14:paraId="7EFCCCF5" w14:textId="77777777" w:rsidR="00B674F0" w:rsidRPr="00BA156B" w:rsidRDefault="00B674F0" w:rsidP="00466892">
      <w:pPr>
        <w:pStyle w:val="Ttulo5"/>
        <w:rPr>
          <w:lang w:val="es-PE"/>
        </w:rPr>
      </w:pPr>
      <w:r w:rsidRPr="00BA156B">
        <w:rPr>
          <w:lang w:val="es-PE"/>
        </w:rPr>
        <w:t xml:space="preserve">Análisis del </w:t>
      </w:r>
      <w:r w:rsidR="00563A8A">
        <w:rPr>
          <w:lang w:val="es-PE"/>
        </w:rPr>
        <w:t>aplicativo informático</w:t>
      </w:r>
    </w:p>
    <w:p w14:paraId="434FDC33" w14:textId="77777777" w:rsidR="00B674F0" w:rsidRPr="00BA156B" w:rsidRDefault="00B674F0" w:rsidP="00A50DD7">
      <w:pPr>
        <w:pStyle w:val="Texto"/>
        <w:numPr>
          <w:ilvl w:val="0"/>
          <w:numId w:val="19"/>
        </w:numPr>
      </w:pPr>
      <w:r w:rsidRPr="00BA156B">
        <w:t>Arquitectura de la Informaci</w:t>
      </w:r>
      <w:r w:rsidR="00D62806" w:rsidRPr="00BA156B">
        <w:t xml:space="preserve">ón: Identificar el contenido </w:t>
      </w:r>
      <w:r w:rsidR="00A240B1">
        <w:t>dentro</w:t>
      </w:r>
      <w:r w:rsidR="00D62806" w:rsidRPr="00BA156B">
        <w:t xml:space="preserve"> </w:t>
      </w:r>
      <w:r w:rsidR="00A240B1">
        <w:t>d</w:t>
      </w:r>
      <w:r w:rsidR="00D62806" w:rsidRPr="00BA156B">
        <w:t>el</w:t>
      </w:r>
      <w:r w:rsidRPr="00BA156B">
        <w:t xml:space="preserve"> </w:t>
      </w:r>
      <w:r w:rsidR="00563A8A">
        <w:t>aplicativo informático</w:t>
      </w:r>
      <w:r w:rsidRPr="00BA156B">
        <w:t>, su agrupación y jerarquía</w:t>
      </w:r>
      <w:r w:rsidR="007B7445" w:rsidRPr="00BA156B">
        <w:t>.</w:t>
      </w:r>
    </w:p>
    <w:p w14:paraId="69BF5A7B" w14:textId="77777777" w:rsidR="00107D89" w:rsidRPr="00017896" w:rsidRDefault="00B674F0" w:rsidP="00A50DD7">
      <w:pPr>
        <w:pStyle w:val="Texto"/>
        <w:numPr>
          <w:ilvl w:val="0"/>
          <w:numId w:val="19"/>
        </w:numPr>
      </w:pPr>
      <w:r w:rsidRPr="00BA156B">
        <w:t xml:space="preserve">Flujo: Identificar el flujo que tendrá el </w:t>
      </w:r>
      <w:r w:rsidR="00563A8A">
        <w:t>aplicativo informático</w:t>
      </w:r>
      <w:r w:rsidR="007B7445" w:rsidRPr="00BA156B">
        <w:t>.</w:t>
      </w:r>
      <w:r w:rsidRPr="00BA156B">
        <w:t xml:space="preserve"> Es decir, </w:t>
      </w:r>
      <w:r w:rsidR="00107D89" w:rsidRPr="00BA156B">
        <w:t>cuál</w:t>
      </w:r>
      <w:r w:rsidRPr="00BA156B">
        <w:t xml:space="preserve"> será el orden de las pantallas que verá el usuario final cuando utilice el </w:t>
      </w:r>
      <w:r w:rsidR="00563A8A">
        <w:t>aplicativo informático</w:t>
      </w:r>
      <w:r w:rsidR="007B7445" w:rsidRPr="00BA156B">
        <w:t>.</w:t>
      </w:r>
      <w:r w:rsidR="00E94926">
        <w:t xml:space="preserve"> </w:t>
      </w:r>
    </w:p>
    <w:p w14:paraId="6CFF053C" w14:textId="77777777" w:rsidR="00466892" w:rsidRDefault="00B674F0" w:rsidP="00466892">
      <w:pPr>
        <w:pStyle w:val="Ttulo4"/>
      </w:pPr>
      <w:r w:rsidRPr="00BA156B">
        <w:lastRenderedPageBreak/>
        <w:t xml:space="preserve">Diseño </w:t>
      </w:r>
    </w:p>
    <w:p w14:paraId="0E78C5DC" w14:textId="77777777" w:rsidR="00B674F0" w:rsidRPr="00BA156B" w:rsidRDefault="00B674F0" w:rsidP="00466892">
      <w:pPr>
        <w:pStyle w:val="Texto"/>
      </w:pPr>
      <w:r w:rsidRPr="00BA156B">
        <w:t>Con toda la información recolectada se procede a la fase de diseño que consiste en realizar lo siguiente:</w:t>
      </w:r>
    </w:p>
    <w:p w14:paraId="4A4B5486" w14:textId="77777777" w:rsidR="00466892" w:rsidRDefault="00107D89" w:rsidP="00A50DD7">
      <w:pPr>
        <w:pStyle w:val="Ttulo5"/>
        <w:numPr>
          <w:ilvl w:val="0"/>
          <w:numId w:val="20"/>
        </w:numPr>
      </w:pPr>
      <w:r w:rsidRPr="00BA156B">
        <w:t>Prototipos de baja fidelidad (</w:t>
      </w:r>
      <w:proofErr w:type="spellStart"/>
      <w:r w:rsidR="00B674F0" w:rsidRPr="00F916E3">
        <w:rPr>
          <w:lang w:val="es-ES"/>
        </w:rPr>
        <w:t>Wireframes</w:t>
      </w:r>
      <w:proofErr w:type="spellEnd"/>
      <w:r w:rsidRPr="00BA156B">
        <w:t>)</w:t>
      </w:r>
      <w:r w:rsidR="00B674F0" w:rsidRPr="00BA156B">
        <w:t xml:space="preserve"> </w:t>
      </w:r>
    </w:p>
    <w:p w14:paraId="46F67D15" w14:textId="77777777" w:rsidR="00B674F0" w:rsidRPr="00BA156B" w:rsidRDefault="00B674F0" w:rsidP="00466892">
      <w:pPr>
        <w:pStyle w:val="Texto"/>
      </w:pPr>
      <w:r w:rsidRPr="00BA156B">
        <w:t xml:space="preserve">Se utiliza para la diagramación del </w:t>
      </w:r>
      <w:r w:rsidR="00563A8A">
        <w:t>aplicativo informático</w:t>
      </w:r>
      <w:r w:rsidRPr="00BA156B">
        <w:t>, con esto se puede uno enfocar en cuáles serán los bloques de información y cómo funciona la interacción del usuario</w:t>
      </w:r>
      <w:r w:rsidR="00107D89" w:rsidRPr="00BA156B">
        <w:t xml:space="preserve"> para llegar a cumplir su objetivo</w:t>
      </w:r>
      <w:r w:rsidR="007B7445" w:rsidRPr="00BA156B">
        <w:t>.</w:t>
      </w:r>
      <w:r w:rsidRPr="00BA156B">
        <w:t xml:space="preserve"> Pueden hacerse tanto </w:t>
      </w:r>
      <w:proofErr w:type="spellStart"/>
      <w:r w:rsidRPr="00F916E3">
        <w:t>wireframes</w:t>
      </w:r>
      <w:proofErr w:type="spellEnd"/>
      <w:r w:rsidRPr="00BA156B">
        <w:t xml:space="preserve"> en lápiz y papel y/o </w:t>
      </w:r>
      <w:proofErr w:type="spellStart"/>
      <w:r w:rsidRPr="00F916E3">
        <w:t>wirefra</w:t>
      </w:r>
      <w:r w:rsidR="00107D89" w:rsidRPr="00F916E3">
        <w:t>mes</w:t>
      </w:r>
      <w:proofErr w:type="spellEnd"/>
      <w:r w:rsidR="00107D89" w:rsidRPr="00BA156B">
        <w:t xml:space="preserve"> en programas especializados.</w:t>
      </w:r>
    </w:p>
    <w:p w14:paraId="792977C0" w14:textId="77777777" w:rsidR="00466892" w:rsidRDefault="00107D89" w:rsidP="00466892">
      <w:pPr>
        <w:pStyle w:val="Ttulo5"/>
      </w:pPr>
      <w:r w:rsidRPr="00BA156B">
        <w:t>Prototipos de alta fidelidad (</w:t>
      </w:r>
      <w:proofErr w:type="spellStart"/>
      <w:r w:rsidR="00B674F0" w:rsidRPr="00F916E3">
        <w:rPr>
          <w:lang w:val="es-ES"/>
        </w:rPr>
        <w:t>Mockup</w:t>
      </w:r>
      <w:proofErr w:type="spellEnd"/>
      <w:r w:rsidRPr="00BA156B">
        <w:t xml:space="preserve">) </w:t>
      </w:r>
    </w:p>
    <w:p w14:paraId="46E3FAE2" w14:textId="77777777" w:rsidR="00B674F0" w:rsidRPr="00BA156B" w:rsidRDefault="00107D89" w:rsidP="00466892">
      <w:pPr>
        <w:pStyle w:val="Texto"/>
      </w:pPr>
      <w:r w:rsidRPr="00BA156B">
        <w:t>M</w:t>
      </w:r>
      <w:r w:rsidR="00B674F0" w:rsidRPr="00BA156B">
        <w:t>aqueta</w:t>
      </w:r>
      <w:r w:rsidRPr="00BA156B">
        <w:t>s</w:t>
      </w:r>
      <w:r w:rsidR="00B674F0" w:rsidRPr="00BA156B">
        <w:t xml:space="preserve"> realizada</w:t>
      </w:r>
      <w:r w:rsidRPr="00BA156B">
        <w:t>s</w:t>
      </w:r>
      <w:r w:rsidR="00B674F0" w:rsidRPr="00BA156B">
        <w:t xml:space="preserve"> para demostración y evaluación del diseño</w:t>
      </w:r>
      <w:r w:rsidR="007B7445" w:rsidRPr="00BA156B">
        <w:t>.</w:t>
      </w:r>
      <w:r w:rsidR="00B674F0" w:rsidRPr="00BA156B">
        <w:t xml:space="preserve"> Este proceso debe hacerse para cada una de las pantallas que tenga el </w:t>
      </w:r>
      <w:r w:rsidR="001C1FCB">
        <w:t>aplicativo informático</w:t>
      </w:r>
      <w:r w:rsidRPr="00BA156B">
        <w:t xml:space="preserve"> y posterior a la realización de </w:t>
      </w:r>
      <w:proofErr w:type="spellStart"/>
      <w:r w:rsidRPr="00F916E3">
        <w:t>wireframes</w:t>
      </w:r>
      <w:proofErr w:type="spellEnd"/>
      <w:r w:rsidR="007B7445" w:rsidRPr="00BA156B">
        <w:t>.</w:t>
      </w:r>
    </w:p>
    <w:p w14:paraId="331C8CF0" w14:textId="77777777" w:rsidR="00466892" w:rsidRDefault="00107D89" w:rsidP="00466892">
      <w:pPr>
        <w:pStyle w:val="Ttulo5"/>
      </w:pPr>
      <w:proofErr w:type="spellStart"/>
      <w:r w:rsidRPr="00BA156B">
        <w:t>Prototipado</w:t>
      </w:r>
      <w:proofErr w:type="spellEnd"/>
      <w:r w:rsidRPr="00BA156B">
        <w:t xml:space="preserve"> funcional</w:t>
      </w:r>
      <w:r w:rsidR="00B674F0" w:rsidRPr="00BA156B">
        <w:t xml:space="preserve"> </w:t>
      </w:r>
    </w:p>
    <w:p w14:paraId="6957AF0C" w14:textId="77777777" w:rsidR="00107D89" w:rsidRPr="00017896" w:rsidRDefault="00B674F0" w:rsidP="00466892">
      <w:pPr>
        <w:pStyle w:val="Texto"/>
      </w:pPr>
      <w:r w:rsidRPr="00BA156B">
        <w:t xml:space="preserve">Es la forma de darle interacción a los </w:t>
      </w:r>
      <w:proofErr w:type="spellStart"/>
      <w:r w:rsidRPr="00F916E3">
        <w:t>mockups</w:t>
      </w:r>
      <w:proofErr w:type="spellEnd"/>
      <w:r w:rsidRPr="00BA156B">
        <w:t xml:space="preserve"> de las diversas pantallas para tener un resultado final unificado en el que se aprecie tanto la distribución, detalles y flujo del</w:t>
      </w:r>
      <w:r w:rsidR="001C1FCB">
        <w:t xml:space="preserve"> aplicativo informático</w:t>
      </w:r>
      <w:r w:rsidR="007B7445" w:rsidRPr="00BA156B">
        <w:t>.</w:t>
      </w:r>
    </w:p>
    <w:p w14:paraId="63E353B9" w14:textId="77777777" w:rsidR="00466892" w:rsidRDefault="00B674F0" w:rsidP="00466892">
      <w:pPr>
        <w:pStyle w:val="Ttulo4"/>
      </w:pPr>
      <w:r w:rsidRPr="00BA156B">
        <w:t xml:space="preserve">Evaluación </w:t>
      </w:r>
    </w:p>
    <w:p w14:paraId="230FBD6B" w14:textId="77777777" w:rsidR="00B674F0" w:rsidRPr="00BA156B" w:rsidRDefault="00B674F0" w:rsidP="00466892">
      <w:pPr>
        <w:pStyle w:val="Texto"/>
      </w:pPr>
      <w:r w:rsidRPr="00BA156B">
        <w:t>Consiste en la evaluación de un prototipo funcional con diversos tipos de</w:t>
      </w:r>
      <w:r w:rsidR="00107D89" w:rsidRPr="00BA156B">
        <w:t xml:space="preserve"> técnicas para</w:t>
      </w:r>
      <w:r w:rsidRPr="00BA156B">
        <w:t xml:space="preserve"> pruebas, siendo las más comunes:</w:t>
      </w:r>
    </w:p>
    <w:p w14:paraId="2DE28A37" w14:textId="77777777" w:rsidR="00466892" w:rsidRDefault="00B674F0" w:rsidP="00A50DD7">
      <w:pPr>
        <w:pStyle w:val="Ttulo5"/>
        <w:numPr>
          <w:ilvl w:val="0"/>
          <w:numId w:val="21"/>
        </w:numPr>
      </w:pPr>
      <w:r w:rsidRPr="00BA156B">
        <w:lastRenderedPageBreak/>
        <w:t xml:space="preserve">Evaluación </w:t>
      </w:r>
      <w:r w:rsidR="00B137E1" w:rsidRPr="00BA156B">
        <w:t>Heurística</w:t>
      </w:r>
    </w:p>
    <w:p w14:paraId="66DD1960" w14:textId="54BA4BF5" w:rsidR="00B674F0" w:rsidRPr="00BA156B" w:rsidRDefault="00B674F0" w:rsidP="00466892">
      <w:pPr>
        <w:pStyle w:val="Texto"/>
      </w:pPr>
      <w:r w:rsidRPr="00BA156B">
        <w:t xml:space="preserve">Test realizado por el mismo diseñador para encontrar posibles errores de usabilidad, es una prueba rápida y efectiva donde se revisa que se cumplan los 10 principios de heurística de </w:t>
      </w:r>
      <w:proofErr w:type="spellStart"/>
      <w:r w:rsidRPr="00BA156B">
        <w:t>Molich</w:t>
      </w:r>
      <w:proofErr w:type="spellEnd"/>
      <w:r w:rsidRPr="00BA156B">
        <w:t xml:space="preserve"> y </w:t>
      </w:r>
      <w:proofErr w:type="spellStart"/>
      <w:r w:rsidRPr="00BA156B">
        <w:t>Nielsen</w:t>
      </w:r>
      <w:proofErr w:type="spellEnd"/>
      <w:r w:rsidR="00107D89" w:rsidRPr="00BA156B">
        <w:t xml:space="preserve"> </w:t>
      </w:r>
      <w:r w:rsidR="0077483C" w:rsidRPr="00BA156B">
        <w:fldChar w:fldCharType="begin" w:fldLock="1"/>
      </w:r>
      <w:r w:rsidR="000A0E57">
        <w:instrText>ADDIN CSL_CITATION {"citationItems":[{"id":"ITEM-1","itemData":{"URL":"http://www.modernanalyst.com/Careers/InterviewQuestions/tabid/128/ID/2191/Describe-the-User-Centered-Design-methodology.aspx","accessed":{"date-parts":[["2017","5","24"]]},"id":"ITEM-1","issued":{"date-parts":[["0"]]},"title":"Describe the User Centered Design methodology","type":"webpage"},"uris":["http://www.mendeley.com/documents/?uuid=67757dbc-0a67-3a13-a273-9d3105e73b51"]}],"mendeley":{"formattedCitation":"(27)","plainTextFormattedCitation":"(27)","previouslyFormattedCitation":"(30)"},"properties":{"noteIndex":0},"schema":"https://github.com/citation-style-language/schema/raw/master/csl-citation.json"}</w:instrText>
      </w:r>
      <w:r w:rsidR="0077483C" w:rsidRPr="00BA156B">
        <w:fldChar w:fldCharType="separate"/>
      </w:r>
      <w:r w:rsidR="000A0E57" w:rsidRPr="000A0E57">
        <w:rPr>
          <w:noProof/>
        </w:rPr>
        <w:t>(27)</w:t>
      </w:r>
      <w:r w:rsidR="0077483C" w:rsidRPr="00BA156B">
        <w:fldChar w:fldCharType="end"/>
      </w:r>
      <w:r w:rsidR="007B7445" w:rsidRPr="00BA156B">
        <w:t>.</w:t>
      </w:r>
      <w:r w:rsidRPr="00BA156B">
        <w:t xml:space="preserve"> </w:t>
      </w:r>
    </w:p>
    <w:p w14:paraId="4B2356F5" w14:textId="77777777" w:rsidR="00466892" w:rsidRDefault="00B674F0" w:rsidP="00466892">
      <w:pPr>
        <w:pStyle w:val="Ttulo5"/>
      </w:pPr>
      <w:r w:rsidRPr="00BA156B">
        <w:t>T</w:t>
      </w:r>
      <w:r w:rsidR="00D90FCF" w:rsidRPr="00BA156B">
        <w:t>est de Usuarios</w:t>
      </w:r>
      <w:r w:rsidRPr="00BA156B">
        <w:t xml:space="preserve"> </w:t>
      </w:r>
    </w:p>
    <w:p w14:paraId="25CBE21A" w14:textId="52D6B4BB" w:rsidR="00107D89" w:rsidRPr="00017896" w:rsidRDefault="00B674F0" w:rsidP="00466892">
      <w:pPr>
        <w:pStyle w:val="Texto"/>
      </w:pPr>
      <w:r w:rsidRPr="00BA156B">
        <w:t>Pruebas con usuarios para encontrar p</w:t>
      </w:r>
      <w:r w:rsidR="00107D89" w:rsidRPr="00BA156B">
        <w:t xml:space="preserve">osibles problemas de usabilidad. </w:t>
      </w:r>
      <w:r w:rsidR="007925FD">
        <w:t xml:space="preserve">Una de las maneras de realizar pruebas con usuarios es la “Realización de Tareas” que sirve para aprender acerca de los usuarios por medio de la observación directa mientras ellos realizan tareas interactuando con el prototipo e intentan cumplir ciertos objetivos. Este método ayuda a identificar problemas en las tareas que el </w:t>
      </w:r>
      <w:r w:rsidR="00F95B03">
        <w:t>aplicativo informático</w:t>
      </w:r>
      <w:r w:rsidR="007925FD">
        <w:t xml:space="preserve"> debe ser capaz de realizar y una vez identificados, ayuda a probar su rediseño. Para esto, deben identificarse tareas por cada tipo de usuario que puedan ser resueltas con el prototipo a probar y entregarlo a los usuarios al momento de la prueba </w:t>
      </w:r>
      <w:r w:rsidR="0077483C">
        <w:fldChar w:fldCharType="begin" w:fldLock="1"/>
      </w:r>
      <w:r w:rsidR="000A0E57">
        <w:instrText>ADDIN CSL_CITATION {"citationItems":[{"id":"ITEM-1","itemData":{"abstract":"Task analysis is the process of learning about ordinary users by observing them in action to understand in detail how they perform their tasks and achieve their intended goals.","author":[{"dropping-particle":"","family":"Usability.gov","given":"","non-dropping-particle":"","parse-names":false,"suffix":""}],"id":"ITEM-1","issued":{"date-parts":[["2013","9","6"]]},"publisher":"Department of Health and Human Services","title":"Task Analysis","type":"article-journal"},"uris":["http://www.mendeley.com/documents/?uuid=6f9a967c-3347-3b24-a45f-18f654cbd3fd"]}],"mendeley":{"formattedCitation":"(28)","plainTextFormattedCitation":"(28)","previouslyFormattedCitation":"(31)"},"properties":{"noteIndex":0},"schema":"https://github.com/citation-style-language/schema/raw/master/csl-citation.json"}</w:instrText>
      </w:r>
      <w:r w:rsidR="0077483C">
        <w:fldChar w:fldCharType="separate"/>
      </w:r>
      <w:r w:rsidR="000A0E57" w:rsidRPr="000A0E57">
        <w:rPr>
          <w:noProof/>
        </w:rPr>
        <w:t>(28)</w:t>
      </w:r>
      <w:r w:rsidR="0077483C">
        <w:fldChar w:fldCharType="end"/>
      </w:r>
      <w:r w:rsidR="007925FD">
        <w:t xml:space="preserve">. Si el usuario logra realizar la tarea encomendada, se presta más atención al flujo que utilizo este para conseguirla y, en el caso que no se lograra realizar la tarea, se presta atención a cuales podrían haber sido los inconvenientes del usuario que impidieron que este realizara la tarea. </w:t>
      </w:r>
      <w:r w:rsidR="00D92F33">
        <w:t>El desarrollo de la “Realización de Tareas” va usualmente de la mano con</w:t>
      </w:r>
      <w:r w:rsidRPr="00BA156B">
        <w:t xml:space="preserve"> </w:t>
      </w:r>
      <w:r w:rsidR="007925FD">
        <w:t>la metodología “</w:t>
      </w:r>
      <w:proofErr w:type="spellStart"/>
      <w:r w:rsidR="007925FD" w:rsidRPr="00F916E3">
        <w:t>Think-Aloud</w:t>
      </w:r>
      <w:proofErr w:type="spellEnd"/>
      <w:r w:rsidR="007925FD">
        <w:t xml:space="preserve">” </w:t>
      </w:r>
      <w:r w:rsidR="00D92F33">
        <w:t xml:space="preserve">ya que ayuda a determinar expectativas de los usuarios e identificar aspectos del </w:t>
      </w:r>
      <w:r w:rsidR="00F95B03">
        <w:t>aplicativo informático</w:t>
      </w:r>
      <w:r w:rsidR="00D92F33">
        <w:t xml:space="preserve"> que puedan resultar confusos.</w:t>
      </w:r>
      <w:r w:rsidR="007925FD">
        <w:t xml:space="preserve"> </w:t>
      </w:r>
      <w:r w:rsidR="00D92F33">
        <w:t>Consiste en l</w:t>
      </w:r>
      <w:r w:rsidR="007925FD">
        <w:t>a observaci</w:t>
      </w:r>
      <w:r w:rsidR="00D92F33">
        <w:t>ó</w:t>
      </w:r>
      <w:r w:rsidR="007925FD">
        <w:t xml:space="preserve">n directa </w:t>
      </w:r>
      <w:r w:rsidR="00D92F33">
        <w:t xml:space="preserve">mientras el usuario va realizando la tarea y se le pide al usuario que vaya explicando en voz alta lo que observa, entiende, siente y hace en cada momento </w:t>
      </w:r>
      <w:r w:rsidR="0077483C">
        <w:fldChar w:fldCharType="begin" w:fldLock="1"/>
      </w:r>
      <w:r w:rsidR="000A0E57">
        <w:instrText>ADDIN CSL_CITATION {"citationItems":[{"id":"ITEM-1","itemData":{"URL":"http://www.usabilitybok.org/think-aloud-testing","accessed":{"date-parts":[["2018","6","21"]]},"author":[{"dropping-particle":"","family":"Usability Body of Knowledge","given":"","non-dropping-particle":"","parse-names":false,"suffix":""}],"id":"ITEM-1","issued":{"date-parts":[["0"]]},"title":"Think Aloud Testing | Usability Body of Knowledge","type":"webpage"},"uris":["http://www.mendeley.com/documents/?uuid=22e72d3c-1991-3aa8-9cfa-5be5a74ca579"]}],"mendeley":{"formattedCitation":"(29)","plainTextFormattedCitation":"(29)","previouslyFormattedCitation":"(32)"},"properties":{"noteIndex":0},"schema":"https://github.com/citation-style-language/schema/raw/master/csl-citation.json"}</w:instrText>
      </w:r>
      <w:r w:rsidR="0077483C">
        <w:fldChar w:fldCharType="separate"/>
      </w:r>
      <w:r w:rsidR="000A0E57" w:rsidRPr="000A0E57">
        <w:rPr>
          <w:noProof/>
        </w:rPr>
        <w:t>(29)</w:t>
      </w:r>
      <w:r w:rsidR="0077483C">
        <w:fldChar w:fldCharType="end"/>
      </w:r>
      <w:r w:rsidR="00D92F33">
        <w:t>.</w:t>
      </w:r>
    </w:p>
    <w:p w14:paraId="19ADC4E8" w14:textId="77777777" w:rsidR="0061601E" w:rsidRPr="00017896" w:rsidRDefault="00107D89" w:rsidP="00017896">
      <w:pPr>
        <w:pStyle w:val="Texto"/>
      </w:pPr>
      <w:r w:rsidRPr="00BA156B">
        <w:lastRenderedPageBreak/>
        <w:t>Cabe resaltar que la fase de diseño y la fase de evaluación, son iterativas, es decir que se repite el proceso la cantidad de veces que sea necesario para tener un diseño consistente.</w:t>
      </w:r>
    </w:p>
    <w:p w14:paraId="3A67BA5E" w14:textId="77777777" w:rsidR="00B674F0" w:rsidRPr="00BA156B" w:rsidRDefault="007A0FFF" w:rsidP="00107D89">
      <w:pPr>
        <w:pStyle w:val="Ttulo3"/>
        <w:rPr>
          <w:lang w:val="es-PE"/>
        </w:rPr>
      </w:pPr>
      <w:bookmarkStart w:id="24" w:name="_Toc520655631"/>
      <w:r w:rsidRPr="00BA156B">
        <w:rPr>
          <w:lang w:val="es-PE"/>
        </w:rPr>
        <w:t xml:space="preserve">Importancia </w:t>
      </w:r>
      <w:r>
        <w:rPr>
          <w:lang w:val="es-PE"/>
        </w:rPr>
        <w:t xml:space="preserve">del </w:t>
      </w:r>
      <w:r w:rsidR="00562533" w:rsidRPr="00BA156B">
        <w:rPr>
          <w:lang w:val="es-PE"/>
        </w:rPr>
        <w:t>Diseño centrado en el usuario en el sector salud</w:t>
      </w:r>
      <w:r>
        <w:rPr>
          <w:lang w:val="es-PE"/>
        </w:rPr>
        <w:t>.</w:t>
      </w:r>
      <w:bookmarkEnd w:id="24"/>
      <w:r w:rsidR="00562533" w:rsidRPr="00BA156B">
        <w:rPr>
          <w:lang w:val="es-PE"/>
        </w:rPr>
        <w:t xml:space="preserve"> </w:t>
      </w:r>
    </w:p>
    <w:p w14:paraId="386589EE" w14:textId="18D89B79" w:rsidR="00B674F0" w:rsidRPr="00017896" w:rsidRDefault="00054753" w:rsidP="00017896">
      <w:pPr>
        <w:pStyle w:val="Texto"/>
      </w:pPr>
      <w:r w:rsidRPr="00BA156B">
        <w:t>L</w:t>
      </w:r>
      <w:r w:rsidR="00B674F0" w:rsidRPr="00BA156B">
        <w:t xml:space="preserve">os principios del </w:t>
      </w:r>
      <w:r w:rsidRPr="00BA156B">
        <w:t>UCD</w:t>
      </w:r>
      <w:r w:rsidR="00B674F0" w:rsidRPr="00BA156B">
        <w:t xml:space="preserve"> en Tecno</w:t>
      </w:r>
      <w:r w:rsidR="0038486C" w:rsidRPr="00BA156B">
        <w:t>logías de Información en Salud</w:t>
      </w:r>
      <w:r w:rsidR="00B674F0" w:rsidRPr="00BA156B">
        <w:t xml:space="preserve"> </w:t>
      </w:r>
      <w:r w:rsidR="006C2342" w:rsidRPr="00BA156B">
        <w:t>(</w:t>
      </w:r>
      <w:proofErr w:type="spellStart"/>
      <w:r w:rsidR="006C2342" w:rsidRPr="00F916E3">
        <w:t>Health</w:t>
      </w:r>
      <w:proofErr w:type="spellEnd"/>
      <w:r w:rsidR="006C2342" w:rsidRPr="00F916E3">
        <w:t xml:space="preserve"> </w:t>
      </w:r>
      <w:proofErr w:type="spellStart"/>
      <w:r w:rsidR="006C2342" w:rsidRPr="00F916E3">
        <w:t>Information</w:t>
      </w:r>
      <w:proofErr w:type="spellEnd"/>
      <w:r w:rsidR="006C2342" w:rsidRPr="00F916E3">
        <w:t xml:space="preserve"> Technologies</w:t>
      </w:r>
      <w:r w:rsidR="006C2342" w:rsidRPr="00BA156B">
        <w:t xml:space="preserve">, HIT) </w:t>
      </w:r>
      <w:r w:rsidR="00B674F0" w:rsidRPr="00BA156B">
        <w:t xml:space="preserve">han sido identificados como fundamentales por la Asociación Médica Americana en conjunto con el gobierno de Estados Unidos, ya que consideran a estos enfoques como requerimientos críticos al momento de crear un </w:t>
      </w:r>
      <w:r w:rsidR="001C1FCB">
        <w:t>aplicativo informático</w:t>
      </w:r>
      <w:r w:rsidR="00E94926">
        <w:t xml:space="preserve"> </w:t>
      </w:r>
      <w:r w:rsidR="00B674F0" w:rsidRPr="00BA156B">
        <w:t xml:space="preserve">clínico </w:t>
      </w:r>
      <w:r w:rsidR="0077483C" w:rsidRPr="00BA156B">
        <w:fldChar w:fldCharType="begin" w:fldLock="1"/>
      </w:r>
      <w:r w:rsidR="000A0E57">
        <w:instrText>ADDIN CSL_CITATION {"citationItems":[{"id":"ITEM-1","itemData":{"URL":"http://pinnacle-center.com/hit-implementation-strategies-and-user-centered-design/","accessed":{"date-parts":[["2017","5","29"]]},"id":"ITEM-1","issued":{"date-parts":[["0"]]},"title":"HIT Implementation Strategies and User-Centered Design","type":"webpage"},"uris":["http://www.mendeley.com/documents/?uuid=c3f1c253-5323-3431-a01e-a48ae27081b5"]}],"mendeley":{"formattedCitation":"(30)","plainTextFormattedCitation":"(30)","previouslyFormattedCitation":"(33)"},"properties":{"noteIndex":0},"schema":"https://github.com/citation-style-language/schema/raw/master/csl-citation.json"}</w:instrText>
      </w:r>
      <w:r w:rsidR="0077483C" w:rsidRPr="00BA156B">
        <w:fldChar w:fldCharType="separate"/>
      </w:r>
      <w:r w:rsidR="000A0E57" w:rsidRPr="000A0E57">
        <w:rPr>
          <w:noProof/>
        </w:rPr>
        <w:t>(30)</w:t>
      </w:r>
      <w:r w:rsidR="0077483C" w:rsidRPr="00BA156B">
        <w:fldChar w:fldCharType="end"/>
      </w:r>
      <w:r w:rsidR="007B7445" w:rsidRPr="00BA156B">
        <w:t>.</w:t>
      </w:r>
      <w:r w:rsidRPr="00BA156B">
        <w:t xml:space="preserve"> Sin el uso de esta </w:t>
      </w:r>
      <w:r w:rsidR="00B05607" w:rsidRPr="00BA156B">
        <w:t>metodología</w:t>
      </w:r>
      <w:r w:rsidR="00B674F0" w:rsidRPr="00BA156B">
        <w:t xml:space="preserve">, no se puede garantizar que un </w:t>
      </w:r>
      <w:r w:rsidR="001C1FCB">
        <w:t>aplicativo informático</w:t>
      </w:r>
      <w:r w:rsidR="00E94926">
        <w:t xml:space="preserve"> </w:t>
      </w:r>
      <w:r w:rsidR="00B674F0" w:rsidRPr="00BA156B">
        <w:t>clínico sea usable y útil para lo que se deseaba</w:t>
      </w:r>
      <w:r w:rsidR="007B7445" w:rsidRPr="00BA156B">
        <w:t>.</w:t>
      </w:r>
      <w:r w:rsidR="00B674F0" w:rsidRPr="00BA156B">
        <w:t xml:space="preserve"> Existen estudios donde se demuestra que la creación de un diseño apropiado para la visualización de datos médicos es valioso para conseguir la participación y compromiso del paciente </w:t>
      </w:r>
      <w:r w:rsidR="0077483C" w:rsidRPr="00BA156B">
        <w:fldChar w:fldCharType="begin" w:fldLock="1"/>
      </w:r>
      <w:r w:rsidR="000A0E57">
        <w:instrText>ADDIN CSL_CITATION {"citationItems":[{"id":"ITEM-1","itemData":{"DOI":"10.1089/tmj.2014.0012","ISSN":"1530-5627","PMID":"25401414","abstract":"Abstract Background: Smart home technologies provide a valuable resource to unobtrusively monitor health and wellness within an older adult population. However, the breadth and density of data available along with aging associated decreases in working memory, prospective memory, spatial cognition, and processing speed can make it challenging to comprehend for older adults. We developed visualizations of smart home health data integrated into a framework of wellness. We evaluated the visualizations through focus groups with older adults and identified recommendations to guide the future development of visualizations. Materials and Methods: We conducted four focus groups with older adult participants (n=31) at an independent retirement community. Participants were presented with three different visualizations from a wellness pilot study. A qualitative descriptive analysis was conducted to identify thematic content. Results: We identified three themes related to processing and application of visualizations: ...","author":[{"dropping-particle":"","family":"Le","given":"Thai","non-dropping-particle":"","parse-names":false,"suffix":""},{"dropping-particle":"","family":"Reeder","given":"Blaine","non-dropping-particle":"","parse-names":false,"suffix":""},{"dropping-particle":"","family":"Yoo","given":"Daisy","non-dropping-particle":"","parse-names":false,"suffix":""},{"dropping-particle":"","family":"Aziz","given":"Rafae","non-dropping-particle":"","parse-names":false,"suffix":""},{"dropping-particle":"","family":"Thompson","given":"Hilaire J.","non-dropping-particle":"","parse-names":false,"suffix":""},{"dropping-particle":"","family":"Demiris","given":"George","non-dropping-particle":"","parse-names":false,"suffix":""}],"container-title":"Telemedicine and e-Health","id":"ITEM-1","issue":"1","issued":{"date-parts":[["2015"]]},"page":"9-15","title":"An Evaluation of Wellness Assessment Visualizations for Older Adults","type":"article-journal","volume":"21"},"uris":["http://www.mendeley.com/documents/?uuid=9fc5cc55-41a4-453d-a817-a81e0724f663"]}],"mendeley":{"formattedCitation":"(31)","plainTextFormattedCitation":"(31)","previouslyFormattedCitation":"(34)"},"properties":{"noteIndex":0},"schema":"https://github.com/citation-style-language/schema/raw/master/csl-citation.json"}</w:instrText>
      </w:r>
      <w:r w:rsidR="0077483C" w:rsidRPr="00BA156B">
        <w:fldChar w:fldCharType="separate"/>
      </w:r>
      <w:r w:rsidR="000A0E57" w:rsidRPr="000A0E57">
        <w:rPr>
          <w:noProof/>
        </w:rPr>
        <w:t>(31)</w:t>
      </w:r>
      <w:r w:rsidR="0077483C" w:rsidRPr="00BA156B">
        <w:fldChar w:fldCharType="end"/>
      </w:r>
      <w:r w:rsidR="00B674F0" w:rsidRPr="00BA156B">
        <w:t xml:space="preserve">, asegurando su funcionalidad y aumentando la probabilidad de conseguir los resultados esperados </w:t>
      </w:r>
      <w:r w:rsidR="0077483C" w:rsidRPr="00BA156B">
        <w:fldChar w:fldCharType="begin" w:fldLock="1"/>
      </w:r>
      <w:r w:rsidR="000A0E57">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(32)","plainTextFormattedCitation":"(32)","previouslyFormattedCitation":"(35)"},"properties":{"noteIndex":0},"schema":"https://github.com/citation-style-language/schema/raw/master/csl-citation.json"}</w:instrText>
      </w:r>
      <w:r w:rsidR="0077483C" w:rsidRPr="00BA156B">
        <w:fldChar w:fldCharType="separate"/>
      </w:r>
      <w:r w:rsidR="000A0E57" w:rsidRPr="000A0E57">
        <w:rPr>
          <w:noProof/>
        </w:rPr>
        <w:t>(32)</w:t>
      </w:r>
      <w:r w:rsidR="0077483C" w:rsidRPr="00BA156B">
        <w:fldChar w:fldCharType="end"/>
      </w:r>
      <w:r w:rsidR="007B7445" w:rsidRPr="00BA156B">
        <w:t>.</w:t>
      </w:r>
      <w:r w:rsidR="00B674F0" w:rsidRPr="00BA156B">
        <w:t xml:space="preserve"> </w:t>
      </w:r>
    </w:p>
    <w:p w14:paraId="2A694AE0" w14:textId="36BD89B5" w:rsidR="003E4989" w:rsidRDefault="00B018AF" w:rsidP="00017896">
      <w:pPr>
        <w:pStyle w:val="Texto"/>
      </w:pPr>
      <w:r w:rsidRPr="00BA156B">
        <w:t xml:space="preserve">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w:t>
      </w:r>
      <w:r w:rsidR="0077483C" w:rsidRPr="00BA156B">
        <w:fldChar w:fldCharType="begin" w:fldLock="1"/>
      </w:r>
      <w:r w:rsidR="000A0E57">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(32)","plainTextFormattedCitation":"(32)","previouslyFormattedCitation":"(35)"},"properties":{"noteIndex":0},"schema":"https://github.com/citation-style-language/schema/raw/master/csl-citation.json"}</w:instrText>
      </w:r>
      <w:r w:rsidR="0077483C" w:rsidRPr="00BA156B">
        <w:fldChar w:fldCharType="separate"/>
      </w:r>
      <w:r w:rsidR="000A0E57" w:rsidRPr="000A0E57">
        <w:rPr>
          <w:noProof/>
        </w:rPr>
        <w:t>(32)</w:t>
      </w:r>
      <w:r w:rsidR="0077483C" w:rsidRPr="00BA156B">
        <w:fldChar w:fldCharType="end"/>
      </w:r>
      <w:r w:rsidRPr="00BA156B">
        <w:t>.</w:t>
      </w:r>
    </w:p>
    <w:p w14:paraId="246A3DEE" w14:textId="77777777" w:rsidR="00EC3B35" w:rsidRPr="00BA156B" w:rsidRDefault="00EC3B35" w:rsidP="00EC3B35">
      <w:pPr>
        <w:pStyle w:val="Ttulo3"/>
      </w:pPr>
      <w:bookmarkStart w:id="25" w:name="_Toc520655632"/>
      <w:r w:rsidRPr="00BA156B">
        <w:t>Diseño centrado en el usuario en el sector Salud en Perú</w:t>
      </w:r>
      <w:bookmarkEnd w:id="25"/>
    </w:p>
    <w:p w14:paraId="1AD6A30A" w14:textId="77777777" w:rsidR="00EC3B35" w:rsidRPr="00017896" w:rsidRDefault="00EC3B35" w:rsidP="00EC3B35">
      <w:pPr>
        <w:pStyle w:val="Texto"/>
      </w:pPr>
      <w:r w:rsidRPr="00BA156B">
        <w:t xml:space="preserve">En el caso del Perú, todavía existe una alta resistencia al cambio en el aspecto tecnológico, por la idea equivocada de que, por la adopción de nuevas tecnologías, </w:t>
      </w:r>
      <w:r w:rsidRPr="00BA156B">
        <w:lastRenderedPageBreak/>
        <w:t xml:space="preserve">los empleados podrían perjudicarse en su trabajo o incluso perderlo. Es por esto que la implementación de nuevos </w:t>
      </w:r>
      <w:r>
        <w:t xml:space="preserve">aplicativos informáticos </w:t>
      </w:r>
      <w:r w:rsidRPr="00BA156B">
        <w:t xml:space="preserve">para la mejora de procesos es limitada ya que los pocos </w:t>
      </w:r>
      <w:r>
        <w:t>de ellos</w:t>
      </w:r>
      <w:r w:rsidRPr="00BA156B">
        <w:t xml:space="preserve"> que llegan a implementarse, no llegan a ser aprovechados en su totalidad. Seguir los enfoques de UCD podría marcar una diferencia significativa en la adopción de </w:t>
      </w:r>
      <w:r>
        <w:t>aplicativos informáticos</w:t>
      </w:r>
      <w:r w:rsidRPr="00BA156B">
        <w:t xml:space="preserve"> en el sector salud, tanto en sistemas clínicos como en sistemas de gestión de diversos recursos. El uso de estos enfoques se ve</w:t>
      </w:r>
      <w:r>
        <w:t xml:space="preserve"> limitado debido a que no se </w:t>
      </w:r>
      <w:r w:rsidRPr="00BA156B">
        <w:t xml:space="preserve">da la importancia necesaria a las pruebas de aplicativos con usuarios, a la falta de tiempo y recursos en la implementación de dichos </w:t>
      </w:r>
      <w:r w:rsidR="00F95B03">
        <w:t>aplicativo informático</w:t>
      </w:r>
      <w:r w:rsidRPr="00BA156B">
        <w:t xml:space="preserve">, falta de experiencia en dichos enfoques y principalmente, la idea de que un </w:t>
      </w:r>
      <w:r>
        <w:t>aplicativo informático</w:t>
      </w:r>
      <w:r w:rsidRPr="00BA156B">
        <w:t xml:space="preserve"> solo debe desarrollarse para cumplir los objetivos de la empresa y no darle valor a las apreciaciones de los usuarios finales.</w:t>
      </w:r>
    </w:p>
    <w:p w14:paraId="3739665D" w14:textId="77777777" w:rsidR="00562533" w:rsidRPr="00BA156B" w:rsidRDefault="00562533" w:rsidP="009E44F3">
      <w:pPr>
        <w:pStyle w:val="Ttulo2"/>
        <w:rPr>
          <w:lang w:val="es-PE"/>
        </w:rPr>
      </w:pPr>
      <w:bookmarkStart w:id="26" w:name="_Toc520655238"/>
      <w:bookmarkStart w:id="27" w:name="_Toc520655633"/>
      <w:bookmarkStart w:id="28" w:name="_Toc520655239"/>
      <w:bookmarkStart w:id="29" w:name="_Toc520655634"/>
      <w:bookmarkStart w:id="30" w:name="_Toc520655635"/>
      <w:bookmarkEnd w:id="26"/>
      <w:bookmarkEnd w:id="27"/>
      <w:bookmarkEnd w:id="28"/>
      <w:bookmarkEnd w:id="29"/>
      <w:r w:rsidRPr="00BA156B">
        <w:rPr>
          <w:lang w:val="es-PE"/>
        </w:rPr>
        <w:t xml:space="preserve">Caso: </w:t>
      </w:r>
      <w:r w:rsidR="00302145" w:rsidRPr="00BA156B">
        <w:rPr>
          <w:lang w:val="es-PE"/>
        </w:rPr>
        <w:t>Superintendencia Nacional de Salud (</w:t>
      </w:r>
      <w:r w:rsidRPr="00BA156B">
        <w:rPr>
          <w:lang w:val="es-PE"/>
        </w:rPr>
        <w:t>SUSALUD</w:t>
      </w:r>
      <w:r w:rsidR="00302145" w:rsidRPr="00BA156B">
        <w:rPr>
          <w:lang w:val="es-PE"/>
        </w:rPr>
        <w:t>)</w:t>
      </w:r>
      <w:r w:rsidRPr="00BA156B">
        <w:rPr>
          <w:lang w:val="es-PE"/>
        </w:rPr>
        <w:t xml:space="preserve"> – Perú</w:t>
      </w:r>
      <w:bookmarkEnd w:id="30"/>
    </w:p>
    <w:p w14:paraId="3018CC50" w14:textId="77777777" w:rsidR="00262D6E" w:rsidRPr="00BA156B" w:rsidRDefault="00262D6E" w:rsidP="004F4C96">
      <w:pPr>
        <w:pStyle w:val="Ttulo3"/>
        <w:rPr>
          <w:lang w:val="es-PE"/>
        </w:rPr>
      </w:pPr>
      <w:bookmarkStart w:id="31" w:name="_Toc520655636"/>
      <w:r w:rsidRPr="00BA156B">
        <w:rPr>
          <w:lang w:val="es-PE"/>
        </w:rPr>
        <w:t>D</w:t>
      </w:r>
      <w:r w:rsidR="00562533" w:rsidRPr="00BA156B">
        <w:rPr>
          <w:lang w:val="es-PE"/>
        </w:rPr>
        <w:t>escripción</w:t>
      </w:r>
      <w:bookmarkEnd w:id="31"/>
    </w:p>
    <w:p w14:paraId="4262DA53" w14:textId="12BF8D4E" w:rsidR="00652560" w:rsidRPr="00017896" w:rsidRDefault="00302145" w:rsidP="00017896">
      <w:pPr>
        <w:pStyle w:val="Texto"/>
      </w:pPr>
      <w:r w:rsidRPr="00BA156B">
        <w:t>S</w:t>
      </w:r>
      <w:r w:rsidR="004F4C96" w:rsidRPr="00BA156B">
        <w:t>USALUD</w:t>
      </w:r>
      <w:r w:rsidR="00652560" w:rsidRPr="00BA156B">
        <w:t xml:space="preserve"> es la encargada de proteger los derechos en salud del ciudadano peruano, orientando sus acciones hacia el empoderamiento para colocar al ciudadano en el centro del sistema de salud, sin importar las condiciones de su seguro </w:t>
      </w:r>
      <w:r w:rsidR="004C67AC" w:rsidRPr="00BA156B">
        <w:t>médico</w:t>
      </w:r>
      <w:r w:rsidR="00652560" w:rsidRPr="00BA156B">
        <w:t xml:space="preserve"> ni el lugar donde se atiende</w:t>
      </w:r>
      <w:r w:rsidR="007B7445" w:rsidRPr="00BA156B">
        <w:t>.</w:t>
      </w:r>
      <w:r w:rsidR="00652560" w:rsidRPr="00BA156B">
        <w:t xml:space="preserve"> SUSALUD tiene autoridad tanto en </w:t>
      </w:r>
      <w:r w:rsidR="004F4C96" w:rsidRPr="00BA156B">
        <w:t xml:space="preserve">IPRESS públicas, privadas y mixtas </w:t>
      </w:r>
      <w:r w:rsidR="00652560" w:rsidRPr="00BA156B">
        <w:t xml:space="preserve">y en </w:t>
      </w:r>
      <w:r w:rsidR="004F4C96" w:rsidRPr="00BA156B">
        <w:t>IAFAS</w:t>
      </w:r>
      <w:r w:rsidR="00CC65BF" w:rsidRPr="00BA156B">
        <w:t xml:space="preserve"> </w:t>
      </w:r>
      <w:r w:rsidR="0077483C" w:rsidRPr="00BA156B">
        <w:fldChar w:fldCharType="begin" w:fldLock="1"/>
      </w:r>
      <w:r w:rsidR="000A0E57">
        <w:instrText>ADDIN CSL_CITATION {"citationItems":[{"id":"ITEM-1","itemData":{"author":[{"dropping-particle":"","family":"Peruano","given":"","non-dropping-particle":"El","parse-names":false,"suffix":""}],"id":"ITEM-1","issued":{"date-parts":[["2014"]]},"title":"DECRETO SUPREMO Nº 008-2014-SA","type":"article-journal"},"uris":["http://www.mendeley.com/documents/?uuid=0dd40f26-9b5a-3df5-a923-0bd566088466"]}],"mendeley":{"formattedCitation":"(33)","plainTextFormattedCitation":"(33)","previouslyFormattedCitation":"(36)"},"properties":{"noteIndex":0},"schema":"https://github.com/citation-style-language/schema/raw/master/csl-citation.json"}</w:instrText>
      </w:r>
      <w:r w:rsidR="0077483C" w:rsidRPr="00BA156B">
        <w:fldChar w:fldCharType="separate"/>
      </w:r>
      <w:r w:rsidR="000A0E57" w:rsidRPr="000A0E57">
        <w:rPr>
          <w:noProof/>
        </w:rPr>
        <w:t>(33)</w:t>
      </w:r>
      <w:r w:rsidR="0077483C" w:rsidRPr="00BA156B">
        <w:fldChar w:fldCharType="end"/>
      </w:r>
      <w:r w:rsidR="007B7445" w:rsidRPr="00BA156B">
        <w:t>.</w:t>
      </w:r>
      <w:r w:rsidR="00652560" w:rsidRPr="00BA156B">
        <w:t xml:space="preserve"> </w:t>
      </w:r>
    </w:p>
    <w:p w14:paraId="655E8402" w14:textId="77777777" w:rsidR="00652560" w:rsidRPr="00017896" w:rsidRDefault="00652560" w:rsidP="00017896">
      <w:pPr>
        <w:pStyle w:val="Texto"/>
      </w:pPr>
      <w:r w:rsidRPr="00BA156B">
        <w:t>Cuenta con 4 líneas de acción:</w:t>
      </w:r>
    </w:p>
    <w:p w14:paraId="75FB231B" w14:textId="77777777" w:rsidR="00652560" w:rsidRPr="00BA156B" w:rsidRDefault="00652560" w:rsidP="00A50DD7">
      <w:pPr>
        <w:pStyle w:val="Texto"/>
        <w:numPr>
          <w:ilvl w:val="0"/>
          <w:numId w:val="25"/>
        </w:numPr>
      </w:pPr>
      <w:r w:rsidRPr="00BA156B">
        <w:t>Promoción y protección de los derechos en salud</w:t>
      </w:r>
      <w:r w:rsidR="007B7445" w:rsidRPr="00BA156B">
        <w:t>.</w:t>
      </w:r>
    </w:p>
    <w:p w14:paraId="3E7EAF9B" w14:textId="77777777" w:rsidR="00652560" w:rsidRPr="00BA156B" w:rsidRDefault="00652560" w:rsidP="00A50DD7">
      <w:pPr>
        <w:pStyle w:val="Texto"/>
        <w:numPr>
          <w:ilvl w:val="0"/>
          <w:numId w:val="25"/>
        </w:numPr>
      </w:pPr>
      <w:r w:rsidRPr="00BA156B">
        <w:t>Prevención, mediante supervisión a los establecimientos de salud</w:t>
      </w:r>
      <w:r w:rsidR="007B7445" w:rsidRPr="00BA156B">
        <w:t>.</w:t>
      </w:r>
    </w:p>
    <w:p w14:paraId="1D239D42" w14:textId="77777777" w:rsidR="00652560" w:rsidRPr="00BA156B" w:rsidRDefault="00652560" w:rsidP="00A50DD7">
      <w:pPr>
        <w:pStyle w:val="Texto"/>
        <w:numPr>
          <w:ilvl w:val="0"/>
          <w:numId w:val="25"/>
        </w:numPr>
      </w:pPr>
      <w:r w:rsidRPr="00BA156B">
        <w:lastRenderedPageBreak/>
        <w:t>Restitución al derecho, por medio de fiscalización, medidas correctivas y sanciones cuando se ameriten</w:t>
      </w:r>
      <w:r w:rsidR="007B7445" w:rsidRPr="00BA156B">
        <w:t>.</w:t>
      </w:r>
    </w:p>
    <w:p w14:paraId="7A54BF8B" w14:textId="77777777" w:rsidR="00652560" w:rsidRPr="00017896" w:rsidRDefault="00652560" w:rsidP="00A50DD7">
      <w:pPr>
        <w:pStyle w:val="Texto"/>
        <w:numPr>
          <w:ilvl w:val="0"/>
          <w:numId w:val="25"/>
        </w:numPr>
      </w:pPr>
      <w:r w:rsidRPr="00BA156B">
        <w:t>Investigación y Desarrollo, por medio de sistemas de información</w:t>
      </w:r>
      <w:r w:rsidR="007B7445" w:rsidRPr="00BA156B">
        <w:t>.</w:t>
      </w:r>
    </w:p>
    <w:p w14:paraId="20453E25" w14:textId="36E1D68E" w:rsidR="00652560" w:rsidRPr="00017896" w:rsidRDefault="00CC65BF" w:rsidP="00017896">
      <w:pPr>
        <w:pStyle w:val="Texto"/>
      </w:pPr>
      <w:r w:rsidRPr="00BA156B">
        <w:t>Para enero del 2018</w:t>
      </w:r>
      <w:r w:rsidR="002D6887" w:rsidRPr="00BA156B">
        <w:t>, existen en total 21’119</w:t>
      </w:r>
      <w:r w:rsidR="00652560" w:rsidRPr="00BA156B">
        <w:t xml:space="preserve"> IPRESS a nivel nacional, las c</w:t>
      </w:r>
      <w:r w:rsidR="00CA7FE1" w:rsidRPr="00BA156B">
        <w:t>uales se dividen en privadas (57.79</w:t>
      </w:r>
      <w:r w:rsidR="00652560" w:rsidRPr="00BA156B">
        <w:t>% de l</w:t>
      </w:r>
      <w:r w:rsidR="00CA7FE1" w:rsidRPr="00BA156B">
        <w:t>as instituciones) y públicas (42</w:t>
      </w:r>
      <w:r w:rsidR="007B7445" w:rsidRPr="00BA156B">
        <w:t>.</w:t>
      </w:r>
      <w:r w:rsidR="00CA7FE1" w:rsidRPr="00BA156B">
        <w:t>2</w:t>
      </w:r>
      <w:r w:rsidR="00652560" w:rsidRPr="00BA156B">
        <w:t xml:space="preserve">0%) </w:t>
      </w:r>
      <w:r w:rsidR="0077483C" w:rsidRPr="00BA156B">
        <w:fldChar w:fldCharType="begin" w:fldLock="1"/>
      </w:r>
      <w:r w:rsidR="000A0E57">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(34)","plainTextFormattedCitation":"(34)","previouslyFormattedCitation":"(37)"},"properties":{"noteIndex":0},"schema":"https://github.com/citation-style-language/schema/raw/master/csl-citation.json"}</w:instrText>
      </w:r>
      <w:r w:rsidR="0077483C" w:rsidRPr="00BA156B">
        <w:fldChar w:fldCharType="separate"/>
      </w:r>
      <w:r w:rsidR="000A0E57" w:rsidRPr="000A0E57">
        <w:rPr>
          <w:noProof/>
        </w:rPr>
        <w:t>(34)</w:t>
      </w:r>
      <w:r w:rsidR="0077483C" w:rsidRPr="00BA156B">
        <w:fldChar w:fldCharType="end"/>
      </w:r>
      <w:r w:rsidR="007B7445" w:rsidRPr="00BA156B">
        <w:t>.</w:t>
      </w:r>
    </w:p>
    <w:p w14:paraId="1B6DD4A8" w14:textId="444B2184" w:rsidR="00CC65BF" w:rsidRPr="00017896" w:rsidRDefault="00652560" w:rsidP="00017896">
      <w:pPr>
        <w:pStyle w:val="Texto"/>
      </w:pPr>
      <w:r w:rsidRPr="00BA156B">
        <w:t xml:space="preserve">En el Perú, existen diversas </w:t>
      </w:r>
      <w:r w:rsidR="00CC65BF" w:rsidRPr="00BA156B">
        <w:t>IAFAS</w:t>
      </w:r>
      <w:r w:rsidRPr="00BA156B">
        <w:t xml:space="preserve"> que</w:t>
      </w:r>
      <w:r w:rsidR="00465CE9">
        <w:t>, al 1 de e</w:t>
      </w:r>
      <w:r w:rsidR="00167787" w:rsidRPr="00BA156B">
        <w:t>nero del 2018 contaban</w:t>
      </w:r>
      <w:r w:rsidRPr="00BA156B">
        <w:t xml:space="preserve"> con </w:t>
      </w:r>
      <w:r w:rsidR="00167787" w:rsidRPr="00BA156B">
        <w:t>el 84.99</w:t>
      </w:r>
      <w:r w:rsidR="00CC65BF" w:rsidRPr="00BA156B">
        <w:t xml:space="preserve">% </w:t>
      </w:r>
      <w:r w:rsidR="00520759" w:rsidRPr="00BA156B">
        <w:t>del total de los ciudadanos peruanos</w:t>
      </w:r>
      <w:r w:rsidRPr="00BA156B">
        <w:t xml:space="preserve"> </w:t>
      </w:r>
      <w:r w:rsidR="00CC65BF" w:rsidRPr="00BA156B">
        <w:t xml:space="preserve">asegurados </w:t>
      </w:r>
      <w:r w:rsidRPr="00BA156B">
        <w:t xml:space="preserve">a </w:t>
      </w:r>
      <w:r w:rsidR="0063349C" w:rsidRPr="00BA156B">
        <w:t>nivel nacional</w:t>
      </w:r>
      <w:r w:rsidR="00CC65BF" w:rsidRPr="00BA156B">
        <w:t>. D</w:t>
      </w:r>
      <w:r w:rsidR="008623C3" w:rsidRPr="00BA156B">
        <w:t>e</w:t>
      </w:r>
      <w:r w:rsidR="00CC65BF" w:rsidRPr="00BA156B">
        <w:t xml:space="preserve"> ellos,</w:t>
      </w:r>
      <w:r w:rsidR="008623C3" w:rsidRPr="00BA156B">
        <w:t xml:space="preserve"> </w:t>
      </w:r>
      <w:r w:rsidR="00CC65BF" w:rsidRPr="00BA156B">
        <w:t>el 62.6% se encuentra asegurado por</w:t>
      </w:r>
      <w:r w:rsidR="007A54FF" w:rsidRPr="00BA156B">
        <w:t xml:space="preserve"> Seguro Integral de Salud</w:t>
      </w:r>
      <w:r w:rsidR="00A06B07" w:rsidRPr="00BA156B">
        <w:t xml:space="preserve"> </w:t>
      </w:r>
      <w:r w:rsidR="008623C3" w:rsidRPr="00BA156B">
        <w:t>promovido por el Gobierno del Perú</w:t>
      </w:r>
      <w:r w:rsidR="00CC65BF" w:rsidRPr="00BA156B">
        <w:t>. Esto significa que el 37.4% de la población, aproximadamente 10 millones de ciudadanos, se encuentran repartidos entre los seguros de EsSalud, F</w:t>
      </w:r>
      <w:r w:rsidR="0038486C" w:rsidRPr="00BA156B">
        <w:t>uerzas Armadas</w:t>
      </w:r>
      <w:r w:rsidR="00CC65BF" w:rsidRPr="00BA156B">
        <w:t xml:space="preserve"> y </w:t>
      </w:r>
      <w:r w:rsidR="00B137E1" w:rsidRPr="00BA156B">
        <w:t>Policía</w:t>
      </w:r>
      <w:r w:rsidR="0038486C" w:rsidRPr="00BA156B">
        <w:t xml:space="preserve"> Nacional del Perú</w:t>
      </w:r>
      <w:r w:rsidR="00CC65BF" w:rsidRPr="00BA156B">
        <w:t xml:space="preserve"> y aseguradoras privadas </w:t>
      </w:r>
      <w:r w:rsidR="0077483C" w:rsidRPr="00BA156B">
        <w:fldChar w:fldCharType="begin" w:fldLock="1"/>
      </w:r>
      <w:r w:rsidR="000A0E57">
        <w:instrText>ADDIN CSL_CITATION {"citationItems":[{"id":"ITEM-1","itemData":{"URL":"https://app.powerbi.com/view?r=eyJrIjoiNTljNzlmMTUtM2Y5NS00M2FjLWIwMGUtZmE0MDFhMWI5OGZjIiwidCI6IjZmZTkxN2VlLWQ5OWMtNGJmNy05OGQ1LThhOTUyYTE3NzhjNCIsImMiOjR9","accessed":{"date-parts":[["2018","1","23"]]},"id":"ITEM-1","issued":{"date-parts":[["0"]]},"title":"Seguro Integral de Salud - Microsoft Power BI","type":"webpage"},"uris":["http://www.mendeley.com/documents/?uuid=e68a21e0-c579-3689-86d3-7244169ccfdf"]}],"mendeley":{"formattedCitation":"(35)","plainTextFormattedCitation":"(35)","previouslyFormattedCitation":"(38)"},"properties":{"noteIndex":0},"schema":"https://github.com/citation-style-language/schema/raw/master/csl-citation.json"}</w:instrText>
      </w:r>
      <w:r w:rsidR="0077483C" w:rsidRPr="00BA156B">
        <w:fldChar w:fldCharType="separate"/>
      </w:r>
      <w:r w:rsidR="000A0E57" w:rsidRPr="000A0E57">
        <w:rPr>
          <w:noProof/>
        </w:rPr>
        <w:t>(35)</w:t>
      </w:r>
      <w:r w:rsidR="0077483C" w:rsidRPr="00BA156B">
        <w:fldChar w:fldCharType="end"/>
      </w:r>
      <w:r w:rsidR="00CC65BF" w:rsidRPr="00BA156B">
        <w:t>.</w:t>
      </w:r>
    </w:p>
    <w:p w14:paraId="5F83E1E2" w14:textId="77777777" w:rsidR="008D2441" w:rsidRPr="00017896" w:rsidRDefault="00562533" w:rsidP="00017896">
      <w:pPr>
        <w:pStyle w:val="Ttulo3"/>
        <w:rPr>
          <w:lang w:val="es-PE"/>
        </w:rPr>
      </w:pPr>
      <w:bookmarkStart w:id="32" w:name="_Toc520655637"/>
      <w:r w:rsidRPr="00BA156B">
        <w:rPr>
          <w:lang w:val="es-PE"/>
        </w:rPr>
        <w:t xml:space="preserve">Sistema de </w:t>
      </w:r>
      <w:r w:rsidR="002E7295" w:rsidRPr="00BA156B">
        <w:rPr>
          <w:lang w:val="es-PE"/>
        </w:rPr>
        <w:t>Solicitudes</w:t>
      </w:r>
      <w:r w:rsidR="00ED38D2" w:rsidRPr="00BA156B">
        <w:rPr>
          <w:lang w:val="es-PE"/>
        </w:rPr>
        <w:t xml:space="preserve"> en</w:t>
      </w:r>
      <w:r w:rsidR="009B63B8" w:rsidRPr="00BA156B">
        <w:rPr>
          <w:lang w:val="es-PE"/>
        </w:rPr>
        <w:t xml:space="preserve"> Atención al Ciudadano</w:t>
      </w:r>
      <w:bookmarkEnd w:id="32"/>
    </w:p>
    <w:p w14:paraId="617D856C" w14:textId="37382B88" w:rsidR="00376FA3" w:rsidRPr="00017896" w:rsidRDefault="00376FA3" w:rsidP="00017896">
      <w:pPr>
        <w:pStyle w:val="Texto"/>
      </w:pPr>
      <w:r w:rsidRPr="00BA156B">
        <w:t>SUSALUD cuenta con el llamado ‘</w:t>
      </w:r>
      <w:r w:rsidR="002E7295" w:rsidRPr="00BA156B">
        <w:t>Sistema de Solicitudes</w:t>
      </w:r>
      <w:r w:rsidR="00ED38D2" w:rsidRPr="00BA156B">
        <w:t xml:space="preserve"> en</w:t>
      </w:r>
      <w:r w:rsidR="009B63B8" w:rsidRPr="00BA156B">
        <w:t xml:space="preserve"> Atención al Ciudadano’</w:t>
      </w:r>
      <w:r w:rsidR="00F305B6">
        <w:t>, un</w:t>
      </w:r>
      <w:r w:rsidR="008E0DE1">
        <w:t xml:space="preserve"> aplicativo informático</w:t>
      </w:r>
      <w:r w:rsidRPr="00BA156B">
        <w:t xml:space="preserve"> con el cual se espera obtener una retroalimentación de parte de los ciudadanos sobre la calidad de los servicios de salud brindados en diversas partes del Perú, dentro d</w:t>
      </w:r>
      <w:r w:rsidR="009B63B8" w:rsidRPr="00BA156B">
        <w:t>e este</w:t>
      </w:r>
      <w:r w:rsidR="008E0DE1">
        <w:t xml:space="preserve"> aplicativo informático</w:t>
      </w:r>
      <w:r w:rsidR="009B63B8" w:rsidRPr="00BA156B">
        <w:t xml:space="preserve"> se manejan tres</w:t>
      </w:r>
      <w:r w:rsidRPr="00BA156B">
        <w:t xml:space="preserve"> tipos diferentes de solicitudes</w:t>
      </w:r>
      <w:r w:rsidR="002A64C2" w:rsidRPr="00BA156B">
        <w:t xml:space="preserve"> </w:t>
      </w:r>
      <w:r w:rsidR="0077483C" w:rsidRPr="00BA156B">
        <w:fldChar w:fldCharType="begin" w:fldLock="1"/>
      </w:r>
      <w:r w:rsidR="000A0E57">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(39)"},"properties":{"noteIndex":0},"schema":"https://github.com/citation-style-language/schema/raw/master/csl-citation.json"}</w:instrText>
      </w:r>
      <w:r w:rsidR="0077483C" w:rsidRPr="00BA156B">
        <w:fldChar w:fldCharType="separate"/>
      </w:r>
      <w:r w:rsidR="000A0E57" w:rsidRPr="000A0E57">
        <w:rPr>
          <w:noProof/>
        </w:rPr>
        <w:t>(36)</w:t>
      </w:r>
      <w:r w:rsidR="0077483C" w:rsidRPr="00BA156B">
        <w:fldChar w:fldCharType="end"/>
      </w:r>
      <w:r w:rsidRPr="00BA156B">
        <w:t>:</w:t>
      </w:r>
    </w:p>
    <w:p w14:paraId="277476C6" w14:textId="77777777" w:rsidR="00376FA3" w:rsidRPr="00BA156B" w:rsidRDefault="00376FA3" w:rsidP="00A50DD7">
      <w:pPr>
        <w:pStyle w:val="Texto"/>
        <w:numPr>
          <w:ilvl w:val="0"/>
          <w:numId w:val="26"/>
        </w:numPr>
      </w:pPr>
      <w:r w:rsidRPr="00BA156B">
        <w:t>Consultas</w:t>
      </w:r>
    </w:p>
    <w:p w14:paraId="39FD4B0B" w14:textId="77777777" w:rsidR="00376FA3" w:rsidRPr="00BA156B" w:rsidRDefault="00376FA3" w:rsidP="00A50DD7">
      <w:pPr>
        <w:pStyle w:val="Texto"/>
        <w:numPr>
          <w:ilvl w:val="0"/>
          <w:numId w:val="26"/>
        </w:numPr>
      </w:pPr>
      <w:r w:rsidRPr="00BA156B">
        <w:t>Pedido de Intervención (PIN)</w:t>
      </w:r>
    </w:p>
    <w:p w14:paraId="4534B8EA" w14:textId="77777777" w:rsidR="00376FA3" w:rsidRPr="00017896" w:rsidRDefault="00376FA3" w:rsidP="00A50DD7">
      <w:pPr>
        <w:pStyle w:val="Texto"/>
        <w:numPr>
          <w:ilvl w:val="0"/>
          <w:numId w:val="26"/>
        </w:numPr>
      </w:pPr>
      <w:r w:rsidRPr="00BA156B">
        <w:t>Quejas</w:t>
      </w:r>
    </w:p>
    <w:p w14:paraId="12A6D3A2" w14:textId="29D1E624" w:rsidR="008D2441" w:rsidRPr="00017896" w:rsidRDefault="00376FA3" w:rsidP="00017896">
      <w:pPr>
        <w:pStyle w:val="Texto"/>
      </w:pPr>
      <w:r w:rsidRPr="00BA156B">
        <w:lastRenderedPageBreak/>
        <w:t xml:space="preserve">Estas solicitudes pueden ser ingresadas al </w:t>
      </w:r>
      <w:r w:rsidR="008E0DE1">
        <w:t>aplicativo informático</w:t>
      </w:r>
      <w:r w:rsidR="00E94926">
        <w:t xml:space="preserve"> </w:t>
      </w:r>
      <w:r w:rsidRPr="00BA156B">
        <w:t xml:space="preserve">por personal de SUSALUD como por ciudadanos utilizando diversos canales </w:t>
      </w:r>
      <w:r w:rsidR="002A64C2" w:rsidRPr="00BA156B">
        <w:t>brindados al ciudadano</w:t>
      </w:r>
      <w:r w:rsidR="00FB7E35" w:rsidRPr="00BA156B">
        <w:t>. L</w:t>
      </w:r>
      <w:r w:rsidR="00652560" w:rsidRPr="00BA156B">
        <w:t>os</w:t>
      </w:r>
      <w:r w:rsidR="00FB7E35" w:rsidRPr="00BA156B">
        <w:t xml:space="preserve"> canales brindados</w:t>
      </w:r>
      <w:r w:rsidRPr="00BA156B">
        <w:t xml:space="preserve"> </w:t>
      </w:r>
      <w:r w:rsidR="0077483C" w:rsidRPr="00BA156B">
        <w:fldChar w:fldCharType="begin" w:fldLock="1"/>
      </w:r>
      <w:r w:rsidR="000A0E57">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(39)"},"properties":{"noteIndex":0},"schema":"https://github.com/citation-style-language/schema/raw/master/csl-citation.json"}</w:instrText>
      </w:r>
      <w:r w:rsidR="0077483C" w:rsidRPr="00BA156B">
        <w:fldChar w:fldCharType="separate"/>
      </w:r>
      <w:r w:rsidR="000A0E57" w:rsidRPr="000A0E57">
        <w:rPr>
          <w:noProof/>
        </w:rPr>
        <w:t>(36)</w:t>
      </w:r>
      <w:r w:rsidR="0077483C" w:rsidRPr="00BA156B">
        <w:fldChar w:fldCharType="end"/>
      </w:r>
      <w:r w:rsidR="002A64C2" w:rsidRPr="00BA156B">
        <w:t xml:space="preserve"> </w:t>
      </w:r>
      <w:r w:rsidRPr="00BA156B">
        <w:t xml:space="preserve">son </w:t>
      </w:r>
      <w:r w:rsidR="0063349C" w:rsidRPr="00BA156B">
        <w:t xml:space="preserve">vía presencial, vía escrita, </w:t>
      </w:r>
      <w:r w:rsidRPr="00BA156B">
        <w:t xml:space="preserve">vía telefónica con una línea gratuita, </w:t>
      </w:r>
      <w:r w:rsidR="0063349C" w:rsidRPr="00BA156B">
        <w:t>vía</w:t>
      </w:r>
      <w:r w:rsidR="00AC7C3A" w:rsidRPr="00BA156B">
        <w:t xml:space="preserve"> </w:t>
      </w:r>
      <w:r w:rsidR="00FB7E35" w:rsidRPr="00BA156B">
        <w:t>Internet</w:t>
      </w:r>
      <w:r w:rsidR="00AC7C3A" w:rsidRPr="00BA156B">
        <w:t xml:space="preserve"> mediante</w:t>
      </w:r>
      <w:r w:rsidR="0063349C" w:rsidRPr="00BA156B">
        <w:t xml:space="preserve"> su página </w:t>
      </w:r>
      <w:r w:rsidRPr="00BA156B">
        <w:t xml:space="preserve">web </w:t>
      </w:r>
      <w:r w:rsidR="0077483C" w:rsidRPr="00BA156B">
        <w:fldChar w:fldCharType="begin" w:fldLock="1"/>
      </w:r>
      <w:r w:rsidR="000A0E57">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(37)","plainTextFormattedCitation":"(37)","previouslyFormattedCitation":"(40)"},"properties":{"noteIndex":0},"schema":"https://github.com/citation-style-language/schema/raw/master/csl-citation.json"}</w:instrText>
      </w:r>
      <w:r w:rsidR="0077483C" w:rsidRPr="00BA156B">
        <w:fldChar w:fldCharType="separate"/>
      </w:r>
      <w:r w:rsidR="000A0E57" w:rsidRPr="000A0E57">
        <w:rPr>
          <w:noProof/>
        </w:rPr>
        <w:t>(37)</w:t>
      </w:r>
      <w:r w:rsidR="0077483C" w:rsidRPr="00BA156B">
        <w:fldChar w:fldCharType="end"/>
      </w:r>
      <w:r w:rsidRPr="00BA156B">
        <w:t>, correo electrónico, redes sociales</w:t>
      </w:r>
      <w:r w:rsidR="006A0074" w:rsidRPr="00BA156B">
        <w:t xml:space="preserve">, </w:t>
      </w:r>
      <w:r w:rsidR="00AC7C3A" w:rsidRPr="00BA156B">
        <w:t>pantallas interactivas</w:t>
      </w:r>
      <w:r w:rsidR="001B08CA" w:rsidRPr="00BA156B">
        <w:t xml:space="preserve"> </w:t>
      </w:r>
      <w:r w:rsidR="00A048D4" w:rsidRPr="00BA156B">
        <w:t xml:space="preserve">instaladas en algunos hospitales </w:t>
      </w:r>
      <w:r w:rsidR="001B08CA" w:rsidRPr="00BA156B">
        <w:t xml:space="preserve">y aplicativos para </w:t>
      </w:r>
      <w:r w:rsidR="000D16CA" w:rsidRPr="00BA156B">
        <w:t>Smartphone</w:t>
      </w:r>
      <w:r w:rsidR="00114C1C" w:rsidRPr="00BA156B">
        <w:t>.</w:t>
      </w:r>
      <w:r w:rsidR="00AC7C3A" w:rsidRPr="00BA156B">
        <w:t xml:space="preserve"> </w:t>
      </w:r>
      <w:r w:rsidR="00F27B41" w:rsidRPr="00BA156B">
        <w:t>El</w:t>
      </w:r>
      <w:r w:rsidRPr="00BA156B">
        <w:t xml:space="preserve"> aplicativo móvil </w:t>
      </w:r>
      <w:r w:rsidR="00F27B41" w:rsidRPr="00BA156B">
        <w:t>se</w:t>
      </w:r>
      <w:r w:rsidR="00AC7C3A" w:rsidRPr="00BA156B">
        <w:t xml:space="preserve"> introdujo en el 2015 para los</w:t>
      </w:r>
      <w:r w:rsidRPr="00BA156B">
        <w:t xml:space="preserve"> sistema</w:t>
      </w:r>
      <w:r w:rsidR="00AC7C3A" w:rsidRPr="00BA156B">
        <w:t>s</w:t>
      </w:r>
      <w:r w:rsidRPr="00BA156B">
        <w:t xml:space="preserve"> operativo</w:t>
      </w:r>
      <w:r w:rsidR="00AC7C3A" w:rsidRPr="00BA156B">
        <w:t>s</w:t>
      </w:r>
      <w:r w:rsidRPr="00BA156B">
        <w:t xml:space="preserve"> </w:t>
      </w:r>
      <w:r w:rsidRPr="00160297">
        <w:t>Android</w:t>
      </w:r>
      <w:r w:rsidRPr="00BA156B">
        <w:t xml:space="preserve"> </w:t>
      </w:r>
      <w:r w:rsidR="00AC7C3A" w:rsidRPr="00BA156B">
        <w:t xml:space="preserve">e </w:t>
      </w:r>
      <w:r w:rsidR="00AC7C3A" w:rsidRPr="00160297">
        <w:t>iOS</w:t>
      </w:r>
      <w:r w:rsidR="00AC7C3A" w:rsidRPr="00BA156B">
        <w:t xml:space="preserve"> </w:t>
      </w:r>
      <w:r w:rsidRPr="00BA156B">
        <w:t xml:space="preserve">llamado SUSALUD CONTIGO </w:t>
      </w:r>
      <w:r w:rsidR="0077483C" w:rsidRPr="00BA156B">
        <w:fldChar w:fldCharType="begin" w:fldLock="1"/>
      </w:r>
      <w:r w:rsidR="000A0E57">
        <w:instrText>ADDIN CSL_CITATION {"citationItems":[{"id":"ITEM-1","itemData":{"URL":"https://play.google.com/store/apps/details?id=pe.gob.susalud.servicio&amp;hl=es","accessed":{"date-parts":[["2017","3","14"]]},"id":"ITEM-1","issued":{"date-parts":[["0"]]},"note":"NULL","title":"SUSALUD CONTIGO - Aplicaciones de Android en Google Play","type":"webpage"},"uris":["http://www.mendeley.com/documents/?uuid=8977d6c6-1550-3f55-86ac-148f9c302f14"]}],"mendeley":{"formattedCitation":"(38)","plainTextFormattedCitation":"(38)","previouslyFormattedCitation":"(41)"},"properties":{"noteIndex":0},"schema":"https://github.com/citation-style-language/schema/raw/master/csl-citation.json"}</w:instrText>
      </w:r>
      <w:r w:rsidR="0077483C" w:rsidRPr="00BA156B">
        <w:fldChar w:fldCharType="separate"/>
      </w:r>
      <w:r w:rsidR="000A0E57" w:rsidRPr="000A0E57">
        <w:rPr>
          <w:noProof/>
        </w:rPr>
        <w:t>(38)</w:t>
      </w:r>
      <w:r w:rsidR="0077483C" w:rsidRPr="00BA156B">
        <w:fldChar w:fldCharType="end"/>
      </w:r>
      <w:r w:rsidR="006E14C9" w:rsidRPr="00BA156B">
        <w:t>,  y</w:t>
      </w:r>
      <w:r w:rsidRPr="00BA156B">
        <w:t xml:space="preserve"> </w:t>
      </w:r>
      <w:r w:rsidR="0063349C" w:rsidRPr="00BA156B">
        <w:t>registró</w:t>
      </w:r>
      <w:r w:rsidRPr="00BA156B">
        <w:t xml:space="preserve"> que el reclamo más común es la insatisfacción del paciente al no haber recibido una atención inmediata </w:t>
      </w:r>
      <w:r w:rsidR="0077483C" w:rsidRPr="00BA156B">
        <w:fldChar w:fldCharType="begin" w:fldLock="1"/>
      </w:r>
      <w:r w:rsidR="000A0E57">
        <w:instrText>ADDIN CSL_CITATION {"citationItems":[{"id":"ITEM-1","itemData":{"URL":"http://portales.susalud.gob.pe/web/portal/noticias/-/asset_publisher/nx8MOyZZrSvU/content/mas-de-10-mil-usuarios-utilizan-app-susalud-contigo?_101_INSTANCE_nx8MOyZZrSvU_redirect=%2Fweb%2Fportal%2Fnoticias","accessed":{"date-parts":[["2017","3","14"]]},"id":"ITEM-1","issued":{"date-parts":[["0"]]},"note":"NULL","title":"SUSALUD | MÁS DE 10 MIL USUARIOS UTILIZAN APP SUSALUD CONTIGO","type":"webpage"},"uris":["http://www.mendeley.com/documents/?uuid=1f0f32b0-5d48-390a-b463-79ac608af8eb"]}],"mendeley":{"formattedCitation":"(39)","plainTextFormattedCitation":"(39)","previouslyFormattedCitation":"(42)"},"properties":{"noteIndex":0},"schema":"https://github.com/citation-style-language/schema/raw/master/csl-citation.json"}</w:instrText>
      </w:r>
      <w:r w:rsidR="0077483C" w:rsidRPr="00BA156B">
        <w:fldChar w:fldCharType="separate"/>
      </w:r>
      <w:r w:rsidR="000A0E57" w:rsidRPr="000A0E57">
        <w:rPr>
          <w:noProof/>
        </w:rPr>
        <w:t>(39)</w:t>
      </w:r>
      <w:r w:rsidR="0077483C" w:rsidRPr="00BA156B">
        <w:fldChar w:fldCharType="end"/>
      </w:r>
      <w:r w:rsidR="007B7445" w:rsidRPr="00BA156B">
        <w:t>.</w:t>
      </w:r>
      <w:r w:rsidR="002A64C2" w:rsidRPr="00BA156B">
        <w:t xml:space="preserve"> De todos estos canales, al final del</w:t>
      </w:r>
      <w:r w:rsidR="0063349C" w:rsidRPr="00BA156B">
        <w:t xml:space="preserve"> 2017 se </w:t>
      </w:r>
      <w:r w:rsidR="00083349" w:rsidRPr="00BA156B">
        <w:t>observó</w:t>
      </w:r>
      <w:r w:rsidR="0063349C" w:rsidRPr="00BA156B">
        <w:t xml:space="preserve"> que el canal más utilizado por los </w:t>
      </w:r>
      <w:r w:rsidR="00D3505A" w:rsidRPr="00BA156B">
        <w:t>ciudadanos fue</w:t>
      </w:r>
      <w:r w:rsidR="0063349C" w:rsidRPr="00BA156B">
        <w:t xml:space="preserve"> la línea gratuita con </w:t>
      </w:r>
      <w:r w:rsidR="00913D4D" w:rsidRPr="00BA156B">
        <w:t xml:space="preserve">el 41% del total de solicitudes presentadas, siguiéndole por la </w:t>
      </w:r>
      <w:r w:rsidR="00D3505A" w:rsidRPr="00BA156B">
        <w:t>vía</w:t>
      </w:r>
      <w:r w:rsidR="00913D4D" w:rsidRPr="00BA156B">
        <w:t xml:space="preserve"> presencial con el 21.34% y luego por su </w:t>
      </w:r>
      <w:r w:rsidR="00083349" w:rsidRPr="00BA156B">
        <w:t>página</w:t>
      </w:r>
      <w:r w:rsidR="00913D4D" w:rsidRPr="00BA156B">
        <w:t xml:space="preserve"> web con el 19.</w:t>
      </w:r>
      <w:r w:rsidR="00C32EAC" w:rsidRPr="00BA156B">
        <w:t xml:space="preserve">1% del total de las solicitudes </w:t>
      </w:r>
      <w:r w:rsidR="0077483C" w:rsidRPr="00BA156B">
        <w:fldChar w:fldCharType="begin" w:fldLock="1"/>
      </w:r>
      <w:r w:rsidR="000A0E57">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(34)","plainTextFormattedCitation":"(34)","previouslyFormattedCitation":"(37)"},"properties":{"noteIndex":0},"schema":"https://github.com/citation-style-language/schema/raw/master/csl-citation.json"}</w:instrText>
      </w:r>
      <w:r w:rsidR="0077483C" w:rsidRPr="00BA156B">
        <w:fldChar w:fldCharType="separate"/>
      </w:r>
      <w:r w:rsidR="000A0E57" w:rsidRPr="000A0E57">
        <w:rPr>
          <w:noProof/>
        </w:rPr>
        <w:t>(34)</w:t>
      </w:r>
      <w:r w:rsidR="0077483C" w:rsidRPr="00BA156B">
        <w:fldChar w:fldCharType="end"/>
      </w:r>
      <w:r w:rsidR="00913D4D" w:rsidRPr="00BA156B">
        <w:t>.</w:t>
      </w:r>
    </w:p>
    <w:p w14:paraId="2511B389" w14:textId="107C6FE8" w:rsidR="00826B69" w:rsidRPr="00017896" w:rsidRDefault="008D2441" w:rsidP="00826B69">
      <w:pPr>
        <w:pStyle w:val="Texto"/>
      </w:pPr>
      <w:r w:rsidRPr="00BA156B">
        <w:t>Luego de que se introdujera el aplicativo móvil, se duplic</w:t>
      </w:r>
      <w:r w:rsidR="00FE3BC4" w:rsidRPr="00BA156B">
        <w:t>ó</w:t>
      </w:r>
      <w:r w:rsidRPr="00BA156B">
        <w:t xml:space="preserve"> el número de </w:t>
      </w:r>
      <w:r w:rsidR="002E7295" w:rsidRPr="00BA156B">
        <w:t>solicitudes</w:t>
      </w:r>
      <w:r w:rsidRPr="00BA156B">
        <w:t xml:space="preserve"> de parte de la ciudadanía sobre los servicios y prestaciones dadas por las IPRESS</w:t>
      </w:r>
      <w:r w:rsidR="00FE3BC4" w:rsidRPr="00BA156B">
        <w:t>.</w:t>
      </w:r>
      <w:r w:rsidRPr="00BA156B">
        <w:t xml:space="preserve"> </w:t>
      </w:r>
      <w:r w:rsidR="00FE3BC4" w:rsidRPr="00BA156B">
        <w:t>E</w:t>
      </w:r>
      <w:r w:rsidRPr="00BA156B">
        <w:t>n el año 2014 hubo 27,039 solicit</w:t>
      </w:r>
      <w:r w:rsidR="002E7295" w:rsidRPr="00BA156B">
        <w:t xml:space="preserve">udes entre quejas, consultas y </w:t>
      </w:r>
      <w:r w:rsidR="0038486C" w:rsidRPr="00BA156B">
        <w:t>PIN</w:t>
      </w:r>
      <w:r w:rsidRPr="00BA156B">
        <w:t xml:space="preserve">, mientras que en el año 2015 hubo 62,200 </w:t>
      </w:r>
      <w:r w:rsidR="002E7295" w:rsidRPr="00BA156B">
        <w:t>solicitudes</w:t>
      </w:r>
      <w:r w:rsidRPr="00BA156B">
        <w:t xml:space="preserve"> en total</w:t>
      </w:r>
      <w:r w:rsidR="007B7445" w:rsidRPr="00BA156B">
        <w:t>.</w:t>
      </w:r>
      <w:r w:rsidRPr="00BA156B">
        <w:t xml:space="preserve"> En el año 2016 casi se llegó a </w:t>
      </w:r>
      <w:r w:rsidR="00903B2A" w:rsidRPr="00BA156B">
        <w:t>las 100 mil solicitudes</w:t>
      </w:r>
      <w:r w:rsidRPr="00BA156B">
        <w:t xml:space="preserve"> en total y hasta </w:t>
      </w:r>
      <w:r w:rsidR="00ED247E" w:rsidRPr="00BA156B">
        <w:t>comienzos de mayo de 2017 se habían</w:t>
      </w:r>
      <w:r w:rsidRPr="00BA156B">
        <w:t xml:space="preserve"> presentado 24,483 solicitudes</w:t>
      </w:r>
      <w:r w:rsidR="00735B29">
        <w:t xml:space="preserve"> que fue el punto de corte para la Tabla Nº1</w:t>
      </w:r>
      <w:r w:rsidR="007B7445" w:rsidRPr="00BA156B">
        <w:t>.</w:t>
      </w:r>
      <w:r w:rsidRPr="00BA156B">
        <w:t xml:space="preserve"> </w:t>
      </w:r>
      <w:r w:rsidR="00826B69">
        <w:t>Desde comienzos del año 2018</w:t>
      </w:r>
      <w:r w:rsidR="00826B69" w:rsidRPr="00BA156B">
        <w:t xml:space="preserve"> los valores que se muestran dentro del Tablero de Control de SUSALUD </w:t>
      </w:r>
      <w:r w:rsidR="0077483C" w:rsidRPr="00BA156B">
        <w:fldChar w:fldCharType="begin" w:fldLock="1"/>
      </w:r>
      <w:r w:rsidR="000A0E57">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(37)","plainTextFormattedCitation":"(37)","previouslyFormattedCitation":"(40)"},"properties":{"noteIndex":0},"schema":"https://github.com/citation-style-language/schema/raw/master/csl-citation.json"}</w:instrText>
      </w:r>
      <w:r w:rsidR="0077483C" w:rsidRPr="00BA156B">
        <w:fldChar w:fldCharType="separate"/>
      </w:r>
      <w:r w:rsidR="000A0E57" w:rsidRPr="000A0E57">
        <w:rPr>
          <w:noProof/>
        </w:rPr>
        <w:t>(37)</w:t>
      </w:r>
      <w:r w:rsidR="0077483C" w:rsidRPr="00BA156B">
        <w:fldChar w:fldCharType="end"/>
      </w:r>
      <w:r w:rsidR="00826B69" w:rsidRPr="00BA156B">
        <w:t xml:space="preserve"> variaron considerablemente en el número de solicitudes presentadas en los últimos años, llegando a mostrar que en el año 2015 solo hubo 6 quejas presentadas en todo el año. Se consultó a SUSALUD sobre la razón de diferencia tan abrupta de estos datos, a lo cual su respuesta fue que anteriormente las solicitudes se almacenaban en dos sistemas diferentes que ellos manejaban, uno </w:t>
      </w:r>
      <w:r w:rsidR="00826B69" w:rsidRPr="00BA156B">
        <w:lastRenderedPageBreak/>
        <w:t xml:space="preserve">que se actualizaba de manera manual ya que era en una hoja de cálculo y el otro era un </w:t>
      </w:r>
      <w:r w:rsidR="00826B69">
        <w:t>aplicativo informático</w:t>
      </w:r>
      <w:r w:rsidR="00826B69" w:rsidRPr="00BA156B">
        <w:t xml:space="preserve"> automatizado. Ambos sistemas almacenaban información distinta y actualmente se está transfiriendo la información contenida en la hoja de cálculo al </w:t>
      </w:r>
      <w:r w:rsidR="00826B69">
        <w:t>aplicativo informático</w:t>
      </w:r>
      <w:r w:rsidR="00826B69" w:rsidRPr="00BA156B">
        <w:t>. Por esto la información mostrada en marzo del 2018 era inconsistente con la que se mostraba en mayo del 2017</w:t>
      </w:r>
      <w:r w:rsidR="00826B69">
        <w:t xml:space="preserve"> por falta de datos. Es por ello que se determinó mostrar los datos recolectad</w:t>
      </w:r>
      <w:r w:rsidR="00AB2DA7">
        <w:t>os hasta mayo del 2017 ya que fue</w:t>
      </w:r>
      <w:r w:rsidR="00826B69">
        <w:t xml:space="preserve"> la última informaci</w:t>
      </w:r>
      <w:r w:rsidR="00AB2DA7">
        <w:t>ón que se recolectó</w:t>
      </w:r>
      <w:r w:rsidR="00826B69">
        <w:t xml:space="preserve"> que contuviera datos de ambos sistemas mencionados por SUSALUD.</w:t>
      </w:r>
    </w:p>
    <w:p w14:paraId="332165C3" w14:textId="77777777" w:rsidR="008D2441" w:rsidRPr="00017896" w:rsidRDefault="008D2441" w:rsidP="00017896">
      <w:pPr>
        <w:pStyle w:val="Texto"/>
      </w:pPr>
      <w:r w:rsidRPr="00BA156B">
        <w:t>Revisando la Tabla Nº1 se puede ver con claridad cómo ha ido aumentando el número de solicitudes a través de los años</w:t>
      </w:r>
      <w:r w:rsidR="007B7445" w:rsidRPr="00BA156B">
        <w:t>.</w:t>
      </w:r>
    </w:p>
    <w:p w14:paraId="2349BF43" w14:textId="77777777" w:rsidR="008D2441" w:rsidRPr="00BA156B" w:rsidRDefault="008D2441" w:rsidP="00262D6E">
      <w:pPr>
        <w:spacing w:line="360" w:lineRule="auto"/>
        <w:jc w:val="both"/>
      </w:pPr>
      <w:r w:rsidRPr="00BA156B">
        <w:rPr>
          <w:lang w:val="en-US"/>
          <w:rPrChange w:id="33" w:author="Regina Casanova" w:date="2018-08-11T21:35:00Z">
            <w:rPr>
              <w:lang w:val="es-ES_tradnl"/>
            </w:rPr>
          </w:rPrChange>
        </w:rPr>
        <w:drawing>
          <wp:inline distT="0" distB="0" distL="0" distR="0">
            <wp:extent cx="5392420" cy="931545"/>
            <wp:effectExtent l="0" t="0" r="0" b="8255"/>
            <wp:docPr id="8" name="Imagen 8" descr="../../../../../../Desktop/Captura%20de%20pantalla%202017-05-04%20a%20la(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2420" cy="931545"/>
                    </a:xfrm>
                    <a:prstGeom prst="rect">
                      <a:avLst/>
                    </a:prstGeom>
                    <a:noFill/>
                    <a:ln>
                      <a:noFill/>
                    </a:ln>
                  </pic:spPr>
                </pic:pic>
              </a:graphicData>
            </a:graphic>
          </wp:inline>
        </w:drawing>
      </w:r>
    </w:p>
    <w:p w14:paraId="5F3B2383" w14:textId="77777777" w:rsidR="00D95D66" w:rsidRPr="00BA156B" w:rsidRDefault="008D2441" w:rsidP="003F5DBB">
      <w:pPr>
        <w:pStyle w:val="Texto"/>
        <w:jc w:val="center"/>
      </w:pPr>
      <w:r w:rsidRPr="00BA156B">
        <w:t>Tabla Nº1</w:t>
      </w:r>
      <w:r w:rsidR="007B7445" w:rsidRPr="00BA156B">
        <w:t>.</w:t>
      </w:r>
      <w:r w:rsidRPr="00BA156B">
        <w:t xml:space="preserve"> Número de solicitudes recibidas por año</w:t>
      </w:r>
      <w:r w:rsidR="007B7445" w:rsidRPr="00BA156B">
        <w:t>.</w:t>
      </w:r>
    </w:p>
    <w:p w14:paraId="7ACE3EF0" w14:textId="7F2C80EE" w:rsidR="00DF1003" w:rsidRPr="00017896" w:rsidRDefault="008D2441" w:rsidP="003F5DBB">
      <w:pPr>
        <w:pStyle w:val="Texto"/>
        <w:jc w:val="center"/>
      </w:pPr>
      <w:r w:rsidRPr="00BA156B">
        <w:t>Fuente: Tablero de Control – SUSALUD</w:t>
      </w:r>
      <w:r w:rsidR="007B7445" w:rsidRPr="00BA156B">
        <w:t>.</w:t>
      </w:r>
      <w:r w:rsidR="00D54C46">
        <w:t xml:space="preserve"> Data reportada a mayo 2017</w:t>
      </w:r>
      <w:r w:rsidRPr="00BA156B">
        <w:t xml:space="preserve"> </w:t>
      </w:r>
      <w:r w:rsidR="0077483C" w:rsidRPr="00BA156B">
        <w:fldChar w:fldCharType="begin" w:fldLock="1"/>
      </w:r>
      <w:r w:rsidR="000A0E57">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(34)","plainTextFormattedCitation":"(34)","previouslyFormattedCitation":"(37)"},"properties":{"noteIndex":0},"schema":"https://github.com/citation-style-language/schema/raw/master/csl-citation.json"}</w:instrText>
      </w:r>
      <w:r w:rsidR="0077483C" w:rsidRPr="00BA156B">
        <w:fldChar w:fldCharType="separate"/>
      </w:r>
      <w:r w:rsidR="000A0E57" w:rsidRPr="000A0E57">
        <w:rPr>
          <w:noProof/>
        </w:rPr>
        <w:t>(34)</w:t>
      </w:r>
      <w:r w:rsidR="0077483C" w:rsidRPr="00BA156B">
        <w:fldChar w:fldCharType="end"/>
      </w:r>
    </w:p>
    <w:p w14:paraId="55518209" w14:textId="73FE8FD5" w:rsidR="004220C8" w:rsidRPr="00017896" w:rsidRDefault="00CD231B" w:rsidP="00017896">
      <w:pPr>
        <w:pStyle w:val="Texto"/>
      </w:pPr>
      <w:r w:rsidRPr="00BA156B">
        <w:t xml:space="preserve">Una nueva herramienta </w:t>
      </w:r>
      <w:r w:rsidR="0051122E">
        <w:t xml:space="preserve">informática </w:t>
      </w:r>
      <w:r w:rsidRPr="00BA156B">
        <w:t>que se</w:t>
      </w:r>
      <w:r w:rsidR="00415E4D" w:rsidRPr="00BA156B">
        <w:t xml:space="preserve"> añadió a la web de SUSALUD </w:t>
      </w:r>
      <w:r w:rsidRPr="00BA156B">
        <w:t xml:space="preserve">es </w:t>
      </w:r>
      <w:r w:rsidR="0004257C" w:rsidRPr="00BA156B">
        <w:t>un</w:t>
      </w:r>
      <w:r w:rsidR="00415E4D" w:rsidRPr="00BA156B">
        <w:t xml:space="preserve"> aplicativo llamado SUSALUD MAP en el cual debería</w:t>
      </w:r>
      <w:r w:rsidR="00C219E1" w:rsidRPr="00BA156B">
        <w:t>n</w:t>
      </w:r>
      <w:r w:rsidR="00415E4D" w:rsidRPr="00BA156B">
        <w:t xml:space="preserve"> aparecer las condiciones de funcionamiento de cada IPRESS</w:t>
      </w:r>
      <w:r w:rsidR="00C219E1" w:rsidRPr="00BA156B">
        <w:t xml:space="preserve">. Haciendo </w:t>
      </w:r>
      <w:r w:rsidR="000113B0" w:rsidRPr="00BA156B">
        <w:t xml:space="preserve">una búsqueda simple de un hospital reconocido de Lima Metropolitana </w:t>
      </w:r>
      <w:r w:rsidR="00D3505A" w:rsidRPr="00BA156B">
        <w:t xml:space="preserve">aparecen 3 opciones disponibles </w:t>
      </w:r>
      <w:r w:rsidR="000E42B4" w:rsidRPr="00BA156B">
        <w:t>que</w:t>
      </w:r>
      <w:r w:rsidR="0017760B" w:rsidRPr="00BA156B">
        <w:t xml:space="preserve"> muestran</w:t>
      </w:r>
      <w:r w:rsidR="003566D2" w:rsidRPr="00BA156B">
        <w:t>:</w:t>
      </w:r>
      <w:r w:rsidR="0017760B" w:rsidRPr="00BA156B">
        <w:t xml:space="preserve"> </w:t>
      </w:r>
      <w:r w:rsidR="003566D2" w:rsidRPr="00BA156B">
        <w:t xml:space="preserve">(i) </w:t>
      </w:r>
      <w:r w:rsidR="0017760B" w:rsidRPr="00BA156B">
        <w:t xml:space="preserve">información genérica de las IPRESS, </w:t>
      </w:r>
      <w:r w:rsidR="003566D2" w:rsidRPr="00BA156B">
        <w:t xml:space="preserve">(ii) </w:t>
      </w:r>
      <w:r w:rsidR="007F47FF" w:rsidRPr="00BA156B">
        <w:t>servicios brindados y recursos materiales y personales</w:t>
      </w:r>
      <w:r w:rsidR="0017760B" w:rsidRPr="00BA156B">
        <w:t xml:space="preserve">, </w:t>
      </w:r>
      <w:r w:rsidR="00974A68" w:rsidRPr="00BA156B">
        <w:t xml:space="preserve">y </w:t>
      </w:r>
      <w:r w:rsidR="0087577D" w:rsidRPr="00BA156B">
        <w:t xml:space="preserve">(iii) </w:t>
      </w:r>
      <w:r w:rsidR="00EE62F8">
        <w:t>una opción aú</w:t>
      </w:r>
      <w:r w:rsidR="00974A68" w:rsidRPr="00BA156B">
        <w:t xml:space="preserve">n </w:t>
      </w:r>
      <w:r w:rsidR="00EE62F8">
        <w:t>no desarrollada, mostrando el ró</w:t>
      </w:r>
      <w:r w:rsidR="00974A68" w:rsidRPr="00BA156B">
        <w:t>tulo “</w:t>
      </w:r>
      <w:r w:rsidR="007B2245" w:rsidRPr="00BA156B">
        <w:t>Reporte SUSALUD</w:t>
      </w:r>
      <w:r w:rsidR="00974A68" w:rsidRPr="00BA156B">
        <w:t>”</w:t>
      </w:r>
      <w:r w:rsidR="0017760B" w:rsidRPr="00BA156B">
        <w:t xml:space="preserve">. </w:t>
      </w:r>
      <w:r w:rsidR="001D1508" w:rsidRPr="00BA156B">
        <w:t>El problema con l</w:t>
      </w:r>
      <w:r w:rsidR="00E260FD" w:rsidRPr="00BA156B">
        <w:t xml:space="preserve">a información mostrada en esta </w:t>
      </w:r>
      <w:r w:rsidR="00E260FD" w:rsidRPr="00BA156B">
        <w:lastRenderedPageBreak/>
        <w:t xml:space="preserve">herramienta </w:t>
      </w:r>
      <w:r w:rsidR="0087577D" w:rsidRPr="00BA156B">
        <w:t xml:space="preserve">es que </w:t>
      </w:r>
      <w:r w:rsidR="00E260FD" w:rsidRPr="00BA156B">
        <w:t xml:space="preserve">se encuentra desorganizada y en ciertas partes </w:t>
      </w:r>
      <w:r w:rsidR="00EE62F8">
        <w:t>está</w:t>
      </w:r>
      <w:r w:rsidR="00E260FD" w:rsidRPr="00BA156B">
        <w:t xml:space="preserve"> desactualizada</w:t>
      </w:r>
      <w:r w:rsidR="000113B0" w:rsidRPr="00BA156B">
        <w:t xml:space="preserve"> </w:t>
      </w:r>
      <w:r w:rsidR="0077483C" w:rsidRPr="00BA156B">
        <w:fldChar w:fldCharType="begin" w:fldLock="1"/>
      </w:r>
      <w:r w:rsidR="000A0E57">
        <w:instrText>ADDIN CSL_CITATION {"citationItems":[{"id":"ITEM-1","itemData":{"URL":"http://mapa.susalud.gob.pe/","accessed":{"date-parts":[["2018","3","14"]]},"author":[{"dropping-particle":"","family":"SUSALUD","given":"","non-dropping-particle":"","parse-names":false,"suffix":""}],"id":"ITEM-1","issued":{"date-parts":[["0"]]},"title":"Mapa Georeferenciado","type":"webpage"},"uris":["http://www.mendeley.com/documents/?uuid=4d475be5-26d8-34ec-a72d-f3285c46af48"]}],"mendeley":{"formattedCitation":"(40)","plainTextFormattedCitation":"(40)","previouslyFormattedCitation":"(43)"},"properties":{"noteIndex":0},"schema":"https://github.com/citation-style-language/schema/raw/master/csl-citation.json"}</w:instrText>
      </w:r>
      <w:r w:rsidR="0077483C" w:rsidRPr="00BA156B">
        <w:fldChar w:fldCharType="separate"/>
      </w:r>
      <w:r w:rsidR="000A0E57" w:rsidRPr="000A0E57">
        <w:rPr>
          <w:noProof/>
        </w:rPr>
        <w:t>(40)</w:t>
      </w:r>
      <w:r w:rsidR="0077483C" w:rsidRPr="00BA156B">
        <w:fldChar w:fldCharType="end"/>
      </w:r>
      <w:r w:rsidR="00E260FD" w:rsidRPr="00BA156B">
        <w:t>.</w:t>
      </w:r>
    </w:p>
    <w:p w14:paraId="32F66F0F" w14:textId="77777777" w:rsidR="009F3767" w:rsidRPr="00017896" w:rsidRDefault="00CD231B" w:rsidP="00017896">
      <w:pPr>
        <w:pStyle w:val="Texto"/>
      </w:pPr>
      <w:r w:rsidRPr="00BA156B">
        <w:t xml:space="preserve">Por todo lo señalado anteriormente, </w:t>
      </w:r>
      <w:r w:rsidR="009F3767" w:rsidRPr="00BA156B">
        <w:t xml:space="preserve">el aplicativo de SUSALUD MAP parece haber sido concebido para ayudar a los ciudadanos a tomar una mejor decisión sobre </w:t>
      </w:r>
      <w:r w:rsidR="004220C8" w:rsidRPr="00BA156B">
        <w:t>dónde</w:t>
      </w:r>
      <w:r w:rsidR="009F3767" w:rsidRPr="00BA156B">
        <w:t xml:space="preserve"> buscar atención </w:t>
      </w:r>
      <w:r w:rsidR="004220C8" w:rsidRPr="00BA156B">
        <w:t>médica</w:t>
      </w:r>
      <w:r w:rsidR="009F3767" w:rsidRPr="00BA156B">
        <w:t xml:space="preserve">, pero </w:t>
      </w:r>
      <w:r w:rsidR="00EF6176" w:rsidRPr="00BA156B">
        <w:t xml:space="preserve">presenta </w:t>
      </w:r>
      <w:r w:rsidR="009F3767" w:rsidRPr="00BA156B">
        <w:t xml:space="preserve">varias deficiencias que </w:t>
      </w:r>
      <w:r w:rsidR="0079570A" w:rsidRPr="00BA156B">
        <w:t>impiden</w:t>
      </w:r>
      <w:r w:rsidR="009F3767" w:rsidRPr="00BA156B">
        <w:t xml:space="preserve"> que esta información se presente de forma clara y eficiente </w:t>
      </w:r>
      <w:r w:rsidR="0079570A" w:rsidRPr="00BA156B">
        <w:t xml:space="preserve">de manera </w:t>
      </w:r>
      <w:r w:rsidR="009F3767" w:rsidRPr="00BA156B">
        <w:t>que permita a los ciudadanos tomar decisiones.</w:t>
      </w:r>
    </w:p>
    <w:p w14:paraId="330F597B" w14:textId="77777777" w:rsidR="009B63B8" w:rsidRPr="00BA156B" w:rsidRDefault="009B63B8" w:rsidP="00262D6E">
      <w:pPr>
        <w:pStyle w:val="Ttulo3"/>
        <w:rPr>
          <w:lang w:val="es-PE"/>
        </w:rPr>
      </w:pPr>
      <w:bookmarkStart w:id="34" w:name="_Toc520655638"/>
      <w:r w:rsidRPr="00BA156B">
        <w:rPr>
          <w:lang w:val="es-PE"/>
        </w:rPr>
        <w:t>Normat</w:t>
      </w:r>
      <w:r w:rsidR="000113B0" w:rsidRPr="00BA156B">
        <w:rPr>
          <w:lang w:val="es-PE"/>
        </w:rPr>
        <w:t>iva vigente para el recojo</w:t>
      </w:r>
      <w:r w:rsidRPr="00BA156B">
        <w:rPr>
          <w:lang w:val="es-PE"/>
        </w:rPr>
        <w:t xml:space="preserve"> y manejo de reclamos en el sector salud</w:t>
      </w:r>
      <w:bookmarkEnd w:id="34"/>
    </w:p>
    <w:p w14:paraId="6EE8A503" w14:textId="77777777" w:rsidR="004220C8" w:rsidRPr="00017896" w:rsidRDefault="004220C8" w:rsidP="00017896">
      <w:pPr>
        <w:pStyle w:val="Texto"/>
      </w:pPr>
      <w:r w:rsidRPr="00BA156B">
        <w:t xml:space="preserve">Actualmente se encuentra vigente el Decreto Supremo 030-2016 donde se aprobó el Reglamento para la Atención de Reclamos y Quejas de los Usuarios de las IPRESS, IAFAS y las Unidades de Gestión de Instituciones Prestadoras de Servicios de Salud (UGIPRESS) </w:t>
      </w:r>
      <w:r w:rsidR="008626EB" w:rsidRPr="00BA156B">
        <w:t>públicas</w:t>
      </w:r>
      <w:r w:rsidRPr="00BA156B">
        <w:t xml:space="preserve">, privadas y mixtas. En esta normativa </w:t>
      </w:r>
      <w:r w:rsidR="008626EB" w:rsidRPr="00BA156B">
        <w:t xml:space="preserve">se encuentra estipulada tanto como es el proceso de </w:t>
      </w:r>
      <w:r w:rsidR="000113B0" w:rsidRPr="00BA156B">
        <w:t>recojo</w:t>
      </w:r>
      <w:r w:rsidR="008626EB" w:rsidRPr="00BA156B">
        <w:t xml:space="preserve"> y registro de inconformidades </w:t>
      </w:r>
      <w:r w:rsidR="00205058" w:rsidRPr="00BA156B">
        <w:t>de los ciudadanos</w:t>
      </w:r>
      <w:r w:rsidR="008626EB" w:rsidRPr="00BA156B">
        <w:t xml:space="preserve"> y tercero legitimados tanto en las IPRESS como en SUSALUD</w:t>
      </w:r>
      <w:r w:rsidR="000113B0" w:rsidRPr="00BA156B">
        <w:t xml:space="preserve">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003F29A5" w:rsidRPr="00BA156B">
        <w:rPr>
          <w:noProof/>
        </w:rPr>
        <w:t>(12)</w:t>
      </w:r>
      <w:r w:rsidR="0077483C" w:rsidRPr="00BA156B">
        <w:fldChar w:fldCharType="end"/>
      </w:r>
      <w:r w:rsidR="008626EB" w:rsidRPr="00BA156B">
        <w:t>.</w:t>
      </w:r>
    </w:p>
    <w:p w14:paraId="6E0F626B" w14:textId="77777777" w:rsidR="004456A4" w:rsidRPr="00017896" w:rsidRDefault="00D06B91" w:rsidP="00017896">
      <w:pPr>
        <w:pStyle w:val="Texto"/>
      </w:pPr>
      <w:r w:rsidRPr="00BA156B">
        <w:t>Dentro de este Decreto Supremo se encuentra</w:t>
      </w:r>
      <w:r w:rsidR="009B63B8" w:rsidRPr="00BA156B">
        <w:t xml:space="preserve"> la diferenciación entre reclamos y queja</w:t>
      </w:r>
      <w:r w:rsidR="002C08D0" w:rsidRPr="00BA156B">
        <w:t>s</w:t>
      </w:r>
      <w:r w:rsidR="001D0A70" w:rsidRPr="00BA156B">
        <w:t>.</w:t>
      </w:r>
      <w:r w:rsidR="009B63B8" w:rsidRPr="00BA156B">
        <w:t xml:space="preserve"> </w:t>
      </w:r>
      <w:r w:rsidR="001D0A70" w:rsidRPr="00BA156B">
        <w:t>Esta</w:t>
      </w:r>
      <w:r w:rsidR="008626EB" w:rsidRPr="00BA156B">
        <w:t xml:space="preserve"> diferencia </w:t>
      </w:r>
      <w:r w:rsidR="001D0A70" w:rsidRPr="00BA156B">
        <w:t>radica en</w:t>
      </w:r>
      <w:r w:rsidR="009B63B8" w:rsidRPr="00BA156B">
        <w:t xml:space="preserve"> ante </w:t>
      </w:r>
      <w:r w:rsidR="005628E1" w:rsidRPr="00BA156B">
        <w:t xml:space="preserve">qué </w:t>
      </w:r>
      <w:r w:rsidR="009B63B8" w:rsidRPr="00BA156B">
        <w:t>institución se ha presentado</w:t>
      </w:r>
      <w:r w:rsidR="008626EB" w:rsidRPr="00BA156B">
        <w:t xml:space="preserve"> la inconformidad</w:t>
      </w:r>
      <w:r w:rsidR="009B63B8" w:rsidRPr="00BA156B">
        <w:t>, cuando se presenta ante una IPRESS se considera reclamo; cuando se presenta ante SUSALUD, es considerad</w:t>
      </w:r>
      <w:r w:rsidR="007620B0" w:rsidRPr="00BA156B">
        <w:t>a</w:t>
      </w:r>
      <w:r w:rsidR="009B63B8" w:rsidRPr="00BA156B">
        <w:t xml:space="preserve"> una queja. </w:t>
      </w:r>
    </w:p>
    <w:p w14:paraId="5F3F864D" w14:textId="77777777" w:rsidR="0099501F" w:rsidRPr="00017896" w:rsidRDefault="004456A4" w:rsidP="00017896">
      <w:pPr>
        <w:pStyle w:val="Texto"/>
      </w:pPr>
      <w:r w:rsidRPr="00BA156B">
        <w:t xml:space="preserve">Bajo esta normativa se dispone que tanto las IAFAS, IPRESS y UGIPRESS se encuentran obligadas a implementar un Sistema de Registro de consultas y </w:t>
      </w:r>
      <w:r w:rsidRPr="00BA156B">
        <w:lastRenderedPageBreak/>
        <w:t>reclamos recibidos, además de emitir los reportes detallados con las acciones hechas para la resolución de ellos, y que este sistema informático y/o físico puede ser accedido por SUSALUD para cumplir sus funciones competentes.</w:t>
      </w:r>
      <w:r w:rsidR="00D06B91" w:rsidRPr="00BA156B">
        <w:t xml:space="preserve"> </w:t>
      </w:r>
      <w:r w:rsidR="007D1CC3" w:rsidRPr="00BA156B">
        <w:t>También</w:t>
      </w:r>
      <w:r w:rsidR="00D06B91" w:rsidRPr="00BA156B">
        <w:t xml:space="preserve"> se encuentra delimitado que Intendencia de Promoción de Derechos en Salud es la encargada de supervisar las actividades orientadas a fortalecer los derechos de los ciudadanos y del monitoreo de la implementación y operación de los mecanismos de atención de las consultas y reclamos en IPRESS, IAFAS y UGIPRESS</w:t>
      </w:r>
      <w:r w:rsidR="00C60E77" w:rsidRPr="00BA156B">
        <w:t xml:space="preserve">. Además delimita los plazos de atención son 5 días hábiles para la resolución de Consultas y 30 días hábiles para la resolución de Reclamos y/o Quejas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00C60E77" w:rsidRPr="00BA156B">
        <w:rPr>
          <w:noProof/>
        </w:rPr>
        <w:t>(12)</w:t>
      </w:r>
      <w:r w:rsidR="0077483C" w:rsidRPr="00BA156B">
        <w:fldChar w:fldCharType="end"/>
      </w:r>
      <w:r w:rsidR="00C60E77" w:rsidRPr="00BA156B">
        <w:t>.</w:t>
      </w:r>
    </w:p>
    <w:p w14:paraId="23101350" w14:textId="4F4D3CB0" w:rsidR="00262D6E" w:rsidRPr="00017896" w:rsidRDefault="006B37DD" w:rsidP="00017896">
      <w:pPr>
        <w:pStyle w:val="Texto"/>
      </w:pPr>
      <w:r w:rsidRPr="00BA156B">
        <w:t>Existe actualmente un proyecto para reemplazar al actual Decre</w:t>
      </w:r>
      <w:r w:rsidR="005400C1" w:rsidRPr="00BA156B">
        <w:t>to Supremo 030 donde se plantea a más detalle las f</w:t>
      </w:r>
      <w:r w:rsidR="001325DD" w:rsidRPr="00BA156B">
        <w:t>unciones a cumplir dentro de las PAUS</w:t>
      </w:r>
      <w:r w:rsidR="00AA0592" w:rsidRPr="00BA156B">
        <w:t>, especifican</w:t>
      </w:r>
      <w:r w:rsidR="001325DD" w:rsidRPr="00BA156B">
        <w:t xml:space="preserve"> documentación para</w:t>
      </w:r>
      <w:r w:rsidR="00AA0592" w:rsidRPr="00BA156B">
        <w:t xml:space="preserve"> el acceso a la Historia </w:t>
      </w:r>
      <w:r w:rsidR="00115702" w:rsidRPr="00BA156B">
        <w:t>Clínica</w:t>
      </w:r>
      <w:r w:rsidR="001325DD" w:rsidRPr="00BA156B">
        <w:t xml:space="preserve">, detallan procedimientos </w:t>
      </w:r>
      <w:r w:rsidR="00AA0592" w:rsidRPr="00BA156B">
        <w:t xml:space="preserve">para la investigación de sucesos por los que los ciudadanos se encuentran manifestando su insatisfacción </w:t>
      </w:r>
      <w:r w:rsidR="001325DD" w:rsidRPr="00BA156B">
        <w:t xml:space="preserve">y </w:t>
      </w:r>
      <w:r w:rsidR="00EE62F8">
        <w:t>el té</w:t>
      </w:r>
      <w:r w:rsidR="00673ED7" w:rsidRPr="00BA156B">
        <w:t>rmino d</w:t>
      </w:r>
      <w:r w:rsidR="00EE62F8">
        <w:t xml:space="preserve">e </w:t>
      </w:r>
      <w:r w:rsidR="0051122E">
        <w:t>“</w:t>
      </w:r>
      <w:r w:rsidR="00EE62F8">
        <w:t>Queja</w:t>
      </w:r>
      <w:r w:rsidR="0051122E">
        <w:t>”</w:t>
      </w:r>
      <w:r w:rsidR="00EE62F8">
        <w:t xml:space="preserve"> es reemplazado por el té</w:t>
      </w:r>
      <w:r w:rsidR="00673ED7" w:rsidRPr="00BA156B">
        <w:t xml:space="preserve">rmino </w:t>
      </w:r>
      <w:r w:rsidR="0051122E">
        <w:t>“</w:t>
      </w:r>
      <w:r w:rsidR="00673ED7" w:rsidRPr="00BA156B">
        <w:t>Denuncia</w:t>
      </w:r>
      <w:r w:rsidR="0051122E">
        <w:t>”</w:t>
      </w:r>
      <w:r w:rsidR="00673ED7" w:rsidRPr="00BA156B">
        <w:t xml:space="preserve">. </w:t>
      </w:r>
      <w:r w:rsidR="000322B7" w:rsidRPr="00BA156B">
        <w:t xml:space="preserve">Tanto en los reclamos como en las denuncias, se centra en mostrar </w:t>
      </w:r>
      <w:r w:rsidR="004B2804" w:rsidRPr="00BA156B">
        <w:t>cómo</w:t>
      </w:r>
      <w:r w:rsidR="000322B7" w:rsidRPr="00BA156B">
        <w:t xml:space="preserve"> estas deben ser gestionadas por la IPRESS y por SUSALUD respectivamente</w:t>
      </w:r>
      <w:r w:rsidR="004B2804" w:rsidRPr="00BA156B">
        <w:t>.</w:t>
      </w:r>
      <w:r w:rsidR="00734B3F" w:rsidRPr="00BA156B">
        <w:t xml:space="preserve"> Adicionalmente, muestran un anexo especial para la formulación de reclamos o denuncias hacia IAFAS separado del formato </w:t>
      </w:r>
      <w:r w:rsidR="001325DD" w:rsidRPr="00BA156B">
        <w:t>hacia IPRESS donde l</w:t>
      </w:r>
      <w:r w:rsidR="00734B3F" w:rsidRPr="00BA156B">
        <w:t>a diferencia entre ambos formatos radica principalmente en diferentes causas del reclamo presentado</w:t>
      </w:r>
      <w:r w:rsidR="001325DD" w:rsidRPr="00BA156B">
        <w:t xml:space="preserve"> </w:t>
      </w:r>
      <w:r w:rsidR="0077483C" w:rsidRPr="00BA156B">
        <w:fldChar w:fldCharType="begin" w:fldLock="1"/>
      </w:r>
      <w:r w:rsidR="000A0E57">
        <w:instrText>ADDIN CSL_CITATION {"citationItems":[{"id":"ITEM-1","itemData":{"author":[{"dropping-particle":"","family":"Ministerio de Salud","given":"","non-dropping-particle":"","parse-names":false,"suffix":""}],"id":"ITEM-1","issued":{"date-parts":[["0"]]},"title":"Resolución Ministerial 667-2017/MINSA","type":"article-journal"},"uris":["http://www.mendeley.com/documents/?uuid=552a519c-8799-3b1e-ac3b-ae3a6f023f8d"]}],"mendeley":{"formattedCitation":"(41)","plainTextFormattedCitation":"(41)","previouslyFormattedCitation":"(44)"},"properties":{"noteIndex":0},"schema":"https://github.com/citation-style-language/schema/raw/master/csl-citation.json"}</w:instrText>
      </w:r>
      <w:r w:rsidR="0077483C" w:rsidRPr="00BA156B">
        <w:fldChar w:fldCharType="separate"/>
      </w:r>
      <w:r w:rsidR="000A0E57" w:rsidRPr="000A0E57">
        <w:rPr>
          <w:noProof/>
        </w:rPr>
        <w:t>(41)</w:t>
      </w:r>
      <w:r w:rsidR="0077483C" w:rsidRPr="00BA156B">
        <w:fldChar w:fldCharType="end"/>
      </w:r>
      <w:r w:rsidR="00734B3F" w:rsidRPr="00BA156B">
        <w:t>.</w:t>
      </w:r>
    </w:p>
    <w:p w14:paraId="3AC1A7A6" w14:textId="77777777" w:rsidR="00562533" w:rsidRPr="00BA156B" w:rsidRDefault="00562533" w:rsidP="00A27624">
      <w:pPr>
        <w:pStyle w:val="Ttulo3"/>
        <w:rPr>
          <w:lang w:val="es-PE"/>
        </w:rPr>
      </w:pPr>
      <w:bookmarkStart w:id="35" w:name="_Toc520655639"/>
      <w:r w:rsidRPr="00BA156B">
        <w:rPr>
          <w:lang w:val="es-PE"/>
        </w:rPr>
        <w:t>Limitaciones</w:t>
      </w:r>
      <w:r w:rsidR="00A27624" w:rsidRPr="00BA156B">
        <w:rPr>
          <w:lang w:val="es-PE"/>
        </w:rPr>
        <w:t xml:space="preserve"> del Sistema de Solicitudes</w:t>
      </w:r>
      <w:r w:rsidR="00547CFF" w:rsidRPr="00BA156B">
        <w:rPr>
          <w:lang w:val="es-PE"/>
        </w:rPr>
        <w:t xml:space="preserve"> </w:t>
      </w:r>
      <w:r w:rsidR="00ED38D2" w:rsidRPr="00BA156B">
        <w:rPr>
          <w:lang w:val="es-PE"/>
        </w:rPr>
        <w:t>en</w:t>
      </w:r>
      <w:r w:rsidR="00A976DA" w:rsidRPr="00BA156B">
        <w:rPr>
          <w:lang w:val="es-PE"/>
        </w:rPr>
        <w:t xml:space="preserve"> Atenció</w:t>
      </w:r>
      <w:r w:rsidR="00ED38D2" w:rsidRPr="00BA156B">
        <w:rPr>
          <w:lang w:val="es-PE"/>
        </w:rPr>
        <w:t>n al Ciudadano</w:t>
      </w:r>
      <w:bookmarkEnd w:id="35"/>
    </w:p>
    <w:p w14:paraId="32495F00" w14:textId="33AB4F96" w:rsidR="00651402" w:rsidRPr="00017896" w:rsidRDefault="00327AE6" w:rsidP="00017896">
      <w:pPr>
        <w:pStyle w:val="Texto"/>
      </w:pPr>
      <w:r w:rsidRPr="00BA156B">
        <w:t xml:space="preserve">SUSALUD cuenta con una Plataforma de Información donde </w:t>
      </w:r>
      <w:r w:rsidR="00562533" w:rsidRPr="00BA156B">
        <w:t>se esperaría que se pudiera tener</w:t>
      </w:r>
      <w:r w:rsidR="00A27624" w:rsidRPr="00BA156B">
        <w:t xml:space="preserve"> estadística sobre cuáles son lo</w:t>
      </w:r>
      <w:r w:rsidR="00562533" w:rsidRPr="00BA156B">
        <w:t xml:space="preserve">s principales </w:t>
      </w:r>
      <w:r w:rsidR="00A27624" w:rsidRPr="00BA156B">
        <w:t xml:space="preserve">tipos de </w:t>
      </w:r>
      <w:r w:rsidR="00562533" w:rsidRPr="00BA156B">
        <w:t xml:space="preserve">preocupaciones </w:t>
      </w:r>
      <w:r w:rsidR="00562533" w:rsidRPr="00BA156B">
        <w:lastRenderedPageBreak/>
        <w:t>y/o problemas de los asegurados por IPRESS</w:t>
      </w:r>
      <w:r w:rsidRPr="00BA156B">
        <w:t xml:space="preserve"> </w:t>
      </w:r>
      <w:r w:rsidR="0077483C" w:rsidRPr="00BA156B">
        <w:fldChar w:fldCharType="begin" w:fldLock="1"/>
      </w:r>
      <w:r w:rsidR="000A0E57">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(39)"},"properties":{"noteIndex":0},"schema":"https://github.com/citation-style-language/schema/raw/master/csl-citation.json"}</w:instrText>
      </w:r>
      <w:r w:rsidR="0077483C" w:rsidRPr="00BA156B">
        <w:fldChar w:fldCharType="separate"/>
      </w:r>
      <w:r w:rsidR="000A0E57" w:rsidRPr="000A0E57">
        <w:rPr>
          <w:noProof/>
        </w:rPr>
        <w:t>(36)</w:t>
      </w:r>
      <w:r w:rsidR="0077483C" w:rsidRPr="00BA156B">
        <w:fldChar w:fldCharType="end"/>
      </w:r>
      <w:r w:rsidR="007B7445" w:rsidRPr="00BA156B">
        <w:t>.</w:t>
      </w:r>
      <w:r w:rsidR="00562533" w:rsidRPr="00BA156B">
        <w:t xml:space="preserve"> Sin embargo, esto no se puede hacer debido a que </w:t>
      </w:r>
      <w:r w:rsidR="00A27624" w:rsidRPr="00BA156B">
        <w:t>actualmente SUSALUD no cuenta con una clasificación de reclamos vigente</w:t>
      </w:r>
      <w:r w:rsidR="007B7445" w:rsidRPr="00BA156B">
        <w:t>.</w:t>
      </w:r>
      <w:r w:rsidR="00562533" w:rsidRPr="00BA156B">
        <w:t xml:space="preserve"> </w:t>
      </w:r>
      <w:r w:rsidR="00A27624" w:rsidRPr="00BA156B">
        <w:t>Al no encontrarse clasificados,</w:t>
      </w:r>
      <w:r w:rsidR="00562533" w:rsidRPr="00BA156B">
        <w:t xml:space="preserve"> es imposible identificar cuál es el tipo de queja más recurrente, ni cuáles son los </w:t>
      </w:r>
      <w:r w:rsidR="00A27624" w:rsidRPr="00BA156B">
        <w:t>problemas más urgentes a ser solucionados dentro de la IPRESS</w:t>
      </w:r>
      <w:r w:rsidR="007B7445" w:rsidRPr="00BA156B">
        <w:t>.</w:t>
      </w:r>
      <w:r w:rsidR="00493B08" w:rsidRPr="00BA156B">
        <w:t xml:space="preserve"> En la Resolución de Superintendencia Nº 160-2011-SUNASA/CD</w:t>
      </w:r>
      <w:r w:rsidRPr="00BA156B">
        <w:t xml:space="preserve"> </w:t>
      </w:r>
      <w:r w:rsidR="0077483C" w:rsidRPr="00BA156B">
        <w:fldChar w:fldCharType="begin" w:fldLock="1"/>
      </w:r>
      <w:r w:rsidR="000A0E57">
        <w:instrText>ADDIN CSL_CITATION {"citationItems":[{"id":"ITEM-1","itemData":{"URL":"http://busquedas.elperuano.pe/normaslegales/aprueban-reglamento-general-para-la-atencion-de-los-reclamos-resolucion-n-160-2011-sunasacd-737790-1/","accessed":{"date-parts":[["2018","3","14"]]},"author":[{"dropping-particle":"","family":"Peruano","given":"","non-dropping-particle":"El","parse-names":false,"suffix":""}],"id":"ITEM-1","issued":{"date-parts":[["0"]]},"title":"LEY N° 30150 - Norma Legal Diario Oficial El Peruano","type":"webpage"},"uris":["http://www.mendeley.com/documents/?uuid=d17fd65f-0176-3cbc-b6ed-085426cf8979"]}],"mendeley":{"formattedCitation":"(42)","plainTextFormattedCitation":"(42)","previouslyFormattedCitation":"(45)"},"properties":{"noteIndex":0},"schema":"https://github.com/citation-style-language/schema/raw/master/csl-citation.json"}</w:instrText>
      </w:r>
      <w:r w:rsidR="0077483C" w:rsidRPr="00BA156B">
        <w:fldChar w:fldCharType="separate"/>
      </w:r>
      <w:r w:rsidR="000A0E57" w:rsidRPr="000A0E57">
        <w:rPr>
          <w:noProof/>
        </w:rPr>
        <w:t>(42)</w:t>
      </w:r>
      <w:r w:rsidR="0077483C" w:rsidRPr="00BA156B">
        <w:fldChar w:fldCharType="end"/>
      </w:r>
      <w:r w:rsidR="00493B08" w:rsidRPr="00BA156B">
        <w:t xml:space="preserve"> se </w:t>
      </w:r>
      <w:r w:rsidR="006F009C" w:rsidRPr="00BA156B">
        <w:t>presentó</w:t>
      </w:r>
      <w:r w:rsidR="00493B08" w:rsidRPr="00BA156B">
        <w:t xml:space="preserve"> una Tabla de Clasificación de Causas de Reclamos, la cual detalla </w:t>
      </w:r>
      <w:r w:rsidR="00C66953" w:rsidRPr="00BA156B">
        <w:t xml:space="preserve">110 </w:t>
      </w:r>
      <w:r w:rsidR="007B022D" w:rsidRPr="00BA156B">
        <w:t>ítems</w:t>
      </w:r>
      <w:r w:rsidR="00C66953" w:rsidRPr="00BA156B">
        <w:t xml:space="preserve"> </w:t>
      </w:r>
      <w:r w:rsidR="00F938C7" w:rsidRPr="00BA156B">
        <w:t xml:space="preserve">con causas </w:t>
      </w:r>
      <w:r w:rsidR="006F009C" w:rsidRPr="00BA156B">
        <w:t>específicas</w:t>
      </w:r>
      <w:r w:rsidR="00EA4860" w:rsidRPr="00BA156B">
        <w:t xml:space="preserve"> de </w:t>
      </w:r>
      <w:r w:rsidR="002D6E63" w:rsidRPr="00BA156B">
        <w:t xml:space="preserve">los reclamos, esta tabla incluye tanto las causas </w:t>
      </w:r>
      <w:r w:rsidR="006F009C" w:rsidRPr="00BA156B">
        <w:t>específicas</w:t>
      </w:r>
      <w:r w:rsidR="002D6E63" w:rsidRPr="00BA156B">
        <w:t xml:space="preserve"> de reclamos </w:t>
      </w:r>
      <w:r w:rsidR="006F009C" w:rsidRPr="00BA156B">
        <w:t>de las cuales son 60 exclusivas para IPRESS,</w:t>
      </w:r>
      <w:r w:rsidR="008E72AA" w:rsidRPr="00BA156B">
        <w:t xml:space="preserve"> </w:t>
      </w:r>
      <w:r w:rsidR="006F009C" w:rsidRPr="00BA156B">
        <w:t>44</w:t>
      </w:r>
      <w:r w:rsidR="00810620" w:rsidRPr="00BA156B">
        <w:t xml:space="preserve"> exclusivas para IAFAS</w:t>
      </w:r>
      <w:r w:rsidR="006F009C" w:rsidRPr="00BA156B">
        <w:t xml:space="preserve"> y 6 causas que se aplican tanto para IPRESS como para IAFAS. Sin embargo, a pesar de existir esta Tabla de Clasificació</w:t>
      </w:r>
      <w:r w:rsidR="00940852" w:rsidRPr="00BA156B">
        <w:t xml:space="preserve">n, </w:t>
      </w:r>
      <w:r w:rsidR="00002C04" w:rsidRPr="00BA156B">
        <w:t xml:space="preserve">en el Decreto Supremo 030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003F29A5" w:rsidRPr="00BA156B">
        <w:rPr>
          <w:noProof/>
        </w:rPr>
        <w:t>(12)</w:t>
      </w:r>
      <w:r w:rsidR="0077483C" w:rsidRPr="00BA156B">
        <w:fldChar w:fldCharType="end"/>
      </w:r>
      <w:r w:rsidR="00002C04" w:rsidRPr="00BA156B">
        <w:t xml:space="preserve"> </w:t>
      </w:r>
      <w:r w:rsidR="00940852" w:rsidRPr="00BA156B">
        <w:t xml:space="preserve">no se menciona como </w:t>
      </w:r>
      <w:r w:rsidR="00002C04" w:rsidRPr="00BA156B">
        <w:t>ella</w:t>
      </w:r>
      <w:r w:rsidR="00940852" w:rsidRPr="00BA156B">
        <w:t xml:space="preserve"> debe ser utilizada</w:t>
      </w:r>
      <w:r w:rsidR="00002C04" w:rsidRPr="00BA156B">
        <w:t>.</w:t>
      </w:r>
      <w:r w:rsidR="00940852" w:rsidRPr="00BA156B">
        <w:t xml:space="preserve"> </w:t>
      </w:r>
      <w:r w:rsidR="00002C04" w:rsidRPr="00BA156B">
        <w:t>Para resolver esta duda,</w:t>
      </w:r>
      <w:r w:rsidR="00160383" w:rsidRPr="00BA156B">
        <w:t xml:space="preserve"> se hicieron las consultas correspondientes a personal de SUSALUD y ellos indicaron que esta tabla de clasificación ya no se utiliza debido a que como cuenta co</w:t>
      </w:r>
      <w:r w:rsidR="00EE62F8">
        <w:t>n muchas categorías lo cual hací</w:t>
      </w:r>
      <w:r w:rsidR="00160383" w:rsidRPr="00BA156B">
        <w:t>a complejo su uso.</w:t>
      </w:r>
    </w:p>
    <w:p w14:paraId="43CE58B8" w14:textId="32328B61" w:rsidR="00562533" w:rsidRPr="00017896" w:rsidRDefault="007222F0" w:rsidP="00017896">
      <w:pPr>
        <w:pStyle w:val="Texto"/>
      </w:pPr>
      <w:r w:rsidRPr="00BA156B">
        <w:t>Es por est</w:t>
      </w:r>
      <w:r w:rsidR="004053C8" w:rsidRPr="00BA156B">
        <w:t>a razón</w:t>
      </w:r>
      <w:r w:rsidRPr="00BA156B">
        <w:t xml:space="preserve"> que se revisó a fondo las estadísticas que presenta SUSALUD dentro de su Plataforma de Información</w:t>
      </w:r>
      <w:r w:rsidR="004053C8" w:rsidRPr="00BA156B">
        <w:t xml:space="preserve"> </w:t>
      </w:r>
      <w:r w:rsidR="0077483C" w:rsidRPr="00BA156B">
        <w:fldChar w:fldCharType="begin" w:fldLock="1"/>
      </w:r>
      <w:r w:rsidR="000A0E57">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(39)"},"properties":{"noteIndex":0},"schema":"https://github.com/citation-style-language/schema/raw/master/csl-citation.json"}</w:instrText>
      </w:r>
      <w:r w:rsidR="0077483C" w:rsidRPr="00BA156B">
        <w:fldChar w:fldCharType="separate"/>
      </w:r>
      <w:r w:rsidR="000A0E57" w:rsidRPr="000A0E57">
        <w:rPr>
          <w:noProof/>
        </w:rPr>
        <w:t>(36)</w:t>
      </w:r>
      <w:r w:rsidR="0077483C" w:rsidRPr="00BA156B">
        <w:fldChar w:fldCharType="end"/>
      </w:r>
      <w:r w:rsidRPr="00BA156B">
        <w:t>, y se encontraron datos que genera</w:t>
      </w:r>
      <w:r w:rsidR="004053C8" w:rsidRPr="00BA156B">
        <w:t>ba</w:t>
      </w:r>
      <w:r w:rsidRPr="00BA156B">
        <w:t>n duda. Por ejemplo, se encontró que detallan solicitudes presentadas e</w:t>
      </w:r>
      <w:r w:rsidR="00EE62F8">
        <w:t>n el año 2015 con estado “En Trá</w:t>
      </w:r>
      <w:r w:rsidRPr="00BA156B">
        <w:t>mite”</w:t>
      </w:r>
      <w:r w:rsidR="004053C8" w:rsidRPr="00BA156B">
        <w:t xml:space="preserve"> cuando el tiempo máximo para resolver solicitudes es de 30 días por norma</w:t>
      </w:r>
      <w:r w:rsidRPr="00BA156B">
        <w:t>.</w:t>
      </w:r>
      <w:r w:rsidR="004053C8" w:rsidRPr="00BA156B">
        <w:t xml:space="preserve"> Esto genera un poco de suspicacia sobre las fuentes de datos que utiliza SUSALUD actualmente.</w:t>
      </w:r>
    </w:p>
    <w:p w14:paraId="5E2E5CE4" w14:textId="77777777" w:rsidR="00562533" w:rsidRPr="00BA156B" w:rsidRDefault="00562533" w:rsidP="004053C8">
      <w:pPr>
        <w:pStyle w:val="Ttulo3"/>
        <w:rPr>
          <w:lang w:val="es-PE"/>
        </w:rPr>
      </w:pPr>
      <w:bookmarkStart w:id="36" w:name="_Toc520655640"/>
      <w:r w:rsidRPr="00BA156B">
        <w:rPr>
          <w:lang w:val="es-PE"/>
        </w:rPr>
        <w:lastRenderedPageBreak/>
        <w:t>Oportunidades de Mejora</w:t>
      </w:r>
      <w:bookmarkEnd w:id="36"/>
    </w:p>
    <w:p w14:paraId="33AE6CB2" w14:textId="77777777" w:rsidR="00B674F0" w:rsidRDefault="004053C8" w:rsidP="00017896">
      <w:pPr>
        <w:pStyle w:val="Texto"/>
      </w:pPr>
      <w:r w:rsidRPr="00BA156B">
        <w:t xml:space="preserve">Con la evidencia expuesta del manejo de reclamos y </w:t>
      </w:r>
      <w:r w:rsidR="00562533" w:rsidRPr="00BA156B">
        <w:t xml:space="preserve">las limitantes </w:t>
      </w:r>
      <w:r w:rsidRPr="00BA156B">
        <w:t>expuestas se pueden pensar en</w:t>
      </w:r>
      <w:r w:rsidR="00562533" w:rsidRPr="00BA156B">
        <w:t xml:space="preserve"> varias formas de mejorar el </w:t>
      </w:r>
      <w:r w:rsidR="00753D9C">
        <w:t>aplicativo informático</w:t>
      </w:r>
      <w:r w:rsidR="00562533" w:rsidRPr="00BA156B">
        <w:t xml:space="preserve"> teniendo en cuenta tanto las necesidades de los asegurados como la de las IPRESS y SUSALUD</w:t>
      </w:r>
      <w:r w:rsidR="007B7445" w:rsidRPr="00BA156B">
        <w:t>.</w:t>
      </w:r>
      <w:r w:rsidR="00562533" w:rsidRPr="00BA156B">
        <w:t xml:space="preserve"> Un </w:t>
      </w:r>
      <w:r w:rsidR="00753D9C">
        <w:t>aplicativo informático</w:t>
      </w:r>
      <w:r w:rsidR="00DE4BF7">
        <w:t xml:space="preserve"> </w:t>
      </w:r>
      <w:r w:rsidR="00562533" w:rsidRPr="00BA156B">
        <w:t>centralizado administrado por SUSALUD, en el cual cada IPRESS pueda ingresar los reclamos conforme van llegando y donde se pueda colocar el procedimiento que se realiza para solucionar cada uno de ellos, podría reducir mucho la carga fiscalizadora de SUSALUD</w:t>
      </w:r>
      <w:r w:rsidRPr="00BA156B">
        <w:t xml:space="preserve"> y la capacidad de las IPRESS en mejorar</w:t>
      </w:r>
      <w:r w:rsidR="007B7445" w:rsidRPr="00BA156B">
        <w:t>.</w:t>
      </w:r>
      <w:r w:rsidR="00562533" w:rsidRPr="00BA156B">
        <w:t xml:space="preserve"> Con este </w:t>
      </w:r>
      <w:r w:rsidR="00753D9C">
        <w:t>aplicativo informático</w:t>
      </w:r>
      <w:r w:rsidRPr="00BA156B">
        <w:t xml:space="preserve"> se mejoraría el alcance de la información proveniente en los reclamos y podría manejarse de una forma que permita proponer proyectos de mejora para </w:t>
      </w:r>
      <w:r w:rsidR="00EF06FE">
        <w:t xml:space="preserve">la red </w:t>
      </w:r>
      <w:r w:rsidR="00591BA7">
        <w:t xml:space="preserve">de establecimientos de salud del </w:t>
      </w:r>
      <w:r w:rsidR="00EF06FE">
        <w:t xml:space="preserve">MINSA </w:t>
      </w:r>
      <w:r w:rsidRPr="00BA156B">
        <w:t>del Perú.</w:t>
      </w:r>
    </w:p>
    <w:p w14:paraId="458CC8A6" w14:textId="77777777" w:rsidR="00A60A6F" w:rsidRDefault="001435D9" w:rsidP="00017896">
      <w:pPr>
        <w:pStyle w:val="Texto"/>
      </w:pPr>
      <w:r>
        <w:t>Durante la búsqueda</w:t>
      </w:r>
      <w:r w:rsidR="00A60A6F">
        <w:t xml:space="preserve"> </w:t>
      </w:r>
      <w:r>
        <w:t xml:space="preserve">bibliográfica de este estudio, se realizaron búsquedas </w:t>
      </w:r>
      <w:r w:rsidR="00A60A6F">
        <w:t xml:space="preserve">acerca de sistemas parecidos que se utilizan en otros países para el recojo, manejo y gestión de los reclamos, se encontraron referencias a manuales de gestión de reclamos los cuales fueron explicados en el primer capítulo de este estudio. No se encontraron referencias a </w:t>
      </w:r>
      <w:r w:rsidR="004F498A">
        <w:t>aplicativos</w:t>
      </w:r>
      <w:r w:rsidR="00A60A6F">
        <w:t xml:space="preserve"> de gestión de reclamos ideados utilizando una metodología de investigación como la de UCD. Dicha búsqueda bibliográfica se </w:t>
      </w:r>
      <w:r>
        <w:t>realizó</w:t>
      </w:r>
      <w:r w:rsidR="00A60A6F">
        <w:t xml:space="preserve"> en</w:t>
      </w:r>
      <w:r>
        <w:t xml:space="preserve"> </w:t>
      </w:r>
      <w:r w:rsidR="007B5AA2">
        <w:t>las bases de datos</w:t>
      </w:r>
      <w:r>
        <w:t xml:space="preserve"> “</w:t>
      </w:r>
      <w:proofErr w:type="spellStart"/>
      <w:r>
        <w:t>PubMed</w:t>
      </w:r>
      <w:proofErr w:type="spellEnd"/>
      <w:r>
        <w:t>”, “</w:t>
      </w:r>
      <w:proofErr w:type="spellStart"/>
      <w:r>
        <w:t>Scopus</w:t>
      </w:r>
      <w:proofErr w:type="spellEnd"/>
      <w:r>
        <w:t>” y “</w:t>
      </w:r>
      <w:proofErr w:type="spellStart"/>
      <w:r>
        <w:t>Science</w:t>
      </w:r>
      <w:proofErr w:type="spellEnd"/>
      <w:r>
        <w:t xml:space="preserve"> </w:t>
      </w:r>
      <w:proofErr w:type="spellStart"/>
      <w:r>
        <w:t>Direct</w:t>
      </w:r>
      <w:proofErr w:type="spellEnd"/>
      <w:r>
        <w:t>” bajo la búsqueda de “</w:t>
      </w:r>
      <w:r w:rsidRPr="007815C0">
        <w:rPr>
          <w:lang w:val="es-PE"/>
        </w:rPr>
        <w:t>Complaint Management System in Health Care</w:t>
      </w:r>
      <w:r>
        <w:t>” encontrándose ningún resultado que presentara un sistema de gestión de reclamos que hubiera sido ideado como un estudio de investigación. Cuando se hizo la búsqueda en español de “Sistema de gestión de reclamos en salud” tampoco se encontraron estudios similares.</w:t>
      </w:r>
    </w:p>
    <w:p w14:paraId="44FA55EE" w14:textId="77777777" w:rsidR="0023033B" w:rsidRPr="000538FD" w:rsidRDefault="00A12DD0" w:rsidP="000538FD">
      <w:pPr>
        <w:pStyle w:val="Ttulo1"/>
      </w:pPr>
      <w:bookmarkStart w:id="37" w:name="_Toc520655641"/>
      <w:r w:rsidRPr="00BA156B">
        <w:lastRenderedPageBreak/>
        <w:t>Justificación del estudio</w:t>
      </w:r>
      <w:bookmarkEnd w:id="37"/>
    </w:p>
    <w:p w14:paraId="52BF6C31" w14:textId="77777777" w:rsidR="00736B17" w:rsidRPr="000538FD" w:rsidRDefault="00D12CF6" w:rsidP="000538FD">
      <w:pPr>
        <w:pStyle w:val="Texto"/>
      </w:pPr>
      <w:r w:rsidRPr="00BA156B">
        <w:t xml:space="preserve">Bajo la normativa vigente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Pr="00BA156B">
        <w:rPr>
          <w:noProof/>
        </w:rPr>
        <w:t>(12)</w:t>
      </w:r>
      <w:r w:rsidR="0077483C" w:rsidRPr="00BA156B">
        <w:fldChar w:fldCharType="end"/>
      </w:r>
      <w:r w:rsidRPr="00BA156B">
        <w:t>, cada IPRESS se encuentra obligada a implementar un Sistema de Registro de Consultas y Reclamos Recibidos</w:t>
      </w:r>
      <w:r w:rsidR="00CE1173" w:rsidRPr="00BA156B">
        <w:t xml:space="preserve"> al que</w:t>
      </w:r>
      <w:r w:rsidRPr="00BA156B">
        <w:t xml:space="preserve"> SUSALUD</w:t>
      </w:r>
      <w:r w:rsidR="00CE1173" w:rsidRPr="00BA156B">
        <w:t xml:space="preserve"> pueda </w:t>
      </w:r>
      <w:r w:rsidRPr="00BA156B">
        <w:t>tener acceso. Sin embargo,</w:t>
      </w:r>
      <w:r w:rsidR="00CE1173" w:rsidRPr="00BA156B">
        <w:t xml:space="preserve"> </w:t>
      </w:r>
      <w:r w:rsidR="006C0F8E">
        <w:t>la implementación de</w:t>
      </w:r>
      <w:r w:rsidR="00CE1173" w:rsidRPr="00BA156B">
        <w:t xml:space="preserve"> un </w:t>
      </w:r>
      <w:r w:rsidR="00EC3B35">
        <w:t>aplicativo informático</w:t>
      </w:r>
      <w:r w:rsidR="00CE1173" w:rsidRPr="00BA156B">
        <w:t xml:space="preserve"> centralizado</w:t>
      </w:r>
      <w:r w:rsidR="00EC3B35">
        <w:t xml:space="preserve"> </w:t>
      </w:r>
      <w:r w:rsidR="006C0F8E">
        <w:t xml:space="preserve">que permita a todas las IPRESS recoger y manejar sus reclamos de manera ordenada y que además permita </w:t>
      </w:r>
      <w:r w:rsidR="00EC3B35">
        <w:t>la supervisión de SUSALUD</w:t>
      </w:r>
      <w:r w:rsidR="006C0F8E">
        <w:t xml:space="preserve"> sería de mucha más utilidad que </w:t>
      </w:r>
      <w:r w:rsidR="00CE1173" w:rsidRPr="00BA156B">
        <w:t xml:space="preserve">la creación de </w:t>
      </w:r>
      <w:r w:rsidR="003C6FC8">
        <w:t>varios</w:t>
      </w:r>
      <w:r w:rsidR="00CE1173" w:rsidRPr="00BA156B">
        <w:t xml:space="preserve"> </w:t>
      </w:r>
      <w:r w:rsidR="006C0F8E">
        <w:t>aplicativos</w:t>
      </w:r>
      <w:r w:rsidR="00CE1173" w:rsidRPr="00BA156B">
        <w:t xml:space="preserve"> independientes que realicen estas</w:t>
      </w:r>
      <w:r w:rsidR="006C0F8E">
        <w:t xml:space="preserve"> mismas</w:t>
      </w:r>
      <w:r w:rsidR="00CE1173" w:rsidRPr="00BA156B">
        <w:t xml:space="preserve"> funciones, </w:t>
      </w:r>
      <w:r w:rsidR="00C60E77" w:rsidRPr="00BA156B">
        <w:t>ya que</w:t>
      </w:r>
      <w:r w:rsidR="006C0F8E">
        <w:t xml:space="preserve"> implicarían un mayor esfuerzo al momento de fiscalización y no permitirían una concentración de datos similares</w:t>
      </w:r>
      <w:r w:rsidR="00CE1173" w:rsidRPr="00BA156B">
        <w:t>. Esto es debido a que u</w:t>
      </w:r>
      <w:r w:rsidRPr="00BA156B">
        <w:t xml:space="preserve">n </w:t>
      </w:r>
      <w:r w:rsidR="003C45AD">
        <w:t>aplicativo</w:t>
      </w:r>
      <w:r w:rsidRPr="00BA156B">
        <w:t xml:space="preserve"> de esta naturaleza permitiría no solamente que la comunicación entre IPRESS y ciudadanos mejorará, sino además serviría para una correcta supervisión de parte de organismos fiscalizadores como SUSALUD. </w:t>
      </w:r>
      <w:r w:rsidR="00CE1173" w:rsidRPr="00BA156B">
        <w:t>E</w:t>
      </w:r>
      <w:r w:rsidRPr="00BA156B">
        <w:t xml:space="preserve">ste </w:t>
      </w:r>
      <w:r w:rsidR="003C45AD">
        <w:t>aplicativo informático</w:t>
      </w:r>
      <w:r w:rsidR="00A85BE3">
        <w:t xml:space="preserve"> </w:t>
      </w:r>
      <w:r w:rsidRPr="00BA156B">
        <w:t>debería permitir a los ciudadanos monitorear el estado de sus reclamos y visualizar información que le permita tomar una mejor decisión sobre</w:t>
      </w:r>
      <w:r w:rsidR="000D16CA" w:rsidRPr="00BA156B">
        <w:t xml:space="preserve"> dónde</w:t>
      </w:r>
      <w:r w:rsidRPr="00BA156B">
        <w:t xml:space="preserve"> prefiere buscar atención médica. Est</w:t>
      </w:r>
      <w:r w:rsidR="00C22A5E" w:rsidRPr="00BA156B">
        <w:t>e</w:t>
      </w:r>
      <w:r w:rsidRPr="00BA156B">
        <w:t xml:space="preserve"> sería un </w:t>
      </w:r>
      <w:r w:rsidR="003C45AD">
        <w:t>aplicativo</w:t>
      </w:r>
      <w:r w:rsidR="00A85BE3">
        <w:t xml:space="preserve"> </w:t>
      </w:r>
      <w:r w:rsidRPr="00BA156B">
        <w:t>muy atractivo para reducir la brecha que separa a las IPRESS y SUSALUD de los ciudadanos. Para poder lograr que esto funcione, se necesita principalment</w:t>
      </w:r>
      <w:r w:rsidR="00EE62F8">
        <w:t>e informatizar los reclamos y có</w:t>
      </w:r>
      <w:r w:rsidRPr="00BA156B">
        <w:t>mo estos van siendo gestionados por las diferentes IPRESS hasta resolverse de manera satisfactoria. Esto facilitaría la identificación de áreas y procesos susceptibles de mejora con el fin de dar la mejor atención posible a los ciudadanos.</w:t>
      </w:r>
    </w:p>
    <w:p w14:paraId="14A680C0" w14:textId="77777777" w:rsidR="00D12CF6" w:rsidRPr="00BA156B" w:rsidRDefault="00736B17" w:rsidP="000538FD">
      <w:pPr>
        <w:pStyle w:val="Texto"/>
      </w:pPr>
      <w:r w:rsidRPr="00BA156B">
        <w:t>Pa</w:t>
      </w:r>
      <w:r w:rsidR="00FB540C" w:rsidRPr="00BA156B">
        <w:t xml:space="preserve">ra el diseño de este </w:t>
      </w:r>
      <w:r w:rsidR="003C45AD">
        <w:t>aplicativo informático</w:t>
      </w:r>
      <w:r w:rsidRPr="00BA156B">
        <w:t xml:space="preserve"> se escogió la metodología del </w:t>
      </w:r>
      <w:r w:rsidR="007A54FF" w:rsidRPr="00BA156B">
        <w:t>UCD</w:t>
      </w:r>
      <w:r w:rsidR="00520AF5" w:rsidRPr="00BA156B">
        <w:t xml:space="preserve"> </w:t>
      </w:r>
      <w:r w:rsidR="0077483C"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77483C" w:rsidRPr="00BA156B">
        <w:fldChar w:fldCharType="separate"/>
      </w:r>
      <w:r w:rsidR="00520AF5" w:rsidRPr="00BA156B">
        <w:rPr>
          <w:noProof/>
        </w:rPr>
        <w:t>(9)</w:t>
      </w:r>
      <w:r w:rsidR="0077483C" w:rsidRPr="00BA156B">
        <w:fldChar w:fldCharType="end"/>
      </w:r>
      <w:r w:rsidR="00FD57C8" w:rsidRPr="00BA156B">
        <w:t>. Esta metodología</w:t>
      </w:r>
      <w:r w:rsidR="00D12CF6" w:rsidRPr="00BA156B">
        <w:t xml:space="preserve"> </w:t>
      </w:r>
      <w:r w:rsidR="00CE1173" w:rsidRPr="00BA156B">
        <w:t xml:space="preserve">es </w:t>
      </w:r>
      <w:r w:rsidR="00AA3B6F" w:rsidRPr="00BA156B">
        <w:t>adecuada para los objetivos de este estudio</w:t>
      </w:r>
      <w:r w:rsidRPr="00BA156B">
        <w:t xml:space="preserve"> debido a su al</w:t>
      </w:r>
      <w:r w:rsidR="00CE1173" w:rsidRPr="00BA156B">
        <w:t xml:space="preserve">ta </w:t>
      </w:r>
      <w:r w:rsidR="00CE1173" w:rsidRPr="00BA156B">
        <w:lastRenderedPageBreak/>
        <w:t>interacción con usuarios que permit</w:t>
      </w:r>
      <w:r w:rsidR="00D20D45" w:rsidRPr="00BA156B">
        <w:t>e</w:t>
      </w:r>
      <w:r w:rsidRPr="00BA156B">
        <w:t xml:space="preserve"> identificar necesidades, requerimientos, dificultades y problemas</w:t>
      </w:r>
      <w:r w:rsidR="007726AA" w:rsidRPr="00BA156B">
        <w:t xml:space="preserve">. </w:t>
      </w:r>
      <w:r w:rsidR="00D12CF6" w:rsidRPr="00BA156B">
        <w:t>Ya que existirían varios tipos de usuario</w:t>
      </w:r>
      <w:r w:rsidR="00520AF5" w:rsidRPr="00BA156B">
        <w:t xml:space="preserve"> que harían uso de</w:t>
      </w:r>
      <w:r w:rsidR="00D12CF6" w:rsidRPr="00BA156B">
        <w:t xml:space="preserve"> este </w:t>
      </w:r>
      <w:r w:rsidR="003C45AD">
        <w:t>aplicativo</w:t>
      </w:r>
      <w:r w:rsidR="00D12CF6" w:rsidRPr="00BA156B">
        <w:t xml:space="preserve"> </w:t>
      </w:r>
      <w:r w:rsidR="003C45AD">
        <w:t>informático</w:t>
      </w:r>
      <w:r w:rsidR="003C45AD" w:rsidRPr="00BA156B">
        <w:t xml:space="preserve"> </w:t>
      </w:r>
      <w:r w:rsidR="00D12CF6" w:rsidRPr="00BA156B">
        <w:t xml:space="preserve">de </w:t>
      </w:r>
      <w:r w:rsidR="00CE1173" w:rsidRPr="00BA156B">
        <w:t>distintas maneras</w:t>
      </w:r>
      <w:r w:rsidR="00D12CF6" w:rsidRPr="00BA156B">
        <w:t xml:space="preserve"> para cumplir </w:t>
      </w:r>
      <w:r w:rsidR="00CE1173" w:rsidRPr="00BA156B">
        <w:t>sus</w:t>
      </w:r>
      <w:r w:rsidR="00D12CF6" w:rsidRPr="00BA156B">
        <w:t xml:space="preserve"> objetivos</w:t>
      </w:r>
      <w:r w:rsidR="00CE1173" w:rsidRPr="00BA156B">
        <w:t xml:space="preserve"> específicos</w:t>
      </w:r>
      <w:r w:rsidR="00D12CF6" w:rsidRPr="00BA156B">
        <w:t xml:space="preserve">, el </w:t>
      </w:r>
      <w:r w:rsidR="003C45AD">
        <w:t xml:space="preserve">aplicativo </w:t>
      </w:r>
      <w:r w:rsidR="00EE665E" w:rsidRPr="00BA156B">
        <w:t xml:space="preserve">debe </w:t>
      </w:r>
      <w:r w:rsidR="00A85BE3">
        <w:t>considerar</w:t>
      </w:r>
      <w:r w:rsidR="00D12CF6" w:rsidRPr="00BA156B">
        <w:t xml:space="preserve"> cada una de sus necesidades y procesos de trabajo. </w:t>
      </w:r>
      <w:r w:rsidR="00CE1173" w:rsidRPr="00BA156B">
        <w:t xml:space="preserve">Todo esto para que el </w:t>
      </w:r>
      <w:r w:rsidR="003C45AD">
        <w:t>aplicativo</w:t>
      </w:r>
      <w:r w:rsidR="00A85BE3">
        <w:t xml:space="preserve"> </w:t>
      </w:r>
      <w:r w:rsidR="00CE1173" w:rsidRPr="00BA156B">
        <w:t>sea utilizado</w:t>
      </w:r>
      <w:r w:rsidR="00D12CF6" w:rsidRPr="00BA156B">
        <w:t xml:space="preserve"> de manera correcta para que permita una verdadera mejora dentro de</w:t>
      </w:r>
      <w:r w:rsidR="00EC3916">
        <w:t xml:space="preserve"> la red </w:t>
      </w:r>
      <w:r w:rsidR="003C6FC8">
        <w:t xml:space="preserve">de establecimientos de salud del </w:t>
      </w:r>
      <w:r w:rsidR="00EC3916">
        <w:t xml:space="preserve">MINSA </w:t>
      </w:r>
      <w:r w:rsidR="0045196B">
        <w:t xml:space="preserve">del </w:t>
      </w:r>
      <w:r w:rsidR="00D12CF6" w:rsidRPr="0045196B">
        <w:t>Perú</w:t>
      </w:r>
      <w:r w:rsidR="00D12CF6" w:rsidRPr="00BA156B">
        <w:t>.</w:t>
      </w:r>
    </w:p>
    <w:p w14:paraId="52A5FD45" w14:textId="77777777" w:rsidR="006B20F8" w:rsidRPr="000538FD" w:rsidRDefault="00A12DD0" w:rsidP="000538FD">
      <w:pPr>
        <w:pStyle w:val="Ttulo1"/>
        <w:pPrChange w:id="38" w:author="Regina Casanova" w:date="2018-08-11T21:35:00Z">
          <w:pPr>
            <w:pStyle w:val="Ttulo1"/>
            <w:tabs>
              <w:tab w:val="left" w:pos="2977"/>
            </w:tabs>
          </w:pPr>
        </w:pPrChange>
      </w:pPr>
      <w:bookmarkStart w:id="39" w:name="_Toc520655642"/>
      <w:r w:rsidRPr="00BA156B">
        <w:lastRenderedPageBreak/>
        <w:t>Objetivos</w:t>
      </w:r>
      <w:bookmarkEnd w:id="39"/>
    </w:p>
    <w:p w14:paraId="44F230C2" w14:textId="77777777" w:rsidR="00172C25" w:rsidRPr="000538FD" w:rsidRDefault="006B20F8" w:rsidP="00A50DD7">
      <w:pPr>
        <w:pStyle w:val="Ttulo2"/>
        <w:numPr>
          <w:ilvl w:val="0"/>
          <w:numId w:val="7"/>
        </w:numPr>
        <w:rPr>
          <w:lang w:val="es-PE"/>
        </w:rPr>
      </w:pPr>
      <w:bookmarkStart w:id="40" w:name="_Toc520655643"/>
      <w:r w:rsidRPr="00BA156B">
        <w:rPr>
          <w:lang w:val="es-PE"/>
        </w:rPr>
        <w:t>Objetivo General</w:t>
      </w:r>
      <w:bookmarkEnd w:id="40"/>
    </w:p>
    <w:p w14:paraId="1A456383" w14:textId="77777777" w:rsidR="006B20F8" w:rsidRPr="000538FD" w:rsidRDefault="00172C25" w:rsidP="000538FD">
      <w:pPr>
        <w:pStyle w:val="Texto"/>
      </w:pPr>
      <w:r w:rsidRPr="00BA156B">
        <w:t xml:space="preserve">Proponer el diseño de un </w:t>
      </w:r>
      <w:r w:rsidR="0043502A">
        <w:t>aplicativo informático</w:t>
      </w:r>
      <w:r w:rsidR="00F11AB5">
        <w:t xml:space="preserve"> </w:t>
      </w:r>
      <w:r w:rsidRPr="00BA156B">
        <w:t>centralizado</w:t>
      </w:r>
      <w:r w:rsidR="0043502A">
        <w:t xml:space="preserve">, que </w:t>
      </w:r>
      <w:r w:rsidR="00A35EF0">
        <w:t xml:space="preserve">se encuentre adaptado a la normativa y principios vigentes, </w:t>
      </w:r>
      <w:r w:rsidR="00CE1173" w:rsidRPr="00BA156B">
        <w:t>para el recojo, gestión y</w:t>
      </w:r>
      <w:r w:rsidRPr="00BA156B">
        <w:t xml:space="preserve"> monitoreo </w:t>
      </w:r>
      <w:r w:rsidR="00CE1173" w:rsidRPr="00BA156B">
        <w:t>de reclamos en</w:t>
      </w:r>
      <w:r w:rsidRPr="00BA156B">
        <w:t xml:space="preserve"> </w:t>
      </w:r>
      <w:r w:rsidR="00E37469">
        <w:t>las</w:t>
      </w:r>
      <w:r w:rsidRPr="00BA156B">
        <w:t xml:space="preserve"> IPRESS </w:t>
      </w:r>
      <w:r w:rsidR="00CE1173" w:rsidRPr="00BA156B">
        <w:t>que sea accesible por personal de SUSALUD para supervisión y por ciudadanos para tener una comunicación continua con su IPRESS.</w:t>
      </w:r>
    </w:p>
    <w:p w14:paraId="730754AE" w14:textId="77777777" w:rsidR="006B20F8" w:rsidRPr="000538FD" w:rsidRDefault="006B20F8" w:rsidP="000538FD">
      <w:pPr>
        <w:pStyle w:val="Ttulo2"/>
        <w:rPr>
          <w:lang w:val="es-PE"/>
        </w:rPr>
      </w:pPr>
      <w:bookmarkStart w:id="41" w:name="_Toc520655644"/>
      <w:r w:rsidRPr="00BA156B">
        <w:rPr>
          <w:lang w:val="es-PE"/>
        </w:rPr>
        <w:t>Objetivos Específicos</w:t>
      </w:r>
      <w:bookmarkEnd w:id="41"/>
    </w:p>
    <w:p w14:paraId="7B488AF9" w14:textId="77777777" w:rsidR="00CE1173" w:rsidRPr="00BA156B" w:rsidRDefault="00F10FB2">
      <w:pPr>
        <w:pStyle w:val="Texto"/>
        <w:numPr>
          <w:ilvl w:val="0"/>
          <w:numId w:val="27"/>
        </w:numPr>
      </w:pPr>
      <w:r w:rsidRPr="00BA156B">
        <w:t>Identificar necesidades, requerimientos, dificultades</w:t>
      </w:r>
      <w:r w:rsidR="008C11F0" w:rsidRPr="00BA156B">
        <w:t xml:space="preserve"> y problemas que enf</w:t>
      </w:r>
      <w:r w:rsidR="00EE62F8">
        <w:t>rentaban</w:t>
      </w:r>
      <w:r w:rsidR="008C11F0" w:rsidRPr="00BA156B">
        <w:t xml:space="preserve"> </w:t>
      </w:r>
      <w:r w:rsidR="00A35C0B" w:rsidRPr="00BA156B">
        <w:t>tres</w:t>
      </w:r>
      <w:r w:rsidR="00466A3D" w:rsidRPr="00BA156B">
        <w:t xml:space="preserve"> </w:t>
      </w:r>
      <w:r w:rsidR="008C11F0" w:rsidRPr="00BA156B">
        <w:t>tipos de usuario</w:t>
      </w:r>
      <w:r w:rsidR="00466A3D" w:rsidRPr="00BA156B">
        <w:t>s:</w:t>
      </w:r>
      <w:r w:rsidR="00F47011">
        <w:t xml:space="preserve"> </w:t>
      </w:r>
      <w:r w:rsidR="00466A3D" w:rsidRPr="00BA156B">
        <w:t>Personal Administrativo de SUSALUD</w:t>
      </w:r>
      <w:r w:rsidR="00F47011">
        <w:t xml:space="preserve">, </w:t>
      </w:r>
      <w:r w:rsidR="00CE1173" w:rsidRPr="00BA156B">
        <w:t>Gestores</w:t>
      </w:r>
      <w:r w:rsidR="00466A3D" w:rsidRPr="00BA156B">
        <w:t xml:space="preserve"> de IPRESS</w:t>
      </w:r>
      <w:r w:rsidR="00F47011">
        <w:t xml:space="preserve">, y </w:t>
      </w:r>
      <w:r w:rsidR="00CE1173" w:rsidRPr="00BA156B">
        <w:t>Ciu</w:t>
      </w:r>
      <w:r w:rsidR="008044EE" w:rsidRPr="00BA156B">
        <w:t xml:space="preserve">dadanos que puedan presentar reclamos respecto a </w:t>
      </w:r>
      <w:r w:rsidR="008350F2">
        <w:t xml:space="preserve">atención brindada en </w:t>
      </w:r>
      <w:r w:rsidR="008044EE" w:rsidRPr="00BA156B">
        <w:t>IPRESS.</w:t>
      </w:r>
    </w:p>
    <w:p w14:paraId="290864B9" w14:textId="77777777" w:rsidR="006B20F8" w:rsidRPr="00BA156B" w:rsidRDefault="006B20F8" w:rsidP="00A50DD7">
      <w:pPr>
        <w:pStyle w:val="Texto"/>
        <w:numPr>
          <w:ilvl w:val="0"/>
          <w:numId w:val="12"/>
        </w:numPr>
      </w:pPr>
      <w:r w:rsidRPr="00BA156B">
        <w:t xml:space="preserve">Diseñar un </w:t>
      </w:r>
      <w:r w:rsidR="00A35EF0">
        <w:t>aplicativo informático</w:t>
      </w:r>
      <w:r w:rsidR="00F11AB5">
        <w:t xml:space="preserve"> </w:t>
      </w:r>
      <w:r w:rsidRPr="00BA156B">
        <w:t>de gestión de reclamos</w:t>
      </w:r>
      <w:r w:rsidR="00EE62F8">
        <w:t xml:space="preserve"> que se encontrará</w:t>
      </w:r>
      <w:r w:rsidR="008C11F0" w:rsidRPr="00BA156B">
        <w:t xml:space="preserve"> centrado en</w:t>
      </w:r>
      <w:r w:rsidRPr="00BA156B">
        <w:t xml:space="preserve"> </w:t>
      </w:r>
      <w:r w:rsidR="00F53DD1" w:rsidRPr="00BA156B">
        <w:t xml:space="preserve">estos </w:t>
      </w:r>
      <w:r w:rsidR="00A35C0B" w:rsidRPr="00BA156B">
        <w:t>tres</w:t>
      </w:r>
      <w:r w:rsidR="00F53DD1" w:rsidRPr="00BA156B">
        <w:t xml:space="preserve"> </w:t>
      </w:r>
      <w:r w:rsidR="008C11F0" w:rsidRPr="00BA156B">
        <w:t>tipos de usuarios</w:t>
      </w:r>
      <w:r w:rsidR="00F53DD1" w:rsidRPr="00BA156B">
        <w:t>,</w:t>
      </w:r>
      <w:r w:rsidR="008C11F0" w:rsidRPr="00BA156B">
        <w:t xml:space="preserve"> que perm</w:t>
      </w:r>
      <w:r w:rsidR="00EE62F8">
        <w:t>itiera</w:t>
      </w:r>
      <w:r w:rsidR="006305D4" w:rsidRPr="00BA156B">
        <w:t xml:space="preserve"> encontrar problemas a solucionar</w:t>
      </w:r>
      <w:r w:rsidR="008C11F0" w:rsidRPr="00BA156B">
        <w:t xml:space="preserve"> en </w:t>
      </w:r>
      <w:r w:rsidR="00EF06FE">
        <w:t>la red</w:t>
      </w:r>
      <w:r w:rsidR="003C6FC8">
        <w:t xml:space="preserve"> establecimientos de salud del</w:t>
      </w:r>
      <w:r w:rsidR="00EF06FE">
        <w:t xml:space="preserve"> MINSA</w:t>
      </w:r>
      <w:r w:rsidR="008C11F0" w:rsidRPr="00BA156B">
        <w:t xml:space="preserve"> del Perú</w:t>
      </w:r>
      <w:r w:rsidR="007B7445" w:rsidRPr="00BA156B">
        <w:t>.</w:t>
      </w:r>
    </w:p>
    <w:p w14:paraId="420CE732" w14:textId="77777777" w:rsidR="008C11F0" w:rsidRPr="00BA156B" w:rsidRDefault="008044EE" w:rsidP="00A50DD7">
      <w:pPr>
        <w:pStyle w:val="Texto"/>
        <w:numPr>
          <w:ilvl w:val="0"/>
          <w:numId w:val="12"/>
        </w:numPr>
      </w:pPr>
      <w:r w:rsidRPr="00BA156B">
        <w:t xml:space="preserve">Evaluar el diseño propuesto para encontrar mejoras y/o </w:t>
      </w:r>
      <w:r w:rsidR="00EE62F8">
        <w:t xml:space="preserve">corregir </w:t>
      </w:r>
      <w:r w:rsidRPr="00BA156B">
        <w:t>errores</w:t>
      </w:r>
      <w:r w:rsidR="00EE62F8">
        <w:t xml:space="preserve"> por medio de pruebas con los</w:t>
      </w:r>
      <w:r w:rsidR="00CF1D12">
        <w:t xml:space="preserve"> tres tipos de</w:t>
      </w:r>
      <w:r w:rsidR="00EE62F8">
        <w:t xml:space="preserve"> usuarios antes mencionados</w:t>
      </w:r>
      <w:r w:rsidRPr="00BA156B">
        <w:t>.</w:t>
      </w:r>
    </w:p>
    <w:p w14:paraId="040E48C7" w14:textId="77777777" w:rsidR="00A12DD0" w:rsidRDefault="00A12DD0" w:rsidP="00625BCC">
      <w:pPr>
        <w:pStyle w:val="Ttulo1"/>
      </w:pPr>
      <w:bookmarkStart w:id="42" w:name="_Toc520655645"/>
      <w:r w:rsidRPr="00BA156B">
        <w:lastRenderedPageBreak/>
        <w:t>Metodología</w:t>
      </w:r>
      <w:bookmarkEnd w:id="42"/>
    </w:p>
    <w:p w14:paraId="330AA514" w14:textId="77777777" w:rsidR="006F7425" w:rsidRDefault="006F7425">
      <w:pPr>
        <w:pStyle w:val="Texto"/>
      </w:pPr>
      <w:r>
        <w:t>El presente estudio cuenta con tres sub-estudios, cada uno correspondiente a cumplir cada uno de los objetivos específicos. Ante esto, se detalla la parte metodológica ante cada uno de los sub-estudios a continuación.</w:t>
      </w:r>
    </w:p>
    <w:p w14:paraId="3A6BBF3E" w14:textId="77777777" w:rsidR="006F7425" w:rsidRDefault="006F7425" w:rsidP="007815C0">
      <w:pPr>
        <w:pStyle w:val="Ttulo2"/>
        <w:numPr>
          <w:ilvl w:val="0"/>
          <w:numId w:val="47"/>
        </w:numPr>
      </w:pPr>
      <w:bookmarkStart w:id="43" w:name="_Toc520655646"/>
      <w:r>
        <w:t>Metodología para Sub-Estudio del objetivo específico #1, correspondiente a la Fase Exploratoria</w:t>
      </w:r>
      <w:bookmarkEnd w:id="43"/>
      <w:r>
        <w:t xml:space="preserve"> </w:t>
      </w:r>
    </w:p>
    <w:p w14:paraId="5294723B" w14:textId="77777777" w:rsidR="006F7425" w:rsidRPr="00201302" w:rsidRDefault="006F7425" w:rsidP="007815C0">
      <w:pPr>
        <w:pStyle w:val="Ttulo3"/>
      </w:pPr>
      <w:bookmarkStart w:id="44" w:name="_Toc520655647"/>
      <w:r>
        <w:t>Diseño del estudio</w:t>
      </w:r>
      <w:bookmarkEnd w:id="44"/>
    </w:p>
    <w:p w14:paraId="23EF30EE" w14:textId="77777777" w:rsidR="006F7425" w:rsidRDefault="006F7425" w:rsidP="007815C0">
      <w:pPr>
        <w:pStyle w:val="Texto"/>
      </w:pPr>
      <w:r>
        <w:t xml:space="preserve">Este es un sub-estudio cualitativo </w:t>
      </w:r>
      <w:r w:rsidR="000B37FE">
        <w:t xml:space="preserve">de evaluación rápida, </w:t>
      </w:r>
      <w:r>
        <w:t>donde se realiz</w:t>
      </w:r>
      <w:r w:rsidR="000B37FE">
        <w:t>aron</w:t>
      </w:r>
      <w:r>
        <w:t xml:space="preserve"> entrevistas a profundidad para recoger percepciones sobre reclamos, su rol, el manejo de esta información y percepciones de una herramienta informática que permitiera automatizar su recojo y manejo. </w:t>
      </w:r>
    </w:p>
    <w:p w14:paraId="2A34D8BA" w14:textId="77777777" w:rsidR="006F7425" w:rsidRPr="00201302" w:rsidRDefault="006F7425" w:rsidP="007815C0">
      <w:pPr>
        <w:pStyle w:val="Ttulo3"/>
      </w:pPr>
      <w:bookmarkStart w:id="45" w:name="_Toc520655648"/>
      <w:r>
        <w:t>Población</w:t>
      </w:r>
      <w:bookmarkEnd w:id="45"/>
    </w:p>
    <w:p w14:paraId="486B2F3C" w14:textId="77777777" w:rsidR="006F7425" w:rsidRPr="00201302" w:rsidRDefault="006F7425" w:rsidP="00201302">
      <w:pPr>
        <w:pStyle w:val="Texto"/>
      </w:pPr>
      <w:r w:rsidRPr="00201302">
        <w:t>La población en estudio se divide en tres tipos de usuarios:</w:t>
      </w:r>
    </w:p>
    <w:p w14:paraId="52FFFE91" w14:textId="77777777" w:rsidR="006F7425" w:rsidRPr="00201302" w:rsidRDefault="006F7425" w:rsidP="007815C0">
      <w:pPr>
        <w:pStyle w:val="Texto"/>
        <w:numPr>
          <w:ilvl w:val="0"/>
          <w:numId w:val="48"/>
        </w:numPr>
      </w:pPr>
      <w:r w:rsidRPr="00201302">
        <w:t>Personal Administrativo de SUSALUD.</w:t>
      </w:r>
    </w:p>
    <w:p w14:paraId="41D5DE7C" w14:textId="77777777" w:rsidR="006F7425" w:rsidRPr="00201302" w:rsidRDefault="006F7425" w:rsidP="007815C0">
      <w:pPr>
        <w:pStyle w:val="Texto"/>
        <w:numPr>
          <w:ilvl w:val="0"/>
          <w:numId w:val="48"/>
        </w:numPr>
      </w:pPr>
      <w:r w:rsidRPr="00201302">
        <w:t>Gestores de IPRESS.</w:t>
      </w:r>
    </w:p>
    <w:p w14:paraId="44C524C5" w14:textId="77777777" w:rsidR="006F7425" w:rsidRPr="00201302" w:rsidRDefault="006F7425" w:rsidP="007815C0">
      <w:pPr>
        <w:pStyle w:val="Texto"/>
        <w:numPr>
          <w:ilvl w:val="0"/>
          <w:numId w:val="48"/>
        </w:numPr>
      </w:pPr>
      <w:r w:rsidRPr="00201302">
        <w:t>Ciudadanos peruanos que puedan presentar reclamos.</w:t>
      </w:r>
    </w:p>
    <w:p w14:paraId="5A207EB8" w14:textId="77777777" w:rsidR="006F7425" w:rsidRPr="00201302" w:rsidRDefault="006F7425" w:rsidP="007815C0">
      <w:pPr>
        <w:pStyle w:val="Ttulo3"/>
      </w:pPr>
      <w:bookmarkStart w:id="46" w:name="_Toc520655649"/>
      <w:r>
        <w:lastRenderedPageBreak/>
        <w:t>Muestra</w:t>
      </w:r>
      <w:bookmarkEnd w:id="46"/>
    </w:p>
    <w:p w14:paraId="2BAA3AED" w14:textId="77777777" w:rsidR="00A35EF0" w:rsidRPr="00B26073" w:rsidRDefault="006F7425" w:rsidP="00A35EF0">
      <w:pPr>
        <w:pStyle w:val="Texto"/>
      </w:pPr>
      <w:r>
        <w:t>21 entrevistas a profundidad con personas que cumplían pertenecer a uno de los tres tipos de usuarios investigados para este estudio</w:t>
      </w:r>
      <w:r w:rsidR="00A35EF0">
        <w:t xml:space="preserve">. Ellos </w:t>
      </w:r>
      <w:r w:rsidR="00A35EF0" w:rsidRPr="00BA156B">
        <w:t>se di</w:t>
      </w:r>
      <w:r w:rsidR="00A35EF0">
        <w:t>vidieron</w:t>
      </w:r>
      <w:r w:rsidR="00A35EF0" w:rsidRPr="00BA156B">
        <w:t xml:space="preserve"> de la siguiente manera:</w:t>
      </w:r>
    </w:p>
    <w:p w14:paraId="3CA36705" w14:textId="77777777" w:rsidR="00A35EF0" w:rsidRPr="00BA156B" w:rsidRDefault="00A35EF0" w:rsidP="00A35EF0">
      <w:pPr>
        <w:pStyle w:val="Texto"/>
        <w:numPr>
          <w:ilvl w:val="0"/>
          <w:numId w:val="30"/>
        </w:numPr>
      </w:pPr>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63B40B3F" w14:textId="77777777" w:rsidR="00A35EF0" w:rsidRPr="00BA156B" w:rsidRDefault="00A35EF0" w:rsidP="00A35EF0">
      <w:pPr>
        <w:pStyle w:val="Texto"/>
        <w:numPr>
          <w:ilvl w:val="0"/>
          <w:numId w:val="30"/>
        </w:numPr>
      </w:pPr>
      <w:r w:rsidRPr="00BA156B">
        <w:t>Gestores de IPRESS: 6 en total. Encontrados por recomendación dentro de la red del investigador.</w:t>
      </w:r>
      <w:r w:rsidR="00EB0430">
        <w:t xml:space="preserve"> Dichas entrevistas fueron a 2 directores anteriores y 4 que eran directores de establecimientos de salud del MINSA al momento de las entrevistas. Se cubrió un establecimiento de salud categoría I-2, un establecimiento categoría II-2, dos establecimientos categoría III-1 y un establecimiento III-2.  </w:t>
      </w:r>
    </w:p>
    <w:p w14:paraId="0D206753" w14:textId="77777777" w:rsidR="00A35EF0" w:rsidRDefault="00A35EF0" w:rsidP="00A35EF0">
      <w:pPr>
        <w:pStyle w:val="Texto"/>
        <w:numPr>
          <w:ilvl w:val="0"/>
          <w:numId w:val="30"/>
        </w:numPr>
      </w:pPr>
      <w:r w:rsidRPr="00BA156B">
        <w:t>Ciudadanos: 9 en total. 3 fueron encontrados dentro de la red del investigador siendo personas con experiencia de haber presentado reclamos y otros 6 ciudadanos familiares de pacientes que estaban siendo atendidos en el Hospital Nacional Cayetano Heredia</w:t>
      </w:r>
      <w:r>
        <w:t>.</w:t>
      </w:r>
    </w:p>
    <w:p w14:paraId="2F28A329" w14:textId="77777777" w:rsidR="00A35EF0" w:rsidRDefault="00A35EF0" w:rsidP="007815C0">
      <w:pPr>
        <w:pStyle w:val="Texto"/>
      </w:pPr>
    </w:p>
    <w:p w14:paraId="450824BA" w14:textId="77777777" w:rsidR="00A35EF0" w:rsidRPr="008D23C7" w:rsidRDefault="00A35EF0" w:rsidP="007815C0">
      <w:pPr>
        <w:pStyle w:val="Texto"/>
      </w:pPr>
    </w:p>
    <w:p w14:paraId="6475BC53" w14:textId="77777777" w:rsidR="006F7425" w:rsidRDefault="006F7425" w:rsidP="007815C0">
      <w:pPr>
        <w:pStyle w:val="Ttulo3"/>
      </w:pPr>
      <w:bookmarkStart w:id="47" w:name="_Toc520655650"/>
      <w:proofErr w:type="spellStart"/>
      <w:r>
        <w:lastRenderedPageBreak/>
        <w:t>Operacionalización</w:t>
      </w:r>
      <w:proofErr w:type="spellEnd"/>
      <w:r>
        <w:t xml:space="preserve"> de </w:t>
      </w:r>
      <w:r w:rsidR="00A35EF0">
        <w:t>dimensiones</w:t>
      </w:r>
      <w:bookmarkEnd w:id="47"/>
    </w:p>
    <w:p w14:paraId="13C6A44E" w14:textId="77777777" w:rsidR="00AB2DA7" w:rsidRDefault="00AB2DA7" w:rsidP="007815C0">
      <w:pPr>
        <w:pStyle w:val="Texto"/>
      </w:pPr>
      <w:r>
        <w:t xml:space="preserve">Para este sub-estudio se consideraron las siguientes dimensiones para las entrevistas a profundidad que se tuvieron con los tres tipos de usuarios finales. </w:t>
      </w:r>
      <w:r w:rsidR="00C61358">
        <w:t>Para la recolección de dichas dimensiones s</w:t>
      </w:r>
      <w:r>
        <w:t xml:space="preserve">e elaboró la </w:t>
      </w:r>
      <w:r w:rsidR="00C61358">
        <w:t>Guía</w:t>
      </w:r>
      <w:r>
        <w:t xml:space="preserve"> </w:t>
      </w:r>
      <w:proofErr w:type="spellStart"/>
      <w:r>
        <w:t>Semi</w:t>
      </w:r>
      <w:proofErr w:type="spellEnd"/>
      <w:r>
        <w:t xml:space="preserve">-Estructurada de Entrevista a Profundidad para usuarios finales Nº1 (disponible en este documento como Anexo 3) </w:t>
      </w:r>
      <w:r w:rsidR="00C61358">
        <w:t>y</w:t>
      </w:r>
      <w:r>
        <w:t xml:space="preserve"> se consideraron las siguientes sub-dimensiones cualitativas:</w:t>
      </w:r>
    </w:p>
    <w:p w14:paraId="469A0A3E" w14:textId="3BFC4BA0" w:rsidR="00AB2DA7" w:rsidRDefault="00AB2DA7" w:rsidP="007815C0">
      <w:pPr>
        <w:pStyle w:val="Texto"/>
        <w:numPr>
          <w:ilvl w:val="0"/>
          <w:numId w:val="59"/>
        </w:numPr>
      </w:pPr>
      <w:commentRangeStart w:id="48"/>
      <w:r>
        <w:t xml:space="preserve">Percepción de reclamos: </w:t>
      </w:r>
      <w:commentRangeEnd w:id="48"/>
      <w:r w:rsidR="002C37DB">
        <w:rPr>
          <w:rStyle w:val="Refdecomentario"/>
          <w:rFonts w:cstheme="minorBidi"/>
          <w:lang w:val="es-ES_tradnl"/>
        </w:rPr>
        <w:commentReference w:id="48"/>
      </w:r>
      <w:r>
        <w:t>Se iba a recolectar la apreciación sobre el concepto e importancia de los reclamos para las mejoras dentro del sector salud.</w:t>
      </w:r>
      <w:r w:rsidR="00C61358">
        <w:t xml:space="preserve"> Se consideró oportuno recolectar esta información ya que cabía la posibilidad que alguno de los tres tipos de usuarios no considerara relevante el tema de los reclamos, lo cual podría presentarse como un impedimento a la realización y/o éxito de este estudio.</w:t>
      </w:r>
      <w:ins w:id="49" w:author="Regina Casanova" w:date="2018-08-11T21:50:00Z">
        <w:r w:rsidR="00EC6A3C">
          <w:t xml:space="preserve"> Las preguntas de esta </w:t>
        </w:r>
      </w:ins>
      <w:ins w:id="50" w:author="Regina Casanova" w:date="2018-08-11T21:52:00Z">
        <w:r w:rsidR="00EC6A3C">
          <w:t>sub-</w:t>
        </w:r>
      </w:ins>
      <w:ins w:id="51" w:author="Regina Casanova" w:date="2018-08-11T21:50:00Z">
        <w:r w:rsidR="00EC6A3C">
          <w:t>dimensi</w:t>
        </w:r>
      </w:ins>
      <w:ins w:id="52" w:author="Regina Casanova" w:date="2018-08-11T21:51:00Z">
        <w:r w:rsidR="00EC6A3C">
          <w:t xml:space="preserve">ón se </w:t>
        </w:r>
      </w:ins>
      <w:ins w:id="53" w:author="Regina Casanova" w:date="2018-08-11T21:52:00Z">
        <w:r w:rsidR="00EC6A3C">
          <w:t>centraron en el concepto, importancia, procedimiento y experiencias pasadas entorno a los reclamos.</w:t>
        </w:r>
      </w:ins>
    </w:p>
    <w:p w14:paraId="1E87D86C" w14:textId="2EB939B3" w:rsidR="00AB2DA7" w:rsidRDefault="00AB2DA7" w:rsidP="007815C0">
      <w:pPr>
        <w:pStyle w:val="Texto"/>
        <w:numPr>
          <w:ilvl w:val="0"/>
          <w:numId w:val="59"/>
        </w:numPr>
      </w:pPr>
      <w:r>
        <w:t>Rol de los reclamos y manejo de su información: Se iba a recolectar la apreciación sobre el rol actual de los reclamos y del manejo de información proveniente de los reclamos.</w:t>
      </w:r>
      <w:r w:rsidR="00C61358">
        <w:t xml:space="preserve"> Se consideró oportuno recolectar esta información ya que se necesitaba conocer como los tres tipos de usuarios percibían que eran tratados los reclamos y cuáles eran sus propuestas a cómo deberían ser tratados los reclamos.</w:t>
      </w:r>
      <w:ins w:id="54" w:author="Regina Casanova" w:date="2018-08-11T21:52:00Z">
        <w:r w:rsidR="00EC6A3C">
          <w:t xml:space="preserve"> En esta sub-dimensión se </w:t>
        </w:r>
      </w:ins>
      <w:ins w:id="55" w:author="Regina Casanova" w:date="2018-08-11T21:53:00Z">
        <w:r w:rsidR="00EC6A3C">
          <w:t>trató</w:t>
        </w:r>
      </w:ins>
      <w:ins w:id="56" w:author="Regina Casanova" w:date="2018-08-11T21:52:00Z">
        <w:r w:rsidR="00EC6A3C">
          <w:t xml:space="preserve"> temas acerca el rol y manejo actual de los reclamos y sobre </w:t>
        </w:r>
      </w:ins>
      <w:ins w:id="57" w:author="Regina Casanova" w:date="2018-08-11T21:53:00Z">
        <w:r w:rsidR="00EC6A3C">
          <w:t>cómo</w:t>
        </w:r>
      </w:ins>
      <w:ins w:id="58" w:author="Regina Casanova" w:date="2018-08-11T21:52:00Z">
        <w:r w:rsidR="00EC6A3C">
          <w:t xml:space="preserve"> </w:t>
        </w:r>
      </w:ins>
      <w:ins w:id="59" w:author="Regina Casanova" w:date="2018-08-11T21:53:00Z">
        <w:r w:rsidR="00EC6A3C">
          <w:t>consideraban que deberían</w:t>
        </w:r>
      </w:ins>
      <w:ins w:id="60" w:author="Regina Casanova" w:date="2018-08-11T21:52:00Z">
        <w:r w:rsidR="00EC6A3C">
          <w:t xml:space="preserve"> </w:t>
        </w:r>
      </w:ins>
      <w:ins w:id="61" w:author="Regina Casanova" w:date="2018-08-11T21:53:00Z">
        <w:r w:rsidR="00EC6A3C">
          <w:t>ser manejados en el futuro.</w:t>
        </w:r>
      </w:ins>
    </w:p>
    <w:p w14:paraId="5C86704A" w14:textId="3B97D7CC" w:rsidR="00AB2DA7" w:rsidRDefault="00AB2DA7" w:rsidP="007815C0">
      <w:pPr>
        <w:pStyle w:val="Texto"/>
        <w:numPr>
          <w:ilvl w:val="0"/>
          <w:numId w:val="59"/>
        </w:numPr>
      </w:pPr>
      <w:r>
        <w:lastRenderedPageBreak/>
        <w:t>Herramienta informática: Se iba a recolectar la apreciación sobre la utilidad de una herramienta informática para informatización en el recojo y manejo de reclamos.</w:t>
      </w:r>
      <w:r w:rsidR="00C61358">
        <w:t xml:space="preserve"> Se consideró oportuno recolectar esta información ya que se necesitaba conocer las la disposición de los tres tipos de usuarios al uso de una herramienta informática para la recolección y tratamiento de reclamos.</w:t>
      </w:r>
      <w:ins w:id="62" w:author="Regina Casanova" w:date="2018-08-11T21:53:00Z">
        <w:r w:rsidR="00EC6A3C">
          <w:t xml:space="preserve"> </w:t>
        </w:r>
      </w:ins>
      <w:ins w:id="63" w:author="Regina Casanova" w:date="2018-08-11T21:54:00Z">
        <w:r w:rsidR="00EC6A3C">
          <w:t xml:space="preserve">En esta </w:t>
        </w:r>
      </w:ins>
      <w:ins w:id="64" w:author="Regina Casanova" w:date="2018-08-11T21:55:00Z">
        <w:r w:rsidR="00EC6A3C">
          <w:t>última</w:t>
        </w:r>
      </w:ins>
      <w:ins w:id="65" w:author="Regina Casanova" w:date="2018-08-11T21:54:00Z">
        <w:r w:rsidR="00EC6A3C">
          <w:t xml:space="preserve"> sub-dimensión se tocaron temas relacionados a la importancia</w:t>
        </w:r>
      </w:ins>
      <w:ins w:id="66" w:author="Regina Casanova" w:date="2018-08-11T21:55:00Z">
        <w:r w:rsidR="00EC6A3C">
          <w:t>, características y requerimientos</w:t>
        </w:r>
      </w:ins>
      <w:ins w:id="67" w:author="Regina Casanova" w:date="2018-08-11T21:54:00Z">
        <w:r w:rsidR="00EC6A3C">
          <w:t xml:space="preserve"> de una herramienta informática</w:t>
        </w:r>
      </w:ins>
      <w:ins w:id="68" w:author="Regina Casanova" w:date="2018-08-11T21:55:00Z">
        <w:r w:rsidR="00EC6A3C">
          <w:t xml:space="preserve"> que </w:t>
        </w:r>
      </w:ins>
      <w:ins w:id="69" w:author="Regina Casanova" w:date="2018-08-11T21:56:00Z">
        <w:r w:rsidR="001D19EA">
          <w:t>sistematizara la recepción y manejo de reclamos.</w:t>
        </w:r>
      </w:ins>
    </w:p>
    <w:p w14:paraId="2C8EA48B" w14:textId="77777777" w:rsidR="006F7425" w:rsidRDefault="006F7425" w:rsidP="007815C0">
      <w:pPr>
        <w:pStyle w:val="Ttulo3"/>
      </w:pPr>
      <w:bookmarkStart w:id="70" w:name="_Toc520655651"/>
      <w:r>
        <w:t>Procedimientos y Técnicas</w:t>
      </w:r>
      <w:bookmarkEnd w:id="70"/>
    </w:p>
    <w:p w14:paraId="774B4448" w14:textId="77777777" w:rsidR="006F7425" w:rsidRPr="007815C0" w:rsidRDefault="00F45921" w:rsidP="00201302">
      <w:pPr>
        <w:pStyle w:val="Texto"/>
        <w:rPr>
          <w:lang w:val="es-ES_tradnl"/>
        </w:rPr>
      </w:pPr>
      <w:r>
        <w:t>S</w:t>
      </w:r>
      <w:r w:rsidR="006F7425" w:rsidRPr="00201302">
        <w:t xml:space="preserve">e entrevistó a los diversos usuarios del </w:t>
      </w:r>
      <w:r w:rsidR="00F95B03">
        <w:t>aplicativo informático</w:t>
      </w:r>
      <w:r w:rsidR="006F7425" w:rsidRPr="00201302">
        <w:t xml:space="preserve"> para poder conocer principalmente cuáles eran sus diversas percepciones y opiniones sobre los reclamos y la propuesta del </w:t>
      </w:r>
      <w:r w:rsidR="00F95B03">
        <w:t>aplicativo informático</w:t>
      </w:r>
      <w:r w:rsidR="006F7425" w:rsidRPr="00201302">
        <w:t xml:space="preserve">. Para esta etapa, se </w:t>
      </w:r>
      <w:r w:rsidR="00A35EF0">
        <w:t xml:space="preserve">necesitaba </w:t>
      </w:r>
      <w:r w:rsidR="006F7425" w:rsidRPr="00201302">
        <w:t>entrevistar al menos a 3 personas por tipo de usuario</w:t>
      </w:r>
      <w:r w:rsidR="00A35EF0">
        <w:t xml:space="preserve"> para poder recabar percepciones totales a cada tipo de usuario</w:t>
      </w:r>
      <w:r w:rsidR="006F7425" w:rsidRPr="00201302">
        <w:t>.</w:t>
      </w:r>
    </w:p>
    <w:p w14:paraId="1D876B8E" w14:textId="77777777" w:rsidR="006F7425" w:rsidRPr="00201302" w:rsidRDefault="006F7425" w:rsidP="00201302">
      <w:pPr>
        <w:pStyle w:val="Texto"/>
      </w:pPr>
      <w:r w:rsidRPr="00201302">
        <w:t xml:space="preserve">Lo segundo que se realizó fue el análisis de las entrevistas a los tres tipos de usuarios, donde se identificaron los objetivos a cumplir dentro del nuevo </w:t>
      </w:r>
      <w:r w:rsidR="00F95B03">
        <w:t>aplicativo informático</w:t>
      </w:r>
      <w:r w:rsidRPr="00201302">
        <w:t xml:space="preserve"> por cada tipo de usuario, además de sus necesidades, desafíos y limitaciones propias que podría presentar cada tipo de usuario. Con esto identificado, se hizo la lista de necesidades por cada tipo de usuario con todas las necesidades identificadas. </w:t>
      </w:r>
    </w:p>
    <w:p w14:paraId="6F35E18D" w14:textId="322EA4B3" w:rsidR="00B170C5" w:rsidRDefault="00A35EF0" w:rsidP="00201302">
      <w:pPr>
        <w:pStyle w:val="Texto"/>
      </w:pPr>
      <w:r>
        <w:t>Finalmente, se vio necesaria una propuesta de</w:t>
      </w:r>
      <w:r w:rsidR="006F7425" w:rsidRPr="00201302">
        <w:t xml:space="preserve"> modificación de la tabla de clasificación de reclamos vigente debido a que ella es engorrosa y compleja para encontrar el tipo adecuado de reclamo. </w:t>
      </w:r>
      <w:r w:rsidR="00B347EB">
        <w:t>Posteriormente, di</w:t>
      </w:r>
      <w:r w:rsidR="00293261">
        <w:t xml:space="preserve">cha propuesta se validó </w:t>
      </w:r>
      <w:r w:rsidR="00293261">
        <w:lastRenderedPageBreak/>
        <w:t xml:space="preserve">con personal de la SUSALUD de la </w:t>
      </w:r>
      <w:r w:rsidR="00293261" w:rsidRPr="00BA156B">
        <w:t>Intendencia de Promoción de Derechos en Salud</w:t>
      </w:r>
      <w:r w:rsidR="00293261">
        <w:t xml:space="preserve"> y la Intendencia de Investigación y Desarrollo</w:t>
      </w:r>
      <w:r w:rsidR="00B347EB">
        <w:t xml:space="preserve">. </w:t>
      </w:r>
      <w:r w:rsidR="006F7425" w:rsidRPr="00201302">
        <w:t xml:space="preserve">Para </w:t>
      </w:r>
      <w:r>
        <w:t>dar la propuesta</w:t>
      </w:r>
      <w:r w:rsidR="006F7425" w:rsidRPr="00201302">
        <w:t xml:space="preserve"> </w:t>
      </w:r>
      <w:r>
        <w:t xml:space="preserve">de </w:t>
      </w:r>
      <w:r w:rsidR="006F7425" w:rsidRPr="00201302">
        <w:t xml:space="preserve">nueva clasificación de reclamos se utilizó una técnica de UCD llamada </w:t>
      </w:r>
      <w:r w:rsidR="006F7425" w:rsidRPr="007815C0">
        <w:rPr>
          <w:lang w:val="es-PE"/>
        </w:rPr>
        <w:t>Card Sorting</w:t>
      </w:r>
      <w:r w:rsidR="006F7425" w:rsidRPr="00201302">
        <w:t>, técnica utilizada para diseñar o evaluar la arquitectura de la información. Para esta investigación en particular se utilizó la variante ‘</w:t>
      </w:r>
      <w:r w:rsidR="006F7425" w:rsidRPr="007815C0">
        <w:rPr>
          <w:lang w:val="es-PE"/>
        </w:rPr>
        <w:t>Modified</w:t>
      </w:r>
      <w:r w:rsidR="006F7425" w:rsidRPr="00201302">
        <w:t xml:space="preserve"> Delphi’ </w:t>
      </w:r>
      <w:r w:rsidR="0077483C" w:rsidRPr="00201302">
        <w:fldChar w:fldCharType="begin" w:fldLock="1"/>
      </w:r>
      <w:r w:rsidR="000A0E57">
        <w: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(43)","plainTextFormattedCitation":"(43)","previouslyFormattedCitation":"(46)"},"properties":{"noteIndex":0},"schema":"https://github.com/citation-style-language/schema/raw/master/csl-citation.json"}</w:instrText>
      </w:r>
      <w:r w:rsidR="0077483C" w:rsidRPr="00201302">
        <w:fldChar w:fldCharType="separate"/>
      </w:r>
      <w:r w:rsidR="000A0E57" w:rsidRPr="000A0E57">
        <w:rPr>
          <w:noProof/>
        </w:rPr>
        <w:t>(43)</w:t>
      </w:r>
      <w:r w:rsidR="0077483C" w:rsidRPr="00201302">
        <w:fldChar w:fldCharType="end"/>
      </w:r>
      <w:r w:rsidR="006F7425" w:rsidRPr="00201302">
        <w:t xml:space="preserve"> que requiere menor tiempo para las entrevistas. Esta técnica consiste en entregar tarjetas físicas o virtuales a cada entrevistado para que las ordene de forma 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t>
      </w:r>
    </w:p>
    <w:p w14:paraId="011ADC8E" w14:textId="77777777" w:rsidR="006F7425" w:rsidRDefault="00B170C5" w:rsidP="00B170C5">
      <w:pPr>
        <w:pStyle w:val="Texto"/>
      </w:pPr>
      <w:r w:rsidRPr="00BA156B">
        <w:t>Para re</w:t>
      </w:r>
      <w:r>
        <w:t>alizar esta</w:t>
      </w:r>
      <w:r w:rsidRPr="00BA156B">
        <w:t xml:space="preserve"> reclasificación, </w:t>
      </w:r>
      <w:r>
        <w:t xml:space="preserve">primero </w:t>
      </w:r>
      <w:r w:rsidRPr="00BA156B">
        <w:t>se revisó la tabla de clasificación actual y se encontraron varios tipos de reclamos repetidos o que podían ser contenidos dentro de otros.</w:t>
      </w:r>
      <w:r>
        <w:t xml:space="preserve"> Con esto se encontraron un total de 45 tipos de reclamos que necesitaban ser organizados y categorizados. Ellos fueron escritos en 45 tarjetas físicas que fueron entregadas a una persona experta en el tema de reclamos de IPRESS</w:t>
      </w:r>
      <w:r w:rsidR="006F7425" w:rsidRPr="00201302">
        <w:t xml:space="preserve"> y se le pidió agruparlo en la manera que viera conveniente por similitud de reclamos. A esta persona experta se le dio la posibilidad de separar las tarjetas que consideraba que no eran un tipo de reclamo válido y agregar nuevos tipos de reclamos que consideraba faltantes. </w:t>
      </w:r>
      <w:r w:rsidR="006A631E" w:rsidRPr="00BA156B">
        <w:t>Con las 4</w:t>
      </w:r>
      <w:r w:rsidR="006A631E">
        <w:t>5 tarjetas entregadas identificó</w:t>
      </w:r>
      <w:r w:rsidR="006A631E" w:rsidRPr="00BA156B">
        <w:t xml:space="preserve"> una tarjeta que se había escrito de manera muy general y la desglos</w:t>
      </w:r>
      <w:r w:rsidR="006A631E">
        <w:t>ó</w:t>
      </w:r>
      <w:r w:rsidR="006A631E" w:rsidRPr="00BA156B">
        <w:t xml:space="preserve"> en 3 tarjetas diferentes. Posteriormente </w:t>
      </w:r>
      <w:r w:rsidR="006A631E">
        <w:t>agregó</w:t>
      </w:r>
      <w:r w:rsidR="006A631E" w:rsidRPr="00BA156B">
        <w:t xml:space="preserve"> 6 nuevos tipos de reclamos que consideraba que faltaban y retiro 7 tarjetas de tipos de reclamos que consideraba podían ser agrupados en otros ya especificados, para esto detallo más la descripción de algunos </w:t>
      </w:r>
      <w:r w:rsidR="006A631E" w:rsidRPr="00BA156B">
        <w:lastRenderedPageBreak/>
        <w:t>tipos de reclamos. Por último</w:t>
      </w:r>
      <w:r w:rsidR="006A631E">
        <w:t>, revisó</w:t>
      </w:r>
      <w:r w:rsidR="006A631E" w:rsidRPr="00BA156B">
        <w:t xml:space="preserve"> nuevamente los tipos de reclamo para cerciorarse que el lenguaje utilizado fuera correcto y simple. </w:t>
      </w:r>
      <w:r w:rsidRPr="00201302">
        <w:t xml:space="preserve">Luego que la persona experta realizará su organización y revisión de las categorías que creo, se le pidió que colocara un título a cada categoría y revisará los tipos de reclamos contenidos en cada categoría para poder encontrar posibles cambios en la organización. </w:t>
      </w:r>
      <w:r w:rsidR="006A631E" w:rsidRPr="00BA156B">
        <w:t xml:space="preserve">Al finalizar esta dinámica, se obtuvo en total 10 categorías diferentes que contenían un total de 46 tarjetas.  </w:t>
      </w:r>
      <w:r w:rsidR="006A631E">
        <w:t>Cuando ya el usuario experto</w:t>
      </w:r>
      <w:r>
        <w:t xml:space="preserve"> determinó</w:t>
      </w:r>
      <w:r w:rsidR="006A631E">
        <w:t xml:space="preserve"> que era su clasificación final, se pasó a versión digital utilizando </w:t>
      </w:r>
      <w:r w:rsidR="001D23EF">
        <w:t>un tablero d</w:t>
      </w:r>
      <w:r w:rsidR="00DD3059">
        <w:t>e la aplicación basada en web para el manejo de proyecto</w:t>
      </w:r>
      <w:r w:rsidR="001D23EF">
        <w:t xml:space="preserve"> gratuito</w:t>
      </w:r>
      <w:r w:rsidR="006A631E">
        <w:t xml:space="preserve"> </w:t>
      </w:r>
      <w:proofErr w:type="spellStart"/>
      <w:r w:rsidR="006A631E">
        <w:t>Trello</w:t>
      </w:r>
      <w:proofErr w:type="spellEnd"/>
      <w:r w:rsidR="001D23EF">
        <w:t xml:space="preserve"> (</w:t>
      </w:r>
      <w:proofErr w:type="spellStart"/>
      <w:r w:rsidR="001D23EF">
        <w:t>Trello</w:t>
      </w:r>
      <w:proofErr w:type="spellEnd"/>
      <w:r w:rsidR="001D23EF">
        <w:t xml:space="preserve"> Inc., New York City, USA</w:t>
      </w:r>
      <w:r w:rsidR="00DD3059">
        <w:t>)</w:t>
      </w:r>
      <w:r w:rsidR="001D23EF">
        <w:t xml:space="preserve"> </w:t>
      </w:r>
      <w:r w:rsidR="006A631E">
        <w:t>para poder mostrarlo a los siguientes entrevistados</w:t>
      </w:r>
      <w:r w:rsidR="001D23EF">
        <w:t xml:space="preserve">. </w:t>
      </w:r>
      <w:r w:rsidR="00DD3059">
        <w:t xml:space="preserve">Se utilizó dicho aplicativo debido a su facilidad de crear tarjetas que pudieran ser movidas en diferentes organizaciones de una sencilla e intuitiva para el entrevistado. </w:t>
      </w:r>
      <w:r w:rsidR="001D23EF">
        <w:t xml:space="preserve">Creado el primer tablero, cada categoría </w:t>
      </w:r>
      <w:r w:rsidR="00DD3059">
        <w:t xml:space="preserve">propuesta por el primer entrevistado </w:t>
      </w:r>
      <w:r w:rsidR="001D23EF">
        <w:t xml:space="preserve">se separó en columnas mientras que los ítems eran las filas correspondientes a su categoría respectiva. Posteriormente, dicho tablero fue copiado para poder mostrarlo al siguiente entrevistado y que él pudiera hacer sus cambios respectivos en dicho tablero organizándolo de la manera que considerara correspondiente. </w:t>
      </w:r>
      <w:r w:rsidR="00DD3059">
        <w:t xml:space="preserve">Dicho procedimiento fue repetido para todos los entrevistados y a todos se les dio la posibilidad de reorganizar la clasificación de la manera que consideraran conveniente.  </w:t>
      </w:r>
    </w:p>
    <w:p w14:paraId="7E8BF0A6" w14:textId="77777777" w:rsidR="006F7425" w:rsidRPr="005956FA" w:rsidRDefault="006F7425" w:rsidP="007815C0">
      <w:pPr>
        <w:pStyle w:val="Ttulo2"/>
      </w:pPr>
      <w:bookmarkStart w:id="71" w:name="_Toc520655652"/>
      <w:r>
        <w:lastRenderedPageBreak/>
        <w:t>Metodología para Sub-Estudio del objetivo específico #2, correspondiente a la Fase de Diseño</w:t>
      </w:r>
      <w:bookmarkEnd w:id="71"/>
    </w:p>
    <w:p w14:paraId="599C11EE" w14:textId="77777777" w:rsidR="006F7425" w:rsidRPr="005956FA" w:rsidRDefault="006F7425" w:rsidP="007815C0">
      <w:pPr>
        <w:pStyle w:val="Ttulo3"/>
      </w:pPr>
      <w:bookmarkStart w:id="72" w:name="_Toc520655653"/>
      <w:r>
        <w:t>Diseño del estudio</w:t>
      </w:r>
      <w:bookmarkEnd w:id="72"/>
    </w:p>
    <w:p w14:paraId="5368C5FB" w14:textId="77777777" w:rsidR="006F7425" w:rsidRDefault="006F7425" w:rsidP="007815C0">
      <w:pPr>
        <w:pStyle w:val="Texto"/>
      </w:pPr>
      <w:r>
        <w:t xml:space="preserve">Este es un sub-estudio de </w:t>
      </w:r>
      <w:proofErr w:type="spellStart"/>
      <w:r>
        <w:t>prototipado</w:t>
      </w:r>
      <w:proofErr w:type="spellEnd"/>
      <w:r>
        <w:t xml:space="preserve">, donde se realizó el diseño de un prototipo para un </w:t>
      </w:r>
      <w:r w:rsidR="00F95B03">
        <w:t>aplicativo informático</w:t>
      </w:r>
      <w:r>
        <w:t xml:space="preserve"> de gestión de reclamos.</w:t>
      </w:r>
    </w:p>
    <w:p w14:paraId="758004F3" w14:textId="77777777" w:rsidR="006F7425" w:rsidRPr="005956FA" w:rsidRDefault="006F7425" w:rsidP="007815C0">
      <w:pPr>
        <w:pStyle w:val="Ttulo3"/>
      </w:pPr>
      <w:bookmarkStart w:id="73" w:name="_Toc520655654"/>
      <w:r>
        <w:t>Población</w:t>
      </w:r>
      <w:bookmarkEnd w:id="73"/>
    </w:p>
    <w:p w14:paraId="4B4AC527" w14:textId="77777777" w:rsidR="006F7425" w:rsidRDefault="006F7425" w:rsidP="007815C0">
      <w:pPr>
        <w:pStyle w:val="Texto"/>
      </w:pPr>
      <w:r>
        <w:t xml:space="preserve">Necesidades para un </w:t>
      </w:r>
      <w:r w:rsidR="00F95B03">
        <w:t>aplicativo informático</w:t>
      </w:r>
      <w:r>
        <w:t xml:space="preserve"> de gestión de reclamos presentados durante las entrevistas a profundidad realizadas a los tres tipos de usuarios durante el primer sub-estudio de este estudio. </w:t>
      </w:r>
    </w:p>
    <w:p w14:paraId="0E7A5225" w14:textId="77777777" w:rsidR="006F7425" w:rsidRPr="005956FA" w:rsidRDefault="006F7425" w:rsidP="007815C0">
      <w:pPr>
        <w:pStyle w:val="Ttulo3"/>
      </w:pPr>
      <w:bookmarkStart w:id="74" w:name="_Toc520655655"/>
      <w:r>
        <w:t>Muestra</w:t>
      </w:r>
      <w:bookmarkEnd w:id="74"/>
    </w:p>
    <w:p w14:paraId="05AE1B47" w14:textId="77777777" w:rsidR="006F7425" w:rsidRDefault="006F7425" w:rsidP="007815C0">
      <w:pPr>
        <w:pStyle w:val="Texto"/>
      </w:pPr>
      <w:r>
        <w:t>58 necesidades presentad</w:t>
      </w:r>
      <w:r w:rsidR="00CF1A3E">
        <w:t>a</w:t>
      </w:r>
      <w:r>
        <w:t>s por los tres tipos de usuarios entrevistados.</w:t>
      </w:r>
    </w:p>
    <w:p w14:paraId="0359315D" w14:textId="77777777" w:rsidR="006F7425" w:rsidRPr="005956FA" w:rsidRDefault="00B17392" w:rsidP="007815C0">
      <w:pPr>
        <w:pStyle w:val="Ttulo3"/>
      </w:pPr>
      <w:bookmarkStart w:id="75" w:name="_Toc520655656"/>
      <w:proofErr w:type="spellStart"/>
      <w:r>
        <w:t>Operacionalización</w:t>
      </w:r>
      <w:proofErr w:type="spellEnd"/>
      <w:r>
        <w:t xml:space="preserve"> de </w:t>
      </w:r>
      <w:bookmarkEnd w:id="75"/>
      <w:r w:rsidR="00CF1A3E">
        <w:t xml:space="preserve">Variables </w:t>
      </w:r>
    </w:p>
    <w:tbl>
      <w:tblPr>
        <w:tblStyle w:val="Tabladecuadrcula4-nfasis22"/>
        <w:tblpPr w:leftFromText="142" w:rightFromText="142" w:bottomFromText="567" w:vertAnchor="text" w:tblpY="1"/>
        <w:tblW w:w="7905" w:type="dxa"/>
        <w:tblLayout w:type="fixed"/>
        <w:tblLook w:val="04A0" w:firstRow="1" w:lastRow="0" w:firstColumn="1" w:lastColumn="0" w:noHBand="0" w:noVBand="1"/>
        <w:tblPrChange w:id="76" w:author="Regina Casanova" w:date="2018-08-11T21:41:00Z">
          <w:tblPr>
            <w:tblStyle w:val="Tabladecuadrcula4-nfasis22"/>
            <w:tblpPr w:leftFromText="142" w:rightFromText="142" w:bottomFromText="567" w:vertAnchor="text" w:tblpY="1"/>
            <w:tblW w:w="7427" w:type="dxa"/>
            <w:tblLayout w:type="fixed"/>
            <w:tblLook w:val="04A0" w:firstRow="1" w:lastRow="0" w:firstColumn="1" w:lastColumn="0" w:noHBand="0" w:noVBand="1"/>
          </w:tblPr>
        </w:tblPrChange>
      </w:tblPr>
      <w:tblGrid>
        <w:gridCol w:w="1980"/>
        <w:gridCol w:w="2239"/>
        <w:gridCol w:w="1559"/>
        <w:gridCol w:w="2127"/>
        <w:tblGridChange w:id="77">
          <w:tblGrid>
            <w:gridCol w:w="1980"/>
            <w:gridCol w:w="1843"/>
            <w:gridCol w:w="1701"/>
            <w:gridCol w:w="1903"/>
            <w:gridCol w:w="478"/>
          </w:tblGrid>
        </w:tblGridChange>
      </w:tblGrid>
      <w:tr w:rsidR="00B874DF" w:rsidRPr="00BA156B" w14:paraId="5203BD09" w14:textId="77777777" w:rsidTr="00B874DF">
        <w:trPr>
          <w:cnfStyle w:val="100000000000" w:firstRow="1" w:lastRow="0" w:firstColumn="0" w:lastColumn="0" w:oddVBand="0" w:evenVBand="0" w:oddHBand="0" w:evenHBand="0" w:firstRowFirstColumn="0" w:firstRowLastColumn="0" w:lastRowFirstColumn="0" w:lastRowLastColumn="0"/>
          <w:trPrChange w:id="78" w:author="Regina Casanova" w:date="2018-08-11T21:41:00Z">
            <w:trPr>
              <w:gridAfter w:val="0"/>
            </w:trPr>
          </w:trPrChange>
        </w:trPr>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ED7D31" w:themeColor="accent2"/>
            </w:tcBorders>
            <w:tcPrChange w:id="79" w:author="Regina Casanova" w:date="2018-08-11T21:41:00Z">
              <w:tcPr>
                <w:tcW w:w="1980" w:type="dxa"/>
                <w:tcBorders>
                  <w:right w:val="single" w:sz="4" w:space="0" w:color="ED7D31" w:themeColor="accent2"/>
                </w:tcBorders>
              </w:tcPr>
            </w:tcPrChange>
          </w:tcPr>
          <w:p w14:paraId="0FC7639A" w14:textId="77777777" w:rsidR="006F7425" w:rsidRPr="00BA156B" w:rsidRDefault="006F7425" w:rsidP="004105E1">
            <w:pPr>
              <w:pStyle w:val="Texto"/>
              <w:cnfStyle w:val="101000000000" w:firstRow="1" w:lastRow="0" w:firstColumn="1" w:lastColumn="0" w:oddVBand="0" w:evenVBand="0" w:oddHBand="0" w:evenHBand="0" w:firstRowFirstColumn="0" w:firstRowLastColumn="0" w:lastRowFirstColumn="0" w:lastRowLastColumn="0"/>
            </w:pPr>
            <w:r w:rsidRPr="00BA156B">
              <w:t>Nombre de Variable</w:t>
            </w:r>
          </w:p>
        </w:tc>
        <w:tc>
          <w:tcPr>
            <w:tcW w:w="2239" w:type="dxa"/>
            <w:tcBorders>
              <w:left w:val="single" w:sz="4" w:space="0" w:color="ED7D31" w:themeColor="accent2"/>
              <w:right w:val="single" w:sz="4" w:space="0" w:color="ED7D31" w:themeColor="accent2"/>
            </w:tcBorders>
            <w:tcPrChange w:id="80" w:author="Regina Casanova" w:date="2018-08-11T21:41:00Z">
              <w:tcPr>
                <w:tcW w:w="1843" w:type="dxa"/>
                <w:tcBorders>
                  <w:left w:val="single" w:sz="4" w:space="0" w:color="ED7D31" w:themeColor="accent2"/>
                  <w:right w:val="single" w:sz="4" w:space="0" w:color="ED7D31" w:themeColor="accent2"/>
                </w:tcBorders>
              </w:tcPr>
            </w:tcPrChange>
          </w:tcPr>
          <w:p w14:paraId="6F44C1DD"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pPr>
            <w:r w:rsidRPr="00BA156B">
              <w:t>Descripción</w:t>
            </w:r>
          </w:p>
        </w:tc>
        <w:tc>
          <w:tcPr>
            <w:tcW w:w="1559" w:type="dxa"/>
            <w:tcBorders>
              <w:left w:val="single" w:sz="4" w:space="0" w:color="ED7D31" w:themeColor="accent2"/>
              <w:right w:val="single" w:sz="4" w:space="0" w:color="ED7D31" w:themeColor="accent2"/>
            </w:tcBorders>
            <w:tcPrChange w:id="81" w:author="Regina Casanova" w:date="2018-08-11T21:41:00Z">
              <w:tcPr>
                <w:tcW w:w="1701" w:type="dxa"/>
                <w:tcBorders>
                  <w:left w:val="single" w:sz="4" w:space="0" w:color="ED7D31" w:themeColor="accent2"/>
                  <w:right w:val="single" w:sz="4" w:space="0" w:color="ED7D31" w:themeColor="accent2"/>
                </w:tcBorders>
              </w:tcPr>
            </w:tcPrChange>
          </w:tcPr>
          <w:p w14:paraId="3BCE40F5"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pPr>
            <w:r w:rsidRPr="00BA156B">
              <w:t>Tipo de Variable</w:t>
            </w:r>
          </w:p>
        </w:tc>
        <w:tc>
          <w:tcPr>
            <w:tcW w:w="2127" w:type="dxa"/>
            <w:tcBorders>
              <w:left w:val="single" w:sz="4" w:space="0" w:color="ED7D31" w:themeColor="accent2"/>
            </w:tcBorders>
            <w:tcPrChange w:id="82" w:author="Regina Casanova" w:date="2018-08-11T21:41:00Z">
              <w:tcPr>
                <w:tcW w:w="1903" w:type="dxa"/>
                <w:tcBorders>
                  <w:left w:val="single" w:sz="4" w:space="0" w:color="ED7D31" w:themeColor="accent2"/>
                </w:tcBorders>
              </w:tcPr>
            </w:tcPrChange>
          </w:tcPr>
          <w:p w14:paraId="729ED2A3"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pPr>
            <w:r w:rsidRPr="00BA156B">
              <w:t>Fuente de Información</w:t>
            </w:r>
          </w:p>
        </w:tc>
      </w:tr>
      <w:tr w:rsidR="00B874DF" w:rsidRPr="00BA156B" w14:paraId="7AFD7390" w14:textId="77777777" w:rsidTr="00B874DF">
        <w:tblPrEx>
          <w:tblPrExChange w:id="83" w:author="Regina Casanova" w:date="2018-08-11T21:41:00Z">
            <w:tblPrEx>
              <w:tblW w:w="7905" w:type="dxa"/>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Change w:id="84" w:author="Regina Casanova" w:date="2018-08-11T21:41:00Z">
              <w:tcPr>
                <w:tcW w:w="1980" w:type="dxa"/>
              </w:tcPr>
            </w:tcPrChange>
          </w:tcPr>
          <w:p w14:paraId="7477EBFE" w14:textId="77777777" w:rsidR="006F7425" w:rsidRPr="00BA156B" w:rsidRDefault="006F7425" w:rsidP="004105E1">
            <w:pPr>
              <w:pStyle w:val="Texto"/>
              <w:cnfStyle w:val="001000100000" w:firstRow="0" w:lastRow="0" w:firstColumn="1" w:lastColumn="0" w:oddVBand="0" w:evenVBand="0" w:oddHBand="1" w:evenHBand="0" w:firstRowFirstColumn="0" w:firstRowLastColumn="0" w:lastRowFirstColumn="0" w:lastRowLastColumn="0"/>
            </w:pPr>
            <w:r>
              <w:t>Requerimientos de Usuario</w:t>
            </w:r>
          </w:p>
        </w:tc>
        <w:tc>
          <w:tcPr>
            <w:tcW w:w="2239" w:type="dxa"/>
            <w:tcPrChange w:id="85" w:author="Regina Casanova" w:date="2018-08-11T21:41:00Z">
              <w:tcPr>
                <w:tcW w:w="1843" w:type="dxa"/>
              </w:tcPr>
            </w:tcPrChange>
          </w:tcPr>
          <w:p w14:paraId="37A5546D"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pPr>
            <w:r>
              <w:t>Solicitudes técnicas presentadas por los tres tipos de usuarios</w:t>
            </w:r>
          </w:p>
        </w:tc>
        <w:tc>
          <w:tcPr>
            <w:tcW w:w="1559" w:type="dxa"/>
            <w:tcPrChange w:id="86" w:author="Regina Casanova" w:date="2018-08-11T21:41:00Z">
              <w:tcPr>
                <w:tcW w:w="1701" w:type="dxa"/>
              </w:tcPr>
            </w:tcPrChange>
          </w:tcPr>
          <w:p w14:paraId="5CA4BBD4"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pPr>
            <w:r>
              <w:t>Cualitativas</w:t>
            </w:r>
          </w:p>
        </w:tc>
        <w:tc>
          <w:tcPr>
            <w:tcW w:w="2127" w:type="dxa"/>
            <w:tcPrChange w:id="87" w:author="Regina Casanova" w:date="2018-08-11T21:41:00Z">
              <w:tcPr>
                <w:tcW w:w="2381" w:type="dxa"/>
                <w:gridSpan w:val="2"/>
              </w:tcPr>
            </w:tcPrChange>
          </w:tcPr>
          <w:p w14:paraId="36C692E0"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pPr>
            <w:r>
              <w:t>Análisis de necesidades.</w:t>
            </w:r>
          </w:p>
        </w:tc>
      </w:tr>
    </w:tbl>
    <w:p w14:paraId="6847537F" w14:textId="77777777" w:rsidR="006F7425" w:rsidRPr="005956FA" w:rsidRDefault="006F7425" w:rsidP="007815C0">
      <w:pPr>
        <w:pStyle w:val="Ttulo3"/>
      </w:pPr>
      <w:bookmarkStart w:id="88" w:name="_Toc520655657"/>
      <w:r>
        <w:lastRenderedPageBreak/>
        <w:t>Procedimientos y Técnicas</w:t>
      </w:r>
      <w:bookmarkEnd w:id="88"/>
    </w:p>
    <w:p w14:paraId="135B1677" w14:textId="77777777" w:rsidR="006F7425" w:rsidRPr="005956FA" w:rsidRDefault="006F7425" w:rsidP="005956FA">
      <w:pPr>
        <w:pStyle w:val="Texto"/>
      </w:pPr>
      <w:r w:rsidRPr="005956FA">
        <w:t xml:space="preserve">Con esta lista de necesidades se crearon ‘Historias de Usuario’ para cada una de estas necesidades. Las historias de usuario consisten en la creación de una frase pequeña que usualmente sigue el formato de </w:t>
      </w:r>
    </w:p>
    <w:p w14:paraId="28799937" w14:textId="77777777" w:rsidR="006F7425" w:rsidRPr="00B26073" w:rsidRDefault="006F7425" w:rsidP="006F7425">
      <w:pPr>
        <w:pStyle w:val="Texto"/>
        <w:jc w:val="center"/>
        <w:rPr>
          <w:rStyle w:val="Referenciaintensa"/>
          <w:color w:val="auto"/>
          <w:lang w:val="es-PE"/>
        </w:rPr>
      </w:pPr>
      <w:r w:rsidRPr="00BA156B">
        <w:rPr>
          <w:rStyle w:val="Referenciaintensa"/>
          <w:color w:val="auto"/>
          <w:lang w:val="es-PE"/>
        </w:rPr>
        <w:t>“Como [usuario / tipo de usuario] quiero [necesidad] para poder [objetivo]”</w:t>
      </w:r>
    </w:p>
    <w:p w14:paraId="5BF79F7B" w14:textId="77777777" w:rsidR="006F7425" w:rsidRPr="005956FA" w:rsidRDefault="006F7425" w:rsidP="005956FA">
      <w:pPr>
        <w:pStyle w:val="Texto"/>
      </w:pPr>
      <w:r w:rsidRPr="007815C0">
        <w:t>Las</w:t>
      </w:r>
      <w:r w:rsidRPr="005956FA">
        <w:t xml:space="preserve"> Historias de Usuario iban a permitir realizar la tabla de requerimientos que implicaba agregar una columna de prioridad a cada requerimiento.</w:t>
      </w:r>
    </w:p>
    <w:p w14:paraId="45AE1CFB" w14:textId="77777777" w:rsidR="006F7425" w:rsidRPr="005956FA" w:rsidRDefault="006F7425" w:rsidP="005956FA">
      <w:pPr>
        <w:pStyle w:val="Texto"/>
      </w:pPr>
      <w:r w:rsidRPr="005956FA">
        <w:t xml:space="preserve">Con los objetivos y requerimientos hechos por cada tipo de usuario, se hicieron diversos </w:t>
      </w:r>
      <w:proofErr w:type="spellStart"/>
      <w:r w:rsidRPr="005956FA">
        <w:t>wireframes</w:t>
      </w:r>
      <w:proofErr w:type="spellEnd"/>
      <w:r w:rsidRPr="005956FA">
        <w:t xml:space="preserve"> en lápiz y papel con posibles bocetos de cada pantalla del </w:t>
      </w:r>
      <w:r w:rsidR="00F95B03">
        <w:t>aplicativo informático</w:t>
      </w:r>
      <w:r w:rsidRPr="005956FA">
        <w:t>, sus elementos y ubicación. La ventaja de realizar estos bocetos en lápiz y papel es que permite hacer cambios de forma muy rápida y poder añadir elementos adicionales necesarios mientras que la idea fue mejorando a lo largo de la creación de estos bocetos.</w:t>
      </w:r>
    </w:p>
    <w:p w14:paraId="439AA738" w14:textId="77777777" w:rsidR="006F7425" w:rsidRPr="005956FA" w:rsidRDefault="006F7425" w:rsidP="005956FA">
      <w:pPr>
        <w:pStyle w:val="Texto"/>
      </w:pPr>
      <w:r w:rsidRPr="005956FA">
        <w:t xml:space="preserve">Con estos </w:t>
      </w:r>
      <w:proofErr w:type="spellStart"/>
      <w:r w:rsidRPr="005956FA">
        <w:t>wireframes</w:t>
      </w:r>
      <w:proofErr w:type="spellEnd"/>
      <w:r w:rsidRPr="005956FA">
        <w:t xml:space="preserve"> se determinó cuál era el boceto a </w:t>
      </w:r>
      <w:proofErr w:type="spellStart"/>
      <w:r w:rsidRPr="005956FA">
        <w:t>prototipar</w:t>
      </w:r>
      <w:proofErr w:type="spellEnd"/>
      <w:r w:rsidRPr="005956FA">
        <w:t xml:space="preserve"> con el que los diversos tipos de usuarios pudieran cumplir sus tareas. Una vez se tuvieron los </w:t>
      </w:r>
      <w:r w:rsidRPr="007815C0">
        <w:rPr>
          <w:lang w:val="es-PE"/>
        </w:rPr>
        <w:t>wireframes</w:t>
      </w:r>
      <w:r w:rsidRPr="005956FA">
        <w:t xml:space="preserve">, se hicieron los prototipos utilizando el </w:t>
      </w:r>
      <w:r w:rsidR="00F95B03">
        <w:t>aplicativo informático</w:t>
      </w:r>
      <w:r w:rsidRPr="005956FA">
        <w:t xml:space="preserve"> </w:t>
      </w:r>
      <w:r w:rsidRPr="007815C0">
        <w:rPr>
          <w:lang w:val="es-PE"/>
        </w:rPr>
        <w:t>Axure</w:t>
      </w:r>
      <w:r w:rsidRPr="005956FA">
        <w:t xml:space="preserve"> RP v8 (</w:t>
      </w:r>
      <w:proofErr w:type="spellStart"/>
      <w:r w:rsidRPr="005956FA">
        <w:t>Axure</w:t>
      </w:r>
      <w:proofErr w:type="spellEnd"/>
      <w:r w:rsidRPr="005956FA">
        <w:t xml:space="preserve"> </w:t>
      </w:r>
      <w:r w:rsidR="00F95B03">
        <w:t>Aplicativo informático</w:t>
      </w:r>
      <w:r w:rsidRPr="005956FA">
        <w:t xml:space="preserve"> </w:t>
      </w:r>
      <w:r w:rsidRPr="007815C0">
        <w:rPr>
          <w:lang w:val="es-PE"/>
        </w:rPr>
        <w:t>Solutions</w:t>
      </w:r>
      <w:r w:rsidRPr="005956FA">
        <w:t xml:space="preserve">, San Diego, CA bajo la licencia completa de Mg. Miguel Coloma). Se eligió este </w:t>
      </w:r>
      <w:r w:rsidR="00F95B03">
        <w:t>aplicativo informático</w:t>
      </w:r>
      <w:r w:rsidRPr="005956FA">
        <w:t xml:space="preserve"> ya que permitía dar funcionalidad a estos prototipos. Con estos prototipos funcionales, se podrían fácilmente probar para identificar posibles mejoras y errores en el diseño.</w:t>
      </w:r>
    </w:p>
    <w:p w14:paraId="1F0DE79D" w14:textId="77777777" w:rsidR="006F7425" w:rsidRDefault="006F7425" w:rsidP="005956FA">
      <w:pPr>
        <w:pStyle w:val="Texto"/>
      </w:pPr>
      <w:r w:rsidRPr="005956FA">
        <w:lastRenderedPageBreak/>
        <w:t xml:space="preserve">Estos prototipos no contaban con mucho detalle gráfico. Esto se hizo adrede para que durante las pruebas los usuarios se enfocarán en la funcionalidad del </w:t>
      </w:r>
      <w:r w:rsidR="00F95B03">
        <w:t>aplicativo informático</w:t>
      </w:r>
      <w:r w:rsidRPr="005956FA">
        <w:t xml:space="preserve"> planteado y no en detalles estéticos de él.</w:t>
      </w:r>
    </w:p>
    <w:p w14:paraId="737B2476" w14:textId="77777777" w:rsidR="00DE6ADF" w:rsidRPr="005956FA" w:rsidRDefault="00DE6ADF" w:rsidP="005956FA">
      <w:pPr>
        <w:pStyle w:val="Texto"/>
      </w:pPr>
    </w:p>
    <w:p w14:paraId="5632A612" w14:textId="77777777" w:rsidR="006F7425" w:rsidRDefault="006F7425" w:rsidP="007815C0">
      <w:pPr>
        <w:pStyle w:val="Ttulo2"/>
      </w:pPr>
      <w:bookmarkStart w:id="89" w:name="_Toc520655658"/>
      <w:r>
        <w:t>Metodología para Sub-Estudio del objetivo específico #3, correspondiente a la Fase de Pruebas</w:t>
      </w:r>
      <w:bookmarkEnd w:id="89"/>
    </w:p>
    <w:p w14:paraId="7019ED42" w14:textId="77777777" w:rsidR="006F7425" w:rsidRDefault="006F7425" w:rsidP="007815C0">
      <w:pPr>
        <w:pStyle w:val="Ttulo3"/>
      </w:pPr>
      <w:bookmarkStart w:id="90" w:name="_Toc520655659"/>
      <w:r>
        <w:t>Diseño del estudio</w:t>
      </w:r>
      <w:bookmarkEnd w:id="90"/>
    </w:p>
    <w:p w14:paraId="2DAFEC52" w14:textId="77777777" w:rsidR="006F7425" w:rsidRPr="005956FA" w:rsidRDefault="006F7425" w:rsidP="005956FA">
      <w:pPr>
        <w:pStyle w:val="Texto"/>
      </w:pPr>
      <w:r w:rsidRPr="005956FA">
        <w:t xml:space="preserve">Este es un sub-estudio de usabilidad, donde se evaluará el diseño del prototipo de un producto tecnológico mediante pruebas dirigidas a tres tipos usuarios finales identificados para el uso de este </w:t>
      </w:r>
      <w:r w:rsidR="00F95B03">
        <w:t>aplicativo informático</w:t>
      </w:r>
      <w:r w:rsidRPr="005956FA">
        <w:t xml:space="preserve">. </w:t>
      </w:r>
    </w:p>
    <w:p w14:paraId="5109DCA1" w14:textId="77777777" w:rsidR="006F7425" w:rsidRDefault="006F7425" w:rsidP="007815C0">
      <w:pPr>
        <w:pStyle w:val="Ttulo3"/>
      </w:pPr>
      <w:bookmarkStart w:id="91" w:name="_Toc520655660"/>
      <w:r>
        <w:t>Población</w:t>
      </w:r>
      <w:bookmarkEnd w:id="91"/>
    </w:p>
    <w:p w14:paraId="0261FA56" w14:textId="77777777" w:rsidR="006F7425" w:rsidRPr="00BA156B" w:rsidRDefault="006F7425" w:rsidP="006F7425">
      <w:pPr>
        <w:pStyle w:val="Texto"/>
      </w:pPr>
      <w:r w:rsidRPr="00BA156B">
        <w:t>La población en estudio se divide en tres tipos de usuarios:</w:t>
      </w:r>
    </w:p>
    <w:p w14:paraId="03CD73A9" w14:textId="77777777" w:rsidR="006F7425" w:rsidRPr="00BA156B" w:rsidRDefault="006F7425" w:rsidP="006F7425">
      <w:pPr>
        <w:pStyle w:val="Texto"/>
        <w:numPr>
          <w:ilvl w:val="0"/>
          <w:numId w:val="28"/>
        </w:numPr>
      </w:pPr>
      <w:r w:rsidRPr="00BA156B">
        <w:t>Personal Administrativo de SUSALUD.</w:t>
      </w:r>
    </w:p>
    <w:p w14:paraId="7BDAD9A2" w14:textId="77777777" w:rsidR="006F7425" w:rsidRPr="00BA156B" w:rsidRDefault="006F7425" w:rsidP="006F7425">
      <w:pPr>
        <w:pStyle w:val="Texto"/>
        <w:numPr>
          <w:ilvl w:val="0"/>
          <w:numId w:val="28"/>
        </w:numPr>
      </w:pPr>
      <w:r w:rsidRPr="00BA156B">
        <w:t>Gestores de IPRESS.</w:t>
      </w:r>
    </w:p>
    <w:p w14:paraId="15DC1860" w14:textId="77777777" w:rsidR="006F7425" w:rsidRPr="00447182" w:rsidRDefault="006F7425" w:rsidP="006F7425">
      <w:pPr>
        <w:pStyle w:val="Texto"/>
        <w:numPr>
          <w:ilvl w:val="0"/>
          <w:numId w:val="28"/>
        </w:numPr>
      </w:pPr>
      <w:r w:rsidRPr="00BA156B">
        <w:t>Ciudadanos peruanos que puedan presentar reclamos.</w:t>
      </w:r>
    </w:p>
    <w:p w14:paraId="379FE13C" w14:textId="77777777" w:rsidR="006F7425" w:rsidRPr="005956FA" w:rsidRDefault="006F7425" w:rsidP="007815C0">
      <w:pPr>
        <w:pStyle w:val="Ttulo3"/>
      </w:pPr>
      <w:bookmarkStart w:id="92" w:name="_Toc520655661"/>
      <w:r>
        <w:t>Muestra</w:t>
      </w:r>
      <w:bookmarkEnd w:id="92"/>
    </w:p>
    <w:p w14:paraId="0B9083C8" w14:textId="77777777" w:rsidR="00B17392" w:rsidRDefault="00B17392" w:rsidP="00B17392">
      <w:pPr>
        <w:pStyle w:val="Texto"/>
      </w:pPr>
      <w:r>
        <w:t xml:space="preserve">15 entrevistas a profundidad con personas que cumplían pertenecer a uno de los tres tipos de usuarios investigados para este estudio. Ellos </w:t>
      </w:r>
      <w:r w:rsidRPr="00BA156B">
        <w:t>se di</w:t>
      </w:r>
      <w:r>
        <w:t>vidieron</w:t>
      </w:r>
      <w:r w:rsidRPr="00BA156B">
        <w:t xml:space="preserve"> de la siguiente manera:</w:t>
      </w:r>
    </w:p>
    <w:p w14:paraId="421C3FFC" w14:textId="77777777" w:rsidR="00B17392" w:rsidRPr="00BA156B" w:rsidRDefault="00B17392" w:rsidP="00B17392">
      <w:pPr>
        <w:pStyle w:val="Texto"/>
        <w:numPr>
          <w:ilvl w:val="0"/>
          <w:numId w:val="32"/>
        </w:numPr>
      </w:pPr>
      <w:r w:rsidRPr="00BA156B">
        <w:lastRenderedPageBreak/>
        <w:t xml:space="preserve">Personal de SUSALUD: 3 entrevistados en total. </w:t>
      </w:r>
    </w:p>
    <w:p w14:paraId="50CF8674" w14:textId="77777777" w:rsidR="00B17392" w:rsidRPr="00BA156B" w:rsidRDefault="00B17392" w:rsidP="00B17392">
      <w:pPr>
        <w:pStyle w:val="Texto"/>
        <w:numPr>
          <w:ilvl w:val="0"/>
          <w:numId w:val="32"/>
        </w:numPr>
      </w:pPr>
      <w:r w:rsidRPr="00BA156B">
        <w:t>Gestores de IPRESS: 6 entrevistados en total. Todos encontrados por referencia al ser informantes claves.</w:t>
      </w:r>
    </w:p>
    <w:p w14:paraId="4465FD29" w14:textId="77777777" w:rsidR="00B17392" w:rsidRPr="007815C0" w:rsidRDefault="00B17392" w:rsidP="007815C0">
      <w:pPr>
        <w:pStyle w:val="Texto"/>
        <w:numPr>
          <w:ilvl w:val="0"/>
          <w:numId w:val="32"/>
        </w:numPr>
        <w:rPr>
          <w:rStyle w:val="Refdecomentario"/>
          <w:sz w:val="24"/>
          <w:szCs w:val="24"/>
        </w:rPr>
      </w:pPr>
      <w:r w:rsidRPr="00BA156B">
        <w:t>Ciudadanos: 6 entrevistados en total. 3 encontrados dentro de la red del investigador referidos por ser ciudadanos con alta tendencia a presentar reclamos y 3 encontrados en el Hospital Nacional Cayetano Heredia mientras esperaban que atendieran a su familiar.</w:t>
      </w:r>
    </w:p>
    <w:p w14:paraId="17ADF2C0" w14:textId="77777777" w:rsidR="000A0F91" w:rsidRDefault="00B17392" w:rsidP="007815C0">
      <w:pPr>
        <w:pStyle w:val="Ttulo3"/>
      </w:pPr>
      <w:r w:rsidDel="00B17392">
        <w:rPr>
          <w:rStyle w:val="Refdecomentario"/>
          <w:rFonts w:cstheme="minorBidi"/>
          <w:lang w:val="es-ES_tradnl"/>
        </w:rPr>
        <w:t xml:space="preserve"> </w:t>
      </w:r>
      <w:bookmarkStart w:id="93" w:name="_Toc520655662"/>
      <w:proofErr w:type="spellStart"/>
      <w:r w:rsidR="006F7425">
        <w:t>Operacionaliza</w:t>
      </w:r>
      <w:r>
        <w:t>ción</w:t>
      </w:r>
      <w:proofErr w:type="spellEnd"/>
      <w:r>
        <w:t xml:space="preserve"> de dimensiones</w:t>
      </w:r>
      <w:bookmarkEnd w:id="93"/>
    </w:p>
    <w:p w14:paraId="074675F6" w14:textId="77777777" w:rsidR="00604F17" w:rsidRDefault="00604F17" w:rsidP="00604F17">
      <w:pPr>
        <w:pStyle w:val="Texto"/>
      </w:pPr>
      <w:r>
        <w:t xml:space="preserve">Para este sub-estudio se consideraron las siguientes dimensiones para las entrevistas a profundidad que se tuvieron con los tres tipos de usuarios finales. </w:t>
      </w:r>
      <w:r w:rsidR="00C01EC4">
        <w:t>S</w:t>
      </w:r>
      <w:r>
        <w:t>e consideraron las siguientes sub-dimensiones cualitativas</w:t>
      </w:r>
      <w:r w:rsidR="00C01EC4">
        <w:t xml:space="preserve"> que se calificaban</w:t>
      </w:r>
      <w:r>
        <w:t xml:space="preserve"> de forma dicotómica </w:t>
      </w:r>
      <w:r w:rsidR="00C01EC4">
        <w:t>(Sí / No)</w:t>
      </w:r>
      <w:r>
        <w:t>:</w:t>
      </w:r>
    </w:p>
    <w:p w14:paraId="35281969" w14:textId="4F71F310" w:rsidR="00604F17" w:rsidRDefault="00604F17" w:rsidP="007815C0">
      <w:pPr>
        <w:pStyle w:val="Texto"/>
        <w:numPr>
          <w:ilvl w:val="0"/>
          <w:numId w:val="60"/>
        </w:numPr>
      </w:pPr>
      <w:r>
        <w:t>Resolución de tareas: Definida como e</w:t>
      </w:r>
      <w:r w:rsidRPr="00BA156B">
        <w:t>l éxito o fracaso del usuario en la resolución de ciertas tareas específicas a su tipo de usuario a realizarse</w:t>
      </w:r>
      <w:r>
        <w:t xml:space="preserve"> </w:t>
      </w:r>
      <w:r w:rsidRPr="00BA156B">
        <w:t>uti</w:t>
      </w:r>
      <w:r>
        <w:t>lizando el prototipo del aplicativo.</w:t>
      </w:r>
      <w:r w:rsidR="00C01EC4">
        <w:t xml:space="preserve"> Esta sub-dimensión se recolecto mediante una observación directa a la interacción del entrevistado con el prototipo</w:t>
      </w:r>
      <w:ins w:id="94" w:author="Regina Casanova" w:date="2018-08-11T21:57:00Z">
        <w:r w:rsidR="001D19EA">
          <w:t xml:space="preserve"> y se dieron tareas que consistían en colocar una nueva solicitud, revisar datos pasados recolectados y </w:t>
        </w:r>
      </w:ins>
      <w:ins w:id="95" w:author="Regina Casanova" w:date="2018-08-11T21:58:00Z">
        <w:r w:rsidR="001D19EA">
          <w:t>del manejo de</w:t>
        </w:r>
      </w:ins>
      <w:ins w:id="96" w:author="Regina Casanova" w:date="2018-08-11T21:57:00Z">
        <w:r w:rsidR="001D19EA">
          <w:t xml:space="preserve"> </w:t>
        </w:r>
      </w:ins>
      <w:ins w:id="97" w:author="Regina Casanova" w:date="2018-08-11T21:58:00Z">
        <w:r w:rsidR="001D19EA">
          <w:t>solicitudes presentadas</w:t>
        </w:r>
      </w:ins>
      <w:ins w:id="98" w:author="Regina Casanova" w:date="2018-08-11T21:57:00Z">
        <w:r w:rsidR="001D19EA">
          <w:t>.</w:t>
        </w:r>
      </w:ins>
      <w:del w:id="99" w:author="Regina Casanova" w:date="2018-08-11T21:57:00Z">
        <w:r w:rsidR="00C01EC4" w:rsidDel="001D19EA">
          <w:delText>.</w:delText>
        </w:r>
      </w:del>
    </w:p>
    <w:p w14:paraId="5E63B014" w14:textId="7B80DA28" w:rsidR="00604F17" w:rsidRDefault="00604F17" w:rsidP="007815C0">
      <w:pPr>
        <w:pStyle w:val="Texto"/>
        <w:numPr>
          <w:ilvl w:val="0"/>
          <w:numId w:val="60"/>
        </w:numPr>
      </w:pPr>
      <w:r>
        <w:t>Comprensión de la interfaz gráfica: Definido como la e</w:t>
      </w:r>
      <w:r w:rsidRPr="00BA156B">
        <w:t>valuación de si el usuario entendió el propósito de cada pantalla de la interfaz con la que interactuó durante la prueba.</w:t>
      </w:r>
      <w:r w:rsidR="00C01EC4">
        <w:t xml:space="preserve"> La información de dicha sub-dimensión se recolecto utilizando la Guía Estructurada de Entrevista a Profundidad para </w:t>
      </w:r>
      <w:r w:rsidR="00C01EC4">
        <w:lastRenderedPageBreak/>
        <w:t>usuarios finales Nº2 (disponible en este documento como Anexo 4).</w:t>
      </w:r>
      <w:ins w:id="100" w:author="Regina Casanova" w:date="2018-08-11T21:59:00Z">
        <w:r w:rsidR="001D19EA">
          <w:t xml:space="preserve"> Las preguntas consideradas para esta sub-dimensi</w:t>
        </w:r>
      </w:ins>
      <w:ins w:id="101" w:author="Regina Casanova" w:date="2018-08-11T22:00:00Z">
        <w:r w:rsidR="001D19EA">
          <w:t xml:space="preserve">ón abarcaban temas de conformidad de </w:t>
        </w:r>
      </w:ins>
      <w:ins w:id="102" w:author="Regina Casanova" w:date="2018-08-11T22:01:00Z">
        <w:r w:rsidR="001D19EA">
          <w:t xml:space="preserve">información mostrada, utilidad de la herramienta, </w:t>
        </w:r>
      </w:ins>
      <w:ins w:id="103" w:author="Regina Casanova" w:date="2018-08-11T22:03:00Z">
        <w:r w:rsidR="001D19EA">
          <w:t>factores de</w:t>
        </w:r>
      </w:ins>
      <w:ins w:id="104" w:author="Regina Casanova" w:date="2018-08-11T22:01:00Z">
        <w:r w:rsidR="001D19EA">
          <w:t xml:space="preserve"> confus</w:t>
        </w:r>
      </w:ins>
      <w:ins w:id="105" w:author="Regina Casanova" w:date="2018-08-11T22:03:00Z">
        <w:r w:rsidR="001D19EA">
          <w:t>ión</w:t>
        </w:r>
      </w:ins>
      <w:ins w:id="106" w:author="Regina Casanova" w:date="2018-08-11T22:02:00Z">
        <w:r w:rsidR="001D19EA">
          <w:t xml:space="preserve"> </w:t>
        </w:r>
      </w:ins>
      <w:ins w:id="107" w:author="Regina Casanova" w:date="2018-08-11T22:03:00Z">
        <w:r w:rsidR="001D19EA">
          <w:t>y</w:t>
        </w:r>
      </w:ins>
      <w:ins w:id="108" w:author="Regina Casanova" w:date="2018-08-11T22:02:00Z">
        <w:r w:rsidR="001D19EA">
          <w:t xml:space="preserve"> sugerencias o comentarios que tuvieran acerca del sistema.</w:t>
        </w:r>
      </w:ins>
    </w:p>
    <w:p w14:paraId="3166CE6D" w14:textId="060101B4" w:rsidR="00604F17" w:rsidRPr="007815C0" w:rsidDel="001D19EA" w:rsidRDefault="00604F17" w:rsidP="00604F17">
      <w:pPr>
        <w:rPr>
          <w:del w:id="109" w:author="Regina Casanova" w:date="2018-08-11T22:02:00Z"/>
          <w:lang w:val="es-ES"/>
        </w:rPr>
      </w:pPr>
    </w:p>
    <w:p w14:paraId="5009F94C" w14:textId="77777777" w:rsidR="006F7425" w:rsidRPr="005956FA" w:rsidRDefault="006F7425" w:rsidP="007815C0">
      <w:pPr>
        <w:pStyle w:val="Ttulo3"/>
      </w:pPr>
      <w:bookmarkStart w:id="110" w:name="_Toc520655663"/>
      <w:r>
        <w:t>Procedimientos y Técnicas</w:t>
      </w:r>
      <w:bookmarkEnd w:id="110"/>
    </w:p>
    <w:p w14:paraId="29ADC050" w14:textId="77777777" w:rsidR="006F7425" w:rsidRPr="005956FA" w:rsidRDefault="006F7425" w:rsidP="005956FA">
      <w:pPr>
        <w:pStyle w:val="Texto"/>
      </w:pPr>
      <w:r w:rsidRPr="005956FA">
        <w:t>Se realizaron evaluaciones con todos los tipos de usuarios donde se enfocó lo siguiente:</w:t>
      </w:r>
    </w:p>
    <w:p w14:paraId="09B77F87" w14:textId="77777777" w:rsidR="006F7425" w:rsidRPr="002416FB" w:rsidRDefault="006F7425" w:rsidP="007815C0">
      <w:pPr>
        <w:pStyle w:val="Ttulo4"/>
        <w:numPr>
          <w:ilvl w:val="0"/>
          <w:numId w:val="57"/>
        </w:numPr>
        <w:rPr>
          <w:lang w:val="es-PE"/>
        </w:rPr>
      </w:pPr>
      <w:r w:rsidRPr="002416FB">
        <w:rPr>
          <w:lang w:val="es-PE"/>
        </w:rPr>
        <w:t xml:space="preserve">Resolución de tareas </w:t>
      </w:r>
    </w:p>
    <w:p w14:paraId="5FA415F0" w14:textId="77777777" w:rsidR="006F7425" w:rsidRPr="00B26073" w:rsidRDefault="006F7425" w:rsidP="006F7425">
      <w:pPr>
        <w:pStyle w:val="Texto"/>
      </w:pPr>
      <w:r w:rsidRPr="00B26073">
        <w:t xml:space="preserve">Se definieron tareas específicas por cada tipo de usuario y se observó la forma de realización de ella por los usuarios. Con esto se determinó si el </w:t>
      </w:r>
      <w:r w:rsidR="00F95B03">
        <w:t>aplicativo informático</w:t>
      </w:r>
      <w:r>
        <w:t xml:space="preserve"> </w:t>
      </w:r>
      <w:r w:rsidRPr="00B26073">
        <w:t xml:space="preserve">funciona de la forma que el </w:t>
      </w:r>
      <w:r>
        <w:t>investigador</w:t>
      </w:r>
      <w:r w:rsidRPr="00B26073">
        <w:t xml:space="preserve"> esperaba que funcione.</w:t>
      </w:r>
    </w:p>
    <w:p w14:paraId="34EA855C" w14:textId="77777777" w:rsidR="006F7425" w:rsidRDefault="006F7425" w:rsidP="006F7425">
      <w:pPr>
        <w:pStyle w:val="Ttulo4"/>
        <w:rPr>
          <w:lang w:val="es-PE"/>
        </w:rPr>
      </w:pPr>
      <w:r w:rsidRPr="00BA156B">
        <w:rPr>
          <w:lang w:val="es-PE"/>
        </w:rPr>
        <w:t>Comp</w:t>
      </w:r>
      <w:r w:rsidR="00CD33CC">
        <w:rPr>
          <w:lang w:val="es-PE"/>
        </w:rPr>
        <w:t>rensión de la interfaz gráfica</w:t>
      </w:r>
    </w:p>
    <w:p w14:paraId="240AE6DA" w14:textId="77777777" w:rsidR="006F7425" w:rsidRPr="00B26073" w:rsidRDefault="006F7425" w:rsidP="006F7425">
      <w:pPr>
        <w:pStyle w:val="Texto"/>
      </w:pPr>
      <w:r w:rsidRPr="00B26073">
        <w:t>Para esto se utilizó el método ‘</w:t>
      </w:r>
      <w:r w:rsidRPr="007815C0">
        <w:rPr>
          <w:lang w:val="es-PE"/>
        </w:rPr>
        <w:t>Think-Aloud’</w:t>
      </w:r>
      <w:r w:rsidRPr="00B26073">
        <w:t>. Esto consiste en pedirle a</w:t>
      </w:r>
      <w:r>
        <w:t xml:space="preserve"> cada tipo de</w:t>
      </w:r>
      <w:r w:rsidRPr="00B26073">
        <w:t xml:space="preserve"> usuario que comentara en voz alta lo que iba viendo y lo que iba entendiendo del </w:t>
      </w:r>
      <w:r w:rsidR="00F95B03">
        <w:t>aplicativo informático</w:t>
      </w:r>
      <w:r>
        <w:t xml:space="preserve"> planteado</w:t>
      </w:r>
      <w:r w:rsidRPr="00B26073">
        <w:t xml:space="preserve">. Con esto se determinó si el usuario entendía fácilmente el propósito que cumplía cada pantalla del </w:t>
      </w:r>
      <w:r w:rsidR="00F95B03">
        <w:t>aplicativo informático</w:t>
      </w:r>
      <w:r w:rsidRPr="00B26073">
        <w:t xml:space="preserve">. </w:t>
      </w:r>
    </w:p>
    <w:p w14:paraId="5146F729" w14:textId="77777777" w:rsidR="006F7425" w:rsidRPr="00B26073" w:rsidRDefault="006F7425" w:rsidP="006F7425">
      <w:pPr>
        <w:pStyle w:val="Texto"/>
      </w:pPr>
      <w:r w:rsidRPr="00BA156B">
        <w:t xml:space="preserve">A cada </w:t>
      </w:r>
      <w:r>
        <w:t xml:space="preserve">tipo de </w:t>
      </w:r>
      <w:r w:rsidRPr="00BA156B">
        <w:t xml:space="preserve">usuario se le dio una versión específica del prototipo que permitía acceso a las pantallas disponibles según su tipo de usuario. A cada uno se le pidió que realizara tareas planteadas y que comentara en voz alta lo que iban viendo en cada pantalla, incluyendo lo que les parecía interesante, confuso y las sugerencias que se les ocurría. Con esto se podía determinar si la forma en como se había </w:t>
      </w:r>
      <w:r w:rsidRPr="00BA156B">
        <w:lastRenderedPageBreak/>
        <w:t xml:space="preserve">pensado resolver originalmente la tarea, era evidente para los distintos tipos de usuarios. Si se encontraban muchas dificultades en cómo lo resolvieron y como fue planteado por el investigador, era necesario un rediseño de esa parte del prototipo. </w:t>
      </w:r>
    </w:p>
    <w:p w14:paraId="2A84C20D" w14:textId="57BE0B5C" w:rsidR="005956FA" w:rsidRPr="00B874DF" w:rsidRDefault="006F7425" w:rsidP="007815C0">
      <w:pPr>
        <w:pStyle w:val="Texto"/>
      </w:pPr>
      <w:commentRangeStart w:id="111"/>
      <w:commentRangeStart w:id="112"/>
      <w:r w:rsidRPr="00B874DF">
        <w:rPr>
          <w:rPrChange w:id="113" w:author="Regina Casanova" w:date="2018-08-11T21:42:00Z">
            <w:rPr>
              <w:color w:val="FF0000"/>
            </w:rPr>
          </w:rPrChange>
        </w:rPr>
        <w:t xml:space="preserve">Se utilizó la página web </w:t>
      </w:r>
      <w:proofErr w:type="spellStart"/>
      <w:r w:rsidRPr="00B874DF">
        <w:rPr>
          <w:rPrChange w:id="114" w:author="Regina Casanova" w:date="2018-08-11T21:42:00Z">
            <w:rPr>
              <w:color w:val="FF0000"/>
            </w:rPr>
          </w:rPrChange>
        </w:rPr>
        <w:t>ShowMore</w:t>
      </w:r>
      <w:proofErr w:type="spellEnd"/>
      <w:r w:rsidRPr="00B874DF">
        <w:rPr>
          <w:rPrChange w:id="115" w:author="Regina Casanova" w:date="2018-08-11T21:42:00Z">
            <w:rPr>
              <w:color w:val="FF0000"/>
            </w:rPr>
          </w:rPrChange>
        </w:rPr>
        <w:t xml:space="preserve"> </w:t>
      </w:r>
      <w:r w:rsidR="0077483C" w:rsidRPr="00B874DF">
        <w:rPr>
          <w:rPrChange w:id="116" w:author="Regina Casanova" w:date="2018-08-11T21:42:00Z">
            <w:rPr>
              <w:color w:val="FF0000"/>
            </w:rPr>
          </w:rPrChange>
        </w:rPr>
        <w:fldChar w:fldCharType="begin" w:fldLock="1"/>
      </w:r>
      <w:r w:rsidR="000A0E57">
        <w:rPr>
          <w:b/>
        </w:rPr>
        <w: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(44)","plainTextFormattedCitation":"(44)","previouslyFormattedCitation":"(47)"},"properties":{"noteIndex":0},"schema":"https://github.com/citation-style-language/schema/raw/master/csl-citation.json"}</w:instrText>
      </w:r>
      <w:r w:rsidR="0077483C" w:rsidRPr="00B874DF">
        <w:rPr>
          <w:rPrChange w:id="117" w:author="Regina Casanova" w:date="2018-08-11T21:42:00Z">
            <w:rPr>
              <w:color w:val="FF0000"/>
            </w:rPr>
          </w:rPrChange>
        </w:rPr>
        <w:fldChar w:fldCharType="separate"/>
      </w:r>
      <w:r w:rsidR="000A0E57" w:rsidRPr="000A0E57">
        <w:rPr>
          <w:noProof/>
        </w:rPr>
        <w:t>(44)</w:t>
      </w:r>
      <w:r w:rsidR="0077483C" w:rsidRPr="00B874DF">
        <w:rPr>
          <w:rPrChange w:id="118" w:author="Regina Casanova" w:date="2018-08-11T21:42:00Z">
            <w:rPr>
              <w:color w:val="FF0000"/>
            </w:rPr>
          </w:rPrChange>
        </w:rPr>
        <w:fldChar w:fldCharType="end"/>
      </w:r>
      <w:r w:rsidRPr="00B874DF">
        <w:rPr>
          <w:rPrChange w:id="119" w:author="Regina Casanova" w:date="2018-08-11T21:42:00Z">
            <w:rPr>
              <w:color w:val="FF0000"/>
            </w:rPr>
          </w:rPrChange>
        </w:rPr>
        <w:t xml:space="preserve"> producido por la empresa </w:t>
      </w:r>
      <w:proofErr w:type="spellStart"/>
      <w:r w:rsidRPr="00B874DF">
        <w:rPr>
          <w:rPrChange w:id="120" w:author="Regina Casanova" w:date="2018-08-11T21:42:00Z">
            <w:rPr>
              <w:color w:val="FF0000"/>
            </w:rPr>
          </w:rPrChange>
        </w:rPr>
        <w:t>ShowMore</w:t>
      </w:r>
      <w:proofErr w:type="spellEnd"/>
      <w:r w:rsidRPr="00B874DF">
        <w:rPr>
          <w:rPrChange w:id="121" w:author="Regina Casanova" w:date="2018-08-11T21:42:00Z">
            <w:rPr>
              <w:color w:val="FF0000"/>
            </w:rPr>
          </w:rPrChange>
        </w:rPr>
        <w:t xml:space="preserve"> con sede en Hong Kong que</w:t>
      </w:r>
      <w:r w:rsidR="00B93985" w:rsidRPr="00B874DF">
        <w:rPr>
          <w:b/>
          <w:rPrChange w:id="122" w:author="Regina Casanova" w:date="2018-08-11T21:42:00Z">
            <w:rPr>
              <w:b/>
              <w:color w:val="FF0000"/>
            </w:rPr>
          </w:rPrChange>
        </w:rPr>
        <w:t xml:space="preserve">, </w:t>
      </w:r>
      <w:r w:rsidR="00B93985" w:rsidRPr="00B874DF">
        <w:rPr>
          <w:rPrChange w:id="123" w:author="Regina Casanova" w:date="2018-08-11T21:42:00Z">
            <w:rPr>
              <w:color w:val="FF0000"/>
            </w:rPr>
          </w:rPrChange>
        </w:rPr>
        <w:t>con</w:t>
      </w:r>
      <w:r w:rsidR="00FF4692" w:rsidRPr="00B874DF">
        <w:rPr>
          <w:rPrChange w:id="124" w:author="Regina Casanova" w:date="2018-08-11T21:42:00Z">
            <w:rPr>
              <w:color w:val="FF0000"/>
            </w:rPr>
          </w:rPrChange>
        </w:rPr>
        <w:t xml:space="preserve"> consentimiento</w:t>
      </w:r>
      <w:r w:rsidR="00B93985" w:rsidRPr="00B874DF">
        <w:rPr>
          <w:rPrChange w:id="125" w:author="Regina Casanova" w:date="2018-08-11T21:42:00Z">
            <w:rPr>
              <w:color w:val="FF0000"/>
            </w:rPr>
          </w:rPrChange>
        </w:rPr>
        <w:t xml:space="preserve"> </w:t>
      </w:r>
      <w:ins w:id="126" w:author="Regina Casanova" w:date="2018-08-11T21:35:00Z">
        <w:r w:rsidR="00F03B04" w:rsidRPr="00B874DF">
          <w:rPr>
            <w:rPrChange w:id="127" w:author="Regina Casanova" w:date="2018-08-11T21:42:00Z">
              <w:rPr>
                <w:color w:val="FF0000"/>
              </w:rPr>
            </w:rPrChange>
          </w:rPr>
          <w:t xml:space="preserve">y conocimiento </w:t>
        </w:r>
      </w:ins>
      <w:r w:rsidR="00B93985" w:rsidRPr="00B874DF">
        <w:rPr>
          <w:rPrChange w:id="128" w:author="Regina Casanova" w:date="2018-08-11T21:42:00Z">
            <w:rPr>
              <w:color w:val="FF0000"/>
            </w:rPr>
          </w:rPrChange>
        </w:rPr>
        <w:t>de la persona entrevistada</w:t>
      </w:r>
      <w:del w:id="129" w:author="Regina Casanova" w:date="2018-08-11T21:35:00Z">
        <w:r w:rsidR="00B93985" w:rsidRPr="00B874DF">
          <w:rPr>
            <w:b/>
            <w:rPrChange w:id="130" w:author="Regina Casanova" w:date="2018-08-11T21:42:00Z">
              <w:rPr>
                <w:b/>
                <w:color w:val="FF0000"/>
              </w:rPr>
            </w:rPrChange>
          </w:rPr>
          <w:delText>,</w:delText>
        </w:r>
        <w:r w:rsidRPr="00B874DF">
          <w:rPr>
            <w:rPrChange w:id="131" w:author="Regina Casanova" w:date="2018-08-11T21:42:00Z">
              <w:rPr>
                <w:color w:val="FF0000"/>
              </w:rPr>
            </w:rPrChange>
          </w:rPr>
          <w:delText xml:space="preserve"> permitía</w:delText>
        </w:r>
      </w:del>
      <w:ins w:id="132" w:author="Regina Casanova" w:date="2018-08-11T21:35:00Z">
        <w:r w:rsidR="00116288" w:rsidRPr="00B874DF">
          <w:rPr>
            <w:rPrChange w:id="133" w:author="Regina Casanova" w:date="2018-08-11T21:42:00Z">
              <w:rPr>
                <w:color w:val="FF0000"/>
              </w:rPr>
            </w:rPrChange>
          </w:rPr>
          <w:t xml:space="preserve">. Esta página web </w:t>
        </w:r>
        <w:r w:rsidRPr="00B874DF">
          <w:rPr>
            <w:rPrChange w:id="134" w:author="Regina Casanova" w:date="2018-08-11T21:42:00Z">
              <w:rPr>
                <w:color w:val="FF0000"/>
              </w:rPr>
            </w:rPrChange>
          </w:rPr>
          <w:t>permit</w:t>
        </w:r>
        <w:r w:rsidR="00116288" w:rsidRPr="00B874DF">
          <w:rPr>
            <w:rPrChange w:id="135" w:author="Regina Casanova" w:date="2018-08-11T21:42:00Z">
              <w:rPr>
                <w:color w:val="FF0000"/>
              </w:rPr>
            </w:rPrChange>
          </w:rPr>
          <w:t>e</w:t>
        </w:r>
      </w:ins>
      <w:r w:rsidRPr="00B874DF">
        <w:rPr>
          <w:rPrChange w:id="136" w:author="Regina Casanova" w:date="2018-08-11T21:42:00Z">
            <w:rPr>
              <w:color w:val="FF0000"/>
            </w:rPr>
          </w:rPrChange>
        </w:rPr>
        <w:t xml:space="preserve"> grabar </w:t>
      </w:r>
      <w:ins w:id="137" w:author="Regina Casanova" w:date="2018-08-11T21:35:00Z">
        <w:r w:rsidR="002F67A0" w:rsidRPr="00B874DF">
          <w:rPr>
            <w:rPrChange w:id="138" w:author="Regina Casanova" w:date="2018-08-11T21:42:00Z">
              <w:rPr>
                <w:color w:val="FF0000"/>
              </w:rPr>
            </w:rPrChange>
          </w:rPr>
          <w:t xml:space="preserve">como video </w:t>
        </w:r>
        <w:r w:rsidRPr="00B874DF">
          <w:rPr>
            <w:rPrChange w:id="139" w:author="Regina Casanova" w:date="2018-08-11T21:42:00Z">
              <w:rPr>
                <w:color w:val="FF0000"/>
              </w:rPr>
            </w:rPrChange>
          </w:rPr>
          <w:t>la</w:t>
        </w:r>
        <w:r w:rsidR="00116288" w:rsidRPr="00B874DF">
          <w:rPr>
            <w:rPrChange w:id="140" w:author="Regina Casanova" w:date="2018-08-11T21:42:00Z">
              <w:rPr>
                <w:color w:val="FF0000"/>
              </w:rPr>
            </w:rPrChange>
          </w:rPr>
          <w:t xml:space="preserve">s salidas en </w:t>
        </w:r>
      </w:ins>
      <w:r w:rsidR="00116288" w:rsidRPr="00B874DF">
        <w:rPr>
          <w:rPrChange w:id="141" w:author="Regina Casanova" w:date="2018-08-11T21:42:00Z">
            <w:rPr>
              <w:color w:val="FF0000"/>
            </w:rPr>
          </w:rPrChange>
        </w:rPr>
        <w:t>la</w:t>
      </w:r>
      <w:r w:rsidRPr="00B874DF">
        <w:rPr>
          <w:rPrChange w:id="142" w:author="Regina Casanova" w:date="2018-08-11T21:42:00Z">
            <w:rPr>
              <w:color w:val="FF0000"/>
            </w:rPr>
          </w:rPrChange>
        </w:rPr>
        <w:t xml:space="preserve"> pantalla de la computadora</w:t>
      </w:r>
      <w:del w:id="143" w:author="Regina Casanova" w:date="2018-08-11T21:35:00Z">
        <w:r w:rsidRPr="00B874DF">
          <w:rPr>
            <w:rPrChange w:id="144" w:author="Regina Casanova" w:date="2018-08-11T21:42:00Z">
              <w:rPr>
                <w:color w:val="FF0000"/>
              </w:rPr>
            </w:rPrChange>
          </w:rPr>
          <w:delText xml:space="preserve"> y</w:delText>
        </w:r>
      </w:del>
      <w:ins w:id="145" w:author="Regina Casanova" w:date="2018-08-11T21:35:00Z">
        <w:r w:rsidR="002F67A0" w:rsidRPr="00B874DF">
          <w:rPr>
            <w:rPrChange w:id="146" w:author="Regina Casanova" w:date="2018-08-11T21:42:00Z">
              <w:rPr>
                <w:color w:val="FF0000"/>
              </w:rPr>
            </w:rPrChange>
          </w:rPr>
          <w:t>,</w:t>
        </w:r>
        <w:r w:rsidR="00116288" w:rsidRPr="00B874DF">
          <w:rPr>
            <w:rPrChange w:id="147" w:author="Regina Casanova" w:date="2018-08-11T21:42:00Z">
              <w:rPr>
                <w:color w:val="FF0000"/>
              </w:rPr>
            </w:rPrChange>
          </w:rPr>
          <w:t xml:space="preserve"> así como </w:t>
        </w:r>
      </w:ins>
      <w:r w:rsidRPr="00B874DF">
        <w:rPr>
          <w:rPrChange w:id="148" w:author="Regina Casanova" w:date="2018-08-11T21:42:00Z">
            <w:rPr>
              <w:color w:val="FF0000"/>
            </w:rPr>
          </w:rPrChange>
        </w:rPr>
        <w:t xml:space="preserve"> grabar</w:t>
      </w:r>
      <w:r w:rsidR="002F67A0" w:rsidRPr="00B874DF">
        <w:rPr>
          <w:rPrChange w:id="149" w:author="Regina Casanova" w:date="2018-08-11T21:42:00Z">
            <w:rPr>
              <w:color w:val="FF0000"/>
            </w:rPr>
          </w:rPrChange>
        </w:rPr>
        <w:t xml:space="preserve"> </w:t>
      </w:r>
      <w:del w:id="150" w:author="Regina Casanova" w:date="2018-08-11T21:35:00Z">
        <w:r w:rsidRPr="00B874DF">
          <w:rPr>
            <w:rPrChange w:id="151" w:author="Regina Casanova" w:date="2018-08-11T21:42:00Z">
              <w:rPr>
                <w:color w:val="FF0000"/>
              </w:rPr>
            </w:rPrChange>
          </w:rPr>
          <w:delText>lo que iba comentando la persona mediante</w:delText>
        </w:r>
      </w:del>
      <w:ins w:id="152" w:author="Regina Casanova" w:date="2018-08-11T21:35:00Z">
        <w:r w:rsidR="002F67A0" w:rsidRPr="00B874DF">
          <w:rPr>
            <w:rPrChange w:id="153" w:author="Regina Casanova" w:date="2018-08-11T21:42:00Z">
              <w:rPr>
                <w:color w:val="FF0000"/>
              </w:rPr>
            </w:rPrChange>
          </w:rPr>
          <w:t>con</w:t>
        </w:r>
      </w:ins>
      <w:r w:rsidR="002F67A0" w:rsidRPr="00B874DF">
        <w:rPr>
          <w:rPrChange w:id="154" w:author="Regina Casanova" w:date="2018-08-11T21:42:00Z">
            <w:rPr>
              <w:color w:val="FF0000"/>
            </w:rPr>
          </w:rPrChange>
        </w:rPr>
        <w:t xml:space="preserve"> el micrófono</w:t>
      </w:r>
      <w:del w:id="155" w:author="Regina Casanova" w:date="2018-08-11T21:35:00Z">
        <w:r w:rsidRPr="00B874DF">
          <w:rPr>
            <w:rPrChange w:id="156" w:author="Regina Casanova" w:date="2018-08-11T21:42:00Z">
              <w:rPr>
                <w:color w:val="FF0000"/>
              </w:rPr>
            </w:rPrChange>
          </w:rPr>
          <w:delText>.</w:delText>
        </w:r>
      </w:del>
      <w:ins w:id="157" w:author="Regina Casanova" w:date="2018-08-11T21:35:00Z">
        <w:r w:rsidRPr="00B874DF">
          <w:rPr>
            <w:rPrChange w:id="158" w:author="Regina Casanova" w:date="2018-08-11T21:42:00Z">
              <w:rPr>
                <w:color w:val="FF0000"/>
              </w:rPr>
            </w:rPrChange>
          </w:rPr>
          <w:t xml:space="preserve"> lo</w:t>
        </w:r>
        <w:r w:rsidR="00116288" w:rsidRPr="00B874DF">
          <w:rPr>
            <w:rPrChange w:id="159" w:author="Regina Casanova" w:date="2018-08-11T21:42:00Z">
              <w:rPr>
                <w:color w:val="FF0000"/>
              </w:rPr>
            </w:rPrChange>
          </w:rPr>
          <w:t>s</w:t>
        </w:r>
        <w:r w:rsidRPr="00B874DF">
          <w:rPr>
            <w:rPrChange w:id="160" w:author="Regina Casanova" w:date="2018-08-11T21:42:00Z">
              <w:rPr>
                <w:color w:val="FF0000"/>
              </w:rPr>
            </w:rPrChange>
          </w:rPr>
          <w:t xml:space="preserve"> </w:t>
        </w:r>
        <w:r w:rsidR="00116288" w:rsidRPr="00B874DF">
          <w:rPr>
            <w:rPrChange w:id="161" w:author="Regina Casanova" w:date="2018-08-11T21:42:00Z">
              <w:rPr>
                <w:color w:val="FF0000"/>
              </w:rPr>
            </w:rPrChange>
          </w:rPr>
          <w:t xml:space="preserve">comentarios </w:t>
        </w:r>
        <w:r w:rsidR="00F03B04" w:rsidRPr="00B874DF">
          <w:rPr>
            <w:rPrChange w:id="162" w:author="Regina Casanova" w:date="2018-08-11T21:42:00Z">
              <w:rPr>
                <w:color w:val="FF0000"/>
              </w:rPr>
            </w:rPrChange>
          </w:rPr>
          <w:t xml:space="preserve">verbales </w:t>
        </w:r>
        <w:r w:rsidR="002F67A0" w:rsidRPr="00B874DF">
          <w:rPr>
            <w:rPrChange w:id="163" w:author="Regina Casanova" w:date="2018-08-11T21:42:00Z">
              <w:rPr>
                <w:color w:val="FF0000"/>
              </w:rPr>
            </w:rPrChange>
          </w:rPr>
          <w:t>del usuario</w:t>
        </w:r>
        <w:r w:rsidRPr="00B874DF">
          <w:rPr>
            <w:rPrChange w:id="164" w:author="Regina Casanova" w:date="2018-08-11T21:42:00Z">
              <w:rPr>
                <w:color w:val="FF0000"/>
              </w:rPr>
            </w:rPrChange>
          </w:rPr>
          <w:t>.</w:t>
        </w:r>
      </w:ins>
      <w:r w:rsidRPr="00B874DF">
        <w:rPr>
          <w:rPrChange w:id="165" w:author="Regina Casanova" w:date="2018-08-11T21:42:00Z">
            <w:rPr>
              <w:color w:val="FF0000"/>
            </w:rPr>
          </w:rPrChange>
        </w:rPr>
        <w:t xml:space="preserve"> Terminadas las pruebas, </w:t>
      </w:r>
      <w:ins w:id="166" w:author="Regina Casanova" w:date="2018-08-11T21:35:00Z">
        <w:r w:rsidR="0007650D" w:rsidRPr="00B874DF">
          <w:rPr>
            <w:rPrChange w:id="167" w:author="Regina Casanova" w:date="2018-08-11T21:42:00Z">
              <w:rPr>
                <w:color w:val="FF0000"/>
              </w:rPr>
            </w:rPrChange>
          </w:rPr>
          <w:t xml:space="preserve">en ausencia del usuario, </w:t>
        </w:r>
      </w:ins>
      <w:r w:rsidRPr="00B874DF">
        <w:rPr>
          <w:rPrChange w:id="168" w:author="Regina Casanova" w:date="2018-08-11T21:42:00Z">
            <w:rPr>
              <w:color w:val="FF0000"/>
            </w:rPr>
          </w:rPrChange>
        </w:rPr>
        <w:t xml:space="preserve">se observaba </w:t>
      </w:r>
      <w:r w:rsidR="0007650D" w:rsidRPr="00B874DF">
        <w:rPr>
          <w:rPrChange w:id="169" w:author="Regina Casanova" w:date="2018-08-11T21:42:00Z">
            <w:rPr>
              <w:color w:val="FF0000"/>
            </w:rPr>
          </w:rPrChange>
        </w:rPr>
        <w:t xml:space="preserve">la </w:t>
      </w:r>
      <w:del w:id="170" w:author="Regina Casanova" w:date="2018-08-11T21:35:00Z">
        <w:r w:rsidRPr="00B874DF">
          <w:rPr>
            <w:rPrChange w:id="171" w:author="Regina Casanova" w:date="2018-08-11T21:42:00Z">
              <w:rPr>
                <w:color w:val="FF0000"/>
              </w:rPr>
            </w:rPrChange>
          </w:rPr>
          <w:delText>grabación y</w:delText>
        </w:r>
      </w:del>
      <w:ins w:id="172" w:author="Regina Casanova" w:date="2018-08-11T21:35:00Z">
        <w:r w:rsidR="0007650D" w:rsidRPr="00B874DF">
          <w:rPr>
            <w:rPrChange w:id="173" w:author="Regina Casanova" w:date="2018-08-11T21:42:00Z">
              <w:rPr>
                <w:color w:val="FF0000"/>
              </w:rPr>
            </w:rPrChange>
          </w:rPr>
          <w:t>captura del video mientras</w:t>
        </w:r>
      </w:ins>
      <w:r w:rsidR="0007650D" w:rsidRPr="00B874DF">
        <w:rPr>
          <w:rPrChange w:id="174" w:author="Regina Casanova" w:date="2018-08-11T21:42:00Z">
            <w:rPr>
              <w:color w:val="FF0000"/>
            </w:rPr>
          </w:rPrChange>
        </w:rPr>
        <w:t xml:space="preserve"> se </w:t>
      </w:r>
      <w:del w:id="175" w:author="Regina Casanova" w:date="2018-08-11T21:35:00Z">
        <w:r w:rsidRPr="00B874DF">
          <w:rPr>
            <w:rPrChange w:id="176" w:author="Regina Casanova" w:date="2018-08-11T21:42:00Z">
              <w:rPr>
                <w:color w:val="FF0000"/>
              </w:rPr>
            </w:rPrChange>
          </w:rPr>
          <w:delText>anotaban</w:delText>
        </w:r>
      </w:del>
      <w:ins w:id="177" w:author="Regina Casanova" w:date="2018-08-11T21:35:00Z">
        <w:r w:rsidR="0007650D" w:rsidRPr="00B874DF">
          <w:rPr>
            <w:rPrChange w:id="178" w:author="Regina Casanova" w:date="2018-08-11T21:42:00Z">
              <w:rPr>
                <w:color w:val="FF0000"/>
              </w:rPr>
            </w:rPrChange>
          </w:rPr>
          <w:t>escuchaban los comentarios</w:t>
        </w:r>
        <w:r w:rsidR="00890086" w:rsidRPr="00B874DF">
          <w:rPr>
            <w:rPrChange w:id="179" w:author="Regina Casanova" w:date="2018-08-11T21:42:00Z">
              <w:rPr>
                <w:color w:val="FF0000"/>
              </w:rPr>
            </w:rPrChange>
          </w:rPr>
          <w:t>. Se anotaron</w:t>
        </w:r>
      </w:ins>
      <w:r w:rsidR="00890086" w:rsidRPr="00B874DF">
        <w:rPr>
          <w:rPrChange w:id="180" w:author="Regina Casanova" w:date="2018-08-11T21:42:00Z">
            <w:rPr>
              <w:color w:val="FF0000"/>
            </w:rPr>
          </w:rPrChange>
        </w:rPr>
        <w:t xml:space="preserve"> </w:t>
      </w:r>
      <w:r w:rsidRPr="00B874DF">
        <w:rPr>
          <w:rPrChange w:id="181" w:author="Regina Casanova" w:date="2018-08-11T21:42:00Z">
            <w:rPr>
              <w:color w:val="FF0000"/>
            </w:rPr>
          </w:rPrChange>
        </w:rPr>
        <w:t>los resultados más importantes dentro de una hoja de cálculo de Excel</w:t>
      </w:r>
      <w:del w:id="182" w:author="Regina Casanova" w:date="2018-08-11T21:35:00Z">
        <w:r w:rsidRPr="00B874DF">
          <w:rPr>
            <w:rPrChange w:id="183" w:author="Regina Casanova" w:date="2018-08-11T21:42:00Z">
              <w:rPr>
                <w:color w:val="FF0000"/>
              </w:rPr>
            </w:rPrChange>
          </w:rPr>
          <w:delText>, de</w:delText>
        </w:r>
      </w:del>
      <w:ins w:id="184" w:author="Regina Casanova" w:date="2018-08-11T21:35:00Z">
        <w:r w:rsidR="00890086" w:rsidRPr="00B874DF">
          <w:rPr>
            <w:rPrChange w:id="185" w:author="Regina Casanova" w:date="2018-08-11T21:42:00Z">
              <w:rPr>
                <w:color w:val="FF0000"/>
              </w:rPr>
            </w:rPrChange>
          </w:rPr>
          <w:t>.</w:t>
        </w:r>
        <w:r w:rsidRPr="00B874DF">
          <w:rPr>
            <w:rPrChange w:id="186" w:author="Regina Casanova" w:date="2018-08-11T21:42:00Z">
              <w:rPr>
                <w:color w:val="FF0000"/>
              </w:rPr>
            </w:rPrChange>
          </w:rPr>
          <w:t xml:space="preserve"> </w:t>
        </w:r>
        <w:r w:rsidR="00890086" w:rsidRPr="00B874DF">
          <w:rPr>
            <w:rPrChange w:id="187" w:author="Regina Casanova" w:date="2018-08-11T21:42:00Z">
              <w:rPr>
                <w:color w:val="FF0000"/>
              </w:rPr>
            </w:rPrChange>
          </w:rPr>
          <w:t>D</w:t>
        </w:r>
        <w:r w:rsidRPr="00B874DF">
          <w:rPr>
            <w:rPrChange w:id="188" w:author="Regina Casanova" w:date="2018-08-11T21:42:00Z">
              <w:rPr>
                <w:color w:val="FF0000"/>
              </w:rPr>
            </w:rPrChange>
          </w:rPr>
          <w:t>e</w:t>
        </w:r>
      </w:ins>
      <w:r w:rsidRPr="00B874DF">
        <w:rPr>
          <w:rPrChange w:id="189" w:author="Regina Casanova" w:date="2018-08-11T21:42:00Z">
            <w:rPr>
              <w:color w:val="FF0000"/>
            </w:rPr>
          </w:rPrChange>
        </w:rPr>
        <w:t xml:space="preserve"> esta forma se podía dar una mirada rápida a los datos que se iban recopilando de todas las pruebas.</w:t>
      </w:r>
      <w:commentRangeEnd w:id="111"/>
      <w:commentRangeEnd w:id="112"/>
      <w:r w:rsidR="00DE6ADF" w:rsidRPr="00B874DF">
        <w:rPr>
          <w:rStyle w:val="Refdecomentario"/>
          <w:rFonts w:cstheme="minorBidi"/>
          <w:b/>
          <w:bCs/>
          <w:lang w:val="es-ES_tradnl"/>
          <w:rPrChange w:id="190" w:author="Regina Casanova" w:date="2018-08-11T21:42:00Z">
            <w:rPr>
              <w:rStyle w:val="Refdecomentario"/>
              <w:rFonts w:cstheme="minorBidi"/>
              <w:b/>
              <w:bCs/>
              <w:color w:val="FF0000"/>
              <w:lang w:val="es-ES_tradnl"/>
            </w:rPr>
          </w:rPrChange>
        </w:rPr>
        <w:commentReference w:id="112"/>
      </w:r>
      <w:r w:rsidR="002C37DB" w:rsidRPr="00B874DF">
        <w:rPr>
          <w:rStyle w:val="Refdecomentario"/>
          <w:rFonts w:cstheme="minorBidi"/>
          <w:b/>
          <w:bCs/>
          <w:lang w:val="es-ES_tradnl"/>
        </w:rPr>
        <w:commentReference w:id="111"/>
      </w:r>
    </w:p>
    <w:p w14:paraId="4215449D" w14:textId="77777777" w:rsidR="003F2CA5" w:rsidRPr="00F95B03" w:rsidRDefault="00606CBD" w:rsidP="00606CBD">
      <w:pPr>
        <w:pStyle w:val="Ttulo2"/>
      </w:pPr>
      <w:bookmarkStart w:id="191" w:name="_Toc520655664"/>
      <w:bookmarkStart w:id="192" w:name="_Toc520655667"/>
      <w:bookmarkEnd w:id="191"/>
      <w:r w:rsidRPr="007815C0">
        <w:rPr>
          <w:rStyle w:val="Ttulo3Car"/>
        </w:rPr>
        <w:t>Consideraciones éticas</w:t>
      </w:r>
      <w:bookmarkStart w:id="193" w:name="_Toc520655270"/>
      <w:bookmarkStart w:id="194" w:name="_Toc520655289"/>
      <w:bookmarkStart w:id="195" w:name="_Toc520655290"/>
      <w:bookmarkStart w:id="196" w:name="_Toc520655291"/>
      <w:bookmarkStart w:id="197" w:name="_Toc520655292"/>
      <w:bookmarkStart w:id="198" w:name="_Toc520655293"/>
      <w:bookmarkStart w:id="199" w:name="_Toc520655294"/>
      <w:bookmarkStart w:id="200" w:name="_Toc520655295"/>
      <w:bookmarkStart w:id="201" w:name="_Toc520655296"/>
      <w:bookmarkStart w:id="202" w:name="_Toc520655297"/>
      <w:bookmarkStart w:id="203" w:name="_Toc520655298"/>
      <w:bookmarkStart w:id="204" w:name="_Toc520655299"/>
      <w:bookmarkStart w:id="205" w:name="_Toc520655300"/>
      <w:bookmarkStart w:id="206" w:name="_Toc520655301"/>
      <w:bookmarkStart w:id="207" w:name="_Toc520655302"/>
      <w:bookmarkStart w:id="208" w:name="_Toc520655303"/>
      <w:bookmarkStart w:id="209" w:name="_Toc520655304"/>
      <w:bookmarkStart w:id="210" w:name="_Toc520655305"/>
      <w:bookmarkStart w:id="211" w:name="_Toc520655306"/>
      <w:bookmarkStart w:id="212" w:name="_Toc520655307"/>
      <w:bookmarkStart w:id="213" w:name="_Toc520655308"/>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44F61759" w14:textId="77777777" w:rsidR="003F2CA5" w:rsidRPr="00B26073" w:rsidRDefault="00A01145" w:rsidP="00B26073">
      <w:pPr>
        <w:pStyle w:val="Texto"/>
      </w:pPr>
      <w:r>
        <w:t>Este proyecto al recabar</w:t>
      </w:r>
      <w:r w:rsidR="00BC7E14">
        <w:t xml:space="preserve"> percepciones personales de </w:t>
      </w:r>
      <w:r>
        <w:t>sujetos de experimentación humanos, fue previamente revisado y aprobado por el Comité de Ética de la Universidad Peruana Cayetano Heredia. A</w:t>
      </w:r>
      <w:r w:rsidR="00F92F53" w:rsidRPr="00BA156B">
        <w:t xml:space="preserve">unque </w:t>
      </w:r>
      <w:r w:rsidR="00AF6843" w:rsidRPr="00BA156B">
        <w:t xml:space="preserve">no se identificaron riesgos que pudieran surgir hacia </w:t>
      </w:r>
      <w:r w:rsidR="00025CC1" w:rsidRPr="00BA156B">
        <w:t xml:space="preserve">ninguno de </w:t>
      </w:r>
      <w:r>
        <w:t>los entrevistados</w:t>
      </w:r>
      <w:r w:rsidR="00AF6843" w:rsidRPr="00BA156B">
        <w:t xml:space="preserve"> </w:t>
      </w:r>
      <w:r w:rsidR="00913A3F" w:rsidRPr="00BA156B">
        <w:t>por pa</w:t>
      </w:r>
      <w:r w:rsidR="00296153" w:rsidRPr="00BA156B">
        <w:t>rticipar de este proyecto</w:t>
      </w:r>
      <w:r>
        <w:t>, se les pidió a los entrevistados de la fase exploratoria la firma de un consentimiento informado que contaba con la aprobación del Comité de Ética antes mencionado</w:t>
      </w:r>
      <w:r w:rsidR="00296153" w:rsidRPr="00BA156B">
        <w:t xml:space="preserve">. </w:t>
      </w:r>
    </w:p>
    <w:p w14:paraId="2FEA82C8" w14:textId="77777777" w:rsidR="00025825" w:rsidRPr="00B26073" w:rsidRDefault="002F42CB" w:rsidP="00025825">
      <w:pPr>
        <w:pStyle w:val="Ttulo2"/>
        <w:rPr>
          <w:lang w:val="es-PE"/>
        </w:rPr>
      </w:pPr>
      <w:bookmarkStart w:id="214" w:name="_Toc520655668"/>
      <w:r w:rsidRPr="00BA156B">
        <w:rPr>
          <w:lang w:val="es-PE"/>
        </w:rPr>
        <w:t>A</w:t>
      </w:r>
      <w:r w:rsidR="00A12DD0" w:rsidRPr="00BA156B">
        <w:rPr>
          <w:lang w:val="es-PE"/>
        </w:rPr>
        <w:t>nálisis</w:t>
      </w:r>
      <w:bookmarkEnd w:id="214"/>
    </w:p>
    <w:p w14:paraId="52A7F724" w14:textId="18DA6C32" w:rsidR="00025825" w:rsidRPr="00B26073" w:rsidRDefault="00025825" w:rsidP="00B26073">
      <w:pPr>
        <w:pStyle w:val="Texto"/>
      </w:pPr>
      <w:r w:rsidRPr="00BA156B">
        <w:t>Para e</w:t>
      </w:r>
      <w:r w:rsidR="006B68D6" w:rsidRPr="00BA156B">
        <w:t>l análisis de la</w:t>
      </w:r>
      <w:r w:rsidRPr="00BA156B">
        <w:t xml:space="preserve"> fase exploratoria</w:t>
      </w:r>
      <w:r w:rsidR="006B68D6" w:rsidRPr="00BA156B">
        <w:t xml:space="preserve">, se realizó mediante el programa Atlas Ti versión 7.5.7 en el sistema operativo Windows 7. </w:t>
      </w:r>
      <w:r w:rsidR="00452FEE" w:rsidRPr="00BA156B">
        <w:t>Para esto, primero se transcribieron todas las en</w:t>
      </w:r>
      <w:r w:rsidR="00296153" w:rsidRPr="00BA156B">
        <w:t>trevistas utilizando la página web llamada</w:t>
      </w:r>
      <w:r w:rsidR="00452FEE" w:rsidRPr="00BA156B">
        <w:t xml:space="preserve"> </w:t>
      </w:r>
      <w:proofErr w:type="spellStart"/>
      <w:r w:rsidR="00452FEE" w:rsidRPr="00BA156B">
        <w:t>OTranscribe</w:t>
      </w:r>
      <w:proofErr w:type="spellEnd"/>
      <w:r w:rsidR="000635A6" w:rsidRPr="00BA156B">
        <w:t xml:space="preserve"> </w:t>
      </w:r>
      <w:r w:rsidR="0077483C" w:rsidRPr="00BA156B">
        <w:lastRenderedPageBreak/>
        <w:fldChar w:fldCharType="begin" w:fldLock="1"/>
      </w:r>
      <w:r w:rsidR="000A0E57">
        <w:instrText>ADDIN CSL_CITATION {"citationItems":[{"id":"ITEM-1","itemData":{"URL":"http://otranscribe.com/","accessed":{"date-parts":[["2018","3","27"]]},"id":"ITEM-1","issued":{"date-parts":[["0"]]},"title":"oTranscribe","type":"webpage"},"uris":["http://www.mendeley.com/documents/?uuid=a0b69d88-9a89-3ba2-bc2d-e8fc2e189542"]}],"mendeley":{"formattedCitation":"(45)","plainTextFormattedCitation":"(45)","previouslyFormattedCitation":"(48)"},"properties":{"noteIndex":0},"schema":"https://github.com/citation-style-language/schema/raw/master/csl-citation.json"}</w:instrText>
      </w:r>
      <w:r w:rsidR="0077483C" w:rsidRPr="00BA156B">
        <w:fldChar w:fldCharType="separate"/>
      </w:r>
      <w:r w:rsidR="000A0E57" w:rsidRPr="000A0E57">
        <w:rPr>
          <w:noProof/>
        </w:rPr>
        <w:t>(45)</w:t>
      </w:r>
      <w:r w:rsidR="0077483C" w:rsidRPr="00BA156B">
        <w:fldChar w:fldCharType="end"/>
      </w:r>
      <w:r w:rsidR="00296153" w:rsidRPr="00BA156B">
        <w:t xml:space="preserve">, creada por </w:t>
      </w:r>
      <w:proofErr w:type="spellStart"/>
      <w:r w:rsidR="00296153" w:rsidRPr="00BA156B">
        <w:t>Elliot</w:t>
      </w:r>
      <w:proofErr w:type="spellEnd"/>
      <w:r w:rsidR="00296153" w:rsidRPr="00BA156B">
        <w:t xml:space="preserve"> </w:t>
      </w:r>
      <w:proofErr w:type="spellStart"/>
      <w:r w:rsidR="00296153" w:rsidRPr="00BA156B">
        <w:t>Bentley</w:t>
      </w:r>
      <w:proofErr w:type="spellEnd"/>
      <w:r w:rsidR="00296153" w:rsidRPr="00BA156B">
        <w:t>,</w:t>
      </w:r>
      <w:r w:rsidR="00452FEE" w:rsidRPr="00BA156B">
        <w:t xml:space="preserve"> que </w:t>
      </w:r>
      <w:r w:rsidR="00C47CD6" w:rsidRPr="00BA156B">
        <w:t>permitía</w:t>
      </w:r>
      <w:r w:rsidR="00452FEE" w:rsidRPr="00BA156B">
        <w:t xml:space="preserve"> disminuir la velocidad de los audios para poder hacer la transcripción. Luego, d</w:t>
      </w:r>
      <w:r w:rsidR="006B68D6" w:rsidRPr="00BA156B">
        <w:t xml:space="preserve">entro </w:t>
      </w:r>
      <w:r w:rsidR="00BF18DF" w:rsidRPr="00BA156B">
        <w:t>del programa</w:t>
      </w:r>
      <w:r w:rsidR="00452FEE" w:rsidRPr="00BA156B">
        <w:t xml:space="preserve"> Atlas Ti se utilizaron dichas transcripciones </w:t>
      </w:r>
      <w:r w:rsidR="00BF18DF" w:rsidRPr="00BA156B">
        <w:t xml:space="preserve">en el formato TXT </w:t>
      </w:r>
      <w:r w:rsidR="00452FEE" w:rsidRPr="00BA156B">
        <w:t>y</w:t>
      </w:r>
      <w:r w:rsidR="006B68D6" w:rsidRPr="00BA156B">
        <w:t xml:space="preserve"> se encontró citas referentes a temas de interés para el investigador las cuales fueron posteriormente </w:t>
      </w:r>
      <w:r w:rsidR="008D4B63" w:rsidRPr="00BA156B">
        <w:t xml:space="preserve">codificadas y analizadas por cada tipo de usuario del que </w:t>
      </w:r>
      <w:r w:rsidR="006C6CB1" w:rsidRPr="00BA156B">
        <w:t>provenía</w:t>
      </w:r>
      <w:r w:rsidR="008D4B63" w:rsidRPr="00BA156B">
        <w:t xml:space="preserve">. </w:t>
      </w:r>
      <w:r w:rsidR="006C6CB1" w:rsidRPr="00BA156B">
        <w:t>Dicho análisis consistió en la agru</w:t>
      </w:r>
      <w:r w:rsidR="008F214A" w:rsidRPr="00BA156B">
        <w:t>pación de percepciones</w:t>
      </w:r>
      <w:r w:rsidR="006C6CB1" w:rsidRPr="00BA156B">
        <w:t xml:space="preserve"> sobre los temas tratados </w:t>
      </w:r>
      <w:r w:rsidR="008F214A" w:rsidRPr="00BA156B">
        <w:t>durante la entrevista</w:t>
      </w:r>
      <w:r w:rsidR="006C6CB1" w:rsidRPr="00BA156B">
        <w:t>.</w:t>
      </w:r>
      <w:r w:rsidR="008D4B63" w:rsidRPr="00BA156B">
        <w:t xml:space="preserve"> </w:t>
      </w:r>
      <w:r w:rsidR="00C50DBC" w:rsidRPr="00BA156B">
        <w:t>Una v</w:t>
      </w:r>
      <w:r w:rsidR="008F214A" w:rsidRPr="00BA156B">
        <w:t>ez terminado el análisis de todas la</w:t>
      </w:r>
      <w:r w:rsidR="00C50DBC" w:rsidRPr="00BA156B">
        <w:t>s</w:t>
      </w:r>
      <w:r w:rsidR="008F214A" w:rsidRPr="00BA156B">
        <w:t xml:space="preserve"> percepciones</w:t>
      </w:r>
      <w:r w:rsidR="00C50DBC" w:rsidRPr="00BA156B">
        <w:t xml:space="preserve"> relevantes para el investigador, se </w:t>
      </w:r>
      <w:r w:rsidR="008338AD" w:rsidRPr="00BA156B">
        <w:t>realizó</w:t>
      </w:r>
      <w:r w:rsidR="00C50DBC" w:rsidRPr="00BA156B">
        <w:t xml:space="preserve"> el reporte respectivo d</w:t>
      </w:r>
      <w:r w:rsidR="008338AD" w:rsidRPr="00BA156B">
        <w:t>onde se detallan los</w:t>
      </w:r>
      <w:r w:rsidR="00C50DBC" w:rsidRPr="00BA156B">
        <w:t xml:space="preserve"> descubrimientos</w:t>
      </w:r>
      <w:r w:rsidR="008338AD" w:rsidRPr="00BA156B">
        <w:t xml:space="preserve"> hallados en las entrevistas a profundidad.</w:t>
      </w:r>
      <w:r w:rsidRPr="00BA156B">
        <w:t xml:space="preserve"> </w:t>
      </w:r>
    </w:p>
    <w:p w14:paraId="10C0FAAB" w14:textId="77777777" w:rsidR="003034A7" w:rsidRPr="00B26073" w:rsidRDefault="00A12DD0" w:rsidP="00B26073">
      <w:pPr>
        <w:pStyle w:val="Ttulo1"/>
      </w:pPr>
      <w:bookmarkStart w:id="215" w:name="_Toc520655669"/>
      <w:r w:rsidRPr="00BA156B">
        <w:lastRenderedPageBreak/>
        <w:t>Resultados</w:t>
      </w:r>
      <w:bookmarkEnd w:id="215"/>
    </w:p>
    <w:p w14:paraId="565D3CC0" w14:textId="77777777" w:rsidR="00FE7867" w:rsidRPr="00BA156B" w:rsidRDefault="00FE7867" w:rsidP="00A50DD7">
      <w:pPr>
        <w:pStyle w:val="Ttulo2"/>
        <w:numPr>
          <w:ilvl w:val="0"/>
          <w:numId w:val="9"/>
        </w:numPr>
        <w:rPr>
          <w:lang w:val="es-PE"/>
        </w:rPr>
      </w:pPr>
      <w:bookmarkStart w:id="216" w:name="_Toc520655670"/>
      <w:r w:rsidRPr="00BA156B">
        <w:rPr>
          <w:lang w:val="es-PE"/>
        </w:rPr>
        <w:t>Fase Exploratori</w:t>
      </w:r>
      <w:r w:rsidR="00F847EF" w:rsidRPr="00BA156B">
        <w:rPr>
          <w:lang w:val="es-PE"/>
        </w:rPr>
        <w:t>a</w:t>
      </w:r>
      <w:bookmarkEnd w:id="216"/>
    </w:p>
    <w:p w14:paraId="51F0684B" w14:textId="77777777" w:rsidR="00F847EF" w:rsidRPr="00B26073" w:rsidRDefault="00452FEE" w:rsidP="00B26073">
      <w:pPr>
        <w:pStyle w:val="Texto"/>
      </w:pPr>
      <w:r w:rsidRPr="00BA156B">
        <w:t>Para este</w:t>
      </w:r>
      <w:r w:rsidR="00FA33B2" w:rsidRPr="00BA156B">
        <w:t xml:space="preserve"> componente, se </w:t>
      </w:r>
      <w:r w:rsidR="00D770DD" w:rsidRPr="00BA156B">
        <w:t>hizo el análisis por</w:t>
      </w:r>
      <w:r w:rsidR="00FE7867" w:rsidRPr="00BA156B">
        <w:t xml:space="preserve"> </w:t>
      </w:r>
      <w:r w:rsidR="003B4DBC">
        <w:t>los temas señalados en la Guía de Entrevistas Nº1</w:t>
      </w:r>
      <w:r w:rsidR="00F84BBE" w:rsidRPr="00BA156B">
        <w:t>:</w:t>
      </w:r>
      <w:r w:rsidR="006746CC" w:rsidRPr="00BA156B">
        <w:t xml:space="preserve"> </w:t>
      </w:r>
      <w:r w:rsidR="003B4DBC">
        <w:t>Percepción de los reclamos, rol de los reclamos y manejo de información, herramienta informática y temas adicionales mencionados por los entrevistados</w:t>
      </w:r>
      <w:r w:rsidR="00D770DD" w:rsidRPr="00BA156B">
        <w:t xml:space="preserve">. </w:t>
      </w:r>
      <w:r w:rsidR="003B4DBC">
        <w:t>Estas entrevistas se les hicieron a personal administrativo de SUSALUD, gestores de IPRESS y ciudadanos</w:t>
      </w:r>
      <w:r w:rsidR="0015683A" w:rsidRPr="00BA156B">
        <w:t xml:space="preserve">. </w:t>
      </w:r>
      <w:r w:rsidR="00F847EF" w:rsidRPr="00BA156B">
        <w:t>Se entrevistaron en total a 21 personas y se dividían de la siguiente manera:</w:t>
      </w:r>
    </w:p>
    <w:p w14:paraId="0EDDD739" w14:textId="77777777" w:rsidR="00F847EF" w:rsidRPr="00BA156B" w:rsidRDefault="00F847EF" w:rsidP="00A50DD7">
      <w:pPr>
        <w:pStyle w:val="Texto"/>
        <w:numPr>
          <w:ilvl w:val="0"/>
          <w:numId w:val="30"/>
        </w:numPr>
      </w:pPr>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6F964E3E" w14:textId="77777777" w:rsidR="00F847EF" w:rsidRPr="00BA156B" w:rsidRDefault="00F847EF" w:rsidP="00B01000">
      <w:pPr>
        <w:pStyle w:val="Texto"/>
        <w:numPr>
          <w:ilvl w:val="0"/>
          <w:numId w:val="30"/>
        </w:numPr>
      </w:pPr>
      <w:r w:rsidRPr="00BA156B">
        <w:t>Gestores de IPRESS: 6 en total. Encontrados por recomendación dentro de la red del investigador.</w:t>
      </w:r>
      <w:r w:rsidR="00B01000">
        <w:t xml:space="preserve"> Dichas entrevistas fueron a 2 directores anteriores y 4 que eran directores de establecimientos de salud del MINSA al momento de las entrevistas. Se cubrió un establecimiento de salud categoría I-2, un establecimiento categoría II-2, dos establecimientos categoría III-1 y un establecimiento III-2.  </w:t>
      </w:r>
    </w:p>
    <w:p w14:paraId="744484A0" w14:textId="77777777" w:rsidR="00F847EF" w:rsidRPr="008D23C7" w:rsidRDefault="00F847EF" w:rsidP="00A50DD7">
      <w:pPr>
        <w:pStyle w:val="Texto"/>
        <w:numPr>
          <w:ilvl w:val="0"/>
          <w:numId w:val="30"/>
        </w:numPr>
      </w:pPr>
      <w:r w:rsidRPr="00BA156B">
        <w:t xml:space="preserve">Ciudadanos: 9 en total. 3 fueron encontrados dentro de la red del investigador siendo personas con experiencia de haber presentado reclamos </w:t>
      </w:r>
      <w:r w:rsidRPr="00BA156B">
        <w:lastRenderedPageBreak/>
        <w:t>y otros 6 ciudadanos familiares de pacientes que estaban siendo atendidos en el Hospital Nacional Cayetano Heredia</w:t>
      </w:r>
      <w:r w:rsidR="008D23C7">
        <w:t>.</w:t>
      </w:r>
    </w:p>
    <w:p w14:paraId="03A0E1BE" w14:textId="77777777" w:rsidR="006746CC" w:rsidRDefault="0015683A" w:rsidP="008D23C7">
      <w:pPr>
        <w:pStyle w:val="Texto"/>
      </w:pPr>
      <w:r w:rsidRPr="00BA156B">
        <w:t xml:space="preserve">Las respuestas de ellos </w:t>
      </w:r>
      <w:r w:rsidR="006746CC" w:rsidRPr="00BA156B">
        <w:t>se presentan a continuación</w:t>
      </w:r>
      <w:r w:rsidRPr="00BA156B">
        <w:t>.</w:t>
      </w:r>
    </w:p>
    <w:p w14:paraId="4E00F3FD" w14:textId="77777777" w:rsidR="003B4DBC" w:rsidRDefault="003B4DBC" w:rsidP="007815C0">
      <w:pPr>
        <w:pStyle w:val="Ttulo3"/>
      </w:pPr>
      <w:bookmarkStart w:id="217" w:name="_Toc520655671"/>
      <w:r>
        <w:t>Percepción de los reclamos</w:t>
      </w:r>
      <w:bookmarkEnd w:id="217"/>
    </w:p>
    <w:p w14:paraId="159D1312" w14:textId="77777777" w:rsidR="003B4DBC" w:rsidRPr="00BC4099" w:rsidRDefault="003B4DBC" w:rsidP="007815C0">
      <w:pPr>
        <w:pStyle w:val="Texto"/>
      </w:pPr>
      <w:r w:rsidRPr="00BC4099">
        <w:t>Acerca del tema de los reclamos, los entrevistados dieron sus opiniones sobre una diversidad de temas que van desde lo que entendían por reclamos, hasta experiencias personales y laborales. Las percepciones se resumen en los siguientes párrafos.</w:t>
      </w:r>
    </w:p>
    <w:p w14:paraId="45F14B11" w14:textId="77777777" w:rsidR="007338A1" w:rsidRDefault="00625E59">
      <w:pPr>
        <w:pStyle w:val="Texto"/>
      </w:pPr>
      <w:r>
        <w:t>En</w:t>
      </w:r>
      <w:r w:rsidR="007338A1">
        <w:t xml:space="preserve"> la definición de reclamos, todos los </w:t>
      </w:r>
      <w:r w:rsidR="00110509" w:rsidRPr="00BC4099">
        <w:t xml:space="preserve">entrevistados </w:t>
      </w:r>
      <w:r w:rsidR="007338A1">
        <w:t>tuvieron opiniones similares a que era la manifestación de una incomodidad o insatisfacción presentada por un servicio mal brindado. Señalaron que esta manifestación podría ser tanto escrita como verbal y los ciudadanos enfatizaron que ellos suelen reclamar para exigir su derecho de una buena atención.</w:t>
      </w:r>
    </w:p>
    <w:p w14:paraId="54D9A77D" w14:textId="77777777" w:rsidR="00625E59" w:rsidRDefault="00625E59" w:rsidP="007815C0">
      <w:pPr>
        <w:pStyle w:val="Texto"/>
      </w:pPr>
      <w:r>
        <w:t>Sobre la importancia de los reclamos, tanto el personal de SUSALUD como los ciudadanos identificaron que ven a los reclamos como una manera de encontrar deficiencias y fallas que permitan mejorar los servicios de salud brindados. Los ciudadanos recalcaron que, con los reclamos, van a poder cumplir las expectativas que ellos tienen acerca de la atención sanitaria. Por otro lado, los gestores mencionaron que ven importantes los reclamos debido a que son un reto ya que es la forma en como los pacientes les dicen como desean que se brinden los servicios en salud.</w:t>
      </w:r>
    </w:p>
    <w:p w14:paraId="3CFB37DC" w14:textId="77777777" w:rsidR="003B4DBC" w:rsidRDefault="00625E59" w:rsidP="003B4DBC">
      <w:pPr>
        <w:pStyle w:val="Cita"/>
      </w:pPr>
      <w:r w:rsidRPr="00BC4099" w:rsidDel="00625E59">
        <w:lastRenderedPageBreak/>
        <w:t xml:space="preserve"> </w:t>
      </w:r>
      <w:r w:rsidR="003B4DBC" w:rsidRPr="008D23C7">
        <w:t>“…Para mí lo más importante de un reclamo es que te permita encontrar las causas del reclamo y por lo tanto eliminarlas.”</w:t>
      </w:r>
    </w:p>
    <w:p w14:paraId="0C9AB769" w14:textId="77777777" w:rsidR="00110509" w:rsidRPr="007815C0" w:rsidRDefault="00110509" w:rsidP="007815C0">
      <w:pPr>
        <w:pStyle w:val="Texto"/>
        <w:jc w:val="right"/>
      </w:pPr>
      <w:r>
        <w:t>(</w:t>
      </w:r>
      <w:r w:rsidR="0082731C">
        <w:t>Personal de SUSALUD</w:t>
      </w:r>
      <w:r>
        <w:t>)</w:t>
      </w:r>
    </w:p>
    <w:p w14:paraId="267AEB5F" w14:textId="77777777" w:rsidR="003B4DBC" w:rsidRPr="003B4DBC" w:rsidRDefault="003B4DBC" w:rsidP="007815C0">
      <w:pPr>
        <w:pStyle w:val="Texto"/>
      </w:pPr>
      <w:r w:rsidRPr="00BC4099">
        <w:t>S</w:t>
      </w:r>
      <w:r>
        <w:t>obre impedimentos que presenta la resolución de</w:t>
      </w:r>
      <w:r w:rsidRPr="00BC4099">
        <w:t xml:space="preserve"> los reclamos, el personal de SUSALUD se refirió a que no existe un co</w:t>
      </w:r>
      <w:r w:rsidR="0089614D">
        <w:t>nsenso sobre qué información es</w:t>
      </w:r>
      <w:r w:rsidRPr="00BC4099">
        <w:t xml:space="preserve"> necesaria para el manejo de reclamos por parte de una IPRESS</w:t>
      </w:r>
      <w:r w:rsidR="00E427B4">
        <w:t>,</w:t>
      </w:r>
      <w:r w:rsidR="000C743D">
        <w:t xml:space="preserve"> </w:t>
      </w:r>
      <w:r>
        <w:t>lo que</w:t>
      </w:r>
      <w:r w:rsidRPr="00BC4099">
        <w:t xml:space="preserve"> lleva a que los reclamos sean vistos de forma negativa y que no se desee encontrar las causas de ellos. Como consecuencia, existe poca capacidad resolutiva de los reclamos a niveles inferiores de atención</w:t>
      </w:r>
      <w:r w:rsidR="00604B0B">
        <w:t>, siendo esto último también señalado por los ciudadanos.</w:t>
      </w:r>
      <w:r w:rsidRPr="00BC4099">
        <w:t xml:space="preserve"> Esto conlleva a que exista una mala gestión de recursos económicos y </w:t>
      </w:r>
      <w:r>
        <w:t xml:space="preserve">a </w:t>
      </w:r>
      <w:r w:rsidRPr="00BC4099">
        <w:t xml:space="preserve">que los directores no se encuentren del todo enterados de problemas dentro del establecimiento. </w:t>
      </w:r>
      <w:r w:rsidR="00604B0B">
        <w:t>Mientras tanto, l</w:t>
      </w:r>
      <w:r w:rsidRPr="00BC4099">
        <w:t xml:space="preserve">os gestores opinaron que sus impedimentos para resolver reclamos tenían varios motivos, como la falta de retroalimentación por parte de SUSALUD, problemas de presupuesto, corrupción, procesos largos y engorrosos, aumento de la demanda sin mejoramiento de la oferta, problemas de infraestructura, equipos, escases de insumos y medicamentos, desconocimiento de procesos para resolver reclamos, poca motivación de profesionales en salud, entre otras. De ellas puede resaltarse </w:t>
      </w:r>
      <w:r>
        <w:t>la dificultad de comunicación que existe</w:t>
      </w:r>
      <w:r w:rsidRPr="00BC4099">
        <w:t xml:space="preserve"> en el sector salud</w:t>
      </w:r>
      <w:r>
        <w:t>,</w:t>
      </w:r>
      <w:r w:rsidRPr="00BC4099">
        <w:t xml:space="preserve"> donde la comunicación entre IPRESS, SUSALUD y MINSA </w:t>
      </w:r>
      <w:r>
        <w:t>se ve</w:t>
      </w:r>
      <w:r w:rsidRPr="00BC4099">
        <w:t xml:space="preserve"> complicada por intereses personales, el desconocimiento de los ciudadanos sobre servicios de salud ofrecidos y por dejadez </w:t>
      </w:r>
      <w:r>
        <w:t>de parte de funcionarios</w:t>
      </w:r>
      <w:r w:rsidRPr="00BC4099">
        <w:t xml:space="preserve">.  Los ciudadanos ven </w:t>
      </w:r>
      <w:r w:rsidR="00604B0B">
        <w:t>además</w:t>
      </w:r>
      <w:r w:rsidRPr="00BC4099">
        <w:t xml:space="preserve"> que existe mucha burocracia para resolver los reclamos </w:t>
      </w:r>
      <w:r w:rsidR="00604B0B">
        <w:t>cuando se</w:t>
      </w:r>
      <w:r w:rsidRPr="00BC4099">
        <w:t xml:space="preserve"> </w:t>
      </w:r>
      <w:r w:rsidRPr="00BC4099">
        <w:lastRenderedPageBreak/>
        <w:t xml:space="preserve">necesita autonomía para ello, además que el tiempo de acción para dar solución a un reclamo de 30 días es muy largo. </w:t>
      </w:r>
    </w:p>
    <w:p w14:paraId="54A46624" w14:textId="77777777" w:rsidR="003B4DBC" w:rsidRDefault="003B4DBC" w:rsidP="003B4DBC">
      <w:pPr>
        <w:pStyle w:val="Cita"/>
      </w:pPr>
      <w:r w:rsidRPr="008D23C7">
        <w:t xml:space="preserve">“Los procesos y la autonomía, o sea tienes tu autonomía de A </w:t>
      </w:r>
      <w:proofErr w:type="spellStart"/>
      <w:r w:rsidRPr="008D23C7">
        <w:t>a</w:t>
      </w:r>
      <w:proofErr w:type="spellEnd"/>
      <w:r w:rsidRPr="008D23C7">
        <w:t xml:space="preserve"> B, si va a C pasa a la siguiente persona pero la siguiente persona está esperando que B se lo pase, inmediatamente para tomar respuesta, o sea no importa que haya 10 pasos pero que 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w:t>
      </w:r>
      <w:proofErr w:type="spellStart"/>
      <w:r w:rsidRPr="008D23C7">
        <w:t>ahh</w:t>
      </w:r>
      <w:proofErr w:type="spellEnd"/>
      <w:r w:rsidRPr="008D23C7">
        <w:t xml:space="preserve"> sí, yo no lo puedo resolver, siguiente', no tiene sentido.”</w:t>
      </w:r>
    </w:p>
    <w:p w14:paraId="41EF499F" w14:textId="77777777" w:rsidR="00486FA6" w:rsidRPr="007815C0" w:rsidRDefault="00486FA6" w:rsidP="007815C0">
      <w:pPr>
        <w:pStyle w:val="Texto"/>
        <w:jc w:val="right"/>
      </w:pPr>
      <w:r>
        <w:t>(Ciudadano)</w:t>
      </w:r>
    </w:p>
    <w:p w14:paraId="13E82ABC" w14:textId="77777777" w:rsidR="003B4DBC" w:rsidRPr="00BC4099" w:rsidRDefault="003B4DBC" w:rsidP="007815C0">
      <w:pPr>
        <w:pStyle w:val="Texto"/>
      </w:pPr>
      <w:r w:rsidRPr="00BC4099">
        <w:t>C</w:t>
      </w:r>
      <w:r>
        <w:t>uando se les preguntó</w:t>
      </w:r>
      <w:r w:rsidRPr="00BC4099">
        <w:t xml:space="preserve"> sobre el procedimiento a seguir para colocar reclamos, </w:t>
      </w:r>
      <w:r w:rsidR="005C0380">
        <w:t xml:space="preserve">tanto </w:t>
      </w:r>
      <w:r w:rsidRPr="00BC4099">
        <w:t>el personal de SUSALUD</w:t>
      </w:r>
      <w:r w:rsidR="005C0380">
        <w:t xml:space="preserve"> como los gestores</w:t>
      </w:r>
      <w:r w:rsidRPr="00BC4099">
        <w:t xml:space="preserve"> dij</w:t>
      </w:r>
      <w:r w:rsidR="005C0380">
        <w:t>eron</w:t>
      </w:r>
      <w:r w:rsidRPr="00BC4099">
        <w:t xml:space="preserve"> que los ciudadanos debían acercarse a la PAUS de la IPRESS donde ocurrió el hecho para presentar un reclamo o</w:t>
      </w:r>
      <w:r>
        <w:t>,</w:t>
      </w:r>
      <w:r w:rsidRPr="00BC4099">
        <w:t xml:space="preserve"> en todo caso</w:t>
      </w:r>
      <w:r>
        <w:t>,</w:t>
      </w:r>
      <w:r w:rsidRPr="00BC4099">
        <w:t xml:space="preserve"> solicitar el libro de reclamaciones. En el caso que un usuario ya haya presentado un reclamo en la IPRESS y se acerca a SUSALUD para el seguimiento o intervención, ellos coordin</w:t>
      </w:r>
      <w:r>
        <w:t>an con la PAUS correspondiente para</w:t>
      </w:r>
      <w:r w:rsidRPr="00BC4099">
        <w:t xml:space="preserve"> mediar entre</w:t>
      </w:r>
      <w:r w:rsidR="005C0380">
        <w:t xml:space="preserve"> el ciudadano y la IPRESS</w:t>
      </w:r>
      <w:r w:rsidR="00FF4692">
        <w:t xml:space="preserve"> </w:t>
      </w:r>
      <w:r w:rsidR="005C0380">
        <w:t>para</w:t>
      </w:r>
      <w:r w:rsidRPr="00BC4099">
        <w:t xml:space="preserve"> poder realizar una investigación de lo ocurrido. </w:t>
      </w:r>
      <w:r w:rsidR="005C0380">
        <w:t>Adicionalmente, l</w:t>
      </w:r>
      <w:r w:rsidRPr="00BC4099">
        <w:t xml:space="preserve">os gestores de las IPRESS señalaron que </w:t>
      </w:r>
      <w:r w:rsidR="005C0380">
        <w:t>también los ciudadanos podían usar las</w:t>
      </w:r>
      <w:r w:rsidRPr="00BC4099">
        <w:t xml:space="preserve"> Unidades de Calidad</w:t>
      </w:r>
      <w:r w:rsidR="00FF4692">
        <w:t xml:space="preserve"> </w:t>
      </w:r>
      <w:r w:rsidRPr="00BC4099">
        <w:t xml:space="preserve">y en casos donde se encuentre </w:t>
      </w:r>
      <w:r w:rsidRPr="00BC4099">
        <w:lastRenderedPageBreak/>
        <w:t xml:space="preserve">disponible, el sistema </w:t>
      </w:r>
      <w:proofErr w:type="spellStart"/>
      <w:r w:rsidRPr="00BC4099">
        <w:t>Totem</w:t>
      </w:r>
      <w:proofErr w:type="spellEnd"/>
      <w:r w:rsidRPr="00BC4099">
        <w:t xml:space="preserve">. </w:t>
      </w:r>
      <w:r w:rsidR="005C0380">
        <w:t>De manera diferente cuando</w:t>
      </w:r>
      <w:r w:rsidRPr="00BC4099">
        <w:t xml:space="preserve"> los ciudadanos </w:t>
      </w:r>
      <w:r w:rsidR="005C0380">
        <w:t xml:space="preserve">fueron consultados sobre </w:t>
      </w:r>
      <w:r w:rsidRPr="00BC4099">
        <w:t xml:space="preserve">como colocarían un reclamo, no hubo un consenso y nadie menciono las PAUS ni Unidades de Calidad, dijeron que irían a la oficina de Comunicaciones o Admisión si es que deseaban elevarlo de </w:t>
      </w:r>
      <w:r>
        <w:t xml:space="preserve">tan solo </w:t>
      </w:r>
      <w:r w:rsidRPr="00BC4099">
        <w:t xml:space="preserve">reclamar con el doctor o enfermeros correspondientes. </w:t>
      </w:r>
      <w:r w:rsidR="005C0380">
        <w:t>Pocos</w:t>
      </w:r>
      <w:r w:rsidRPr="00BC4099">
        <w:t xml:space="preserve"> mencionaron que pedirían el Libro de Reclamaciones y otros que irían a redes sociales para presentar sus inconvenientes.</w:t>
      </w:r>
    </w:p>
    <w:p w14:paraId="4CBC3D32" w14:textId="77777777" w:rsidR="003B4DBC" w:rsidRDefault="003B4DBC" w:rsidP="007815C0">
      <w:pPr>
        <w:pStyle w:val="Texto"/>
      </w:pPr>
      <w:r w:rsidRPr="00BC4099">
        <w:t xml:space="preserve">Los entrevistados contaron diversas experiencias que </w:t>
      </w:r>
      <w:r>
        <w:t>tuvieron</w:t>
      </w:r>
      <w:r w:rsidRPr="00BC4099">
        <w:t xml:space="preserve"> en el ámbito personal como laboral en relación a los reclamos, </w:t>
      </w:r>
      <w:r w:rsidR="005C0380">
        <w:t>Tanto ciudadanos como personal de SUSALUD</w:t>
      </w:r>
      <w:r w:rsidRPr="00BC4099">
        <w:t xml:space="preserve"> señalaron que habían</w:t>
      </w:r>
      <w:r>
        <w:t xml:space="preserve"> presentado</w:t>
      </w:r>
      <w:r w:rsidRPr="00BC4099">
        <w:t xml:space="preserve"> reclamos y que</w:t>
      </w:r>
      <w:r w:rsidR="005C0380">
        <w:t>, algunos</w:t>
      </w:r>
      <w:r w:rsidRPr="00BC4099">
        <w:t xml:space="preserve"> llegaron a solucionar el problema </w:t>
      </w:r>
      <w:r>
        <w:t>presentado</w:t>
      </w:r>
      <w:r w:rsidRPr="00BC4099">
        <w:t xml:space="preserve">, </w:t>
      </w:r>
      <w:r w:rsidR="005C0380">
        <w:t xml:space="preserve">a </w:t>
      </w:r>
      <w:r w:rsidRPr="00BC4099">
        <w:t xml:space="preserve">otros nunca </w:t>
      </w:r>
      <w:r w:rsidR="005C0380">
        <w:t xml:space="preserve">se </w:t>
      </w:r>
      <w:r w:rsidRPr="00BC4099">
        <w:t>les di</w:t>
      </w:r>
      <w:r w:rsidR="005C0380">
        <w:t>o</w:t>
      </w:r>
      <w:r w:rsidRPr="00BC4099">
        <w:t xml:space="preserve"> una respuesta</w:t>
      </w:r>
      <w:r>
        <w:t>,</w:t>
      </w:r>
      <w:r w:rsidRPr="00BC4099">
        <w:t xml:space="preserve"> e incluso </w:t>
      </w:r>
      <w:r w:rsidR="006C4ABF">
        <w:t xml:space="preserve">hubo personas que </w:t>
      </w:r>
      <w:r w:rsidR="005C0380">
        <w:t>contaron</w:t>
      </w:r>
      <w:r w:rsidRPr="00BC4099">
        <w:t xml:space="preserve"> que no les dieron información sobre donde poder presentar el reclamo ni cómo hacerlo. </w:t>
      </w:r>
      <w:r w:rsidR="006C4ABF">
        <w:t>Sumado a esto, l</w:t>
      </w:r>
      <w:r w:rsidRPr="00BC4099">
        <w:t xml:space="preserve">os gestores de las IPRESS señalaron que </w:t>
      </w:r>
      <w:r w:rsidR="006C4ABF">
        <w:t>como el</w:t>
      </w:r>
      <w:r w:rsidRPr="00BC4099">
        <w:t xml:space="preserve"> personal prestador de salud no pued</w:t>
      </w:r>
      <w:r w:rsidR="006C4ABF">
        <w:t>e</w:t>
      </w:r>
      <w:r w:rsidRPr="00BC4099">
        <w:t xml:space="preserve"> presentar reclamos hace </w:t>
      </w:r>
      <w:r w:rsidR="006C4ABF">
        <w:t>que</w:t>
      </w:r>
      <w:r w:rsidR="00F8474A">
        <w:t xml:space="preserve"> ellos</w:t>
      </w:r>
      <w:r w:rsidR="006C4ABF">
        <w:t xml:space="preserve"> </w:t>
      </w:r>
      <w:r w:rsidRPr="00BC4099">
        <w:t>se sienta</w:t>
      </w:r>
      <w:r w:rsidR="00F8474A">
        <w:t>n</w:t>
      </w:r>
      <w:r w:rsidRPr="00BC4099">
        <w:t xml:space="preserve"> </w:t>
      </w:r>
      <w:r w:rsidR="00F8474A">
        <w:t xml:space="preserve">no </w:t>
      </w:r>
      <w:r w:rsidRPr="00BC4099">
        <w:t>considerado</w:t>
      </w:r>
      <w:r w:rsidR="00F8474A">
        <w:t>s</w:t>
      </w:r>
      <w:r w:rsidRPr="00BC4099">
        <w:t xml:space="preserve">, </w:t>
      </w:r>
      <w:r w:rsidR="006C4ABF">
        <w:t>y que</w:t>
      </w:r>
      <w:r w:rsidRPr="00BC4099">
        <w:t xml:space="preserve"> SUSALUD </w:t>
      </w:r>
      <w:r w:rsidR="005C0380" w:rsidRPr="00BC4099">
        <w:t>les</w:t>
      </w:r>
      <w:r w:rsidRPr="00BC4099">
        <w:t xml:space="preserve"> toma más importancia a los ciudadanos que a ellos. También señalaron que </w:t>
      </w:r>
      <w:r w:rsidR="006C4ABF">
        <w:t>por</w:t>
      </w:r>
      <w:r w:rsidRPr="00BC4099">
        <w:t xml:space="preserve"> problemas de comunicación con SUSALUD, ellos les entregan de forma tardía</w:t>
      </w:r>
      <w:r w:rsidR="006C4ABF">
        <w:t xml:space="preserve"> los</w:t>
      </w:r>
      <w:r w:rsidRPr="00BC4099">
        <w:t xml:space="preserve"> repo</w:t>
      </w:r>
      <w:r>
        <w:t xml:space="preserve">rtes de reclamos </w:t>
      </w:r>
      <w:r w:rsidR="006C4ABF">
        <w:t>recibidos</w:t>
      </w:r>
      <w:r>
        <w:t xml:space="preserve"> por</w:t>
      </w:r>
      <w:r w:rsidRPr="00BC4099">
        <w:t xml:space="preserve"> lo que ellos </w:t>
      </w:r>
      <w:r>
        <w:t xml:space="preserve">se </w:t>
      </w:r>
      <w:r w:rsidR="006C4ABF">
        <w:t xml:space="preserve">ven obligados a </w:t>
      </w:r>
      <w:r w:rsidRPr="00BC4099">
        <w:t xml:space="preserve">encontrar una solución </w:t>
      </w:r>
      <w:r w:rsidR="006C4ABF">
        <w:t>a</w:t>
      </w:r>
      <w:r>
        <w:t xml:space="preserve"> un</w:t>
      </w:r>
      <w:r w:rsidRPr="00BC4099">
        <w:t xml:space="preserve"> hecho </w:t>
      </w:r>
      <w:r>
        <w:t xml:space="preserve">que </w:t>
      </w:r>
      <w:r w:rsidRPr="00BC4099">
        <w:t>ocurrió tiempo</w:t>
      </w:r>
      <w:r>
        <w:t xml:space="preserve"> atrás</w:t>
      </w:r>
      <w:r w:rsidRPr="00BC4099">
        <w:t>.</w:t>
      </w:r>
      <w:r w:rsidR="00FF4692">
        <w:t xml:space="preserve"> </w:t>
      </w:r>
      <w:r w:rsidRPr="00BC4099">
        <w:t xml:space="preserve">En el grupo de los ciudadanos contaron experiencias de reclamos </w:t>
      </w:r>
      <w:r>
        <w:t>donde le dieron</w:t>
      </w:r>
      <w:r w:rsidRPr="00BC4099">
        <w:t xml:space="preserve"> dos respuestas diferentes</w:t>
      </w:r>
      <w:r>
        <w:t>,</w:t>
      </w:r>
      <w:r w:rsidRPr="00BC4099">
        <w:t xml:space="preserve"> </w:t>
      </w:r>
      <w:r>
        <w:t>lo que evidenció</w:t>
      </w:r>
      <w:r w:rsidRPr="00BC4099">
        <w:t xml:space="preserve"> que existen problemas de comunicación interna y que el </w:t>
      </w:r>
      <w:r>
        <w:t>extenso trámite burocrático por el</w:t>
      </w:r>
      <w:r w:rsidRPr="00BC4099">
        <w:t xml:space="preserve"> que hay que pasar hace que se desanimen a presentar reclamos en ciertas ocasiones.</w:t>
      </w:r>
    </w:p>
    <w:p w14:paraId="6C848B44" w14:textId="77777777" w:rsidR="003B4DBC" w:rsidRDefault="003B4DBC" w:rsidP="003B4DBC">
      <w:pPr>
        <w:pStyle w:val="Cita"/>
      </w:pPr>
      <w:r>
        <w:lastRenderedPageBreak/>
        <w:t>“N</w:t>
      </w:r>
      <w:r w:rsidRPr="008D23C7">
        <w:t>os causa mucha incomodidad es que el flujo es a un solo lado, o sea el paciente puede quejarse de que el médico lo agredió, pero si el paciente agredió al médico, el médico no puede quejarse, no tiene a donde lo único que le queda es ir a la comisaría, entonces el usuario tiene esa facilidad, porque el médico como un usuario no le podrían dar esa facilidad?”</w:t>
      </w:r>
    </w:p>
    <w:p w14:paraId="33DFA352" w14:textId="77777777" w:rsidR="00486FA6" w:rsidRPr="002B61FA" w:rsidRDefault="00486FA6" w:rsidP="007815C0">
      <w:pPr>
        <w:pStyle w:val="Texto"/>
        <w:jc w:val="right"/>
      </w:pPr>
      <w:r>
        <w:t>(Gestor de IPRESS)</w:t>
      </w:r>
    </w:p>
    <w:p w14:paraId="25893EC2" w14:textId="77777777" w:rsidR="003B4DBC" w:rsidRDefault="003B4DBC" w:rsidP="007815C0">
      <w:pPr>
        <w:pStyle w:val="Ttulo3"/>
      </w:pPr>
      <w:bookmarkStart w:id="218" w:name="_Toc520655672"/>
      <w:r>
        <w:t>Rol de los reclamos y manejo de información</w:t>
      </w:r>
      <w:bookmarkEnd w:id="218"/>
    </w:p>
    <w:p w14:paraId="1D395446" w14:textId="77777777" w:rsidR="00FF4692" w:rsidRDefault="00FF4692" w:rsidP="007815C0">
      <w:pPr>
        <w:pStyle w:val="Texto"/>
      </w:pPr>
      <w:r>
        <w:t xml:space="preserve">Sobre el rol actual que tienen los reclamos, tanto el personal de SUSALUD como los ciudadanos dijeron que los reclamos tienen actualmente un rol negativo, ya que lo ven como una traba, ofensa o algo fastidioso a lo que sus autoridades no le toman importancia. El personal de SUSALUD </w:t>
      </w:r>
      <w:r w:rsidR="00B224AF">
        <w:t>también resalto que los reclamos no son vistos como oportunidades de mejora y los ciudadanos mencionaron que los reclamos no son vistos como una forma de expresar que algo no está funcionando dentro del establecimiento. Por otro lado, los gestores mencionaron ellos ven a los reclamos como una ayuda para poder mejorar la atención brindada y que es el personal prestadores de salud los que ven a los reclamos como una interferencia en la atención e incluso hasta como algo punitivo.</w:t>
      </w:r>
    </w:p>
    <w:p w14:paraId="3B62B2F5" w14:textId="77777777" w:rsidR="003B4DBC" w:rsidRDefault="00B224AF" w:rsidP="003B4DBC">
      <w:pPr>
        <w:pStyle w:val="Cita"/>
      </w:pPr>
      <w:r w:rsidRPr="008D23C7">
        <w:t xml:space="preserve"> </w:t>
      </w:r>
      <w:r w:rsidR="003B4DBC" w:rsidRPr="008D23C7">
        <w:t xml:space="preserve">“No, la queja es un reto para poder nosotros mejorar porque si yo no recibo quejas yo puedo decir 'o todo está bien o realmente la gente es indiferente' y yo creo que la gente se queje para poder hacer las cosas mejores cada vez. Sí, a mí no me fastidian las quejas, yo les agradezco cuando se quejan, </w:t>
      </w:r>
      <w:r w:rsidR="003B4DBC" w:rsidRPr="008D23C7">
        <w:lastRenderedPageBreak/>
        <w:t>'muchas gracias' les digo porque realmente sí, porque eso me va a permitir tener, poder ingeniarme otra cosa para poder ver que eso se haga de la mejor manera, yo creo que siempre van a haber quejas porque siempre el ser humano va a lograr buscar lo mejor ¿no es cierto?”</w:t>
      </w:r>
    </w:p>
    <w:p w14:paraId="54783D51" w14:textId="77777777" w:rsidR="00486FA6" w:rsidRPr="002B61FA" w:rsidRDefault="00486FA6" w:rsidP="00486FA6">
      <w:pPr>
        <w:pStyle w:val="Texto"/>
        <w:jc w:val="right"/>
      </w:pPr>
      <w:r>
        <w:t>(Gestor de IPRESS)</w:t>
      </w:r>
    </w:p>
    <w:p w14:paraId="23D51DE0" w14:textId="77777777" w:rsidR="00B224AF" w:rsidRDefault="00B224AF" w:rsidP="007815C0">
      <w:pPr>
        <w:pStyle w:val="Texto"/>
      </w:pPr>
      <w:r>
        <w:t xml:space="preserve">Los tres tipos de usuarios coincidieron acerca del rol </w:t>
      </w:r>
      <w:r w:rsidR="00AA2BB0">
        <w:t xml:space="preserve">positivo </w:t>
      </w:r>
      <w:r>
        <w:t>que deberían tener los reclamos</w:t>
      </w:r>
      <w:r w:rsidR="00AA2BB0">
        <w:t>. Todos mencionaron que los reclamos, al ser un llamado de atención de parte de los ciudadanos sobre el servicio de salud brindado, deberían ser vistos como un beneficio que permite revisar procesos, estándares e incluso elaborar proyectos de mejora para poder cumplir las expectativas de los ciudadanos. Adicionalmente, los ciudadanos destacaron que los reclamos deberían ser vistos como un reflejo del servicio que se está brindando.</w:t>
      </w:r>
    </w:p>
    <w:p w14:paraId="41E7DEDC" w14:textId="77777777" w:rsidR="003B4DBC" w:rsidRDefault="00AA2BB0" w:rsidP="003B4DBC">
      <w:pPr>
        <w:pStyle w:val="Cita"/>
      </w:pPr>
      <w:r w:rsidRPr="008D23C7">
        <w:t xml:space="preserve"> </w:t>
      </w:r>
      <w:r w:rsidR="003B4DBC" w:rsidRPr="008D23C7">
        <w:t xml:space="preserve">“Es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sea, no necesariamente decir solo las cosas malas, pero para </w:t>
      </w:r>
      <w:r w:rsidR="003B4DBC" w:rsidRPr="008D23C7">
        <w:lastRenderedPageBreak/>
        <w:t>ver con el reclamo, también resaltar algunas cosas que han sido buenas y eso lo pueda percibir la otra parte.”</w:t>
      </w:r>
    </w:p>
    <w:p w14:paraId="775D7882" w14:textId="77777777" w:rsidR="00486FA6" w:rsidRPr="00486FA6" w:rsidRDefault="00486FA6" w:rsidP="007815C0">
      <w:pPr>
        <w:pStyle w:val="Texto"/>
        <w:jc w:val="right"/>
      </w:pPr>
      <w:r>
        <w:t>(Ciudadano)</w:t>
      </w:r>
    </w:p>
    <w:p w14:paraId="57E50438" w14:textId="77777777" w:rsidR="00AA2BB0" w:rsidRDefault="00AA2BB0" w:rsidP="007815C0">
      <w:pPr>
        <w:pStyle w:val="Texto"/>
      </w:pPr>
      <w:r>
        <w:t xml:space="preserve">Sobre </w:t>
      </w:r>
      <w:r w:rsidR="006C3002">
        <w:t>cómo</w:t>
      </w:r>
      <w:r>
        <w:t xml:space="preserve"> se manejan ac</w:t>
      </w:r>
      <w:r w:rsidR="006C3002">
        <w:t xml:space="preserve">tualmente los reclamos, tanto personal de SUSALUD como gestores se señalaron principalmente las PAUS, Libro de Reclamaciones y el sistema </w:t>
      </w:r>
      <w:proofErr w:type="spellStart"/>
      <w:r w:rsidR="006C3002">
        <w:t>Totem</w:t>
      </w:r>
      <w:proofErr w:type="spellEnd"/>
      <w:r w:rsidR="006C3002">
        <w:t xml:space="preserve">. Sin embargo, el personal de SUSALUD agregó que, por problemas de infraestructura, no todas las IPRESS cuentan con PAUS lo cual limita el manejo de los reclamos. Ellos manifestaron que es por ello que muchos gestores desconocen los problemas que han acontecido dentro de la IPRESS y cómo es que se han resuelto problemas anteriores. </w:t>
      </w:r>
      <w:r w:rsidR="00110EAA">
        <w:t xml:space="preserve">Por último, el personal de SUSALUD mencionó que el Libro de Reclamaciones no se da abasto debido a que no tienen procesos claros para la interiorización de la información presentada por medio de este canal. </w:t>
      </w:r>
      <w:r w:rsidR="006C3002">
        <w:t>Los gestores mencionaron sus experiencias en el trato de forma directa y personal con los pacientes para resolver un reclamo y como luego realizan estadísticas de manera manual que les permita tomar decisiones</w:t>
      </w:r>
      <w:r w:rsidR="002C37DB">
        <w:t>;</w:t>
      </w:r>
      <w:r w:rsidR="00260EE3">
        <w:t xml:space="preserve"> pero al </w:t>
      </w:r>
      <w:r w:rsidR="009D110A">
        <w:t>tener que darle una respuesta pronta al ciudadano, hay deficiencias en hallar el problema en trasfondo</w:t>
      </w:r>
      <w:r w:rsidR="006C3002">
        <w:t xml:space="preserve">. Señalaron también que </w:t>
      </w:r>
      <w:r w:rsidR="00110EAA">
        <w:t>existen procesos muy extensos ya que hay mucha delegación para la resolución de reclamos y que es por ello que toma tanto tiempo que se dé una respuesta al ciudadano. Por otro lado, los ciudadanos no mencionaron sobre cómo piensan que se manejan los reclamos ya que señalaron que desconocen el procedimiento pero manifestaron que creen que les dan importancia y que no manejan la totalidad de reclamos que se presentan.</w:t>
      </w:r>
    </w:p>
    <w:p w14:paraId="07DFAEE4" w14:textId="77777777" w:rsidR="003B4DBC" w:rsidRDefault="00110EAA" w:rsidP="003B4DBC">
      <w:pPr>
        <w:pStyle w:val="Cita"/>
      </w:pPr>
      <w:r w:rsidRPr="008D23C7">
        <w:lastRenderedPageBreak/>
        <w:t xml:space="preserve"> </w:t>
      </w:r>
      <w:r w:rsidR="003B4DBC" w:rsidRPr="008D23C7">
        <w: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t>
      </w:r>
    </w:p>
    <w:p w14:paraId="2B450C70" w14:textId="77777777" w:rsidR="00452B7D" w:rsidRPr="00452B7D" w:rsidRDefault="00452B7D" w:rsidP="007815C0">
      <w:pPr>
        <w:pStyle w:val="Texto"/>
        <w:jc w:val="right"/>
      </w:pPr>
      <w:r>
        <w:t>(Personal de SUSALUD)</w:t>
      </w:r>
    </w:p>
    <w:p w14:paraId="12FAF397" w14:textId="77777777" w:rsidR="003B4DBC" w:rsidRDefault="003B4DBC" w:rsidP="007815C0">
      <w:pPr>
        <w:pStyle w:val="Texto"/>
      </w:pPr>
      <w:r w:rsidRPr="008017B3">
        <w:t xml:space="preserve">Sobre cómo deberían ser manejados los reclamos, personal de SUSALUD </w:t>
      </w:r>
      <w:r w:rsidR="00D841C5">
        <w:t xml:space="preserve">y los ciudadanos </w:t>
      </w:r>
      <w:r>
        <w:t>señalaron</w:t>
      </w:r>
      <w:r w:rsidR="00D841C5">
        <w:t xml:space="preserve"> que debería</w:t>
      </w:r>
      <w:r w:rsidRPr="008017B3">
        <w:t xml:space="preserve"> difundir</w:t>
      </w:r>
      <w:r w:rsidR="00D841C5">
        <w:t>se</w:t>
      </w:r>
      <w:r w:rsidRPr="008017B3">
        <w:t xml:space="preserve"> abiertamente como manejan e interiorizan los reclamos y que </w:t>
      </w:r>
      <w:r>
        <w:t>se agilice la gestión de ellos</w:t>
      </w:r>
      <w:r w:rsidRPr="008017B3">
        <w:t xml:space="preserve">. </w:t>
      </w:r>
      <w:r>
        <w:t xml:space="preserve">Que los reclamos </w:t>
      </w:r>
      <w:r w:rsidRPr="008017B3">
        <w:t>deberían tomar</w:t>
      </w:r>
      <w:r>
        <w:t>se</w:t>
      </w:r>
      <w:r w:rsidRPr="008017B3">
        <w:t xml:space="preserve"> como una retroalimentación de</w:t>
      </w:r>
      <w:r w:rsidR="00D841C5">
        <w:t xml:space="preserve"> parte de</w:t>
      </w:r>
      <w:r w:rsidRPr="008017B3">
        <w:t xml:space="preserve"> los us</w:t>
      </w:r>
      <w:r w:rsidR="00D841C5">
        <w:t>uarios que utilizan el servicio y que por ello deberían tratarse los reclamos a más profundidad.</w:t>
      </w:r>
      <w:r w:rsidRPr="008017B3">
        <w:t xml:space="preserve"> </w:t>
      </w:r>
      <w:r w:rsidR="00D841C5">
        <w:t>Personal de SUSALUD aumento también que debería</w:t>
      </w:r>
      <w:r w:rsidRPr="008017B3">
        <w:t xml:space="preserve"> realizar</w:t>
      </w:r>
      <w:r w:rsidR="00D841C5">
        <w:t>se</w:t>
      </w:r>
      <w:r w:rsidRPr="008017B3">
        <w:t xml:space="preserve"> copia periódica de todos </w:t>
      </w:r>
      <w:r w:rsidR="00D841C5">
        <w:t>los reclamos</w:t>
      </w:r>
      <w:r w:rsidRPr="008017B3">
        <w:t xml:space="preserve"> para que no ocurran inconvenientes con dicha información</w:t>
      </w:r>
      <w:r w:rsidR="00D841C5">
        <w:t>, mientras que los ciudadanos agregaron que la automatización ayudaría enormemente para que los manejen de forma correcta y así se dé una solución general para todos los que presenten el mismo inconveniente y que no se solucione de forma personal</w:t>
      </w:r>
      <w:r w:rsidRPr="008017B3">
        <w:t xml:space="preserve">. Sobre el mismo tema, los gestores </w:t>
      </w:r>
      <w:r>
        <w:t>precisaron la necesidad de</w:t>
      </w:r>
      <w:r w:rsidRPr="008017B3">
        <w:t xml:space="preserve"> hacer reuniones </w:t>
      </w:r>
      <w:r>
        <w:t>constantes</w:t>
      </w:r>
      <w:r w:rsidRPr="008017B3">
        <w:t xml:space="preserve"> para conocer los problemas que se vienen presentando en la IPRESS</w:t>
      </w:r>
      <w:r>
        <w:t>,</w:t>
      </w:r>
      <w:r w:rsidRPr="008017B3">
        <w:t xml:space="preserve"> además de canalizar los reclamos de una mejor manera y encontrarles un proceso de resolución adecuado. </w:t>
      </w:r>
    </w:p>
    <w:p w14:paraId="405FA599" w14:textId="77777777" w:rsidR="003B4DBC" w:rsidRDefault="003B4DBC" w:rsidP="007815C0">
      <w:pPr>
        <w:pStyle w:val="Cita"/>
      </w:pPr>
      <w:r w:rsidRPr="008D23C7">
        <w:t xml:space="preserve">“La información debe ser tratada de la forma más objetiva y segundo de que definitivamente se debería de tener un back-up, </w:t>
      </w:r>
      <w:r w:rsidRPr="008D23C7">
        <w:lastRenderedPageBreak/>
        <w:t>algo donde esta información quede plasmada, ¿cuál fue el motivo por el cual se produjo el reclamo?,¿ cuál fueron las acciones que</w:t>
      </w:r>
      <w:r>
        <w:t xml:space="preserve"> se tomaron, si el usuario quedó</w:t>
      </w:r>
      <w:r w:rsidRPr="008D23C7">
        <w:t xml:space="preserve"> conforme posterior a la atención?, ¿cuándo sucedieron los hecho?, Entonces considero que esta información debe ser valiosa, debe ser guardada pero también debe ser retroalimentada, cada cierto tiempo y probablemente debería haber un medio en que todos los usuarios internos podamos conocer esa información. Entonces es una retroalimentación”</w:t>
      </w:r>
    </w:p>
    <w:p w14:paraId="3060ABD6" w14:textId="77777777" w:rsidR="00651620" w:rsidRPr="00651620" w:rsidRDefault="00651620" w:rsidP="007815C0">
      <w:pPr>
        <w:pStyle w:val="Texto"/>
        <w:jc w:val="right"/>
      </w:pPr>
      <w:r>
        <w:t>(</w:t>
      </w:r>
      <w:r w:rsidR="00BC3DD9">
        <w:t>Personal SUSALUD</w:t>
      </w:r>
      <w:r>
        <w:t>)</w:t>
      </w:r>
    </w:p>
    <w:p w14:paraId="07ACEEA3" w14:textId="77777777" w:rsidR="003B4DBC" w:rsidRDefault="003B4DBC" w:rsidP="007815C0">
      <w:pPr>
        <w:pStyle w:val="Ttulo3"/>
      </w:pPr>
      <w:bookmarkStart w:id="219" w:name="_Toc520655673"/>
      <w:r>
        <w:t>Herramienta Informática</w:t>
      </w:r>
      <w:bookmarkEnd w:id="219"/>
    </w:p>
    <w:p w14:paraId="104B980B" w14:textId="77777777" w:rsidR="003B4DBC" w:rsidRDefault="003B4DBC" w:rsidP="007815C0">
      <w:pPr>
        <w:pStyle w:val="Texto"/>
      </w:pPr>
      <w:r>
        <w:t>Se les preguntó</w:t>
      </w:r>
      <w:r w:rsidRPr="00DF2384">
        <w:t xml:space="preserve"> a todos sus percepciones de la herramienta informática planteada para gestionar los reclamos, se les hizo preguntas sobre qué características les gustaría que tuviera dicha herramienta, que datos les gustaría visualizar, cuáles serían sus requerimientos con el sistema y si es que compartirían la herramienta con conocidos. Las respuestas obtenidas son las siguientes.</w:t>
      </w:r>
    </w:p>
    <w:p w14:paraId="3F1493A5" w14:textId="77777777" w:rsidR="003B4DBC" w:rsidRDefault="003B4DBC" w:rsidP="007815C0">
      <w:pPr>
        <w:pStyle w:val="Texto"/>
      </w:pPr>
      <w:r w:rsidRPr="00DF2384">
        <w:t>Todo</w:t>
      </w:r>
      <w:r w:rsidR="00D17D47">
        <w:t>s</w:t>
      </w:r>
      <w:r w:rsidRPr="00DF2384">
        <w:t xml:space="preserve"> los tipos de usuarios mencionaron que creían que la herramienta ser</w:t>
      </w:r>
      <w:r w:rsidR="00044D02">
        <w:t>í</w:t>
      </w:r>
      <w:r w:rsidRPr="00DF2384">
        <w:t>a de utilidad y que sería más rápido para solucionar reclamos y dar visibilidad, orden y control al manejo de ellos. Solo los ciudadanos detallaron que aún les preocupa que los gestores de establecimientos de salud interactúen realmente con la herramienta para buscar soluciones a sus problemas. Todos, sin excepción, detallaron que compartirían la herramienta con sus familiares, amigos y trabajadores en el caso fuera implementada.</w:t>
      </w:r>
    </w:p>
    <w:p w14:paraId="1370FCE2" w14:textId="77777777" w:rsidR="003B4DBC" w:rsidRDefault="003B4DBC" w:rsidP="003B4DBC">
      <w:pPr>
        <w:pStyle w:val="Cita"/>
      </w:pPr>
      <w:r w:rsidRPr="008D23C7">
        <w:lastRenderedPageBreak/>
        <w: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t>
      </w:r>
    </w:p>
    <w:p w14:paraId="70A218B4" w14:textId="77777777" w:rsidR="00BC3DD9" w:rsidRPr="00BC3DD9" w:rsidRDefault="00BC3DD9" w:rsidP="007815C0">
      <w:pPr>
        <w:pStyle w:val="Texto"/>
        <w:jc w:val="right"/>
      </w:pPr>
      <w:r>
        <w:t>(Ciudadano)</w:t>
      </w:r>
    </w:p>
    <w:p w14:paraId="159AB0D9" w14:textId="77777777" w:rsidR="003B4DBC" w:rsidRDefault="003B4DBC" w:rsidP="007815C0">
      <w:pPr>
        <w:pStyle w:val="Texto"/>
      </w:pPr>
      <w:r w:rsidRPr="00DF2384">
        <w:t xml:space="preserve">Acerca de las características que les gustaría que tuviera la herramienta, </w:t>
      </w:r>
      <w:r w:rsidR="007D06DB">
        <w:t xml:space="preserve">todos los tipos de usuario mencionaron que </w:t>
      </w:r>
      <w:r w:rsidRPr="00DF2384">
        <w:t>le</w:t>
      </w:r>
      <w:r w:rsidR="007D06DB">
        <w:t>s</w:t>
      </w:r>
      <w:r w:rsidRPr="00DF2384">
        <w:t xml:space="preserve"> gustaría que</w:t>
      </w:r>
      <w:r w:rsidR="007D06DB">
        <w:t xml:space="preserve"> el aplicativo</w:t>
      </w:r>
      <w:r w:rsidRPr="00DF2384">
        <w:t xml:space="preserve"> fuera al</w:t>
      </w:r>
      <w:r>
        <w:t>tamente intuitivo, directo y grá</w:t>
      </w:r>
      <w:r w:rsidRPr="00DF2384">
        <w:t>fico</w:t>
      </w:r>
      <w:r>
        <w:t>,</w:t>
      </w:r>
      <w:r w:rsidRPr="00DF2384">
        <w:t xml:space="preserve"> que pudiera accederse desde un dispositivo móvil.</w:t>
      </w:r>
      <w:r w:rsidR="001D45D1">
        <w:t xml:space="preserve"> Todos estuvieron de acuerdo en que </w:t>
      </w:r>
      <w:r w:rsidR="001D45D1" w:rsidRPr="00DF2384">
        <w:t>esta herramienta serviría mucho para mejorar la comunicación entre paciente e IPRESS</w:t>
      </w:r>
      <w:r w:rsidR="001D45D1">
        <w:t>. El personal de SUSALUD mencionó, también,</w:t>
      </w:r>
      <w:r w:rsidRPr="00DF2384">
        <w:t xml:space="preserve"> que sería ideal que los ciudadanos recibieran una confirmación, sea por mensaje de texto o correo electrónico</w:t>
      </w:r>
      <w:r w:rsidR="001D45D1">
        <w:t>,</w:t>
      </w:r>
      <w:r>
        <w:t xml:space="preserve"> para confirmar que el reclamo</w:t>
      </w:r>
      <w:r w:rsidRPr="00DF2384">
        <w:t xml:space="preserve"> se recibió y que se </w:t>
      </w:r>
      <w:r>
        <w:t>indicara</w:t>
      </w:r>
      <w:r w:rsidRPr="00DF2384">
        <w:t xml:space="preserve"> una fecha aproximada en la que el reclamo </w:t>
      </w:r>
      <w:r>
        <w:t>seria solucionado</w:t>
      </w:r>
      <w:r w:rsidRPr="00DF2384">
        <w:t xml:space="preserve">. </w:t>
      </w:r>
      <w:r w:rsidR="001D45D1">
        <w:t>Añadieron q</w:t>
      </w:r>
      <w:r w:rsidRPr="00DF2384">
        <w:t>ue debería considerar</w:t>
      </w:r>
      <w:r w:rsidR="001D45D1">
        <w:t>se</w:t>
      </w:r>
      <w:r w:rsidRPr="00DF2384">
        <w:t xml:space="preserve"> idiomas nativos para personas que </w:t>
      </w:r>
      <w:r>
        <w:t>no entendieran español y que pudiera ser accedido</w:t>
      </w:r>
      <w:r w:rsidRPr="00DF2384">
        <w:t xml:space="preserve"> por personas discapacitadas. </w:t>
      </w:r>
      <w:r w:rsidR="00B82972">
        <w:t>Igual que los gestores, d</w:t>
      </w:r>
      <w:r w:rsidRPr="00DF2384">
        <w:t>ijeron que les gustaría poder visualizar estadísticas de reclamos de las IPRESS</w:t>
      </w:r>
      <w:r w:rsidR="001D45D1">
        <w:t>,</w:t>
      </w:r>
      <w:r w:rsidRPr="00DF2384">
        <w:t xml:space="preserve"> que muestre</w:t>
      </w:r>
      <w:r>
        <w:t>n</w:t>
      </w:r>
      <w:r w:rsidRPr="00DF2384">
        <w:t xml:space="preserve"> reportes consolidados aplicando filtros seleccionados</w:t>
      </w:r>
      <w:r w:rsidR="001D45D1">
        <w:t xml:space="preserve"> y datos de contacto en caso el ciudadano quisiera averiguar más sobre el estado de su reclamo</w:t>
      </w:r>
      <w:r w:rsidRPr="00DF2384">
        <w:t xml:space="preserve">. Los gestores de las IPRESS, </w:t>
      </w:r>
      <w:r w:rsidR="001D45D1">
        <w:t xml:space="preserve">a </w:t>
      </w:r>
      <w:r w:rsidR="00B82972">
        <w:t>todo lo mencionado</w:t>
      </w:r>
      <w:r w:rsidR="001D45D1">
        <w:t xml:space="preserve"> </w:t>
      </w:r>
      <w:r>
        <w:t xml:space="preserve">añadieron </w:t>
      </w:r>
      <w:r w:rsidRPr="00DF2384">
        <w:t xml:space="preserve">que les parece importante contar un formulario físico que permita acercarse </w:t>
      </w:r>
      <w:r>
        <w:t>a pe</w:t>
      </w:r>
      <w:r w:rsidR="001D45D1">
        <w:t>rsonas que no son digitales,</w:t>
      </w:r>
      <w:r w:rsidRPr="00DF2384">
        <w:t xml:space="preserve"> </w:t>
      </w:r>
      <w:r w:rsidR="001D45D1">
        <w:t>a</w:t>
      </w:r>
      <w:r w:rsidRPr="00DF2384">
        <w:t xml:space="preserve">demás </w:t>
      </w:r>
      <w:r w:rsidR="001D45D1">
        <w:t>de</w:t>
      </w:r>
      <w:r w:rsidRPr="00DF2384">
        <w:t xml:space="preserve"> una parte educativa en donde se dé a conocer los </w:t>
      </w:r>
      <w:r w:rsidRPr="00DF2384">
        <w:lastRenderedPageBreak/>
        <w:t>servicios de salud brindados para que los reclamos pr</w:t>
      </w:r>
      <w:r w:rsidR="00DF2387">
        <w:t>esentados sean valiosos y permitan</w:t>
      </w:r>
      <w:r w:rsidRPr="00DF2384">
        <w:t xml:space="preserve"> encontrar verdaderas fallas en sus procesos. </w:t>
      </w:r>
      <w:r w:rsidR="00DF2387">
        <w:t>Señalaron esto debido a que p</w:t>
      </w:r>
      <w:r w:rsidRPr="00DF2384">
        <w:t>ara ellos</w:t>
      </w:r>
      <w:r w:rsidR="00DF2387">
        <w:t>,</w:t>
      </w:r>
      <w:r w:rsidRPr="00DF2384">
        <w:t xml:space="preserve"> es </w:t>
      </w:r>
      <w:r w:rsidR="00DF2387">
        <w:t>de suma importancia</w:t>
      </w:r>
      <w:r w:rsidRPr="00DF2384">
        <w:t xml:space="preserve"> conocer que es lo que sucede en tiempo real en e</w:t>
      </w:r>
      <w:r>
        <w:t xml:space="preserve">l hospital y </w:t>
      </w:r>
      <w:r w:rsidR="00DF2387">
        <w:t>mencionaron</w:t>
      </w:r>
      <w:r>
        <w:t xml:space="preserve"> que no </w:t>
      </w:r>
      <w:r w:rsidR="00DF2387">
        <w:t>les sirve</w:t>
      </w:r>
      <w:r w:rsidRPr="00DF2384">
        <w:t xml:space="preserve"> información desactualizada</w:t>
      </w:r>
      <w:r w:rsidR="00DF2387">
        <w:t xml:space="preserve"> o errónea</w:t>
      </w:r>
      <w:r w:rsidRPr="00DF2384">
        <w:t>. Los ciudadanos dijeron que también les gustaría poder ver las respuestas dadas por personas que gestionen los reclamos y que debería no solo mostrar la parte negativa sino también lo positivo que se debe resaltar del establecimiento. Les parecía más cómodo que los reclamos se agruparan por tema al cual ellos pudieran irse sumando en lugar de hacerlo personal, de este modo iban a poder revisar temáticas similares.</w:t>
      </w:r>
    </w:p>
    <w:p w14:paraId="6A7F2742" w14:textId="77777777" w:rsidR="003B4DBC" w:rsidRDefault="003B4DBC" w:rsidP="003B4DBC">
      <w:pPr>
        <w:pStyle w:val="Cita"/>
      </w:pPr>
      <w:r w:rsidRPr="008D23C7">
        <w:t>“Pero si sería bueno tener estadística para ver de qué parte es la que más se están quejando al final, emergencia, hospitalización, consulta externa, si en consulta externa que consultorio es el que más falencia tiene para poder mejorar, implementar, que se yo, esa parte sí.”</w:t>
      </w:r>
    </w:p>
    <w:p w14:paraId="2B11F22F" w14:textId="77777777" w:rsidR="00BC3DD9" w:rsidRPr="00BC3DD9" w:rsidRDefault="00BC3DD9" w:rsidP="00BC3DD9">
      <w:pPr>
        <w:pStyle w:val="Texto"/>
        <w:jc w:val="right"/>
      </w:pPr>
      <w:r>
        <w:t>(Gestor de IPRESS)</w:t>
      </w:r>
    </w:p>
    <w:p w14:paraId="6A84BB6E" w14:textId="77777777" w:rsidR="003B4DBC" w:rsidRDefault="003B4DBC" w:rsidP="007815C0">
      <w:pPr>
        <w:pStyle w:val="Texto"/>
      </w:pPr>
      <w:r w:rsidRPr="00DF2384">
        <w:t>Sobre los requerimientos de la herramienta, el personal de SUSALUD mencion</w:t>
      </w:r>
      <w:r>
        <w:t>ó</w:t>
      </w:r>
      <w:r w:rsidRPr="00DF2384">
        <w:t xml:space="preserve"> que un componente educativo era necesario para poder difundir la cultura de los derechos en salud de los ciudadanos, que era necesario que </w:t>
      </w:r>
      <w:r w:rsidR="00044D02">
        <w:t>haya</w:t>
      </w:r>
      <w:r w:rsidRPr="00DF2384">
        <w:t xml:space="preserve"> estadísticas y gráficos sobre los reclamos para que los ciudadanos los tomen de referencia para poder tomar una decisión sobre dónde buscar </w:t>
      </w:r>
      <w:r w:rsidR="00655C3E">
        <w:t>atención médica</w:t>
      </w:r>
      <w:r w:rsidRPr="00DF2384">
        <w:t xml:space="preserve">. Dijeron que esta herramienta debería permitir la participación activa de los ciudadanos </w:t>
      </w:r>
      <w:r w:rsidR="00655C3E">
        <w:t xml:space="preserve">y personal prestador de salud ya que los últimos podrían brindar mejoras con una visión privilegiada del problema </w:t>
      </w:r>
      <w:r w:rsidRPr="00DF2384">
        <w:t xml:space="preserve">e incluso podría </w:t>
      </w:r>
      <w:r w:rsidR="00655C3E">
        <w:t>servir para empoderarlos.</w:t>
      </w:r>
      <w:r w:rsidRPr="00DF2384">
        <w:t xml:space="preserve"> Los gesto</w:t>
      </w:r>
      <w:r w:rsidR="006E78A0">
        <w:t xml:space="preserve">res </w:t>
      </w:r>
      <w:r w:rsidR="006E78A0">
        <w:lastRenderedPageBreak/>
        <w:t>de IPRESS mencionaron también</w:t>
      </w:r>
      <w:r w:rsidRPr="00DF2384">
        <w:t xml:space="preserve"> que necesitan identificar rápidamente en que parte del proceso fallan</w:t>
      </w:r>
      <w:r w:rsidR="00DB3109">
        <w:t xml:space="preserve">, </w:t>
      </w:r>
      <w:r w:rsidR="00DB3109" w:rsidRPr="00DF2384">
        <w:t>que debería</w:t>
      </w:r>
      <w:r w:rsidR="00DB3109">
        <w:t xml:space="preserve"> poder</w:t>
      </w:r>
      <w:r w:rsidR="00DB3109" w:rsidRPr="00DF2384">
        <w:t xml:space="preserve"> ver</w:t>
      </w:r>
      <w:r w:rsidR="00DB3109">
        <w:t>se</w:t>
      </w:r>
      <w:r w:rsidR="00DB3109" w:rsidRPr="00DF2384">
        <w:t xml:space="preserve"> los pasos hechos anteriormente </w:t>
      </w:r>
      <w:r w:rsidR="00DB3109">
        <w:t>para</w:t>
      </w:r>
      <w:r w:rsidR="00DB3109" w:rsidRPr="00DF2384">
        <w:t xml:space="preserve"> gestionar los reclamos de una manera uniforme</w:t>
      </w:r>
      <w:r w:rsidRPr="00DF2384">
        <w:t xml:space="preserve"> y que debería incluirse una parte </w:t>
      </w:r>
      <w:r>
        <w:t>específica</w:t>
      </w:r>
      <w:r w:rsidRPr="00DF2384">
        <w:t xml:space="preserve"> para problemas con aseguramiento. Resaltaron la importancia de los gráficos estadísticos</w:t>
      </w:r>
      <w:r>
        <w:t xml:space="preserve"> y de no</w:t>
      </w:r>
      <w:r w:rsidRPr="00DF2384">
        <w:t xml:space="preserve"> colocar</w:t>
      </w:r>
      <w:r>
        <w:t xml:space="preserve"> solo</w:t>
      </w:r>
      <w:r w:rsidRPr="00DF2384">
        <w:t xml:space="preserve"> las cosas negativas sino colocar también recomendaciones o felicitaciones. Comentaron que si pudieran revisar el historial del ciudadano que presenta una queja para saber si es una persona que se queja frecuentemente</w:t>
      </w:r>
      <w:r>
        <w:t>,</w:t>
      </w:r>
      <w:r w:rsidRPr="00DF2384">
        <w:t xml:space="preserve"> sería sumamente útil ya que tienen problemas con personas que se quejan reiterativamente por temas ya solucionados. Dijeron que agrupar reclamos por tipos, ver consolidado de reclamos pasados y que reciban los reclamos en tiempo real es de suma importancia</w:t>
      </w:r>
      <w:r w:rsidR="006E78A0">
        <w:t xml:space="preserve"> y</w:t>
      </w:r>
      <w:r w:rsidRPr="00DF2384">
        <w:t xml:space="preserve"> que si se pudiera incluir una parte donde los ciudadanos colocaran sugerencias, probablemente se mejoraría la comunicación entre ciudadanos y establecimientos de s</w:t>
      </w:r>
      <w:r w:rsidR="006E78A0">
        <w:t>alud. Los ciudadanos señalaron</w:t>
      </w:r>
      <w:r w:rsidRPr="00DF2384">
        <w:t xml:space="preserve"> que sus requerimientos más van por la autonomía de los procesos para resolución de reclamos y poder asegurarse que el reclamo llegue a alguien</w:t>
      </w:r>
      <w:r w:rsidR="006E78A0">
        <w:t xml:space="preserve"> para ser resuelto</w:t>
      </w:r>
      <w:r w:rsidRPr="00DF2384">
        <w:t>. Ellos desean ver una mejoría en el servicio brindado y les gustaría poder educarse sobre los servicios de salud brindado</w:t>
      </w:r>
      <w:r>
        <w:t>s</w:t>
      </w:r>
      <w:r w:rsidRPr="00DF2384">
        <w:t xml:space="preserve"> y sobre como presentar un reclamo de forma adecuada. El único requerimiento que presentaron para la herramienta</w:t>
      </w:r>
      <w:r w:rsidR="00DB3109">
        <w:t xml:space="preserve"> informática en si es que pudieran</w:t>
      </w:r>
      <w:r w:rsidRPr="00DF2384">
        <w:t xml:space="preserve"> adjuntarse mate</w:t>
      </w:r>
      <w:r w:rsidR="00DB3109">
        <w:t>rial multimedia donde puedan demostrar</w:t>
      </w:r>
      <w:r w:rsidRPr="00DF2384">
        <w:t xml:space="preserve"> lo ocurrido.</w:t>
      </w:r>
    </w:p>
    <w:p w14:paraId="01175A4F" w14:textId="77777777" w:rsidR="003B4DBC" w:rsidRDefault="003B4DBC" w:rsidP="003B4DBC">
      <w:pPr>
        <w:pStyle w:val="Cita"/>
      </w:pPr>
      <w:r w:rsidRPr="008D23C7">
        <w:t xml:space="preserve">“Porque lo ideal es que haya una comunicación muchísimo más fluida, o sea que realmente la gente pueda hablar con gente o que por lo menos haya un sistema suficientemente inteligente </w:t>
      </w:r>
      <w:r w:rsidRPr="008D23C7">
        <w:lastRenderedPageBreak/>
        <w:t>como para que te dé respuestas inmediatas y que las cosas se automaticen e incluso por un tema de costos”</w:t>
      </w:r>
    </w:p>
    <w:p w14:paraId="77F03906" w14:textId="77777777" w:rsidR="006121CA" w:rsidRPr="006121CA" w:rsidRDefault="006121CA" w:rsidP="007815C0">
      <w:pPr>
        <w:pStyle w:val="Texto"/>
        <w:jc w:val="right"/>
      </w:pPr>
      <w:r>
        <w:t>(Ciudadano)</w:t>
      </w:r>
    </w:p>
    <w:p w14:paraId="55C8A174" w14:textId="77777777" w:rsidR="003B4DBC" w:rsidRDefault="003B4DBC" w:rsidP="007815C0">
      <w:pPr>
        <w:pStyle w:val="Ttulo3"/>
      </w:pPr>
      <w:bookmarkStart w:id="220" w:name="_Toc520655674"/>
      <w:r>
        <w:t>Adicionales mencionados por los entrevistados</w:t>
      </w:r>
      <w:bookmarkEnd w:id="220"/>
    </w:p>
    <w:p w14:paraId="0CE6B157" w14:textId="77777777" w:rsidR="003B4DBC" w:rsidRDefault="003B4DBC" w:rsidP="007815C0">
      <w:pPr>
        <w:pStyle w:val="Texto"/>
      </w:pPr>
      <w:r>
        <w:t>Adicionalmente a las preguntas efectuadas, los entrevistados mencionaron lo</w:t>
      </w:r>
      <w:r w:rsidR="00765F76">
        <w:t xml:space="preserve"> siguiente. E</w:t>
      </w:r>
      <w:r>
        <w:t>l personal de SUSALUD indicó que para que la herramienta tenga éxito, se necesita mucha difusión y trabajo permanente de capacitación, que se consideren idiomas regionales para que pueda alcanzar mayor población y que se construya un manual con material multimedia sobre el uso de esta herramienta. Mencionaron también que se necesita desmitificar el reclamo para que los directivos de las IPRESS sientan la necesidad de mejorar tomando como base los reclamos, pero que esto no se va a poder hacer si no se mejora la comunicación con los pacientes y, se acorten u optimicen procesos para conocer mejor el flujo de los reclamos y en qué estado se encuentran. Enfatizaron que no se deben dar cambios cosméticos a los procesos y que se empleen los reclamos para encontrar las verdaderas causas de los problemas. Mencionaron que un formato en papel es todavía necesario, ya que existen poblaciones con limitada o nula conectividad y que se debe priorizar la educación de los ciudadanos sobre los servicios de salud y su aseguramiento. Sobre este último punto, los gestores de IPRESS mencionaron que una mejor educación sobre los servicios haría que no se presentaran quejas injustificadas o invalidas por parte de los ciudadanos.</w:t>
      </w:r>
    </w:p>
    <w:p w14:paraId="092E140D" w14:textId="77777777" w:rsidR="003B4DBC" w:rsidRDefault="003B4DBC" w:rsidP="003B4DBC">
      <w:pPr>
        <w:pStyle w:val="Cita"/>
      </w:pPr>
      <w:r w:rsidRPr="008D23C7">
        <w:t xml:space="preserve">“Entonces lo que se está haciendo es solamente atender a los que reclaman, pero el problema que es la oferta limitada no se </w:t>
      </w:r>
      <w:r w:rsidRPr="008D23C7">
        <w:lastRenderedPageBreak/>
        <w:t>está resolviendo, entonces eso es para mí lo más importante. Que haya cambios, no cosméticos, sino de fondo en la gestión de los establecimientos.”</w:t>
      </w:r>
    </w:p>
    <w:p w14:paraId="47C3E81A" w14:textId="77777777" w:rsidR="006121CA" w:rsidRPr="006121CA" w:rsidRDefault="006121CA" w:rsidP="007815C0">
      <w:pPr>
        <w:pStyle w:val="Texto"/>
        <w:jc w:val="right"/>
      </w:pPr>
      <w:r>
        <w:t>(Personal de SUSALUD)</w:t>
      </w:r>
    </w:p>
    <w:p w14:paraId="41ABFBD2" w14:textId="77777777" w:rsidR="003B4DBC" w:rsidRPr="009C3A61" w:rsidRDefault="003B4DBC" w:rsidP="007815C0">
      <w:pPr>
        <w:pStyle w:val="Texto"/>
      </w:pPr>
      <w:r>
        <w:t xml:space="preserve">Respecto a lo que a ellos les parece más importante, el personal de SUSALUD respondió que tanto la validación, capacitación y monitoreo del personal como la herramienta informática son importantes, pero que debe prestarse atención a como se atienden los reclamos para poder mejorar su rol y que se tome conciencia que con ellos se puede aproximar el nivel de calidad de servicio ofrecido. Los gestores de IPRESS mencionaron que la forma del manejo de información de los reclamos es más importante que la herramienta en </w:t>
      </w:r>
      <w:r w:rsidR="005A27E6">
        <w:t>sí</w:t>
      </w:r>
      <w:r>
        <w:t>, mientras que los ciudadanos mencionaron la importancia de reclamos, la educación que se le da a los ciudadanos sobre servicios y la informatización del proceso de gestión de reclamos con el uso de una herramienta informática.</w:t>
      </w:r>
    </w:p>
    <w:p w14:paraId="7DE880FA" w14:textId="77777777" w:rsidR="003B4DBC" w:rsidRDefault="003B4DBC" w:rsidP="003B4DBC">
      <w:pPr>
        <w:pStyle w:val="Cita"/>
      </w:pPr>
      <w:r w:rsidRPr="008D23C7">
        <w:t>“Pero la relevancia para mí está en la atención de estos reclamos, ¿cómo atiendo, lo atiendo de forma oportuna? Si lo atiendo de forma oportuna y con calidad además que satisfaga al usuario, entonces yo creo que esa parte es la parte sustancial, yo puedo poner muchos canales, muchos canales de reclamos, pero, ¿qué pasaría si yo tengo un excelente canal, pero no tengo una capacidad resolutiva para estos reclamos? Sería incongruente, entonces para mí es muy importante la resolución, o sea la solución de los reclamos.”</w:t>
      </w:r>
    </w:p>
    <w:p w14:paraId="5BA8E0EB" w14:textId="77777777" w:rsidR="006121CA" w:rsidRPr="006121CA" w:rsidRDefault="006121CA" w:rsidP="006121CA">
      <w:pPr>
        <w:pStyle w:val="Texto"/>
        <w:jc w:val="right"/>
      </w:pPr>
      <w:r>
        <w:lastRenderedPageBreak/>
        <w:t>(Personal de SUSALUD)</w:t>
      </w:r>
    </w:p>
    <w:p w14:paraId="78C97900" w14:textId="77777777" w:rsidR="00A0375B" w:rsidRPr="008D23C7" w:rsidRDefault="00A0375B" w:rsidP="008D23C7">
      <w:pPr>
        <w:pStyle w:val="Ttulo3"/>
      </w:pPr>
      <w:bookmarkStart w:id="221" w:name="_Toc520655317"/>
      <w:bookmarkStart w:id="222" w:name="_Toc520655675"/>
      <w:bookmarkStart w:id="223" w:name="_Toc520655318"/>
      <w:bookmarkStart w:id="224" w:name="_Toc520655676"/>
      <w:bookmarkStart w:id="225" w:name="_Toc520655319"/>
      <w:bookmarkStart w:id="226" w:name="_Toc520655677"/>
      <w:bookmarkStart w:id="227" w:name="_Toc520655320"/>
      <w:bookmarkStart w:id="228" w:name="_Toc520655678"/>
      <w:bookmarkStart w:id="229" w:name="_Toc520655321"/>
      <w:bookmarkStart w:id="230" w:name="_Toc520655679"/>
      <w:bookmarkStart w:id="231" w:name="_Toc520655322"/>
      <w:bookmarkStart w:id="232" w:name="_Toc520655680"/>
      <w:bookmarkStart w:id="233" w:name="_Toc520655323"/>
      <w:bookmarkStart w:id="234" w:name="_Toc520655681"/>
      <w:bookmarkStart w:id="235" w:name="_Toc520655324"/>
      <w:bookmarkStart w:id="236" w:name="_Toc520655682"/>
      <w:bookmarkStart w:id="237" w:name="_Toc520655325"/>
      <w:bookmarkStart w:id="238" w:name="_Toc520655683"/>
      <w:bookmarkStart w:id="239" w:name="_Toc520655326"/>
      <w:bookmarkStart w:id="240" w:name="_Toc520655684"/>
      <w:bookmarkStart w:id="241" w:name="_Toc520655327"/>
      <w:bookmarkStart w:id="242" w:name="_Toc520655685"/>
      <w:bookmarkStart w:id="243" w:name="_Toc520655328"/>
      <w:bookmarkStart w:id="244" w:name="_Toc520655686"/>
      <w:bookmarkStart w:id="245" w:name="_Toc520655329"/>
      <w:bookmarkStart w:id="246" w:name="_Toc520655687"/>
      <w:bookmarkStart w:id="247" w:name="_Toc520655330"/>
      <w:bookmarkStart w:id="248" w:name="_Toc520655688"/>
      <w:bookmarkStart w:id="249" w:name="_Toc520655331"/>
      <w:bookmarkStart w:id="250" w:name="_Toc520655689"/>
      <w:bookmarkStart w:id="251" w:name="_Toc520655332"/>
      <w:bookmarkStart w:id="252" w:name="_Toc520655690"/>
      <w:bookmarkStart w:id="253" w:name="_Toc520655333"/>
      <w:bookmarkStart w:id="254" w:name="_Toc520655691"/>
      <w:bookmarkStart w:id="255" w:name="_Toc520655334"/>
      <w:bookmarkStart w:id="256" w:name="_Toc520655692"/>
      <w:bookmarkStart w:id="257" w:name="_Toc520655335"/>
      <w:bookmarkStart w:id="258" w:name="_Toc520655693"/>
      <w:bookmarkStart w:id="259" w:name="_Toc520655336"/>
      <w:bookmarkStart w:id="260" w:name="_Toc520655694"/>
      <w:bookmarkStart w:id="261" w:name="_Toc520655337"/>
      <w:bookmarkStart w:id="262" w:name="_Toc520655695"/>
      <w:bookmarkStart w:id="263" w:name="_Toc520655338"/>
      <w:bookmarkStart w:id="264" w:name="_Toc520655696"/>
      <w:bookmarkStart w:id="265" w:name="_Toc520655339"/>
      <w:bookmarkStart w:id="266" w:name="_Toc520655697"/>
      <w:bookmarkStart w:id="267" w:name="_Toc520655340"/>
      <w:bookmarkStart w:id="268" w:name="_Toc520655698"/>
      <w:bookmarkStart w:id="269" w:name="_Toc520655341"/>
      <w:bookmarkStart w:id="270" w:name="_Toc520655699"/>
      <w:bookmarkStart w:id="271" w:name="_Toc520655342"/>
      <w:bookmarkStart w:id="272" w:name="_Toc520655700"/>
      <w:bookmarkStart w:id="273" w:name="_Toc520655343"/>
      <w:bookmarkStart w:id="274" w:name="_Toc520655701"/>
      <w:bookmarkStart w:id="275" w:name="_Toc520655344"/>
      <w:bookmarkStart w:id="276" w:name="_Toc520655702"/>
      <w:bookmarkStart w:id="277" w:name="_Toc520655345"/>
      <w:bookmarkStart w:id="278" w:name="_Toc520655703"/>
      <w:bookmarkStart w:id="279" w:name="_Toc520655346"/>
      <w:bookmarkStart w:id="280" w:name="_Toc520655704"/>
      <w:bookmarkStart w:id="281" w:name="_Toc520655347"/>
      <w:bookmarkStart w:id="282" w:name="_Toc520655705"/>
      <w:bookmarkStart w:id="283" w:name="_Toc520655348"/>
      <w:bookmarkStart w:id="284" w:name="_Toc520655706"/>
      <w:bookmarkStart w:id="285" w:name="_Toc520655349"/>
      <w:bookmarkStart w:id="286" w:name="_Toc520655707"/>
      <w:bookmarkStart w:id="287" w:name="_Toc520655350"/>
      <w:bookmarkStart w:id="288" w:name="_Toc520655708"/>
      <w:bookmarkStart w:id="289" w:name="_Toc520655351"/>
      <w:bookmarkStart w:id="290" w:name="_Toc520655709"/>
      <w:bookmarkStart w:id="291" w:name="_Toc520655352"/>
      <w:bookmarkStart w:id="292" w:name="_Toc520655710"/>
      <w:bookmarkStart w:id="293" w:name="_Toc520655353"/>
      <w:bookmarkStart w:id="294" w:name="_Toc520655711"/>
      <w:bookmarkStart w:id="295" w:name="_Toc520655354"/>
      <w:bookmarkStart w:id="296" w:name="_Toc520655712"/>
      <w:bookmarkStart w:id="297" w:name="_Toc520655355"/>
      <w:bookmarkStart w:id="298" w:name="_Toc520655713"/>
      <w:bookmarkStart w:id="299" w:name="_Toc520655356"/>
      <w:bookmarkStart w:id="300" w:name="_Toc520655714"/>
      <w:bookmarkStart w:id="301" w:name="_Toc520655357"/>
      <w:bookmarkStart w:id="302" w:name="_Toc520655715"/>
      <w:bookmarkStart w:id="303" w:name="_Toc520655358"/>
      <w:bookmarkStart w:id="304" w:name="_Toc520655716"/>
      <w:bookmarkStart w:id="305" w:name="_Toc520655359"/>
      <w:bookmarkStart w:id="306" w:name="_Toc520655717"/>
      <w:bookmarkStart w:id="307" w:name="_Toc520655360"/>
      <w:bookmarkStart w:id="308" w:name="_Toc520655718"/>
      <w:bookmarkStart w:id="309" w:name="_Toc520655361"/>
      <w:bookmarkStart w:id="310" w:name="_Toc520655719"/>
      <w:bookmarkStart w:id="311" w:name="_Toc520655362"/>
      <w:bookmarkStart w:id="312" w:name="_Toc520655720"/>
      <w:bookmarkStart w:id="313" w:name="_Toc520655363"/>
      <w:bookmarkStart w:id="314" w:name="_Toc520655721"/>
      <w:bookmarkStart w:id="315" w:name="_Toc520655364"/>
      <w:bookmarkStart w:id="316" w:name="_Toc520655722"/>
      <w:bookmarkStart w:id="317" w:name="_Toc520655365"/>
      <w:bookmarkStart w:id="318" w:name="_Toc520655723"/>
      <w:bookmarkStart w:id="319" w:name="_Toc520655366"/>
      <w:bookmarkStart w:id="320" w:name="_Toc520655724"/>
      <w:bookmarkStart w:id="321" w:name="_Toc520655367"/>
      <w:bookmarkStart w:id="322" w:name="_Toc520655725"/>
      <w:bookmarkStart w:id="323" w:name="_Toc520655726"/>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r w:rsidRPr="008D23C7">
        <w:t>Tabla</w:t>
      </w:r>
      <w:r w:rsidR="005C0CEB">
        <w:t>s</w:t>
      </w:r>
      <w:r w:rsidRPr="008D23C7">
        <w:t xml:space="preserve"> de hallazgos resaltantes</w:t>
      </w:r>
      <w:r w:rsidR="001C33EF" w:rsidRPr="008D23C7">
        <w:t xml:space="preserve"> </w:t>
      </w:r>
      <w:bookmarkEnd w:id="323"/>
    </w:p>
    <w:p w14:paraId="6433E8D6" w14:textId="77777777" w:rsidR="00EA0533" w:rsidRDefault="00A0375B" w:rsidP="008D23C7">
      <w:pPr>
        <w:pStyle w:val="Texto"/>
      </w:pPr>
      <w:r w:rsidRPr="00BA156B">
        <w:t>Luego de realizar el análisis por tipo de usuario, se resumieron los hallazgos más resaltantes en la siguiente tabla.</w:t>
      </w:r>
    </w:p>
    <w:p w14:paraId="3678530D" w14:textId="77777777" w:rsidR="00F46AAA" w:rsidRDefault="00F46AAA" w:rsidP="007815C0">
      <w:pPr>
        <w:pStyle w:val="Ttulo4"/>
        <w:numPr>
          <w:ilvl w:val="0"/>
          <w:numId w:val="45"/>
        </w:numPr>
      </w:pPr>
      <w:r>
        <w:t xml:space="preserve">Objetivos a cumplir dentro del </w:t>
      </w:r>
      <w:r w:rsidR="00F95B03">
        <w:t>aplicativo informático</w:t>
      </w:r>
      <w:r>
        <w:t>:</w:t>
      </w:r>
    </w:p>
    <w:tbl>
      <w:tblPr>
        <w:tblStyle w:val="Tablaconcuadrcula"/>
        <w:tblW w:w="0" w:type="auto"/>
        <w:tblLook w:val="04A0" w:firstRow="1" w:lastRow="0" w:firstColumn="1" w:lastColumn="0" w:noHBand="0" w:noVBand="1"/>
        <w:tblPrChange w:id="324" w:author="Regina Casanova" w:date="2018-08-11T21:35:00Z">
          <w:tblPr>
            <w:tblStyle w:val="Tablaconcuadrcula"/>
            <w:tblW w:w="0" w:type="auto"/>
            <w:tblLook w:val="04A0" w:firstRow="1" w:lastRow="0" w:firstColumn="1" w:lastColumn="0" w:noHBand="0" w:noVBand="1"/>
          </w:tblPr>
        </w:tblPrChange>
      </w:tblPr>
      <w:tblGrid>
        <w:gridCol w:w="2547"/>
        <w:gridCol w:w="5374"/>
        <w:tblGridChange w:id="325">
          <w:tblGrid>
            <w:gridCol w:w="2547"/>
            <w:gridCol w:w="5374"/>
          </w:tblGrid>
        </w:tblGridChange>
      </w:tblGrid>
      <w:tr w:rsidR="00F46AAA" w14:paraId="37D53AAC" w14:textId="77777777" w:rsidTr="0092578F">
        <w:trPr>
          <w:trHeight w:val="456"/>
          <w:trPrChange w:id="326" w:author="Regina Casanova" w:date="2018-08-11T21:35:00Z">
            <w:trPr>
              <w:trHeight w:val="456"/>
            </w:trPr>
          </w:trPrChange>
        </w:trPr>
        <w:tc>
          <w:tcPr>
            <w:tcW w:w="2547" w:type="dxa"/>
            <w:vMerge w:val="restart"/>
            <w:tcPrChange w:id="327" w:author="Regina Casanova" w:date="2018-08-11T21:35:00Z">
              <w:tcPr>
                <w:tcW w:w="2547" w:type="dxa"/>
                <w:vMerge w:val="restart"/>
              </w:tcPr>
            </w:tcPrChange>
          </w:tcPr>
          <w:p w14:paraId="4116F67C" w14:textId="77777777" w:rsidR="00F46AAA" w:rsidRDefault="00F46AAA" w:rsidP="008D23C7">
            <w:pPr>
              <w:pStyle w:val="Texto"/>
            </w:pPr>
            <w:r>
              <w:t>Personal de SUSALUD</w:t>
            </w:r>
          </w:p>
        </w:tc>
        <w:tc>
          <w:tcPr>
            <w:tcW w:w="5374" w:type="dxa"/>
            <w:tcPrChange w:id="328" w:author="Regina Casanova" w:date="2018-08-11T21:35:00Z">
              <w:tcPr>
                <w:tcW w:w="5374" w:type="dxa"/>
              </w:tcPr>
            </w:tcPrChange>
          </w:tcPr>
          <w:p w14:paraId="28FAC7F1" w14:textId="77777777" w:rsidR="00F46AAA" w:rsidRDefault="00F46AAA" w:rsidP="00F46AAA">
            <w:pPr>
              <w:pStyle w:val="Texto"/>
            </w:pPr>
            <w:r>
              <w:t>Difundir la cultura de derechos en salud del ciudadano.</w:t>
            </w:r>
          </w:p>
        </w:tc>
      </w:tr>
      <w:tr w:rsidR="00F46AAA" w14:paraId="1DED62AC" w14:textId="77777777" w:rsidTr="0092578F">
        <w:trPr>
          <w:trHeight w:val="561"/>
          <w:trPrChange w:id="329" w:author="Regina Casanova" w:date="2018-08-11T21:35:00Z">
            <w:trPr>
              <w:trHeight w:val="561"/>
            </w:trPr>
          </w:trPrChange>
        </w:trPr>
        <w:tc>
          <w:tcPr>
            <w:tcW w:w="2547" w:type="dxa"/>
            <w:vMerge/>
            <w:tcPrChange w:id="330" w:author="Regina Casanova" w:date="2018-08-11T21:35:00Z">
              <w:tcPr>
                <w:tcW w:w="2547" w:type="dxa"/>
                <w:vMerge/>
              </w:tcPr>
            </w:tcPrChange>
          </w:tcPr>
          <w:p w14:paraId="0A38B553" w14:textId="77777777" w:rsidR="00F46AAA" w:rsidRDefault="00F46AAA" w:rsidP="008D23C7">
            <w:pPr>
              <w:pStyle w:val="Texto"/>
            </w:pPr>
          </w:p>
        </w:tc>
        <w:tc>
          <w:tcPr>
            <w:tcW w:w="5374" w:type="dxa"/>
            <w:tcPrChange w:id="331" w:author="Regina Casanova" w:date="2018-08-11T21:35:00Z">
              <w:tcPr>
                <w:tcW w:w="5374" w:type="dxa"/>
              </w:tcPr>
            </w:tcPrChange>
          </w:tcPr>
          <w:p w14:paraId="3C90E6A7" w14:textId="77777777" w:rsidR="00F46AAA" w:rsidRDefault="00F46AAA" w:rsidP="00F46AAA">
            <w:pPr>
              <w:pStyle w:val="Texto"/>
            </w:pPr>
            <w:r w:rsidRPr="00BA156B">
              <w:t>Desmitificar el reclamo</w:t>
            </w:r>
            <w:r>
              <w:t>.</w:t>
            </w:r>
          </w:p>
        </w:tc>
      </w:tr>
      <w:tr w:rsidR="00F46AAA" w14:paraId="0E32741B" w14:textId="77777777" w:rsidTr="0092578F">
        <w:trPr>
          <w:trHeight w:val="500"/>
          <w:trPrChange w:id="332" w:author="Regina Casanova" w:date="2018-08-11T21:35:00Z">
            <w:trPr>
              <w:trHeight w:val="500"/>
            </w:trPr>
          </w:trPrChange>
        </w:trPr>
        <w:tc>
          <w:tcPr>
            <w:tcW w:w="2547" w:type="dxa"/>
            <w:vMerge/>
            <w:tcPrChange w:id="333" w:author="Regina Casanova" w:date="2018-08-11T21:35:00Z">
              <w:tcPr>
                <w:tcW w:w="2547" w:type="dxa"/>
                <w:vMerge/>
              </w:tcPr>
            </w:tcPrChange>
          </w:tcPr>
          <w:p w14:paraId="36EF1755" w14:textId="77777777" w:rsidR="00F46AAA" w:rsidRDefault="00F46AAA" w:rsidP="008D23C7">
            <w:pPr>
              <w:pStyle w:val="Texto"/>
            </w:pPr>
          </w:p>
        </w:tc>
        <w:tc>
          <w:tcPr>
            <w:tcW w:w="5374" w:type="dxa"/>
            <w:tcPrChange w:id="334" w:author="Regina Casanova" w:date="2018-08-11T21:35:00Z">
              <w:tcPr>
                <w:tcW w:w="5374" w:type="dxa"/>
              </w:tcPr>
            </w:tcPrChange>
          </w:tcPr>
          <w:p w14:paraId="0D5EF039" w14:textId="77777777" w:rsidR="00F46AAA" w:rsidRDefault="00F46AAA" w:rsidP="008D23C7">
            <w:pPr>
              <w:pStyle w:val="Texto"/>
            </w:pPr>
            <w:r>
              <w:t>Brindar información fácil de entender por los ciudadanos y gestores.</w:t>
            </w:r>
          </w:p>
        </w:tc>
      </w:tr>
      <w:tr w:rsidR="00F46AAA" w14:paraId="0C87DA8A" w14:textId="77777777" w:rsidTr="0092578F">
        <w:trPr>
          <w:trHeight w:val="517"/>
          <w:trPrChange w:id="335" w:author="Regina Casanova" w:date="2018-08-11T21:35:00Z">
            <w:trPr>
              <w:trHeight w:val="517"/>
            </w:trPr>
          </w:trPrChange>
        </w:trPr>
        <w:tc>
          <w:tcPr>
            <w:tcW w:w="2547" w:type="dxa"/>
            <w:vMerge/>
            <w:tcPrChange w:id="336" w:author="Regina Casanova" w:date="2018-08-11T21:35:00Z">
              <w:tcPr>
                <w:tcW w:w="2547" w:type="dxa"/>
                <w:vMerge/>
              </w:tcPr>
            </w:tcPrChange>
          </w:tcPr>
          <w:p w14:paraId="409CE888" w14:textId="77777777" w:rsidR="00F46AAA" w:rsidRDefault="00F46AAA" w:rsidP="008D23C7">
            <w:pPr>
              <w:pStyle w:val="Texto"/>
            </w:pPr>
          </w:p>
        </w:tc>
        <w:tc>
          <w:tcPr>
            <w:tcW w:w="5374" w:type="dxa"/>
            <w:tcPrChange w:id="337" w:author="Regina Casanova" w:date="2018-08-11T21:35:00Z">
              <w:tcPr>
                <w:tcW w:w="5374" w:type="dxa"/>
              </w:tcPr>
            </w:tcPrChange>
          </w:tcPr>
          <w:p w14:paraId="5E917023" w14:textId="77777777" w:rsidR="00F46AAA" w:rsidRDefault="00F46AAA" w:rsidP="00F46AAA">
            <w:pPr>
              <w:pStyle w:val="Texto"/>
            </w:pPr>
            <w:r>
              <w:t>Acortar procesos de resolución de reclamos.</w:t>
            </w:r>
          </w:p>
        </w:tc>
      </w:tr>
      <w:tr w:rsidR="00F46AAA" w14:paraId="3618470A" w14:textId="77777777" w:rsidTr="0092578F">
        <w:trPr>
          <w:trHeight w:val="576"/>
          <w:trPrChange w:id="338" w:author="Regina Casanova" w:date="2018-08-11T21:35:00Z">
            <w:trPr>
              <w:trHeight w:val="576"/>
            </w:trPr>
          </w:trPrChange>
        </w:trPr>
        <w:tc>
          <w:tcPr>
            <w:tcW w:w="2547" w:type="dxa"/>
            <w:vMerge w:val="restart"/>
            <w:tcPrChange w:id="339" w:author="Regina Casanova" w:date="2018-08-11T21:35:00Z">
              <w:tcPr>
                <w:tcW w:w="2547" w:type="dxa"/>
                <w:vMerge w:val="restart"/>
              </w:tcPr>
            </w:tcPrChange>
          </w:tcPr>
          <w:p w14:paraId="52D7A238" w14:textId="77777777" w:rsidR="00F46AAA" w:rsidRDefault="00F46AAA" w:rsidP="00F46AAA">
            <w:pPr>
              <w:pStyle w:val="Texto"/>
            </w:pPr>
            <w:r>
              <w:t>Gestores de IPRESS</w:t>
            </w:r>
          </w:p>
        </w:tc>
        <w:tc>
          <w:tcPr>
            <w:tcW w:w="5374" w:type="dxa"/>
            <w:tcPrChange w:id="340" w:author="Regina Casanova" w:date="2018-08-11T21:35:00Z">
              <w:tcPr>
                <w:tcW w:w="5374" w:type="dxa"/>
              </w:tcPr>
            </w:tcPrChange>
          </w:tcPr>
          <w:p w14:paraId="35772020" w14:textId="77777777" w:rsidR="00F46AAA" w:rsidRDefault="00F46AAA" w:rsidP="00F46AAA">
            <w:pPr>
              <w:pStyle w:val="Texto"/>
            </w:pPr>
            <w:r>
              <w:t>Identificar sus fallas dentro de procesos internos.</w:t>
            </w:r>
          </w:p>
        </w:tc>
      </w:tr>
      <w:tr w:rsidR="00F46AAA" w14:paraId="7543232E" w14:textId="77777777" w:rsidTr="0092578F">
        <w:trPr>
          <w:trHeight w:val="455"/>
          <w:trPrChange w:id="341" w:author="Regina Casanova" w:date="2018-08-11T21:35:00Z">
            <w:trPr>
              <w:trHeight w:val="455"/>
            </w:trPr>
          </w:trPrChange>
        </w:trPr>
        <w:tc>
          <w:tcPr>
            <w:tcW w:w="2547" w:type="dxa"/>
            <w:vMerge/>
            <w:tcPrChange w:id="342" w:author="Regina Casanova" w:date="2018-08-11T21:35:00Z">
              <w:tcPr>
                <w:tcW w:w="2547" w:type="dxa"/>
                <w:vMerge/>
              </w:tcPr>
            </w:tcPrChange>
          </w:tcPr>
          <w:p w14:paraId="5C6A152F" w14:textId="77777777" w:rsidR="00F46AAA" w:rsidRDefault="00F46AAA" w:rsidP="00F46AAA">
            <w:pPr>
              <w:pStyle w:val="Texto"/>
            </w:pPr>
          </w:p>
        </w:tc>
        <w:tc>
          <w:tcPr>
            <w:tcW w:w="5374" w:type="dxa"/>
            <w:tcPrChange w:id="343" w:author="Regina Casanova" w:date="2018-08-11T21:35:00Z">
              <w:tcPr>
                <w:tcW w:w="5374" w:type="dxa"/>
              </w:tcPr>
            </w:tcPrChange>
          </w:tcPr>
          <w:p w14:paraId="6CBBA202" w14:textId="77777777" w:rsidR="00F46AAA" w:rsidRDefault="00F46AAA" w:rsidP="00F46AAA">
            <w:pPr>
              <w:pStyle w:val="Texto"/>
            </w:pPr>
            <w:r>
              <w:t>Contar con medios para dar seguimiento a reclamos</w:t>
            </w:r>
            <w:r w:rsidR="0092578F">
              <w:t xml:space="preserve"> y visualizar procedimientos hechos anteriormente para la resolución de reclamos</w:t>
            </w:r>
            <w:r>
              <w:t>.</w:t>
            </w:r>
          </w:p>
        </w:tc>
      </w:tr>
      <w:tr w:rsidR="00F46AAA" w14:paraId="1E728DE0" w14:textId="77777777" w:rsidTr="0092578F">
        <w:trPr>
          <w:trHeight w:val="622"/>
          <w:trPrChange w:id="344" w:author="Regina Casanova" w:date="2018-08-11T21:35:00Z">
            <w:trPr>
              <w:trHeight w:val="622"/>
            </w:trPr>
          </w:trPrChange>
        </w:trPr>
        <w:tc>
          <w:tcPr>
            <w:tcW w:w="2547" w:type="dxa"/>
            <w:vMerge/>
            <w:tcPrChange w:id="345" w:author="Regina Casanova" w:date="2018-08-11T21:35:00Z">
              <w:tcPr>
                <w:tcW w:w="2547" w:type="dxa"/>
                <w:vMerge/>
              </w:tcPr>
            </w:tcPrChange>
          </w:tcPr>
          <w:p w14:paraId="2BA990AD" w14:textId="77777777" w:rsidR="00F46AAA" w:rsidRDefault="00F46AAA" w:rsidP="00F46AAA">
            <w:pPr>
              <w:pStyle w:val="Texto"/>
            </w:pPr>
          </w:p>
        </w:tc>
        <w:tc>
          <w:tcPr>
            <w:tcW w:w="5374" w:type="dxa"/>
            <w:tcPrChange w:id="346" w:author="Regina Casanova" w:date="2018-08-11T21:35:00Z">
              <w:tcPr>
                <w:tcW w:w="5374" w:type="dxa"/>
              </w:tcPr>
            </w:tcPrChange>
          </w:tcPr>
          <w:p w14:paraId="23200528" w14:textId="77777777" w:rsidR="00F46AAA" w:rsidRDefault="00F46AAA" w:rsidP="00F46AAA">
            <w:pPr>
              <w:pStyle w:val="Texto"/>
            </w:pPr>
            <w:r>
              <w:t>Obtener de estadísticas y reportes precisos para toma de decisiones.</w:t>
            </w:r>
          </w:p>
        </w:tc>
      </w:tr>
      <w:tr w:rsidR="00F46AAA" w14:paraId="55A2C80A" w14:textId="77777777" w:rsidTr="0092578F">
        <w:trPr>
          <w:trHeight w:val="502"/>
          <w:trPrChange w:id="347" w:author="Regina Casanova" w:date="2018-08-11T21:35:00Z">
            <w:trPr>
              <w:trHeight w:val="502"/>
            </w:trPr>
          </w:trPrChange>
        </w:trPr>
        <w:tc>
          <w:tcPr>
            <w:tcW w:w="2547" w:type="dxa"/>
            <w:vMerge/>
            <w:tcPrChange w:id="348" w:author="Regina Casanova" w:date="2018-08-11T21:35:00Z">
              <w:tcPr>
                <w:tcW w:w="2547" w:type="dxa"/>
                <w:vMerge/>
              </w:tcPr>
            </w:tcPrChange>
          </w:tcPr>
          <w:p w14:paraId="2BB982A6" w14:textId="77777777" w:rsidR="00F46AAA" w:rsidRDefault="00F46AAA" w:rsidP="00F46AAA">
            <w:pPr>
              <w:pStyle w:val="Texto"/>
            </w:pPr>
          </w:p>
        </w:tc>
        <w:tc>
          <w:tcPr>
            <w:tcW w:w="5374" w:type="dxa"/>
            <w:tcPrChange w:id="349" w:author="Regina Casanova" w:date="2018-08-11T21:35:00Z">
              <w:tcPr>
                <w:tcW w:w="5374" w:type="dxa"/>
              </w:tcPr>
            </w:tcPrChange>
          </w:tcPr>
          <w:p w14:paraId="06D5DD98" w14:textId="77777777" w:rsidR="00F46AAA" w:rsidRDefault="00F46AAA" w:rsidP="00F46AAA">
            <w:pPr>
              <w:pStyle w:val="Texto"/>
            </w:pPr>
            <w:r>
              <w:t>Obtener recomendaciones de ciudadanos por medio de la participación activa de ellos.</w:t>
            </w:r>
          </w:p>
        </w:tc>
      </w:tr>
      <w:tr w:rsidR="00F46AAA" w14:paraId="0E3E49D7" w14:textId="77777777" w:rsidTr="0092578F">
        <w:trPr>
          <w:trHeight w:val="515"/>
          <w:trPrChange w:id="350" w:author="Regina Casanova" w:date="2018-08-11T21:35:00Z">
            <w:trPr>
              <w:trHeight w:val="515"/>
            </w:trPr>
          </w:trPrChange>
        </w:trPr>
        <w:tc>
          <w:tcPr>
            <w:tcW w:w="2547" w:type="dxa"/>
            <w:vMerge/>
            <w:tcPrChange w:id="351" w:author="Regina Casanova" w:date="2018-08-11T21:35:00Z">
              <w:tcPr>
                <w:tcW w:w="2547" w:type="dxa"/>
                <w:vMerge/>
              </w:tcPr>
            </w:tcPrChange>
          </w:tcPr>
          <w:p w14:paraId="60E10DD5" w14:textId="77777777" w:rsidR="00F46AAA" w:rsidRDefault="00F46AAA" w:rsidP="00F46AAA">
            <w:pPr>
              <w:pStyle w:val="Texto"/>
            </w:pPr>
          </w:p>
        </w:tc>
        <w:tc>
          <w:tcPr>
            <w:tcW w:w="5374" w:type="dxa"/>
            <w:tcPrChange w:id="352" w:author="Regina Casanova" w:date="2018-08-11T21:35:00Z">
              <w:tcPr>
                <w:tcW w:w="5374" w:type="dxa"/>
              </w:tcPr>
            </w:tcPrChange>
          </w:tcPr>
          <w:p w14:paraId="34DC9B4B" w14:textId="77777777" w:rsidR="00F46AAA" w:rsidRDefault="00F46AAA" w:rsidP="00F46AAA">
            <w:pPr>
              <w:pStyle w:val="Texto"/>
            </w:pPr>
            <w:r>
              <w:t>Educar a ciudadanos sobre servicios de salud brindados.</w:t>
            </w:r>
          </w:p>
        </w:tc>
      </w:tr>
      <w:tr w:rsidR="00797ADC" w14:paraId="2DE64D97" w14:textId="77777777" w:rsidTr="0092578F">
        <w:trPr>
          <w:trHeight w:val="516"/>
          <w:trPrChange w:id="353" w:author="Regina Casanova" w:date="2018-08-11T21:35:00Z">
            <w:trPr>
              <w:trHeight w:val="516"/>
            </w:trPr>
          </w:trPrChange>
        </w:trPr>
        <w:tc>
          <w:tcPr>
            <w:tcW w:w="2547" w:type="dxa"/>
            <w:vMerge w:val="restart"/>
            <w:tcPrChange w:id="354" w:author="Regina Casanova" w:date="2018-08-11T21:35:00Z">
              <w:tcPr>
                <w:tcW w:w="2547" w:type="dxa"/>
                <w:vMerge w:val="restart"/>
              </w:tcPr>
            </w:tcPrChange>
          </w:tcPr>
          <w:p w14:paraId="06A37C6C" w14:textId="77777777" w:rsidR="00797ADC" w:rsidRDefault="00797ADC" w:rsidP="00F46AAA">
            <w:pPr>
              <w:pStyle w:val="Texto"/>
            </w:pPr>
            <w:r>
              <w:t>Ciudadanos</w:t>
            </w:r>
          </w:p>
        </w:tc>
        <w:tc>
          <w:tcPr>
            <w:tcW w:w="5374" w:type="dxa"/>
            <w:tcPrChange w:id="355" w:author="Regina Casanova" w:date="2018-08-11T21:35:00Z">
              <w:tcPr>
                <w:tcW w:w="5374" w:type="dxa"/>
              </w:tcPr>
            </w:tcPrChange>
          </w:tcPr>
          <w:p w14:paraId="48E9015E" w14:textId="77777777" w:rsidR="00797ADC" w:rsidRDefault="0015231C" w:rsidP="00F46AAA">
            <w:pPr>
              <w:pStyle w:val="Texto"/>
            </w:pPr>
            <w:r>
              <w:t>Colocar un reclamo de forma simple y con posibilidad de subir material multimedia.</w:t>
            </w:r>
          </w:p>
        </w:tc>
      </w:tr>
      <w:tr w:rsidR="00797ADC" w14:paraId="12BBE63E" w14:textId="77777777" w:rsidTr="0092578F">
        <w:trPr>
          <w:trHeight w:val="441"/>
          <w:trPrChange w:id="356" w:author="Regina Casanova" w:date="2018-08-11T21:35:00Z">
            <w:trPr>
              <w:trHeight w:val="441"/>
            </w:trPr>
          </w:trPrChange>
        </w:trPr>
        <w:tc>
          <w:tcPr>
            <w:tcW w:w="2547" w:type="dxa"/>
            <w:vMerge/>
            <w:tcPrChange w:id="357" w:author="Regina Casanova" w:date="2018-08-11T21:35:00Z">
              <w:tcPr>
                <w:tcW w:w="2547" w:type="dxa"/>
                <w:vMerge/>
              </w:tcPr>
            </w:tcPrChange>
          </w:tcPr>
          <w:p w14:paraId="773B568B" w14:textId="77777777" w:rsidR="00797ADC" w:rsidRDefault="00797ADC" w:rsidP="00F46AAA">
            <w:pPr>
              <w:pStyle w:val="Texto"/>
            </w:pPr>
          </w:p>
        </w:tc>
        <w:tc>
          <w:tcPr>
            <w:tcW w:w="5374" w:type="dxa"/>
            <w:tcPrChange w:id="358" w:author="Regina Casanova" w:date="2018-08-11T21:35:00Z">
              <w:tcPr>
                <w:tcW w:w="5374" w:type="dxa"/>
              </w:tcPr>
            </w:tcPrChange>
          </w:tcPr>
          <w:p w14:paraId="3A7417A5" w14:textId="77777777" w:rsidR="00797ADC" w:rsidRDefault="0015231C" w:rsidP="00F46AAA">
            <w:pPr>
              <w:pStyle w:val="Texto"/>
            </w:pPr>
            <w:r>
              <w:t>Saber quién está gestionando la resolución del reclamo.</w:t>
            </w:r>
          </w:p>
        </w:tc>
      </w:tr>
      <w:tr w:rsidR="0015231C" w14:paraId="3D416E64" w14:textId="77777777" w:rsidTr="0092578F">
        <w:trPr>
          <w:trHeight w:val="515"/>
          <w:trPrChange w:id="359" w:author="Regina Casanova" w:date="2018-08-11T21:35:00Z">
            <w:trPr>
              <w:trHeight w:val="515"/>
            </w:trPr>
          </w:trPrChange>
        </w:trPr>
        <w:tc>
          <w:tcPr>
            <w:tcW w:w="2547" w:type="dxa"/>
            <w:vMerge/>
            <w:tcPrChange w:id="360" w:author="Regina Casanova" w:date="2018-08-11T21:35:00Z">
              <w:tcPr>
                <w:tcW w:w="2547" w:type="dxa"/>
                <w:vMerge/>
              </w:tcPr>
            </w:tcPrChange>
          </w:tcPr>
          <w:p w14:paraId="4D7C8F12" w14:textId="77777777" w:rsidR="0015231C" w:rsidRDefault="0015231C" w:rsidP="00F46AAA">
            <w:pPr>
              <w:pStyle w:val="Texto"/>
            </w:pPr>
          </w:p>
        </w:tc>
        <w:tc>
          <w:tcPr>
            <w:tcW w:w="5374" w:type="dxa"/>
            <w:tcPrChange w:id="361" w:author="Regina Casanova" w:date="2018-08-11T21:35:00Z">
              <w:tcPr>
                <w:tcW w:w="5374" w:type="dxa"/>
              </w:tcPr>
            </w:tcPrChange>
          </w:tcPr>
          <w:p w14:paraId="3E89885F" w14:textId="77777777" w:rsidR="0015231C" w:rsidRDefault="0015231C" w:rsidP="00F46AAA">
            <w:pPr>
              <w:pStyle w:val="Texto"/>
            </w:pPr>
            <w:r>
              <w:t xml:space="preserve">Visualizar </w:t>
            </w:r>
            <w:r w:rsidR="0092578F">
              <w:t xml:space="preserve">comentarios de otros pacientes sobre temáticas similares a su reclamo. </w:t>
            </w:r>
          </w:p>
        </w:tc>
      </w:tr>
      <w:tr w:rsidR="00797ADC" w14:paraId="50DA482B" w14:textId="77777777" w:rsidTr="0092578F">
        <w:trPr>
          <w:trHeight w:val="426"/>
          <w:trPrChange w:id="362" w:author="Regina Casanova" w:date="2018-08-11T21:35:00Z">
            <w:trPr>
              <w:trHeight w:val="426"/>
            </w:trPr>
          </w:trPrChange>
        </w:trPr>
        <w:tc>
          <w:tcPr>
            <w:tcW w:w="2547" w:type="dxa"/>
            <w:vMerge/>
            <w:tcPrChange w:id="363" w:author="Regina Casanova" w:date="2018-08-11T21:35:00Z">
              <w:tcPr>
                <w:tcW w:w="2547" w:type="dxa"/>
                <w:vMerge/>
              </w:tcPr>
            </w:tcPrChange>
          </w:tcPr>
          <w:p w14:paraId="1234CFEB" w14:textId="77777777" w:rsidR="00797ADC" w:rsidRDefault="00797ADC" w:rsidP="00F46AAA">
            <w:pPr>
              <w:pStyle w:val="Texto"/>
            </w:pPr>
          </w:p>
        </w:tc>
        <w:tc>
          <w:tcPr>
            <w:tcW w:w="5374" w:type="dxa"/>
            <w:tcPrChange w:id="364" w:author="Regina Casanova" w:date="2018-08-11T21:35:00Z">
              <w:tcPr>
                <w:tcW w:w="5374" w:type="dxa"/>
              </w:tcPr>
            </w:tcPrChange>
          </w:tcPr>
          <w:p w14:paraId="0F1918D4" w14:textId="77777777" w:rsidR="00797ADC" w:rsidRDefault="0015231C" w:rsidP="00F46AAA">
            <w:pPr>
              <w:pStyle w:val="Texto"/>
            </w:pPr>
            <w:r>
              <w:t>Mejorar la comunicación con personal de la IPRESS.</w:t>
            </w:r>
          </w:p>
        </w:tc>
      </w:tr>
      <w:tr w:rsidR="0092578F" w14:paraId="525F9E22" w14:textId="77777777" w:rsidTr="0092578F">
        <w:trPr>
          <w:trHeight w:val="591"/>
          <w:trPrChange w:id="365" w:author="Regina Casanova" w:date="2018-08-11T21:35:00Z">
            <w:trPr>
              <w:trHeight w:val="591"/>
            </w:trPr>
          </w:trPrChange>
        </w:trPr>
        <w:tc>
          <w:tcPr>
            <w:tcW w:w="2547" w:type="dxa"/>
            <w:vMerge/>
            <w:tcPrChange w:id="366" w:author="Regina Casanova" w:date="2018-08-11T21:35:00Z">
              <w:tcPr>
                <w:tcW w:w="2547" w:type="dxa"/>
                <w:vMerge/>
              </w:tcPr>
            </w:tcPrChange>
          </w:tcPr>
          <w:p w14:paraId="610F7A94" w14:textId="77777777" w:rsidR="0092578F" w:rsidRDefault="0092578F" w:rsidP="00F46AAA">
            <w:pPr>
              <w:pStyle w:val="Texto"/>
            </w:pPr>
          </w:p>
        </w:tc>
        <w:tc>
          <w:tcPr>
            <w:tcW w:w="5374" w:type="dxa"/>
            <w:tcPrChange w:id="367" w:author="Regina Casanova" w:date="2018-08-11T21:35:00Z">
              <w:tcPr>
                <w:tcW w:w="5374" w:type="dxa"/>
              </w:tcPr>
            </w:tcPrChange>
          </w:tcPr>
          <w:p w14:paraId="29DE5B41" w14:textId="77777777" w:rsidR="0092578F" w:rsidRDefault="0092578F" w:rsidP="00F46AAA">
            <w:pPr>
              <w:pStyle w:val="Texto"/>
            </w:pPr>
            <w:r>
              <w:t>Hacer saber a la IPRESS sus fallas en atención.</w:t>
            </w:r>
          </w:p>
        </w:tc>
      </w:tr>
    </w:tbl>
    <w:p w14:paraId="3942702B" w14:textId="77777777" w:rsidR="005C0CEB" w:rsidRPr="0051206E" w:rsidRDefault="00F305B6" w:rsidP="005C0CEB">
      <w:pPr>
        <w:pStyle w:val="Texto"/>
        <w:jc w:val="center"/>
        <w:rPr>
          <w:sz w:val="22"/>
        </w:rPr>
      </w:pPr>
      <w:r w:rsidRPr="00F305B6">
        <w:rPr>
          <w:sz w:val="22"/>
        </w:rPr>
        <w:t xml:space="preserve">Tabla Nº </w:t>
      </w:r>
      <w:r>
        <w:rPr>
          <w:sz w:val="22"/>
        </w:rPr>
        <w:t>2</w:t>
      </w:r>
      <w:r w:rsidR="005C0CEB" w:rsidRPr="0051206E">
        <w:rPr>
          <w:sz w:val="22"/>
        </w:rPr>
        <w:t xml:space="preserve">. Tabla de hallazgos </w:t>
      </w:r>
      <w:r w:rsidR="005C0CEB">
        <w:rPr>
          <w:sz w:val="22"/>
        </w:rPr>
        <w:t>objetivos</w:t>
      </w:r>
      <w:r w:rsidR="005C0CEB" w:rsidRPr="005C0CEB">
        <w:rPr>
          <w:sz w:val="22"/>
        </w:rPr>
        <w:t xml:space="preserve"> encontrad</w:t>
      </w:r>
      <w:r w:rsidR="005C0CEB">
        <w:rPr>
          <w:sz w:val="22"/>
        </w:rPr>
        <w:t>o</w:t>
      </w:r>
      <w:r w:rsidR="005C0CEB" w:rsidRPr="0051206E">
        <w:rPr>
          <w:sz w:val="22"/>
        </w:rPr>
        <w:t>s por tipo de usuario.</w:t>
      </w:r>
    </w:p>
    <w:p w14:paraId="44D5F817" w14:textId="77777777" w:rsidR="00F46AAA" w:rsidRDefault="0015231C" w:rsidP="0051206E">
      <w:pPr>
        <w:pStyle w:val="Ttulo4"/>
      </w:pPr>
      <w:r>
        <w:lastRenderedPageBreak/>
        <w:t>Desafíos</w:t>
      </w:r>
      <w:r w:rsidR="00F46AAA">
        <w:t xml:space="preserve"> y Limitaciones</w:t>
      </w:r>
    </w:p>
    <w:tbl>
      <w:tblPr>
        <w:tblStyle w:val="Tablaconcuadrcula"/>
        <w:tblW w:w="0" w:type="auto"/>
        <w:tblLook w:val="04A0" w:firstRow="1" w:lastRow="0" w:firstColumn="1" w:lastColumn="0" w:noHBand="0" w:noVBand="1"/>
        <w:tblPrChange w:id="368" w:author="Regina Casanova" w:date="2018-08-11T21:35:00Z">
          <w:tblPr>
            <w:tblStyle w:val="Tablaconcuadrcula"/>
            <w:tblW w:w="0" w:type="auto"/>
            <w:tblLook w:val="04A0" w:firstRow="1" w:lastRow="0" w:firstColumn="1" w:lastColumn="0" w:noHBand="0" w:noVBand="1"/>
          </w:tblPr>
        </w:tblPrChange>
      </w:tblPr>
      <w:tblGrid>
        <w:gridCol w:w="2547"/>
        <w:gridCol w:w="5374"/>
        <w:tblGridChange w:id="369">
          <w:tblGrid>
            <w:gridCol w:w="2547"/>
            <w:gridCol w:w="5374"/>
          </w:tblGrid>
        </w:tblGridChange>
      </w:tblGrid>
      <w:tr w:rsidR="00F46AAA" w14:paraId="10A73BC9" w14:textId="77777777" w:rsidTr="003117EF">
        <w:trPr>
          <w:trHeight w:val="531"/>
          <w:trPrChange w:id="370" w:author="Regina Casanova" w:date="2018-08-11T21:35:00Z">
            <w:trPr>
              <w:trHeight w:val="531"/>
            </w:trPr>
          </w:trPrChange>
        </w:trPr>
        <w:tc>
          <w:tcPr>
            <w:tcW w:w="2547" w:type="dxa"/>
            <w:vMerge w:val="restart"/>
            <w:tcPrChange w:id="371" w:author="Regina Casanova" w:date="2018-08-11T21:35:00Z">
              <w:tcPr>
                <w:tcW w:w="2547" w:type="dxa"/>
                <w:vMerge w:val="restart"/>
              </w:tcPr>
            </w:tcPrChange>
          </w:tcPr>
          <w:p w14:paraId="5F9B555B" w14:textId="77777777" w:rsidR="00F46AAA" w:rsidRDefault="00F46AAA" w:rsidP="008D23C7">
            <w:pPr>
              <w:pStyle w:val="Texto"/>
            </w:pPr>
            <w:r>
              <w:t>Personal de SUSALUD</w:t>
            </w:r>
          </w:p>
        </w:tc>
        <w:tc>
          <w:tcPr>
            <w:tcW w:w="5374" w:type="dxa"/>
            <w:tcPrChange w:id="372" w:author="Regina Casanova" w:date="2018-08-11T21:35:00Z">
              <w:tcPr>
                <w:tcW w:w="5374" w:type="dxa"/>
              </w:tcPr>
            </w:tcPrChange>
          </w:tcPr>
          <w:p w14:paraId="65267D71" w14:textId="77777777" w:rsidR="00F46AAA" w:rsidRDefault="00F46AAA" w:rsidP="008D23C7">
            <w:pPr>
              <w:pStyle w:val="Texto"/>
            </w:pPr>
            <w:r>
              <w:t>Poblaciones lejanas con poca o nula conectividad.</w:t>
            </w:r>
          </w:p>
        </w:tc>
      </w:tr>
      <w:tr w:rsidR="00F46AAA" w14:paraId="4AB0AFE5" w14:textId="77777777" w:rsidTr="003117EF">
        <w:trPr>
          <w:trHeight w:val="486"/>
          <w:trPrChange w:id="373" w:author="Regina Casanova" w:date="2018-08-11T21:35:00Z">
            <w:trPr>
              <w:trHeight w:val="486"/>
            </w:trPr>
          </w:trPrChange>
        </w:trPr>
        <w:tc>
          <w:tcPr>
            <w:tcW w:w="2547" w:type="dxa"/>
            <w:vMerge/>
            <w:tcPrChange w:id="374" w:author="Regina Casanova" w:date="2018-08-11T21:35:00Z">
              <w:tcPr>
                <w:tcW w:w="2547" w:type="dxa"/>
                <w:vMerge/>
              </w:tcPr>
            </w:tcPrChange>
          </w:tcPr>
          <w:p w14:paraId="7AAD386D" w14:textId="77777777" w:rsidR="00F46AAA" w:rsidRDefault="00F46AAA" w:rsidP="008D23C7">
            <w:pPr>
              <w:pStyle w:val="Texto"/>
            </w:pPr>
          </w:p>
        </w:tc>
        <w:tc>
          <w:tcPr>
            <w:tcW w:w="5374" w:type="dxa"/>
            <w:tcPrChange w:id="375" w:author="Regina Casanova" w:date="2018-08-11T21:35:00Z">
              <w:tcPr>
                <w:tcW w:w="5374" w:type="dxa"/>
              </w:tcPr>
            </w:tcPrChange>
          </w:tcPr>
          <w:p w14:paraId="625AA675" w14:textId="77777777" w:rsidR="00F46AAA" w:rsidRDefault="00F46AAA" w:rsidP="008D23C7">
            <w:pPr>
              <w:pStyle w:val="Texto"/>
            </w:pPr>
            <w:r>
              <w:t>Mala gestión de recursos económicos por parte de IPRESS.</w:t>
            </w:r>
          </w:p>
        </w:tc>
      </w:tr>
      <w:tr w:rsidR="00F46AAA" w14:paraId="3A238C2E" w14:textId="77777777" w:rsidTr="003117EF">
        <w:trPr>
          <w:trHeight w:val="576"/>
          <w:trPrChange w:id="376" w:author="Regina Casanova" w:date="2018-08-11T21:35:00Z">
            <w:trPr>
              <w:trHeight w:val="576"/>
            </w:trPr>
          </w:trPrChange>
        </w:trPr>
        <w:tc>
          <w:tcPr>
            <w:tcW w:w="2547" w:type="dxa"/>
            <w:vMerge/>
            <w:tcPrChange w:id="377" w:author="Regina Casanova" w:date="2018-08-11T21:35:00Z">
              <w:tcPr>
                <w:tcW w:w="2547" w:type="dxa"/>
                <w:vMerge/>
              </w:tcPr>
            </w:tcPrChange>
          </w:tcPr>
          <w:p w14:paraId="7758B26A" w14:textId="77777777" w:rsidR="00F46AAA" w:rsidRDefault="00F46AAA" w:rsidP="008D23C7">
            <w:pPr>
              <w:pStyle w:val="Texto"/>
            </w:pPr>
          </w:p>
        </w:tc>
        <w:tc>
          <w:tcPr>
            <w:tcW w:w="5374" w:type="dxa"/>
            <w:tcPrChange w:id="378" w:author="Regina Casanova" w:date="2018-08-11T21:35:00Z">
              <w:tcPr>
                <w:tcW w:w="5374" w:type="dxa"/>
              </w:tcPr>
            </w:tcPrChange>
          </w:tcPr>
          <w:p w14:paraId="20C17EA0" w14:textId="77777777" w:rsidR="00F46AAA" w:rsidRDefault="00F46AAA" w:rsidP="008D23C7">
            <w:pPr>
              <w:pStyle w:val="Texto"/>
            </w:pPr>
            <w:r>
              <w:t>No hay procedimientos claros sobre cómo reaccionar para resolver reclamos.</w:t>
            </w:r>
          </w:p>
        </w:tc>
      </w:tr>
      <w:tr w:rsidR="00F46AAA" w14:paraId="64E3901D" w14:textId="77777777" w:rsidTr="003117EF">
        <w:trPr>
          <w:trHeight w:val="515"/>
          <w:trPrChange w:id="379" w:author="Regina Casanova" w:date="2018-08-11T21:35:00Z">
            <w:trPr>
              <w:trHeight w:val="515"/>
            </w:trPr>
          </w:trPrChange>
        </w:trPr>
        <w:tc>
          <w:tcPr>
            <w:tcW w:w="2547" w:type="dxa"/>
            <w:vMerge/>
            <w:tcPrChange w:id="380" w:author="Regina Casanova" w:date="2018-08-11T21:35:00Z">
              <w:tcPr>
                <w:tcW w:w="2547" w:type="dxa"/>
                <w:vMerge/>
              </w:tcPr>
            </w:tcPrChange>
          </w:tcPr>
          <w:p w14:paraId="00C58234" w14:textId="77777777" w:rsidR="00F46AAA" w:rsidRDefault="00F46AAA" w:rsidP="008D23C7">
            <w:pPr>
              <w:pStyle w:val="Texto"/>
            </w:pPr>
          </w:p>
        </w:tc>
        <w:tc>
          <w:tcPr>
            <w:tcW w:w="5374" w:type="dxa"/>
            <w:tcPrChange w:id="381" w:author="Regina Casanova" w:date="2018-08-11T21:35:00Z">
              <w:tcPr>
                <w:tcW w:w="5374" w:type="dxa"/>
              </w:tcPr>
            </w:tcPrChange>
          </w:tcPr>
          <w:p w14:paraId="3420AEED" w14:textId="77777777" w:rsidR="00F46AAA" w:rsidRDefault="000E7F05" w:rsidP="008D23C7">
            <w:pPr>
              <w:pStyle w:val="Texto"/>
            </w:pPr>
            <w:r>
              <w:t>Reclamos son vistos como trabas u ofensas hacia el personal prestador de salud.</w:t>
            </w:r>
          </w:p>
        </w:tc>
      </w:tr>
      <w:tr w:rsidR="000E7F05" w14:paraId="40089319" w14:textId="77777777" w:rsidTr="003117EF">
        <w:trPr>
          <w:trHeight w:val="576"/>
          <w:trPrChange w:id="382" w:author="Regina Casanova" w:date="2018-08-11T21:35:00Z">
            <w:trPr>
              <w:trHeight w:val="576"/>
            </w:trPr>
          </w:trPrChange>
        </w:trPr>
        <w:tc>
          <w:tcPr>
            <w:tcW w:w="2547" w:type="dxa"/>
            <w:vMerge w:val="restart"/>
            <w:tcPrChange w:id="383" w:author="Regina Casanova" w:date="2018-08-11T21:35:00Z">
              <w:tcPr>
                <w:tcW w:w="2547" w:type="dxa"/>
                <w:vMerge w:val="restart"/>
              </w:tcPr>
            </w:tcPrChange>
          </w:tcPr>
          <w:p w14:paraId="091CA1F6" w14:textId="77777777" w:rsidR="000E7F05" w:rsidRDefault="000E7F05" w:rsidP="008D23C7">
            <w:pPr>
              <w:pStyle w:val="Texto"/>
            </w:pPr>
            <w:r>
              <w:t>Gestores de IPRESS</w:t>
            </w:r>
          </w:p>
        </w:tc>
        <w:tc>
          <w:tcPr>
            <w:tcW w:w="5374" w:type="dxa"/>
            <w:tcPrChange w:id="384" w:author="Regina Casanova" w:date="2018-08-11T21:35:00Z">
              <w:tcPr>
                <w:tcW w:w="5374" w:type="dxa"/>
              </w:tcPr>
            </w:tcPrChange>
          </w:tcPr>
          <w:p w14:paraId="2A7E0813" w14:textId="77777777" w:rsidR="000E7F05" w:rsidRDefault="000E7F05" w:rsidP="008D23C7">
            <w:pPr>
              <w:pStyle w:val="Texto"/>
            </w:pPr>
            <w:r>
              <w:t>Reclamos son vistos de manera negativa</w:t>
            </w:r>
            <w:r w:rsidR="003117EF">
              <w:t xml:space="preserve"> por parte del personal prestador de salud</w:t>
            </w:r>
            <w:r>
              <w:t>.</w:t>
            </w:r>
          </w:p>
        </w:tc>
      </w:tr>
      <w:tr w:rsidR="000E7F05" w14:paraId="716EBCA0" w14:textId="77777777" w:rsidTr="003117EF">
        <w:trPr>
          <w:trHeight w:val="441"/>
          <w:trPrChange w:id="385" w:author="Regina Casanova" w:date="2018-08-11T21:35:00Z">
            <w:trPr>
              <w:trHeight w:val="441"/>
            </w:trPr>
          </w:trPrChange>
        </w:trPr>
        <w:tc>
          <w:tcPr>
            <w:tcW w:w="2547" w:type="dxa"/>
            <w:vMerge/>
            <w:tcPrChange w:id="386" w:author="Regina Casanova" w:date="2018-08-11T21:35:00Z">
              <w:tcPr>
                <w:tcW w:w="2547" w:type="dxa"/>
                <w:vMerge/>
              </w:tcPr>
            </w:tcPrChange>
          </w:tcPr>
          <w:p w14:paraId="240009E3" w14:textId="77777777" w:rsidR="000E7F05" w:rsidRDefault="000E7F05" w:rsidP="008D23C7">
            <w:pPr>
              <w:pStyle w:val="Texto"/>
            </w:pPr>
          </w:p>
        </w:tc>
        <w:tc>
          <w:tcPr>
            <w:tcW w:w="5374" w:type="dxa"/>
            <w:tcPrChange w:id="387" w:author="Regina Casanova" w:date="2018-08-11T21:35:00Z">
              <w:tcPr>
                <w:tcW w:w="5374" w:type="dxa"/>
              </w:tcPr>
            </w:tcPrChange>
          </w:tcPr>
          <w:p w14:paraId="30882135" w14:textId="77777777" w:rsidR="000E7F05" w:rsidRDefault="000E7F05" w:rsidP="008D23C7">
            <w:pPr>
              <w:pStyle w:val="Texto"/>
            </w:pPr>
            <w:r>
              <w:t>Falta de comunicación con SUSALUD.</w:t>
            </w:r>
          </w:p>
        </w:tc>
      </w:tr>
      <w:tr w:rsidR="000E7F05" w14:paraId="2CD8D4EB" w14:textId="77777777" w:rsidTr="003117EF">
        <w:trPr>
          <w:trHeight w:val="471"/>
          <w:trPrChange w:id="388" w:author="Regina Casanova" w:date="2018-08-11T21:35:00Z">
            <w:trPr>
              <w:trHeight w:val="471"/>
            </w:trPr>
          </w:trPrChange>
        </w:trPr>
        <w:tc>
          <w:tcPr>
            <w:tcW w:w="2547" w:type="dxa"/>
            <w:vMerge/>
            <w:tcPrChange w:id="389" w:author="Regina Casanova" w:date="2018-08-11T21:35:00Z">
              <w:tcPr>
                <w:tcW w:w="2547" w:type="dxa"/>
                <w:vMerge/>
              </w:tcPr>
            </w:tcPrChange>
          </w:tcPr>
          <w:p w14:paraId="4047462E" w14:textId="77777777" w:rsidR="000E7F05" w:rsidRDefault="000E7F05" w:rsidP="008D23C7">
            <w:pPr>
              <w:pStyle w:val="Texto"/>
            </w:pPr>
          </w:p>
        </w:tc>
        <w:tc>
          <w:tcPr>
            <w:tcW w:w="5374" w:type="dxa"/>
            <w:tcPrChange w:id="390" w:author="Regina Casanova" w:date="2018-08-11T21:35:00Z">
              <w:tcPr>
                <w:tcW w:w="5374" w:type="dxa"/>
              </w:tcPr>
            </w:tcPrChange>
          </w:tcPr>
          <w:p w14:paraId="095C1686" w14:textId="77777777" w:rsidR="000E7F05" w:rsidRDefault="003117EF" w:rsidP="008D23C7">
            <w:pPr>
              <w:pStyle w:val="Texto"/>
            </w:pPr>
            <w:r>
              <w:t>Personas no proclives al uso de tecnología.</w:t>
            </w:r>
          </w:p>
        </w:tc>
      </w:tr>
      <w:tr w:rsidR="000E7F05" w14:paraId="4DEA1253" w14:textId="77777777" w:rsidTr="003117EF">
        <w:trPr>
          <w:trHeight w:val="561"/>
          <w:trPrChange w:id="391" w:author="Regina Casanova" w:date="2018-08-11T21:35:00Z">
            <w:trPr>
              <w:trHeight w:val="561"/>
            </w:trPr>
          </w:trPrChange>
        </w:trPr>
        <w:tc>
          <w:tcPr>
            <w:tcW w:w="2547" w:type="dxa"/>
            <w:vMerge/>
            <w:tcPrChange w:id="392" w:author="Regina Casanova" w:date="2018-08-11T21:35:00Z">
              <w:tcPr>
                <w:tcW w:w="2547" w:type="dxa"/>
                <w:vMerge/>
              </w:tcPr>
            </w:tcPrChange>
          </w:tcPr>
          <w:p w14:paraId="156D04BB" w14:textId="77777777" w:rsidR="000E7F05" w:rsidRDefault="000E7F05" w:rsidP="008D23C7">
            <w:pPr>
              <w:pStyle w:val="Texto"/>
            </w:pPr>
          </w:p>
        </w:tc>
        <w:tc>
          <w:tcPr>
            <w:tcW w:w="5374" w:type="dxa"/>
            <w:tcPrChange w:id="393" w:author="Regina Casanova" w:date="2018-08-11T21:35:00Z">
              <w:tcPr>
                <w:tcW w:w="5374" w:type="dxa"/>
              </w:tcPr>
            </w:tcPrChange>
          </w:tcPr>
          <w:p w14:paraId="125B26BE" w14:textId="77777777" w:rsidR="000E7F05" w:rsidRDefault="000E7F05" w:rsidP="008D23C7">
            <w:pPr>
              <w:pStyle w:val="Texto"/>
            </w:pPr>
            <w:r>
              <w:t>Procesos largos para resolución de reclamos</w:t>
            </w:r>
            <w:r w:rsidR="003117EF">
              <w:t xml:space="preserve"> y con excesiva delegación</w:t>
            </w:r>
            <w:r>
              <w:t>.</w:t>
            </w:r>
          </w:p>
        </w:tc>
      </w:tr>
      <w:tr w:rsidR="000E7F05" w14:paraId="37BEC095" w14:textId="77777777" w:rsidTr="003117EF">
        <w:trPr>
          <w:trHeight w:val="546"/>
          <w:trPrChange w:id="394" w:author="Regina Casanova" w:date="2018-08-11T21:35:00Z">
            <w:trPr>
              <w:trHeight w:val="546"/>
            </w:trPr>
          </w:trPrChange>
        </w:trPr>
        <w:tc>
          <w:tcPr>
            <w:tcW w:w="2547" w:type="dxa"/>
            <w:vMerge/>
            <w:tcPrChange w:id="395" w:author="Regina Casanova" w:date="2018-08-11T21:35:00Z">
              <w:tcPr>
                <w:tcW w:w="2547" w:type="dxa"/>
                <w:vMerge/>
              </w:tcPr>
            </w:tcPrChange>
          </w:tcPr>
          <w:p w14:paraId="27CDE90C" w14:textId="77777777" w:rsidR="000E7F05" w:rsidRDefault="000E7F05" w:rsidP="008D23C7">
            <w:pPr>
              <w:pStyle w:val="Texto"/>
            </w:pPr>
          </w:p>
        </w:tc>
        <w:tc>
          <w:tcPr>
            <w:tcW w:w="5374" w:type="dxa"/>
            <w:tcPrChange w:id="396" w:author="Regina Casanova" w:date="2018-08-11T21:35:00Z">
              <w:tcPr>
                <w:tcW w:w="5374" w:type="dxa"/>
              </w:tcPr>
            </w:tcPrChange>
          </w:tcPr>
          <w:p w14:paraId="2172449B" w14:textId="77777777" w:rsidR="000E7F05" w:rsidRDefault="000E7F05" w:rsidP="008D23C7">
            <w:pPr>
              <w:pStyle w:val="Texto"/>
            </w:pPr>
            <w:r>
              <w:t>Ciudadanos que reclaman con frecuencia sin sustento.</w:t>
            </w:r>
          </w:p>
        </w:tc>
      </w:tr>
      <w:tr w:rsidR="000E7F05" w14:paraId="6B7B2FDC" w14:textId="77777777" w:rsidTr="003117EF">
        <w:trPr>
          <w:trHeight w:val="470"/>
          <w:trPrChange w:id="397" w:author="Regina Casanova" w:date="2018-08-11T21:35:00Z">
            <w:trPr>
              <w:trHeight w:val="470"/>
            </w:trPr>
          </w:trPrChange>
        </w:trPr>
        <w:tc>
          <w:tcPr>
            <w:tcW w:w="2547" w:type="dxa"/>
            <w:vMerge/>
            <w:tcPrChange w:id="398" w:author="Regina Casanova" w:date="2018-08-11T21:35:00Z">
              <w:tcPr>
                <w:tcW w:w="2547" w:type="dxa"/>
                <w:vMerge/>
              </w:tcPr>
            </w:tcPrChange>
          </w:tcPr>
          <w:p w14:paraId="2BEED88A" w14:textId="77777777" w:rsidR="000E7F05" w:rsidRDefault="000E7F05" w:rsidP="008D23C7">
            <w:pPr>
              <w:pStyle w:val="Texto"/>
            </w:pPr>
          </w:p>
        </w:tc>
        <w:tc>
          <w:tcPr>
            <w:tcW w:w="5374" w:type="dxa"/>
            <w:tcPrChange w:id="399" w:author="Regina Casanova" w:date="2018-08-11T21:35:00Z">
              <w:tcPr>
                <w:tcW w:w="5374" w:type="dxa"/>
              </w:tcPr>
            </w:tcPrChange>
          </w:tcPr>
          <w:p w14:paraId="04F5F9C2" w14:textId="77777777" w:rsidR="000E7F05" w:rsidRDefault="000E7F05" w:rsidP="008D23C7">
            <w:pPr>
              <w:pStyle w:val="Texto"/>
            </w:pPr>
            <w:r>
              <w:t>Resolución de reclamos de manera aislada y sin identificación del problema en trasfondo.</w:t>
            </w:r>
          </w:p>
        </w:tc>
      </w:tr>
      <w:tr w:rsidR="003117EF" w14:paraId="54A7642C" w14:textId="77777777" w:rsidTr="003117EF">
        <w:trPr>
          <w:trHeight w:val="531"/>
          <w:trPrChange w:id="400" w:author="Regina Casanova" w:date="2018-08-11T21:35:00Z">
            <w:trPr>
              <w:trHeight w:val="531"/>
            </w:trPr>
          </w:trPrChange>
        </w:trPr>
        <w:tc>
          <w:tcPr>
            <w:tcW w:w="2547" w:type="dxa"/>
            <w:vMerge w:val="restart"/>
            <w:tcPrChange w:id="401" w:author="Regina Casanova" w:date="2018-08-11T21:35:00Z">
              <w:tcPr>
                <w:tcW w:w="2547" w:type="dxa"/>
                <w:vMerge w:val="restart"/>
              </w:tcPr>
            </w:tcPrChange>
          </w:tcPr>
          <w:p w14:paraId="6FE80773" w14:textId="77777777" w:rsidR="003117EF" w:rsidRDefault="003117EF" w:rsidP="008D23C7">
            <w:pPr>
              <w:pStyle w:val="Texto"/>
            </w:pPr>
            <w:r>
              <w:t>Ciudadanos</w:t>
            </w:r>
          </w:p>
        </w:tc>
        <w:tc>
          <w:tcPr>
            <w:tcW w:w="5374" w:type="dxa"/>
            <w:tcPrChange w:id="402" w:author="Regina Casanova" w:date="2018-08-11T21:35:00Z">
              <w:tcPr>
                <w:tcW w:w="5374" w:type="dxa"/>
              </w:tcPr>
            </w:tcPrChange>
          </w:tcPr>
          <w:p w14:paraId="3372C2C9" w14:textId="77777777" w:rsidR="003117EF" w:rsidRDefault="003117EF" w:rsidP="008D23C7">
            <w:pPr>
              <w:pStyle w:val="Texto"/>
            </w:pPr>
            <w:r>
              <w:t>Poco contacto de las autoridades con reclamos presentados por ciudadanos.</w:t>
            </w:r>
          </w:p>
        </w:tc>
      </w:tr>
      <w:tr w:rsidR="003117EF" w14:paraId="4414F228" w14:textId="77777777" w:rsidTr="003117EF">
        <w:trPr>
          <w:trHeight w:val="426"/>
          <w:trPrChange w:id="403" w:author="Regina Casanova" w:date="2018-08-11T21:35:00Z">
            <w:trPr>
              <w:trHeight w:val="426"/>
            </w:trPr>
          </w:trPrChange>
        </w:trPr>
        <w:tc>
          <w:tcPr>
            <w:tcW w:w="2547" w:type="dxa"/>
            <w:vMerge/>
            <w:tcPrChange w:id="404" w:author="Regina Casanova" w:date="2018-08-11T21:35:00Z">
              <w:tcPr>
                <w:tcW w:w="2547" w:type="dxa"/>
                <w:vMerge/>
              </w:tcPr>
            </w:tcPrChange>
          </w:tcPr>
          <w:p w14:paraId="34BACCF1" w14:textId="77777777" w:rsidR="003117EF" w:rsidRDefault="003117EF" w:rsidP="008D23C7">
            <w:pPr>
              <w:pStyle w:val="Texto"/>
            </w:pPr>
          </w:p>
        </w:tc>
        <w:tc>
          <w:tcPr>
            <w:tcW w:w="5374" w:type="dxa"/>
            <w:tcPrChange w:id="405" w:author="Regina Casanova" w:date="2018-08-11T21:35:00Z">
              <w:tcPr>
                <w:tcW w:w="5374" w:type="dxa"/>
              </w:tcPr>
            </w:tcPrChange>
          </w:tcPr>
          <w:p w14:paraId="7D551509" w14:textId="77777777" w:rsidR="003117EF" w:rsidRDefault="003117EF" w:rsidP="008D23C7">
            <w:pPr>
              <w:pStyle w:val="Texto"/>
            </w:pPr>
            <w:r>
              <w:t>Falta de capacidad de decisión y de autonomía para resolución de reclamos en niveles bajos de atención.</w:t>
            </w:r>
          </w:p>
        </w:tc>
      </w:tr>
      <w:tr w:rsidR="003117EF" w14:paraId="3DE8E19B" w14:textId="77777777" w:rsidTr="003117EF">
        <w:trPr>
          <w:trHeight w:val="471"/>
          <w:trPrChange w:id="406" w:author="Regina Casanova" w:date="2018-08-11T21:35:00Z">
            <w:trPr>
              <w:trHeight w:val="471"/>
            </w:trPr>
          </w:trPrChange>
        </w:trPr>
        <w:tc>
          <w:tcPr>
            <w:tcW w:w="2547" w:type="dxa"/>
            <w:vMerge/>
            <w:tcPrChange w:id="407" w:author="Regina Casanova" w:date="2018-08-11T21:35:00Z">
              <w:tcPr>
                <w:tcW w:w="2547" w:type="dxa"/>
                <w:vMerge/>
              </w:tcPr>
            </w:tcPrChange>
          </w:tcPr>
          <w:p w14:paraId="729AB3FB" w14:textId="77777777" w:rsidR="003117EF" w:rsidRDefault="003117EF" w:rsidP="008D23C7">
            <w:pPr>
              <w:pStyle w:val="Texto"/>
            </w:pPr>
          </w:p>
        </w:tc>
        <w:tc>
          <w:tcPr>
            <w:tcW w:w="5374" w:type="dxa"/>
            <w:tcPrChange w:id="408" w:author="Regina Casanova" w:date="2018-08-11T21:35:00Z">
              <w:tcPr>
                <w:tcW w:w="5374" w:type="dxa"/>
              </w:tcPr>
            </w:tcPrChange>
          </w:tcPr>
          <w:p w14:paraId="33F7A104" w14:textId="77777777" w:rsidR="003117EF" w:rsidRDefault="003117EF" w:rsidP="008D23C7">
            <w:pPr>
              <w:pStyle w:val="Texto"/>
            </w:pPr>
            <w:r>
              <w:t>Tiempos largos para resolución de reclamos.</w:t>
            </w:r>
          </w:p>
        </w:tc>
      </w:tr>
    </w:tbl>
    <w:p w14:paraId="2A23D844" w14:textId="77777777" w:rsidR="00A0375B" w:rsidRPr="0051206E" w:rsidRDefault="000E179A" w:rsidP="008D23C7">
      <w:pPr>
        <w:pStyle w:val="Texto"/>
        <w:jc w:val="center"/>
        <w:rPr>
          <w:sz w:val="22"/>
        </w:rPr>
      </w:pPr>
      <w:r w:rsidRPr="0051206E">
        <w:rPr>
          <w:sz w:val="22"/>
        </w:rPr>
        <w:t xml:space="preserve">Tabla Nº </w:t>
      </w:r>
      <w:r w:rsidR="00F305B6">
        <w:rPr>
          <w:sz w:val="22"/>
        </w:rPr>
        <w:t>3</w:t>
      </w:r>
      <w:r w:rsidRPr="0051206E">
        <w:rPr>
          <w:sz w:val="22"/>
        </w:rPr>
        <w:t xml:space="preserve">. Tabla de </w:t>
      </w:r>
      <w:r w:rsidR="00A0375B" w:rsidRPr="0051206E">
        <w:rPr>
          <w:sz w:val="22"/>
        </w:rPr>
        <w:t xml:space="preserve">hallazgos </w:t>
      </w:r>
      <w:r w:rsidR="005C0CEB" w:rsidRPr="0051206E">
        <w:rPr>
          <w:sz w:val="22"/>
        </w:rPr>
        <w:t>desafíos y limitaciones encontradas</w:t>
      </w:r>
      <w:r w:rsidR="00A0375B" w:rsidRPr="0051206E">
        <w:rPr>
          <w:sz w:val="22"/>
        </w:rPr>
        <w:t xml:space="preserve"> </w:t>
      </w:r>
      <w:r w:rsidRPr="0051206E">
        <w:rPr>
          <w:sz w:val="22"/>
        </w:rPr>
        <w:t>por tipo de usuario.</w:t>
      </w:r>
    </w:p>
    <w:p w14:paraId="3C2C8431" w14:textId="77777777" w:rsidR="00A04522" w:rsidRPr="00842BF2" w:rsidRDefault="00A04522" w:rsidP="00842BF2">
      <w:pPr>
        <w:pStyle w:val="Ttulo2"/>
      </w:pPr>
      <w:bookmarkStart w:id="409" w:name="_Toc520655727"/>
      <w:r w:rsidRPr="00D756B8">
        <w:t>Fase de Diseño</w:t>
      </w:r>
      <w:bookmarkEnd w:id="409"/>
    </w:p>
    <w:p w14:paraId="12D81D53" w14:textId="77777777" w:rsidR="00BA63BC" w:rsidRPr="008D23C7" w:rsidRDefault="00BA63BC" w:rsidP="00BA63BC">
      <w:pPr>
        <w:pStyle w:val="Ttulo3"/>
      </w:pPr>
      <w:bookmarkStart w:id="410" w:name="_Toc520655728"/>
      <w:r w:rsidRPr="008D23C7">
        <w:t>Tabla de requerimientos</w:t>
      </w:r>
      <w:bookmarkEnd w:id="410"/>
    </w:p>
    <w:p w14:paraId="07E9C49C" w14:textId="77777777" w:rsidR="00BA63BC" w:rsidRPr="008D23C7" w:rsidRDefault="00BA63BC" w:rsidP="00BA63BC">
      <w:pPr>
        <w:pStyle w:val="Texto"/>
      </w:pPr>
      <w:r w:rsidRPr="00BA156B">
        <w:t xml:space="preserve">Con el análisis hecho se realizó una tabla de las necesidades de cada tipo de usuario. Se tuvieron en total 58 necesidades por los 3 tipos de usuarios, se eliminaron 3 de ellas por no estar en las competencias del estudio. Posteriormente, se pasó a encontrar necesidades similares entre los distintos tipos de usuario, encontrándose 35 necesidades que se repetían entre los distintos tipos de usuario. De ellas, se identificaron 11 requerimientos del </w:t>
      </w:r>
      <w:r w:rsidR="00F95B03">
        <w:t>aplicativo informático</w:t>
      </w:r>
      <w:r>
        <w:t xml:space="preserve"> </w:t>
      </w:r>
      <w:r w:rsidRPr="00BA156B">
        <w:t xml:space="preserve">que podían resolver las 35 necesidades y se identificó 1 requerimiento por cada una de las 20 necesidades restantes. Se obtuvo una tabla con un total de 31 requerimientos, a los cuales se les </w:t>
      </w:r>
      <w:r w:rsidRPr="00BA156B">
        <w:lastRenderedPageBreak/>
        <w:t>dio un valor de prioridad a cada uno, siendo “1” por prioridad baja, “2” por prioridad media y “3” por prioridad alta.</w:t>
      </w:r>
    </w:p>
    <w:p w14:paraId="2E2844C7" w14:textId="77777777" w:rsidR="00BA63BC" w:rsidRPr="008D23C7" w:rsidRDefault="00BA63BC" w:rsidP="00BA63BC">
      <w:pPr>
        <w:pStyle w:val="Texto"/>
      </w:pPr>
      <w:r w:rsidRPr="00BA156B">
        <w:t xml:space="preserve">Al finalizar la etapa de análisis de necesidades y requerimientos, se vio necesario continuar con el modelo de ‘Solicitudes’ usado por SUSALUD. Con este modelo, se iban a poder recibir tanto reclamos, como consultas y sugerencias dentro del mismo </w:t>
      </w:r>
      <w:r w:rsidR="00F95B03">
        <w:t>aplicativo informático</w:t>
      </w:r>
      <w:r w:rsidRPr="00BA156B">
        <w:t xml:space="preserve"> sin tener que realizar un </w:t>
      </w:r>
      <w:r w:rsidR="00F95B03">
        <w:t>aplicativo informático</w:t>
      </w:r>
      <w:r w:rsidRPr="00BA156B">
        <w:t xml:space="preserve"> diferente para cada uno de ellos. Lo único que agregaría a la idea original sería una opción donde se tiene que elegir el tipo de solicitud se desea presentar.</w:t>
      </w:r>
    </w:p>
    <w:p w14:paraId="59E3514C" w14:textId="77777777" w:rsidR="00BA63BC" w:rsidRPr="00BA156B" w:rsidRDefault="00BA63BC" w:rsidP="00BA63BC">
      <w:pPr>
        <w:spacing w:line="360" w:lineRule="auto"/>
        <w:jc w:val="both"/>
      </w:pPr>
      <w:r w:rsidRPr="00BA156B">
        <w:t>La tabla de requerimientos se presenta a continuación.</w:t>
      </w:r>
    </w:p>
    <w:p w14:paraId="00B2A3A2" w14:textId="77777777" w:rsidR="00BA63BC" w:rsidRPr="00BA156B" w:rsidRDefault="00BA63BC" w:rsidP="00BA63BC">
      <w:pPr>
        <w:spacing w:line="360" w:lineRule="auto"/>
        <w:jc w:val="both"/>
        <w:sectPr w:rsidR="00BA63BC" w:rsidRPr="00BA156B" w:rsidSect="00D45FC4">
          <w:headerReference w:type="default" r:id="rId14"/>
          <w:footerReference w:type="even" r:id="rId15"/>
          <w:footerReference w:type="default" r:id="rId16"/>
          <w:footerReference w:type="first" r:id="rId17"/>
          <w:pgSz w:w="11900" w:h="16840"/>
          <w:pgMar w:top="1701" w:right="1701" w:bottom="1701" w:left="2268" w:header="708" w:footer="708" w:gutter="0"/>
          <w:pgNumType w:start="1"/>
          <w:cols w:space="708"/>
          <w:titlePg/>
          <w:docGrid w:linePitch="360"/>
        </w:sectPr>
      </w:pPr>
    </w:p>
    <w:p w14:paraId="603C3B37" w14:textId="77777777" w:rsidR="00BA63BC" w:rsidRPr="00BA156B" w:rsidRDefault="00BA63BC" w:rsidP="00BA63BC">
      <w:pPr>
        <w:spacing w:line="360" w:lineRule="auto"/>
        <w:jc w:val="center"/>
        <w:rPr>
          <w:b/>
        </w:rPr>
      </w:pPr>
      <w:r w:rsidRPr="00BA156B">
        <w:rPr>
          <w:b/>
        </w:rPr>
        <w:lastRenderedPageBreak/>
        <w:t>Tabla de requerimientos</w:t>
      </w:r>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Change w:id="411">
          <w:tblGrid>
            <w:gridCol w:w="504"/>
            <w:gridCol w:w="1715"/>
            <w:gridCol w:w="2501"/>
            <w:gridCol w:w="5380"/>
            <w:gridCol w:w="2341"/>
            <w:gridCol w:w="1559"/>
          </w:tblGrid>
        </w:tblGridChange>
      </w:tblGrid>
      <w:tr w:rsidR="00B874DF" w:rsidRPr="00BA156B" w14:paraId="5DD639D2" w14:textId="77777777" w:rsidTr="007815C0">
        <w:trPr>
          <w:tblHeader/>
        </w:trPr>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01B8A41F" w14:textId="77777777" w:rsidR="00BA63BC" w:rsidRPr="00BA156B" w:rsidRDefault="00BA63BC" w:rsidP="004105E1">
            <w:pPr>
              <w:autoSpaceDE w:val="0"/>
              <w:autoSpaceDN w:val="0"/>
              <w:adjustRightInd w:val="0"/>
              <w:spacing w:line="360" w:lineRule="atLeast"/>
              <w:rPr>
                <w:b/>
                <w:bCs/>
                <w:color w:val="000000"/>
              </w:rPr>
            </w:pPr>
            <w:r w:rsidRPr="00BA156B">
              <w:rPr>
                <w:b/>
                <w:bCs/>
                <w:color w:val="000000"/>
              </w:rPr>
              <w:t>Nº</w:t>
            </w:r>
          </w:p>
        </w:tc>
        <w:tc>
          <w:tcPr>
            <w:tcW w:w="1715" w:type="dxa"/>
            <w:tcBorders>
              <w:top w:val="single" w:sz="8" w:space="0" w:color="000000"/>
              <w:bottom w:val="single" w:sz="8" w:space="0" w:color="000000"/>
              <w:right w:val="single" w:sz="8" w:space="0" w:color="000000"/>
            </w:tcBorders>
            <w:shd w:val="clear" w:color="auto" w:fill="A5B9E1"/>
            <w:vAlign w:val="bottom"/>
          </w:tcPr>
          <w:p w14:paraId="237CF0DC" w14:textId="77777777" w:rsidR="00BA63BC" w:rsidRPr="00BA156B" w:rsidRDefault="00BA63BC" w:rsidP="004105E1">
            <w:pPr>
              <w:autoSpaceDE w:val="0"/>
              <w:autoSpaceDN w:val="0"/>
              <w:adjustRightInd w:val="0"/>
              <w:spacing w:line="360" w:lineRule="atLeast"/>
              <w:rPr>
                <w:b/>
                <w:bCs/>
                <w:color w:val="000000"/>
              </w:rPr>
            </w:pPr>
            <w:r w:rsidRPr="00BA156B">
              <w:rPr>
                <w:b/>
                <w:bCs/>
                <w:color w:val="000000"/>
              </w:rPr>
              <w:t>Tipo de Usuario</w:t>
            </w:r>
          </w:p>
        </w:tc>
        <w:tc>
          <w:tcPr>
            <w:tcW w:w="2501" w:type="dxa"/>
            <w:tcBorders>
              <w:top w:val="single" w:sz="8" w:space="0" w:color="000000"/>
              <w:bottom w:val="single" w:sz="8" w:space="0" w:color="000000"/>
              <w:right w:val="single" w:sz="8" w:space="0" w:color="000000"/>
            </w:tcBorders>
            <w:shd w:val="clear" w:color="auto" w:fill="A5B9E1"/>
            <w:vAlign w:val="bottom"/>
          </w:tcPr>
          <w:p w14:paraId="0B30F93A" w14:textId="77777777" w:rsidR="00BA63BC" w:rsidRPr="00BA156B" w:rsidRDefault="00BA63BC" w:rsidP="004105E1">
            <w:pPr>
              <w:autoSpaceDE w:val="0"/>
              <w:autoSpaceDN w:val="0"/>
              <w:adjustRightInd w:val="0"/>
              <w:spacing w:line="360" w:lineRule="atLeast"/>
              <w:rPr>
                <w:b/>
                <w:bCs/>
                <w:color w:val="000000"/>
              </w:rPr>
            </w:pPr>
            <w:r w:rsidRPr="00BA156B">
              <w:rPr>
                <w:b/>
                <w:bCs/>
                <w:color w:val="000000"/>
              </w:rPr>
              <w:t>Requerimiento</w:t>
            </w:r>
          </w:p>
        </w:tc>
        <w:tc>
          <w:tcPr>
            <w:tcW w:w="5380" w:type="dxa"/>
            <w:tcBorders>
              <w:top w:val="single" w:sz="8" w:space="0" w:color="000000"/>
              <w:bottom w:val="single" w:sz="8" w:space="0" w:color="000000"/>
              <w:right w:val="single" w:sz="8" w:space="0" w:color="000000"/>
            </w:tcBorders>
            <w:shd w:val="clear" w:color="auto" w:fill="A5B9E1"/>
            <w:vAlign w:val="bottom"/>
          </w:tcPr>
          <w:p w14:paraId="70D5CD41" w14:textId="77777777" w:rsidR="00BA63BC" w:rsidRPr="00BA156B" w:rsidRDefault="00BA63BC" w:rsidP="004105E1">
            <w:pPr>
              <w:autoSpaceDE w:val="0"/>
              <w:autoSpaceDN w:val="0"/>
              <w:adjustRightInd w:val="0"/>
              <w:spacing w:line="360" w:lineRule="atLeast"/>
              <w:rPr>
                <w:b/>
                <w:bCs/>
                <w:color w:val="000000"/>
              </w:rPr>
            </w:pPr>
            <w:r w:rsidRPr="00BA156B">
              <w:rPr>
                <w:b/>
                <w:bCs/>
                <w:color w:val="000000"/>
              </w:rPr>
              <w:t>Historia de Usuario</w:t>
            </w:r>
          </w:p>
        </w:tc>
        <w:tc>
          <w:tcPr>
            <w:tcW w:w="2341" w:type="dxa"/>
            <w:tcBorders>
              <w:top w:val="single" w:sz="8" w:space="0" w:color="000000"/>
              <w:bottom w:val="single" w:sz="8" w:space="0" w:color="000000"/>
              <w:right w:val="single" w:sz="8" w:space="0" w:color="000000"/>
            </w:tcBorders>
            <w:shd w:val="clear" w:color="auto" w:fill="A5B9E1"/>
            <w:vAlign w:val="bottom"/>
          </w:tcPr>
          <w:p w14:paraId="553036BD" w14:textId="77777777" w:rsidR="00BA63BC" w:rsidRPr="00BA156B" w:rsidRDefault="00BA63BC" w:rsidP="004105E1">
            <w:pPr>
              <w:autoSpaceDE w:val="0"/>
              <w:autoSpaceDN w:val="0"/>
              <w:adjustRightInd w:val="0"/>
              <w:spacing w:line="360" w:lineRule="atLeast"/>
              <w:rPr>
                <w:b/>
                <w:bCs/>
                <w:color w:val="000000"/>
              </w:rPr>
            </w:pPr>
            <w:r w:rsidRPr="00BA156B">
              <w:rPr>
                <w:b/>
                <w:bCs/>
                <w:color w:val="000000"/>
              </w:rPr>
              <w:t>Características de Diseño</w:t>
            </w:r>
          </w:p>
        </w:tc>
        <w:tc>
          <w:tcPr>
            <w:tcW w:w="1559" w:type="dxa"/>
            <w:tcBorders>
              <w:top w:val="single" w:sz="8" w:space="0" w:color="000000"/>
              <w:bottom w:val="single" w:sz="8" w:space="0" w:color="000000"/>
              <w:right w:val="single" w:sz="8" w:space="0" w:color="000000"/>
            </w:tcBorders>
            <w:shd w:val="clear" w:color="auto" w:fill="A5B9E1"/>
            <w:vAlign w:val="bottom"/>
          </w:tcPr>
          <w:p w14:paraId="35B0E1E1" w14:textId="77777777" w:rsidR="00BA63BC" w:rsidRPr="00BA156B" w:rsidRDefault="00BA63BC" w:rsidP="004105E1">
            <w:pPr>
              <w:autoSpaceDE w:val="0"/>
              <w:autoSpaceDN w:val="0"/>
              <w:adjustRightInd w:val="0"/>
              <w:spacing w:line="360" w:lineRule="atLeast"/>
              <w:ind w:right="395"/>
              <w:rPr>
                <w:b/>
                <w:bCs/>
                <w:color w:val="000000"/>
              </w:rPr>
            </w:pPr>
            <w:r w:rsidRPr="00BA156B">
              <w:rPr>
                <w:b/>
                <w:bCs/>
                <w:color w:val="000000"/>
              </w:rPr>
              <w:t>Prioridad</w:t>
            </w:r>
          </w:p>
        </w:tc>
      </w:tr>
      <w:tr w:rsidR="00BA63BC" w:rsidRPr="00BA156B" w14:paraId="781A800C" w14:textId="77777777" w:rsidTr="004105E1">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Change w:id="412" w:author="Regina Casanova" w:date="2018-08-11T21:35:00Z">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
          </w:tblPrExChange>
        </w:tblPrEx>
        <w:tc>
          <w:tcPr>
            <w:tcW w:w="504" w:type="dxa"/>
            <w:tcBorders>
              <w:left w:val="single" w:sz="8" w:space="0" w:color="000000"/>
              <w:bottom w:val="single" w:sz="8" w:space="0" w:color="000000"/>
              <w:right w:val="single" w:sz="8" w:space="0" w:color="000000"/>
            </w:tcBorders>
            <w:vAlign w:val="bottom"/>
            <w:tcPrChange w:id="413" w:author="Regina Casanova" w:date="2018-08-11T21:35:00Z">
              <w:tcPr>
                <w:tcW w:w="504" w:type="dxa"/>
                <w:tcBorders>
                  <w:left w:val="single" w:sz="8" w:space="0" w:color="000000"/>
                  <w:bottom w:val="single" w:sz="8" w:space="0" w:color="000000"/>
                  <w:right w:val="single" w:sz="8" w:space="0" w:color="000000"/>
                </w:tcBorders>
                <w:vAlign w:val="bottom"/>
              </w:tcPr>
            </w:tcPrChange>
          </w:tcPr>
          <w:p w14:paraId="7E751942"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w:t>
            </w:r>
          </w:p>
        </w:tc>
        <w:tc>
          <w:tcPr>
            <w:tcW w:w="1715" w:type="dxa"/>
            <w:tcBorders>
              <w:bottom w:val="single" w:sz="8" w:space="0" w:color="000000"/>
              <w:right w:val="single" w:sz="8" w:space="0" w:color="000000"/>
            </w:tcBorders>
            <w:vAlign w:val="bottom"/>
            <w:tcPrChange w:id="414" w:author="Regina Casanova" w:date="2018-08-11T21:35:00Z">
              <w:tcPr>
                <w:tcW w:w="1715" w:type="dxa"/>
                <w:tcBorders>
                  <w:bottom w:val="single" w:sz="8" w:space="0" w:color="000000"/>
                  <w:right w:val="single" w:sz="8" w:space="0" w:color="000000"/>
                </w:tcBorders>
                <w:vAlign w:val="bottom"/>
              </w:tcPr>
            </w:tcPrChange>
          </w:tcPr>
          <w:p w14:paraId="6D56EF5C"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vAlign w:val="bottom"/>
            <w:tcPrChange w:id="415" w:author="Regina Casanova" w:date="2018-08-11T21:35:00Z">
              <w:tcPr>
                <w:tcW w:w="2501" w:type="dxa"/>
                <w:tcBorders>
                  <w:bottom w:val="single" w:sz="8" w:space="0" w:color="000000"/>
                  <w:right w:val="single" w:sz="8" w:space="0" w:color="000000"/>
                </w:tcBorders>
                <w:vAlign w:val="bottom"/>
              </w:tcPr>
            </w:tcPrChange>
          </w:tcPr>
          <w:p w14:paraId="3B299C53" w14:textId="77777777" w:rsidR="00BA63BC" w:rsidRPr="00BA156B" w:rsidRDefault="00BA63BC" w:rsidP="004105E1">
            <w:pPr>
              <w:autoSpaceDE w:val="0"/>
              <w:autoSpaceDN w:val="0"/>
              <w:adjustRightInd w:val="0"/>
              <w:spacing w:line="360" w:lineRule="atLeast"/>
              <w:rPr>
                <w:color w:val="000000"/>
              </w:rPr>
            </w:pPr>
            <w:r w:rsidRPr="00BA156B">
              <w:rPr>
                <w:color w:val="000000"/>
              </w:rPr>
              <w:t>Motivos de reclamos</w:t>
            </w:r>
          </w:p>
        </w:tc>
        <w:tc>
          <w:tcPr>
            <w:tcW w:w="5380" w:type="dxa"/>
            <w:tcBorders>
              <w:bottom w:val="single" w:sz="8" w:space="0" w:color="000000"/>
              <w:right w:val="single" w:sz="8" w:space="0" w:color="000000"/>
            </w:tcBorders>
            <w:vAlign w:val="bottom"/>
            <w:tcPrChange w:id="416" w:author="Regina Casanova" w:date="2018-08-11T21:35:00Z">
              <w:tcPr>
                <w:tcW w:w="5380" w:type="dxa"/>
                <w:tcBorders>
                  <w:bottom w:val="single" w:sz="8" w:space="0" w:color="000000"/>
                  <w:right w:val="single" w:sz="8" w:space="0" w:color="000000"/>
                </w:tcBorders>
                <w:vAlign w:val="bottom"/>
              </w:tcPr>
            </w:tcPrChange>
          </w:tcPr>
          <w:p w14:paraId="465EF864"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trabajador administrativo de SUSALUD quiero conocer los motivos de los reclamos para saber dónde proponer mejoras</w:t>
            </w:r>
          </w:p>
        </w:tc>
        <w:tc>
          <w:tcPr>
            <w:tcW w:w="2341" w:type="dxa"/>
            <w:tcBorders>
              <w:bottom w:val="single" w:sz="8" w:space="0" w:color="000000"/>
              <w:right w:val="single" w:sz="8" w:space="0" w:color="000000"/>
            </w:tcBorders>
            <w:vAlign w:val="bottom"/>
            <w:tcPrChange w:id="417" w:author="Regina Casanova" w:date="2018-08-11T21:35:00Z">
              <w:tcPr>
                <w:tcW w:w="2341" w:type="dxa"/>
                <w:tcBorders>
                  <w:bottom w:val="single" w:sz="8" w:space="0" w:color="000000"/>
                  <w:right w:val="single" w:sz="8" w:space="0" w:color="000000"/>
                </w:tcBorders>
                <w:vAlign w:val="bottom"/>
              </w:tcPr>
            </w:tcPrChange>
          </w:tcPr>
          <w:p w14:paraId="446BDECF" w14:textId="77777777" w:rsidR="00BA63BC" w:rsidRPr="00BA156B" w:rsidRDefault="00BA63BC" w:rsidP="004105E1">
            <w:pPr>
              <w:autoSpaceDE w:val="0"/>
              <w:autoSpaceDN w:val="0"/>
              <w:adjustRightInd w:val="0"/>
              <w:spacing w:line="360" w:lineRule="atLeast"/>
              <w:rPr>
                <w:color w:val="000000"/>
              </w:rPr>
            </w:pPr>
            <w:r w:rsidRPr="00BA156B">
              <w:rPr>
                <w:color w:val="000000"/>
              </w:rPr>
              <w:t>Gráficos por tipo de reclamo (pie chart)</w:t>
            </w:r>
          </w:p>
        </w:tc>
        <w:tc>
          <w:tcPr>
            <w:tcW w:w="1559" w:type="dxa"/>
            <w:tcBorders>
              <w:bottom w:val="single" w:sz="8" w:space="0" w:color="000000"/>
              <w:right w:val="single" w:sz="8" w:space="0" w:color="000000"/>
            </w:tcBorders>
            <w:vAlign w:val="bottom"/>
            <w:tcPrChange w:id="418" w:author="Regina Casanova" w:date="2018-08-11T21:35:00Z">
              <w:tcPr>
                <w:tcW w:w="1559" w:type="dxa"/>
                <w:tcBorders>
                  <w:bottom w:val="single" w:sz="8" w:space="0" w:color="000000"/>
                  <w:right w:val="single" w:sz="8" w:space="0" w:color="000000"/>
                </w:tcBorders>
                <w:vAlign w:val="bottom"/>
              </w:tcPr>
            </w:tcPrChange>
          </w:tcPr>
          <w:p w14:paraId="794F73CD"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874DF" w:rsidRPr="00BA156B" w14:paraId="33560D44"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BAF40E0"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w:t>
            </w:r>
          </w:p>
        </w:tc>
        <w:tc>
          <w:tcPr>
            <w:tcW w:w="1715" w:type="dxa"/>
            <w:tcBorders>
              <w:bottom w:val="single" w:sz="8" w:space="0" w:color="000000"/>
              <w:right w:val="single" w:sz="8" w:space="0" w:color="000000"/>
            </w:tcBorders>
            <w:shd w:val="clear" w:color="auto" w:fill="E1E0E0"/>
            <w:vAlign w:val="bottom"/>
          </w:tcPr>
          <w:p w14:paraId="7D58963B"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shd w:val="clear" w:color="auto" w:fill="E1E0E0"/>
            <w:vAlign w:val="bottom"/>
          </w:tcPr>
          <w:p w14:paraId="4A8852DD" w14:textId="77777777" w:rsidR="00BA63BC" w:rsidRPr="00BA156B" w:rsidRDefault="00BA63BC" w:rsidP="004105E1">
            <w:pPr>
              <w:autoSpaceDE w:val="0"/>
              <w:autoSpaceDN w:val="0"/>
              <w:adjustRightInd w:val="0"/>
              <w:spacing w:line="360" w:lineRule="atLeast"/>
              <w:rPr>
                <w:color w:val="000000"/>
              </w:rPr>
            </w:pPr>
            <w:r w:rsidRPr="00BA156B">
              <w:rPr>
                <w:color w:val="000000"/>
              </w:rPr>
              <w:t>Inclusivo (gente con otras lenguas y discapacitadas)</w:t>
            </w:r>
          </w:p>
        </w:tc>
        <w:tc>
          <w:tcPr>
            <w:tcW w:w="5380" w:type="dxa"/>
            <w:tcBorders>
              <w:bottom w:val="single" w:sz="8" w:space="0" w:color="000000"/>
              <w:right w:val="single" w:sz="8" w:space="0" w:color="000000"/>
            </w:tcBorders>
            <w:shd w:val="clear" w:color="auto" w:fill="E1E0E0"/>
            <w:vAlign w:val="bottom"/>
          </w:tcPr>
          <w:p w14:paraId="6ADFC4D2"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trabajador administrativo de SUSALUD quiero que este </w:t>
            </w:r>
            <w:r w:rsidR="00F95B03">
              <w:rPr>
                <w:color w:val="000000"/>
              </w:rPr>
              <w:t>aplicativo informático</w:t>
            </w:r>
            <w:r w:rsidRPr="00BA156B">
              <w:rPr>
                <w:color w:val="000000"/>
              </w:rPr>
              <w:t xml:space="preserve"> sea inclusivo para poder incluir a todos los ciudadanos</w:t>
            </w:r>
          </w:p>
        </w:tc>
        <w:tc>
          <w:tcPr>
            <w:tcW w:w="2341" w:type="dxa"/>
            <w:tcBorders>
              <w:bottom w:val="single" w:sz="8" w:space="0" w:color="000000"/>
              <w:right w:val="single" w:sz="8" w:space="0" w:color="000000"/>
            </w:tcBorders>
            <w:shd w:val="clear" w:color="auto" w:fill="E1E0E0"/>
            <w:vAlign w:val="bottom"/>
          </w:tcPr>
          <w:p w14:paraId="258E92A5" w14:textId="77777777" w:rsidR="00BA63BC" w:rsidRPr="00BA156B" w:rsidRDefault="00BA63BC" w:rsidP="004105E1">
            <w:pPr>
              <w:autoSpaceDE w:val="0"/>
              <w:autoSpaceDN w:val="0"/>
              <w:adjustRightInd w:val="0"/>
              <w:spacing w:line="360" w:lineRule="atLeast"/>
              <w:rPr>
                <w:color w:val="000000"/>
              </w:rPr>
            </w:pPr>
            <w:r w:rsidRPr="00BA156B">
              <w:rPr>
                <w:color w:val="000000"/>
              </w:rPr>
              <w:t>Gestión de contenido para diversos idiomas</w:t>
            </w:r>
          </w:p>
        </w:tc>
        <w:tc>
          <w:tcPr>
            <w:tcW w:w="1559" w:type="dxa"/>
            <w:tcBorders>
              <w:bottom w:val="single" w:sz="8" w:space="0" w:color="000000"/>
              <w:right w:val="single" w:sz="8" w:space="0" w:color="000000"/>
            </w:tcBorders>
            <w:shd w:val="clear" w:color="auto" w:fill="E1E0E0"/>
            <w:vAlign w:val="bottom"/>
          </w:tcPr>
          <w:p w14:paraId="699C7C36"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A63BC" w:rsidRPr="00BA156B" w14:paraId="6EA379A5" w14:textId="77777777" w:rsidTr="004105E1">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Change w:id="419" w:author="Regina Casanova" w:date="2018-08-11T21:35:00Z">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
          </w:tblPrExChange>
        </w:tblPrEx>
        <w:tc>
          <w:tcPr>
            <w:tcW w:w="504" w:type="dxa"/>
            <w:tcBorders>
              <w:left w:val="single" w:sz="8" w:space="0" w:color="000000"/>
              <w:bottom w:val="single" w:sz="8" w:space="0" w:color="000000"/>
              <w:right w:val="single" w:sz="8" w:space="0" w:color="000000"/>
            </w:tcBorders>
            <w:vAlign w:val="bottom"/>
            <w:tcPrChange w:id="420" w:author="Regina Casanova" w:date="2018-08-11T21:35:00Z">
              <w:tcPr>
                <w:tcW w:w="504" w:type="dxa"/>
                <w:tcBorders>
                  <w:left w:val="single" w:sz="8" w:space="0" w:color="000000"/>
                  <w:bottom w:val="single" w:sz="8" w:space="0" w:color="000000"/>
                  <w:right w:val="single" w:sz="8" w:space="0" w:color="000000"/>
                </w:tcBorders>
                <w:vAlign w:val="bottom"/>
              </w:tcPr>
            </w:tcPrChange>
          </w:tcPr>
          <w:p w14:paraId="0747C7E4"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3</w:t>
            </w:r>
          </w:p>
        </w:tc>
        <w:tc>
          <w:tcPr>
            <w:tcW w:w="1715" w:type="dxa"/>
            <w:tcBorders>
              <w:bottom w:val="single" w:sz="8" w:space="0" w:color="000000"/>
              <w:right w:val="single" w:sz="8" w:space="0" w:color="000000"/>
            </w:tcBorders>
            <w:vAlign w:val="bottom"/>
            <w:tcPrChange w:id="421" w:author="Regina Casanova" w:date="2018-08-11T21:35:00Z">
              <w:tcPr>
                <w:tcW w:w="1715" w:type="dxa"/>
                <w:tcBorders>
                  <w:bottom w:val="single" w:sz="8" w:space="0" w:color="000000"/>
                  <w:right w:val="single" w:sz="8" w:space="0" w:color="000000"/>
                </w:tcBorders>
                <w:vAlign w:val="bottom"/>
              </w:tcPr>
            </w:tcPrChange>
          </w:tcPr>
          <w:p w14:paraId="67CC35AA"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vAlign w:val="bottom"/>
            <w:tcPrChange w:id="422" w:author="Regina Casanova" w:date="2018-08-11T21:35:00Z">
              <w:tcPr>
                <w:tcW w:w="2501" w:type="dxa"/>
                <w:tcBorders>
                  <w:bottom w:val="single" w:sz="8" w:space="0" w:color="000000"/>
                  <w:right w:val="single" w:sz="8" w:space="0" w:color="000000"/>
                </w:tcBorders>
                <w:vAlign w:val="bottom"/>
              </w:tcPr>
            </w:tcPrChange>
          </w:tcPr>
          <w:p w14:paraId="2033B1AC" w14:textId="77777777" w:rsidR="00BA63BC" w:rsidRPr="00BA156B" w:rsidRDefault="00BA63BC" w:rsidP="004105E1">
            <w:pPr>
              <w:autoSpaceDE w:val="0"/>
              <w:autoSpaceDN w:val="0"/>
              <w:adjustRightInd w:val="0"/>
              <w:spacing w:line="360" w:lineRule="atLeast"/>
              <w:rPr>
                <w:color w:val="000000"/>
              </w:rPr>
            </w:pPr>
            <w:r w:rsidRPr="00BA156B">
              <w:rPr>
                <w:color w:val="000000"/>
              </w:rPr>
              <w:t>Respuestas no específicas sino en general</w:t>
            </w:r>
          </w:p>
        </w:tc>
        <w:tc>
          <w:tcPr>
            <w:tcW w:w="5380" w:type="dxa"/>
            <w:tcBorders>
              <w:bottom w:val="single" w:sz="8" w:space="0" w:color="000000"/>
              <w:right w:val="single" w:sz="8" w:space="0" w:color="000000"/>
            </w:tcBorders>
            <w:vAlign w:val="bottom"/>
            <w:tcPrChange w:id="423" w:author="Regina Casanova" w:date="2018-08-11T21:35:00Z">
              <w:tcPr>
                <w:tcW w:w="5380" w:type="dxa"/>
                <w:tcBorders>
                  <w:bottom w:val="single" w:sz="8" w:space="0" w:color="000000"/>
                  <w:right w:val="single" w:sz="8" w:space="0" w:color="000000"/>
                </w:tcBorders>
                <w:vAlign w:val="bottom"/>
              </w:tcPr>
            </w:tcPrChange>
          </w:tcPr>
          <w:p w14:paraId="7A33D112"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trabajador administrativo de SUSALUD quiero que se implementen mejoras para todos los ciudadanos para poder mejorar el servicio de atención en salud</w:t>
            </w:r>
          </w:p>
        </w:tc>
        <w:tc>
          <w:tcPr>
            <w:tcW w:w="2341" w:type="dxa"/>
            <w:tcBorders>
              <w:bottom w:val="single" w:sz="8" w:space="0" w:color="000000"/>
              <w:right w:val="single" w:sz="8" w:space="0" w:color="000000"/>
            </w:tcBorders>
            <w:vAlign w:val="bottom"/>
            <w:tcPrChange w:id="424" w:author="Regina Casanova" w:date="2018-08-11T21:35:00Z">
              <w:tcPr>
                <w:tcW w:w="2341" w:type="dxa"/>
                <w:tcBorders>
                  <w:bottom w:val="single" w:sz="8" w:space="0" w:color="000000"/>
                  <w:right w:val="single" w:sz="8" w:space="0" w:color="000000"/>
                </w:tcBorders>
                <w:vAlign w:val="bottom"/>
              </w:tcPr>
            </w:tcPrChange>
          </w:tcPr>
          <w:p w14:paraId="30E8AB95" w14:textId="77777777" w:rsidR="00BA63BC" w:rsidRPr="00BA156B" w:rsidRDefault="00BA63BC" w:rsidP="004105E1">
            <w:pPr>
              <w:autoSpaceDE w:val="0"/>
              <w:autoSpaceDN w:val="0"/>
              <w:adjustRightInd w:val="0"/>
              <w:spacing w:line="360" w:lineRule="atLeast"/>
              <w:rPr>
                <w:color w:val="000000"/>
              </w:rPr>
            </w:pPr>
            <w:r w:rsidRPr="00BA156B">
              <w:rPr>
                <w:color w:val="000000"/>
              </w:rPr>
              <w:t>Análisis del reclamo para solución general sobre el tipo de reclamo</w:t>
            </w:r>
          </w:p>
        </w:tc>
        <w:tc>
          <w:tcPr>
            <w:tcW w:w="1559" w:type="dxa"/>
            <w:tcBorders>
              <w:bottom w:val="single" w:sz="8" w:space="0" w:color="000000"/>
              <w:right w:val="single" w:sz="8" w:space="0" w:color="000000"/>
            </w:tcBorders>
            <w:vAlign w:val="bottom"/>
            <w:tcPrChange w:id="425" w:author="Regina Casanova" w:date="2018-08-11T21:35:00Z">
              <w:tcPr>
                <w:tcW w:w="1559" w:type="dxa"/>
                <w:tcBorders>
                  <w:bottom w:val="single" w:sz="8" w:space="0" w:color="000000"/>
                  <w:right w:val="single" w:sz="8" w:space="0" w:color="000000"/>
                </w:tcBorders>
                <w:vAlign w:val="bottom"/>
              </w:tcPr>
            </w:tcPrChange>
          </w:tcPr>
          <w:p w14:paraId="690B3956"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874DF" w:rsidRPr="00BA156B" w14:paraId="2C5BBC75"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107EB43E"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4</w:t>
            </w:r>
          </w:p>
        </w:tc>
        <w:tc>
          <w:tcPr>
            <w:tcW w:w="1715" w:type="dxa"/>
            <w:tcBorders>
              <w:bottom w:val="single" w:sz="8" w:space="0" w:color="000000"/>
              <w:right w:val="single" w:sz="8" w:space="0" w:color="000000"/>
            </w:tcBorders>
            <w:shd w:val="clear" w:color="auto" w:fill="E1E0E0"/>
            <w:vAlign w:val="bottom"/>
          </w:tcPr>
          <w:p w14:paraId="67D56764"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shd w:val="clear" w:color="auto" w:fill="E1E0E0"/>
            <w:vAlign w:val="bottom"/>
          </w:tcPr>
          <w:p w14:paraId="00EC625D" w14:textId="77777777" w:rsidR="00BA63BC" w:rsidRPr="00BA156B" w:rsidRDefault="00BA63BC" w:rsidP="004105E1">
            <w:pPr>
              <w:autoSpaceDE w:val="0"/>
              <w:autoSpaceDN w:val="0"/>
              <w:adjustRightInd w:val="0"/>
              <w:spacing w:line="360" w:lineRule="atLeast"/>
              <w:rPr>
                <w:color w:val="000000"/>
              </w:rPr>
            </w:pPr>
            <w:r w:rsidRPr="00BA156B">
              <w:rPr>
                <w:color w:val="000000"/>
              </w:rPr>
              <w:t>Amigable e intuitivo (iconos y Gráficos)</w:t>
            </w:r>
          </w:p>
        </w:tc>
        <w:tc>
          <w:tcPr>
            <w:tcW w:w="5380" w:type="dxa"/>
            <w:tcBorders>
              <w:bottom w:val="single" w:sz="8" w:space="0" w:color="000000"/>
              <w:right w:val="single" w:sz="8" w:space="0" w:color="000000"/>
            </w:tcBorders>
            <w:shd w:val="clear" w:color="auto" w:fill="E1E0E0"/>
            <w:vAlign w:val="bottom"/>
          </w:tcPr>
          <w:p w14:paraId="07864701"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trabajador administrativo de SUSALUD quiero que el </w:t>
            </w:r>
            <w:r w:rsidR="00F95B03">
              <w:rPr>
                <w:color w:val="000000"/>
              </w:rPr>
              <w:t>aplicativo informático</w:t>
            </w:r>
            <w:r w:rsidRPr="00BA156B">
              <w:rPr>
                <w:color w:val="000000"/>
              </w:rPr>
              <w:t xml:space="preserve"> sea amigable e intuitivo para poder buscar información de forma fácil</w:t>
            </w:r>
          </w:p>
        </w:tc>
        <w:tc>
          <w:tcPr>
            <w:tcW w:w="2341" w:type="dxa"/>
            <w:tcBorders>
              <w:bottom w:val="single" w:sz="8" w:space="0" w:color="000000"/>
              <w:right w:val="single" w:sz="8" w:space="0" w:color="000000"/>
            </w:tcBorders>
            <w:shd w:val="clear" w:color="auto" w:fill="E1E0E0"/>
            <w:vAlign w:val="bottom"/>
          </w:tcPr>
          <w:p w14:paraId="455EB433" w14:textId="77777777" w:rsidR="00BA63BC" w:rsidRPr="00BA156B" w:rsidRDefault="00BA63BC" w:rsidP="004105E1">
            <w:pPr>
              <w:autoSpaceDE w:val="0"/>
              <w:autoSpaceDN w:val="0"/>
              <w:adjustRightInd w:val="0"/>
              <w:spacing w:line="360" w:lineRule="atLeast"/>
              <w:rPr>
                <w:color w:val="000000"/>
              </w:rPr>
            </w:pPr>
            <w:r w:rsidRPr="00BA156B">
              <w:rPr>
                <w:color w:val="000000"/>
              </w:rPr>
              <w:t>Definir paleta de colores, utilizar iconografía y hacerlo bastante visual</w:t>
            </w:r>
          </w:p>
        </w:tc>
        <w:tc>
          <w:tcPr>
            <w:tcW w:w="1559" w:type="dxa"/>
            <w:tcBorders>
              <w:bottom w:val="single" w:sz="8" w:space="0" w:color="000000"/>
              <w:right w:val="single" w:sz="8" w:space="0" w:color="000000"/>
            </w:tcBorders>
            <w:shd w:val="clear" w:color="auto" w:fill="E1E0E0"/>
            <w:vAlign w:val="bottom"/>
          </w:tcPr>
          <w:p w14:paraId="5D33EEC4"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A63BC" w:rsidRPr="00BA156B" w14:paraId="697CAB53" w14:textId="77777777" w:rsidTr="004105E1">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Change w:id="426" w:author="Regina Casanova" w:date="2018-08-11T21:35:00Z">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
          </w:tblPrExChange>
        </w:tblPrEx>
        <w:tc>
          <w:tcPr>
            <w:tcW w:w="504" w:type="dxa"/>
            <w:tcBorders>
              <w:left w:val="single" w:sz="8" w:space="0" w:color="000000"/>
              <w:bottom w:val="single" w:sz="8" w:space="0" w:color="000000"/>
              <w:right w:val="single" w:sz="8" w:space="0" w:color="000000"/>
            </w:tcBorders>
            <w:vAlign w:val="bottom"/>
            <w:tcPrChange w:id="427" w:author="Regina Casanova" w:date="2018-08-11T21:35:00Z">
              <w:tcPr>
                <w:tcW w:w="504" w:type="dxa"/>
                <w:tcBorders>
                  <w:left w:val="single" w:sz="8" w:space="0" w:color="000000"/>
                  <w:bottom w:val="single" w:sz="8" w:space="0" w:color="000000"/>
                  <w:right w:val="single" w:sz="8" w:space="0" w:color="000000"/>
                </w:tcBorders>
                <w:vAlign w:val="bottom"/>
              </w:tcPr>
            </w:tcPrChange>
          </w:tcPr>
          <w:p w14:paraId="56599384"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5</w:t>
            </w:r>
          </w:p>
        </w:tc>
        <w:tc>
          <w:tcPr>
            <w:tcW w:w="1715" w:type="dxa"/>
            <w:tcBorders>
              <w:bottom w:val="single" w:sz="8" w:space="0" w:color="000000"/>
              <w:right w:val="single" w:sz="8" w:space="0" w:color="000000"/>
            </w:tcBorders>
            <w:vAlign w:val="bottom"/>
            <w:tcPrChange w:id="428" w:author="Regina Casanova" w:date="2018-08-11T21:35:00Z">
              <w:tcPr>
                <w:tcW w:w="1715" w:type="dxa"/>
                <w:tcBorders>
                  <w:bottom w:val="single" w:sz="8" w:space="0" w:color="000000"/>
                  <w:right w:val="single" w:sz="8" w:space="0" w:color="000000"/>
                </w:tcBorders>
                <w:vAlign w:val="bottom"/>
              </w:tcPr>
            </w:tcPrChange>
          </w:tcPr>
          <w:p w14:paraId="457D25F0"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vAlign w:val="bottom"/>
            <w:tcPrChange w:id="429" w:author="Regina Casanova" w:date="2018-08-11T21:35:00Z">
              <w:tcPr>
                <w:tcW w:w="2501" w:type="dxa"/>
                <w:tcBorders>
                  <w:bottom w:val="single" w:sz="8" w:space="0" w:color="000000"/>
                  <w:right w:val="single" w:sz="8" w:space="0" w:color="000000"/>
                </w:tcBorders>
                <w:vAlign w:val="bottom"/>
              </w:tcPr>
            </w:tcPrChange>
          </w:tcPr>
          <w:p w14:paraId="6D25531C" w14:textId="77777777" w:rsidR="00BA63BC" w:rsidRPr="00BA156B" w:rsidRDefault="00BA63BC" w:rsidP="004105E1">
            <w:pPr>
              <w:autoSpaceDE w:val="0"/>
              <w:autoSpaceDN w:val="0"/>
              <w:adjustRightInd w:val="0"/>
              <w:spacing w:line="360" w:lineRule="atLeast"/>
              <w:rPr>
                <w:color w:val="000000"/>
              </w:rPr>
            </w:pPr>
            <w:r w:rsidRPr="0080563F">
              <w:rPr>
                <w:color w:val="000000"/>
                <w:lang w:val="en-US"/>
              </w:rPr>
              <w:t>Backup</w:t>
            </w:r>
            <w:r w:rsidRPr="00BA156B">
              <w:rPr>
                <w:color w:val="000000"/>
              </w:rPr>
              <w:t xml:space="preserve"> de reclamos</w:t>
            </w:r>
          </w:p>
        </w:tc>
        <w:tc>
          <w:tcPr>
            <w:tcW w:w="5380" w:type="dxa"/>
            <w:tcBorders>
              <w:bottom w:val="single" w:sz="8" w:space="0" w:color="000000"/>
              <w:right w:val="single" w:sz="8" w:space="0" w:color="000000"/>
            </w:tcBorders>
            <w:vAlign w:val="bottom"/>
            <w:tcPrChange w:id="430" w:author="Regina Casanova" w:date="2018-08-11T21:35:00Z">
              <w:tcPr>
                <w:tcW w:w="5380" w:type="dxa"/>
                <w:tcBorders>
                  <w:bottom w:val="single" w:sz="8" w:space="0" w:color="000000"/>
                  <w:right w:val="single" w:sz="8" w:space="0" w:color="000000"/>
                </w:tcBorders>
                <w:vAlign w:val="bottom"/>
              </w:tcPr>
            </w:tcPrChange>
          </w:tcPr>
          <w:p w14:paraId="4BF23ABA"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trabajador administrativo de SUSALUD quiero contar con un </w:t>
            </w:r>
            <w:r w:rsidRPr="00160297">
              <w:rPr>
                <w:color w:val="000000"/>
              </w:rPr>
              <w:t>backup</w:t>
            </w:r>
            <w:r w:rsidRPr="00BA156B">
              <w:rPr>
                <w:color w:val="000000"/>
              </w:rPr>
              <w:t xml:space="preserve"> de todos los reclamos para poder tener un resguardo para cualquier eventualidad</w:t>
            </w:r>
          </w:p>
        </w:tc>
        <w:tc>
          <w:tcPr>
            <w:tcW w:w="2341" w:type="dxa"/>
            <w:tcBorders>
              <w:bottom w:val="single" w:sz="8" w:space="0" w:color="000000"/>
              <w:right w:val="single" w:sz="8" w:space="0" w:color="000000"/>
            </w:tcBorders>
            <w:vAlign w:val="bottom"/>
            <w:tcPrChange w:id="431" w:author="Regina Casanova" w:date="2018-08-11T21:35:00Z">
              <w:tcPr>
                <w:tcW w:w="2341" w:type="dxa"/>
                <w:tcBorders>
                  <w:bottom w:val="single" w:sz="8" w:space="0" w:color="000000"/>
                  <w:right w:val="single" w:sz="8" w:space="0" w:color="000000"/>
                </w:tcBorders>
                <w:vAlign w:val="bottom"/>
              </w:tcPr>
            </w:tcPrChange>
          </w:tcPr>
          <w:p w14:paraId="26C3DE98" w14:textId="77777777" w:rsidR="00BA63BC" w:rsidRPr="00BA156B" w:rsidRDefault="00BA63BC" w:rsidP="004105E1">
            <w:pPr>
              <w:autoSpaceDE w:val="0"/>
              <w:autoSpaceDN w:val="0"/>
              <w:adjustRightInd w:val="0"/>
              <w:spacing w:line="360" w:lineRule="atLeast"/>
              <w:rPr>
                <w:color w:val="000000"/>
              </w:rPr>
            </w:pPr>
            <w:r w:rsidRPr="00BA156B">
              <w:rPr>
                <w:color w:val="000000"/>
              </w:rPr>
              <w:t xml:space="preserve">Realizar </w:t>
            </w:r>
            <w:r w:rsidRPr="0080563F">
              <w:rPr>
                <w:color w:val="000000"/>
                <w:lang w:val="en-US"/>
              </w:rPr>
              <w:t>backups</w:t>
            </w:r>
            <w:r w:rsidRPr="00BA156B">
              <w:rPr>
                <w:color w:val="000000"/>
              </w:rPr>
              <w:t xml:space="preserve"> periódicos</w:t>
            </w:r>
          </w:p>
        </w:tc>
        <w:tc>
          <w:tcPr>
            <w:tcW w:w="1559" w:type="dxa"/>
            <w:tcBorders>
              <w:bottom w:val="single" w:sz="8" w:space="0" w:color="000000"/>
              <w:right w:val="single" w:sz="8" w:space="0" w:color="000000"/>
            </w:tcBorders>
            <w:vAlign w:val="bottom"/>
            <w:tcPrChange w:id="432" w:author="Regina Casanova" w:date="2018-08-11T21:35:00Z">
              <w:tcPr>
                <w:tcW w:w="1559" w:type="dxa"/>
                <w:tcBorders>
                  <w:bottom w:val="single" w:sz="8" w:space="0" w:color="000000"/>
                  <w:right w:val="single" w:sz="8" w:space="0" w:color="000000"/>
                </w:tcBorders>
                <w:vAlign w:val="bottom"/>
              </w:tcPr>
            </w:tcPrChange>
          </w:tcPr>
          <w:p w14:paraId="433F2BB6" w14:textId="77777777" w:rsidR="00BA63BC" w:rsidRPr="00BA156B" w:rsidRDefault="00BA63BC" w:rsidP="004105E1">
            <w:pPr>
              <w:autoSpaceDE w:val="0"/>
              <w:autoSpaceDN w:val="0"/>
              <w:adjustRightInd w:val="0"/>
              <w:spacing w:line="360" w:lineRule="atLeast"/>
              <w:rPr>
                <w:color w:val="000000"/>
              </w:rPr>
            </w:pPr>
            <w:r w:rsidRPr="00BA156B">
              <w:rPr>
                <w:color w:val="000000"/>
              </w:rPr>
              <w:t>Bajo - 1</w:t>
            </w:r>
          </w:p>
        </w:tc>
      </w:tr>
      <w:tr w:rsidR="00B874DF" w:rsidRPr="00BA156B" w14:paraId="6C322FF6"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EC5708E"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6</w:t>
            </w:r>
          </w:p>
        </w:tc>
        <w:tc>
          <w:tcPr>
            <w:tcW w:w="1715" w:type="dxa"/>
            <w:tcBorders>
              <w:bottom w:val="single" w:sz="8" w:space="0" w:color="000000"/>
              <w:right w:val="single" w:sz="8" w:space="0" w:color="000000"/>
            </w:tcBorders>
            <w:shd w:val="clear" w:color="auto" w:fill="E1E0E0"/>
            <w:vAlign w:val="bottom"/>
          </w:tcPr>
          <w:p w14:paraId="277BFCE3"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shd w:val="clear" w:color="auto" w:fill="E1E0E0"/>
            <w:vAlign w:val="bottom"/>
          </w:tcPr>
          <w:p w14:paraId="5AA14956" w14:textId="77777777" w:rsidR="00BA63BC" w:rsidRPr="00BA156B" w:rsidRDefault="00BA63BC" w:rsidP="004105E1">
            <w:pPr>
              <w:autoSpaceDE w:val="0"/>
              <w:autoSpaceDN w:val="0"/>
              <w:adjustRightInd w:val="0"/>
              <w:spacing w:line="360" w:lineRule="atLeast"/>
              <w:rPr>
                <w:color w:val="000000"/>
              </w:rPr>
            </w:pPr>
            <w:r w:rsidRPr="00BA156B">
              <w:rPr>
                <w:color w:val="000000"/>
              </w:rPr>
              <w:t>Pasos seguidos para solucionar un reclamo</w:t>
            </w:r>
          </w:p>
        </w:tc>
        <w:tc>
          <w:tcPr>
            <w:tcW w:w="5380" w:type="dxa"/>
            <w:tcBorders>
              <w:bottom w:val="single" w:sz="8" w:space="0" w:color="000000"/>
              <w:right w:val="single" w:sz="8" w:space="0" w:color="000000"/>
            </w:tcBorders>
            <w:shd w:val="clear" w:color="auto" w:fill="E1E0E0"/>
            <w:vAlign w:val="bottom"/>
          </w:tcPr>
          <w:p w14:paraId="78873CE8"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trabajador administrativo de SUSALUD quiero ver los pasos seguidos por la IPRESS para dar </w:t>
            </w:r>
            <w:r w:rsidRPr="00BA156B">
              <w:rPr>
                <w:color w:val="000000"/>
              </w:rPr>
              <w:lastRenderedPageBreak/>
              <w:t>solución a un reclamo para poder saber que se están tomando medidas</w:t>
            </w:r>
          </w:p>
        </w:tc>
        <w:tc>
          <w:tcPr>
            <w:tcW w:w="2341" w:type="dxa"/>
            <w:tcBorders>
              <w:bottom w:val="single" w:sz="8" w:space="0" w:color="000000"/>
              <w:right w:val="single" w:sz="8" w:space="0" w:color="000000"/>
            </w:tcBorders>
            <w:shd w:val="clear" w:color="auto" w:fill="E1E0E0"/>
            <w:vAlign w:val="bottom"/>
          </w:tcPr>
          <w:p w14:paraId="77389A39" w14:textId="77777777" w:rsidR="00BA63BC" w:rsidRPr="00BA156B" w:rsidRDefault="00BA63BC" w:rsidP="004105E1">
            <w:pPr>
              <w:autoSpaceDE w:val="0"/>
              <w:autoSpaceDN w:val="0"/>
              <w:adjustRightInd w:val="0"/>
              <w:spacing w:line="360" w:lineRule="atLeast"/>
              <w:rPr>
                <w:color w:val="000000"/>
              </w:rPr>
            </w:pPr>
            <w:r w:rsidRPr="00BA156B">
              <w:rPr>
                <w:color w:val="000000"/>
              </w:rPr>
              <w:lastRenderedPageBreak/>
              <w:t xml:space="preserve">Mostrar dentro de la tabla de reclamos un desplegable donde se </w:t>
            </w:r>
            <w:r w:rsidRPr="00BA156B">
              <w:rPr>
                <w:color w:val="000000"/>
              </w:rPr>
              <w:lastRenderedPageBreak/>
              <w:t>pueda ver los pasos realizados</w:t>
            </w:r>
          </w:p>
        </w:tc>
        <w:tc>
          <w:tcPr>
            <w:tcW w:w="1559" w:type="dxa"/>
            <w:tcBorders>
              <w:bottom w:val="single" w:sz="8" w:space="0" w:color="000000"/>
              <w:right w:val="single" w:sz="8" w:space="0" w:color="000000"/>
            </w:tcBorders>
            <w:shd w:val="clear" w:color="auto" w:fill="E1E0E0"/>
            <w:vAlign w:val="bottom"/>
          </w:tcPr>
          <w:p w14:paraId="518165FB" w14:textId="77777777" w:rsidR="00BA63BC" w:rsidRPr="00BA156B" w:rsidRDefault="00BA63BC" w:rsidP="004105E1">
            <w:pPr>
              <w:autoSpaceDE w:val="0"/>
              <w:autoSpaceDN w:val="0"/>
              <w:adjustRightInd w:val="0"/>
              <w:spacing w:line="360" w:lineRule="atLeast"/>
              <w:rPr>
                <w:color w:val="000000"/>
              </w:rPr>
            </w:pPr>
            <w:r w:rsidRPr="00BA156B">
              <w:rPr>
                <w:color w:val="000000"/>
              </w:rPr>
              <w:lastRenderedPageBreak/>
              <w:t>Medio - 2</w:t>
            </w:r>
          </w:p>
        </w:tc>
      </w:tr>
      <w:tr w:rsidR="00BA63BC" w:rsidRPr="00BA156B" w14:paraId="488349E5" w14:textId="77777777" w:rsidTr="004105E1">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Change w:id="433" w:author="Regina Casanova" w:date="2018-08-11T21:35:00Z">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
          </w:tblPrExChange>
        </w:tblPrEx>
        <w:tc>
          <w:tcPr>
            <w:tcW w:w="504" w:type="dxa"/>
            <w:tcBorders>
              <w:left w:val="single" w:sz="8" w:space="0" w:color="000000"/>
              <w:bottom w:val="single" w:sz="8" w:space="0" w:color="000000"/>
              <w:right w:val="single" w:sz="8" w:space="0" w:color="000000"/>
            </w:tcBorders>
            <w:vAlign w:val="bottom"/>
            <w:tcPrChange w:id="434" w:author="Regina Casanova" w:date="2018-08-11T21:35:00Z">
              <w:tcPr>
                <w:tcW w:w="504" w:type="dxa"/>
                <w:tcBorders>
                  <w:left w:val="single" w:sz="8" w:space="0" w:color="000000"/>
                  <w:bottom w:val="single" w:sz="8" w:space="0" w:color="000000"/>
                  <w:right w:val="single" w:sz="8" w:space="0" w:color="000000"/>
                </w:tcBorders>
                <w:vAlign w:val="bottom"/>
              </w:tcPr>
            </w:tcPrChange>
          </w:tcPr>
          <w:p w14:paraId="5C66F224"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7</w:t>
            </w:r>
          </w:p>
        </w:tc>
        <w:tc>
          <w:tcPr>
            <w:tcW w:w="1715" w:type="dxa"/>
            <w:tcBorders>
              <w:bottom w:val="single" w:sz="8" w:space="0" w:color="000000"/>
              <w:right w:val="single" w:sz="8" w:space="0" w:color="000000"/>
            </w:tcBorders>
            <w:vAlign w:val="bottom"/>
            <w:tcPrChange w:id="435" w:author="Regina Casanova" w:date="2018-08-11T21:35:00Z">
              <w:tcPr>
                <w:tcW w:w="1715" w:type="dxa"/>
                <w:tcBorders>
                  <w:bottom w:val="single" w:sz="8" w:space="0" w:color="000000"/>
                  <w:right w:val="single" w:sz="8" w:space="0" w:color="000000"/>
                </w:tcBorders>
                <w:vAlign w:val="bottom"/>
              </w:tcPr>
            </w:tcPrChange>
          </w:tcPr>
          <w:p w14:paraId="74643FFE"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vAlign w:val="bottom"/>
            <w:tcPrChange w:id="436" w:author="Regina Casanova" w:date="2018-08-11T21:35:00Z">
              <w:tcPr>
                <w:tcW w:w="2501" w:type="dxa"/>
                <w:tcBorders>
                  <w:bottom w:val="single" w:sz="8" w:space="0" w:color="000000"/>
                  <w:right w:val="single" w:sz="8" w:space="0" w:color="000000"/>
                </w:tcBorders>
                <w:vAlign w:val="bottom"/>
              </w:tcPr>
            </w:tcPrChange>
          </w:tcPr>
          <w:p w14:paraId="44F7E936" w14:textId="77777777" w:rsidR="00BA63BC" w:rsidRPr="00BA156B" w:rsidRDefault="00BA63BC" w:rsidP="004105E1">
            <w:pPr>
              <w:autoSpaceDE w:val="0"/>
              <w:autoSpaceDN w:val="0"/>
              <w:adjustRightInd w:val="0"/>
              <w:spacing w:line="360" w:lineRule="atLeast"/>
              <w:rPr>
                <w:color w:val="000000"/>
              </w:rPr>
            </w:pPr>
            <w:r w:rsidRPr="00BA156B">
              <w:rPr>
                <w:color w:val="000000"/>
              </w:rPr>
              <w:t>Compartir con trabajadores internos</w:t>
            </w:r>
          </w:p>
        </w:tc>
        <w:tc>
          <w:tcPr>
            <w:tcW w:w="5380" w:type="dxa"/>
            <w:tcBorders>
              <w:bottom w:val="single" w:sz="8" w:space="0" w:color="000000"/>
              <w:right w:val="single" w:sz="8" w:space="0" w:color="000000"/>
            </w:tcBorders>
            <w:vAlign w:val="bottom"/>
            <w:tcPrChange w:id="437" w:author="Regina Casanova" w:date="2018-08-11T21:35:00Z">
              <w:tcPr>
                <w:tcW w:w="5380" w:type="dxa"/>
                <w:tcBorders>
                  <w:bottom w:val="single" w:sz="8" w:space="0" w:color="000000"/>
                  <w:right w:val="single" w:sz="8" w:space="0" w:color="000000"/>
                </w:tcBorders>
                <w:vAlign w:val="bottom"/>
              </w:tcPr>
            </w:tcPrChange>
          </w:tcPr>
          <w:p w14:paraId="75BA92DB"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trabajador administrativo de SUSALUD quiero poder compartir dicha información con otros trabajadores de SUSALUD par</w:t>
            </w:r>
            <w:r>
              <w:rPr>
                <w:color w:val="000000"/>
              </w:rPr>
              <w:t>a poder estar enterados todos co</w:t>
            </w:r>
            <w:r w:rsidRPr="00BA156B">
              <w:rPr>
                <w:color w:val="000000"/>
              </w:rPr>
              <w:t>mo entidad</w:t>
            </w:r>
          </w:p>
        </w:tc>
        <w:tc>
          <w:tcPr>
            <w:tcW w:w="2341" w:type="dxa"/>
            <w:tcBorders>
              <w:bottom w:val="single" w:sz="8" w:space="0" w:color="000000"/>
              <w:right w:val="single" w:sz="8" w:space="0" w:color="000000"/>
            </w:tcBorders>
            <w:vAlign w:val="bottom"/>
            <w:tcPrChange w:id="438" w:author="Regina Casanova" w:date="2018-08-11T21:35:00Z">
              <w:tcPr>
                <w:tcW w:w="2341" w:type="dxa"/>
                <w:tcBorders>
                  <w:bottom w:val="single" w:sz="8" w:space="0" w:color="000000"/>
                  <w:right w:val="single" w:sz="8" w:space="0" w:color="000000"/>
                </w:tcBorders>
                <w:vAlign w:val="bottom"/>
              </w:tcPr>
            </w:tcPrChange>
          </w:tcPr>
          <w:p w14:paraId="11A0DE63" w14:textId="77777777" w:rsidR="00BA63BC" w:rsidRPr="00BA156B" w:rsidRDefault="00BA63BC" w:rsidP="004105E1">
            <w:pPr>
              <w:autoSpaceDE w:val="0"/>
              <w:autoSpaceDN w:val="0"/>
              <w:adjustRightInd w:val="0"/>
              <w:spacing w:line="360" w:lineRule="atLeast"/>
              <w:rPr>
                <w:color w:val="000000"/>
              </w:rPr>
            </w:pPr>
            <w:r w:rsidRPr="00BA156B">
              <w:rPr>
                <w:color w:val="000000"/>
              </w:rPr>
              <w:t>Crear usuario genérico para visualización</w:t>
            </w:r>
          </w:p>
        </w:tc>
        <w:tc>
          <w:tcPr>
            <w:tcW w:w="1559" w:type="dxa"/>
            <w:tcBorders>
              <w:bottom w:val="single" w:sz="8" w:space="0" w:color="000000"/>
              <w:right w:val="single" w:sz="8" w:space="0" w:color="000000"/>
            </w:tcBorders>
            <w:vAlign w:val="bottom"/>
            <w:tcPrChange w:id="439" w:author="Regina Casanova" w:date="2018-08-11T21:35:00Z">
              <w:tcPr>
                <w:tcW w:w="1559" w:type="dxa"/>
                <w:tcBorders>
                  <w:bottom w:val="single" w:sz="8" w:space="0" w:color="000000"/>
                  <w:right w:val="single" w:sz="8" w:space="0" w:color="000000"/>
                </w:tcBorders>
                <w:vAlign w:val="bottom"/>
              </w:tcPr>
            </w:tcPrChange>
          </w:tcPr>
          <w:p w14:paraId="63803522" w14:textId="77777777" w:rsidR="00BA63BC" w:rsidRPr="00BA156B" w:rsidRDefault="00BA63BC" w:rsidP="004105E1">
            <w:pPr>
              <w:autoSpaceDE w:val="0"/>
              <w:autoSpaceDN w:val="0"/>
              <w:adjustRightInd w:val="0"/>
              <w:spacing w:line="360" w:lineRule="atLeast"/>
              <w:rPr>
                <w:color w:val="000000"/>
              </w:rPr>
            </w:pPr>
            <w:r w:rsidRPr="00BA156B">
              <w:rPr>
                <w:color w:val="000000"/>
              </w:rPr>
              <w:t>bajo - 1</w:t>
            </w:r>
          </w:p>
        </w:tc>
      </w:tr>
      <w:tr w:rsidR="00B874DF" w:rsidRPr="00BA156B" w14:paraId="128D2B21"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FB6A949"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8</w:t>
            </w:r>
          </w:p>
        </w:tc>
        <w:tc>
          <w:tcPr>
            <w:tcW w:w="1715" w:type="dxa"/>
            <w:tcBorders>
              <w:bottom w:val="single" w:sz="8" w:space="0" w:color="000000"/>
              <w:right w:val="single" w:sz="8" w:space="0" w:color="000000"/>
            </w:tcBorders>
            <w:shd w:val="clear" w:color="auto" w:fill="E1E0E0"/>
            <w:vAlign w:val="bottom"/>
          </w:tcPr>
          <w:p w14:paraId="4D894038"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shd w:val="clear" w:color="auto" w:fill="E1E0E0"/>
            <w:vAlign w:val="bottom"/>
          </w:tcPr>
          <w:p w14:paraId="257170FF" w14:textId="77777777" w:rsidR="00BA63BC" w:rsidRPr="00BA156B" w:rsidRDefault="00BA63BC" w:rsidP="004105E1">
            <w:pPr>
              <w:autoSpaceDE w:val="0"/>
              <w:autoSpaceDN w:val="0"/>
              <w:adjustRightInd w:val="0"/>
              <w:spacing w:line="360" w:lineRule="atLeast"/>
              <w:rPr>
                <w:color w:val="000000"/>
              </w:rPr>
            </w:pPr>
            <w:r w:rsidRPr="00BA156B">
              <w:rPr>
                <w:color w:val="000000"/>
              </w:rPr>
              <w:t>Clasificación del reclamo</w:t>
            </w:r>
          </w:p>
        </w:tc>
        <w:tc>
          <w:tcPr>
            <w:tcW w:w="5380" w:type="dxa"/>
            <w:tcBorders>
              <w:bottom w:val="single" w:sz="8" w:space="0" w:color="000000"/>
              <w:right w:val="single" w:sz="8" w:space="0" w:color="000000"/>
            </w:tcBorders>
            <w:shd w:val="clear" w:color="auto" w:fill="E1E0E0"/>
            <w:vAlign w:val="bottom"/>
          </w:tcPr>
          <w:p w14:paraId="0C08B983"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trabajador administrativo de SUSALUD quiero contar con una clasificación simple de reclamos para poder ordenar de forma sencilla los problemas más recurrentes</w:t>
            </w:r>
          </w:p>
        </w:tc>
        <w:tc>
          <w:tcPr>
            <w:tcW w:w="2341" w:type="dxa"/>
            <w:tcBorders>
              <w:bottom w:val="single" w:sz="8" w:space="0" w:color="000000"/>
              <w:right w:val="single" w:sz="8" w:space="0" w:color="000000"/>
            </w:tcBorders>
            <w:shd w:val="clear" w:color="auto" w:fill="E1E0E0"/>
            <w:vAlign w:val="bottom"/>
          </w:tcPr>
          <w:p w14:paraId="45C18605" w14:textId="77777777" w:rsidR="00BA63BC" w:rsidRPr="00BA156B" w:rsidRDefault="00BA63BC" w:rsidP="004105E1">
            <w:pPr>
              <w:autoSpaceDE w:val="0"/>
              <w:autoSpaceDN w:val="0"/>
              <w:adjustRightInd w:val="0"/>
              <w:spacing w:line="360" w:lineRule="atLeast"/>
              <w:rPr>
                <w:color w:val="000000"/>
              </w:rPr>
            </w:pPr>
            <w:r w:rsidRPr="00BA156B">
              <w:rPr>
                <w:color w:val="000000"/>
              </w:rPr>
              <w:t>Hacer clasificación de reclamos</w:t>
            </w:r>
          </w:p>
        </w:tc>
        <w:tc>
          <w:tcPr>
            <w:tcW w:w="1559" w:type="dxa"/>
            <w:tcBorders>
              <w:bottom w:val="single" w:sz="8" w:space="0" w:color="000000"/>
              <w:right w:val="single" w:sz="8" w:space="0" w:color="000000"/>
            </w:tcBorders>
            <w:shd w:val="clear" w:color="auto" w:fill="E1E0E0"/>
            <w:vAlign w:val="bottom"/>
          </w:tcPr>
          <w:p w14:paraId="2C3F46D5"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A63BC" w:rsidRPr="00BA156B" w14:paraId="49FD1F32" w14:textId="77777777" w:rsidTr="004105E1">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Change w:id="440" w:author="Regina Casanova" w:date="2018-08-11T21:35:00Z">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
          </w:tblPrExChange>
        </w:tblPrEx>
        <w:tc>
          <w:tcPr>
            <w:tcW w:w="504" w:type="dxa"/>
            <w:tcBorders>
              <w:left w:val="single" w:sz="8" w:space="0" w:color="000000"/>
              <w:bottom w:val="single" w:sz="8" w:space="0" w:color="000000"/>
              <w:right w:val="single" w:sz="8" w:space="0" w:color="000000"/>
            </w:tcBorders>
            <w:vAlign w:val="bottom"/>
            <w:tcPrChange w:id="441" w:author="Regina Casanova" w:date="2018-08-11T21:35:00Z">
              <w:tcPr>
                <w:tcW w:w="504" w:type="dxa"/>
                <w:tcBorders>
                  <w:left w:val="single" w:sz="8" w:space="0" w:color="000000"/>
                  <w:bottom w:val="single" w:sz="8" w:space="0" w:color="000000"/>
                  <w:right w:val="single" w:sz="8" w:space="0" w:color="000000"/>
                </w:tcBorders>
                <w:vAlign w:val="bottom"/>
              </w:tcPr>
            </w:tcPrChange>
          </w:tcPr>
          <w:p w14:paraId="4CBC4AFB"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9</w:t>
            </w:r>
          </w:p>
        </w:tc>
        <w:tc>
          <w:tcPr>
            <w:tcW w:w="1715" w:type="dxa"/>
            <w:tcBorders>
              <w:bottom w:val="single" w:sz="8" w:space="0" w:color="000000"/>
              <w:right w:val="single" w:sz="8" w:space="0" w:color="000000"/>
            </w:tcBorders>
            <w:vAlign w:val="bottom"/>
            <w:tcPrChange w:id="442" w:author="Regina Casanova" w:date="2018-08-11T21:35:00Z">
              <w:tcPr>
                <w:tcW w:w="1715" w:type="dxa"/>
                <w:tcBorders>
                  <w:bottom w:val="single" w:sz="8" w:space="0" w:color="000000"/>
                  <w:right w:val="single" w:sz="8" w:space="0" w:color="000000"/>
                </w:tcBorders>
                <w:vAlign w:val="bottom"/>
              </w:tcPr>
            </w:tcPrChange>
          </w:tcPr>
          <w:p w14:paraId="6E956FA6"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vAlign w:val="bottom"/>
            <w:tcPrChange w:id="443" w:author="Regina Casanova" w:date="2018-08-11T21:35:00Z">
              <w:tcPr>
                <w:tcW w:w="2501" w:type="dxa"/>
                <w:tcBorders>
                  <w:bottom w:val="single" w:sz="8" w:space="0" w:color="000000"/>
                  <w:right w:val="single" w:sz="8" w:space="0" w:color="000000"/>
                </w:tcBorders>
                <w:vAlign w:val="bottom"/>
              </w:tcPr>
            </w:tcPrChange>
          </w:tcPr>
          <w:p w14:paraId="75E925CB" w14:textId="77777777" w:rsidR="00BA63BC" w:rsidRPr="00BA156B" w:rsidRDefault="00BA63BC" w:rsidP="004105E1">
            <w:pPr>
              <w:autoSpaceDE w:val="0"/>
              <w:autoSpaceDN w:val="0"/>
              <w:adjustRightInd w:val="0"/>
              <w:spacing w:line="360" w:lineRule="atLeast"/>
              <w:rPr>
                <w:color w:val="000000"/>
              </w:rPr>
            </w:pPr>
            <w:r w:rsidRPr="00BA156B">
              <w:rPr>
                <w:color w:val="000000"/>
              </w:rPr>
              <w:t>Clasificación por tipo de seguro</w:t>
            </w:r>
          </w:p>
        </w:tc>
        <w:tc>
          <w:tcPr>
            <w:tcW w:w="5380" w:type="dxa"/>
            <w:tcBorders>
              <w:bottom w:val="single" w:sz="8" w:space="0" w:color="000000"/>
              <w:right w:val="single" w:sz="8" w:space="0" w:color="000000"/>
            </w:tcBorders>
            <w:vAlign w:val="bottom"/>
            <w:tcPrChange w:id="444" w:author="Regina Casanova" w:date="2018-08-11T21:35:00Z">
              <w:tcPr>
                <w:tcW w:w="5380" w:type="dxa"/>
                <w:tcBorders>
                  <w:bottom w:val="single" w:sz="8" w:space="0" w:color="000000"/>
                  <w:right w:val="single" w:sz="8" w:space="0" w:color="000000"/>
                </w:tcBorders>
                <w:vAlign w:val="bottom"/>
              </w:tcPr>
            </w:tcPrChange>
          </w:tcPr>
          <w:p w14:paraId="0C5BCB92"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trabajador administrativo de SUSALUD quiero poder filtrar por tipo de seguro que tenga el ciudadano para poder ver si hay diferencias en atención de asegurados</w:t>
            </w:r>
          </w:p>
        </w:tc>
        <w:tc>
          <w:tcPr>
            <w:tcW w:w="2341" w:type="dxa"/>
            <w:tcBorders>
              <w:bottom w:val="single" w:sz="8" w:space="0" w:color="000000"/>
              <w:right w:val="single" w:sz="8" w:space="0" w:color="000000"/>
            </w:tcBorders>
            <w:vAlign w:val="bottom"/>
            <w:tcPrChange w:id="445" w:author="Regina Casanova" w:date="2018-08-11T21:35:00Z">
              <w:tcPr>
                <w:tcW w:w="2341" w:type="dxa"/>
                <w:tcBorders>
                  <w:bottom w:val="single" w:sz="8" w:space="0" w:color="000000"/>
                  <w:right w:val="single" w:sz="8" w:space="0" w:color="000000"/>
                </w:tcBorders>
                <w:vAlign w:val="bottom"/>
              </w:tcPr>
            </w:tcPrChange>
          </w:tcPr>
          <w:p w14:paraId="389D4607" w14:textId="77777777" w:rsidR="00BA63BC" w:rsidRPr="00BA156B" w:rsidRDefault="00BA63BC" w:rsidP="004105E1">
            <w:pPr>
              <w:autoSpaceDE w:val="0"/>
              <w:autoSpaceDN w:val="0"/>
              <w:adjustRightInd w:val="0"/>
              <w:spacing w:line="360" w:lineRule="atLeast"/>
              <w:rPr>
                <w:color w:val="000000"/>
              </w:rPr>
            </w:pPr>
            <w:r w:rsidRPr="00BA156B">
              <w:rPr>
                <w:color w:val="000000"/>
              </w:rPr>
              <w:t>Filtro por tipo de seguro que se jale desde el servicio de SUSALUD</w:t>
            </w:r>
          </w:p>
        </w:tc>
        <w:tc>
          <w:tcPr>
            <w:tcW w:w="1559" w:type="dxa"/>
            <w:tcBorders>
              <w:bottom w:val="single" w:sz="8" w:space="0" w:color="000000"/>
              <w:right w:val="single" w:sz="8" w:space="0" w:color="000000"/>
            </w:tcBorders>
            <w:vAlign w:val="bottom"/>
            <w:tcPrChange w:id="446" w:author="Regina Casanova" w:date="2018-08-11T21:35:00Z">
              <w:tcPr>
                <w:tcW w:w="1559" w:type="dxa"/>
                <w:tcBorders>
                  <w:bottom w:val="single" w:sz="8" w:space="0" w:color="000000"/>
                  <w:right w:val="single" w:sz="8" w:space="0" w:color="000000"/>
                </w:tcBorders>
                <w:vAlign w:val="bottom"/>
              </w:tcPr>
            </w:tcPrChange>
          </w:tcPr>
          <w:p w14:paraId="049457E8" w14:textId="77777777" w:rsidR="00BA63BC" w:rsidRPr="00BA156B" w:rsidRDefault="00BA63BC" w:rsidP="004105E1">
            <w:pPr>
              <w:autoSpaceDE w:val="0"/>
              <w:autoSpaceDN w:val="0"/>
              <w:adjustRightInd w:val="0"/>
              <w:spacing w:line="360" w:lineRule="atLeast"/>
              <w:rPr>
                <w:color w:val="000000"/>
              </w:rPr>
            </w:pPr>
            <w:r w:rsidRPr="00BA156B">
              <w:rPr>
                <w:color w:val="000000"/>
              </w:rPr>
              <w:t>bajo - 1</w:t>
            </w:r>
          </w:p>
        </w:tc>
      </w:tr>
      <w:tr w:rsidR="00B874DF" w:rsidRPr="00BA156B" w14:paraId="23A6B68F"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EA298AF"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10</w:t>
            </w:r>
          </w:p>
        </w:tc>
        <w:tc>
          <w:tcPr>
            <w:tcW w:w="1715" w:type="dxa"/>
            <w:tcBorders>
              <w:bottom w:val="single" w:sz="8" w:space="0" w:color="000000"/>
              <w:right w:val="single" w:sz="8" w:space="0" w:color="000000"/>
            </w:tcBorders>
            <w:shd w:val="clear" w:color="auto" w:fill="E1E0E0"/>
            <w:vAlign w:val="bottom"/>
          </w:tcPr>
          <w:p w14:paraId="0EC82B0C"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shd w:val="clear" w:color="auto" w:fill="E1E0E0"/>
            <w:vAlign w:val="bottom"/>
          </w:tcPr>
          <w:p w14:paraId="30282B0D" w14:textId="77777777" w:rsidR="00BA63BC" w:rsidRPr="00BA156B" w:rsidRDefault="00BA63BC" w:rsidP="004105E1">
            <w:pPr>
              <w:autoSpaceDE w:val="0"/>
              <w:autoSpaceDN w:val="0"/>
              <w:adjustRightInd w:val="0"/>
              <w:spacing w:line="360" w:lineRule="atLeast"/>
              <w:rPr>
                <w:color w:val="000000"/>
              </w:rPr>
            </w:pPr>
            <w:r w:rsidRPr="00BA156B">
              <w:rPr>
                <w:color w:val="000000"/>
              </w:rPr>
              <w:t>Confirmación de registro de reclamo</w:t>
            </w:r>
          </w:p>
        </w:tc>
        <w:tc>
          <w:tcPr>
            <w:tcW w:w="5380" w:type="dxa"/>
            <w:tcBorders>
              <w:bottom w:val="single" w:sz="8" w:space="0" w:color="000000"/>
              <w:right w:val="single" w:sz="8" w:space="0" w:color="000000"/>
            </w:tcBorders>
            <w:shd w:val="clear" w:color="auto" w:fill="E1E0E0"/>
            <w:vAlign w:val="bottom"/>
          </w:tcPr>
          <w:p w14:paraId="10085456"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recibir una confirmación del registro del reclamo para poder estar seguro que se registró correctamente</w:t>
            </w:r>
          </w:p>
        </w:tc>
        <w:tc>
          <w:tcPr>
            <w:tcW w:w="2341" w:type="dxa"/>
            <w:tcBorders>
              <w:bottom w:val="single" w:sz="8" w:space="0" w:color="000000"/>
              <w:right w:val="single" w:sz="8" w:space="0" w:color="000000"/>
            </w:tcBorders>
            <w:shd w:val="clear" w:color="auto" w:fill="E1E0E0"/>
            <w:vAlign w:val="bottom"/>
          </w:tcPr>
          <w:p w14:paraId="2A982D14" w14:textId="77777777" w:rsidR="00BA63BC" w:rsidRPr="00BA156B" w:rsidRDefault="00BA63BC" w:rsidP="004105E1">
            <w:pPr>
              <w:autoSpaceDE w:val="0"/>
              <w:autoSpaceDN w:val="0"/>
              <w:adjustRightInd w:val="0"/>
              <w:spacing w:line="360" w:lineRule="atLeast"/>
              <w:rPr>
                <w:color w:val="000000"/>
              </w:rPr>
            </w:pPr>
            <w:r w:rsidRPr="00BA156B">
              <w:rPr>
                <w:color w:val="000000"/>
              </w:rPr>
              <w:t>Enviar correo de confirmación / SMS con número de reclamo</w:t>
            </w:r>
          </w:p>
        </w:tc>
        <w:tc>
          <w:tcPr>
            <w:tcW w:w="1559" w:type="dxa"/>
            <w:tcBorders>
              <w:bottom w:val="single" w:sz="8" w:space="0" w:color="000000"/>
              <w:right w:val="single" w:sz="8" w:space="0" w:color="000000"/>
            </w:tcBorders>
            <w:shd w:val="clear" w:color="auto" w:fill="E1E0E0"/>
            <w:vAlign w:val="bottom"/>
          </w:tcPr>
          <w:p w14:paraId="2B0616D5"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A63BC" w:rsidRPr="00BA156B" w14:paraId="438350FF" w14:textId="77777777" w:rsidTr="004105E1">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Change w:id="447" w:author="Regina Casanova" w:date="2018-08-11T21:35:00Z">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
          </w:tblPrExChange>
        </w:tblPrEx>
        <w:tc>
          <w:tcPr>
            <w:tcW w:w="504" w:type="dxa"/>
            <w:tcBorders>
              <w:left w:val="single" w:sz="8" w:space="0" w:color="000000"/>
              <w:bottom w:val="single" w:sz="8" w:space="0" w:color="000000"/>
              <w:right w:val="single" w:sz="8" w:space="0" w:color="000000"/>
            </w:tcBorders>
            <w:vAlign w:val="bottom"/>
            <w:tcPrChange w:id="448" w:author="Regina Casanova" w:date="2018-08-11T21:35:00Z">
              <w:tcPr>
                <w:tcW w:w="504" w:type="dxa"/>
                <w:tcBorders>
                  <w:left w:val="single" w:sz="8" w:space="0" w:color="000000"/>
                  <w:bottom w:val="single" w:sz="8" w:space="0" w:color="000000"/>
                  <w:right w:val="single" w:sz="8" w:space="0" w:color="000000"/>
                </w:tcBorders>
                <w:vAlign w:val="bottom"/>
              </w:tcPr>
            </w:tcPrChange>
          </w:tcPr>
          <w:p w14:paraId="4DB642DF"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11</w:t>
            </w:r>
          </w:p>
        </w:tc>
        <w:tc>
          <w:tcPr>
            <w:tcW w:w="1715" w:type="dxa"/>
            <w:tcBorders>
              <w:bottom w:val="single" w:sz="8" w:space="0" w:color="000000"/>
              <w:right w:val="single" w:sz="8" w:space="0" w:color="000000"/>
            </w:tcBorders>
            <w:vAlign w:val="bottom"/>
            <w:tcPrChange w:id="449" w:author="Regina Casanova" w:date="2018-08-11T21:35:00Z">
              <w:tcPr>
                <w:tcW w:w="1715" w:type="dxa"/>
                <w:tcBorders>
                  <w:bottom w:val="single" w:sz="8" w:space="0" w:color="000000"/>
                  <w:right w:val="single" w:sz="8" w:space="0" w:color="000000"/>
                </w:tcBorders>
                <w:vAlign w:val="bottom"/>
              </w:tcPr>
            </w:tcPrChange>
          </w:tcPr>
          <w:p w14:paraId="64304452"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vAlign w:val="bottom"/>
            <w:tcPrChange w:id="450" w:author="Regina Casanova" w:date="2018-08-11T21:35:00Z">
              <w:tcPr>
                <w:tcW w:w="2501" w:type="dxa"/>
                <w:tcBorders>
                  <w:bottom w:val="single" w:sz="8" w:space="0" w:color="000000"/>
                  <w:right w:val="single" w:sz="8" w:space="0" w:color="000000"/>
                </w:tcBorders>
                <w:vAlign w:val="bottom"/>
              </w:tcPr>
            </w:tcPrChange>
          </w:tcPr>
          <w:p w14:paraId="2AB9D96E" w14:textId="77777777" w:rsidR="00BA63BC" w:rsidRPr="00BA156B" w:rsidRDefault="00BA63BC" w:rsidP="004105E1">
            <w:pPr>
              <w:autoSpaceDE w:val="0"/>
              <w:autoSpaceDN w:val="0"/>
              <w:adjustRightInd w:val="0"/>
              <w:spacing w:line="360" w:lineRule="atLeast"/>
              <w:rPr>
                <w:color w:val="000000"/>
              </w:rPr>
            </w:pPr>
            <w:r w:rsidRPr="00BA156B">
              <w:rPr>
                <w:color w:val="000000"/>
              </w:rPr>
              <w:t>Identificación</w:t>
            </w:r>
          </w:p>
        </w:tc>
        <w:tc>
          <w:tcPr>
            <w:tcW w:w="5380" w:type="dxa"/>
            <w:tcBorders>
              <w:bottom w:val="single" w:sz="8" w:space="0" w:color="000000"/>
              <w:right w:val="single" w:sz="8" w:space="0" w:color="000000"/>
            </w:tcBorders>
            <w:vAlign w:val="bottom"/>
            <w:tcPrChange w:id="451" w:author="Regina Casanova" w:date="2018-08-11T21:35:00Z">
              <w:tcPr>
                <w:tcW w:w="5380" w:type="dxa"/>
                <w:tcBorders>
                  <w:bottom w:val="single" w:sz="8" w:space="0" w:color="000000"/>
                  <w:right w:val="single" w:sz="8" w:space="0" w:color="000000"/>
                </w:tcBorders>
                <w:vAlign w:val="bottom"/>
              </w:tcPr>
            </w:tcPrChange>
          </w:tcPr>
          <w:p w14:paraId="36D70A0F"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poder presentar un reclamo identificándome para poder acelerar el proceso de resolución del reclamo</w:t>
            </w:r>
          </w:p>
        </w:tc>
        <w:tc>
          <w:tcPr>
            <w:tcW w:w="2341" w:type="dxa"/>
            <w:tcBorders>
              <w:bottom w:val="single" w:sz="8" w:space="0" w:color="000000"/>
              <w:right w:val="single" w:sz="8" w:space="0" w:color="000000"/>
            </w:tcBorders>
            <w:vAlign w:val="bottom"/>
            <w:tcPrChange w:id="452" w:author="Regina Casanova" w:date="2018-08-11T21:35:00Z">
              <w:tcPr>
                <w:tcW w:w="2341" w:type="dxa"/>
                <w:tcBorders>
                  <w:bottom w:val="single" w:sz="8" w:space="0" w:color="000000"/>
                  <w:right w:val="single" w:sz="8" w:space="0" w:color="000000"/>
                </w:tcBorders>
                <w:vAlign w:val="bottom"/>
              </w:tcPr>
            </w:tcPrChange>
          </w:tcPr>
          <w:p w14:paraId="72A9A4A8" w14:textId="77777777" w:rsidR="00BA63BC" w:rsidRPr="00BA156B" w:rsidRDefault="00BA63BC" w:rsidP="004105E1">
            <w:pPr>
              <w:autoSpaceDE w:val="0"/>
              <w:autoSpaceDN w:val="0"/>
              <w:adjustRightInd w:val="0"/>
              <w:spacing w:line="360" w:lineRule="atLeast"/>
              <w:rPr>
                <w:color w:val="000000"/>
              </w:rPr>
            </w:pPr>
            <w:r w:rsidRPr="00BA156B">
              <w:rPr>
                <w:color w:val="000000"/>
              </w:rPr>
              <w:t>Pedir DNI del que se queja y validarlo con fecha de cumpleaños</w:t>
            </w:r>
          </w:p>
        </w:tc>
        <w:tc>
          <w:tcPr>
            <w:tcW w:w="1559" w:type="dxa"/>
            <w:tcBorders>
              <w:bottom w:val="single" w:sz="8" w:space="0" w:color="000000"/>
              <w:right w:val="single" w:sz="8" w:space="0" w:color="000000"/>
            </w:tcBorders>
            <w:vAlign w:val="bottom"/>
            <w:tcPrChange w:id="453" w:author="Regina Casanova" w:date="2018-08-11T21:35:00Z">
              <w:tcPr>
                <w:tcW w:w="1559" w:type="dxa"/>
                <w:tcBorders>
                  <w:bottom w:val="single" w:sz="8" w:space="0" w:color="000000"/>
                  <w:right w:val="single" w:sz="8" w:space="0" w:color="000000"/>
                </w:tcBorders>
                <w:vAlign w:val="bottom"/>
              </w:tcPr>
            </w:tcPrChange>
          </w:tcPr>
          <w:p w14:paraId="711EBE9C"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874DF" w:rsidRPr="00BA156B" w14:paraId="1DAA4064"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1FC716E3"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lastRenderedPageBreak/>
              <w:t>12</w:t>
            </w:r>
          </w:p>
        </w:tc>
        <w:tc>
          <w:tcPr>
            <w:tcW w:w="1715" w:type="dxa"/>
            <w:tcBorders>
              <w:bottom w:val="single" w:sz="8" w:space="0" w:color="000000"/>
              <w:right w:val="single" w:sz="8" w:space="0" w:color="000000"/>
            </w:tcBorders>
            <w:shd w:val="clear" w:color="auto" w:fill="E1E0E0"/>
            <w:vAlign w:val="bottom"/>
          </w:tcPr>
          <w:p w14:paraId="33C5CA8C"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shd w:val="clear" w:color="auto" w:fill="E1E0E0"/>
            <w:vAlign w:val="bottom"/>
          </w:tcPr>
          <w:p w14:paraId="45F82CA8" w14:textId="77777777" w:rsidR="00BA63BC" w:rsidRPr="00BA156B" w:rsidRDefault="00BA63BC" w:rsidP="004105E1">
            <w:pPr>
              <w:autoSpaceDE w:val="0"/>
              <w:autoSpaceDN w:val="0"/>
              <w:adjustRightInd w:val="0"/>
              <w:spacing w:line="360" w:lineRule="atLeast"/>
              <w:rPr>
                <w:color w:val="000000"/>
              </w:rPr>
            </w:pPr>
            <w:r w:rsidRPr="00BA156B">
              <w:rPr>
                <w:color w:val="000000"/>
              </w:rPr>
              <w:t>Temas parecidos a su reclamo y temas populares</w:t>
            </w:r>
          </w:p>
        </w:tc>
        <w:tc>
          <w:tcPr>
            <w:tcW w:w="5380" w:type="dxa"/>
            <w:tcBorders>
              <w:bottom w:val="single" w:sz="8" w:space="0" w:color="000000"/>
              <w:right w:val="single" w:sz="8" w:space="0" w:color="000000"/>
            </w:tcBorders>
            <w:shd w:val="clear" w:color="auto" w:fill="E1E0E0"/>
            <w:vAlign w:val="bottom"/>
          </w:tcPr>
          <w:p w14:paraId="5CD61407"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poder ver temas parecidos a mi reclamo y temas populares para poder comprobar que los problemas suceden a todos</w:t>
            </w:r>
          </w:p>
        </w:tc>
        <w:tc>
          <w:tcPr>
            <w:tcW w:w="2341" w:type="dxa"/>
            <w:tcBorders>
              <w:bottom w:val="single" w:sz="8" w:space="0" w:color="000000"/>
              <w:right w:val="single" w:sz="8" w:space="0" w:color="000000"/>
            </w:tcBorders>
            <w:shd w:val="clear" w:color="auto" w:fill="E1E0E0"/>
            <w:vAlign w:val="bottom"/>
          </w:tcPr>
          <w:p w14:paraId="1BCB3912" w14:textId="77777777" w:rsidR="00BA63BC" w:rsidRPr="00BA156B" w:rsidRDefault="00BA63BC" w:rsidP="004105E1">
            <w:pPr>
              <w:autoSpaceDE w:val="0"/>
              <w:autoSpaceDN w:val="0"/>
              <w:adjustRightInd w:val="0"/>
              <w:spacing w:line="360" w:lineRule="atLeast"/>
              <w:rPr>
                <w:color w:val="000000"/>
              </w:rPr>
            </w:pPr>
            <w:r w:rsidRPr="00BA156B">
              <w:rPr>
                <w:color w:val="000000"/>
              </w:rPr>
              <w:t>Armar web de tendencias y de temas populares</w:t>
            </w:r>
          </w:p>
        </w:tc>
        <w:tc>
          <w:tcPr>
            <w:tcW w:w="1559" w:type="dxa"/>
            <w:tcBorders>
              <w:bottom w:val="single" w:sz="8" w:space="0" w:color="000000"/>
              <w:right w:val="single" w:sz="8" w:space="0" w:color="000000"/>
            </w:tcBorders>
            <w:shd w:val="clear" w:color="auto" w:fill="E1E0E0"/>
            <w:vAlign w:val="bottom"/>
          </w:tcPr>
          <w:p w14:paraId="5E5929ED" w14:textId="77777777" w:rsidR="00BA63BC" w:rsidRPr="00BA156B" w:rsidRDefault="00BA63BC" w:rsidP="004105E1">
            <w:pPr>
              <w:autoSpaceDE w:val="0"/>
              <w:autoSpaceDN w:val="0"/>
              <w:adjustRightInd w:val="0"/>
              <w:spacing w:line="360" w:lineRule="atLeast"/>
              <w:rPr>
                <w:color w:val="000000"/>
              </w:rPr>
            </w:pPr>
            <w:r w:rsidRPr="00BA156B">
              <w:rPr>
                <w:color w:val="000000"/>
              </w:rPr>
              <w:t>Bajo - 1</w:t>
            </w:r>
          </w:p>
        </w:tc>
      </w:tr>
      <w:tr w:rsidR="00BA63BC" w:rsidRPr="00BA156B" w14:paraId="437AC3B5" w14:textId="77777777" w:rsidTr="004105E1">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Change w:id="454" w:author="Regina Casanova" w:date="2018-08-11T21:35:00Z">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
          </w:tblPrExChange>
        </w:tblPrEx>
        <w:tc>
          <w:tcPr>
            <w:tcW w:w="504" w:type="dxa"/>
            <w:tcBorders>
              <w:left w:val="single" w:sz="8" w:space="0" w:color="000000"/>
              <w:bottom w:val="single" w:sz="8" w:space="0" w:color="000000"/>
              <w:right w:val="single" w:sz="8" w:space="0" w:color="000000"/>
            </w:tcBorders>
            <w:vAlign w:val="bottom"/>
            <w:tcPrChange w:id="455" w:author="Regina Casanova" w:date="2018-08-11T21:35:00Z">
              <w:tcPr>
                <w:tcW w:w="504" w:type="dxa"/>
                <w:tcBorders>
                  <w:left w:val="single" w:sz="8" w:space="0" w:color="000000"/>
                  <w:bottom w:val="single" w:sz="8" w:space="0" w:color="000000"/>
                  <w:right w:val="single" w:sz="8" w:space="0" w:color="000000"/>
                </w:tcBorders>
                <w:vAlign w:val="bottom"/>
              </w:tcPr>
            </w:tcPrChange>
          </w:tcPr>
          <w:p w14:paraId="27750742"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13</w:t>
            </w:r>
          </w:p>
        </w:tc>
        <w:tc>
          <w:tcPr>
            <w:tcW w:w="1715" w:type="dxa"/>
            <w:tcBorders>
              <w:bottom w:val="single" w:sz="8" w:space="0" w:color="000000"/>
              <w:right w:val="single" w:sz="8" w:space="0" w:color="000000"/>
            </w:tcBorders>
            <w:vAlign w:val="bottom"/>
            <w:tcPrChange w:id="456" w:author="Regina Casanova" w:date="2018-08-11T21:35:00Z">
              <w:tcPr>
                <w:tcW w:w="1715" w:type="dxa"/>
                <w:tcBorders>
                  <w:bottom w:val="single" w:sz="8" w:space="0" w:color="000000"/>
                  <w:right w:val="single" w:sz="8" w:space="0" w:color="000000"/>
                </w:tcBorders>
                <w:vAlign w:val="bottom"/>
              </w:tcPr>
            </w:tcPrChange>
          </w:tcPr>
          <w:p w14:paraId="4FA43B07"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vAlign w:val="bottom"/>
            <w:tcPrChange w:id="457" w:author="Regina Casanova" w:date="2018-08-11T21:35:00Z">
              <w:tcPr>
                <w:tcW w:w="2501" w:type="dxa"/>
                <w:tcBorders>
                  <w:bottom w:val="single" w:sz="8" w:space="0" w:color="000000"/>
                  <w:right w:val="single" w:sz="8" w:space="0" w:color="000000"/>
                </w:tcBorders>
                <w:vAlign w:val="bottom"/>
              </w:tcPr>
            </w:tcPrChange>
          </w:tcPr>
          <w:p w14:paraId="6A796364" w14:textId="77777777" w:rsidR="00BA63BC" w:rsidRPr="00BA156B" w:rsidRDefault="00BA63BC" w:rsidP="004105E1">
            <w:pPr>
              <w:autoSpaceDE w:val="0"/>
              <w:autoSpaceDN w:val="0"/>
              <w:adjustRightInd w:val="0"/>
              <w:spacing w:line="360" w:lineRule="atLeast"/>
              <w:rPr>
                <w:color w:val="000000"/>
              </w:rPr>
            </w:pPr>
            <w:r w:rsidRPr="00BA156B">
              <w:rPr>
                <w:color w:val="000000"/>
              </w:rPr>
              <w:t>Asegurarse que el reclamo lo reciba alguien</w:t>
            </w:r>
          </w:p>
        </w:tc>
        <w:tc>
          <w:tcPr>
            <w:tcW w:w="5380" w:type="dxa"/>
            <w:tcBorders>
              <w:bottom w:val="single" w:sz="8" w:space="0" w:color="000000"/>
              <w:right w:val="single" w:sz="8" w:space="0" w:color="000000"/>
            </w:tcBorders>
            <w:vAlign w:val="bottom"/>
            <w:tcPrChange w:id="458" w:author="Regina Casanova" w:date="2018-08-11T21:35:00Z">
              <w:tcPr>
                <w:tcW w:w="5380" w:type="dxa"/>
                <w:tcBorders>
                  <w:bottom w:val="single" w:sz="8" w:space="0" w:color="000000"/>
                  <w:right w:val="single" w:sz="8" w:space="0" w:color="000000"/>
                </w:tcBorders>
                <w:vAlign w:val="bottom"/>
              </w:tcPr>
            </w:tcPrChange>
          </w:tcPr>
          <w:p w14:paraId="4DE6EA17"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asegurarme que mi reclamo sea recibido para poder sentirme tranquilo de que lo están revisando</w:t>
            </w:r>
          </w:p>
        </w:tc>
        <w:tc>
          <w:tcPr>
            <w:tcW w:w="2341" w:type="dxa"/>
            <w:tcBorders>
              <w:bottom w:val="single" w:sz="8" w:space="0" w:color="000000"/>
              <w:right w:val="single" w:sz="8" w:space="0" w:color="000000"/>
            </w:tcBorders>
            <w:vAlign w:val="bottom"/>
            <w:tcPrChange w:id="459" w:author="Regina Casanova" w:date="2018-08-11T21:35:00Z">
              <w:tcPr>
                <w:tcW w:w="2341" w:type="dxa"/>
                <w:tcBorders>
                  <w:bottom w:val="single" w:sz="8" w:space="0" w:color="000000"/>
                  <w:right w:val="single" w:sz="8" w:space="0" w:color="000000"/>
                </w:tcBorders>
                <w:vAlign w:val="bottom"/>
              </w:tcPr>
            </w:tcPrChange>
          </w:tcPr>
          <w:p w14:paraId="2EAF4A60" w14:textId="77777777" w:rsidR="00BA63BC" w:rsidRPr="00BA156B" w:rsidRDefault="00BA63BC" w:rsidP="004105E1">
            <w:pPr>
              <w:autoSpaceDE w:val="0"/>
              <w:autoSpaceDN w:val="0"/>
              <w:adjustRightInd w:val="0"/>
              <w:spacing w:line="360" w:lineRule="atLeast"/>
              <w:rPr>
                <w:color w:val="000000"/>
              </w:rPr>
            </w:pPr>
            <w:r w:rsidRPr="00BA156B">
              <w:rPr>
                <w:color w:val="000000"/>
              </w:rPr>
              <w:t>Asignar reclamo a alguien por cada IPRESS y que tenga opción de Leído</w:t>
            </w:r>
          </w:p>
        </w:tc>
        <w:tc>
          <w:tcPr>
            <w:tcW w:w="1559" w:type="dxa"/>
            <w:tcBorders>
              <w:bottom w:val="single" w:sz="8" w:space="0" w:color="000000"/>
              <w:right w:val="single" w:sz="8" w:space="0" w:color="000000"/>
            </w:tcBorders>
            <w:vAlign w:val="bottom"/>
            <w:tcPrChange w:id="460" w:author="Regina Casanova" w:date="2018-08-11T21:35:00Z">
              <w:tcPr>
                <w:tcW w:w="1559" w:type="dxa"/>
                <w:tcBorders>
                  <w:bottom w:val="single" w:sz="8" w:space="0" w:color="000000"/>
                  <w:right w:val="single" w:sz="8" w:space="0" w:color="000000"/>
                </w:tcBorders>
                <w:vAlign w:val="bottom"/>
              </w:tcPr>
            </w:tcPrChange>
          </w:tcPr>
          <w:p w14:paraId="15C50C6F"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874DF" w:rsidRPr="00BA156B" w14:paraId="4D72735A"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57B2D83C"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14</w:t>
            </w:r>
          </w:p>
        </w:tc>
        <w:tc>
          <w:tcPr>
            <w:tcW w:w="1715" w:type="dxa"/>
            <w:tcBorders>
              <w:bottom w:val="single" w:sz="8" w:space="0" w:color="000000"/>
              <w:right w:val="single" w:sz="8" w:space="0" w:color="000000"/>
            </w:tcBorders>
            <w:shd w:val="clear" w:color="auto" w:fill="E1E0E0"/>
            <w:vAlign w:val="bottom"/>
          </w:tcPr>
          <w:p w14:paraId="031E5BB4"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shd w:val="clear" w:color="auto" w:fill="E1E0E0"/>
            <w:vAlign w:val="bottom"/>
          </w:tcPr>
          <w:p w14:paraId="3EB0BD11" w14:textId="77777777" w:rsidR="00BA63BC" w:rsidRPr="00BA156B" w:rsidRDefault="00BA63BC" w:rsidP="004105E1">
            <w:pPr>
              <w:autoSpaceDE w:val="0"/>
              <w:autoSpaceDN w:val="0"/>
              <w:adjustRightInd w:val="0"/>
              <w:spacing w:line="360" w:lineRule="atLeast"/>
              <w:rPr>
                <w:color w:val="000000"/>
              </w:rPr>
            </w:pPr>
            <w:r w:rsidRPr="00BA156B">
              <w:rPr>
                <w:color w:val="000000"/>
              </w:rPr>
              <w:t>Subir fotos y videos cómo pruebas</w:t>
            </w:r>
          </w:p>
        </w:tc>
        <w:tc>
          <w:tcPr>
            <w:tcW w:w="5380" w:type="dxa"/>
            <w:tcBorders>
              <w:bottom w:val="single" w:sz="8" w:space="0" w:color="000000"/>
              <w:right w:val="single" w:sz="8" w:space="0" w:color="000000"/>
            </w:tcBorders>
            <w:shd w:val="clear" w:color="auto" w:fill="E1E0E0"/>
            <w:vAlign w:val="bottom"/>
          </w:tcPr>
          <w:p w14:paraId="1D520341"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poder colocar evidencia multimedia de lo que me ocurrió para poder sustentar mi reclamo</w:t>
            </w:r>
          </w:p>
        </w:tc>
        <w:tc>
          <w:tcPr>
            <w:tcW w:w="2341" w:type="dxa"/>
            <w:tcBorders>
              <w:bottom w:val="single" w:sz="8" w:space="0" w:color="000000"/>
              <w:right w:val="single" w:sz="8" w:space="0" w:color="000000"/>
            </w:tcBorders>
            <w:shd w:val="clear" w:color="auto" w:fill="E1E0E0"/>
            <w:vAlign w:val="bottom"/>
          </w:tcPr>
          <w:p w14:paraId="6E53A96E" w14:textId="77777777" w:rsidR="00BA63BC" w:rsidRPr="00BA156B" w:rsidRDefault="00BA63BC" w:rsidP="004105E1">
            <w:pPr>
              <w:autoSpaceDE w:val="0"/>
              <w:autoSpaceDN w:val="0"/>
              <w:adjustRightInd w:val="0"/>
              <w:spacing w:line="360" w:lineRule="atLeast"/>
              <w:rPr>
                <w:color w:val="000000"/>
              </w:rPr>
            </w:pPr>
            <w:r w:rsidRPr="00BA156B">
              <w:rPr>
                <w:color w:val="000000"/>
              </w:rPr>
              <w:t>Colocar opción para subir foto/video al momento de colocar el reclamo</w:t>
            </w:r>
          </w:p>
        </w:tc>
        <w:tc>
          <w:tcPr>
            <w:tcW w:w="1559" w:type="dxa"/>
            <w:tcBorders>
              <w:bottom w:val="single" w:sz="8" w:space="0" w:color="000000"/>
              <w:right w:val="single" w:sz="8" w:space="0" w:color="000000"/>
            </w:tcBorders>
            <w:shd w:val="clear" w:color="auto" w:fill="E1E0E0"/>
            <w:vAlign w:val="bottom"/>
          </w:tcPr>
          <w:p w14:paraId="1A97D27B"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A63BC" w:rsidRPr="00BA156B" w14:paraId="4F148C63" w14:textId="77777777" w:rsidTr="004105E1">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Change w:id="461" w:author="Regina Casanova" w:date="2018-08-11T21:35:00Z">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
          </w:tblPrExChange>
        </w:tblPrEx>
        <w:tc>
          <w:tcPr>
            <w:tcW w:w="504" w:type="dxa"/>
            <w:tcBorders>
              <w:left w:val="single" w:sz="8" w:space="0" w:color="000000"/>
              <w:bottom w:val="single" w:sz="8" w:space="0" w:color="000000"/>
              <w:right w:val="single" w:sz="8" w:space="0" w:color="000000"/>
            </w:tcBorders>
            <w:vAlign w:val="bottom"/>
            <w:tcPrChange w:id="462" w:author="Regina Casanova" w:date="2018-08-11T21:35:00Z">
              <w:tcPr>
                <w:tcW w:w="504" w:type="dxa"/>
                <w:tcBorders>
                  <w:left w:val="single" w:sz="8" w:space="0" w:color="000000"/>
                  <w:bottom w:val="single" w:sz="8" w:space="0" w:color="000000"/>
                  <w:right w:val="single" w:sz="8" w:space="0" w:color="000000"/>
                </w:tcBorders>
                <w:vAlign w:val="bottom"/>
              </w:tcPr>
            </w:tcPrChange>
          </w:tcPr>
          <w:p w14:paraId="3AC02627"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15</w:t>
            </w:r>
          </w:p>
        </w:tc>
        <w:tc>
          <w:tcPr>
            <w:tcW w:w="1715" w:type="dxa"/>
            <w:tcBorders>
              <w:bottom w:val="single" w:sz="8" w:space="0" w:color="000000"/>
              <w:right w:val="single" w:sz="8" w:space="0" w:color="000000"/>
            </w:tcBorders>
            <w:vAlign w:val="bottom"/>
            <w:tcPrChange w:id="463" w:author="Regina Casanova" w:date="2018-08-11T21:35:00Z">
              <w:tcPr>
                <w:tcW w:w="1715" w:type="dxa"/>
                <w:tcBorders>
                  <w:bottom w:val="single" w:sz="8" w:space="0" w:color="000000"/>
                  <w:right w:val="single" w:sz="8" w:space="0" w:color="000000"/>
                </w:tcBorders>
                <w:vAlign w:val="bottom"/>
              </w:tcPr>
            </w:tcPrChange>
          </w:tcPr>
          <w:p w14:paraId="78847391"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vAlign w:val="bottom"/>
            <w:tcPrChange w:id="464" w:author="Regina Casanova" w:date="2018-08-11T21:35:00Z">
              <w:tcPr>
                <w:tcW w:w="2501" w:type="dxa"/>
                <w:tcBorders>
                  <w:bottom w:val="single" w:sz="8" w:space="0" w:color="000000"/>
                  <w:right w:val="single" w:sz="8" w:space="0" w:color="000000"/>
                </w:tcBorders>
                <w:vAlign w:val="bottom"/>
              </w:tcPr>
            </w:tcPrChange>
          </w:tcPr>
          <w:p w14:paraId="0C5273DF" w14:textId="77777777" w:rsidR="00BA63BC" w:rsidRPr="00BA156B" w:rsidRDefault="00BA63BC" w:rsidP="004105E1">
            <w:pPr>
              <w:autoSpaceDE w:val="0"/>
              <w:autoSpaceDN w:val="0"/>
              <w:adjustRightInd w:val="0"/>
              <w:spacing w:line="360" w:lineRule="atLeast"/>
              <w:rPr>
                <w:color w:val="000000"/>
              </w:rPr>
            </w:pPr>
            <w:r w:rsidRPr="00BA156B">
              <w:rPr>
                <w:color w:val="000000"/>
              </w:rPr>
              <w:t>Ejemplos de casos que fueron a favor del ciudadano. Si se solucionó o no.</w:t>
            </w:r>
          </w:p>
        </w:tc>
        <w:tc>
          <w:tcPr>
            <w:tcW w:w="5380" w:type="dxa"/>
            <w:tcBorders>
              <w:bottom w:val="single" w:sz="8" w:space="0" w:color="000000"/>
              <w:right w:val="single" w:sz="8" w:space="0" w:color="000000"/>
            </w:tcBorders>
            <w:vAlign w:val="bottom"/>
            <w:tcPrChange w:id="465" w:author="Regina Casanova" w:date="2018-08-11T21:35:00Z">
              <w:tcPr>
                <w:tcW w:w="5380" w:type="dxa"/>
                <w:tcBorders>
                  <w:bottom w:val="single" w:sz="8" w:space="0" w:color="000000"/>
                  <w:right w:val="single" w:sz="8" w:space="0" w:color="000000"/>
                </w:tcBorders>
                <w:vAlign w:val="bottom"/>
              </w:tcPr>
            </w:tcPrChange>
          </w:tcPr>
          <w:p w14:paraId="5233DE98"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ver si hay casos similares que fueron solucionados para poder saber que mi reclamo será tomado en cuenta</w:t>
            </w:r>
          </w:p>
        </w:tc>
        <w:tc>
          <w:tcPr>
            <w:tcW w:w="2341" w:type="dxa"/>
            <w:tcBorders>
              <w:bottom w:val="single" w:sz="8" w:space="0" w:color="000000"/>
              <w:right w:val="single" w:sz="8" w:space="0" w:color="000000"/>
            </w:tcBorders>
            <w:vAlign w:val="bottom"/>
            <w:tcPrChange w:id="466" w:author="Regina Casanova" w:date="2018-08-11T21:35:00Z">
              <w:tcPr>
                <w:tcW w:w="2341" w:type="dxa"/>
                <w:tcBorders>
                  <w:bottom w:val="single" w:sz="8" w:space="0" w:color="000000"/>
                  <w:right w:val="single" w:sz="8" w:space="0" w:color="000000"/>
                </w:tcBorders>
                <w:vAlign w:val="bottom"/>
              </w:tcPr>
            </w:tcPrChange>
          </w:tcPr>
          <w:p w14:paraId="2AEF49FB" w14:textId="77777777" w:rsidR="00BA63BC" w:rsidRPr="00BA156B" w:rsidRDefault="00BA63BC" w:rsidP="004105E1">
            <w:pPr>
              <w:autoSpaceDE w:val="0"/>
              <w:autoSpaceDN w:val="0"/>
              <w:adjustRightInd w:val="0"/>
              <w:spacing w:line="360" w:lineRule="atLeast"/>
              <w:rPr>
                <w:color w:val="000000"/>
              </w:rPr>
            </w:pPr>
            <w:r w:rsidRPr="00BA156B">
              <w:rPr>
                <w:color w:val="000000"/>
              </w:rPr>
              <w:t>Listado de reclamos de la IPRESS luego de presentar el reclamo</w:t>
            </w:r>
          </w:p>
        </w:tc>
        <w:tc>
          <w:tcPr>
            <w:tcW w:w="1559" w:type="dxa"/>
            <w:tcBorders>
              <w:bottom w:val="single" w:sz="8" w:space="0" w:color="000000"/>
              <w:right w:val="single" w:sz="8" w:space="0" w:color="000000"/>
            </w:tcBorders>
            <w:vAlign w:val="bottom"/>
            <w:tcPrChange w:id="467" w:author="Regina Casanova" w:date="2018-08-11T21:35:00Z">
              <w:tcPr>
                <w:tcW w:w="1559" w:type="dxa"/>
                <w:tcBorders>
                  <w:bottom w:val="single" w:sz="8" w:space="0" w:color="000000"/>
                  <w:right w:val="single" w:sz="8" w:space="0" w:color="000000"/>
                </w:tcBorders>
                <w:vAlign w:val="bottom"/>
              </w:tcPr>
            </w:tcPrChange>
          </w:tcPr>
          <w:p w14:paraId="38F5F714" w14:textId="77777777" w:rsidR="00BA63BC" w:rsidRPr="00BA156B" w:rsidRDefault="00BA63BC" w:rsidP="004105E1">
            <w:pPr>
              <w:autoSpaceDE w:val="0"/>
              <w:autoSpaceDN w:val="0"/>
              <w:adjustRightInd w:val="0"/>
              <w:spacing w:line="360" w:lineRule="atLeast"/>
              <w:rPr>
                <w:color w:val="000000"/>
              </w:rPr>
            </w:pPr>
            <w:r w:rsidRPr="00BA156B">
              <w:rPr>
                <w:color w:val="000000"/>
              </w:rPr>
              <w:t>Bajo - 1</w:t>
            </w:r>
          </w:p>
        </w:tc>
      </w:tr>
      <w:tr w:rsidR="00B874DF" w:rsidRPr="00BA156B" w14:paraId="5D86158A"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25A8ECD"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16</w:t>
            </w:r>
          </w:p>
        </w:tc>
        <w:tc>
          <w:tcPr>
            <w:tcW w:w="1715" w:type="dxa"/>
            <w:tcBorders>
              <w:bottom w:val="single" w:sz="8" w:space="0" w:color="000000"/>
              <w:right w:val="single" w:sz="8" w:space="0" w:color="000000"/>
            </w:tcBorders>
            <w:shd w:val="clear" w:color="auto" w:fill="E1E0E0"/>
            <w:vAlign w:val="bottom"/>
          </w:tcPr>
          <w:p w14:paraId="47252A56"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shd w:val="clear" w:color="auto" w:fill="E1E0E0"/>
            <w:vAlign w:val="bottom"/>
          </w:tcPr>
          <w:p w14:paraId="77D5F33D" w14:textId="77777777" w:rsidR="00BA63BC" w:rsidRPr="00BA156B" w:rsidRDefault="00BA63BC" w:rsidP="004105E1">
            <w:pPr>
              <w:autoSpaceDE w:val="0"/>
              <w:autoSpaceDN w:val="0"/>
              <w:adjustRightInd w:val="0"/>
              <w:spacing w:line="360" w:lineRule="atLeast"/>
              <w:rPr>
                <w:color w:val="000000"/>
              </w:rPr>
            </w:pPr>
            <w:r w:rsidRPr="00BA156B">
              <w:rPr>
                <w:color w:val="000000"/>
              </w:rPr>
              <w:t>Tiempo de respuesta estimada</w:t>
            </w:r>
          </w:p>
        </w:tc>
        <w:tc>
          <w:tcPr>
            <w:tcW w:w="5380" w:type="dxa"/>
            <w:tcBorders>
              <w:bottom w:val="single" w:sz="8" w:space="0" w:color="000000"/>
              <w:right w:val="single" w:sz="8" w:space="0" w:color="000000"/>
            </w:tcBorders>
            <w:shd w:val="clear" w:color="auto" w:fill="E1E0E0"/>
            <w:vAlign w:val="bottom"/>
          </w:tcPr>
          <w:p w14:paraId="65E16EBB"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saber para qué fecha me estarán contestando del reclamo para poder programar mis tiempos para darle seguimiento</w:t>
            </w:r>
          </w:p>
        </w:tc>
        <w:tc>
          <w:tcPr>
            <w:tcW w:w="2341" w:type="dxa"/>
            <w:tcBorders>
              <w:bottom w:val="single" w:sz="8" w:space="0" w:color="000000"/>
              <w:right w:val="single" w:sz="8" w:space="0" w:color="000000"/>
            </w:tcBorders>
            <w:shd w:val="clear" w:color="auto" w:fill="E1E0E0"/>
            <w:vAlign w:val="bottom"/>
          </w:tcPr>
          <w:p w14:paraId="1461FAA4" w14:textId="77777777" w:rsidR="00BA63BC" w:rsidRPr="00BA156B" w:rsidRDefault="00BA63BC" w:rsidP="004105E1">
            <w:pPr>
              <w:autoSpaceDE w:val="0"/>
              <w:autoSpaceDN w:val="0"/>
              <w:adjustRightInd w:val="0"/>
              <w:spacing w:line="360" w:lineRule="atLeast"/>
              <w:rPr>
                <w:color w:val="000000"/>
              </w:rPr>
            </w:pPr>
            <w:r w:rsidRPr="00BA156B">
              <w:rPr>
                <w:color w:val="000000"/>
              </w:rPr>
              <w:t>Al mandar confirmación del reclamo, enviar una posible fecha de respuesta (ideal en menos de 20 días)</w:t>
            </w:r>
          </w:p>
        </w:tc>
        <w:tc>
          <w:tcPr>
            <w:tcW w:w="1559" w:type="dxa"/>
            <w:tcBorders>
              <w:bottom w:val="single" w:sz="8" w:space="0" w:color="000000"/>
              <w:right w:val="single" w:sz="8" w:space="0" w:color="000000"/>
            </w:tcBorders>
            <w:shd w:val="clear" w:color="auto" w:fill="E1E0E0"/>
            <w:vAlign w:val="bottom"/>
          </w:tcPr>
          <w:p w14:paraId="0DD91EFA"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A63BC" w:rsidRPr="00BA156B" w14:paraId="43E117A1" w14:textId="77777777" w:rsidTr="004105E1">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Change w:id="468" w:author="Regina Casanova" w:date="2018-08-11T21:35:00Z">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
          </w:tblPrExChange>
        </w:tblPrEx>
        <w:tc>
          <w:tcPr>
            <w:tcW w:w="504" w:type="dxa"/>
            <w:tcBorders>
              <w:left w:val="single" w:sz="8" w:space="0" w:color="000000"/>
              <w:bottom w:val="single" w:sz="8" w:space="0" w:color="000000"/>
              <w:right w:val="single" w:sz="8" w:space="0" w:color="000000"/>
            </w:tcBorders>
            <w:vAlign w:val="bottom"/>
            <w:tcPrChange w:id="469" w:author="Regina Casanova" w:date="2018-08-11T21:35:00Z">
              <w:tcPr>
                <w:tcW w:w="504" w:type="dxa"/>
                <w:tcBorders>
                  <w:left w:val="single" w:sz="8" w:space="0" w:color="000000"/>
                  <w:bottom w:val="single" w:sz="8" w:space="0" w:color="000000"/>
                  <w:right w:val="single" w:sz="8" w:space="0" w:color="000000"/>
                </w:tcBorders>
                <w:vAlign w:val="bottom"/>
              </w:tcPr>
            </w:tcPrChange>
          </w:tcPr>
          <w:p w14:paraId="7BF53C3A"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lastRenderedPageBreak/>
              <w:t>17</w:t>
            </w:r>
          </w:p>
        </w:tc>
        <w:tc>
          <w:tcPr>
            <w:tcW w:w="1715" w:type="dxa"/>
            <w:tcBorders>
              <w:bottom w:val="single" w:sz="8" w:space="0" w:color="000000"/>
              <w:right w:val="single" w:sz="8" w:space="0" w:color="000000"/>
            </w:tcBorders>
            <w:vAlign w:val="bottom"/>
            <w:tcPrChange w:id="470" w:author="Regina Casanova" w:date="2018-08-11T21:35:00Z">
              <w:tcPr>
                <w:tcW w:w="1715" w:type="dxa"/>
                <w:tcBorders>
                  <w:bottom w:val="single" w:sz="8" w:space="0" w:color="000000"/>
                  <w:right w:val="single" w:sz="8" w:space="0" w:color="000000"/>
                </w:tcBorders>
                <w:vAlign w:val="bottom"/>
              </w:tcPr>
            </w:tcPrChange>
          </w:tcPr>
          <w:p w14:paraId="0A1468E5"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vAlign w:val="bottom"/>
            <w:tcPrChange w:id="471" w:author="Regina Casanova" w:date="2018-08-11T21:35:00Z">
              <w:tcPr>
                <w:tcW w:w="2501" w:type="dxa"/>
                <w:tcBorders>
                  <w:bottom w:val="single" w:sz="8" w:space="0" w:color="000000"/>
                  <w:right w:val="single" w:sz="8" w:space="0" w:color="000000"/>
                </w:tcBorders>
                <w:vAlign w:val="bottom"/>
              </w:tcPr>
            </w:tcPrChange>
          </w:tcPr>
          <w:p w14:paraId="4C08DB5A" w14:textId="77777777" w:rsidR="00BA63BC" w:rsidRPr="00BA156B" w:rsidRDefault="00BA63BC" w:rsidP="004105E1">
            <w:pPr>
              <w:autoSpaceDE w:val="0"/>
              <w:autoSpaceDN w:val="0"/>
              <w:adjustRightInd w:val="0"/>
              <w:spacing w:line="360" w:lineRule="atLeast"/>
              <w:rPr>
                <w:color w:val="000000"/>
              </w:rPr>
            </w:pPr>
            <w:r w:rsidRPr="00BA156B">
              <w:rPr>
                <w:color w:val="000000"/>
              </w:rPr>
              <w:t>Que no sea engorroso presentar un reclamo</w:t>
            </w:r>
          </w:p>
        </w:tc>
        <w:tc>
          <w:tcPr>
            <w:tcW w:w="5380" w:type="dxa"/>
            <w:tcBorders>
              <w:bottom w:val="single" w:sz="8" w:space="0" w:color="000000"/>
              <w:right w:val="single" w:sz="8" w:space="0" w:color="000000"/>
            </w:tcBorders>
            <w:vAlign w:val="bottom"/>
            <w:tcPrChange w:id="472" w:author="Regina Casanova" w:date="2018-08-11T21:35:00Z">
              <w:tcPr>
                <w:tcW w:w="5380" w:type="dxa"/>
                <w:tcBorders>
                  <w:bottom w:val="single" w:sz="8" w:space="0" w:color="000000"/>
                  <w:right w:val="single" w:sz="8" w:space="0" w:color="000000"/>
                </w:tcBorders>
                <w:vAlign w:val="bottom"/>
              </w:tcPr>
            </w:tcPrChange>
          </w:tcPr>
          <w:p w14:paraId="0AD3F473"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poder presentar un reclamo de forma sencilla para poder presentar todos los reclamos que me ocurran</w:t>
            </w:r>
          </w:p>
        </w:tc>
        <w:tc>
          <w:tcPr>
            <w:tcW w:w="2341" w:type="dxa"/>
            <w:tcBorders>
              <w:bottom w:val="single" w:sz="8" w:space="0" w:color="000000"/>
              <w:right w:val="single" w:sz="8" w:space="0" w:color="000000"/>
            </w:tcBorders>
            <w:vAlign w:val="bottom"/>
            <w:tcPrChange w:id="473" w:author="Regina Casanova" w:date="2018-08-11T21:35:00Z">
              <w:tcPr>
                <w:tcW w:w="2341" w:type="dxa"/>
                <w:tcBorders>
                  <w:bottom w:val="single" w:sz="8" w:space="0" w:color="000000"/>
                  <w:right w:val="single" w:sz="8" w:space="0" w:color="000000"/>
                </w:tcBorders>
                <w:vAlign w:val="bottom"/>
              </w:tcPr>
            </w:tcPrChange>
          </w:tcPr>
          <w:p w14:paraId="005590B6" w14:textId="77777777" w:rsidR="00BA63BC" w:rsidRPr="00BA156B" w:rsidRDefault="00BA63BC" w:rsidP="004105E1">
            <w:pPr>
              <w:autoSpaceDE w:val="0"/>
              <w:autoSpaceDN w:val="0"/>
              <w:adjustRightInd w:val="0"/>
              <w:spacing w:line="360" w:lineRule="atLeast"/>
              <w:rPr>
                <w:color w:val="000000"/>
              </w:rPr>
            </w:pPr>
            <w:r w:rsidRPr="00BA156B">
              <w:rPr>
                <w:color w:val="000000"/>
              </w:rPr>
              <w:t xml:space="preserve">Hacer </w:t>
            </w:r>
            <w:r>
              <w:rPr>
                <w:color w:val="000000"/>
              </w:rPr>
              <w:t xml:space="preserve">que </w:t>
            </w:r>
            <w:r w:rsidRPr="00BA156B">
              <w:rPr>
                <w:color w:val="000000"/>
              </w:rPr>
              <w:t xml:space="preserve">el </w:t>
            </w:r>
            <w:r w:rsidR="00F95B03">
              <w:rPr>
                <w:color w:val="000000"/>
              </w:rPr>
              <w:t>aplicativo informático</w:t>
            </w:r>
            <w:r w:rsidRPr="00BA156B">
              <w:rPr>
                <w:color w:val="000000"/>
              </w:rPr>
              <w:t xml:space="preserve"> </w:t>
            </w:r>
            <w:r>
              <w:rPr>
                <w:color w:val="000000"/>
              </w:rPr>
              <w:t>tenga</w:t>
            </w:r>
            <w:r w:rsidRPr="00BA156B">
              <w:rPr>
                <w:color w:val="000000"/>
              </w:rPr>
              <w:t xml:space="preserve"> pocos</w:t>
            </w:r>
            <w:r>
              <w:rPr>
                <w:color w:val="000000"/>
              </w:rPr>
              <w:t xml:space="preserve"> y sencillos</w:t>
            </w:r>
            <w:r w:rsidRPr="00BA156B">
              <w:rPr>
                <w:color w:val="000000"/>
              </w:rPr>
              <w:t xml:space="preserve"> pasos </w:t>
            </w:r>
          </w:p>
        </w:tc>
        <w:tc>
          <w:tcPr>
            <w:tcW w:w="1559" w:type="dxa"/>
            <w:tcBorders>
              <w:bottom w:val="single" w:sz="8" w:space="0" w:color="000000"/>
              <w:right w:val="single" w:sz="8" w:space="0" w:color="000000"/>
            </w:tcBorders>
            <w:vAlign w:val="bottom"/>
            <w:tcPrChange w:id="474" w:author="Regina Casanova" w:date="2018-08-11T21:35:00Z">
              <w:tcPr>
                <w:tcW w:w="1559" w:type="dxa"/>
                <w:tcBorders>
                  <w:bottom w:val="single" w:sz="8" w:space="0" w:color="000000"/>
                  <w:right w:val="single" w:sz="8" w:space="0" w:color="000000"/>
                </w:tcBorders>
                <w:vAlign w:val="bottom"/>
              </w:tcPr>
            </w:tcPrChange>
          </w:tcPr>
          <w:p w14:paraId="6D9D3AAE"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874DF" w:rsidRPr="00BA156B" w14:paraId="6C54890F"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D544B70"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18</w:t>
            </w:r>
          </w:p>
        </w:tc>
        <w:tc>
          <w:tcPr>
            <w:tcW w:w="1715" w:type="dxa"/>
            <w:tcBorders>
              <w:bottom w:val="single" w:sz="8" w:space="0" w:color="000000"/>
              <w:right w:val="single" w:sz="8" w:space="0" w:color="000000"/>
            </w:tcBorders>
            <w:shd w:val="clear" w:color="auto" w:fill="E1E0E0"/>
            <w:vAlign w:val="bottom"/>
          </w:tcPr>
          <w:p w14:paraId="15DEDA43" w14:textId="77777777" w:rsidR="00BA63BC" w:rsidRPr="00BA156B" w:rsidRDefault="00BA63BC" w:rsidP="004105E1">
            <w:pPr>
              <w:autoSpaceDE w:val="0"/>
              <w:autoSpaceDN w:val="0"/>
              <w:adjustRightInd w:val="0"/>
              <w:spacing w:line="360" w:lineRule="atLeast"/>
              <w:rPr>
                <w:color w:val="000000"/>
              </w:rPr>
            </w:pPr>
            <w:r w:rsidRPr="00BA156B">
              <w:rPr>
                <w:color w:val="000000"/>
              </w:rPr>
              <w:t>Gestor de IPRESS</w:t>
            </w:r>
          </w:p>
        </w:tc>
        <w:tc>
          <w:tcPr>
            <w:tcW w:w="2501" w:type="dxa"/>
            <w:tcBorders>
              <w:bottom w:val="single" w:sz="8" w:space="0" w:color="000000"/>
              <w:right w:val="single" w:sz="8" w:space="0" w:color="000000"/>
            </w:tcBorders>
            <w:shd w:val="clear" w:color="auto" w:fill="E1E0E0"/>
            <w:vAlign w:val="bottom"/>
          </w:tcPr>
          <w:p w14:paraId="2167F643" w14:textId="77777777" w:rsidR="00BA63BC" w:rsidRPr="00BA156B" w:rsidRDefault="00BA63BC" w:rsidP="004105E1">
            <w:pPr>
              <w:autoSpaceDE w:val="0"/>
              <w:autoSpaceDN w:val="0"/>
              <w:adjustRightInd w:val="0"/>
              <w:spacing w:line="360" w:lineRule="atLeast"/>
              <w:rPr>
                <w:color w:val="000000"/>
              </w:rPr>
            </w:pPr>
            <w:r w:rsidRPr="00BA156B">
              <w:rPr>
                <w:color w:val="000000"/>
              </w:rPr>
              <w:t>Identificar ciudadano</w:t>
            </w:r>
            <w:r w:rsidR="006B071F">
              <w:rPr>
                <w:color w:val="000000"/>
              </w:rPr>
              <w:t>s</w:t>
            </w:r>
            <w:r w:rsidRPr="00BA156B">
              <w:rPr>
                <w:color w:val="000000"/>
              </w:rPr>
              <w:t xml:space="preserve"> quejosos recurrentes</w:t>
            </w:r>
          </w:p>
        </w:tc>
        <w:tc>
          <w:tcPr>
            <w:tcW w:w="5380" w:type="dxa"/>
            <w:tcBorders>
              <w:bottom w:val="single" w:sz="8" w:space="0" w:color="000000"/>
              <w:right w:val="single" w:sz="8" w:space="0" w:color="000000"/>
            </w:tcBorders>
            <w:shd w:val="clear" w:color="auto" w:fill="E1E0E0"/>
            <w:vAlign w:val="bottom"/>
          </w:tcPr>
          <w:p w14:paraId="2C5F2B7A"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gestor de una IPRESS quiero identificar a los ciudadanos quejosos recurrentes para poder tomar medidas sobre esos casos</w:t>
            </w:r>
          </w:p>
        </w:tc>
        <w:tc>
          <w:tcPr>
            <w:tcW w:w="2341" w:type="dxa"/>
            <w:tcBorders>
              <w:bottom w:val="single" w:sz="8" w:space="0" w:color="000000"/>
              <w:right w:val="single" w:sz="8" w:space="0" w:color="000000"/>
            </w:tcBorders>
            <w:shd w:val="clear" w:color="auto" w:fill="E1E0E0"/>
            <w:vAlign w:val="bottom"/>
          </w:tcPr>
          <w:p w14:paraId="5A13B791" w14:textId="77777777" w:rsidR="00BA63BC" w:rsidRPr="00BA156B" w:rsidRDefault="00BA63BC" w:rsidP="004105E1">
            <w:pPr>
              <w:autoSpaceDE w:val="0"/>
              <w:autoSpaceDN w:val="0"/>
              <w:adjustRightInd w:val="0"/>
              <w:spacing w:line="360" w:lineRule="atLeast"/>
              <w:rPr>
                <w:color w:val="000000"/>
              </w:rPr>
            </w:pPr>
            <w:r w:rsidRPr="00BA156B">
              <w:rPr>
                <w:color w:val="000000"/>
              </w:rPr>
              <w:t>Perfil del ciudadano que se queja donde se pueda ver el historial de los reclamos que ha presentado</w:t>
            </w:r>
          </w:p>
        </w:tc>
        <w:tc>
          <w:tcPr>
            <w:tcW w:w="1559" w:type="dxa"/>
            <w:tcBorders>
              <w:bottom w:val="single" w:sz="8" w:space="0" w:color="000000"/>
              <w:right w:val="single" w:sz="8" w:space="0" w:color="000000"/>
            </w:tcBorders>
            <w:shd w:val="clear" w:color="auto" w:fill="E1E0E0"/>
            <w:vAlign w:val="bottom"/>
          </w:tcPr>
          <w:p w14:paraId="4176241F"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A63BC" w:rsidRPr="00BA156B" w14:paraId="3794FAA2" w14:textId="77777777" w:rsidTr="004105E1">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Change w:id="475" w:author="Regina Casanova" w:date="2018-08-11T21:35:00Z">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
          </w:tblPrExChange>
        </w:tblPrEx>
        <w:tc>
          <w:tcPr>
            <w:tcW w:w="504" w:type="dxa"/>
            <w:tcBorders>
              <w:left w:val="single" w:sz="8" w:space="0" w:color="000000"/>
              <w:bottom w:val="single" w:sz="8" w:space="0" w:color="000000"/>
              <w:right w:val="single" w:sz="8" w:space="0" w:color="000000"/>
            </w:tcBorders>
            <w:vAlign w:val="bottom"/>
            <w:tcPrChange w:id="476" w:author="Regina Casanova" w:date="2018-08-11T21:35:00Z">
              <w:tcPr>
                <w:tcW w:w="504" w:type="dxa"/>
                <w:tcBorders>
                  <w:left w:val="single" w:sz="8" w:space="0" w:color="000000"/>
                  <w:bottom w:val="single" w:sz="8" w:space="0" w:color="000000"/>
                  <w:right w:val="single" w:sz="8" w:space="0" w:color="000000"/>
                </w:tcBorders>
                <w:vAlign w:val="bottom"/>
              </w:tcPr>
            </w:tcPrChange>
          </w:tcPr>
          <w:p w14:paraId="021AEF73"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19</w:t>
            </w:r>
          </w:p>
        </w:tc>
        <w:tc>
          <w:tcPr>
            <w:tcW w:w="1715" w:type="dxa"/>
            <w:tcBorders>
              <w:bottom w:val="single" w:sz="8" w:space="0" w:color="000000"/>
              <w:right w:val="single" w:sz="8" w:space="0" w:color="000000"/>
            </w:tcBorders>
            <w:vAlign w:val="bottom"/>
            <w:tcPrChange w:id="477" w:author="Regina Casanova" w:date="2018-08-11T21:35:00Z">
              <w:tcPr>
                <w:tcW w:w="1715" w:type="dxa"/>
                <w:tcBorders>
                  <w:bottom w:val="single" w:sz="8" w:space="0" w:color="000000"/>
                  <w:right w:val="single" w:sz="8" w:space="0" w:color="000000"/>
                </w:tcBorders>
                <w:vAlign w:val="bottom"/>
              </w:tcPr>
            </w:tcPrChange>
          </w:tcPr>
          <w:p w14:paraId="5E60D0F0" w14:textId="77777777" w:rsidR="00BA63BC" w:rsidRPr="00BA156B" w:rsidRDefault="00BA63BC" w:rsidP="004105E1">
            <w:pPr>
              <w:autoSpaceDE w:val="0"/>
              <w:autoSpaceDN w:val="0"/>
              <w:adjustRightInd w:val="0"/>
              <w:spacing w:line="360" w:lineRule="atLeast"/>
              <w:rPr>
                <w:color w:val="000000"/>
              </w:rPr>
            </w:pPr>
            <w:r w:rsidRPr="00BA156B">
              <w:rPr>
                <w:color w:val="000000"/>
              </w:rPr>
              <w:t>Gestor de IPRESS</w:t>
            </w:r>
          </w:p>
        </w:tc>
        <w:tc>
          <w:tcPr>
            <w:tcW w:w="2501" w:type="dxa"/>
            <w:tcBorders>
              <w:bottom w:val="single" w:sz="8" w:space="0" w:color="000000"/>
              <w:right w:val="single" w:sz="8" w:space="0" w:color="000000"/>
            </w:tcBorders>
            <w:vAlign w:val="bottom"/>
            <w:tcPrChange w:id="478" w:author="Regina Casanova" w:date="2018-08-11T21:35:00Z">
              <w:tcPr>
                <w:tcW w:w="2501" w:type="dxa"/>
                <w:tcBorders>
                  <w:bottom w:val="single" w:sz="8" w:space="0" w:color="000000"/>
                  <w:right w:val="single" w:sz="8" w:space="0" w:color="000000"/>
                </w:tcBorders>
                <w:vAlign w:val="bottom"/>
              </w:tcPr>
            </w:tcPrChange>
          </w:tcPr>
          <w:p w14:paraId="433C6FF1" w14:textId="77777777" w:rsidR="00BA63BC" w:rsidRPr="00BA156B" w:rsidRDefault="00BA63BC" w:rsidP="004105E1">
            <w:pPr>
              <w:autoSpaceDE w:val="0"/>
              <w:autoSpaceDN w:val="0"/>
              <w:adjustRightInd w:val="0"/>
              <w:spacing w:line="360" w:lineRule="atLeast"/>
              <w:rPr>
                <w:color w:val="000000"/>
              </w:rPr>
            </w:pPr>
            <w:r w:rsidRPr="00BA156B">
              <w:rPr>
                <w:color w:val="000000"/>
              </w:rPr>
              <w:t>Llegar a al menos 2 personas encargadas para darle solución</w:t>
            </w:r>
          </w:p>
        </w:tc>
        <w:tc>
          <w:tcPr>
            <w:tcW w:w="5380" w:type="dxa"/>
            <w:tcBorders>
              <w:bottom w:val="single" w:sz="8" w:space="0" w:color="000000"/>
              <w:right w:val="single" w:sz="8" w:space="0" w:color="000000"/>
            </w:tcBorders>
            <w:vAlign w:val="bottom"/>
            <w:tcPrChange w:id="479" w:author="Regina Casanova" w:date="2018-08-11T21:35:00Z">
              <w:tcPr>
                <w:tcW w:w="5380" w:type="dxa"/>
                <w:tcBorders>
                  <w:bottom w:val="single" w:sz="8" w:space="0" w:color="000000"/>
                  <w:right w:val="single" w:sz="8" w:space="0" w:color="000000"/>
                </w:tcBorders>
                <w:vAlign w:val="bottom"/>
              </w:tcPr>
            </w:tcPrChange>
          </w:tcPr>
          <w:p w14:paraId="009F387C"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gestor de una IPRESS quiero que cuando ingresen reclamos lleguen al menos a dos personas para poder evitar que se pierdan estos reclamos</w:t>
            </w:r>
          </w:p>
        </w:tc>
        <w:tc>
          <w:tcPr>
            <w:tcW w:w="2341" w:type="dxa"/>
            <w:tcBorders>
              <w:bottom w:val="single" w:sz="8" w:space="0" w:color="000000"/>
              <w:right w:val="single" w:sz="8" w:space="0" w:color="000000"/>
            </w:tcBorders>
            <w:vAlign w:val="bottom"/>
            <w:tcPrChange w:id="480" w:author="Regina Casanova" w:date="2018-08-11T21:35:00Z">
              <w:tcPr>
                <w:tcW w:w="2341" w:type="dxa"/>
                <w:tcBorders>
                  <w:bottom w:val="single" w:sz="8" w:space="0" w:color="000000"/>
                  <w:right w:val="single" w:sz="8" w:space="0" w:color="000000"/>
                </w:tcBorders>
                <w:vAlign w:val="bottom"/>
              </w:tcPr>
            </w:tcPrChange>
          </w:tcPr>
          <w:p w14:paraId="7746AEE8" w14:textId="77777777" w:rsidR="00BA63BC" w:rsidRPr="00BA156B" w:rsidRDefault="00BA63BC" w:rsidP="004105E1">
            <w:pPr>
              <w:autoSpaceDE w:val="0"/>
              <w:autoSpaceDN w:val="0"/>
              <w:adjustRightInd w:val="0"/>
              <w:spacing w:line="360" w:lineRule="atLeast"/>
              <w:rPr>
                <w:color w:val="000000"/>
              </w:rPr>
            </w:pPr>
            <w:r w:rsidRPr="00BA156B">
              <w:rPr>
                <w:color w:val="000000"/>
              </w:rPr>
              <w:t>Enviar correo electrónico a personas designadas para recibir estos reclamos</w:t>
            </w:r>
          </w:p>
        </w:tc>
        <w:tc>
          <w:tcPr>
            <w:tcW w:w="1559" w:type="dxa"/>
            <w:tcBorders>
              <w:bottom w:val="single" w:sz="8" w:space="0" w:color="000000"/>
              <w:right w:val="single" w:sz="8" w:space="0" w:color="000000"/>
            </w:tcBorders>
            <w:vAlign w:val="bottom"/>
            <w:tcPrChange w:id="481" w:author="Regina Casanova" w:date="2018-08-11T21:35:00Z">
              <w:tcPr>
                <w:tcW w:w="1559" w:type="dxa"/>
                <w:tcBorders>
                  <w:bottom w:val="single" w:sz="8" w:space="0" w:color="000000"/>
                  <w:right w:val="single" w:sz="8" w:space="0" w:color="000000"/>
                </w:tcBorders>
                <w:vAlign w:val="bottom"/>
              </w:tcPr>
            </w:tcPrChange>
          </w:tcPr>
          <w:p w14:paraId="6DB0ED85"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874DF" w:rsidRPr="00BA156B" w14:paraId="028867B3"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95FE14E"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20</w:t>
            </w:r>
          </w:p>
        </w:tc>
        <w:tc>
          <w:tcPr>
            <w:tcW w:w="1715" w:type="dxa"/>
            <w:tcBorders>
              <w:bottom w:val="single" w:sz="8" w:space="0" w:color="000000"/>
              <w:right w:val="single" w:sz="8" w:space="0" w:color="000000"/>
            </w:tcBorders>
            <w:shd w:val="clear" w:color="auto" w:fill="E1E0E0"/>
            <w:vAlign w:val="bottom"/>
          </w:tcPr>
          <w:p w14:paraId="1E535FFB" w14:textId="77777777" w:rsidR="00BA63BC" w:rsidRPr="00BA156B" w:rsidRDefault="00BA63BC" w:rsidP="004105E1">
            <w:pPr>
              <w:autoSpaceDE w:val="0"/>
              <w:autoSpaceDN w:val="0"/>
              <w:adjustRightInd w:val="0"/>
              <w:spacing w:line="360" w:lineRule="atLeast"/>
              <w:rPr>
                <w:color w:val="000000"/>
              </w:rPr>
            </w:pPr>
            <w:r w:rsidRPr="00BA156B">
              <w:rPr>
                <w:color w:val="000000"/>
              </w:rPr>
              <w:t>Gestor de IPRESS</w:t>
            </w:r>
          </w:p>
        </w:tc>
        <w:tc>
          <w:tcPr>
            <w:tcW w:w="2501" w:type="dxa"/>
            <w:tcBorders>
              <w:bottom w:val="single" w:sz="8" w:space="0" w:color="000000"/>
              <w:right w:val="single" w:sz="8" w:space="0" w:color="000000"/>
            </w:tcBorders>
            <w:shd w:val="clear" w:color="auto" w:fill="E1E0E0"/>
            <w:vAlign w:val="bottom"/>
          </w:tcPr>
          <w:p w14:paraId="7F95D036" w14:textId="77777777" w:rsidR="00BA63BC" w:rsidRPr="00BA156B" w:rsidRDefault="00BA63BC" w:rsidP="004105E1">
            <w:pPr>
              <w:autoSpaceDE w:val="0"/>
              <w:autoSpaceDN w:val="0"/>
              <w:adjustRightInd w:val="0"/>
              <w:spacing w:line="360" w:lineRule="atLeast"/>
              <w:rPr>
                <w:color w:val="000000"/>
              </w:rPr>
            </w:pPr>
            <w:r w:rsidRPr="00BA156B">
              <w:rPr>
                <w:color w:val="000000"/>
              </w:rPr>
              <w:t>Filtro de reclamos que no pertenezcan a la institución</w:t>
            </w:r>
          </w:p>
        </w:tc>
        <w:tc>
          <w:tcPr>
            <w:tcW w:w="5380" w:type="dxa"/>
            <w:tcBorders>
              <w:bottom w:val="single" w:sz="8" w:space="0" w:color="000000"/>
              <w:right w:val="single" w:sz="8" w:space="0" w:color="000000"/>
            </w:tcBorders>
            <w:shd w:val="clear" w:color="auto" w:fill="E1E0E0"/>
            <w:vAlign w:val="bottom"/>
          </w:tcPr>
          <w:p w14:paraId="31619204"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gestor de una IPRESS quiero filtrar reclamos que no pertenezcan a mi institución para poder tener información verídica sin adicionales</w:t>
            </w:r>
          </w:p>
        </w:tc>
        <w:tc>
          <w:tcPr>
            <w:tcW w:w="2341" w:type="dxa"/>
            <w:tcBorders>
              <w:bottom w:val="single" w:sz="8" w:space="0" w:color="000000"/>
              <w:right w:val="single" w:sz="8" w:space="0" w:color="000000"/>
            </w:tcBorders>
            <w:shd w:val="clear" w:color="auto" w:fill="E1E0E0"/>
            <w:vAlign w:val="bottom"/>
          </w:tcPr>
          <w:p w14:paraId="072B7A99" w14:textId="77777777" w:rsidR="00BA63BC" w:rsidRPr="00BA156B" w:rsidRDefault="00BA63BC" w:rsidP="004105E1">
            <w:pPr>
              <w:autoSpaceDE w:val="0"/>
              <w:autoSpaceDN w:val="0"/>
              <w:adjustRightInd w:val="0"/>
              <w:spacing w:line="360" w:lineRule="atLeast"/>
              <w:rPr>
                <w:color w:val="000000"/>
              </w:rPr>
            </w:pPr>
            <w:r w:rsidRPr="00BA156B">
              <w:rPr>
                <w:color w:val="000000"/>
              </w:rPr>
              <w:t>nuevos reclamos que ingresen los usuarios deben ser aceptados por la IPRESS</w:t>
            </w:r>
          </w:p>
        </w:tc>
        <w:tc>
          <w:tcPr>
            <w:tcW w:w="1559" w:type="dxa"/>
            <w:tcBorders>
              <w:bottom w:val="single" w:sz="8" w:space="0" w:color="000000"/>
              <w:right w:val="single" w:sz="8" w:space="0" w:color="000000"/>
            </w:tcBorders>
            <w:shd w:val="clear" w:color="auto" w:fill="E1E0E0"/>
            <w:vAlign w:val="bottom"/>
          </w:tcPr>
          <w:p w14:paraId="2A0AFC93"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A63BC" w:rsidRPr="00BA156B" w14:paraId="76318F76" w14:textId="77777777" w:rsidTr="004105E1">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Change w:id="482" w:author="Regina Casanova" w:date="2018-08-11T21:35:00Z">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
          </w:tblPrExChange>
        </w:tblPrEx>
        <w:tc>
          <w:tcPr>
            <w:tcW w:w="504" w:type="dxa"/>
            <w:tcBorders>
              <w:left w:val="single" w:sz="8" w:space="0" w:color="000000"/>
              <w:bottom w:val="single" w:sz="8" w:space="0" w:color="000000"/>
              <w:right w:val="single" w:sz="8" w:space="0" w:color="000000"/>
            </w:tcBorders>
            <w:vAlign w:val="bottom"/>
            <w:tcPrChange w:id="483" w:author="Regina Casanova" w:date="2018-08-11T21:35:00Z">
              <w:tcPr>
                <w:tcW w:w="504" w:type="dxa"/>
                <w:tcBorders>
                  <w:left w:val="single" w:sz="8" w:space="0" w:color="000000"/>
                  <w:bottom w:val="single" w:sz="8" w:space="0" w:color="000000"/>
                  <w:right w:val="single" w:sz="8" w:space="0" w:color="000000"/>
                </w:tcBorders>
                <w:vAlign w:val="bottom"/>
              </w:tcPr>
            </w:tcPrChange>
          </w:tcPr>
          <w:p w14:paraId="45FEFEC4"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21</w:t>
            </w:r>
          </w:p>
        </w:tc>
        <w:tc>
          <w:tcPr>
            <w:tcW w:w="1715" w:type="dxa"/>
            <w:tcBorders>
              <w:bottom w:val="single" w:sz="8" w:space="0" w:color="000000"/>
              <w:right w:val="single" w:sz="8" w:space="0" w:color="000000"/>
            </w:tcBorders>
            <w:vAlign w:val="bottom"/>
            <w:tcPrChange w:id="484" w:author="Regina Casanova" w:date="2018-08-11T21:35:00Z">
              <w:tcPr>
                <w:tcW w:w="1715" w:type="dxa"/>
                <w:tcBorders>
                  <w:bottom w:val="single" w:sz="8" w:space="0" w:color="000000"/>
                  <w:right w:val="single" w:sz="8" w:space="0" w:color="000000"/>
                </w:tcBorders>
                <w:vAlign w:val="bottom"/>
              </w:tcPr>
            </w:tcPrChange>
          </w:tcPr>
          <w:p w14:paraId="62807CA5"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vAlign w:val="bottom"/>
            <w:tcPrChange w:id="485" w:author="Regina Casanova" w:date="2018-08-11T21:35:00Z">
              <w:tcPr>
                <w:tcW w:w="2501" w:type="dxa"/>
                <w:tcBorders>
                  <w:bottom w:val="single" w:sz="8" w:space="0" w:color="000000"/>
                  <w:right w:val="single" w:sz="8" w:space="0" w:color="000000"/>
                </w:tcBorders>
                <w:vAlign w:val="bottom"/>
              </w:tcPr>
            </w:tcPrChange>
          </w:tcPr>
          <w:p w14:paraId="763AB5CE" w14:textId="77777777" w:rsidR="00BA63BC" w:rsidRPr="00BA156B" w:rsidRDefault="00BA63BC" w:rsidP="004105E1">
            <w:pPr>
              <w:autoSpaceDE w:val="0"/>
              <w:autoSpaceDN w:val="0"/>
              <w:adjustRightInd w:val="0"/>
              <w:spacing w:line="360" w:lineRule="atLeast"/>
              <w:rPr>
                <w:color w:val="000000"/>
              </w:rPr>
            </w:pPr>
            <w:r w:rsidRPr="00BA156B">
              <w:rPr>
                <w:color w:val="000000"/>
              </w:rPr>
              <w:t>Servicios y servidor más reclamados, y más felicitado</w:t>
            </w:r>
          </w:p>
        </w:tc>
        <w:tc>
          <w:tcPr>
            <w:tcW w:w="5380" w:type="dxa"/>
            <w:tcBorders>
              <w:bottom w:val="single" w:sz="8" w:space="0" w:color="000000"/>
              <w:right w:val="single" w:sz="8" w:space="0" w:color="000000"/>
            </w:tcBorders>
            <w:vAlign w:val="bottom"/>
            <w:tcPrChange w:id="486" w:author="Regina Casanova" w:date="2018-08-11T21:35:00Z">
              <w:tcPr>
                <w:tcW w:w="5380" w:type="dxa"/>
                <w:tcBorders>
                  <w:bottom w:val="single" w:sz="8" w:space="0" w:color="000000"/>
                  <w:right w:val="single" w:sz="8" w:space="0" w:color="000000"/>
                </w:tcBorders>
                <w:vAlign w:val="bottom"/>
              </w:tcPr>
            </w:tcPrChange>
          </w:tcPr>
          <w:p w14:paraId="455DA74E"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conocer cuáles son los servicios y servidor más reclamados y felicitados para poder tomar decisiones sobre el servicio</w:t>
            </w:r>
          </w:p>
        </w:tc>
        <w:tc>
          <w:tcPr>
            <w:tcW w:w="2341" w:type="dxa"/>
            <w:tcBorders>
              <w:bottom w:val="single" w:sz="8" w:space="0" w:color="000000"/>
              <w:right w:val="single" w:sz="8" w:space="0" w:color="000000"/>
            </w:tcBorders>
            <w:vAlign w:val="bottom"/>
            <w:tcPrChange w:id="487" w:author="Regina Casanova" w:date="2018-08-11T21:35:00Z">
              <w:tcPr>
                <w:tcW w:w="2341" w:type="dxa"/>
                <w:tcBorders>
                  <w:bottom w:val="single" w:sz="8" w:space="0" w:color="000000"/>
                  <w:right w:val="single" w:sz="8" w:space="0" w:color="000000"/>
                </w:tcBorders>
                <w:vAlign w:val="bottom"/>
              </w:tcPr>
            </w:tcPrChange>
          </w:tcPr>
          <w:p w14:paraId="34E844C3" w14:textId="77777777" w:rsidR="00BA63BC" w:rsidRPr="00BA156B" w:rsidRDefault="00BA63BC" w:rsidP="004105E1">
            <w:pPr>
              <w:autoSpaceDE w:val="0"/>
              <w:autoSpaceDN w:val="0"/>
              <w:adjustRightInd w:val="0"/>
              <w:spacing w:line="360" w:lineRule="atLeast"/>
              <w:rPr>
                <w:color w:val="000000"/>
              </w:rPr>
            </w:pPr>
            <w:r w:rsidRPr="00BA156B">
              <w:rPr>
                <w:color w:val="000000"/>
              </w:rPr>
              <w:t>Listado de reclamos y felicitaciones por servicio y servidor</w:t>
            </w:r>
          </w:p>
        </w:tc>
        <w:tc>
          <w:tcPr>
            <w:tcW w:w="1559" w:type="dxa"/>
            <w:tcBorders>
              <w:bottom w:val="single" w:sz="8" w:space="0" w:color="000000"/>
              <w:right w:val="single" w:sz="8" w:space="0" w:color="000000"/>
            </w:tcBorders>
            <w:vAlign w:val="bottom"/>
            <w:tcPrChange w:id="488" w:author="Regina Casanova" w:date="2018-08-11T21:35:00Z">
              <w:tcPr>
                <w:tcW w:w="1559" w:type="dxa"/>
                <w:tcBorders>
                  <w:bottom w:val="single" w:sz="8" w:space="0" w:color="000000"/>
                  <w:right w:val="single" w:sz="8" w:space="0" w:color="000000"/>
                </w:tcBorders>
                <w:vAlign w:val="bottom"/>
              </w:tcPr>
            </w:tcPrChange>
          </w:tcPr>
          <w:p w14:paraId="4DA2B61F"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874DF" w:rsidRPr="00BA156B" w14:paraId="35582689"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65997A7"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lastRenderedPageBreak/>
              <w:t>22</w:t>
            </w:r>
          </w:p>
        </w:tc>
        <w:tc>
          <w:tcPr>
            <w:tcW w:w="1715" w:type="dxa"/>
            <w:tcBorders>
              <w:bottom w:val="single" w:sz="8" w:space="0" w:color="000000"/>
              <w:right w:val="single" w:sz="8" w:space="0" w:color="000000"/>
            </w:tcBorders>
            <w:shd w:val="clear" w:color="auto" w:fill="E1E0E0"/>
            <w:vAlign w:val="bottom"/>
          </w:tcPr>
          <w:p w14:paraId="161BD031"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shd w:val="clear" w:color="auto" w:fill="E1E0E0"/>
            <w:vAlign w:val="bottom"/>
          </w:tcPr>
          <w:p w14:paraId="440E9834" w14:textId="77777777" w:rsidR="00BA63BC" w:rsidRPr="00BA156B" w:rsidRDefault="00BA63BC" w:rsidP="004105E1">
            <w:pPr>
              <w:autoSpaceDE w:val="0"/>
              <w:autoSpaceDN w:val="0"/>
              <w:adjustRightInd w:val="0"/>
              <w:spacing w:line="360" w:lineRule="atLeast"/>
              <w:rPr>
                <w:color w:val="000000"/>
              </w:rPr>
            </w:pPr>
            <w:r w:rsidRPr="00BA156B">
              <w:rPr>
                <w:color w:val="000000"/>
              </w:rPr>
              <w:t>Estado del reclamo</w:t>
            </w:r>
          </w:p>
        </w:tc>
        <w:tc>
          <w:tcPr>
            <w:tcW w:w="5380" w:type="dxa"/>
            <w:tcBorders>
              <w:bottom w:val="single" w:sz="8" w:space="0" w:color="000000"/>
              <w:right w:val="single" w:sz="8" w:space="0" w:color="000000"/>
            </w:tcBorders>
            <w:shd w:val="clear" w:color="auto" w:fill="E1E0E0"/>
            <w:vAlign w:val="bottom"/>
          </w:tcPr>
          <w:p w14:paraId="7EF1E9C3"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sidRPr="00BA156B">
              <w:rPr>
                <w:color w:val="000000"/>
              </w:rPr>
              <w:t xml:space="preserve"> quiero conocer el estado de los reclamos para poder saber cuándo intervenir por los ciudadanos</w:t>
            </w:r>
          </w:p>
        </w:tc>
        <w:tc>
          <w:tcPr>
            <w:tcW w:w="2341" w:type="dxa"/>
            <w:tcBorders>
              <w:bottom w:val="single" w:sz="8" w:space="0" w:color="000000"/>
              <w:right w:val="single" w:sz="8" w:space="0" w:color="000000"/>
            </w:tcBorders>
            <w:shd w:val="clear" w:color="auto" w:fill="E1E0E0"/>
            <w:vAlign w:val="bottom"/>
          </w:tcPr>
          <w:p w14:paraId="21A1ED1B" w14:textId="77777777" w:rsidR="00BA63BC" w:rsidRPr="00BA156B" w:rsidRDefault="00BA63BC" w:rsidP="004105E1">
            <w:pPr>
              <w:autoSpaceDE w:val="0"/>
              <w:autoSpaceDN w:val="0"/>
              <w:adjustRightInd w:val="0"/>
              <w:spacing w:line="360" w:lineRule="atLeast"/>
              <w:rPr>
                <w:color w:val="000000"/>
              </w:rPr>
            </w:pPr>
            <w:r w:rsidRPr="00BA156B">
              <w:rPr>
                <w:color w:val="000000"/>
              </w:rPr>
              <w:t>Incluir estado del reclamo mediante semáforo (verde para &gt;10 días, 10 días&gt; amarillo para &lt; 20 días, &gt;20 días rojo)</w:t>
            </w:r>
          </w:p>
        </w:tc>
        <w:tc>
          <w:tcPr>
            <w:tcW w:w="1559" w:type="dxa"/>
            <w:tcBorders>
              <w:bottom w:val="single" w:sz="8" w:space="0" w:color="000000"/>
              <w:right w:val="single" w:sz="8" w:space="0" w:color="000000"/>
            </w:tcBorders>
            <w:shd w:val="clear" w:color="auto" w:fill="E1E0E0"/>
            <w:vAlign w:val="bottom"/>
          </w:tcPr>
          <w:p w14:paraId="5C11E3AC"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A63BC" w:rsidRPr="00BA156B" w14:paraId="3FD7A763" w14:textId="77777777" w:rsidTr="004105E1">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Change w:id="489" w:author="Regina Casanova" w:date="2018-08-11T21:35:00Z">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
          </w:tblPrExChange>
        </w:tblPrEx>
        <w:tc>
          <w:tcPr>
            <w:tcW w:w="504" w:type="dxa"/>
            <w:tcBorders>
              <w:left w:val="single" w:sz="8" w:space="0" w:color="000000"/>
              <w:bottom w:val="single" w:sz="8" w:space="0" w:color="000000"/>
              <w:right w:val="single" w:sz="8" w:space="0" w:color="000000"/>
            </w:tcBorders>
            <w:vAlign w:val="bottom"/>
            <w:tcPrChange w:id="490" w:author="Regina Casanova" w:date="2018-08-11T21:35:00Z">
              <w:tcPr>
                <w:tcW w:w="504" w:type="dxa"/>
                <w:tcBorders>
                  <w:left w:val="single" w:sz="8" w:space="0" w:color="000000"/>
                  <w:bottom w:val="single" w:sz="8" w:space="0" w:color="000000"/>
                  <w:right w:val="single" w:sz="8" w:space="0" w:color="000000"/>
                </w:tcBorders>
                <w:vAlign w:val="bottom"/>
              </w:tcPr>
            </w:tcPrChange>
          </w:tcPr>
          <w:p w14:paraId="11CB2293"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23</w:t>
            </w:r>
          </w:p>
        </w:tc>
        <w:tc>
          <w:tcPr>
            <w:tcW w:w="1715" w:type="dxa"/>
            <w:tcBorders>
              <w:bottom w:val="single" w:sz="8" w:space="0" w:color="000000"/>
              <w:right w:val="single" w:sz="8" w:space="0" w:color="000000"/>
            </w:tcBorders>
            <w:vAlign w:val="bottom"/>
            <w:tcPrChange w:id="491" w:author="Regina Casanova" w:date="2018-08-11T21:35:00Z">
              <w:tcPr>
                <w:tcW w:w="1715" w:type="dxa"/>
                <w:tcBorders>
                  <w:bottom w:val="single" w:sz="8" w:space="0" w:color="000000"/>
                  <w:right w:val="single" w:sz="8" w:space="0" w:color="000000"/>
                </w:tcBorders>
                <w:vAlign w:val="bottom"/>
              </w:tcPr>
            </w:tcPrChange>
          </w:tcPr>
          <w:p w14:paraId="38FA1BD9"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vAlign w:val="bottom"/>
            <w:tcPrChange w:id="492" w:author="Regina Casanova" w:date="2018-08-11T21:35:00Z">
              <w:tcPr>
                <w:tcW w:w="2501" w:type="dxa"/>
                <w:tcBorders>
                  <w:bottom w:val="single" w:sz="8" w:space="0" w:color="000000"/>
                  <w:right w:val="single" w:sz="8" w:space="0" w:color="000000"/>
                </w:tcBorders>
                <w:vAlign w:val="bottom"/>
              </w:tcPr>
            </w:tcPrChange>
          </w:tcPr>
          <w:p w14:paraId="6E0B2161" w14:textId="77777777" w:rsidR="00BA63BC" w:rsidRPr="00BA156B" w:rsidRDefault="00BA63BC" w:rsidP="004105E1">
            <w:pPr>
              <w:autoSpaceDE w:val="0"/>
              <w:autoSpaceDN w:val="0"/>
              <w:adjustRightInd w:val="0"/>
              <w:spacing w:line="360" w:lineRule="atLeast"/>
              <w:rPr>
                <w:color w:val="000000"/>
              </w:rPr>
            </w:pPr>
            <w:r w:rsidRPr="00BA156B">
              <w:rPr>
                <w:color w:val="000000"/>
              </w:rPr>
              <w:t>Dispositivo móvil (cualquier terminal)</w:t>
            </w:r>
          </w:p>
        </w:tc>
        <w:tc>
          <w:tcPr>
            <w:tcW w:w="5380" w:type="dxa"/>
            <w:tcBorders>
              <w:bottom w:val="single" w:sz="8" w:space="0" w:color="000000"/>
              <w:right w:val="single" w:sz="8" w:space="0" w:color="000000"/>
            </w:tcBorders>
            <w:vAlign w:val="bottom"/>
            <w:tcPrChange w:id="493" w:author="Regina Casanova" w:date="2018-08-11T21:35:00Z">
              <w:tcPr>
                <w:tcW w:w="5380" w:type="dxa"/>
                <w:tcBorders>
                  <w:bottom w:val="single" w:sz="8" w:space="0" w:color="000000"/>
                  <w:right w:val="single" w:sz="8" w:space="0" w:color="000000"/>
                </w:tcBorders>
                <w:vAlign w:val="bottom"/>
              </w:tcPr>
            </w:tcPrChange>
          </w:tcPr>
          <w:p w14:paraId="3C0C865E"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poder revisar el sistema desde mi celular para poder ver datos de forma rápida</w:t>
            </w:r>
          </w:p>
        </w:tc>
        <w:tc>
          <w:tcPr>
            <w:tcW w:w="2341" w:type="dxa"/>
            <w:tcBorders>
              <w:bottom w:val="single" w:sz="8" w:space="0" w:color="000000"/>
              <w:right w:val="single" w:sz="8" w:space="0" w:color="000000"/>
            </w:tcBorders>
            <w:vAlign w:val="bottom"/>
            <w:tcPrChange w:id="494" w:author="Regina Casanova" w:date="2018-08-11T21:35:00Z">
              <w:tcPr>
                <w:tcW w:w="2341" w:type="dxa"/>
                <w:tcBorders>
                  <w:bottom w:val="single" w:sz="8" w:space="0" w:color="000000"/>
                  <w:right w:val="single" w:sz="8" w:space="0" w:color="000000"/>
                </w:tcBorders>
                <w:vAlign w:val="bottom"/>
              </w:tcPr>
            </w:tcPrChange>
          </w:tcPr>
          <w:p w14:paraId="478B8F00" w14:textId="77777777" w:rsidR="00BA63BC" w:rsidRPr="00BA156B" w:rsidRDefault="00BA63BC" w:rsidP="004105E1">
            <w:pPr>
              <w:autoSpaceDE w:val="0"/>
              <w:autoSpaceDN w:val="0"/>
              <w:adjustRightInd w:val="0"/>
              <w:spacing w:line="360" w:lineRule="atLeast"/>
              <w:rPr>
                <w:color w:val="000000"/>
              </w:rPr>
            </w:pPr>
            <w:r w:rsidRPr="00BA156B">
              <w:rPr>
                <w:color w:val="000000"/>
              </w:rPr>
              <w:t>App con usuario y contraseña</w:t>
            </w:r>
          </w:p>
        </w:tc>
        <w:tc>
          <w:tcPr>
            <w:tcW w:w="1559" w:type="dxa"/>
            <w:tcBorders>
              <w:bottom w:val="single" w:sz="8" w:space="0" w:color="000000"/>
              <w:right w:val="single" w:sz="8" w:space="0" w:color="000000"/>
            </w:tcBorders>
            <w:vAlign w:val="bottom"/>
            <w:tcPrChange w:id="495" w:author="Regina Casanova" w:date="2018-08-11T21:35:00Z">
              <w:tcPr>
                <w:tcW w:w="1559" w:type="dxa"/>
                <w:tcBorders>
                  <w:bottom w:val="single" w:sz="8" w:space="0" w:color="000000"/>
                  <w:right w:val="single" w:sz="8" w:space="0" w:color="000000"/>
                </w:tcBorders>
                <w:vAlign w:val="bottom"/>
              </w:tcPr>
            </w:tcPrChange>
          </w:tcPr>
          <w:p w14:paraId="4FF9DE72"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874DF" w:rsidRPr="00BA156B" w14:paraId="22989289"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4F3D50FD"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24</w:t>
            </w:r>
          </w:p>
        </w:tc>
        <w:tc>
          <w:tcPr>
            <w:tcW w:w="1715" w:type="dxa"/>
            <w:tcBorders>
              <w:bottom w:val="single" w:sz="8" w:space="0" w:color="000000"/>
              <w:right w:val="single" w:sz="8" w:space="0" w:color="000000"/>
            </w:tcBorders>
            <w:shd w:val="clear" w:color="auto" w:fill="E1E0E0"/>
            <w:vAlign w:val="bottom"/>
          </w:tcPr>
          <w:p w14:paraId="7E58D372"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shd w:val="clear" w:color="auto" w:fill="E1E0E0"/>
            <w:vAlign w:val="bottom"/>
          </w:tcPr>
          <w:p w14:paraId="30B4BEF1" w14:textId="77777777" w:rsidR="00BA63BC" w:rsidRPr="00BA156B" w:rsidRDefault="00BA63BC" w:rsidP="004105E1">
            <w:pPr>
              <w:autoSpaceDE w:val="0"/>
              <w:autoSpaceDN w:val="0"/>
              <w:adjustRightInd w:val="0"/>
              <w:spacing w:line="360" w:lineRule="atLeast"/>
              <w:rPr>
                <w:color w:val="000000"/>
              </w:rPr>
            </w:pPr>
            <w:r w:rsidRPr="00BA156B">
              <w:rPr>
                <w:color w:val="000000"/>
              </w:rPr>
              <w:t>Estadísticas de distintas IPRESS y ranking, tendencias e indicadores</w:t>
            </w:r>
          </w:p>
        </w:tc>
        <w:tc>
          <w:tcPr>
            <w:tcW w:w="5380" w:type="dxa"/>
            <w:tcBorders>
              <w:bottom w:val="single" w:sz="8" w:space="0" w:color="000000"/>
              <w:right w:val="single" w:sz="8" w:space="0" w:color="000000"/>
            </w:tcBorders>
            <w:shd w:val="clear" w:color="auto" w:fill="E1E0E0"/>
            <w:vAlign w:val="bottom"/>
          </w:tcPr>
          <w:p w14:paraId="210DE737"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realizar un monitoreo general para poder planificar mis visitas</w:t>
            </w:r>
          </w:p>
        </w:tc>
        <w:tc>
          <w:tcPr>
            <w:tcW w:w="2341" w:type="dxa"/>
            <w:tcBorders>
              <w:bottom w:val="single" w:sz="8" w:space="0" w:color="000000"/>
              <w:right w:val="single" w:sz="8" w:space="0" w:color="000000"/>
            </w:tcBorders>
            <w:shd w:val="clear" w:color="auto" w:fill="E1E0E0"/>
            <w:vAlign w:val="bottom"/>
          </w:tcPr>
          <w:p w14:paraId="2D6BDD48" w14:textId="77777777" w:rsidR="00BA63BC" w:rsidRPr="00BA156B" w:rsidRDefault="00BA63BC" w:rsidP="004105E1">
            <w:pPr>
              <w:autoSpaceDE w:val="0"/>
              <w:autoSpaceDN w:val="0"/>
              <w:adjustRightInd w:val="0"/>
              <w:spacing w:line="360" w:lineRule="atLeast"/>
              <w:rPr>
                <w:color w:val="000000"/>
              </w:rPr>
            </w:pPr>
            <w:r w:rsidRPr="00BA156B">
              <w:rPr>
                <w:color w:val="000000"/>
              </w:rPr>
              <w:t>Cuadros estadísticos y gráficas de los datos presentados</w:t>
            </w:r>
          </w:p>
        </w:tc>
        <w:tc>
          <w:tcPr>
            <w:tcW w:w="1559" w:type="dxa"/>
            <w:tcBorders>
              <w:bottom w:val="single" w:sz="8" w:space="0" w:color="000000"/>
              <w:right w:val="single" w:sz="8" w:space="0" w:color="000000"/>
            </w:tcBorders>
            <w:shd w:val="clear" w:color="auto" w:fill="E1E0E0"/>
            <w:vAlign w:val="bottom"/>
          </w:tcPr>
          <w:p w14:paraId="1E14E4C1"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A63BC" w:rsidRPr="00BA156B" w14:paraId="4EE73B09" w14:textId="77777777" w:rsidTr="004105E1">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Change w:id="496" w:author="Regina Casanova" w:date="2018-08-11T21:35:00Z">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
          </w:tblPrExChange>
        </w:tblPrEx>
        <w:tc>
          <w:tcPr>
            <w:tcW w:w="504" w:type="dxa"/>
            <w:tcBorders>
              <w:left w:val="single" w:sz="8" w:space="0" w:color="000000"/>
              <w:bottom w:val="single" w:sz="8" w:space="0" w:color="000000"/>
              <w:right w:val="single" w:sz="8" w:space="0" w:color="000000"/>
            </w:tcBorders>
            <w:vAlign w:val="bottom"/>
            <w:tcPrChange w:id="497" w:author="Regina Casanova" w:date="2018-08-11T21:35:00Z">
              <w:tcPr>
                <w:tcW w:w="504" w:type="dxa"/>
                <w:tcBorders>
                  <w:left w:val="single" w:sz="8" w:space="0" w:color="000000"/>
                  <w:bottom w:val="single" w:sz="8" w:space="0" w:color="000000"/>
                  <w:right w:val="single" w:sz="8" w:space="0" w:color="000000"/>
                </w:tcBorders>
                <w:vAlign w:val="bottom"/>
              </w:tcPr>
            </w:tcPrChange>
          </w:tcPr>
          <w:p w14:paraId="523A641D"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25</w:t>
            </w:r>
          </w:p>
        </w:tc>
        <w:tc>
          <w:tcPr>
            <w:tcW w:w="1715" w:type="dxa"/>
            <w:tcBorders>
              <w:bottom w:val="single" w:sz="8" w:space="0" w:color="000000"/>
              <w:right w:val="single" w:sz="8" w:space="0" w:color="000000"/>
            </w:tcBorders>
            <w:vAlign w:val="bottom"/>
            <w:tcPrChange w:id="498" w:author="Regina Casanova" w:date="2018-08-11T21:35:00Z">
              <w:tcPr>
                <w:tcW w:w="1715" w:type="dxa"/>
                <w:tcBorders>
                  <w:bottom w:val="single" w:sz="8" w:space="0" w:color="000000"/>
                  <w:right w:val="single" w:sz="8" w:space="0" w:color="000000"/>
                </w:tcBorders>
                <w:vAlign w:val="bottom"/>
              </w:tcPr>
            </w:tcPrChange>
          </w:tcPr>
          <w:p w14:paraId="251F9E47"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vAlign w:val="bottom"/>
            <w:tcPrChange w:id="499" w:author="Regina Casanova" w:date="2018-08-11T21:35:00Z">
              <w:tcPr>
                <w:tcW w:w="2501" w:type="dxa"/>
                <w:tcBorders>
                  <w:bottom w:val="single" w:sz="8" w:space="0" w:color="000000"/>
                  <w:right w:val="single" w:sz="8" w:space="0" w:color="000000"/>
                </w:tcBorders>
                <w:vAlign w:val="bottom"/>
              </w:tcPr>
            </w:tcPrChange>
          </w:tcPr>
          <w:p w14:paraId="4907D94B" w14:textId="77777777" w:rsidR="00BA63BC" w:rsidRPr="00BA156B" w:rsidRDefault="00BA63BC" w:rsidP="004105E1">
            <w:pPr>
              <w:autoSpaceDE w:val="0"/>
              <w:autoSpaceDN w:val="0"/>
              <w:adjustRightInd w:val="0"/>
              <w:spacing w:line="360" w:lineRule="atLeast"/>
              <w:rPr>
                <w:color w:val="000000"/>
              </w:rPr>
            </w:pPr>
            <w:r w:rsidRPr="00BA156B">
              <w:rPr>
                <w:color w:val="000000"/>
              </w:rPr>
              <w:t>Reportes consolidados (por tipo de nivel)</w:t>
            </w:r>
          </w:p>
        </w:tc>
        <w:tc>
          <w:tcPr>
            <w:tcW w:w="5380" w:type="dxa"/>
            <w:tcBorders>
              <w:bottom w:val="single" w:sz="8" w:space="0" w:color="000000"/>
              <w:right w:val="single" w:sz="8" w:space="0" w:color="000000"/>
            </w:tcBorders>
            <w:vAlign w:val="bottom"/>
            <w:tcPrChange w:id="500" w:author="Regina Casanova" w:date="2018-08-11T21:35:00Z">
              <w:tcPr>
                <w:tcW w:w="5380" w:type="dxa"/>
                <w:tcBorders>
                  <w:bottom w:val="single" w:sz="8" w:space="0" w:color="000000"/>
                  <w:right w:val="single" w:sz="8" w:space="0" w:color="000000"/>
                </w:tcBorders>
                <w:vAlign w:val="bottom"/>
              </w:tcPr>
            </w:tcPrChange>
          </w:tcPr>
          <w:p w14:paraId="4D27E15F"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sidRPr="00BA156B">
              <w:rPr>
                <w:color w:val="000000"/>
              </w:rPr>
              <w:t xml:space="preserve"> quiero ver reportes de todos los reclamos presentados en diversas IPRESS clasificados por niveles para poder elaborar planes de acción en distintos niveles</w:t>
            </w:r>
          </w:p>
        </w:tc>
        <w:tc>
          <w:tcPr>
            <w:tcW w:w="2341" w:type="dxa"/>
            <w:tcBorders>
              <w:bottom w:val="single" w:sz="8" w:space="0" w:color="000000"/>
              <w:right w:val="single" w:sz="8" w:space="0" w:color="000000"/>
            </w:tcBorders>
            <w:vAlign w:val="bottom"/>
            <w:tcPrChange w:id="501" w:author="Regina Casanova" w:date="2018-08-11T21:35:00Z">
              <w:tcPr>
                <w:tcW w:w="2341" w:type="dxa"/>
                <w:tcBorders>
                  <w:bottom w:val="single" w:sz="8" w:space="0" w:color="000000"/>
                  <w:right w:val="single" w:sz="8" w:space="0" w:color="000000"/>
                </w:tcBorders>
                <w:vAlign w:val="bottom"/>
              </w:tcPr>
            </w:tcPrChange>
          </w:tcPr>
          <w:p w14:paraId="0DFDCC29" w14:textId="77777777" w:rsidR="00BA63BC" w:rsidRPr="00BA156B" w:rsidRDefault="00BA63BC" w:rsidP="004105E1">
            <w:pPr>
              <w:autoSpaceDE w:val="0"/>
              <w:autoSpaceDN w:val="0"/>
              <w:adjustRightInd w:val="0"/>
              <w:spacing w:line="360" w:lineRule="atLeast"/>
              <w:rPr>
                <w:color w:val="000000"/>
              </w:rPr>
            </w:pPr>
            <w:r w:rsidRPr="00BA156B">
              <w:rPr>
                <w:color w:val="000000"/>
              </w:rPr>
              <w:t>Tabla de reporte consolidado de todos los reclamos presentados. Descargable en Excel y PDF.</w:t>
            </w:r>
          </w:p>
        </w:tc>
        <w:tc>
          <w:tcPr>
            <w:tcW w:w="1559" w:type="dxa"/>
            <w:tcBorders>
              <w:bottom w:val="single" w:sz="8" w:space="0" w:color="000000"/>
              <w:right w:val="single" w:sz="8" w:space="0" w:color="000000"/>
            </w:tcBorders>
            <w:vAlign w:val="bottom"/>
            <w:tcPrChange w:id="502" w:author="Regina Casanova" w:date="2018-08-11T21:35:00Z">
              <w:tcPr>
                <w:tcW w:w="1559" w:type="dxa"/>
                <w:tcBorders>
                  <w:bottom w:val="single" w:sz="8" w:space="0" w:color="000000"/>
                  <w:right w:val="single" w:sz="8" w:space="0" w:color="000000"/>
                </w:tcBorders>
                <w:vAlign w:val="bottom"/>
              </w:tcPr>
            </w:tcPrChange>
          </w:tcPr>
          <w:p w14:paraId="5C8E01C8"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874DF" w:rsidRPr="00BA156B" w14:paraId="687D49FB"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17D098E5"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26</w:t>
            </w:r>
          </w:p>
        </w:tc>
        <w:tc>
          <w:tcPr>
            <w:tcW w:w="1715" w:type="dxa"/>
            <w:tcBorders>
              <w:bottom w:val="single" w:sz="8" w:space="0" w:color="000000"/>
              <w:right w:val="single" w:sz="8" w:space="0" w:color="000000"/>
            </w:tcBorders>
            <w:shd w:val="clear" w:color="auto" w:fill="E1E0E0"/>
            <w:vAlign w:val="bottom"/>
          </w:tcPr>
          <w:p w14:paraId="38864DC0"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shd w:val="clear" w:color="auto" w:fill="E1E0E0"/>
            <w:vAlign w:val="bottom"/>
          </w:tcPr>
          <w:p w14:paraId="1361A04F" w14:textId="77777777" w:rsidR="00BA63BC" w:rsidRPr="00BA156B" w:rsidRDefault="00BA63BC" w:rsidP="004105E1">
            <w:pPr>
              <w:autoSpaceDE w:val="0"/>
              <w:autoSpaceDN w:val="0"/>
              <w:adjustRightInd w:val="0"/>
              <w:spacing w:line="360" w:lineRule="atLeast"/>
              <w:rPr>
                <w:color w:val="000000"/>
              </w:rPr>
            </w:pPr>
            <w:r w:rsidRPr="00BA156B">
              <w:rPr>
                <w:color w:val="000000"/>
              </w:rPr>
              <w:t>Componente educativo</w:t>
            </w:r>
          </w:p>
        </w:tc>
        <w:tc>
          <w:tcPr>
            <w:tcW w:w="5380" w:type="dxa"/>
            <w:tcBorders>
              <w:bottom w:val="single" w:sz="8" w:space="0" w:color="000000"/>
              <w:right w:val="single" w:sz="8" w:space="0" w:color="000000"/>
            </w:tcBorders>
            <w:shd w:val="clear" w:color="auto" w:fill="E1E0E0"/>
            <w:vAlign w:val="bottom"/>
          </w:tcPr>
          <w:p w14:paraId="234FBD35"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 xml:space="preserve">quiero poder inculcar la cultura de los reclamos a los </w:t>
            </w:r>
            <w:r w:rsidRPr="00BA156B">
              <w:rPr>
                <w:color w:val="000000"/>
              </w:rPr>
              <w:lastRenderedPageBreak/>
              <w:t>ciudadano</w:t>
            </w:r>
            <w:r w:rsidR="00730A2F">
              <w:rPr>
                <w:color w:val="000000"/>
              </w:rPr>
              <w:t>s</w:t>
            </w:r>
            <w:r w:rsidRPr="00BA156B">
              <w:rPr>
                <w:color w:val="000000"/>
              </w:rPr>
              <w:t xml:space="preserve"> para poder tener buena información que sea verdaderamente reclamo</w:t>
            </w:r>
          </w:p>
        </w:tc>
        <w:tc>
          <w:tcPr>
            <w:tcW w:w="2341" w:type="dxa"/>
            <w:tcBorders>
              <w:bottom w:val="single" w:sz="8" w:space="0" w:color="000000"/>
              <w:right w:val="single" w:sz="8" w:space="0" w:color="000000"/>
            </w:tcBorders>
            <w:shd w:val="clear" w:color="auto" w:fill="E1E0E0"/>
            <w:vAlign w:val="bottom"/>
          </w:tcPr>
          <w:p w14:paraId="451A712C" w14:textId="77777777" w:rsidR="00BA63BC" w:rsidRPr="00BA156B" w:rsidRDefault="00BA63BC" w:rsidP="004105E1">
            <w:pPr>
              <w:autoSpaceDE w:val="0"/>
              <w:autoSpaceDN w:val="0"/>
              <w:adjustRightInd w:val="0"/>
              <w:spacing w:line="360" w:lineRule="atLeast"/>
              <w:rPr>
                <w:color w:val="000000"/>
              </w:rPr>
            </w:pPr>
            <w:r w:rsidRPr="00BA156B">
              <w:rPr>
                <w:color w:val="000000"/>
              </w:rPr>
              <w:lastRenderedPageBreak/>
              <w:t xml:space="preserve">Pequeño tutorial para poder explicar cómo funciona el </w:t>
            </w:r>
            <w:r w:rsidR="00F95B03">
              <w:rPr>
                <w:color w:val="000000"/>
              </w:rPr>
              <w:t xml:space="preserve">aplicativo </w:t>
            </w:r>
            <w:r w:rsidR="00F95B03">
              <w:rPr>
                <w:color w:val="000000"/>
              </w:rPr>
              <w:lastRenderedPageBreak/>
              <w:t>informático</w:t>
            </w:r>
            <w:r w:rsidRPr="00BA156B">
              <w:rPr>
                <w:color w:val="000000"/>
              </w:rPr>
              <w:t xml:space="preserve"> y mostrar diferencias de reclamo, queja y sugerencia</w:t>
            </w:r>
          </w:p>
        </w:tc>
        <w:tc>
          <w:tcPr>
            <w:tcW w:w="1559" w:type="dxa"/>
            <w:tcBorders>
              <w:bottom w:val="single" w:sz="8" w:space="0" w:color="000000"/>
              <w:right w:val="single" w:sz="8" w:space="0" w:color="000000"/>
            </w:tcBorders>
            <w:shd w:val="clear" w:color="auto" w:fill="E1E0E0"/>
            <w:vAlign w:val="bottom"/>
          </w:tcPr>
          <w:p w14:paraId="22747370" w14:textId="77777777" w:rsidR="00BA63BC" w:rsidRPr="00BA156B" w:rsidRDefault="00BA63BC" w:rsidP="004105E1">
            <w:pPr>
              <w:autoSpaceDE w:val="0"/>
              <w:autoSpaceDN w:val="0"/>
              <w:adjustRightInd w:val="0"/>
              <w:spacing w:line="360" w:lineRule="atLeast"/>
              <w:rPr>
                <w:color w:val="000000"/>
              </w:rPr>
            </w:pPr>
            <w:r w:rsidRPr="00BA156B">
              <w:rPr>
                <w:color w:val="000000"/>
              </w:rPr>
              <w:lastRenderedPageBreak/>
              <w:t>Medio - 2</w:t>
            </w:r>
          </w:p>
        </w:tc>
      </w:tr>
      <w:tr w:rsidR="00BA63BC" w:rsidRPr="00BA156B" w14:paraId="14CF6E0F" w14:textId="77777777" w:rsidTr="004105E1">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Change w:id="503" w:author="Regina Casanova" w:date="2018-08-11T21:35:00Z">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
          </w:tblPrExChange>
        </w:tblPrEx>
        <w:tc>
          <w:tcPr>
            <w:tcW w:w="504" w:type="dxa"/>
            <w:tcBorders>
              <w:left w:val="single" w:sz="8" w:space="0" w:color="000000"/>
              <w:bottom w:val="single" w:sz="8" w:space="0" w:color="000000"/>
              <w:right w:val="single" w:sz="8" w:space="0" w:color="000000"/>
            </w:tcBorders>
            <w:vAlign w:val="bottom"/>
            <w:tcPrChange w:id="504" w:author="Regina Casanova" w:date="2018-08-11T21:35:00Z">
              <w:tcPr>
                <w:tcW w:w="504" w:type="dxa"/>
                <w:tcBorders>
                  <w:left w:val="single" w:sz="8" w:space="0" w:color="000000"/>
                  <w:bottom w:val="single" w:sz="8" w:space="0" w:color="000000"/>
                  <w:right w:val="single" w:sz="8" w:space="0" w:color="000000"/>
                </w:tcBorders>
                <w:vAlign w:val="bottom"/>
              </w:tcPr>
            </w:tcPrChange>
          </w:tcPr>
          <w:p w14:paraId="298C082A"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27</w:t>
            </w:r>
          </w:p>
        </w:tc>
        <w:tc>
          <w:tcPr>
            <w:tcW w:w="1715" w:type="dxa"/>
            <w:tcBorders>
              <w:bottom w:val="single" w:sz="8" w:space="0" w:color="000000"/>
              <w:right w:val="single" w:sz="8" w:space="0" w:color="000000"/>
            </w:tcBorders>
            <w:vAlign w:val="bottom"/>
            <w:tcPrChange w:id="505" w:author="Regina Casanova" w:date="2018-08-11T21:35:00Z">
              <w:tcPr>
                <w:tcW w:w="1715" w:type="dxa"/>
                <w:tcBorders>
                  <w:bottom w:val="single" w:sz="8" w:space="0" w:color="000000"/>
                  <w:right w:val="single" w:sz="8" w:space="0" w:color="000000"/>
                </w:tcBorders>
                <w:vAlign w:val="bottom"/>
              </w:tcPr>
            </w:tcPrChange>
          </w:tcPr>
          <w:p w14:paraId="7C21EEE6"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vAlign w:val="bottom"/>
            <w:tcPrChange w:id="506" w:author="Regina Casanova" w:date="2018-08-11T21:35:00Z">
              <w:tcPr>
                <w:tcW w:w="2501" w:type="dxa"/>
                <w:tcBorders>
                  <w:bottom w:val="single" w:sz="8" w:space="0" w:color="000000"/>
                  <w:right w:val="single" w:sz="8" w:space="0" w:color="000000"/>
                </w:tcBorders>
                <w:vAlign w:val="bottom"/>
              </w:tcPr>
            </w:tcPrChange>
          </w:tcPr>
          <w:p w14:paraId="3CD6DDDF" w14:textId="77777777" w:rsidR="00BA63BC" w:rsidRPr="00BA156B" w:rsidRDefault="00BA63BC" w:rsidP="004105E1">
            <w:pPr>
              <w:autoSpaceDE w:val="0"/>
              <w:autoSpaceDN w:val="0"/>
              <w:adjustRightInd w:val="0"/>
              <w:spacing w:line="360" w:lineRule="atLeast"/>
              <w:rPr>
                <w:color w:val="000000"/>
              </w:rPr>
            </w:pPr>
            <w:r w:rsidRPr="00BA156B">
              <w:rPr>
                <w:color w:val="000000"/>
              </w:rPr>
              <w:t>Mostrar que mejoras se hicieron x reclamos presentados</w:t>
            </w:r>
          </w:p>
        </w:tc>
        <w:tc>
          <w:tcPr>
            <w:tcW w:w="5380" w:type="dxa"/>
            <w:tcBorders>
              <w:bottom w:val="single" w:sz="8" w:space="0" w:color="000000"/>
              <w:right w:val="single" w:sz="8" w:space="0" w:color="000000"/>
            </w:tcBorders>
            <w:vAlign w:val="bottom"/>
            <w:tcPrChange w:id="507" w:author="Regina Casanova" w:date="2018-08-11T21:35:00Z">
              <w:tcPr>
                <w:tcW w:w="5380" w:type="dxa"/>
                <w:tcBorders>
                  <w:bottom w:val="single" w:sz="8" w:space="0" w:color="000000"/>
                  <w:right w:val="single" w:sz="8" w:space="0" w:color="000000"/>
                </w:tcBorders>
                <w:vAlign w:val="bottom"/>
              </w:tcPr>
            </w:tcPrChange>
          </w:tcPr>
          <w:p w14:paraId="1A0A98A5"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ver que mejoras se han implementado en la IPRESS para poder verificar la correcta inversión de recursos económicos</w:t>
            </w:r>
          </w:p>
        </w:tc>
        <w:tc>
          <w:tcPr>
            <w:tcW w:w="2341" w:type="dxa"/>
            <w:tcBorders>
              <w:bottom w:val="single" w:sz="8" w:space="0" w:color="000000"/>
              <w:right w:val="single" w:sz="8" w:space="0" w:color="000000"/>
            </w:tcBorders>
            <w:vAlign w:val="bottom"/>
            <w:tcPrChange w:id="508" w:author="Regina Casanova" w:date="2018-08-11T21:35:00Z">
              <w:tcPr>
                <w:tcW w:w="2341" w:type="dxa"/>
                <w:tcBorders>
                  <w:bottom w:val="single" w:sz="8" w:space="0" w:color="000000"/>
                  <w:right w:val="single" w:sz="8" w:space="0" w:color="000000"/>
                </w:tcBorders>
                <w:vAlign w:val="bottom"/>
              </w:tcPr>
            </w:tcPrChange>
          </w:tcPr>
          <w:p w14:paraId="238EA33F" w14:textId="77777777" w:rsidR="00BA63BC" w:rsidRPr="00BA156B" w:rsidRDefault="00BA63BC" w:rsidP="004105E1">
            <w:pPr>
              <w:autoSpaceDE w:val="0"/>
              <w:autoSpaceDN w:val="0"/>
              <w:adjustRightInd w:val="0"/>
              <w:spacing w:line="360" w:lineRule="atLeast"/>
              <w:rPr>
                <w:color w:val="000000"/>
              </w:rPr>
            </w:pPr>
            <w:r w:rsidRPr="00BA156B">
              <w:rPr>
                <w:color w:val="000000"/>
              </w:rPr>
              <w:t>Parte que enseñe las mejoras que se hicieron por diversos reclamos</w:t>
            </w:r>
          </w:p>
        </w:tc>
        <w:tc>
          <w:tcPr>
            <w:tcW w:w="1559" w:type="dxa"/>
            <w:tcBorders>
              <w:bottom w:val="single" w:sz="8" w:space="0" w:color="000000"/>
              <w:right w:val="single" w:sz="8" w:space="0" w:color="000000"/>
            </w:tcBorders>
            <w:vAlign w:val="bottom"/>
            <w:tcPrChange w:id="509" w:author="Regina Casanova" w:date="2018-08-11T21:35:00Z">
              <w:tcPr>
                <w:tcW w:w="1559" w:type="dxa"/>
                <w:tcBorders>
                  <w:bottom w:val="single" w:sz="8" w:space="0" w:color="000000"/>
                  <w:right w:val="single" w:sz="8" w:space="0" w:color="000000"/>
                </w:tcBorders>
                <w:vAlign w:val="bottom"/>
              </w:tcPr>
            </w:tcPrChange>
          </w:tcPr>
          <w:p w14:paraId="32196F4B"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874DF" w:rsidRPr="00BA156B" w14:paraId="15BDFACF"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4BDF8CF"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28</w:t>
            </w:r>
          </w:p>
        </w:tc>
        <w:tc>
          <w:tcPr>
            <w:tcW w:w="1715" w:type="dxa"/>
            <w:tcBorders>
              <w:bottom w:val="single" w:sz="8" w:space="0" w:color="000000"/>
              <w:right w:val="single" w:sz="8" w:space="0" w:color="000000"/>
            </w:tcBorders>
            <w:shd w:val="clear" w:color="auto" w:fill="E1E0E0"/>
            <w:vAlign w:val="bottom"/>
          </w:tcPr>
          <w:p w14:paraId="36FF025A"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shd w:val="clear" w:color="auto" w:fill="E1E0E0"/>
            <w:vAlign w:val="bottom"/>
          </w:tcPr>
          <w:p w14:paraId="700A18EC" w14:textId="77777777" w:rsidR="00BA63BC" w:rsidRPr="00BA156B" w:rsidRDefault="00BA63BC" w:rsidP="004105E1">
            <w:pPr>
              <w:autoSpaceDE w:val="0"/>
              <w:autoSpaceDN w:val="0"/>
              <w:adjustRightInd w:val="0"/>
              <w:spacing w:line="360" w:lineRule="atLeast"/>
              <w:rPr>
                <w:color w:val="000000"/>
              </w:rPr>
            </w:pPr>
            <w:r w:rsidRPr="00BA156B">
              <w:rPr>
                <w:color w:val="000000"/>
              </w:rPr>
              <w:t>Que directivos se enteren de lo que ocurre en la IPRESS</w:t>
            </w:r>
          </w:p>
        </w:tc>
        <w:tc>
          <w:tcPr>
            <w:tcW w:w="5380" w:type="dxa"/>
            <w:tcBorders>
              <w:bottom w:val="single" w:sz="8" w:space="0" w:color="000000"/>
              <w:right w:val="single" w:sz="8" w:space="0" w:color="000000"/>
            </w:tcBorders>
            <w:shd w:val="clear" w:color="auto" w:fill="E1E0E0"/>
            <w:vAlign w:val="bottom"/>
          </w:tcPr>
          <w:p w14:paraId="4E6B1AF5"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que los gestores de IPRESS se enteren de todo lo que ocurre dentro para poder ver las mejoras que propongan a estos problemas</w:t>
            </w:r>
          </w:p>
        </w:tc>
        <w:tc>
          <w:tcPr>
            <w:tcW w:w="2341" w:type="dxa"/>
            <w:tcBorders>
              <w:bottom w:val="single" w:sz="8" w:space="0" w:color="000000"/>
              <w:right w:val="single" w:sz="8" w:space="0" w:color="000000"/>
            </w:tcBorders>
            <w:shd w:val="clear" w:color="auto" w:fill="E1E0E0"/>
            <w:vAlign w:val="bottom"/>
          </w:tcPr>
          <w:p w14:paraId="7DF60157" w14:textId="77777777" w:rsidR="00BA63BC" w:rsidRPr="00BA156B" w:rsidRDefault="00BA63BC" w:rsidP="004105E1">
            <w:pPr>
              <w:autoSpaceDE w:val="0"/>
              <w:autoSpaceDN w:val="0"/>
              <w:adjustRightInd w:val="0"/>
              <w:spacing w:line="360" w:lineRule="atLeast"/>
              <w:rPr>
                <w:color w:val="000000"/>
              </w:rPr>
            </w:pPr>
            <w:r w:rsidRPr="00BA156B">
              <w:rPr>
                <w:color w:val="000000"/>
              </w:rPr>
              <w:t>Función de visto por ciertos gestores en parte de reclamos</w:t>
            </w:r>
          </w:p>
        </w:tc>
        <w:tc>
          <w:tcPr>
            <w:tcW w:w="1559" w:type="dxa"/>
            <w:tcBorders>
              <w:bottom w:val="single" w:sz="8" w:space="0" w:color="000000"/>
              <w:right w:val="single" w:sz="8" w:space="0" w:color="000000"/>
            </w:tcBorders>
            <w:shd w:val="clear" w:color="auto" w:fill="E1E0E0"/>
            <w:vAlign w:val="bottom"/>
          </w:tcPr>
          <w:p w14:paraId="619E6CBA"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A63BC" w:rsidRPr="00BA156B" w14:paraId="6329587B" w14:textId="77777777" w:rsidTr="004105E1">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Change w:id="510" w:author="Regina Casanova" w:date="2018-08-11T21:35:00Z">
            <w:tblPrEx>
              <w:tblW w:w="14000" w:type="dxa"/>
              <w:tblInd w:w="-118" w:type="dxa"/>
              <w:tblBorders>
                <w:left w:val="nil"/>
                <w:right w:val="nil"/>
              </w:tblBorders>
              <w:tblLayout w:type="fixed"/>
              <w:tblCellMar>
                <w:left w:w="70" w:type="dxa"/>
                <w:right w:w="70" w:type="dxa"/>
              </w:tblCellMar>
              <w:tblLook w:val="0000" w:firstRow="0" w:lastRow="0" w:firstColumn="0" w:lastColumn="0" w:noHBand="0" w:noVBand="0"/>
            </w:tblPrEx>
          </w:tblPrExChange>
        </w:tblPrEx>
        <w:tc>
          <w:tcPr>
            <w:tcW w:w="504" w:type="dxa"/>
            <w:tcBorders>
              <w:left w:val="single" w:sz="8" w:space="0" w:color="000000"/>
              <w:bottom w:val="single" w:sz="8" w:space="0" w:color="000000"/>
              <w:right w:val="single" w:sz="8" w:space="0" w:color="000000"/>
            </w:tcBorders>
            <w:vAlign w:val="bottom"/>
            <w:tcPrChange w:id="511" w:author="Regina Casanova" w:date="2018-08-11T21:35:00Z">
              <w:tcPr>
                <w:tcW w:w="504" w:type="dxa"/>
                <w:tcBorders>
                  <w:left w:val="single" w:sz="8" w:space="0" w:color="000000"/>
                  <w:bottom w:val="single" w:sz="8" w:space="0" w:color="000000"/>
                  <w:right w:val="single" w:sz="8" w:space="0" w:color="000000"/>
                </w:tcBorders>
                <w:vAlign w:val="bottom"/>
              </w:tcPr>
            </w:tcPrChange>
          </w:tcPr>
          <w:p w14:paraId="344B8582"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29</w:t>
            </w:r>
          </w:p>
        </w:tc>
        <w:tc>
          <w:tcPr>
            <w:tcW w:w="1715" w:type="dxa"/>
            <w:tcBorders>
              <w:bottom w:val="single" w:sz="8" w:space="0" w:color="000000"/>
              <w:right w:val="single" w:sz="8" w:space="0" w:color="000000"/>
            </w:tcBorders>
            <w:vAlign w:val="bottom"/>
            <w:tcPrChange w:id="512" w:author="Regina Casanova" w:date="2018-08-11T21:35:00Z">
              <w:tcPr>
                <w:tcW w:w="1715" w:type="dxa"/>
                <w:tcBorders>
                  <w:bottom w:val="single" w:sz="8" w:space="0" w:color="000000"/>
                  <w:right w:val="single" w:sz="8" w:space="0" w:color="000000"/>
                </w:tcBorders>
                <w:vAlign w:val="bottom"/>
              </w:tcPr>
            </w:tcPrChange>
          </w:tcPr>
          <w:p w14:paraId="504D8971"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vAlign w:val="bottom"/>
            <w:tcPrChange w:id="513" w:author="Regina Casanova" w:date="2018-08-11T21:35:00Z">
              <w:tcPr>
                <w:tcW w:w="2501" w:type="dxa"/>
                <w:tcBorders>
                  <w:bottom w:val="single" w:sz="8" w:space="0" w:color="000000"/>
                  <w:right w:val="single" w:sz="8" w:space="0" w:color="000000"/>
                </w:tcBorders>
                <w:vAlign w:val="bottom"/>
              </w:tcPr>
            </w:tcPrChange>
          </w:tcPr>
          <w:p w14:paraId="499E9D40" w14:textId="77777777" w:rsidR="00BA63BC" w:rsidRPr="00BA156B" w:rsidRDefault="00BA63BC" w:rsidP="004105E1">
            <w:pPr>
              <w:autoSpaceDE w:val="0"/>
              <w:autoSpaceDN w:val="0"/>
              <w:adjustRightInd w:val="0"/>
              <w:spacing w:line="360" w:lineRule="atLeast"/>
              <w:rPr>
                <w:color w:val="000000"/>
              </w:rPr>
            </w:pPr>
            <w:r w:rsidRPr="00BA156B">
              <w:rPr>
                <w:color w:val="000000"/>
              </w:rPr>
              <w:t>Juntar reclamos para mostrar cuantos tienen el problema y posibles soluciones</w:t>
            </w:r>
          </w:p>
        </w:tc>
        <w:tc>
          <w:tcPr>
            <w:tcW w:w="5380" w:type="dxa"/>
            <w:tcBorders>
              <w:bottom w:val="single" w:sz="8" w:space="0" w:color="000000"/>
              <w:right w:val="single" w:sz="8" w:space="0" w:color="000000"/>
            </w:tcBorders>
            <w:vAlign w:val="bottom"/>
            <w:tcPrChange w:id="514" w:author="Regina Casanova" w:date="2018-08-11T21:35:00Z">
              <w:tcPr>
                <w:tcW w:w="5380" w:type="dxa"/>
                <w:tcBorders>
                  <w:bottom w:val="single" w:sz="8" w:space="0" w:color="000000"/>
                  <w:right w:val="single" w:sz="8" w:space="0" w:color="000000"/>
                </w:tcBorders>
                <w:vAlign w:val="bottom"/>
              </w:tcPr>
            </w:tcPrChange>
          </w:tcPr>
          <w:p w14:paraId="65037AFC"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agrupar reclamos para poder qué tan recurrente es dicho reclamo</w:t>
            </w:r>
          </w:p>
        </w:tc>
        <w:tc>
          <w:tcPr>
            <w:tcW w:w="2341" w:type="dxa"/>
            <w:tcBorders>
              <w:bottom w:val="single" w:sz="8" w:space="0" w:color="000000"/>
              <w:right w:val="single" w:sz="8" w:space="0" w:color="000000"/>
            </w:tcBorders>
            <w:vAlign w:val="bottom"/>
            <w:tcPrChange w:id="515" w:author="Regina Casanova" w:date="2018-08-11T21:35:00Z">
              <w:tcPr>
                <w:tcW w:w="2341" w:type="dxa"/>
                <w:tcBorders>
                  <w:bottom w:val="single" w:sz="8" w:space="0" w:color="000000"/>
                  <w:right w:val="single" w:sz="8" w:space="0" w:color="000000"/>
                </w:tcBorders>
                <w:vAlign w:val="bottom"/>
              </w:tcPr>
            </w:tcPrChange>
          </w:tcPr>
          <w:p w14:paraId="5192147A" w14:textId="77777777" w:rsidR="00BA63BC" w:rsidRPr="00BA156B" w:rsidRDefault="00BA63BC" w:rsidP="004105E1">
            <w:pPr>
              <w:autoSpaceDE w:val="0"/>
              <w:autoSpaceDN w:val="0"/>
              <w:adjustRightInd w:val="0"/>
              <w:spacing w:line="360" w:lineRule="atLeast"/>
              <w:rPr>
                <w:color w:val="000000"/>
              </w:rPr>
            </w:pPr>
            <w:r w:rsidRPr="00BA156B">
              <w:rPr>
                <w:color w:val="000000"/>
              </w:rPr>
              <w:t>Agrupación de reclamos por tipo. Filtro</w:t>
            </w:r>
          </w:p>
        </w:tc>
        <w:tc>
          <w:tcPr>
            <w:tcW w:w="1559" w:type="dxa"/>
            <w:tcBorders>
              <w:bottom w:val="single" w:sz="8" w:space="0" w:color="000000"/>
              <w:right w:val="single" w:sz="8" w:space="0" w:color="000000"/>
            </w:tcBorders>
            <w:vAlign w:val="bottom"/>
            <w:tcPrChange w:id="516" w:author="Regina Casanova" w:date="2018-08-11T21:35:00Z">
              <w:tcPr>
                <w:tcW w:w="1559" w:type="dxa"/>
                <w:tcBorders>
                  <w:bottom w:val="single" w:sz="8" w:space="0" w:color="000000"/>
                  <w:right w:val="single" w:sz="8" w:space="0" w:color="000000"/>
                </w:tcBorders>
                <w:vAlign w:val="bottom"/>
              </w:tcPr>
            </w:tcPrChange>
          </w:tcPr>
          <w:p w14:paraId="6C285A9E"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874DF" w:rsidRPr="00BA156B" w14:paraId="5D073F37"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443454E7"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30</w:t>
            </w:r>
          </w:p>
        </w:tc>
        <w:tc>
          <w:tcPr>
            <w:tcW w:w="1715" w:type="dxa"/>
            <w:tcBorders>
              <w:bottom w:val="single" w:sz="8" w:space="0" w:color="000000"/>
              <w:right w:val="single" w:sz="8" w:space="0" w:color="000000"/>
            </w:tcBorders>
            <w:shd w:val="clear" w:color="auto" w:fill="E1E0E0"/>
            <w:vAlign w:val="bottom"/>
          </w:tcPr>
          <w:p w14:paraId="26AA032D"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shd w:val="clear" w:color="auto" w:fill="E1E0E0"/>
            <w:vAlign w:val="bottom"/>
          </w:tcPr>
          <w:p w14:paraId="6348A658" w14:textId="77777777" w:rsidR="00BA63BC" w:rsidRPr="00BA156B" w:rsidRDefault="00BA63BC" w:rsidP="004105E1">
            <w:pPr>
              <w:autoSpaceDE w:val="0"/>
              <w:autoSpaceDN w:val="0"/>
              <w:adjustRightInd w:val="0"/>
              <w:spacing w:line="360" w:lineRule="atLeast"/>
              <w:rPr>
                <w:color w:val="000000"/>
              </w:rPr>
            </w:pPr>
            <w:r w:rsidRPr="00BA156B">
              <w:rPr>
                <w:color w:val="000000"/>
              </w:rPr>
              <w:t>Que el ciudadano pueda participar</w:t>
            </w:r>
          </w:p>
        </w:tc>
        <w:tc>
          <w:tcPr>
            <w:tcW w:w="5380" w:type="dxa"/>
            <w:tcBorders>
              <w:bottom w:val="single" w:sz="8" w:space="0" w:color="000000"/>
              <w:right w:val="single" w:sz="8" w:space="0" w:color="000000"/>
            </w:tcBorders>
            <w:shd w:val="clear" w:color="auto" w:fill="E1E0E0"/>
            <w:vAlign w:val="bottom"/>
          </w:tcPr>
          <w:p w14:paraId="7522655E"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poder ser partícipe de las mejoras de mi centro de salud para poder dar mi opinión sobre los cambios hechos</w:t>
            </w:r>
          </w:p>
        </w:tc>
        <w:tc>
          <w:tcPr>
            <w:tcW w:w="2341" w:type="dxa"/>
            <w:tcBorders>
              <w:bottom w:val="single" w:sz="8" w:space="0" w:color="000000"/>
              <w:right w:val="single" w:sz="8" w:space="0" w:color="000000"/>
            </w:tcBorders>
            <w:shd w:val="clear" w:color="auto" w:fill="E1E0E0"/>
            <w:vAlign w:val="bottom"/>
          </w:tcPr>
          <w:p w14:paraId="4397BA77" w14:textId="77777777" w:rsidR="00BA63BC" w:rsidRPr="00BA156B" w:rsidRDefault="00BA63BC" w:rsidP="004105E1">
            <w:pPr>
              <w:autoSpaceDE w:val="0"/>
              <w:autoSpaceDN w:val="0"/>
              <w:adjustRightInd w:val="0"/>
              <w:spacing w:line="360" w:lineRule="atLeast"/>
              <w:rPr>
                <w:color w:val="000000"/>
              </w:rPr>
            </w:pPr>
            <w:r w:rsidRPr="00BA156B">
              <w:rPr>
                <w:color w:val="000000"/>
              </w:rPr>
              <w:t>Recabar no solo reclamos sino también opiniones o ideas de mejora para el centro de salud</w:t>
            </w:r>
          </w:p>
        </w:tc>
        <w:tc>
          <w:tcPr>
            <w:tcW w:w="1559" w:type="dxa"/>
            <w:tcBorders>
              <w:bottom w:val="single" w:sz="8" w:space="0" w:color="000000"/>
              <w:right w:val="single" w:sz="8" w:space="0" w:color="000000"/>
            </w:tcBorders>
            <w:shd w:val="clear" w:color="auto" w:fill="E1E0E0"/>
            <w:vAlign w:val="bottom"/>
          </w:tcPr>
          <w:p w14:paraId="2ED92FB0"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A63BC" w:rsidRPr="00BA156B" w14:paraId="6FF7AF97"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517"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c>
          <w:tcPr>
            <w:tcW w:w="504" w:type="dxa"/>
            <w:tcBorders>
              <w:left w:val="single" w:sz="8" w:space="0" w:color="000000"/>
              <w:bottom w:val="single" w:sz="8" w:space="0" w:color="000000"/>
              <w:right w:val="single" w:sz="8" w:space="0" w:color="000000"/>
            </w:tcBorders>
            <w:vAlign w:val="bottom"/>
            <w:tcPrChange w:id="518" w:author="Regina Casanova" w:date="2018-08-11T21:35:00Z">
              <w:tcPr>
                <w:tcW w:w="504" w:type="dxa"/>
                <w:tcBorders>
                  <w:left w:val="single" w:sz="8" w:space="0" w:color="000000"/>
                  <w:bottom w:val="single" w:sz="8" w:space="0" w:color="000000"/>
                  <w:right w:val="single" w:sz="8" w:space="0" w:color="000000"/>
                </w:tcBorders>
                <w:vAlign w:val="bottom"/>
              </w:tcPr>
            </w:tcPrChange>
          </w:tcPr>
          <w:p w14:paraId="7A10F75F"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lastRenderedPageBreak/>
              <w:t>31</w:t>
            </w:r>
          </w:p>
        </w:tc>
        <w:tc>
          <w:tcPr>
            <w:tcW w:w="1715" w:type="dxa"/>
            <w:tcBorders>
              <w:bottom w:val="single" w:sz="8" w:space="0" w:color="000000"/>
              <w:right w:val="single" w:sz="8" w:space="0" w:color="000000"/>
            </w:tcBorders>
            <w:vAlign w:val="bottom"/>
            <w:tcPrChange w:id="519" w:author="Regina Casanova" w:date="2018-08-11T21:35:00Z">
              <w:tcPr>
                <w:tcW w:w="1715" w:type="dxa"/>
                <w:tcBorders>
                  <w:bottom w:val="single" w:sz="8" w:space="0" w:color="000000"/>
                  <w:right w:val="single" w:sz="8" w:space="0" w:color="000000"/>
                </w:tcBorders>
                <w:vAlign w:val="bottom"/>
              </w:tcPr>
            </w:tcPrChange>
          </w:tcPr>
          <w:p w14:paraId="77EEE1E8"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vAlign w:val="bottom"/>
            <w:tcPrChange w:id="520" w:author="Regina Casanova" w:date="2018-08-11T21:35:00Z">
              <w:tcPr>
                <w:tcW w:w="2501" w:type="dxa"/>
                <w:tcBorders>
                  <w:bottom w:val="single" w:sz="8" w:space="0" w:color="000000"/>
                  <w:right w:val="single" w:sz="8" w:space="0" w:color="000000"/>
                </w:tcBorders>
                <w:vAlign w:val="bottom"/>
              </w:tcPr>
            </w:tcPrChange>
          </w:tcPr>
          <w:p w14:paraId="225D7ECA" w14:textId="77777777" w:rsidR="00BA63BC" w:rsidRPr="00BA156B" w:rsidRDefault="00BA63BC" w:rsidP="004105E1">
            <w:pPr>
              <w:autoSpaceDE w:val="0"/>
              <w:autoSpaceDN w:val="0"/>
              <w:adjustRightInd w:val="0"/>
              <w:spacing w:line="360" w:lineRule="atLeast"/>
              <w:rPr>
                <w:color w:val="000000"/>
              </w:rPr>
            </w:pPr>
            <w:r w:rsidRPr="00BA156B">
              <w:rPr>
                <w:color w:val="000000"/>
              </w:rPr>
              <w:t>Mejorar comunicación con IPRESS</w:t>
            </w:r>
          </w:p>
        </w:tc>
        <w:tc>
          <w:tcPr>
            <w:tcW w:w="5380" w:type="dxa"/>
            <w:tcBorders>
              <w:bottom w:val="single" w:sz="8" w:space="0" w:color="000000"/>
              <w:right w:val="single" w:sz="8" w:space="0" w:color="000000"/>
            </w:tcBorders>
            <w:vAlign w:val="bottom"/>
            <w:tcPrChange w:id="521" w:author="Regina Casanova" w:date="2018-08-11T21:35:00Z">
              <w:tcPr>
                <w:tcW w:w="5380" w:type="dxa"/>
                <w:tcBorders>
                  <w:bottom w:val="single" w:sz="8" w:space="0" w:color="000000"/>
                  <w:right w:val="single" w:sz="8" w:space="0" w:color="000000"/>
                </w:tcBorders>
                <w:vAlign w:val="bottom"/>
              </w:tcPr>
            </w:tcPrChange>
          </w:tcPr>
          <w:p w14:paraId="77D5C872"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poder comunicarme de forma más fácil con mi centro de salud para poder expresar mis insatisfacciones</w:t>
            </w:r>
          </w:p>
        </w:tc>
        <w:tc>
          <w:tcPr>
            <w:tcW w:w="2341" w:type="dxa"/>
            <w:tcBorders>
              <w:bottom w:val="single" w:sz="8" w:space="0" w:color="000000"/>
              <w:right w:val="single" w:sz="8" w:space="0" w:color="000000"/>
            </w:tcBorders>
            <w:vAlign w:val="bottom"/>
            <w:tcPrChange w:id="522" w:author="Regina Casanova" w:date="2018-08-11T21:35:00Z">
              <w:tcPr>
                <w:tcW w:w="2341" w:type="dxa"/>
                <w:tcBorders>
                  <w:bottom w:val="single" w:sz="8" w:space="0" w:color="000000"/>
                  <w:right w:val="single" w:sz="8" w:space="0" w:color="000000"/>
                </w:tcBorders>
                <w:vAlign w:val="bottom"/>
              </w:tcPr>
            </w:tcPrChange>
          </w:tcPr>
          <w:p w14:paraId="5F77BF0A" w14:textId="77777777" w:rsidR="00BA63BC" w:rsidRPr="00BA156B" w:rsidRDefault="00BA63BC" w:rsidP="004105E1">
            <w:pPr>
              <w:autoSpaceDE w:val="0"/>
              <w:autoSpaceDN w:val="0"/>
              <w:adjustRightInd w:val="0"/>
              <w:spacing w:line="360" w:lineRule="atLeast"/>
              <w:rPr>
                <w:color w:val="000000"/>
              </w:rPr>
            </w:pPr>
            <w:r w:rsidRPr="00BA156B">
              <w:rPr>
                <w:color w:val="000000"/>
              </w:rPr>
              <w:t xml:space="preserve">Hacer el </w:t>
            </w:r>
            <w:r w:rsidR="00F95B03">
              <w:rPr>
                <w:color w:val="000000"/>
              </w:rPr>
              <w:t>aplicativo informático</w:t>
            </w:r>
            <w:r>
              <w:rPr>
                <w:color w:val="000000"/>
              </w:rPr>
              <w:t xml:space="preserve"> </w:t>
            </w:r>
            <w:r w:rsidRPr="00BA156B">
              <w:rPr>
                <w:color w:val="000000"/>
              </w:rPr>
              <w:t>de gestión de reclamos</w:t>
            </w:r>
          </w:p>
        </w:tc>
        <w:tc>
          <w:tcPr>
            <w:tcW w:w="1559" w:type="dxa"/>
            <w:tcBorders>
              <w:bottom w:val="single" w:sz="8" w:space="0" w:color="000000"/>
              <w:right w:val="single" w:sz="8" w:space="0" w:color="000000"/>
            </w:tcBorders>
            <w:vAlign w:val="bottom"/>
            <w:tcPrChange w:id="523" w:author="Regina Casanova" w:date="2018-08-11T21:35:00Z">
              <w:tcPr>
                <w:tcW w:w="1559" w:type="dxa"/>
                <w:tcBorders>
                  <w:bottom w:val="single" w:sz="8" w:space="0" w:color="000000"/>
                  <w:right w:val="single" w:sz="8" w:space="0" w:color="000000"/>
                </w:tcBorders>
                <w:vAlign w:val="bottom"/>
              </w:tcPr>
            </w:tcPrChange>
          </w:tcPr>
          <w:p w14:paraId="0FE8C5C4"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bl>
    <w:p w14:paraId="0C182753" w14:textId="77777777" w:rsidR="00BA63BC" w:rsidRPr="00BA156B" w:rsidRDefault="00BA63BC" w:rsidP="00BA63BC">
      <w:pPr>
        <w:spacing w:line="360" w:lineRule="auto"/>
        <w:jc w:val="both"/>
        <w:sectPr w:rsidR="00BA63BC" w:rsidRPr="00BA156B" w:rsidSect="00C271AB">
          <w:pgSz w:w="16840" w:h="11900" w:orient="landscape"/>
          <w:pgMar w:top="1701" w:right="1418" w:bottom="1701" w:left="2268" w:header="709" w:footer="709" w:gutter="0"/>
          <w:cols w:space="708"/>
          <w:titlePg/>
          <w:docGrid w:linePitch="360"/>
        </w:sectPr>
      </w:pPr>
    </w:p>
    <w:p w14:paraId="15A94B2F" w14:textId="77777777" w:rsidR="008E0B0A" w:rsidRDefault="008E0B0A" w:rsidP="00842BF2">
      <w:pPr>
        <w:pStyle w:val="Texto"/>
      </w:pPr>
      <w:r>
        <w:lastRenderedPageBreak/>
        <w:t>Mientras se estaba armando la tabla de requerimientos, uno de los componentes de dicha tabla era colocar la característica de diseño que el investigador considerara que iba a poder resolver un requerimiento especifico. Estas características de diseño se propusieron considerando el tipo de usuario especifico que presentada cierta necesidad, en ciertos casos, se consideraron varios tipos de usuarios que tenían una necesidad igual o similar para cierta característica de diseño. Dichas características de diseño se encuentran detalladas en la tabla de requerimientos antes presentada.</w:t>
      </w:r>
    </w:p>
    <w:p w14:paraId="1AB60E1D" w14:textId="77777777" w:rsidR="00BA63BC" w:rsidRDefault="00BA63BC" w:rsidP="007815C0">
      <w:pPr>
        <w:pStyle w:val="Ttulo3"/>
      </w:pPr>
      <w:bookmarkStart w:id="524" w:name="_Toc520655729"/>
      <w:r>
        <w:t xml:space="preserve">Diseño y </w:t>
      </w:r>
      <w:proofErr w:type="spellStart"/>
      <w:r>
        <w:t>Prototipado</w:t>
      </w:r>
      <w:bookmarkEnd w:id="524"/>
      <w:proofErr w:type="spellEnd"/>
    </w:p>
    <w:p w14:paraId="55481F50" w14:textId="77777777" w:rsidR="007D7316" w:rsidRDefault="003E111A" w:rsidP="00842BF2">
      <w:pPr>
        <w:pStyle w:val="Texto"/>
      </w:pPr>
      <w:r w:rsidRPr="00BA156B">
        <w:t xml:space="preserve">Con los requerimientos </w:t>
      </w:r>
      <w:r w:rsidR="006B071F" w:rsidRPr="00BA156B">
        <w:t xml:space="preserve">identificados </w:t>
      </w:r>
      <w:r w:rsidRPr="00BA156B">
        <w:t xml:space="preserve">del </w:t>
      </w:r>
      <w:r w:rsidR="00F95B03">
        <w:t>aplicativo informático</w:t>
      </w:r>
      <w:r w:rsidRPr="00BA156B">
        <w:t xml:space="preserve">, se </w:t>
      </w:r>
      <w:r w:rsidR="00F931EE" w:rsidRPr="00BA156B">
        <w:t>pasó</w:t>
      </w:r>
      <w:r w:rsidRPr="00BA156B">
        <w:t xml:space="preserve"> a la fase de diseño</w:t>
      </w:r>
      <w:r w:rsidR="008B5507" w:rsidRPr="00BA156B">
        <w:t xml:space="preserve">. </w:t>
      </w:r>
      <w:r w:rsidR="008E0B0A">
        <w:t xml:space="preserve">En primer lugar, considerando características de diseño especifico por cada tipo de usuario, se </w:t>
      </w:r>
      <w:r w:rsidR="00CF573B">
        <w:t xml:space="preserve">delimitó que características de diseño implicaban varias pantallas dentro del </w:t>
      </w:r>
      <w:r w:rsidR="00F95B03">
        <w:t>aplicativo informático</w:t>
      </w:r>
      <w:r w:rsidR="00CF573B">
        <w:t xml:space="preserve"> planteado. Se consideró la información solicitada por normativa para </w:t>
      </w:r>
      <w:r w:rsidR="007D7316">
        <w:t>el formulario de</w:t>
      </w:r>
      <w:r w:rsidR="00CF573B">
        <w:t xml:space="preserve"> un</w:t>
      </w:r>
      <w:r w:rsidR="007D7316">
        <w:t>a</w:t>
      </w:r>
      <w:r w:rsidR="00CF573B">
        <w:t xml:space="preserve"> </w:t>
      </w:r>
      <w:r w:rsidR="007D7316">
        <w:t>solicitud</w:t>
      </w:r>
      <w:r w:rsidR="00CF573B">
        <w:t xml:space="preserve"> y se dividió el tipo de información solicitada para poder tener un formulario con </w:t>
      </w:r>
      <w:r w:rsidR="005E12DB">
        <w:t>3 pasos donde cada paso pidiera información específica</w:t>
      </w:r>
      <w:r w:rsidR="007D7316">
        <w:t xml:space="preserve"> sobre lo ocurrido</w:t>
      </w:r>
      <w:r w:rsidR="005E12DB">
        <w:t>.</w:t>
      </w:r>
      <w:r w:rsidR="007D7316">
        <w:t xml:space="preserve"> </w:t>
      </w:r>
      <w:r w:rsidR="00F61885">
        <w:t xml:space="preserve">Esta vista iba a encontrarse disponible para gestores de IPRESS y ciudadanos, solo diferenciándose que los gestores de IPRESS no iban a poder seleccionar un establecimiento de salud diferente al que tuvieran asignados a su usuario. </w:t>
      </w:r>
      <w:r w:rsidR="007D7316">
        <w:t xml:space="preserve">Se delimitó de esta manera ya que se pensó que representaría una forma fluida en la que el ciudadano solicitante pudiera colocar tanto información del suceso como suya para identificación. </w:t>
      </w:r>
      <w:r w:rsidR="005E12DB">
        <w:t xml:space="preserve"> La primera parte pedía que tipo de solitud (consulta, reclamos o sugerencia) se iba a colocar así como información del establecimiento de salud en que ocurrió el hecho.</w:t>
      </w:r>
      <w:r w:rsidR="005E12DB" w:rsidRPr="005E12DB">
        <w:t xml:space="preserve"> </w:t>
      </w:r>
      <w:r w:rsidR="005E12DB">
        <w:t xml:space="preserve">El segundo paso pedía información personal sobre la persona que estaba interponiendo la solicitud </w:t>
      </w:r>
      <w:r w:rsidR="005E12DB">
        <w:lastRenderedPageBreak/>
        <w:t xml:space="preserve">y, en caso ser necesario, la información de la persona afectada </w:t>
      </w:r>
      <w:r w:rsidR="007D7316">
        <w:t>e</w:t>
      </w:r>
      <w:r w:rsidR="005E12DB">
        <w:t xml:space="preserve"> información acerca del hecho ocurrido. </w:t>
      </w:r>
      <w:r w:rsidR="007D7316">
        <w:t xml:space="preserve">El tercer paso solo pedía información sobre como contactar a la persona que estaba interponiendo la solicitud.   </w:t>
      </w:r>
      <w:r w:rsidR="005E12DB">
        <w:t>Posteriormente, se delimito que era necesario añadir 2 pasos adicionales, uno de resumen de lo interpuesto por el usuario para que pueda ser revisada y corregida en caso hubiera ocurrido un error y un paso de confirmación del envió de la solicitud  con un numero de confirmación</w:t>
      </w:r>
      <w:r w:rsidR="007D7316">
        <w:t xml:space="preserve"> y el anuncio que se envió una copia de la solicitud al correo electrónico</w:t>
      </w:r>
      <w:r w:rsidR="005E12DB">
        <w:t>.</w:t>
      </w:r>
      <w:r w:rsidR="007D7316">
        <w:t xml:space="preserve"> </w:t>
      </w:r>
      <w:r w:rsidR="005E12DB">
        <w:t xml:space="preserve"> </w:t>
      </w:r>
      <w:r w:rsidR="007D7316">
        <w:t xml:space="preserve">Ya que el componente principal de este </w:t>
      </w:r>
      <w:r w:rsidR="00F95B03">
        <w:t>aplicativo informático</w:t>
      </w:r>
      <w:r w:rsidR="007D7316">
        <w:t xml:space="preserve"> seria el formulario para colocar una solicitud, fue la característica de diseño m</w:t>
      </w:r>
      <w:r w:rsidR="001144DA">
        <w:t xml:space="preserve">ás elaborada y detallada. </w:t>
      </w:r>
    </w:p>
    <w:p w14:paraId="4AE6236B" w14:textId="77777777" w:rsidR="001144DA" w:rsidRDefault="001144DA" w:rsidP="00842BF2">
      <w:pPr>
        <w:pStyle w:val="Texto"/>
      </w:pPr>
      <w:r>
        <w:t xml:space="preserve">Adicionalmente, el </w:t>
      </w:r>
      <w:r w:rsidR="00F95B03">
        <w:t>aplicativo informático</w:t>
      </w:r>
      <w:r>
        <w:t xml:space="preserve"> debía permitir, dependiendo del tipo de usuario, manejar y gestionar las solicitudes. Entonces se creó las pantallas de Gestión que iban a ser utilizadas solo por los usuarios gestores de IPRESS y por personal de SUSALUD, no iba a ser visible para los ciudadanos. En estas pantallas se podían ver las solicitudes que se encontraran pendientes de solución y se podían agregar los diversos pasos realizados para poder llegar a una solución del mismo. En esta pantalla se utilizó una semaforización de las solicitudes vigentes para poder identificar de forma rápida y visual las solicitudes que se encontraban próximas a vencer el tiempo de 30 días hábiles para ser resueltas. Para esta pantalla, se ideo que se podría colocar una parte especifica que referenciara a las solicitudes nuevas para poder resolver el problema en el que ciudadanos colocaban solicitudes en centros de salud donde no correspondía dicho reclamo. Con la pantalla de solicitudes nuevas, cada gestor de IPRESS iba a poder ‘Admitir’ las solicitudes que fueran correspondientes a su establecimiento y rechazar las que no correspondían a su él.</w:t>
      </w:r>
    </w:p>
    <w:p w14:paraId="79E9942A" w14:textId="77777777" w:rsidR="001144DA" w:rsidRDefault="001144DA" w:rsidP="00842BF2">
      <w:pPr>
        <w:pStyle w:val="Texto"/>
      </w:pPr>
      <w:r>
        <w:lastRenderedPageBreak/>
        <w:t>Otras pantallas planteadas fueron las de ‘Solicitudes Vigentes’ e ‘Histórico de Solicitudes’</w:t>
      </w:r>
      <w:r w:rsidR="00F61885">
        <w:t>. Estas pantallas solo iban a encontrarse disponibles para gestores de IPRESS y personal de SUSALUD y</w:t>
      </w:r>
      <w:r>
        <w:t xml:space="preserve"> en ellas se podían exclusivamente visualizar los reclamos vigentes que no habían sido resueltos todavía y los que ya habían sido resueltos respectivamente. En ambas pantallas se podría visualizar </w:t>
      </w:r>
      <w:r w:rsidR="00F61885">
        <w:t xml:space="preserve">cuando y cuáles fueron </w:t>
      </w:r>
      <w:r>
        <w:t>los pasos realizados para encontrar una soluci</w:t>
      </w:r>
      <w:r w:rsidR="00F61885">
        <w:t>ón a la solicitud. Estos pasos iban a poder ser impresos, descargados y enviados a un correo electrónico. También se les incluyo una pantalla adicional que permitiera realizar filtros en donde se iba a poder obtener más detallada para la realización de reportes. En el caso exclusivo del tipo de usuarios de ciudadanos, se iba a colocar una versión adaptada de dichas pantallas donde solo se iban a poder visualizar las solicitudes vigentes y pasadas interpuestas por ese ciudadano exclusivamente.</w:t>
      </w:r>
    </w:p>
    <w:p w14:paraId="10E5F65D" w14:textId="77777777" w:rsidR="007D7316" w:rsidRDefault="00F61885" w:rsidP="00842BF2">
      <w:pPr>
        <w:pStyle w:val="Texto"/>
      </w:pPr>
      <w:r>
        <w:t xml:space="preserve">Para la característica de diseño de estadísticas se vio necesaria la creación de dos pantallas que iban a encontrarse disponibles para todos los tipos de usuarios en donde pudieran ver estadísticas de un establecimiento de salud en específico o realizar filtros a nivel nacional, regional o distrital donde pudieran ver estadísticas de diversos establecimientos de salud con el fin que los ciudadanos pudieran tomar decisiones sobre donde les convenía buscar atención </w:t>
      </w:r>
      <w:r w:rsidR="00F37427">
        <w:t>médica</w:t>
      </w:r>
      <w:r>
        <w:t xml:space="preserve"> y para el personal de SUSALUD, poder decidir donde era necesaria una fiscalización. En el caso de los gestores de IPRESS, </w:t>
      </w:r>
      <w:r w:rsidR="00F37427">
        <w:t xml:space="preserve">solo iban a poder visualizar estadísticas de la misma IPRESS para poder encontrar en qué áreas era prioritario realizar proyectos de mejora. </w:t>
      </w:r>
    </w:p>
    <w:p w14:paraId="6128FEDD" w14:textId="77777777" w:rsidR="00F61885" w:rsidRDefault="00F61885" w:rsidP="00842BF2">
      <w:pPr>
        <w:pStyle w:val="Texto"/>
      </w:pPr>
      <w:r>
        <w:t xml:space="preserve">Finalmente, </w:t>
      </w:r>
      <w:r w:rsidR="00F37427">
        <w:t xml:space="preserve">se vio necesaria la creación de dos tipos de páginas de ingreso, una para los ciudadanos donde se tenían que identificar con su número de Documento </w:t>
      </w:r>
      <w:r w:rsidR="00F37427">
        <w:lastRenderedPageBreak/>
        <w:t xml:space="preserve">Nacional de Identidad (DNI) y se iba a validar dicho numero colocando la fecha de su nacimiento. Esto se hizo como una forma de protección para evitar que un ciudadano pueda anteponer varias solicitudes pidiendo lo mismo utilizando diferentes </w:t>
      </w:r>
      <w:proofErr w:type="spellStart"/>
      <w:r w:rsidR="00F37427">
        <w:t>DNIs</w:t>
      </w:r>
      <w:proofErr w:type="spellEnd"/>
      <w:r w:rsidR="00F37427">
        <w:t xml:space="preserve">. En el caso de gestores de IPRESS y personal de SUSALUD, se hizo una página de inicio en donde iban a poder ingresar con un usuario y contraseña que hubiera sido creado por el administrador del </w:t>
      </w:r>
      <w:r w:rsidR="00F95B03">
        <w:t>aplicativo informático</w:t>
      </w:r>
      <w:r w:rsidR="00F37427">
        <w:t>.</w:t>
      </w:r>
    </w:p>
    <w:p w14:paraId="7CC63D26" w14:textId="77777777" w:rsidR="009D6532" w:rsidRDefault="009D6532" w:rsidP="00842BF2">
      <w:pPr>
        <w:pStyle w:val="Texto"/>
      </w:pPr>
      <w:r>
        <w:t xml:space="preserve">Cabe resaltar que en esta parte, algunos requerimientos que se encuentran detallados en la tabla de requerimientos no fueron considerados para las primeras versiones del prototipo. Estos requerimientos eran los correspondientes a diferentes lenguajes con los que debería contar el </w:t>
      </w:r>
      <w:r w:rsidR="00F95B03">
        <w:t>aplicativo informático</w:t>
      </w:r>
      <w:r>
        <w:t xml:space="preserve"> o periodicidad de un respaldo de la información almacenada dentro del </w:t>
      </w:r>
      <w:r w:rsidR="00F95B03">
        <w:t>aplicativo informático</w:t>
      </w:r>
      <w:r>
        <w:t xml:space="preserve">. Ellos no fueron considerados ya que el alcance de este proyecto era menor a esos detalles que son de importancia para la implementación del </w:t>
      </w:r>
      <w:r w:rsidR="00F95B03">
        <w:t>aplicativo informático</w:t>
      </w:r>
      <w:r>
        <w:t xml:space="preserve"> mas no para la ideación del diseño del mismo.</w:t>
      </w:r>
    </w:p>
    <w:p w14:paraId="5C24C4FA" w14:textId="77777777" w:rsidR="007A411A" w:rsidRPr="00BA156B" w:rsidRDefault="00331B1D" w:rsidP="00842BF2">
      <w:pPr>
        <w:pStyle w:val="Texto"/>
      </w:pPr>
      <w:r>
        <w:t xml:space="preserve">Con estas características de diseño </w:t>
      </w:r>
      <w:r w:rsidR="009D6532">
        <w:t xml:space="preserve">definidas en pantallas a diseñarse, se </w:t>
      </w:r>
      <w:r w:rsidR="00B561E1" w:rsidRPr="00BA156B">
        <w:t xml:space="preserve">plantearon diversos </w:t>
      </w:r>
      <w:r w:rsidR="008D3E42" w:rsidRPr="00BA156B">
        <w:t>flujo</w:t>
      </w:r>
      <w:r w:rsidR="00B561E1" w:rsidRPr="00BA156B">
        <w:t>s</w:t>
      </w:r>
      <w:r w:rsidR="008D3E42" w:rsidRPr="00BA156B">
        <w:t xml:space="preserve"> que</w:t>
      </w:r>
      <w:r w:rsidR="00B561E1" w:rsidRPr="00BA156B">
        <w:t xml:space="preserve"> podría seguir cada tipo de usuario cuando usara el </w:t>
      </w:r>
      <w:r w:rsidR="00F95B03">
        <w:t>aplicativo informático</w:t>
      </w:r>
      <w:r w:rsidR="00B561E1" w:rsidRPr="00BA156B">
        <w:t xml:space="preserve">, se realizaron varios </w:t>
      </w:r>
      <w:r w:rsidR="003E111A" w:rsidRPr="00BA156B">
        <w:t>para encontrar un</w:t>
      </w:r>
      <w:r w:rsidR="00C016D8" w:rsidRPr="00BA156B">
        <w:t xml:space="preserve"> </w:t>
      </w:r>
      <w:r w:rsidR="007A411A" w:rsidRPr="00BA156B">
        <w:t>f</w:t>
      </w:r>
      <w:r w:rsidR="003E111A" w:rsidRPr="00BA156B">
        <w:t>lujo que se adaptara a lo</w:t>
      </w:r>
      <w:r w:rsidR="00362A81" w:rsidRPr="00BA156B">
        <w:t>s</w:t>
      </w:r>
      <w:r w:rsidR="003E111A" w:rsidRPr="00BA156B">
        <w:t xml:space="preserve"> requerimientos</w:t>
      </w:r>
      <w:r w:rsidR="00362A81" w:rsidRPr="00BA156B">
        <w:t xml:space="preserve"> </w:t>
      </w:r>
      <w:r w:rsidR="003E111A" w:rsidRPr="00BA156B">
        <w:t>encontrado</w:t>
      </w:r>
      <w:r w:rsidR="00362A81" w:rsidRPr="00BA156B">
        <w:t xml:space="preserve">s por el investigador </w:t>
      </w:r>
      <w:r w:rsidR="003E111A" w:rsidRPr="00BA156B">
        <w:t>en</w:t>
      </w:r>
      <w:r w:rsidR="002F25C8" w:rsidRPr="00BA156B">
        <w:t xml:space="preserve"> cada tipo de usuario. Estos flujos se </w:t>
      </w:r>
      <w:r w:rsidR="00F855AA" w:rsidRPr="00BA156B">
        <w:t xml:space="preserve">utilizaron para saber cuáles </w:t>
      </w:r>
      <w:r w:rsidR="00D00DDC">
        <w:t>y cuá</w:t>
      </w:r>
      <w:r w:rsidR="00CC4980" w:rsidRPr="00BA156B">
        <w:t xml:space="preserve">ntas </w:t>
      </w:r>
      <w:r w:rsidR="00F855AA" w:rsidRPr="00BA156B">
        <w:t xml:space="preserve">eran las pantallas necesarias </w:t>
      </w:r>
      <w:r w:rsidR="00CC4980" w:rsidRPr="00BA156B">
        <w:t>a diseñar</w:t>
      </w:r>
      <w:r w:rsidR="00AD77F1" w:rsidRPr="00BA156B">
        <w:t xml:space="preserve"> en esta etapa. Una v</w:t>
      </w:r>
      <w:r w:rsidR="00766B86" w:rsidRPr="00BA156B">
        <w:t>ez</w:t>
      </w:r>
      <w:r w:rsidR="00B92B5C" w:rsidRPr="00BA156B">
        <w:t xml:space="preserve"> se tuvo </w:t>
      </w:r>
      <w:r w:rsidR="00766B86" w:rsidRPr="00BA156B">
        <w:t>delimitado</w:t>
      </w:r>
      <w:r w:rsidR="009D6532">
        <w:t>s los</w:t>
      </w:r>
      <w:r w:rsidR="00766B86" w:rsidRPr="00BA156B">
        <w:t xml:space="preserve"> flujo</w:t>
      </w:r>
      <w:r w:rsidR="009D6532">
        <w:t>s</w:t>
      </w:r>
      <w:r w:rsidR="00766B86" w:rsidRPr="00BA156B">
        <w:t xml:space="preserve"> a seguir en</w:t>
      </w:r>
      <w:r w:rsidR="00B92B5C" w:rsidRPr="00BA156B">
        <w:t xml:space="preserve"> cada tipo d</w:t>
      </w:r>
      <w:r w:rsidR="00D5095B" w:rsidRPr="00BA156B">
        <w:t xml:space="preserve">e usuario en el </w:t>
      </w:r>
      <w:r w:rsidR="00F95B03">
        <w:t>aplicativo informático</w:t>
      </w:r>
      <w:r w:rsidR="00D5095B" w:rsidRPr="00BA156B">
        <w:t>, se determinó</w:t>
      </w:r>
      <w:r w:rsidR="00B92B5C" w:rsidRPr="00BA156B">
        <w:t xml:space="preserve"> que se diseñarían</w:t>
      </w:r>
      <w:r w:rsidR="00AD5B2F" w:rsidRPr="00BA156B">
        <w:t xml:space="preserve"> </w:t>
      </w:r>
      <w:r w:rsidR="00D5095B" w:rsidRPr="00BA156B">
        <w:t xml:space="preserve">15 pantallas para </w:t>
      </w:r>
      <w:r w:rsidR="001F439D" w:rsidRPr="00BA156B">
        <w:t xml:space="preserve">cumplir las </w:t>
      </w:r>
      <w:r w:rsidR="009D6532">
        <w:t>características de diseño antes planteadas</w:t>
      </w:r>
      <w:r w:rsidR="001F439D" w:rsidRPr="00BA156B">
        <w:t>.</w:t>
      </w:r>
      <w:r w:rsidR="001B1619" w:rsidRPr="00BA156B">
        <w:t xml:space="preserve"> Debido a que los tipos de usuario tienen </w:t>
      </w:r>
      <w:r w:rsidR="009D6532">
        <w:t>objetivos</w:t>
      </w:r>
      <w:r w:rsidR="001B1619" w:rsidRPr="00BA156B">
        <w:t xml:space="preserve"> diferentes </w:t>
      </w:r>
      <w:r w:rsidR="00766B86" w:rsidRPr="00BA156B">
        <w:t>a</w:t>
      </w:r>
      <w:r w:rsidR="001B1619" w:rsidRPr="00BA156B">
        <w:t xml:space="preserve"> realizar, no todos van a poder acceder a las 15 </w:t>
      </w:r>
      <w:r w:rsidR="001B1619" w:rsidRPr="00BA156B">
        <w:lastRenderedPageBreak/>
        <w:t xml:space="preserve">pantallas </w:t>
      </w:r>
      <w:r w:rsidR="00766B86" w:rsidRPr="00BA156B">
        <w:t>diseñadas</w:t>
      </w:r>
      <w:r w:rsidR="00D00DDC">
        <w:t>, se delimitó</w:t>
      </w:r>
      <w:r w:rsidR="001B1619" w:rsidRPr="00BA156B">
        <w:t xml:space="preserve"> qu</w:t>
      </w:r>
      <w:r w:rsidR="00C93932">
        <w:t>e el acceso a las pantallas serí</w:t>
      </w:r>
      <w:r w:rsidR="001B1619" w:rsidRPr="00BA156B">
        <w:t>a de la siguiente manera:</w:t>
      </w:r>
    </w:p>
    <w:p w14:paraId="09A59380" w14:textId="77777777" w:rsidR="001B1619" w:rsidRPr="00BA156B" w:rsidRDefault="001B1619" w:rsidP="00A50DD7">
      <w:pPr>
        <w:pStyle w:val="Texto"/>
        <w:numPr>
          <w:ilvl w:val="0"/>
          <w:numId w:val="31"/>
        </w:numPr>
      </w:pPr>
      <w:r w:rsidRPr="00BA156B">
        <w:t xml:space="preserve">Personal de SUSALUD: </w:t>
      </w:r>
      <w:proofErr w:type="spellStart"/>
      <w:r w:rsidRPr="00F916E3">
        <w:t>Login</w:t>
      </w:r>
      <w:proofErr w:type="spellEnd"/>
      <w:r w:rsidRPr="00BA156B">
        <w:t xml:space="preserve"> con usuario y contraseña, </w:t>
      </w:r>
      <w:r w:rsidR="00AD5B2F" w:rsidRPr="00BA156B">
        <w:t>estadísticas, listado de solicitudes vigentes, gestión de solicitudes e histórico de solicitudes.</w:t>
      </w:r>
    </w:p>
    <w:p w14:paraId="30183F76" w14:textId="77777777" w:rsidR="001B1619" w:rsidRPr="00BA156B" w:rsidRDefault="001B1619" w:rsidP="00A50DD7">
      <w:pPr>
        <w:pStyle w:val="Texto"/>
        <w:numPr>
          <w:ilvl w:val="0"/>
          <w:numId w:val="31"/>
        </w:numPr>
      </w:pPr>
      <w:r w:rsidRPr="00BA156B">
        <w:t>Directivos</w:t>
      </w:r>
      <w:r w:rsidR="00AD5B2F" w:rsidRPr="00BA156B">
        <w:t xml:space="preserve"> y administrativos</w:t>
      </w:r>
      <w:r w:rsidRPr="00BA156B">
        <w:t xml:space="preserve"> de IPRESS: </w:t>
      </w:r>
      <w:proofErr w:type="spellStart"/>
      <w:r w:rsidRPr="00F916E3">
        <w:t>Login</w:t>
      </w:r>
      <w:proofErr w:type="spellEnd"/>
      <w:r w:rsidRPr="00BA156B">
        <w:t xml:space="preserve"> con usuario y contraseña, </w:t>
      </w:r>
      <w:r w:rsidR="00AD5B2F" w:rsidRPr="00BA156B">
        <w:t>nueva solicitud, estadísticas, gestión de solicitudes e histórico de solicitudes.</w:t>
      </w:r>
    </w:p>
    <w:p w14:paraId="2D4760EB" w14:textId="77777777" w:rsidR="00BA239F" w:rsidRPr="00842BF2" w:rsidRDefault="001B1619" w:rsidP="00A50DD7">
      <w:pPr>
        <w:pStyle w:val="Texto"/>
        <w:numPr>
          <w:ilvl w:val="0"/>
          <w:numId w:val="31"/>
        </w:numPr>
      </w:pPr>
      <w:r w:rsidRPr="00BA156B">
        <w:t xml:space="preserve">Ciudadanos: </w:t>
      </w:r>
      <w:proofErr w:type="spellStart"/>
      <w:r w:rsidRPr="00F916E3">
        <w:t>Login</w:t>
      </w:r>
      <w:proofErr w:type="spellEnd"/>
      <w:r w:rsidRPr="00BA156B">
        <w:t xml:space="preserve"> con Nº de DNI y Fechas de Nacimiento, </w:t>
      </w:r>
      <w:r w:rsidR="00AD5B2F" w:rsidRPr="00BA156B">
        <w:t>nueva solicitud, estadísticas, gestión de solicitudes e histórico de solicitudes.</w:t>
      </w:r>
    </w:p>
    <w:p w14:paraId="265DE30D" w14:textId="77777777" w:rsidR="00F931EE" w:rsidRPr="00842BF2" w:rsidRDefault="00AD5B2F" w:rsidP="00842BF2">
      <w:pPr>
        <w:pStyle w:val="Texto"/>
      </w:pPr>
      <w:r w:rsidRPr="00BA156B">
        <w:t xml:space="preserve">Una vez que se </w:t>
      </w:r>
      <w:r w:rsidR="002E1E27" w:rsidRPr="00BA156B">
        <w:t>tenían</w:t>
      </w:r>
      <w:r w:rsidRPr="00BA156B">
        <w:t xml:space="preserve"> </w:t>
      </w:r>
      <w:r w:rsidR="00E345B1" w:rsidRPr="00BA156B">
        <w:t xml:space="preserve">definidas </w:t>
      </w:r>
      <w:r w:rsidRPr="00BA156B">
        <w:t xml:space="preserve">las pantallas </w:t>
      </w:r>
      <w:r w:rsidR="00E345B1" w:rsidRPr="00BA156B">
        <w:t>para ser mostradas a</w:t>
      </w:r>
      <w:r w:rsidRPr="00BA156B">
        <w:t xml:space="preserve"> cada tipo de usuario, se </w:t>
      </w:r>
      <w:r w:rsidR="002E1E27" w:rsidRPr="00BA156B">
        <w:t>procedió</w:t>
      </w:r>
      <w:r w:rsidRPr="00BA156B">
        <w:t xml:space="preserve"> a hacer los </w:t>
      </w:r>
      <w:proofErr w:type="spellStart"/>
      <w:r w:rsidRPr="00F916E3">
        <w:t>wireframes</w:t>
      </w:r>
      <w:proofErr w:type="spellEnd"/>
      <w:r w:rsidRPr="00BA156B">
        <w:t xml:space="preserve"> de ellas. </w:t>
      </w:r>
      <w:r w:rsidR="00465CE9">
        <w:t xml:space="preserve">Una muestra de estos </w:t>
      </w:r>
      <w:r w:rsidR="00D00DDC">
        <w:t>bocetos</w:t>
      </w:r>
      <w:r w:rsidR="00465CE9">
        <w:t xml:space="preserve"> se puede</w:t>
      </w:r>
      <w:r w:rsidR="00CB6202">
        <w:t xml:space="preserve"> ver en el Anexo 5.</w:t>
      </w:r>
    </w:p>
    <w:p w14:paraId="7ADC2EBA" w14:textId="77777777" w:rsidR="00F609A6" w:rsidRPr="00842BF2" w:rsidRDefault="00F931EE" w:rsidP="00842BF2">
      <w:pPr>
        <w:pStyle w:val="Texto"/>
      </w:pPr>
      <w:r w:rsidRPr="00BA156B">
        <w:t>Para esta investigación se consideraron 5 tipos diferentes de estados que puede tener una solicitud, estos estados servirán para determinar en qué parte del proceso se encontraba la solicitud. Estos 5 estados fueron ‘Nuevo’, ‘Admitido’, ‘Infundado’, ‘En Proceso’ y ‘Solucionado’. Con el fin de filtrar los reclamos que no correspondían a la IPRESS don</w:t>
      </w:r>
      <w:r w:rsidR="00D00DDC">
        <w:t>de se estaba reclamando, se ideó</w:t>
      </w:r>
      <w:r w:rsidRPr="00BA156B">
        <w:t xml:space="preserve"> el estado ‘Nuevo’ para que su personal pueda determinar si es una solicitud admisible dentro de una determinada IPRESS. Si la solicitud era admisible, se le colocaba el estado ‘Admitido’ y cuando se empezarán a gestionar pasos para solucionar pasaría automáticamente a ‘En Proceso’. En caso de que no se considerará admisible, esta </w:t>
      </w:r>
      <w:r w:rsidRPr="00BA156B">
        <w:lastRenderedPageBreak/>
        <w:t>solicitud se consideraría ‘Infundado’ y se comunicaría con el ciudadano solicitante para que colocara su solicitud de manera correcta.</w:t>
      </w:r>
    </w:p>
    <w:p w14:paraId="6BF9A0EF" w14:textId="77777777" w:rsidR="00901DC8" w:rsidRPr="00BA156B" w:rsidRDefault="00766B86" w:rsidP="00842BF2">
      <w:pPr>
        <w:pStyle w:val="Texto"/>
      </w:pPr>
      <w:r w:rsidRPr="00BA156B">
        <w:t>Para los prototipos funcionales</w:t>
      </w:r>
      <w:r w:rsidR="00A901F3" w:rsidRPr="00BA156B">
        <w:t xml:space="preserve"> se </w:t>
      </w:r>
      <w:r w:rsidR="00203952" w:rsidRPr="00BA156B">
        <w:t>eligió</w:t>
      </w:r>
      <w:r w:rsidR="00A901F3" w:rsidRPr="00BA156B">
        <w:t xml:space="preserve"> la misma paleta de colores que utiliza actualmente SUSALUD para construir las primeras versiones del </w:t>
      </w:r>
      <w:r w:rsidR="00F95B03">
        <w:t>aplicativo informático</w:t>
      </w:r>
      <w:r w:rsidR="00A901F3" w:rsidRPr="00BA156B">
        <w:t>.</w:t>
      </w:r>
      <w:r w:rsidR="005E5321" w:rsidRPr="00BA156B">
        <w:t xml:space="preserve"> </w:t>
      </w:r>
      <w:r w:rsidR="00F15F0B" w:rsidRPr="00BA156B">
        <w:t xml:space="preserve">Se </w:t>
      </w:r>
      <w:proofErr w:type="spellStart"/>
      <w:r w:rsidR="00F15F0B" w:rsidRPr="00BA156B">
        <w:t>prototiparon</w:t>
      </w:r>
      <w:proofErr w:type="spellEnd"/>
      <w:r w:rsidR="00F15F0B" w:rsidRPr="00BA156B">
        <w:t xml:space="preserve"> todas pantallas planteadas y se </w:t>
      </w:r>
      <w:r w:rsidR="00A901F3" w:rsidRPr="00BA156B">
        <w:t>hicieron copias de estas pantallas para poder realizar un flujo por cada tipo de usuario y que no hubiera confusión entre las pantallas planteadas.</w:t>
      </w:r>
      <w:r w:rsidR="000A31C1">
        <w:t xml:space="preserve"> </w:t>
      </w:r>
    </w:p>
    <w:p w14:paraId="629FEB55" w14:textId="77777777" w:rsidR="000F72A9" w:rsidRPr="00BA156B" w:rsidRDefault="000A31C1" w:rsidP="00842BF2">
      <w:pPr>
        <w:pStyle w:val="Texto"/>
      </w:pPr>
      <w:r>
        <w:t xml:space="preserve">El flujo propuesto para los diferentes tipos de usuarios con la pantalla correspondiente a dicho paso se encuentra en el Anexo 6. </w:t>
      </w:r>
      <w:r w:rsidR="00901DC8" w:rsidRPr="00BA156B">
        <w:t>La versión final del prototipo se encuentra en</w:t>
      </w:r>
      <w:r w:rsidR="000F72A9" w:rsidRPr="00BA156B">
        <w:t>:</w:t>
      </w:r>
    </w:p>
    <w:p w14:paraId="2C13F51F" w14:textId="77777777" w:rsidR="00F8187A" w:rsidRPr="00842BF2" w:rsidRDefault="00B874DF" w:rsidP="00842BF2">
      <w:pPr>
        <w:pStyle w:val="Texto"/>
        <w:jc w:val="center"/>
        <w:rPr>
          <w:sz w:val="16"/>
          <w:szCs w:val="16"/>
          <w:lang w:val="es-PE"/>
        </w:rPr>
      </w:pPr>
      <w:hyperlink r:id="rId18" w:anchor="g=1&amp;p=gestores" w:history="1">
        <w:r w:rsidR="000F72A9" w:rsidRPr="00BA156B">
          <w:rPr>
            <w:rStyle w:val="Hipervnculo"/>
            <w:lang w:val="es-PE"/>
          </w:rPr>
          <w:t>https://sx7lvw.axshare.com/</w:t>
        </w:r>
      </w:hyperlink>
    </w:p>
    <w:p w14:paraId="14AF668E" w14:textId="77777777" w:rsidR="00F8187A" w:rsidRPr="00BA156B" w:rsidRDefault="00F8187A" w:rsidP="009C3939">
      <w:pPr>
        <w:pStyle w:val="Ttulo2"/>
        <w:rPr>
          <w:lang w:val="es-PE"/>
        </w:rPr>
      </w:pPr>
      <w:bookmarkStart w:id="525" w:name="_Toc520655730"/>
      <w:r w:rsidRPr="00BA156B">
        <w:rPr>
          <w:lang w:val="es-PE"/>
        </w:rPr>
        <w:t>Fase de Pruebas</w:t>
      </w:r>
      <w:bookmarkEnd w:id="525"/>
    </w:p>
    <w:p w14:paraId="27FE0338" w14:textId="77777777" w:rsidR="006D0710" w:rsidRPr="00842BF2" w:rsidRDefault="00F8187A" w:rsidP="00842BF2">
      <w:pPr>
        <w:pStyle w:val="Texto"/>
      </w:pPr>
      <w:r w:rsidRPr="00BA156B">
        <w:t xml:space="preserve">En esta fase se concertaron entrevistas con 10 de los entrevistados de la primera ronda, no se pudo concretar </w:t>
      </w:r>
      <w:r w:rsidR="009F5AB0" w:rsidRPr="00BA156B">
        <w:t>visitas a</w:t>
      </w:r>
      <w:r w:rsidRPr="00BA156B">
        <w:t xml:space="preserve"> los otros 11 entrevistados debido a que no se encontraban disponibles. </w:t>
      </w:r>
      <w:r w:rsidR="00C556E9">
        <w:t>En su lugar</w:t>
      </w:r>
      <w:r w:rsidRPr="00BA156B">
        <w:t xml:space="preserve">, se entrevistaron a 5 personas </w:t>
      </w:r>
      <w:r w:rsidR="00C556E9">
        <w:t>extra</w:t>
      </w:r>
      <w:r w:rsidRPr="00BA156B">
        <w:t xml:space="preserve"> que cumplían con ser de uno de los tipos de usuarios antes mencionados. </w:t>
      </w:r>
      <w:r w:rsidR="0079477F" w:rsidRPr="00BA156B">
        <w:t>Para esta fase, todos los entrevistados fueron encontrados por conveniencia y se dividieron de la siguiente manera por tipo de usuario:</w:t>
      </w:r>
    </w:p>
    <w:p w14:paraId="56CE4692" w14:textId="77777777" w:rsidR="0079477F" w:rsidRPr="00BA156B" w:rsidRDefault="0079477F" w:rsidP="00A50DD7">
      <w:pPr>
        <w:pStyle w:val="Texto"/>
        <w:numPr>
          <w:ilvl w:val="0"/>
          <w:numId w:val="32"/>
        </w:numPr>
      </w:pPr>
      <w:r w:rsidRPr="00BA156B">
        <w:t xml:space="preserve">Personal de SUSALUD: 3 entrevistados en total. </w:t>
      </w:r>
    </w:p>
    <w:p w14:paraId="427636F7" w14:textId="77777777" w:rsidR="0079477F" w:rsidRPr="00BA156B" w:rsidRDefault="0079477F" w:rsidP="00A50DD7">
      <w:pPr>
        <w:pStyle w:val="Texto"/>
        <w:numPr>
          <w:ilvl w:val="0"/>
          <w:numId w:val="32"/>
        </w:numPr>
      </w:pPr>
      <w:r w:rsidRPr="00BA156B">
        <w:t>Gestores de IPRESS: 6 entrevistados en total. Todos encontrados por referencia al ser informantes claves.</w:t>
      </w:r>
    </w:p>
    <w:p w14:paraId="4C277919" w14:textId="77777777" w:rsidR="005F185B" w:rsidRPr="00842BF2" w:rsidRDefault="0079477F" w:rsidP="00A50DD7">
      <w:pPr>
        <w:pStyle w:val="Texto"/>
        <w:numPr>
          <w:ilvl w:val="0"/>
          <w:numId w:val="32"/>
        </w:numPr>
      </w:pPr>
      <w:r w:rsidRPr="00BA156B">
        <w:lastRenderedPageBreak/>
        <w:t>Ciudadanos: 6 entrevistados en total. 3 encontrados dentro de la red del investigador referidos por ser ciudadanos con alta tendencia a presentar reclamos y 3 encontrados en el Hospital Nacional Cayetano Heredia mientras esperaban que atendieran a su familiar.</w:t>
      </w:r>
    </w:p>
    <w:p w14:paraId="215D85FB" w14:textId="77777777" w:rsidR="00757090" w:rsidRPr="00842BF2" w:rsidRDefault="00C95D94" w:rsidP="00842BF2">
      <w:pPr>
        <w:pStyle w:val="Texto"/>
      </w:pPr>
      <w:r w:rsidRPr="00BA156B">
        <w:t xml:space="preserve">De los 15 entrevistados, 9 fueron mujeres y 6 fueron hombres. De los 15, 3 se encontraban en el rango de edad entre 18 y 29 años de edad, 2 entre los 30 y los 49 años y 10 se encontraban entre los 50 y 64 años de edad. Los 15 se identificaron como personas tecnológicas ya que utilizan con frecuencia diaria dispositivos con conexión a internet. </w:t>
      </w:r>
      <w:r w:rsidR="005746B8" w:rsidRPr="00BA156B">
        <w:t>Todos manifestaron que se conectan por medio de un Smartphone</w:t>
      </w:r>
      <w:r w:rsidR="005F11B8" w:rsidRPr="00BA156B">
        <w:t>.</w:t>
      </w:r>
      <w:r w:rsidR="005746B8" w:rsidRPr="00BA156B">
        <w:t xml:space="preserve"> 3</w:t>
      </w:r>
      <w:r w:rsidR="005F11B8" w:rsidRPr="00BA156B">
        <w:t xml:space="preserve"> utilizan exclusivamente este dispositivo</w:t>
      </w:r>
      <w:r w:rsidR="005746B8" w:rsidRPr="00BA156B">
        <w:t xml:space="preserve"> </w:t>
      </w:r>
      <w:r w:rsidR="005F11B8" w:rsidRPr="00BA156B">
        <w:t>para conectarse a internet</w:t>
      </w:r>
      <w:r w:rsidR="005746B8" w:rsidRPr="00BA156B">
        <w:t>. Adicionalmente, 2 personas se conectan también por medio de una Tablet, 7 personas por medio de una computadora portátil o de escritorio y 3 personas manifestaron que se conectan a internet mediante Smartphone, Tablet y computadora portátil o de escritorio.</w:t>
      </w:r>
    </w:p>
    <w:p w14:paraId="1BE9B61E" w14:textId="77777777" w:rsidR="003E0AA6" w:rsidRDefault="005F185B" w:rsidP="00842BF2">
      <w:pPr>
        <w:pStyle w:val="Texto"/>
      </w:pPr>
      <w:r w:rsidRPr="00BA156B">
        <w:t xml:space="preserve">Dado que la metodología de </w:t>
      </w:r>
      <w:r w:rsidR="007A54FF" w:rsidRPr="00BA156B">
        <w:t>UCD</w:t>
      </w:r>
      <w:r w:rsidRPr="00BA156B">
        <w:t xml:space="preserve"> implica que la fase de prueba y la fase de diseño </w:t>
      </w:r>
      <w:r w:rsidR="000A2EE5" w:rsidRPr="00BA156B">
        <w:t>sean</w:t>
      </w:r>
      <w:r w:rsidRPr="00BA156B">
        <w:t xml:space="preserve"> iterativa</w:t>
      </w:r>
      <w:r w:rsidR="000A2EE5" w:rsidRPr="00BA156B">
        <w:t>s</w:t>
      </w:r>
      <w:r w:rsidRPr="00BA156B">
        <w:t xml:space="preserve">, se itero al menos una vez dependiendo de lo que se fue observando durante las pruebas. Para los gestores de IPRESS y ciudadanos se iteró 2 veces, siendo la primera entre el 3er y 4to entrevistado y la segunda fue una vez terminadas la 6ta prueba. En el caso del Personal de SUSALUD solo se pudo iterar 1 vez debido a que no se pudo encontrar más personal que estuviera disponible para hacer las pruebas durante el tiempo establecido para ellas. </w:t>
      </w:r>
    </w:p>
    <w:p w14:paraId="6FFC5EC2" w14:textId="77777777" w:rsidR="002D5208" w:rsidRDefault="002D5208" w:rsidP="00842BF2">
      <w:pPr>
        <w:pStyle w:val="Texto"/>
      </w:pPr>
      <w:r>
        <w:t xml:space="preserve">El personal de SUSALUD realizaron las tareas indicadas de la manera en que el investigador planteo en un inicio. Dieron comentarios acerca de cómo podía </w:t>
      </w:r>
      <w:r>
        <w:lastRenderedPageBreak/>
        <w:t xml:space="preserve">mejorarse agrupándose de forma diferente en el menú para que fuera más intuitivo, cosa que fue tomada para iteraciones con los otros tipos de usuarios adicionalmente. </w:t>
      </w:r>
      <w:r w:rsidR="007C0DFF">
        <w:t xml:space="preserve">Los problemas que encontraban en la agrupación inicial que se había colocado, era por el uso de la palabra “Vigente” de forma repetitiva en dos </w:t>
      </w:r>
      <w:r w:rsidR="00730A2F">
        <w:t>secciones distintas</w:t>
      </w:r>
      <w:r w:rsidR="007C0DFF">
        <w:t xml:space="preserve"> del prototipo. Mencionaron que, en el caso de solicitudes erróneamente colocadas en cierto establecimiento de salud, sería adecuado poder derivar de manera rápida y sencilla al establecimiento correcto. Sobre el estado de “Apelado” les pareció una interesante en la que SUSALUD podía ser partícipe del proceso, sin tener que estar guiando a la IPRESS en todo momento. En un caso con el personal de SUSALUD, no se comprendió</w:t>
      </w:r>
      <w:r w:rsidR="001E2FF3">
        <w:t xml:space="preserve"> bien la semaforización</w:t>
      </w:r>
      <w:r w:rsidR="007C0DFF">
        <w:t xml:space="preserve"> de los reclamos, ya que pensó que se atribuía a de lo más sencillo a lo más difícil de resolver. Sin embargo, una vez explicado, explico que le parecía una buena forma de llamar la atención a los reclamos que necesitan más atención. Ninguno tuvo problemas con entender los elementos presentados en las pantallas y en el caso de la re-clasificación de reclamos, no dieron opiniones debido a que referenciaban que existe una nueva clasificación de reclamos que se encontraba en ese momento en revisión y por ello preferían no opinar. Sobre colocar la palabra “Solicitudes” en el título del </w:t>
      </w:r>
      <w:r w:rsidR="00F95B03">
        <w:t>aplicativo informático</w:t>
      </w:r>
      <w:r w:rsidR="007C0DFF">
        <w:t>, se mostraron de acuerdo ya que sigue el modelo que ellos cuentan actualmente.</w:t>
      </w:r>
    </w:p>
    <w:p w14:paraId="3FCC2BB7" w14:textId="77777777" w:rsidR="00E6095B" w:rsidRDefault="00E6095B" w:rsidP="007815C0">
      <w:pPr>
        <w:pStyle w:val="Cita"/>
        <w:rPr>
          <w:lang w:val="es-PE"/>
        </w:rPr>
      </w:pPr>
      <w:r w:rsidRPr="00E6095B">
        <w:rPr>
          <w:lang w:val="es-PE"/>
        </w:rPr>
        <w:t xml:space="preserve">"Estoy de acuerdo que primero uno </w:t>
      </w:r>
      <w:r w:rsidR="006B071F" w:rsidRPr="00E6095B">
        <w:rPr>
          <w:lang w:val="es-PE"/>
        </w:rPr>
        <w:t>debería</w:t>
      </w:r>
      <w:r w:rsidRPr="00E6095B">
        <w:rPr>
          <w:lang w:val="es-PE"/>
        </w:rPr>
        <w:t xml:space="preserve"> presentar su inconformidad </w:t>
      </w:r>
      <w:r w:rsidR="006B071F" w:rsidRPr="00E6095B">
        <w:rPr>
          <w:lang w:val="es-PE"/>
        </w:rPr>
        <w:t>llámalo</w:t>
      </w:r>
      <w:r w:rsidRPr="00E6095B">
        <w:rPr>
          <w:lang w:val="es-PE"/>
        </w:rPr>
        <w:t xml:space="preserve"> reclamo o queja, no </w:t>
      </w:r>
      <w:r w:rsidR="006B071F" w:rsidRPr="00E6095B">
        <w:rPr>
          <w:lang w:val="es-PE"/>
        </w:rPr>
        <w:t>sé</w:t>
      </w:r>
      <w:r w:rsidRPr="00E6095B">
        <w:rPr>
          <w:lang w:val="es-PE"/>
        </w:rPr>
        <w:t xml:space="preserve"> qu</w:t>
      </w:r>
      <w:r w:rsidR="00730A2F">
        <w:rPr>
          <w:lang w:val="es-PE"/>
        </w:rPr>
        <w:t>é</w:t>
      </w:r>
      <w:r w:rsidRPr="00E6095B">
        <w:rPr>
          <w:lang w:val="es-PE"/>
        </w:rPr>
        <w:t xml:space="preserve">, primero ante la IPRESS y si no </w:t>
      </w:r>
      <w:r w:rsidR="006B071F" w:rsidRPr="00E6095B">
        <w:rPr>
          <w:lang w:val="es-PE"/>
        </w:rPr>
        <w:t>estás</w:t>
      </w:r>
      <w:r w:rsidRPr="00E6095B">
        <w:rPr>
          <w:lang w:val="es-PE"/>
        </w:rPr>
        <w:t xml:space="preserve"> de acuerdo, ir a SUSALUD"</w:t>
      </w:r>
    </w:p>
    <w:p w14:paraId="16B5F369" w14:textId="77777777" w:rsidR="009C4E68" w:rsidRPr="007815C0" w:rsidRDefault="009C4E68" w:rsidP="007815C0">
      <w:pPr>
        <w:pStyle w:val="Texto"/>
        <w:jc w:val="right"/>
      </w:pPr>
      <w:r>
        <w:t>(Personal de SUSALUD)</w:t>
      </w:r>
    </w:p>
    <w:p w14:paraId="5D47B425" w14:textId="77777777" w:rsidR="00E6095B" w:rsidRDefault="00E6095B" w:rsidP="007815C0">
      <w:pPr>
        <w:pStyle w:val="Cita"/>
        <w:rPr>
          <w:lang w:val="es-PE"/>
        </w:rPr>
      </w:pPr>
      <w:r w:rsidRPr="00E6095B">
        <w:rPr>
          <w:lang w:val="es-PE"/>
        </w:rPr>
        <w:lastRenderedPageBreak/>
        <w:t xml:space="preserve">"Se supone que Gestión de las Solicitudes es un detalle de las solicitudes vigentes no? Pero en </w:t>
      </w:r>
      <w:r w:rsidR="006B071F" w:rsidRPr="00E6095B">
        <w:rPr>
          <w:lang w:val="es-PE"/>
        </w:rPr>
        <w:t>Gestión</w:t>
      </w:r>
      <w:r w:rsidRPr="00E6095B">
        <w:rPr>
          <w:lang w:val="es-PE"/>
        </w:rPr>
        <w:t xml:space="preserve"> de Solicitudes t</w:t>
      </w:r>
      <w:r w:rsidR="00032356">
        <w:rPr>
          <w:lang w:val="es-PE"/>
        </w:rPr>
        <w:t>ú</w:t>
      </w:r>
      <w:r w:rsidRPr="00E6095B">
        <w:rPr>
          <w:lang w:val="es-PE"/>
        </w:rPr>
        <w:t xml:space="preserve"> abres y encuentras una pestaña de Nuevos y otra pestaña de Vigentes. O sea, otra vez Vigentes, no </w:t>
      </w:r>
      <w:r w:rsidR="00032356" w:rsidRPr="00E6095B">
        <w:rPr>
          <w:lang w:val="es-PE"/>
        </w:rPr>
        <w:t>deberías</w:t>
      </w:r>
      <w:r w:rsidRPr="00E6095B">
        <w:rPr>
          <w:lang w:val="es-PE"/>
        </w:rPr>
        <w:t xml:space="preserve"> tener la misma descripción en el detalle"</w:t>
      </w:r>
    </w:p>
    <w:p w14:paraId="22D6E7B4" w14:textId="77777777" w:rsidR="009C4E68" w:rsidRPr="009C4E68" w:rsidRDefault="009C4E68" w:rsidP="007815C0">
      <w:pPr>
        <w:pStyle w:val="Texto"/>
        <w:jc w:val="right"/>
      </w:pPr>
      <w:r>
        <w:t>(Personal de SUSALUD)</w:t>
      </w:r>
    </w:p>
    <w:p w14:paraId="2983AC53" w14:textId="77777777" w:rsidR="001E2FF3" w:rsidRDefault="00C514C4" w:rsidP="00842BF2">
      <w:pPr>
        <w:pStyle w:val="Texto"/>
      </w:pPr>
      <w:r>
        <w:t>En l</w:t>
      </w:r>
      <w:r w:rsidR="001E2FF3">
        <w:t>os gestores de las IPRESS</w:t>
      </w:r>
      <w:r>
        <w:t xml:space="preserve">, se presentaron dos de casos en los que se tuvo que guiar un poco </w:t>
      </w:r>
      <w:r w:rsidR="00B11AB1">
        <w:t>en la interacción</w:t>
      </w:r>
      <w:r>
        <w:t xml:space="preserve"> con el </w:t>
      </w:r>
      <w:r w:rsidR="00730A2F">
        <w:t>prototipo,</w:t>
      </w:r>
      <w:r>
        <w:t xml:space="preserve"> pero lograron entender de manera correcta los objetivos de cada pantalla, el resto de gestores no presentaron problema</w:t>
      </w:r>
      <w:r w:rsidR="00B11AB1">
        <w:t>s</w:t>
      </w:r>
      <w:r>
        <w:t xml:space="preserve"> en interactuar con el sistema y comprender el objetivo de cada pantalla. Sobre la resolución de tareas, hubo un gestor que propuso pantallas adicionales para hacer más especifica la búsqueda de información</w:t>
      </w:r>
      <w:r w:rsidR="00487969">
        <w:t>, lo cual</w:t>
      </w:r>
      <w:r>
        <w:t xml:space="preserve"> probablemente se debía a conveniencia y rapidez. Sobre la re-clasificación de reclamos, </w:t>
      </w:r>
      <w:r w:rsidR="001272F0">
        <w:t xml:space="preserve">algunos gestores tuvieron un poco de dificultades para poder interactuar con el servicio web donde se estaba mostrando la clasificación, </w:t>
      </w:r>
      <w:r w:rsidR="00487969">
        <w:t>luego</w:t>
      </w:r>
      <w:r w:rsidR="001272F0">
        <w:t xml:space="preserve"> revisaron las categorías </w:t>
      </w:r>
      <w:r w:rsidR="00487969">
        <w:t>planteadas y</w:t>
      </w:r>
      <w:r w:rsidR="001272F0">
        <w:t xml:space="preserve"> no indicaron cambios ante la clasificación presentada. La idea de un sistema centralizado les pareció atractiva y tuvieron comentarios positivos </w:t>
      </w:r>
      <w:r w:rsidR="00487969">
        <w:t>acerca del prototipo presentado. P</w:t>
      </w:r>
      <w:r w:rsidR="001272F0">
        <w:t>resentaron algunos inconvenientes en la ubicación de c</w:t>
      </w:r>
      <w:r w:rsidR="00487969">
        <w:t>iertos elementos en el paso de “C</w:t>
      </w:r>
      <w:r w:rsidR="001272F0">
        <w:t>ontacto</w:t>
      </w:r>
      <w:r w:rsidR="00487969">
        <w:t>”</w:t>
      </w:r>
      <w:r w:rsidR="001272F0">
        <w:t xml:space="preserve"> del ciudadano solicitante </w:t>
      </w:r>
      <w:r w:rsidR="00B11AB1">
        <w:t>y con algunos links que se encontraban mal colocados</w:t>
      </w:r>
      <w:r w:rsidR="00487969">
        <w:t xml:space="preserve"> que fueron solucionados en la siguiente iteración. S</w:t>
      </w:r>
      <w:r w:rsidR="00B11AB1">
        <w:t>ugirieron pequeños cambios de texto</w:t>
      </w:r>
      <w:r w:rsidR="00487969">
        <w:t>s</w:t>
      </w:r>
      <w:r w:rsidR="00B11AB1">
        <w:t xml:space="preserve"> en el formulario para que fuera más comprensible. U</w:t>
      </w:r>
      <w:r w:rsidR="001272F0">
        <w:t>n gestor propuso el estado de “No Solucionable” para poder clasificar reclamos que no depende</w:t>
      </w:r>
      <w:r w:rsidR="00487969">
        <w:t>n enteramente</w:t>
      </w:r>
      <w:r w:rsidR="001272F0">
        <w:t xml:space="preserve"> de la jurisdicción de la I</w:t>
      </w:r>
      <w:r w:rsidR="00487969">
        <w:t xml:space="preserve">PRESS. </w:t>
      </w:r>
      <w:r w:rsidR="00487969">
        <w:lastRenderedPageBreak/>
        <w:t>L</w:t>
      </w:r>
      <w:r w:rsidR="001272F0">
        <w:t xml:space="preserve">a semaforización de los reclamos les pareció conveniente y comentaron que, aunque les es de gran utilidad el poder ver el historial del ciudadano solicitante, va a necesitar capacitación para que el personal de la PAUS pueda manejarlo de forma conveniente. Como observaciones hacia la herramienta, mencionaron que </w:t>
      </w:r>
      <w:r w:rsidR="00B11AB1">
        <w:t>debería</w:t>
      </w:r>
      <w:r w:rsidR="001272F0">
        <w:t xml:space="preserve"> </w:t>
      </w:r>
      <w:r w:rsidR="00487969">
        <w:t>diferenciarse los</w:t>
      </w:r>
      <w:r w:rsidR="00B11AB1">
        <w:t xml:space="preserve"> link de entrada para los distintos tipos de usuarios, solo hubo un caso en que se encontraba a favor de poder presentar solicitudes de manera anónima y no se encontraba tan conforme con la identificación inicial del ciudadano. Acerca del estado “Nuevo” para admitir solicitudes dependiendo de si corresponden o no al establecimiento, algunos no comprendieron el estado de una manera directa y tuvo que ser explicada. </w:t>
      </w:r>
      <w:r w:rsidR="00FB6BB3">
        <w:t>Una vez comprendido dicho estado, sugirieron la opción de derivación hacia el establecimiento adecuado.</w:t>
      </w:r>
    </w:p>
    <w:p w14:paraId="3B76AE04" w14:textId="77777777" w:rsidR="006B6B9E" w:rsidRDefault="006B6B9E" w:rsidP="007815C0">
      <w:pPr>
        <w:pStyle w:val="Cita"/>
      </w:pPr>
      <w:r w:rsidRPr="006B6B9E">
        <w:t>" Esta bien que</w:t>
      </w:r>
      <w:r>
        <w:t xml:space="preserve"> en</w:t>
      </w:r>
      <w:r w:rsidRPr="006B6B9E">
        <w:t xml:space="preserve"> la hoja resumen jale la información </w:t>
      </w:r>
      <w:r>
        <w:t>n</w:t>
      </w:r>
      <w:r w:rsidRPr="006B6B9E">
        <w:t>o tienes que escribir de nuevo porque el tiempo de espera cuenta, quizás los pacientes de atrás se están</w:t>
      </w:r>
      <w:r>
        <w:t xml:space="preserve"> quejando.</w:t>
      </w:r>
      <w:r w:rsidRPr="006B6B9E">
        <w:t>"</w:t>
      </w:r>
    </w:p>
    <w:p w14:paraId="52FE9C54" w14:textId="77777777" w:rsidR="009C4E68" w:rsidRPr="009C4E68" w:rsidRDefault="009C4E68" w:rsidP="007815C0">
      <w:pPr>
        <w:pStyle w:val="Texto"/>
        <w:jc w:val="right"/>
      </w:pPr>
      <w:r>
        <w:t>(Gestor de IPRESS)</w:t>
      </w:r>
    </w:p>
    <w:p w14:paraId="0CC02A4B" w14:textId="77777777" w:rsidR="00EE36D6" w:rsidRDefault="00EE36D6" w:rsidP="007815C0">
      <w:pPr>
        <w:pStyle w:val="Cita"/>
      </w:pPr>
      <w:r w:rsidRPr="00EE36D6">
        <w:t xml:space="preserve">"Esto también </w:t>
      </w:r>
      <w:r w:rsidR="006B071F" w:rsidRPr="00EE36D6">
        <w:t>está</w:t>
      </w:r>
      <w:r w:rsidRPr="00EE36D6">
        <w:t xml:space="preserve"> interesante, porque últimamente están exigiendo que tiene que llegarte una respuesta en cambio antes era una respuesta verbal, ahora es por escrito y detallado como esta acá, con fecha y lo que se realizó"</w:t>
      </w:r>
    </w:p>
    <w:p w14:paraId="432348AD" w14:textId="77777777" w:rsidR="009C4E68" w:rsidRPr="009C4E68" w:rsidRDefault="009C4E68" w:rsidP="007815C0">
      <w:pPr>
        <w:pStyle w:val="Texto"/>
        <w:jc w:val="right"/>
      </w:pPr>
      <w:r>
        <w:t>(Gestor de IPRESS)</w:t>
      </w:r>
    </w:p>
    <w:p w14:paraId="3BA7EEFD" w14:textId="77777777" w:rsidR="00DE3DBA" w:rsidRDefault="003B1064" w:rsidP="00842BF2">
      <w:pPr>
        <w:pStyle w:val="Texto"/>
      </w:pPr>
      <w:r>
        <w:t xml:space="preserve">En las pruebas de los ciudadanos se vio que no tuvieron dificultades con interactuar con el prototipo. Hubieron algunos comentarios sobre algunos textos en donde no </w:t>
      </w:r>
      <w:r>
        <w:lastRenderedPageBreak/>
        <w:t xml:space="preserve">se comprendía sobre qué se </w:t>
      </w:r>
      <w:r w:rsidR="00EE36D6">
        <w:t>referían</w:t>
      </w:r>
      <w:r>
        <w:t xml:space="preserve">, estos comentarios ayudaron para poder hacerlos más específicos y evitar inconvenientes luego de la primera iteración. Dichos textos se referían mayormente al primer paso para presentar una solicitud en donde se pedía que buscaran cual era la IPRESS donde había ocurrido el problema. Acerca de las tareas, los ciudadanos no tuvieron problemas en realizarlas correctamente ni tampoco sugirieron cambios en el flujo planteado por el investigador. Los ciudadanos mencionaron que, aunque les parecía bien que no solo pudieran colocar reclamos sino también consultas y sugerencias, </w:t>
      </w:r>
      <w:proofErr w:type="spellStart"/>
      <w:r>
        <w:t>seria</w:t>
      </w:r>
      <w:proofErr w:type="spellEnd"/>
      <w:r>
        <w:t xml:space="preserve"> mejor implementar las consultas como un chat automático en donde iban a poder resolver sus consultas de manera rápida y sin mucha formalidad. A su vez, sugirieron algunos cambios para el menú lateral para poder ubicar de manera más eficiente las opciones. También dijeron que incluir un tutorial que explicara la diferencia entre tipos de solicitudes, como estructurar una solicitud (específicamente, que datos son los necesarios para que se considere valida su solicitud) y</w:t>
      </w:r>
      <w:r w:rsidR="00173C5D">
        <w:t xml:space="preserve"> mostrar paso a paso cómo funciona el </w:t>
      </w:r>
      <w:r w:rsidR="00F95B03">
        <w:t>aplicativo informático</w:t>
      </w:r>
      <w:r w:rsidR="00173C5D">
        <w:t xml:space="preserve">. Acerca de las estadísticas dijeron que les parecían útiles pero que quisieran ver con más detalle cuales eran los filtros que se estaban colocando. Resaltaron que esta herramienta serviría para mantener una comunicación más fluida con su establecimiento de salud pero seguían presentando temor a que los directivos de IPRESS no revisaran dicho </w:t>
      </w:r>
      <w:r w:rsidR="00F95B03">
        <w:t>aplicativo informático</w:t>
      </w:r>
      <w:r w:rsidR="00173C5D">
        <w:t xml:space="preserve"> y ellos coloquen sus solicitudes en vano. Mencionaron algunos problemas del prototipo que no podían ser subsanados ya que eran una función propia del </w:t>
      </w:r>
      <w:r w:rsidR="00F95B03">
        <w:t>aplicativo informático</w:t>
      </w:r>
      <w:r w:rsidR="00173C5D">
        <w:t xml:space="preserve"> con el que fue diseñado, de ser implementado el </w:t>
      </w:r>
      <w:r w:rsidR="00F95B03">
        <w:t>aplicativo informático</w:t>
      </w:r>
      <w:r w:rsidR="00173C5D">
        <w:t xml:space="preserve"> no se presentarían dichos inconvenientes. Hubo un ciudadano que menciono que los colores de la semaforización se entendían a que era un color por </w:t>
      </w:r>
      <w:r w:rsidR="00173C5D">
        <w:lastRenderedPageBreak/>
        <w:t xml:space="preserve">estado del reclamo y no por tiempo en que debería ser resuelto. Esta observación no la tuvieron ningún otro ciudadano por lo cual se continuo con la semaforización original luego de la primera iteración. Además, otro ciudadano dijo que sería bueno poder colocar un reclamo por una persona desconocida lo cual no fue posible diseñar ya que la normativa no permite esto. Mencionaron que la tipificación de los reclamos era muy útil para poder ver las estadísticas de manera más entendible y </w:t>
      </w:r>
      <w:r w:rsidR="00FD5613">
        <w:t xml:space="preserve">rápida, pero resaltaron que en caso fuera implementado el </w:t>
      </w:r>
      <w:r w:rsidR="00F95B03">
        <w:t>aplicativo informático</w:t>
      </w:r>
      <w:r w:rsidR="00FD5613">
        <w:t>, la lista de establecimientos de salud para escoger en el primer paso sería extremadamente larga y que se necesita una mejor manera de realizar la búsqueda del establecimiento.</w:t>
      </w:r>
    </w:p>
    <w:p w14:paraId="34882718" w14:textId="77777777" w:rsidR="003E5061" w:rsidRDefault="003E5061" w:rsidP="007815C0">
      <w:pPr>
        <w:pStyle w:val="Cita"/>
      </w:pPr>
      <w:r w:rsidRPr="003E5061">
        <w:t>"Quizás si aquí aparecería un muñequito que me diga cuando pongo una queja o cuando pongo un reclamo o cuando una felicitación. Si soy una persona nueva, sería bueno que hubiera algo que me explicara para no poner cualquier cosa tampoco"</w:t>
      </w:r>
    </w:p>
    <w:p w14:paraId="66508C9F" w14:textId="77777777" w:rsidR="00A760A2" w:rsidRPr="00A760A2" w:rsidRDefault="00A760A2" w:rsidP="007815C0">
      <w:pPr>
        <w:pStyle w:val="Texto"/>
        <w:jc w:val="right"/>
      </w:pPr>
      <w:r>
        <w:t>(Ciudadano)</w:t>
      </w:r>
    </w:p>
    <w:p w14:paraId="3B2FA5D9" w14:textId="77777777" w:rsidR="00556845" w:rsidRDefault="00556845" w:rsidP="007815C0">
      <w:pPr>
        <w:pStyle w:val="Cita"/>
      </w:pPr>
      <w:r>
        <w:t>“Las consultas deberían ser manejadas por un chat, porque si yo estoy apurada y deseo saber dónde está el consultorio, hasta que me respondan ya lo habré encontrado, me habré hecho amiga de quien me atiende e iría por mi 5ta consulta. Debería ser manejado por un chat interno, para reclamos está bien los 5 pasos”</w:t>
      </w:r>
    </w:p>
    <w:p w14:paraId="2DFA59DD" w14:textId="77777777" w:rsidR="00A760A2" w:rsidRPr="00A760A2" w:rsidRDefault="00A760A2" w:rsidP="007815C0">
      <w:pPr>
        <w:pStyle w:val="Texto"/>
        <w:jc w:val="right"/>
      </w:pPr>
      <w:r>
        <w:t>(Ciudadano)</w:t>
      </w:r>
    </w:p>
    <w:p w14:paraId="78563991" w14:textId="77777777" w:rsidR="0080563F" w:rsidRPr="00842BF2" w:rsidRDefault="005F185B" w:rsidP="00842BF2">
      <w:pPr>
        <w:pStyle w:val="Texto"/>
      </w:pPr>
      <w:r w:rsidRPr="00BA156B">
        <w:lastRenderedPageBreak/>
        <w:t>En estas</w:t>
      </w:r>
      <w:r w:rsidR="00AC1607" w:rsidRPr="00BA156B">
        <w:t xml:space="preserve"> iteraciones se hicieron cambios</w:t>
      </w:r>
      <w:r w:rsidRPr="00BA156B">
        <w:t xml:space="preserve"> </w:t>
      </w:r>
      <w:r w:rsidR="00AC1607" w:rsidRPr="00BA156B">
        <w:t xml:space="preserve">mínimos </w:t>
      </w:r>
      <w:r w:rsidRPr="00BA156B">
        <w:t xml:space="preserve">de </w:t>
      </w:r>
      <w:r w:rsidR="00AC1607" w:rsidRPr="00BA156B">
        <w:t xml:space="preserve">diseño, principalmente cambios de ubicación de elementos dentro del prototipo y del lenguaje utilizado. Estos cambios se hicieron para que los usuarios entendieran mejor lo que les brindaba cada pantalla. Para todos los tipos de usuario se vio la necesidad de la creación de una pantalla adicional de Inicio ya que se pudo observar que los usuarios tienen una tendencia a buscar esta pantalla como un punto clave en su interacción con el </w:t>
      </w:r>
      <w:r w:rsidR="00F95B03">
        <w:t>aplicativo informático</w:t>
      </w:r>
      <w:r w:rsidR="00AC1607" w:rsidRPr="00BA156B">
        <w:t>. No se necesitaron agregar más pantallas ni hacer cambios sobre el flujo planteado</w:t>
      </w:r>
      <w:r w:rsidR="00814F75" w:rsidRPr="00BA156B">
        <w:t xml:space="preserve"> de pantallas</w:t>
      </w:r>
      <w:r w:rsidR="00AC1607" w:rsidRPr="00BA156B">
        <w:t xml:space="preserve"> ya que todos los usuarios pudieron seguirlo sin ningún problema. </w:t>
      </w:r>
      <w:r w:rsidR="00814F75" w:rsidRPr="00BA156B">
        <w:t xml:space="preserve">Ningún usuario tuvo comentarios acerca de la disposición principal de los elementos </w:t>
      </w:r>
      <w:r w:rsidR="00EF41F7">
        <w:t>d</w:t>
      </w:r>
      <w:r w:rsidR="00814F75" w:rsidRPr="00BA156B">
        <w:t xml:space="preserve">el </w:t>
      </w:r>
      <w:r w:rsidR="00F95B03">
        <w:t>aplicativo informático</w:t>
      </w:r>
      <w:r w:rsidR="00234025">
        <w:t xml:space="preserve"> </w:t>
      </w:r>
      <w:r w:rsidR="00814F75" w:rsidRPr="00BA156B">
        <w:t>y es por e</w:t>
      </w:r>
      <w:r w:rsidR="00D00DDC">
        <w:t>sto que el prototipo no presentó</w:t>
      </w:r>
      <w:r w:rsidR="00814F75" w:rsidRPr="00BA156B">
        <w:t xml:space="preserve"> cambios significativos. Varios usuarios dieron sugerencias sobre cómo podría mejorarse utilizando diferentes tecnologías para ciertas partes específicas, como la i</w:t>
      </w:r>
      <w:r w:rsidR="00D00DDC">
        <w:t>nclusión de un asistente que guí</w:t>
      </w:r>
      <w:r w:rsidR="00814F75" w:rsidRPr="00BA156B">
        <w:t xml:space="preserve">e a través del </w:t>
      </w:r>
      <w:r w:rsidR="00F95B03">
        <w:t>aplicativo informático</w:t>
      </w:r>
      <w:r w:rsidR="00814F75" w:rsidRPr="00BA156B">
        <w:t xml:space="preserve">, un chat virtual en tiempo real y estadísticas expandibles. Estas sugerencias fueron tomadas en </w:t>
      </w:r>
      <w:r w:rsidR="00465CE9" w:rsidRPr="00BA156B">
        <w:t>cuenta,</w:t>
      </w:r>
      <w:r w:rsidR="00814F75" w:rsidRPr="00BA156B">
        <w:t xml:space="preserve"> pero no se agregaron en el prototipo debido a que se consideraro</w:t>
      </w:r>
      <w:r w:rsidR="00EC774C" w:rsidRPr="00BA156B">
        <w:t xml:space="preserve">n como mejoras no fundamentales para </w:t>
      </w:r>
      <w:r w:rsidR="00B25754" w:rsidRPr="00BA156B">
        <w:t>lo que se quería evaluar</w:t>
      </w:r>
      <w:r w:rsidR="00EC774C" w:rsidRPr="00BA156B">
        <w:t xml:space="preserve">. </w:t>
      </w:r>
    </w:p>
    <w:p w14:paraId="1EEB580E" w14:textId="77777777" w:rsidR="0080563F" w:rsidRPr="00842BF2" w:rsidRDefault="001508B6" w:rsidP="00842BF2">
      <w:pPr>
        <w:pStyle w:val="Texto"/>
      </w:pPr>
      <w:r w:rsidRPr="00BA156B">
        <w:t>Viendo los alcances del prototipo se idearon tareas específicas por tipo de usuarios y se les pidió que mostraran como las realizaban, ellas se detallan a continuación:</w:t>
      </w:r>
    </w:p>
    <w:p w14:paraId="459DC59C" w14:textId="77777777" w:rsidR="001508B6" w:rsidRPr="00BA156B" w:rsidRDefault="001508B6" w:rsidP="00842BF2">
      <w:pPr>
        <w:pStyle w:val="Ttulo3"/>
      </w:pPr>
      <w:bookmarkStart w:id="526" w:name="_Toc520655731"/>
      <w:r w:rsidRPr="00BA156B">
        <w:t>Personal de SUSALUD</w:t>
      </w:r>
      <w:bookmarkEnd w:id="526"/>
      <w:r w:rsidRPr="00BA156B">
        <w:t xml:space="preserve"> </w:t>
      </w:r>
    </w:p>
    <w:p w14:paraId="50B2D82C" w14:textId="77777777" w:rsidR="001508B6" w:rsidRPr="00842BF2" w:rsidRDefault="001508B6" w:rsidP="00A50DD7">
      <w:pPr>
        <w:pStyle w:val="Texto"/>
        <w:numPr>
          <w:ilvl w:val="0"/>
          <w:numId w:val="33"/>
        </w:numPr>
      </w:pPr>
      <w:r w:rsidRPr="00842BF2">
        <w:t xml:space="preserve">Le han mandado a averiguar sobre la cantidad de reclamos del tipo de Historia Clínica que se encuentran siendo revisados actualmente. Utilizando la herramienta dada, donde encontraría dicha información. </w:t>
      </w:r>
    </w:p>
    <w:p w14:paraId="781BFC67" w14:textId="77777777" w:rsidR="001508B6" w:rsidRPr="00842BF2" w:rsidRDefault="001508B6" w:rsidP="00A50DD7">
      <w:pPr>
        <w:pStyle w:val="Texto"/>
        <w:numPr>
          <w:ilvl w:val="0"/>
          <w:numId w:val="33"/>
        </w:numPr>
      </w:pPr>
      <w:r w:rsidRPr="00842BF2">
        <w:lastRenderedPageBreak/>
        <w:t xml:space="preserve">¿Y si le pidieran gráficos sobre lo mismo? </w:t>
      </w:r>
    </w:p>
    <w:p w14:paraId="64AEF540" w14:textId="77777777" w:rsidR="001508B6" w:rsidRPr="00842BF2" w:rsidRDefault="00D00DDC" w:rsidP="00A50DD7">
      <w:pPr>
        <w:pStyle w:val="Texto"/>
        <w:numPr>
          <w:ilvl w:val="0"/>
          <w:numId w:val="33"/>
        </w:numPr>
      </w:pPr>
      <w:r>
        <w:t>Le piden que averigüe cuá</w:t>
      </w:r>
      <w:r w:rsidR="001508B6" w:rsidRPr="00842BF2">
        <w:t xml:space="preserve">ntos reclamos han sido solucionados en lo que va del año. Utilizando la herramienta, ¿dónde encontraría dicha información? </w:t>
      </w:r>
    </w:p>
    <w:p w14:paraId="27037F94" w14:textId="77777777" w:rsidR="001508B6" w:rsidRPr="00842BF2" w:rsidRDefault="001508B6" w:rsidP="00A50DD7">
      <w:pPr>
        <w:pStyle w:val="Texto"/>
        <w:numPr>
          <w:ilvl w:val="0"/>
          <w:numId w:val="33"/>
        </w:numPr>
      </w:pPr>
      <w:r w:rsidRPr="00842BF2">
        <w:t>Desea poder colocar un nuevo paso hacia la resolución de una solicitud que se encuentra actualmente siendo revisada. Utilizando la herramienta, ¿dónde añadiría esta información?</w:t>
      </w:r>
    </w:p>
    <w:p w14:paraId="4C4216C0" w14:textId="77777777" w:rsidR="001508B6" w:rsidRPr="00BA156B" w:rsidRDefault="001508B6" w:rsidP="00842BF2">
      <w:pPr>
        <w:pStyle w:val="Ttulo3"/>
      </w:pPr>
      <w:bookmarkStart w:id="527" w:name="_Toc520655732"/>
      <w:r w:rsidRPr="00BA156B">
        <w:t>Gestores de IPRESS</w:t>
      </w:r>
      <w:bookmarkEnd w:id="527"/>
    </w:p>
    <w:p w14:paraId="1E6F9041" w14:textId="77777777" w:rsidR="001508B6" w:rsidRPr="00BA156B" w:rsidRDefault="001508B6" w:rsidP="00A50DD7">
      <w:pPr>
        <w:pStyle w:val="Texto"/>
        <w:numPr>
          <w:ilvl w:val="0"/>
          <w:numId w:val="34"/>
        </w:numPr>
      </w:pPr>
      <w:r w:rsidRPr="00BA156B">
        <w:t>Se aproxima un ciudadano a explicar que tuvo un problema</w:t>
      </w:r>
      <w:r w:rsidR="00D00DDC">
        <w:t xml:space="preserve"> dentro de una IPRESS y presentó</w:t>
      </w:r>
      <w:r w:rsidRPr="00BA156B">
        <w:t xml:space="preserve"> un reclamo sobre ello, el ciudadano le entrega el número del reclamo que le dieron y quiere </w:t>
      </w:r>
      <w:r w:rsidR="00D00DDC">
        <w:t>que Ud. le indique si está siend</w:t>
      </w:r>
      <w:r w:rsidRPr="00BA156B">
        <w:t xml:space="preserve">o </w:t>
      </w:r>
      <w:r w:rsidR="00EE62F8">
        <w:t>revisado</w:t>
      </w:r>
      <w:r w:rsidRPr="00BA156B">
        <w:t xml:space="preserve"> o no para que sea solucionado. ¿Utilizando este aplicativo, donde encontraría esta información?</w:t>
      </w:r>
    </w:p>
    <w:p w14:paraId="38FDD28C" w14:textId="77777777" w:rsidR="001508B6" w:rsidRPr="00BA156B" w:rsidRDefault="001508B6" w:rsidP="00A50DD7">
      <w:pPr>
        <w:pStyle w:val="Texto"/>
        <w:numPr>
          <w:ilvl w:val="0"/>
          <w:numId w:val="34"/>
        </w:numPr>
      </w:pPr>
      <w:r w:rsidRPr="00BA156B">
        <w:t>Le han encargado averiguar cuál es el reclamo más recurrente dentro de su IPRESS ¿Utilizando este aplicativo, donde encontraría dicha información?</w:t>
      </w:r>
    </w:p>
    <w:p w14:paraId="7C8322E4" w14:textId="77777777" w:rsidR="001508B6" w:rsidRPr="00BA156B" w:rsidRDefault="001508B6" w:rsidP="00842BF2">
      <w:pPr>
        <w:pStyle w:val="Ttulo3"/>
      </w:pPr>
      <w:bookmarkStart w:id="528" w:name="_Toc520655733"/>
      <w:r w:rsidRPr="00BA156B">
        <w:t>Ciudadanos</w:t>
      </w:r>
      <w:bookmarkEnd w:id="528"/>
    </w:p>
    <w:p w14:paraId="4DDE8375" w14:textId="77777777" w:rsidR="001508B6" w:rsidRPr="00BA156B" w:rsidRDefault="001508B6" w:rsidP="00A50DD7">
      <w:pPr>
        <w:pStyle w:val="Texto"/>
        <w:numPr>
          <w:ilvl w:val="0"/>
          <w:numId w:val="35"/>
        </w:numPr>
      </w:pPr>
      <w:r w:rsidRPr="00BA156B">
        <w:t>Fue a acompañar a su familiar cercano al hospital debido a que venía quejándose de dolor abdominal por varios días, cuando llegaron al hospital se demoraron alrededor de 3 horas para que un médico pudiera revisar a su familiar. Ud. Desea presentar un reclamo sobre esto, utilizando el aplicativo, ¿Cómo colocaría un reclamo nuevo?</w:t>
      </w:r>
    </w:p>
    <w:p w14:paraId="6C65F871" w14:textId="77777777" w:rsidR="0080563F" w:rsidRPr="00842BF2" w:rsidRDefault="001508B6" w:rsidP="00A50DD7">
      <w:pPr>
        <w:pStyle w:val="Texto"/>
        <w:numPr>
          <w:ilvl w:val="0"/>
          <w:numId w:val="35"/>
        </w:numPr>
      </w:pPr>
      <w:r w:rsidRPr="00BA156B">
        <w:lastRenderedPageBreak/>
        <w:t>Ahora Ud. Tiene dolor abdominal por varios días, luego de la experiencia no tan placentera de la vez anterior desea poder investigar un poco sobre qué establecimiento de salud tiene menos reclamos que otros para atenderse. ¿Utilizando esta herramienta, donde buscaría esta información?</w:t>
      </w:r>
    </w:p>
    <w:p w14:paraId="1EF8F832" w14:textId="77777777" w:rsidR="00EC774C" w:rsidRPr="00842BF2" w:rsidRDefault="0040714E" w:rsidP="00842BF2">
      <w:pPr>
        <w:pStyle w:val="Texto"/>
      </w:pPr>
      <w:r w:rsidRPr="00BA156B">
        <w:t xml:space="preserve">Acerca </w:t>
      </w:r>
      <w:r w:rsidR="001508B6" w:rsidRPr="00BA156B">
        <w:t>ellas</w:t>
      </w:r>
      <w:r w:rsidRPr="00BA156B">
        <w:t>, el 87.5% de los entrevistados no tuvieron presentaron inconvenientes en realizarla</w:t>
      </w:r>
      <w:r w:rsidR="001508B6" w:rsidRPr="00BA156B">
        <w:t>s</w:t>
      </w:r>
      <w:r w:rsidRPr="00BA156B">
        <w:t xml:space="preserve"> y siguieron el flujo planteado por el investigador.  Sobre la comprensión de las pantal</w:t>
      </w:r>
      <w:r w:rsidR="00B25754" w:rsidRPr="00BA156B">
        <w:t>las planteadas, ninguno presentó</w:t>
      </w:r>
      <w:r w:rsidRPr="00BA156B">
        <w:t xml:space="preserve"> problemas en entender someramente el propósito de cada una de estas pantallas. En el caso de SUSALUD, plantearon que se reorganizará las pantallas brindadas dentro del menú para que no se dieran confusiones, pero se pudo verificar que otros tipos de usuarios no presentaban estas confusiones con la organización brindada de las pantallas.</w:t>
      </w:r>
    </w:p>
    <w:p w14:paraId="5056546E" w14:textId="77777777" w:rsidR="00BB13C4" w:rsidRPr="00842BF2" w:rsidRDefault="00937F02" w:rsidP="00842BF2">
      <w:pPr>
        <w:pStyle w:val="Texto"/>
      </w:pPr>
      <w:r w:rsidRPr="00BA156B">
        <w:t xml:space="preserve">Durante las pruebas, la aceptación que se pudo observar sobre el prototipo del </w:t>
      </w:r>
      <w:r w:rsidR="00F95B03">
        <w:t>aplicativo informático</w:t>
      </w:r>
      <w:r w:rsidRPr="00BA156B">
        <w:t xml:space="preserve"> planteado fue mayoritaria. 12 de los 15 entrevistados expresaron que encontraban al prototipo c</w:t>
      </w:r>
      <w:r w:rsidR="00DC0C98" w:rsidRPr="00BA156B">
        <w:t>omo ‘interesante’, ‘bien hecho’ y ‘amigable’</w:t>
      </w:r>
      <w:r w:rsidRPr="00BA156B">
        <w:t>. Los 3 entrevistados rest</w:t>
      </w:r>
      <w:r w:rsidR="00C61699" w:rsidRPr="00BA156B">
        <w:t xml:space="preserve">antes no dieron cumplidos al </w:t>
      </w:r>
      <w:r w:rsidR="00F95B03">
        <w:t>aplicativo informático</w:t>
      </w:r>
      <w:r w:rsidR="00465CE9" w:rsidRPr="00BA156B">
        <w:t>,</w:t>
      </w:r>
      <w:r w:rsidR="00C61699" w:rsidRPr="00BA156B">
        <w:t xml:space="preserve"> pero tampoco expresaron descontento con lo mostrado. </w:t>
      </w:r>
    </w:p>
    <w:p w14:paraId="1AF1D7A1" w14:textId="77777777" w:rsidR="00B25754" w:rsidRPr="00842BF2" w:rsidRDefault="00BB13C4" w:rsidP="00842BF2">
      <w:pPr>
        <w:pStyle w:val="Texto"/>
      </w:pPr>
      <w:r w:rsidRPr="00BA156B">
        <w:t xml:space="preserve">Adicionalmente, 13 de los usuarios se vieron conformes con que el </w:t>
      </w:r>
      <w:r w:rsidR="00C23743" w:rsidRPr="00BA156B">
        <w:t>término</w:t>
      </w:r>
      <w:r w:rsidRPr="00BA156B">
        <w:t xml:space="preserve"> de ‘Solicitudes’ en lugar del término ‘Reclamo’</w:t>
      </w:r>
      <w:r w:rsidR="00937F02" w:rsidRPr="00BA156B">
        <w:t xml:space="preserve"> </w:t>
      </w:r>
      <w:r w:rsidRPr="00BA156B">
        <w:t xml:space="preserve">y solo 2 de ellos detallaron que le ven utilidad al </w:t>
      </w:r>
      <w:r w:rsidR="00F95B03">
        <w:t>aplicativo informático</w:t>
      </w:r>
      <w:r w:rsidRPr="00BA156B">
        <w:t xml:space="preserve"> solo si sirve para manejar exclusivamente los reclamos. </w:t>
      </w:r>
      <w:r w:rsidR="00CB765D" w:rsidRPr="00BA156B">
        <w:t>Sobre los estados de estos reclamos, hubo sugerencias de incluir el estado ‘No Solucionable’ debido a que existen reclamos que llegan a IPRESS que no tienen forma inmediata de solución.</w:t>
      </w:r>
    </w:p>
    <w:p w14:paraId="4AEA02E5" w14:textId="77777777" w:rsidR="006D0710" w:rsidRDefault="00B25754" w:rsidP="00842BF2">
      <w:pPr>
        <w:pStyle w:val="Texto"/>
      </w:pPr>
      <w:r w:rsidRPr="00BA156B">
        <w:lastRenderedPageBreak/>
        <w:t xml:space="preserve">Finalmente, fueron los gestores de IPRESS los más interesados en el desarrollo de este </w:t>
      </w:r>
      <w:r w:rsidR="00F95B03">
        <w:t>aplicativo informático</w:t>
      </w:r>
      <w:r w:rsidR="00234025">
        <w:t xml:space="preserve"> </w:t>
      </w:r>
      <w:r w:rsidRPr="00BA156B">
        <w:t xml:space="preserve">en algo funcional e inclusive algunos ofrecieron sus instalaciones para realizar pruebas piloto. El personal de SUSALUD vio el </w:t>
      </w:r>
      <w:r w:rsidR="00F95B03">
        <w:t>aplicativo informático</w:t>
      </w:r>
      <w:r w:rsidR="00234025">
        <w:t xml:space="preserve"> </w:t>
      </w:r>
      <w:r w:rsidR="00465CE9" w:rsidRPr="00BA156B">
        <w:t>útil,</w:t>
      </w:r>
      <w:r w:rsidR="00616D11" w:rsidRPr="00BA156B">
        <w:t xml:space="preserve"> pero lo compararon con un </w:t>
      </w:r>
      <w:r w:rsidR="00F95B03">
        <w:t>aplicativo informático</w:t>
      </w:r>
      <w:r w:rsidR="00234025">
        <w:t xml:space="preserve"> </w:t>
      </w:r>
      <w:r w:rsidR="00362ED9" w:rsidRPr="00BA156B">
        <w:t>que viene siendo desarrollado por ellos desde Setiembre del 2017</w:t>
      </w:r>
      <w:r w:rsidR="00616D11" w:rsidRPr="00BA156B">
        <w:t xml:space="preserve">. </w:t>
      </w:r>
      <w:r w:rsidRPr="00BA156B">
        <w:t xml:space="preserve">Los ciudadanos mostraron una gran aceptación al </w:t>
      </w:r>
      <w:r w:rsidR="00F95B03">
        <w:t>aplicativo informático</w:t>
      </w:r>
      <w:r w:rsidR="00465CE9" w:rsidRPr="00BA156B">
        <w:t>,</w:t>
      </w:r>
      <w:r w:rsidRPr="00BA156B">
        <w:t xml:space="preserve"> </w:t>
      </w:r>
      <w:r w:rsidR="00616D11" w:rsidRPr="00BA156B">
        <w:t>pero detallaron que igual tendrían dudas sobre si los gestores de IPRESS revisarían esta información.</w:t>
      </w:r>
    </w:p>
    <w:p w14:paraId="0E7DE901" w14:textId="77777777" w:rsidR="00AB78DE" w:rsidRPr="008D23C7" w:rsidRDefault="00AB78DE" w:rsidP="00AB78DE">
      <w:pPr>
        <w:pStyle w:val="Ttulo3"/>
      </w:pPr>
      <w:bookmarkStart w:id="529" w:name="_Toc520655734"/>
      <w:r w:rsidRPr="008D23C7">
        <w:t>Reclasificación de la Tabla de Clasificación de Reclamos</w:t>
      </w:r>
      <w:bookmarkEnd w:id="529"/>
    </w:p>
    <w:p w14:paraId="0F608EBA" w14:textId="77777777" w:rsidR="00E77D59" w:rsidRPr="00842BF2" w:rsidRDefault="00E77D59" w:rsidP="00E77D59">
      <w:pPr>
        <w:pStyle w:val="Texto"/>
      </w:pPr>
      <w:r w:rsidRPr="00BA156B">
        <w:t>Acerca de la tabla de clasificación de reclamos, se mostró la clasificación realizada a 8 participantes, 5 gestores de IPRESS y 3 personal de SUSALUD. Ellos revisaron la clasificación dada y no hicieron ningún cambio de organización a pesar de que se les dio la oportunidad de reorganizarlo de la manera que ellos creyeran conveniente. Los dos últimos entrevistado</w:t>
      </w:r>
      <w:r>
        <w:t>s</w:t>
      </w:r>
      <w:r w:rsidRPr="00BA156B">
        <w:t xml:space="preserve"> con el rol de personal de SUSALUD comentaron que han venido trabajando en una clasificación nueva y que se encuentra próxima a ser aprobada, es por esto que prefirieron no hacer cambios en la clasificación planteada.</w:t>
      </w:r>
    </w:p>
    <w:p w14:paraId="0650345D" w14:textId="77777777" w:rsidR="00EE1474" w:rsidRDefault="00AB78DE" w:rsidP="007815C0">
      <w:pPr>
        <w:pStyle w:val="Texto"/>
      </w:pPr>
      <w:r w:rsidRPr="00BA156B">
        <w:t>La versión final de esta tabla se presenta a continuación.</w:t>
      </w:r>
    </w:p>
    <w:p w14:paraId="4DF58F81" w14:textId="77777777" w:rsidR="00EE1474" w:rsidRDefault="00EE1474" w:rsidP="007815C0">
      <w:pPr>
        <w:pStyle w:val="Texto"/>
      </w:pPr>
    </w:p>
    <w:p w14:paraId="608F18C9" w14:textId="77777777" w:rsidR="00EE1474" w:rsidRDefault="00EE1474" w:rsidP="007815C0">
      <w:pPr>
        <w:pStyle w:val="Texto"/>
      </w:pPr>
    </w:p>
    <w:p w14:paraId="6CB6B773" w14:textId="77777777" w:rsidR="00EE1474" w:rsidRDefault="00EE1474" w:rsidP="007815C0">
      <w:pPr>
        <w:pStyle w:val="Texto"/>
      </w:pPr>
    </w:p>
    <w:p w14:paraId="38A8AE37" w14:textId="77777777" w:rsidR="00EE1474" w:rsidRDefault="00EE1474" w:rsidP="007815C0">
      <w:pPr>
        <w:pStyle w:val="Texto"/>
        <w:rPr>
          <w:color w:val="000000"/>
        </w:rPr>
      </w:pPr>
    </w:p>
    <w:p w14:paraId="3A303C23" w14:textId="77777777" w:rsidR="00EE1474" w:rsidRDefault="00EE1474" w:rsidP="00CD33CC">
      <w:pPr>
        <w:spacing w:line="360" w:lineRule="auto"/>
        <w:jc w:val="center"/>
        <w:rPr>
          <w:b/>
        </w:rPr>
        <w:sectPr w:rsidR="00EE1474" w:rsidSect="005C14ED">
          <w:pgSz w:w="11900" w:h="16840"/>
          <w:pgMar w:top="1701" w:right="1701" w:bottom="1701" w:left="2268" w:header="708" w:footer="708" w:gutter="0"/>
          <w:cols w:space="708"/>
          <w:titlePg/>
          <w:docGrid w:linePitch="360"/>
        </w:sectPr>
      </w:pPr>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Change w:id="530" w:author="Regina Casanova" w:date="2018-08-11T21:35:00Z">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PrChange>
      </w:tblPr>
      <w:tblGrid>
        <w:gridCol w:w="1741"/>
        <w:gridCol w:w="12452"/>
        <w:tblGridChange w:id="531">
          <w:tblGrid>
            <w:gridCol w:w="1741"/>
            <w:gridCol w:w="12452"/>
          </w:tblGrid>
        </w:tblGridChange>
      </w:tblGrid>
      <w:tr w:rsidR="00CD33CC" w:rsidRPr="00BA156B" w14:paraId="2FFA1290" w14:textId="77777777" w:rsidTr="007815C0">
        <w:trPr>
          <w:tblHeader/>
          <w:trPrChange w:id="532" w:author="Regina Casanova" w:date="2018-08-11T21:35:00Z">
            <w:trPr>
              <w:tblHeader/>
            </w:trPr>
          </w:trPrChange>
        </w:trPr>
        <w:tc>
          <w:tcPr>
            <w:tcW w:w="14193" w:type="dxa"/>
            <w:gridSpan w:val="2"/>
            <w:tcBorders>
              <w:top w:val="single" w:sz="8" w:space="0" w:color="000000"/>
              <w:left w:val="single" w:sz="8" w:space="0" w:color="000000"/>
              <w:bottom w:val="single" w:sz="8" w:space="0" w:color="000000"/>
              <w:right w:val="single" w:sz="8" w:space="0" w:color="000000"/>
            </w:tcBorders>
            <w:shd w:val="clear" w:color="auto" w:fill="A5B9E1"/>
            <w:vAlign w:val="bottom"/>
            <w:tcPrChange w:id="533" w:author="Regina Casanova" w:date="2018-08-11T21:35:00Z">
              <w:tcPr>
                <w:tcW w:w="14193" w:type="dxa"/>
                <w:gridSpan w:val="2"/>
                <w:tcBorders>
                  <w:top w:val="single" w:sz="8" w:space="0" w:color="000000"/>
                  <w:left w:val="single" w:sz="8" w:space="0" w:color="000000"/>
                  <w:bottom w:val="single" w:sz="8" w:space="0" w:color="000000"/>
                  <w:right w:val="single" w:sz="8" w:space="0" w:color="000000"/>
                </w:tcBorders>
                <w:shd w:val="clear" w:color="auto" w:fill="A5B9E1"/>
                <w:vAlign w:val="bottom"/>
              </w:tcPr>
            </w:tcPrChange>
          </w:tcPr>
          <w:p w14:paraId="677FE17B" w14:textId="77777777" w:rsidR="00CD33CC" w:rsidRPr="00BA156B" w:rsidRDefault="00DC2292" w:rsidP="007815C0">
            <w:pPr>
              <w:spacing w:line="360" w:lineRule="auto"/>
              <w:jc w:val="center"/>
              <w:rPr>
                <w:color w:val="000000"/>
              </w:rPr>
            </w:pPr>
            <w:r>
              <w:rPr>
                <w:b/>
              </w:rPr>
              <w:lastRenderedPageBreak/>
              <w:t>T</w:t>
            </w:r>
            <w:r w:rsidR="00CD33CC" w:rsidRPr="00BA156B">
              <w:rPr>
                <w:b/>
              </w:rPr>
              <w:t>abla Final de Clasificación de Reclamos</w:t>
            </w:r>
          </w:p>
        </w:tc>
      </w:tr>
      <w:tr w:rsidR="00B874DF" w:rsidRPr="00BA156B" w14:paraId="2DB08A80" w14:textId="77777777" w:rsidTr="001828F5">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27A6E0DA"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top w:val="single" w:sz="8" w:space="0" w:color="000000"/>
              <w:bottom w:val="single" w:sz="8" w:space="0" w:color="000000"/>
              <w:right w:val="single" w:sz="8" w:space="0" w:color="000000"/>
            </w:tcBorders>
            <w:shd w:val="clear" w:color="auto" w:fill="A5B9E1"/>
            <w:vAlign w:val="bottom"/>
          </w:tcPr>
          <w:p w14:paraId="480CCA0F"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de Infraestructura y/o mobiliario</w:t>
            </w:r>
          </w:p>
        </w:tc>
      </w:tr>
      <w:tr w:rsidR="00AB78DE" w:rsidRPr="00BA156B" w14:paraId="4E730D35" w14:textId="77777777" w:rsidTr="001828F5">
        <w:tblPrEx>
          <w:tblBorders>
            <w:top w:val="none" w:sz="0" w:space="0" w:color="auto"/>
          </w:tblBorders>
          <w:tblPrExChange w:id="534" w:author="Regina Casanova" w:date="2018-08-11T21:35:00Z">
            <w:tblPrEx>
              <w:tblBorders>
                <w:top w:val="none" w:sz="0" w:space="0" w:color="auto"/>
              </w:tblBorders>
            </w:tblPrEx>
          </w:tblPrExChange>
        </w:tblPrEx>
        <w:tc>
          <w:tcPr>
            <w:tcW w:w="1741" w:type="dxa"/>
            <w:tcBorders>
              <w:left w:val="single" w:sz="8" w:space="0" w:color="000000"/>
              <w:right w:val="single" w:sz="8" w:space="0" w:color="000000"/>
            </w:tcBorders>
            <w:vAlign w:val="bottom"/>
            <w:tcPrChange w:id="535" w:author="Regina Casanova" w:date="2018-08-11T21:35:00Z">
              <w:tcPr>
                <w:tcW w:w="1741" w:type="dxa"/>
                <w:tcBorders>
                  <w:left w:val="single" w:sz="8" w:space="0" w:color="000000"/>
                  <w:right w:val="single" w:sz="8" w:space="0" w:color="000000"/>
                </w:tcBorders>
                <w:vAlign w:val="bottom"/>
              </w:tcPr>
            </w:tcPrChange>
          </w:tcPr>
          <w:p w14:paraId="68BE1D4D"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536" w:author="Regina Casanova" w:date="2018-08-11T21:35:00Z">
              <w:tcPr>
                <w:tcW w:w="12452" w:type="dxa"/>
                <w:tcBorders>
                  <w:right w:val="single" w:sz="8" w:space="0" w:color="000000"/>
                </w:tcBorders>
                <w:vAlign w:val="bottom"/>
              </w:tcPr>
            </w:tcPrChange>
          </w:tcPr>
          <w:p w14:paraId="6076F3C7" w14:textId="77777777" w:rsidR="00AB78DE" w:rsidRPr="00BA156B" w:rsidRDefault="00AB78DE" w:rsidP="001828F5">
            <w:pPr>
              <w:autoSpaceDE w:val="0"/>
              <w:autoSpaceDN w:val="0"/>
              <w:adjustRightInd w:val="0"/>
              <w:spacing w:line="380" w:lineRule="atLeast"/>
              <w:rPr>
                <w:color w:val="000000"/>
              </w:rPr>
            </w:pPr>
            <w:r w:rsidRPr="00BA156B">
              <w:rPr>
                <w:color w:val="000000"/>
              </w:rPr>
              <w:t>Deficiencias en el orden y limpieza de la infraestructura de la IPRESS</w:t>
            </w:r>
          </w:p>
        </w:tc>
      </w:tr>
      <w:tr w:rsidR="00B874DF" w:rsidRPr="00BA156B" w14:paraId="252191D4"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ECE8405"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bottom w:val="single" w:sz="8" w:space="0" w:color="000000"/>
              <w:right w:val="single" w:sz="8" w:space="0" w:color="000000"/>
            </w:tcBorders>
            <w:shd w:val="clear" w:color="auto" w:fill="E1E0E0"/>
            <w:vAlign w:val="bottom"/>
          </w:tcPr>
          <w:p w14:paraId="43AB7E85" w14:textId="77777777" w:rsidR="00AB78DE" w:rsidRPr="00BA156B" w:rsidRDefault="00AB78DE" w:rsidP="001828F5">
            <w:pPr>
              <w:autoSpaceDE w:val="0"/>
              <w:autoSpaceDN w:val="0"/>
              <w:adjustRightInd w:val="0"/>
              <w:spacing w:line="380" w:lineRule="atLeast"/>
              <w:rPr>
                <w:color w:val="000000"/>
              </w:rPr>
            </w:pPr>
            <w:r w:rsidRPr="00BA156B">
              <w:rPr>
                <w:color w:val="000000"/>
              </w:rPr>
              <w:t>Deficiencia o falta de infraestructura y/o mobiliario</w:t>
            </w:r>
          </w:p>
        </w:tc>
      </w:tr>
      <w:tr w:rsidR="00B874DF" w:rsidRPr="00BA156B" w14:paraId="73779C50"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13E43FDE"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3672F6EC"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del Seguro (SIS)</w:t>
            </w:r>
          </w:p>
        </w:tc>
      </w:tr>
      <w:tr w:rsidR="00AB78DE" w:rsidRPr="00BA156B" w14:paraId="595B31B8" w14:textId="77777777" w:rsidTr="001828F5">
        <w:tblPrEx>
          <w:tblBorders>
            <w:top w:val="none" w:sz="0" w:space="0" w:color="auto"/>
          </w:tblBorders>
          <w:tblPrExChange w:id="537" w:author="Regina Casanova" w:date="2018-08-11T21:35:00Z">
            <w:tblPrEx>
              <w:tblBorders>
                <w:top w:val="none" w:sz="0" w:space="0" w:color="auto"/>
              </w:tblBorders>
            </w:tblPrEx>
          </w:tblPrExChange>
        </w:tblPrEx>
        <w:tc>
          <w:tcPr>
            <w:tcW w:w="1741" w:type="dxa"/>
            <w:tcBorders>
              <w:left w:val="single" w:sz="8" w:space="0" w:color="000000"/>
              <w:right w:val="single" w:sz="8" w:space="0" w:color="000000"/>
            </w:tcBorders>
            <w:vAlign w:val="bottom"/>
            <w:tcPrChange w:id="538" w:author="Regina Casanova" w:date="2018-08-11T21:35:00Z">
              <w:tcPr>
                <w:tcW w:w="1741" w:type="dxa"/>
                <w:tcBorders>
                  <w:left w:val="single" w:sz="8" w:space="0" w:color="000000"/>
                  <w:right w:val="single" w:sz="8" w:space="0" w:color="000000"/>
                </w:tcBorders>
                <w:vAlign w:val="bottom"/>
              </w:tcPr>
            </w:tcPrChange>
          </w:tcPr>
          <w:p w14:paraId="4EB4AE6F"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539" w:author="Regina Casanova" w:date="2018-08-11T21:35:00Z">
              <w:tcPr>
                <w:tcW w:w="12452" w:type="dxa"/>
                <w:tcBorders>
                  <w:right w:val="single" w:sz="8" w:space="0" w:color="000000"/>
                </w:tcBorders>
                <w:vAlign w:val="bottom"/>
              </w:tcPr>
            </w:tcPrChange>
          </w:tcPr>
          <w:p w14:paraId="0494BE75" w14:textId="77777777" w:rsidR="00AB78DE" w:rsidRPr="00BA156B" w:rsidRDefault="00AB78DE" w:rsidP="001828F5">
            <w:pPr>
              <w:autoSpaceDE w:val="0"/>
              <w:autoSpaceDN w:val="0"/>
              <w:adjustRightInd w:val="0"/>
              <w:spacing w:line="380" w:lineRule="atLeast"/>
              <w:rPr>
                <w:color w:val="000000"/>
              </w:rPr>
            </w:pPr>
            <w:r w:rsidRPr="00BA156B">
              <w:rPr>
                <w:color w:val="000000"/>
              </w:rPr>
              <w:t>Cobros relacionados al seguro (copago, deducibles, reembolsos)</w:t>
            </w:r>
          </w:p>
        </w:tc>
      </w:tr>
      <w:tr w:rsidR="00B874DF" w:rsidRPr="00BA156B" w14:paraId="3AB2A181"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A8F47EC"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05C6E7AE"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de la cobertura</w:t>
            </w:r>
          </w:p>
        </w:tc>
      </w:tr>
      <w:tr w:rsidR="00AB78DE" w:rsidRPr="00BA156B" w14:paraId="02288852" w14:textId="77777777" w:rsidTr="001828F5">
        <w:tblPrEx>
          <w:tblBorders>
            <w:top w:val="none" w:sz="0" w:space="0" w:color="auto"/>
          </w:tblBorders>
          <w:tblPrExChange w:id="540" w:author="Regina Casanova" w:date="2018-08-11T21:35:00Z">
            <w:tblPrEx>
              <w:tblBorders>
                <w:top w:val="none" w:sz="0" w:space="0" w:color="auto"/>
              </w:tblBorders>
            </w:tblPrEx>
          </w:tblPrExChange>
        </w:tblPrEx>
        <w:tc>
          <w:tcPr>
            <w:tcW w:w="1741" w:type="dxa"/>
            <w:tcBorders>
              <w:left w:val="single" w:sz="8" w:space="0" w:color="000000"/>
              <w:bottom w:val="single" w:sz="8" w:space="0" w:color="000000"/>
              <w:right w:val="single" w:sz="8" w:space="0" w:color="000000"/>
            </w:tcBorders>
            <w:vAlign w:val="bottom"/>
            <w:tcPrChange w:id="541" w:author="Regina Casanova" w:date="2018-08-11T21:35:00Z">
              <w:tcPr>
                <w:tcW w:w="1741" w:type="dxa"/>
                <w:tcBorders>
                  <w:left w:val="single" w:sz="8" w:space="0" w:color="000000"/>
                  <w:bottom w:val="single" w:sz="8" w:space="0" w:color="000000"/>
                  <w:right w:val="single" w:sz="8" w:space="0" w:color="000000"/>
                </w:tcBorders>
                <w:vAlign w:val="bottom"/>
              </w:tcPr>
            </w:tcPrChange>
          </w:tcPr>
          <w:p w14:paraId="71EA9A8A"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bottom w:val="single" w:sz="8" w:space="0" w:color="000000"/>
              <w:right w:val="single" w:sz="8" w:space="0" w:color="000000"/>
            </w:tcBorders>
            <w:vAlign w:val="bottom"/>
            <w:tcPrChange w:id="542" w:author="Regina Casanova" w:date="2018-08-11T21:35:00Z">
              <w:tcPr>
                <w:tcW w:w="12452" w:type="dxa"/>
                <w:tcBorders>
                  <w:bottom w:val="single" w:sz="8" w:space="0" w:color="000000"/>
                  <w:right w:val="single" w:sz="8" w:space="0" w:color="000000"/>
                </w:tcBorders>
                <w:vAlign w:val="bottom"/>
              </w:tcPr>
            </w:tcPrChange>
          </w:tcPr>
          <w:p w14:paraId="5037A7AD"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de Afiliación de Seguro</w:t>
            </w:r>
          </w:p>
        </w:tc>
      </w:tr>
      <w:tr w:rsidR="00B874DF" w:rsidRPr="00BA156B" w14:paraId="51DFA846"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802578D"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3CE5AB0B" w14:textId="77777777" w:rsidR="00AB78DE" w:rsidRPr="00BA156B" w:rsidRDefault="00AB78DE" w:rsidP="001828F5">
            <w:pPr>
              <w:autoSpaceDE w:val="0"/>
              <w:autoSpaceDN w:val="0"/>
              <w:adjustRightInd w:val="0"/>
              <w:spacing w:line="380" w:lineRule="atLeast"/>
              <w:rPr>
                <w:color w:val="000000"/>
              </w:rPr>
            </w:pPr>
            <w:r w:rsidRPr="00BA156B">
              <w:rPr>
                <w:color w:val="000000"/>
              </w:rPr>
              <w:t>Privacidad y Confidencialidad del Asegurado</w:t>
            </w:r>
          </w:p>
        </w:tc>
      </w:tr>
      <w:tr w:rsidR="00AB78DE" w:rsidRPr="00BA156B" w14:paraId="3593FF54" w14:textId="77777777" w:rsidTr="001828F5">
        <w:tblPrEx>
          <w:tblBorders>
            <w:top w:val="none" w:sz="0" w:space="0" w:color="auto"/>
          </w:tblBorders>
          <w:tblPrExChange w:id="543" w:author="Regina Casanova" w:date="2018-08-11T21:35:00Z">
            <w:tblPrEx>
              <w:tblBorders>
                <w:top w:val="none" w:sz="0" w:space="0" w:color="auto"/>
              </w:tblBorders>
            </w:tblPrEx>
          </w:tblPrExChange>
        </w:tblPrEx>
        <w:tc>
          <w:tcPr>
            <w:tcW w:w="1741" w:type="dxa"/>
            <w:tcBorders>
              <w:left w:val="single" w:sz="8" w:space="0" w:color="000000"/>
              <w:right w:val="single" w:sz="8" w:space="0" w:color="000000"/>
            </w:tcBorders>
            <w:vAlign w:val="bottom"/>
            <w:tcPrChange w:id="544" w:author="Regina Casanova" w:date="2018-08-11T21:35:00Z">
              <w:tcPr>
                <w:tcW w:w="1741" w:type="dxa"/>
                <w:tcBorders>
                  <w:left w:val="single" w:sz="8" w:space="0" w:color="000000"/>
                  <w:right w:val="single" w:sz="8" w:space="0" w:color="000000"/>
                </w:tcBorders>
                <w:vAlign w:val="bottom"/>
              </w:tcPr>
            </w:tcPrChange>
          </w:tcPr>
          <w:p w14:paraId="0C47791F"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545" w:author="Regina Casanova" w:date="2018-08-11T21:35:00Z">
              <w:tcPr>
                <w:tcW w:w="12452" w:type="dxa"/>
                <w:tcBorders>
                  <w:right w:val="single" w:sz="8" w:space="0" w:color="000000"/>
                </w:tcBorders>
                <w:vAlign w:val="bottom"/>
              </w:tcPr>
            </w:tcPrChange>
          </w:tcPr>
          <w:p w14:paraId="2CFE5F1F" w14:textId="77777777" w:rsidR="00AB78DE" w:rsidRPr="00BA156B" w:rsidRDefault="00AB78DE" w:rsidP="001828F5">
            <w:pPr>
              <w:autoSpaceDE w:val="0"/>
              <w:autoSpaceDN w:val="0"/>
              <w:adjustRightInd w:val="0"/>
              <w:spacing w:line="380" w:lineRule="atLeast"/>
              <w:rPr>
                <w:color w:val="000000"/>
              </w:rPr>
            </w:pPr>
            <w:r w:rsidRPr="00BA156B">
              <w:rPr>
                <w:color w:val="000000"/>
              </w:rPr>
              <w:t>Disconformidad relacionada al consentimiento informado</w:t>
            </w:r>
          </w:p>
        </w:tc>
      </w:tr>
      <w:tr w:rsidR="00B874DF" w:rsidRPr="00BA156B" w14:paraId="7D1BFE9A"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9B715E8"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4FD01755" w14:textId="77777777" w:rsidR="00AB78DE" w:rsidRPr="00BA156B" w:rsidRDefault="00AB78DE" w:rsidP="001828F5">
            <w:pPr>
              <w:autoSpaceDE w:val="0"/>
              <w:autoSpaceDN w:val="0"/>
              <w:adjustRightInd w:val="0"/>
              <w:spacing w:line="380" w:lineRule="atLeast"/>
              <w:rPr>
                <w:color w:val="000000"/>
              </w:rPr>
            </w:pPr>
            <w:r w:rsidRPr="00BA156B">
              <w:rPr>
                <w:color w:val="000000"/>
              </w:rPr>
              <w:t>Atención de salud brindada en condiciones de exposición</w:t>
            </w:r>
          </w:p>
        </w:tc>
      </w:tr>
      <w:tr w:rsidR="00AB78DE" w:rsidRPr="00BA156B" w14:paraId="2E8456D0" w14:textId="77777777" w:rsidTr="001828F5">
        <w:tblPrEx>
          <w:tblBorders>
            <w:top w:val="none" w:sz="0" w:space="0" w:color="auto"/>
          </w:tblBorders>
          <w:tblPrExChange w:id="546" w:author="Regina Casanova" w:date="2018-08-11T21:35:00Z">
            <w:tblPrEx>
              <w:tblBorders>
                <w:top w:val="none" w:sz="0" w:space="0" w:color="auto"/>
              </w:tblBorders>
            </w:tblPrEx>
          </w:tblPrExChange>
        </w:tblPrEx>
        <w:tc>
          <w:tcPr>
            <w:tcW w:w="1741" w:type="dxa"/>
            <w:tcBorders>
              <w:left w:val="single" w:sz="8" w:space="0" w:color="000000"/>
              <w:right w:val="single" w:sz="8" w:space="0" w:color="000000"/>
            </w:tcBorders>
            <w:vAlign w:val="bottom"/>
            <w:tcPrChange w:id="547" w:author="Regina Casanova" w:date="2018-08-11T21:35:00Z">
              <w:tcPr>
                <w:tcW w:w="1741" w:type="dxa"/>
                <w:tcBorders>
                  <w:left w:val="single" w:sz="8" w:space="0" w:color="000000"/>
                  <w:right w:val="single" w:sz="8" w:space="0" w:color="000000"/>
                </w:tcBorders>
                <w:vAlign w:val="bottom"/>
              </w:tcPr>
            </w:tcPrChange>
          </w:tcPr>
          <w:p w14:paraId="36035B46"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right w:val="single" w:sz="8" w:space="0" w:color="000000"/>
            </w:tcBorders>
            <w:vAlign w:val="bottom"/>
            <w:tcPrChange w:id="548" w:author="Regina Casanova" w:date="2018-08-11T21:35:00Z">
              <w:tcPr>
                <w:tcW w:w="12452" w:type="dxa"/>
                <w:tcBorders>
                  <w:right w:val="single" w:sz="8" w:space="0" w:color="000000"/>
                </w:tcBorders>
                <w:vAlign w:val="bottom"/>
              </w:tcPr>
            </w:tcPrChange>
          </w:tcPr>
          <w:p w14:paraId="39D153B0" w14:textId="77777777" w:rsidR="00AB78DE" w:rsidRPr="00BA156B" w:rsidRDefault="00AB78DE" w:rsidP="001828F5">
            <w:pPr>
              <w:autoSpaceDE w:val="0"/>
              <w:autoSpaceDN w:val="0"/>
              <w:adjustRightInd w:val="0"/>
              <w:spacing w:line="380" w:lineRule="atLeast"/>
              <w:rPr>
                <w:color w:val="000000"/>
              </w:rPr>
            </w:pPr>
            <w:r w:rsidRPr="00BA156B">
              <w:rPr>
                <w:color w:val="000000"/>
              </w:rPr>
              <w:t>Presencia de personal no autorizado por el usuario en la evaluación médica</w:t>
            </w:r>
          </w:p>
        </w:tc>
      </w:tr>
      <w:tr w:rsidR="00B874DF" w:rsidRPr="00BA156B" w14:paraId="0BBDEC86"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603352B" w14:textId="77777777" w:rsidR="00AB78DE" w:rsidRPr="00BA156B" w:rsidRDefault="00AB78DE" w:rsidP="001828F5">
            <w:pPr>
              <w:autoSpaceDE w:val="0"/>
              <w:autoSpaceDN w:val="0"/>
              <w:adjustRightInd w:val="0"/>
              <w:spacing w:line="380" w:lineRule="atLeast"/>
              <w:rPr>
                <w:color w:val="000000"/>
              </w:rPr>
            </w:pPr>
            <w:r w:rsidRPr="00BA156B">
              <w:rPr>
                <w:color w:val="000000"/>
              </w:rPr>
              <w:t>Ítem #4</w:t>
            </w:r>
          </w:p>
        </w:tc>
        <w:tc>
          <w:tcPr>
            <w:tcW w:w="12452" w:type="dxa"/>
            <w:tcBorders>
              <w:bottom w:val="single" w:sz="8" w:space="0" w:color="000000"/>
              <w:right w:val="single" w:sz="8" w:space="0" w:color="000000"/>
            </w:tcBorders>
            <w:shd w:val="clear" w:color="auto" w:fill="E1E0E0"/>
            <w:vAlign w:val="bottom"/>
          </w:tcPr>
          <w:p w14:paraId="641B70A9" w14:textId="77777777" w:rsidR="00AB78DE" w:rsidRPr="00BA156B" w:rsidRDefault="00AB78DE" w:rsidP="001828F5">
            <w:pPr>
              <w:autoSpaceDE w:val="0"/>
              <w:autoSpaceDN w:val="0"/>
              <w:adjustRightInd w:val="0"/>
              <w:spacing w:line="380" w:lineRule="atLeast"/>
              <w:rPr>
                <w:color w:val="000000"/>
              </w:rPr>
            </w:pPr>
            <w:r w:rsidRPr="00BA156B">
              <w:rPr>
                <w:color w:val="000000"/>
              </w:rPr>
              <w:t>Falta y/o violación de la confidencialidad del asegurado (Refiriéndose a datos, diagnóstico y/o material multimedia)</w:t>
            </w:r>
          </w:p>
        </w:tc>
      </w:tr>
      <w:tr w:rsidR="00B874DF" w:rsidRPr="00BA156B" w14:paraId="2EFD5723"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10277E17"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561CEEAD"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en Información</w:t>
            </w:r>
          </w:p>
        </w:tc>
      </w:tr>
      <w:tr w:rsidR="00AB78DE" w:rsidRPr="00BA156B" w14:paraId="69D3829D" w14:textId="77777777" w:rsidTr="001828F5">
        <w:tblPrEx>
          <w:tblBorders>
            <w:top w:val="none" w:sz="0" w:space="0" w:color="auto"/>
          </w:tblBorders>
          <w:tblPrExChange w:id="549" w:author="Regina Casanova" w:date="2018-08-11T21:35:00Z">
            <w:tblPrEx>
              <w:tblBorders>
                <w:top w:val="none" w:sz="0" w:space="0" w:color="auto"/>
              </w:tblBorders>
            </w:tblPrEx>
          </w:tblPrExChange>
        </w:tblPrEx>
        <w:tc>
          <w:tcPr>
            <w:tcW w:w="1741" w:type="dxa"/>
            <w:tcBorders>
              <w:left w:val="single" w:sz="8" w:space="0" w:color="000000"/>
              <w:right w:val="single" w:sz="8" w:space="0" w:color="000000"/>
            </w:tcBorders>
            <w:vAlign w:val="bottom"/>
            <w:tcPrChange w:id="550" w:author="Regina Casanova" w:date="2018-08-11T21:35:00Z">
              <w:tcPr>
                <w:tcW w:w="1741" w:type="dxa"/>
                <w:tcBorders>
                  <w:left w:val="single" w:sz="8" w:space="0" w:color="000000"/>
                  <w:right w:val="single" w:sz="8" w:space="0" w:color="000000"/>
                </w:tcBorders>
                <w:vAlign w:val="bottom"/>
              </w:tcPr>
            </w:tcPrChange>
          </w:tcPr>
          <w:p w14:paraId="4804AFF5"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551" w:author="Regina Casanova" w:date="2018-08-11T21:35:00Z">
              <w:tcPr>
                <w:tcW w:w="12452" w:type="dxa"/>
                <w:tcBorders>
                  <w:right w:val="single" w:sz="8" w:space="0" w:color="000000"/>
                </w:tcBorders>
                <w:vAlign w:val="bottom"/>
              </w:tcPr>
            </w:tcPrChange>
          </w:tcPr>
          <w:p w14:paraId="76DF2676" w14:textId="77777777" w:rsidR="00AB78DE" w:rsidRPr="00BA156B" w:rsidRDefault="00AB78DE" w:rsidP="001828F5">
            <w:pPr>
              <w:autoSpaceDE w:val="0"/>
              <w:autoSpaceDN w:val="0"/>
              <w:adjustRightInd w:val="0"/>
              <w:spacing w:line="380" w:lineRule="atLeast"/>
              <w:rPr>
                <w:color w:val="000000"/>
              </w:rPr>
            </w:pPr>
            <w:r w:rsidRPr="00BA156B">
              <w:rPr>
                <w:color w:val="000000"/>
              </w:rPr>
              <w:t>Información errada, insuficiente, no comprensible u omitida sobre procedimientos, diagnósticos y/o tratamiento médico</w:t>
            </w:r>
          </w:p>
        </w:tc>
      </w:tr>
      <w:tr w:rsidR="00B874DF" w:rsidRPr="00BA156B" w14:paraId="713055D8"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246A3B7"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1B0385CA" w14:textId="77777777" w:rsidR="00AB78DE" w:rsidRPr="00BA156B" w:rsidRDefault="00AB78DE" w:rsidP="001828F5">
            <w:pPr>
              <w:autoSpaceDE w:val="0"/>
              <w:autoSpaceDN w:val="0"/>
              <w:adjustRightInd w:val="0"/>
              <w:spacing w:line="380" w:lineRule="atLeast"/>
              <w:rPr>
                <w:color w:val="000000"/>
              </w:rPr>
            </w:pPr>
            <w:r w:rsidRPr="00BA156B">
              <w:rPr>
                <w:color w:val="000000"/>
              </w:rPr>
              <w:t>Información errada, insuficiente, no comprensible u omitida sobre el personal asistencial</w:t>
            </w:r>
          </w:p>
        </w:tc>
      </w:tr>
      <w:tr w:rsidR="00AB78DE" w:rsidRPr="00BA156B" w14:paraId="05DE6D16" w14:textId="77777777" w:rsidTr="001828F5">
        <w:tblPrEx>
          <w:tblBorders>
            <w:top w:val="none" w:sz="0" w:space="0" w:color="auto"/>
          </w:tblBorders>
          <w:tblPrExChange w:id="552" w:author="Regina Casanova" w:date="2018-08-11T21:35:00Z">
            <w:tblPrEx>
              <w:tblBorders>
                <w:top w:val="none" w:sz="0" w:space="0" w:color="auto"/>
              </w:tblBorders>
            </w:tblPrEx>
          </w:tblPrExChange>
        </w:tblPrEx>
        <w:tc>
          <w:tcPr>
            <w:tcW w:w="1741" w:type="dxa"/>
            <w:tcBorders>
              <w:left w:val="single" w:sz="8" w:space="0" w:color="000000"/>
              <w:right w:val="single" w:sz="8" w:space="0" w:color="000000"/>
            </w:tcBorders>
            <w:vAlign w:val="bottom"/>
            <w:tcPrChange w:id="553" w:author="Regina Casanova" w:date="2018-08-11T21:35:00Z">
              <w:tcPr>
                <w:tcW w:w="1741" w:type="dxa"/>
                <w:tcBorders>
                  <w:left w:val="single" w:sz="8" w:space="0" w:color="000000"/>
                  <w:right w:val="single" w:sz="8" w:space="0" w:color="000000"/>
                </w:tcBorders>
                <w:vAlign w:val="bottom"/>
              </w:tcPr>
            </w:tcPrChange>
          </w:tcPr>
          <w:p w14:paraId="665A39E6"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right w:val="single" w:sz="8" w:space="0" w:color="000000"/>
            </w:tcBorders>
            <w:vAlign w:val="bottom"/>
            <w:tcPrChange w:id="554" w:author="Regina Casanova" w:date="2018-08-11T21:35:00Z">
              <w:tcPr>
                <w:tcW w:w="12452" w:type="dxa"/>
                <w:tcBorders>
                  <w:right w:val="single" w:sz="8" w:space="0" w:color="000000"/>
                </w:tcBorders>
                <w:vAlign w:val="bottom"/>
              </w:tcPr>
            </w:tcPrChange>
          </w:tcPr>
          <w:p w14:paraId="2E6C2544" w14:textId="77777777" w:rsidR="00AB78DE" w:rsidRPr="00BA156B" w:rsidRDefault="00AB78DE" w:rsidP="001828F5">
            <w:pPr>
              <w:autoSpaceDE w:val="0"/>
              <w:autoSpaceDN w:val="0"/>
              <w:adjustRightInd w:val="0"/>
              <w:spacing w:line="380" w:lineRule="atLeast"/>
              <w:rPr>
                <w:color w:val="000000"/>
              </w:rPr>
            </w:pPr>
            <w:r w:rsidRPr="00BA156B">
              <w:rPr>
                <w:color w:val="000000"/>
              </w:rPr>
              <w:t>Deficiencia de información en PAUS</w:t>
            </w:r>
          </w:p>
        </w:tc>
      </w:tr>
      <w:tr w:rsidR="00B874DF" w:rsidRPr="00BA156B" w14:paraId="1F12C62F"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10B8E21" w14:textId="77777777" w:rsidR="00AB78DE" w:rsidRPr="00BA156B" w:rsidRDefault="00AB78DE" w:rsidP="001828F5">
            <w:pPr>
              <w:autoSpaceDE w:val="0"/>
              <w:autoSpaceDN w:val="0"/>
              <w:adjustRightInd w:val="0"/>
              <w:spacing w:line="380" w:lineRule="atLeast"/>
              <w:rPr>
                <w:color w:val="000000"/>
              </w:rPr>
            </w:pPr>
            <w:r w:rsidRPr="00BA156B">
              <w:rPr>
                <w:color w:val="000000"/>
              </w:rPr>
              <w:t>Ítem #4</w:t>
            </w:r>
          </w:p>
        </w:tc>
        <w:tc>
          <w:tcPr>
            <w:tcW w:w="12452" w:type="dxa"/>
            <w:tcBorders>
              <w:right w:val="single" w:sz="8" w:space="0" w:color="000000"/>
            </w:tcBorders>
            <w:shd w:val="clear" w:color="auto" w:fill="E1E0E0"/>
            <w:vAlign w:val="bottom"/>
          </w:tcPr>
          <w:p w14:paraId="7358571C" w14:textId="77777777" w:rsidR="00AB78DE" w:rsidRPr="00BA156B" w:rsidRDefault="00AB78DE" w:rsidP="001828F5">
            <w:pPr>
              <w:autoSpaceDE w:val="0"/>
              <w:autoSpaceDN w:val="0"/>
              <w:adjustRightInd w:val="0"/>
              <w:spacing w:line="380" w:lineRule="atLeast"/>
              <w:rPr>
                <w:color w:val="000000"/>
              </w:rPr>
            </w:pPr>
            <w:r w:rsidRPr="00BA156B">
              <w:rPr>
                <w:color w:val="000000"/>
              </w:rPr>
              <w:t>Información errada, insuficiente, no comprensible u omitida sobre los procedimientos administrativos</w:t>
            </w:r>
          </w:p>
        </w:tc>
      </w:tr>
      <w:tr w:rsidR="00AB78DE" w:rsidRPr="00BA156B" w14:paraId="19C694E7" w14:textId="77777777" w:rsidTr="001828F5">
        <w:tblPrEx>
          <w:tblBorders>
            <w:top w:val="none" w:sz="0" w:space="0" w:color="auto"/>
          </w:tblBorders>
          <w:tblPrExChange w:id="555" w:author="Regina Casanova" w:date="2018-08-11T21:35:00Z">
            <w:tblPrEx>
              <w:tblBorders>
                <w:top w:val="none" w:sz="0" w:space="0" w:color="auto"/>
              </w:tblBorders>
            </w:tblPrEx>
          </w:tblPrExChange>
        </w:tblPrEx>
        <w:tc>
          <w:tcPr>
            <w:tcW w:w="1741" w:type="dxa"/>
            <w:tcBorders>
              <w:left w:val="single" w:sz="8" w:space="0" w:color="000000"/>
              <w:bottom w:val="single" w:sz="8" w:space="0" w:color="000000"/>
              <w:right w:val="single" w:sz="8" w:space="0" w:color="000000"/>
            </w:tcBorders>
            <w:vAlign w:val="bottom"/>
            <w:tcPrChange w:id="556" w:author="Regina Casanova" w:date="2018-08-11T21:35:00Z">
              <w:tcPr>
                <w:tcW w:w="1741" w:type="dxa"/>
                <w:tcBorders>
                  <w:left w:val="single" w:sz="8" w:space="0" w:color="000000"/>
                  <w:bottom w:val="single" w:sz="8" w:space="0" w:color="000000"/>
                  <w:right w:val="single" w:sz="8" w:space="0" w:color="000000"/>
                </w:tcBorders>
                <w:vAlign w:val="bottom"/>
              </w:tcPr>
            </w:tcPrChange>
          </w:tcPr>
          <w:p w14:paraId="2E49BA0A" w14:textId="77777777" w:rsidR="00AB78DE" w:rsidRPr="00BA156B" w:rsidRDefault="00AB78DE" w:rsidP="001828F5">
            <w:pPr>
              <w:autoSpaceDE w:val="0"/>
              <w:autoSpaceDN w:val="0"/>
              <w:adjustRightInd w:val="0"/>
              <w:spacing w:line="380" w:lineRule="atLeast"/>
              <w:rPr>
                <w:color w:val="000000"/>
              </w:rPr>
            </w:pPr>
            <w:r w:rsidRPr="00BA156B">
              <w:rPr>
                <w:color w:val="000000"/>
              </w:rPr>
              <w:t>Ítem #5</w:t>
            </w:r>
          </w:p>
        </w:tc>
        <w:tc>
          <w:tcPr>
            <w:tcW w:w="12452" w:type="dxa"/>
            <w:tcBorders>
              <w:bottom w:val="single" w:sz="8" w:space="0" w:color="000000"/>
              <w:right w:val="single" w:sz="8" w:space="0" w:color="000000"/>
            </w:tcBorders>
            <w:vAlign w:val="bottom"/>
            <w:tcPrChange w:id="557" w:author="Regina Casanova" w:date="2018-08-11T21:35:00Z">
              <w:tcPr>
                <w:tcW w:w="12452" w:type="dxa"/>
                <w:tcBorders>
                  <w:bottom w:val="single" w:sz="8" w:space="0" w:color="000000"/>
                  <w:right w:val="single" w:sz="8" w:space="0" w:color="000000"/>
                </w:tcBorders>
                <w:vAlign w:val="bottom"/>
              </w:tcPr>
            </w:tcPrChange>
          </w:tcPr>
          <w:p w14:paraId="5D72D79D" w14:textId="77777777" w:rsidR="00AB78DE" w:rsidRPr="00BA156B" w:rsidRDefault="00AB78DE" w:rsidP="001828F5">
            <w:pPr>
              <w:autoSpaceDE w:val="0"/>
              <w:autoSpaceDN w:val="0"/>
              <w:adjustRightInd w:val="0"/>
              <w:spacing w:line="380" w:lineRule="atLeast"/>
              <w:rPr>
                <w:color w:val="000000"/>
              </w:rPr>
            </w:pPr>
            <w:r w:rsidRPr="00BA156B">
              <w:rPr>
                <w:color w:val="000000"/>
              </w:rPr>
              <w:t>Información errada, insuficiente, no comprensible u omitida sobre procedimientos asistenciales no médicos (exámenes de laboratorio, etc.)</w:t>
            </w:r>
          </w:p>
        </w:tc>
      </w:tr>
      <w:tr w:rsidR="00B874DF" w:rsidRPr="00BA156B" w14:paraId="4F054AC6"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24B26D9" w14:textId="77777777" w:rsidR="00AB78DE" w:rsidRPr="00BA156B" w:rsidRDefault="00AB78DE" w:rsidP="001828F5">
            <w:pPr>
              <w:autoSpaceDE w:val="0"/>
              <w:autoSpaceDN w:val="0"/>
              <w:adjustRightInd w:val="0"/>
              <w:spacing w:line="380" w:lineRule="atLeast"/>
              <w:rPr>
                <w:color w:val="000000"/>
              </w:rPr>
            </w:pPr>
            <w:r w:rsidRPr="00BA156B">
              <w:rPr>
                <w:color w:val="000000"/>
              </w:rPr>
              <w:lastRenderedPageBreak/>
              <w:t>Categoría</w:t>
            </w:r>
          </w:p>
        </w:tc>
        <w:tc>
          <w:tcPr>
            <w:tcW w:w="12452" w:type="dxa"/>
            <w:tcBorders>
              <w:bottom w:val="single" w:sz="8" w:space="0" w:color="000000"/>
              <w:right w:val="single" w:sz="8" w:space="0" w:color="000000"/>
            </w:tcBorders>
            <w:shd w:val="clear" w:color="auto" w:fill="A5B9E1"/>
            <w:vAlign w:val="bottom"/>
          </w:tcPr>
          <w:p w14:paraId="481E573B" w14:textId="77777777" w:rsidR="00AB78DE" w:rsidRPr="00BA156B" w:rsidRDefault="00AB78DE" w:rsidP="001828F5">
            <w:pPr>
              <w:autoSpaceDE w:val="0"/>
              <w:autoSpaceDN w:val="0"/>
              <w:adjustRightInd w:val="0"/>
              <w:spacing w:line="380" w:lineRule="atLeast"/>
              <w:rPr>
                <w:color w:val="000000"/>
              </w:rPr>
            </w:pPr>
            <w:r w:rsidRPr="00BA156B">
              <w:rPr>
                <w:color w:val="000000"/>
              </w:rPr>
              <w:t>Historia Clínica</w:t>
            </w:r>
          </w:p>
        </w:tc>
      </w:tr>
      <w:tr w:rsidR="00AB78DE" w:rsidRPr="00BA156B" w14:paraId="689A24E9" w14:textId="77777777" w:rsidTr="001828F5">
        <w:tblPrEx>
          <w:tblBorders>
            <w:top w:val="none" w:sz="0" w:space="0" w:color="auto"/>
          </w:tblBorders>
          <w:tblPrExChange w:id="558" w:author="Regina Casanova" w:date="2018-08-11T21:35:00Z">
            <w:tblPrEx>
              <w:tblBorders>
                <w:top w:val="none" w:sz="0" w:space="0" w:color="auto"/>
              </w:tblBorders>
            </w:tblPrEx>
          </w:tblPrExChange>
        </w:tblPrEx>
        <w:tc>
          <w:tcPr>
            <w:tcW w:w="1741" w:type="dxa"/>
            <w:tcBorders>
              <w:left w:val="single" w:sz="8" w:space="0" w:color="000000"/>
              <w:right w:val="single" w:sz="8" w:space="0" w:color="000000"/>
            </w:tcBorders>
            <w:vAlign w:val="bottom"/>
            <w:tcPrChange w:id="559" w:author="Regina Casanova" w:date="2018-08-11T21:35:00Z">
              <w:tcPr>
                <w:tcW w:w="1741" w:type="dxa"/>
                <w:tcBorders>
                  <w:left w:val="single" w:sz="8" w:space="0" w:color="000000"/>
                  <w:right w:val="single" w:sz="8" w:space="0" w:color="000000"/>
                </w:tcBorders>
                <w:vAlign w:val="bottom"/>
              </w:tcPr>
            </w:tcPrChange>
          </w:tcPr>
          <w:p w14:paraId="19126DB1"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560" w:author="Regina Casanova" w:date="2018-08-11T21:35:00Z">
              <w:tcPr>
                <w:tcW w:w="12452" w:type="dxa"/>
                <w:tcBorders>
                  <w:right w:val="single" w:sz="8" w:space="0" w:color="000000"/>
                </w:tcBorders>
                <w:vAlign w:val="bottom"/>
              </w:tcPr>
            </w:tcPrChange>
          </w:tcPr>
          <w:p w14:paraId="7306D805" w14:textId="77777777" w:rsidR="00AB78DE" w:rsidRPr="00BA156B" w:rsidRDefault="00AB78DE" w:rsidP="001828F5">
            <w:pPr>
              <w:autoSpaceDE w:val="0"/>
              <w:autoSpaceDN w:val="0"/>
              <w:adjustRightInd w:val="0"/>
              <w:spacing w:line="380" w:lineRule="atLeast"/>
              <w:rPr>
                <w:color w:val="000000"/>
              </w:rPr>
            </w:pPr>
            <w:r>
              <w:rPr>
                <w:color w:val="000000"/>
              </w:rPr>
              <w:t>Pé</w:t>
            </w:r>
            <w:r w:rsidRPr="00BA156B">
              <w:rPr>
                <w:color w:val="000000"/>
              </w:rPr>
              <w:t>rdida de Historia Clínica</w:t>
            </w:r>
          </w:p>
        </w:tc>
      </w:tr>
      <w:tr w:rsidR="00B874DF" w:rsidRPr="00BA156B" w14:paraId="7C0F5824"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C86EA77"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5EDDBFAE" w14:textId="77777777" w:rsidR="00AB78DE" w:rsidRPr="00BA156B" w:rsidRDefault="00AB78DE" w:rsidP="001828F5">
            <w:pPr>
              <w:autoSpaceDE w:val="0"/>
              <w:autoSpaceDN w:val="0"/>
              <w:adjustRightInd w:val="0"/>
              <w:spacing w:line="380" w:lineRule="atLeast"/>
              <w:rPr>
                <w:color w:val="000000"/>
              </w:rPr>
            </w:pPr>
            <w:r w:rsidRPr="00BA156B">
              <w:rPr>
                <w:color w:val="000000"/>
              </w:rPr>
              <w:t>Duplicidad de Historia Clínica</w:t>
            </w:r>
          </w:p>
        </w:tc>
      </w:tr>
      <w:tr w:rsidR="00AB78DE" w:rsidRPr="00BA156B" w14:paraId="33F28992" w14:textId="77777777" w:rsidTr="001828F5">
        <w:tblPrEx>
          <w:tblBorders>
            <w:top w:val="none" w:sz="0" w:space="0" w:color="auto"/>
          </w:tblBorders>
          <w:tblPrExChange w:id="561" w:author="Regina Casanova" w:date="2018-08-11T21:35:00Z">
            <w:tblPrEx>
              <w:tblBorders>
                <w:top w:val="none" w:sz="0" w:space="0" w:color="auto"/>
              </w:tblBorders>
            </w:tblPrEx>
          </w:tblPrExChange>
        </w:tblPrEx>
        <w:tc>
          <w:tcPr>
            <w:tcW w:w="1741" w:type="dxa"/>
            <w:tcBorders>
              <w:left w:val="single" w:sz="8" w:space="0" w:color="000000"/>
              <w:bottom w:val="single" w:sz="8" w:space="0" w:color="000000"/>
              <w:right w:val="single" w:sz="8" w:space="0" w:color="000000"/>
            </w:tcBorders>
            <w:vAlign w:val="bottom"/>
            <w:tcPrChange w:id="562" w:author="Regina Casanova" w:date="2018-08-11T21:35:00Z">
              <w:tcPr>
                <w:tcW w:w="1741" w:type="dxa"/>
                <w:tcBorders>
                  <w:left w:val="single" w:sz="8" w:space="0" w:color="000000"/>
                  <w:bottom w:val="single" w:sz="8" w:space="0" w:color="000000"/>
                  <w:right w:val="single" w:sz="8" w:space="0" w:color="000000"/>
                </w:tcBorders>
                <w:vAlign w:val="bottom"/>
              </w:tcPr>
            </w:tcPrChange>
          </w:tcPr>
          <w:p w14:paraId="73B5466D"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bottom w:val="single" w:sz="8" w:space="0" w:color="000000"/>
              <w:right w:val="single" w:sz="8" w:space="0" w:color="000000"/>
            </w:tcBorders>
            <w:vAlign w:val="bottom"/>
            <w:tcPrChange w:id="563" w:author="Regina Casanova" w:date="2018-08-11T21:35:00Z">
              <w:tcPr>
                <w:tcW w:w="12452" w:type="dxa"/>
                <w:tcBorders>
                  <w:bottom w:val="single" w:sz="8" w:space="0" w:color="000000"/>
                  <w:right w:val="single" w:sz="8" w:space="0" w:color="000000"/>
                </w:tcBorders>
                <w:vAlign w:val="bottom"/>
              </w:tcPr>
            </w:tcPrChange>
          </w:tcPr>
          <w:p w14:paraId="0C5BAC6D" w14:textId="77777777" w:rsidR="00AB78DE" w:rsidRPr="00BA156B" w:rsidRDefault="00AB78DE" w:rsidP="001828F5">
            <w:pPr>
              <w:autoSpaceDE w:val="0"/>
              <w:autoSpaceDN w:val="0"/>
              <w:adjustRightInd w:val="0"/>
              <w:spacing w:line="380" w:lineRule="atLeast"/>
              <w:rPr>
                <w:color w:val="000000"/>
              </w:rPr>
            </w:pPr>
            <w:r w:rsidRPr="00BA156B">
              <w:rPr>
                <w:color w:val="000000"/>
              </w:rPr>
              <w:t>Mal manejo de Historia Clínica (maltrato, mala compaginación, ilegibilidad, etc.)</w:t>
            </w:r>
          </w:p>
        </w:tc>
      </w:tr>
      <w:tr w:rsidR="00B874DF" w:rsidRPr="00BA156B" w14:paraId="2A6C7937"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A9473D0"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2C2BE13C"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con Medicamentos, Insumos y/o reactivos</w:t>
            </w:r>
          </w:p>
        </w:tc>
      </w:tr>
      <w:tr w:rsidR="00AB78DE" w:rsidRPr="00BA156B" w14:paraId="6DA9D092" w14:textId="77777777" w:rsidTr="001828F5">
        <w:tblPrEx>
          <w:tblBorders>
            <w:top w:val="none" w:sz="0" w:space="0" w:color="auto"/>
          </w:tblBorders>
          <w:tblPrExChange w:id="564" w:author="Regina Casanova" w:date="2018-08-11T21:35:00Z">
            <w:tblPrEx>
              <w:tblBorders>
                <w:top w:val="none" w:sz="0" w:space="0" w:color="auto"/>
              </w:tblBorders>
            </w:tblPrEx>
          </w:tblPrExChange>
        </w:tblPrEx>
        <w:tc>
          <w:tcPr>
            <w:tcW w:w="1741" w:type="dxa"/>
            <w:tcBorders>
              <w:left w:val="single" w:sz="8" w:space="0" w:color="000000"/>
              <w:right w:val="single" w:sz="8" w:space="0" w:color="000000"/>
            </w:tcBorders>
            <w:vAlign w:val="bottom"/>
            <w:tcPrChange w:id="565" w:author="Regina Casanova" w:date="2018-08-11T21:35:00Z">
              <w:tcPr>
                <w:tcW w:w="1741" w:type="dxa"/>
                <w:tcBorders>
                  <w:left w:val="single" w:sz="8" w:space="0" w:color="000000"/>
                  <w:right w:val="single" w:sz="8" w:space="0" w:color="000000"/>
                </w:tcBorders>
                <w:vAlign w:val="bottom"/>
              </w:tcPr>
            </w:tcPrChange>
          </w:tcPr>
          <w:p w14:paraId="1E72F239"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566" w:author="Regina Casanova" w:date="2018-08-11T21:35:00Z">
              <w:tcPr>
                <w:tcW w:w="12452" w:type="dxa"/>
                <w:tcBorders>
                  <w:right w:val="single" w:sz="8" w:space="0" w:color="000000"/>
                </w:tcBorders>
                <w:vAlign w:val="bottom"/>
              </w:tcPr>
            </w:tcPrChange>
          </w:tcPr>
          <w:p w14:paraId="3AC333DF" w14:textId="77777777" w:rsidR="00AB78DE" w:rsidRPr="00BA156B" w:rsidRDefault="00AB78DE" w:rsidP="001828F5">
            <w:pPr>
              <w:autoSpaceDE w:val="0"/>
              <w:autoSpaceDN w:val="0"/>
              <w:adjustRightInd w:val="0"/>
              <w:spacing w:line="380" w:lineRule="atLeast"/>
              <w:rPr>
                <w:color w:val="000000"/>
              </w:rPr>
            </w:pPr>
            <w:r w:rsidRPr="00BA156B">
              <w:rPr>
                <w:color w:val="000000"/>
              </w:rPr>
              <w:t>Medicamentos excluidos del petitorio</w:t>
            </w:r>
          </w:p>
        </w:tc>
      </w:tr>
      <w:tr w:rsidR="00B874DF" w:rsidRPr="00BA156B" w14:paraId="2E392381"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6B353B9"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489F9C39" w14:textId="77777777" w:rsidR="00AB78DE" w:rsidRPr="00BA156B" w:rsidRDefault="00AB78DE" w:rsidP="001828F5">
            <w:pPr>
              <w:autoSpaceDE w:val="0"/>
              <w:autoSpaceDN w:val="0"/>
              <w:adjustRightInd w:val="0"/>
              <w:spacing w:line="380" w:lineRule="atLeast"/>
              <w:rPr>
                <w:color w:val="000000"/>
              </w:rPr>
            </w:pPr>
            <w:r w:rsidRPr="00BA156B">
              <w:rPr>
                <w:color w:val="000000"/>
              </w:rPr>
              <w:t>Falta de medicamentos, insumos y/o reactivos en las IPRESS</w:t>
            </w:r>
          </w:p>
        </w:tc>
      </w:tr>
      <w:tr w:rsidR="00AB78DE" w:rsidRPr="00BA156B" w14:paraId="480731A2" w14:textId="77777777" w:rsidTr="001828F5">
        <w:tblPrEx>
          <w:tblBorders>
            <w:top w:val="none" w:sz="0" w:space="0" w:color="auto"/>
          </w:tblBorders>
          <w:tblPrExChange w:id="567" w:author="Regina Casanova" w:date="2018-08-11T21:35:00Z">
            <w:tblPrEx>
              <w:tblBorders>
                <w:top w:val="none" w:sz="0" w:space="0" w:color="auto"/>
              </w:tblBorders>
            </w:tblPrEx>
          </w:tblPrExChange>
        </w:tblPrEx>
        <w:tc>
          <w:tcPr>
            <w:tcW w:w="1741" w:type="dxa"/>
            <w:tcBorders>
              <w:left w:val="single" w:sz="8" w:space="0" w:color="000000"/>
              <w:bottom w:val="single" w:sz="8" w:space="0" w:color="000000"/>
              <w:right w:val="single" w:sz="8" w:space="0" w:color="000000"/>
            </w:tcBorders>
            <w:vAlign w:val="bottom"/>
            <w:tcPrChange w:id="568" w:author="Regina Casanova" w:date="2018-08-11T21:35:00Z">
              <w:tcPr>
                <w:tcW w:w="1741" w:type="dxa"/>
                <w:tcBorders>
                  <w:left w:val="single" w:sz="8" w:space="0" w:color="000000"/>
                  <w:bottom w:val="single" w:sz="8" w:space="0" w:color="000000"/>
                  <w:right w:val="single" w:sz="8" w:space="0" w:color="000000"/>
                </w:tcBorders>
                <w:vAlign w:val="bottom"/>
              </w:tcPr>
            </w:tcPrChange>
          </w:tcPr>
          <w:p w14:paraId="6113DBCF"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bottom w:val="single" w:sz="8" w:space="0" w:color="000000"/>
              <w:right w:val="single" w:sz="8" w:space="0" w:color="000000"/>
            </w:tcBorders>
            <w:vAlign w:val="bottom"/>
            <w:tcPrChange w:id="569" w:author="Regina Casanova" w:date="2018-08-11T21:35:00Z">
              <w:tcPr>
                <w:tcW w:w="12452" w:type="dxa"/>
                <w:tcBorders>
                  <w:bottom w:val="single" w:sz="8" w:space="0" w:color="000000"/>
                  <w:right w:val="single" w:sz="8" w:space="0" w:color="000000"/>
                </w:tcBorders>
                <w:vAlign w:val="bottom"/>
              </w:tcPr>
            </w:tcPrChange>
          </w:tcPr>
          <w:p w14:paraId="51E48D22" w14:textId="77777777" w:rsidR="00AB78DE" w:rsidRPr="00BA156B" w:rsidRDefault="00AB78DE" w:rsidP="001828F5">
            <w:pPr>
              <w:autoSpaceDE w:val="0"/>
              <w:autoSpaceDN w:val="0"/>
              <w:adjustRightInd w:val="0"/>
              <w:spacing w:line="380" w:lineRule="atLeast"/>
              <w:rPr>
                <w:color w:val="000000"/>
              </w:rPr>
            </w:pPr>
            <w:r w:rsidRPr="00BA156B">
              <w:rPr>
                <w:color w:val="000000"/>
              </w:rPr>
              <w:t>Deficiencia en la entrega de medicamentos, reactivos e/o insumos</w:t>
            </w:r>
          </w:p>
        </w:tc>
      </w:tr>
      <w:tr w:rsidR="00B874DF" w:rsidRPr="00BA156B" w14:paraId="59154CFE"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5707FD59"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688F35F1"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con el trato al asegurado</w:t>
            </w:r>
          </w:p>
        </w:tc>
      </w:tr>
      <w:tr w:rsidR="00AB78DE" w:rsidRPr="00BA156B" w14:paraId="5D0B9D50" w14:textId="77777777" w:rsidTr="001828F5">
        <w:tblPrEx>
          <w:tblBorders>
            <w:top w:val="none" w:sz="0" w:space="0" w:color="auto"/>
          </w:tblBorders>
          <w:tblPrExChange w:id="570" w:author="Regina Casanova" w:date="2018-08-11T21:35:00Z">
            <w:tblPrEx>
              <w:tblBorders>
                <w:top w:val="none" w:sz="0" w:space="0" w:color="auto"/>
              </w:tblBorders>
            </w:tblPrEx>
          </w:tblPrExChange>
        </w:tblPrEx>
        <w:tc>
          <w:tcPr>
            <w:tcW w:w="1741" w:type="dxa"/>
            <w:tcBorders>
              <w:left w:val="single" w:sz="8" w:space="0" w:color="000000"/>
              <w:right w:val="single" w:sz="8" w:space="0" w:color="000000"/>
            </w:tcBorders>
            <w:vAlign w:val="bottom"/>
            <w:tcPrChange w:id="571" w:author="Regina Casanova" w:date="2018-08-11T21:35:00Z">
              <w:tcPr>
                <w:tcW w:w="1741" w:type="dxa"/>
                <w:tcBorders>
                  <w:left w:val="single" w:sz="8" w:space="0" w:color="000000"/>
                  <w:right w:val="single" w:sz="8" w:space="0" w:color="000000"/>
                </w:tcBorders>
                <w:vAlign w:val="bottom"/>
              </w:tcPr>
            </w:tcPrChange>
          </w:tcPr>
          <w:p w14:paraId="2137A270"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572" w:author="Regina Casanova" w:date="2018-08-11T21:35:00Z">
              <w:tcPr>
                <w:tcW w:w="12452" w:type="dxa"/>
                <w:tcBorders>
                  <w:right w:val="single" w:sz="8" w:space="0" w:color="000000"/>
                </w:tcBorders>
                <w:vAlign w:val="bottom"/>
              </w:tcPr>
            </w:tcPrChange>
          </w:tcPr>
          <w:p w14:paraId="6E5F6752" w14:textId="77777777" w:rsidR="00AB78DE" w:rsidRPr="00BA156B" w:rsidRDefault="00AB78DE" w:rsidP="001828F5">
            <w:pPr>
              <w:autoSpaceDE w:val="0"/>
              <w:autoSpaceDN w:val="0"/>
              <w:adjustRightInd w:val="0"/>
              <w:spacing w:line="380" w:lineRule="atLeast"/>
              <w:rPr>
                <w:color w:val="000000"/>
              </w:rPr>
            </w:pPr>
            <w:r w:rsidRPr="00BA156B">
              <w:rPr>
                <w:color w:val="000000"/>
              </w:rPr>
              <w:t>Descortesía del personal no médico</w:t>
            </w:r>
          </w:p>
        </w:tc>
      </w:tr>
      <w:tr w:rsidR="00B874DF" w:rsidRPr="00BA156B" w14:paraId="3E3B9E61"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19EEEE4"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693F58B9" w14:textId="77777777" w:rsidR="00AB78DE" w:rsidRPr="00BA156B" w:rsidRDefault="00AB78DE" w:rsidP="001828F5">
            <w:pPr>
              <w:autoSpaceDE w:val="0"/>
              <w:autoSpaceDN w:val="0"/>
              <w:adjustRightInd w:val="0"/>
              <w:spacing w:line="380" w:lineRule="atLeast"/>
              <w:rPr>
                <w:color w:val="000000"/>
              </w:rPr>
            </w:pPr>
            <w:r w:rsidRPr="00BA156B">
              <w:rPr>
                <w:color w:val="000000"/>
              </w:rPr>
              <w:t>Descortesía del personal médico</w:t>
            </w:r>
          </w:p>
        </w:tc>
      </w:tr>
      <w:tr w:rsidR="00AB78DE" w:rsidRPr="00BA156B" w14:paraId="0FC52727" w14:textId="77777777" w:rsidTr="001828F5">
        <w:tblPrEx>
          <w:tblBorders>
            <w:top w:val="none" w:sz="0" w:space="0" w:color="auto"/>
          </w:tblBorders>
          <w:tblPrExChange w:id="573" w:author="Regina Casanova" w:date="2018-08-11T21:35:00Z">
            <w:tblPrEx>
              <w:tblBorders>
                <w:top w:val="none" w:sz="0" w:space="0" w:color="auto"/>
              </w:tblBorders>
            </w:tblPrEx>
          </w:tblPrExChange>
        </w:tblPrEx>
        <w:tc>
          <w:tcPr>
            <w:tcW w:w="1741" w:type="dxa"/>
            <w:tcBorders>
              <w:left w:val="single" w:sz="8" w:space="0" w:color="000000"/>
              <w:right w:val="single" w:sz="8" w:space="0" w:color="000000"/>
            </w:tcBorders>
            <w:vAlign w:val="bottom"/>
            <w:tcPrChange w:id="574" w:author="Regina Casanova" w:date="2018-08-11T21:35:00Z">
              <w:tcPr>
                <w:tcW w:w="1741" w:type="dxa"/>
                <w:tcBorders>
                  <w:left w:val="single" w:sz="8" w:space="0" w:color="000000"/>
                  <w:right w:val="single" w:sz="8" w:space="0" w:color="000000"/>
                </w:tcBorders>
                <w:vAlign w:val="bottom"/>
              </w:tcPr>
            </w:tcPrChange>
          </w:tcPr>
          <w:p w14:paraId="1037BBAB"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right w:val="single" w:sz="8" w:space="0" w:color="000000"/>
            </w:tcBorders>
            <w:vAlign w:val="bottom"/>
            <w:tcPrChange w:id="575" w:author="Regina Casanova" w:date="2018-08-11T21:35:00Z">
              <w:tcPr>
                <w:tcW w:w="12452" w:type="dxa"/>
                <w:tcBorders>
                  <w:right w:val="single" w:sz="8" w:space="0" w:color="000000"/>
                </w:tcBorders>
                <w:vAlign w:val="bottom"/>
              </w:tcPr>
            </w:tcPrChange>
          </w:tcPr>
          <w:p w14:paraId="45274D16" w14:textId="77777777" w:rsidR="00AB78DE" w:rsidRPr="00BA156B" w:rsidRDefault="00AB78DE" w:rsidP="001828F5">
            <w:pPr>
              <w:autoSpaceDE w:val="0"/>
              <w:autoSpaceDN w:val="0"/>
              <w:adjustRightInd w:val="0"/>
              <w:spacing w:line="380" w:lineRule="atLeast"/>
              <w:rPr>
                <w:color w:val="000000"/>
              </w:rPr>
            </w:pPr>
            <w:r w:rsidRPr="00BA156B">
              <w:rPr>
                <w:color w:val="000000"/>
              </w:rPr>
              <w:t>Descortesía del personal administrativo</w:t>
            </w:r>
          </w:p>
        </w:tc>
      </w:tr>
      <w:tr w:rsidR="00B874DF" w:rsidRPr="00BA156B" w14:paraId="78C30444"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97BB4B3" w14:textId="77777777" w:rsidR="00AB78DE" w:rsidRPr="00BA156B" w:rsidRDefault="00AB78DE" w:rsidP="001828F5">
            <w:pPr>
              <w:autoSpaceDE w:val="0"/>
              <w:autoSpaceDN w:val="0"/>
              <w:adjustRightInd w:val="0"/>
              <w:spacing w:line="380" w:lineRule="atLeast"/>
              <w:rPr>
                <w:color w:val="000000"/>
              </w:rPr>
            </w:pPr>
            <w:r w:rsidRPr="00BA156B">
              <w:rPr>
                <w:color w:val="000000"/>
              </w:rPr>
              <w:t>Ítem #4</w:t>
            </w:r>
          </w:p>
        </w:tc>
        <w:tc>
          <w:tcPr>
            <w:tcW w:w="12452" w:type="dxa"/>
            <w:tcBorders>
              <w:right w:val="single" w:sz="8" w:space="0" w:color="000000"/>
            </w:tcBorders>
            <w:shd w:val="clear" w:color="auto" w:fill="E1E0E0"/>
            <w:vAlign w:val="bottom"/>
          </w:tcPr>
          <w:p w14:paraId="39CFECFA" w14:textId="77777777" w:rsidR="00AB78DE" w:rsidRPr="00BA156B" w:rsidRDefault="00AB78DE" w:rsidP="001828F5">
            <w:pPr>
              <w:autoSpaceDE w:val="0"/>
              <w:autoSpaceDN w:val="0"/>
              <w:adjustRightInd w:val="0"/>
              <w:spacing w:line="380" w:lineRule="atLeast"/>
              <w:rPr>
                <w:color w:val="000000"/>
              </w:rPr>
            </w:pPr>
            <w:r w:rsidRPr="00BA156B">
              <w:rPr>
                <w:color w:val="000000"/>
              </w:rPr>
              <w:t>Discriminación en la IPRESS</w:t>
            </w:r>
          </w:p>
        </w:tc>
      </w:tr>
      <w:tr w:rsidR="00AB78DE" w:rsidRPr="00BA156B" w14:paraId="7DCE2C01" w14:textId="77777777" w:rsidTr="001828F5">
        <w:tblPrEx>
          <w:tblBorders>
            <w:top w:val="none" w:sz="0" w:space="0" w:color="auto"/>
          </w:tblBorders>
          <w:tblPrExChange w:id="576" w:author="Regina Casanova" w:date="2018-08-11T21:35:00Z">
            <w:tblPrEx>
              <w:tblBorders>
                <w:top w:val="none" w:sz="0" w:space="0" w:color="auto"/>
              </w:tblBorders>
            </w:tblPrEx>
          </w:tblPrExChange>
        </w:tblPrEx>
        <w:tc>
          <w:tcPr>
            <w:tcW w:w="1741" w:type="dxa"/>
            <w:tcBorders>
              <w:left w:val="single" w:sz="8" w:space="0" w:color="000000"/>
              <w:right w:val="single" w:sz="8" w:space="0" w:color="000000"/>
            </w:tcBorders>
            <w:vAlign w:val="bottom"/>
            <w:tcPrChange w:id="577" w:author="Regina Casanova" w:date="2018-08-11T21:35:00Z">
              <w:tcPr>
                <w:tcW w:w="1741" w:type="dxa"/>
                <w:tcBorders>
                  <w:left w:val="single" w:sz="8" w:space="0" w:color="000000"/>
                  <w:right w:val="single" w:sz="8" w:space="0" w:color="000000"/>
                </w:tcBorders>
                <w:vAlign w:val="bottom"/>
              </w:tcPr>
            </w:tcPrChange>
          </w:tcPr>
          <w:p w14:paraId="6C878F8C" w14:textId="77777777" w:rsidR="00AB78DE" w:rsidRPr="00BA156B" w:rsidRDefault="00AB78DE" w:rsidP="001828F5">
            <w:pPr>
              <w:autoSpaceDE w:val="0"/>
              <w:autoSpaceDN w:val="0"/>
              <w:adjustRightInd w:val="0"/>
              <w:spacing w:line="380" w:lineRule="atLeast"/>
              <w:rPr>
                <w:color w:val="000000"/>
              </w:rPr>
            </w:pPr>
            <w:r w:rsidRPr="00BA156B">
              <w:rPr>
                <w:color w:val="000000"/>
              </w:rPr>
              <w:t>Ítem #5</w:t>
            </w:r>
          </w:p>
        </w:tc>
        <w:tc>
          <w:tcPr>
            <w:tcW w:w="12452" w:type="dxa"/>
            <w:tcBorders>
              <w:right w:val="single" w:sz="8" w:space="0" w:color="000000"/>
            </w:tcBorders>
            <w:vAlign w:val="bottom"/>
            <w:tcPrChange w:id="578" w:author="Regina Casanova" w:date="2018-08-11T21:35:00Z">
              <w:tcPr>
                <w:tcW w:w="12452" w:type="dxa"/>
                <w:tcBorders>
                  <w:right w:val="single" w:sz="8" w:space="0" w:color="000000"/>
                </w:tcBorders>
                <w:vAlign w:val="bottom"/>
              </w:tcPr>
            </w:tcPrChange>
          </w:tcPr>
          <w:p w14:paraId="279AEEF6" w14:textId="77777777" w:rsidR="00AB78DE" w:rsidRPr="00BA156B" w:rsidRDefault="00AB78DE" w:rsidP="001828F5">
            <w:pPr>
              <w:autoSpaceDE w:val="0"/>
              <w:autoSpaceDN w:val="0"/>
              <w:adjustRightInd w:val="0"/>
              <w:spacing w:line="380" w:lineRule="atLeast"/>
              <w:rPr>
                <w:color w:val="000000"/>
              </w:rPr>
            </w:pPr>
            <w:r w:rsidRPr="00BA156B">
              <w:rPr>
                <w:color w:val="000000"/>
              </w:rPr>
              <w:t>Irrupción del ambiente de tranquilidad y descanso</w:t>
            </w:r>
          </w:p>
        </w:tc>
      </w:tr>
      <w:tr w:rsidR="00B874DF" w:rsidRPr="00BA156B" w14:paraId="68754221"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97B1DFE" w14:textId="77777777" w:rsidR="00AB78DE" w:rsidRPr="00BA156B" w:rsidRDefault="00AB78DE" w:rsidP="001828F5">
            <w:pPr>
              <w:autoSpaceDE w:val="0"/>
              <w:autoSpaceDN w:val="0"/>
              <w:adjustRightInd w:val="0"/>
              <w:spacing w:line="380" w:lineRule="atLeast"/>
              <w:rPr>
                <w:color w:val="000000"/>
              </w:rPr>
            </w:pPr>
            <w:r w:rsidRPr="00BA156B">
              <w:rPr>
                <w:color w:val="000000"/>
              </w:rPr>
              <w:t>Ítem #6</w:t>
            </w:r>
          </w:p>
        </w:tc>
        <w:tc>
          <w:tcPr>
            <w:tcW w:w="12452" w:type="dxa"/>
            <w:tcBorders>
              <w:bottom w:val="single" w:sz="8" w:space="0" w:color="000000"/>
              <w:right w:val="single" w:sz="8" w:space="0" w:color="000000"/>
            </w:tcBorders>
            <w:shd w:val="clear" w:color="auto" w:fill="E1E0E0"/>
            <w:vAlign w:val="bottom"/>
          </w:tcPr>
          <w:p w14:paraId="333A8E63" w14:textId="77777777" w:rsidR="00AB78DE" w:rsidRPr="00BA156B" w:rsidRDefault="00AB78DE" w:rsidP="001828F5">
            <w:pPr>
              <w:autoSpaceDE w:val="0"/>
              <w:autoSpaceDN w:val="0"/>
              <w:adjustRightInd w:val="0"/>
              <w:spacing w:line="380" w:lineRule="atLeast"/>
              <w:rPr>
                <w:color w:val="000000"/>
              </w:rPr>
            </w:pPr>
            <w:r w:rsidRPr="00BA156B">
              <w:rPr>
                <w:color w:val="000000"/>
              </w:rPr>
              <w:t>Maltrato al paciente</w:t>
            </w:r>
          </w:p>
        </w:tc>
      </w:tr>
      <w:tr w:rsidR="00B874DF" w:rsidRPr="00BA156B" w14:paraId="0E2F2EB1"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576E7D8"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6DA92CF9"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con las citas</w:t>
            </w:r>
          </w:p>
        </w:tc>
      </w:tr>
      <w:tr w:rsidR="00AB78DE" w:rsidRPr="00BA156B" w14:paraId="7351DBAF" w14:textId="77777777" w:rsidTr="001828F5">
        <w:tblPrEx>
          <w:tblBorders>
            <w:top w:val="none" w:sz="0" w:space="0" w:color="auto"/>
          </w:tblBorders>
          <w:tblPrExChange w:id="579" w:author="Regina Casanova" w:date="2018-08-11T21:35:00Z">
            <w:tblPrEx>
              <w:tblBorders>
                <w:top w:val="none" w:sz="0" w:space="0" w:color="auto"/>
              </w:tblBorders>
            </w:tblPrEx>
          </w:tblPrExChange>
        </w:tblPrEx>
        <w:tc>
          <w:tcPr>
            <w:tcW w:w="1741" w:type="dxa"/>
            <w:tcBorders>
              <w:left w:val="single" w:sz="8" w:space="0" w:color="000000"/>
              <w:right w:val="single" w:sz="8" w:space="0" w:color="000000"/>
            </w:tcBorders>
            <w:vAlign w:val="bottom"/>
            <w:tcPrChange w:id="580" w:author="Regina Casanova" w:date="2018-08-11T21:35:00Z">
              <w:tcPr>
                <w:tcW w:w="1741" w:type="dxa"/>
                <w:tcBorders>
                  <w:left w:val="single" w:sz="8" w:space="0" w:color="000000"/>
                  <w:right w:val="single" w:sz="8" w:space="0" w:color="000000"/>
                </w:tcBorders>
                <w:vAlign w:val="bottom"/>
              </w:tcPr>
            </w:tcPrChange>
          </w:tcPr>
          <w:p w14:paraId="431EF4DF"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581" w:author="Regina Casanova" w:date="2018-08-11T21:35:00Z">
              <w:tcPr>
                <w:tcW w:w="12452" w:type="dxa"/>
                <w:tcBorders>
                  <w:right w:val="single" w:sz="8" w:space="0" w:color="000000"/>
                </w:tcBorders>
                <w:vAlign w:val="bottom"/>
              </w:tcPr>
            </w:tcPrChange>
          </w:tcPr>
          <w:p w14:paraId="15A4EE2C" w14:textId="77777777" w:rsidR="00AB78DE" w:rsidRPr="00BA156B" w:rsidRDefault="00AB78DE" w:rsidP="001828F5">
            <w:pPr>
              <w:autoSpaceDE w:val="0"/>
              <w:autoSpaceDN w:val="0"/>
              <w:adjustRightInd w:val="0"/>
              <w:spacing w:line="380" w:lineRule="atLeast"/>
              <w:rPr>
                <w:color w:val="000000"/>
              </w:rPr>
            </w:pPr>
            <w:r w:rsidRPr="00BA156B">
              <w:rPr>
                <w:color w:val="000000"/>
              </w:rPr>
              <w:t>Incumplimiento de citas</w:t>
            </w:r>
          </w:p>
        </w:tc>
      </w:tr>
      <w:tr w:rsidR="00B874DF" w:rsidRPr="00BA156B" w14:paraId="7481D9DF"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665B047"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bottom w:val="single" w:sz="8" w:space="0" w:color="000000"/>
              <w:right w:val="single" w:sz="8" w:space="0" w:color="000000"/>
            </w:tcBorders>
            <w:shd w:val="clear" w:color="auto" w:fill="E1E0E0"/>
            <w:vAlign w:val="bottom"/>
          </w:tcPr>
          <w:p w14:paraId="26285642" w14:textId="77777777" w:rsidR="00AB78DE" w:rsidRPr="00BA156B" w:rsidRDefault="00AB78DE" w:rsidP="001828F5">
            <w:pPr>
              <w:autoSpaceDE w:val="0"/>
              <w:autoSpaceDN w:val="0"/>
              <w:adjustRightInd w:val="0"/>
              <w:spacing w:line="380" w:lineRule="atLeast"/>
              <w:rPr>
                <w:color w:val="000000"/>
              </w:rPr>
            </w:pPr>
            <w:r w:rsidRPr="00BA156B">
              <w:rPr>
                <w:color w:val="000000"/>
              </w:rPr>
              <w:t>Falta de citas</w:t>
            </w:r>
          </w:p>
        </w:tc>
      </w:tr>
      <w:tr w:rsidR="00B874DF" w:rsidRPr="00BA156B" w14:paraId="2CAE62B3"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4902D2F"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1A223094"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en la atención al paciente</w:t>
            </w:r>
          </w:p>
        </w:tc>
      </w:tr>
      <w:tr w:rsidR="00AB78DE" w:rsidRPr="00BA156B" w14:paraId="439C410E" w14:textId="77777777" w:rsidTr="001828F5">
        <w:tblPrEx>
          <w:tblBorders>
            <w:top w:val="none" w:sz="0" w:space="0" w:color="auto"/>
          </w:tblBorders>
          <w:tblPrExChange w:id="582" w:author="Regina Casanova" w:date="2018-08-11T21:35:00Z">
            <w:tblPrEx>
              <w:tblBorders>
                <w:top w:val="none" w:sz="0" w:space="0" w:color="auto"/>
              </w:tblBorders>
            </w:tblPrEx>
          </w:tblPrExChange>
        </w:tblPrEx>
        <w:tc>
          <w:tcPr>
            <w:tcW w:w="1741" w:type="dxa"/>
            <w:tcBorders>
              <w:left w:val="single" w:sz="8" w:space="0" w:color="000000"/>
              <w:right w:val="single" w:sz="8" w:space="0" w:color="000000"/>
            </w:tcBorders>
            <w:vAlign w:val="bottom"/>
            <w:tcPrChange w:id="583" w:author="Regina Casanova" w:date="2018-08-11T21:35:00Z">
              <w:tcPr>
                <w:tcW w:w="1741" w:type="dxa"/>
                <w:tcBorders>
                  <w:left w:val="single" w:sz="8" w:space="0" w:color="000000"/>
                  <w:right w:val="single" w:sz="8" w:space="0" w:color="000000"/>
                </w:tcBorders>
                <w:vAlign w:val="bottom"/>
              </w:tcPr>
            </w:tcPrChange>
          </w:tcPr>
          <w:p w14:paraId="390D4B10" w14:textId="77777777" w:rsidR="00AB78DE" w:rsidRPr="00BA156B" w:rsidRDefault="00AB78DE" w:rsidP="001828F5">
            <w:pPr>
              <w:autoSpaceDE w:val="0"/>
              <w:autoSpaceDN w:val="0"/>
              <w:adjustRightInd w:val="0"/>
              <w:spacing w:line="380" w:lineRule="atLeast"/>
              <w:rPr>
                <w:color w:val="000000"/>
              </w:rPr>
            </w:pPr>
            <w:r w:rsidRPr="00BA156B">
              <w:rPr>
                <w:color w:val="000000"/>
              </w:rPr>
              <w:lastRenderedPageBreak/>
              <w:t>Ítem #1</w:t>
            </w:r>
          </w:p>
        </w:tc>
        <w:tc>
          <w:tcPr>
            <w:tcW w:w="12452" w:type="dxa"/>
            <w:tcBorders>
              <w:right w:val="single" w:sz="8" w:space="0" w:color="000000"/>
            </w:tcBorders>
            <w:vAlign w:val="bottom"/>
            <w:tcPrChange w:id="584" w:author="Regina Casanova" w:date="2018-08-11T21:35:00Z">
              <w:tcPr>
                <w:tcW w:w="12452" w:type="dxa"/>
                <w:tcBorders>
                  <w:right w:val="single" w:sz="8" w:space="0" w:color="000000"/>
                </w:tcBorders>
                <w:vAlign w:val="bottom"/>
              </w:tcPr>
            </w:tcPrChange>
          </w:tcPr>
          <w:p w14:paraId="4E057D14" w14:textId="77777777" w:rsidR="00AB78DE" w:rsidRPr="00BA156B" w:rsidRDefault="00AB78DE" w:rsidP="001828F5">
            <w:pPr>
              <w:autoSpaceDE w:val="0"/>
              <w:autoSpaceDN w:val="0"/>
              <w:adjustRightInd w:val="0"/>
              <w:spacing w:line="380" w:lineRule="atLeast"/>
              <w:rPr>
                <w:color w:val="000000"/>
              </w:rPr>
            </w:pPr>
            <w:r w:rsidRPr="00BA156B">
              <w:rPr>
                <w:color w:val="000000"/>
              </w:rPr>
              <w:t>Disconformidad de la atención y/o tratamiento médico ambulatorio, domiciliario y/o emergencia</w:t>
            </w:r>
          </w:p>
        </w:tc>
      </w:tr>
      <w:tr w:rsidR="00B874DF" w:rsidRPr="00BA156B" w14:paraId="4DF43B4A"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C78994A"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199D989B" w14:textId="77777777" w:rsidR="00AB78DE" w:rsidRPr="00BA156B" w:rsidRDefault="00AB78DE" w:rsidP="001828F5">
            <w:pPr>
              <w:autoSpaceDE w:val="0"/>
              <w:autoSpaceDN w:val="0"/>
              <w:adjustRightInd w:val="0"/>
              <w:spacing w:line="380" w:lineRule="atLeast"/>
              <w:rPr>
                <w:color w:val="000000"/>
              </w:rPr>
            </w:pPr>
            <w:r w:rsidRPr="00BA156B">
              <w:rPr>
                <w:color w:val="000000"/>
              </w:rPr>
              <w:t>Disconformidad relacionada a la atención en hospitalización</w:t>
            </w:r>
          </w:p>
        </w:tc>
      </w:tr>
      <w:tr w:rsidR="00AB78DE" w:rsidRPr="00BA156B" w14:paraId="5CAFEAB8" w14:textId="77777777" w:rsidTr="001828F5">
        <w:tblPrEx>
          <w:tblBorders>
            <w:top w:val="none" w:sz="0" w:space="0" w:color="auto"/>
          </w:tblBorders>
          <w:tblPrExChange w:id="585" w:author="Regina Casanova" w:date="2018-08-11T21:35:00Z">
            <w:tblPrEx>
              <w:tblBorders>
                <w:top w:val="none" w:sz="0" w:space="0" w:color="auto"/>
              </w:tblBorders>
            </w:tblPrEx>
          </w:tblPrExChange>
        </w:tblPrEx>
        <w:tc>
          <w:tcPr>
            <w:tcW w:w="1741" w:type="dxa"/>
            <w:tcBorders>
              <w:left w:val="single" w:sz="8" w:space="0" w:color="000000"/>
              <w:right w:val="single" w:sz="8" w:space="0" w:color="000000"/>
            </w:tcBorders>
            <w:vAlign w:val="bottom"/>
            <w:tcPrChange w:id="586" w:author="Regina Casanova" w:date="2018-08-11T21:35:00Z">
              <w:tcPr>
                <w:tcW w:w="1741" w:type="dxa"/>
                <w:tcBorders>
                  <w:left w:val="single" w:sz="8" w:space="0" w:color="000000"/>
                  <w:right w:val="single" w:sz="8" w:space="0" w:color="000000"/>
                </w:tcBorders>
                <w:vAlign w:val="bottom"/>
              </w:tcPr>
            </w:tcPrChange>
          </w:tcPr>
          <w:p w14:paraId="2D935C94"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right w:val="single" w:sz="8" w:space="0" w:color="000000"/>
            </w:tcBorders>
            <w:vAlign w:val="bottom"/>
            <w:tcPrChange w:id="587" w:author="Regina Casanova" w:date="2018-08-11T21:35:00Z">
              <w:tcPr>
                <w:tcW w:w="12452" w:type="dxa"/>
                <w:tcBorders>
                  <w:right w:val="single" w:sz="8" w:space="0" w:color="000000"/>
                </w:tcBorders>
                <w:vAlign w:val="bottom"/>
              </w:tcPr>
            </w:tcPrChange>
          </w:tcPr>
          <w:p w14:paraId="09535350" w14:textId="77777777" w:rsidR="00AB78DE" w:rsidRPr="00BA156B" w:rsidRDefault="00AB78DE" w:rsidP="001828F5">
            <w:pPr>
              <w:autoSpaceDE w:val="0"/>
              <w:autoSpaceDN w:val="0"/>
              <w:adjustRightInd w:val="0"/>
              <w:spacing w:line="380" w:lineRule="atLeast"/>
              <w:rPr>
                <w:color w:val="000000"/>
              </w:rPr>
            </w:pPr>
            <w:r w:rsidRPr="00BA156B">
              <w:rPr>
                <w:color w:val="000000"/>
              </w:rPr>
              <w:t>Mal diagnóstico o procedimiento que ponga en riesgo la vida del paciente (por parte del Personal Asistencial)</w:t>
            </w:r>
          </w:p>
        </w:tc>
      </w:tr>
      <w:tr w:rsidR="00B874DF" w:rsidRPr="00BA156B" w14:paraId="710E7533"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3CC79B2" w14:textId="77777777" w:rsidR="00AB78DE" w:rsidRPr="00BA156B" w:rsidRDefault="00AB78DE" w:rsidP="001828F5">
            <w:pPr>
              <w:autoSpaceDE w:val="0"/>
              <w:autoSpaceDN w:val="0"/>
              <w:adjustRightInd w:val="0"/>
              <w:spacing w:line="380" w:lineRule="atLeast"/>
              <w:rPr>
                <w:color w:val="000000"/>
              </w:rPr>
            </w:pPr>
            <w:r w:rsidRPr="00BA156B">
              <w:rPr>
                <w:color w:val="000000"/>
              </w:rPr>
              <w:t>Ítem #4</w:t>
            </w:r>
          </w:p>
        </w:tc>
        <w:tc>
          <w:tcPr>
            <w:tcW w:w="12452" w:type="dxa"/>
            <w:tcBorders>
              <w:right w:val="single" w:sz="8" w:space="0" w:color="000000"/>
            </w:tcBorders>
            <w:shd w:val="clear" w:color="auto" w:fill="E1E0E0"/>
            <w:vAlign w:val="bottom"/>
          </w:tcPr>
          <w:p w14:paraId="36658E3C" w14:textId="77777777" w:rsidR="00AB78DE" w:rsidRPr="00BA156B" w:rsidRDefault="00AB78DE" w:rsidP="001828F5">
            <w:pPr>
              <w:autoSpaceDE w:val="0"/>
              <w:autoSpaceDN w:val="0"/>
              <w:adjustRightInd w:val="0"/>
              <w:spacing w:line="380" w:lineRule="atLeast"/>
              <w:rPr>
                <w:color w:val="000000"/>
              </w:rPr>
            </w:pPr>
            <w:r w:rsidRPr="00BA156B">
              <w:rPr>
                <w:color w:val="000000"/>
              </w:rPr>
              <w:t>Disconformidad con los procedimientos asistenciales realizados</w:t>
            </w:r>
          </w:p>
        </w:tc>
      </w:tr>
      <w:tr w:rsidR="00AB78DE" w:rsidRPr="00BA156B" w14:paraId="1F943C23" w14:textId="77777777" w:rsidTr="001828F5">
        <w:tblPrEx>
          <w:tblBorders>
            <w:top w:val="none" w:sz="0" w:space="0" w:color="auto"/>
          </w:tblBorders>
          <w:tblPrExChange w:id="588" w:author="Regina Casanova" w:date="2018-08-11T21:35:00Z">
            <w:tblPrEx>
              <w:tblBorders>
                <w:top w:val="none" w:sz="0" w:space="0" w:color="auto"/>
              </w:tblBorders>
            </w:tblPrEx>
          </w:tblPrExChange>
        </w:tblPrEx>
        <w:tc>
          <w:tcPr>
            <w:tcW w:w="1741" w:type="dxa"/>
            <w:tcBorders>
              <w:left w:val="single" w:sz="8" w:space="0" w:color="000000"/>
              <w:right w:val="single" w:sz="8" w:space="0" w:color="000000"/>
            </w:tcBorders>
            <w:vAlign w:val="bottom"/>
            <w:tcPrChange w:id="589" w:author="Regina Casanova" w:date="2018-08-11T21:35:00Z">
              <w:tcPr>
                <w:tcW w:w="1741" w:type="dxa"/>
                <w:tcBorders>
                  <w:left w:val="single" w:sz="8" w:space="0" w:color="000000"/>
                  <w:right w:val="single" w:sz="8" w:space="0" w:color="000000"/>
                </w:tcBorders>
                <w:vAlign w:val="bottom"/>
              </w:tcPr>
            </w:tcPrChange>
          </w:tcPr>
          <w:p w14:paraId="52B32AD3" w14:textId="77777777" w:rsidR="00AB78DE" w:rsidRPr="00BA156B" w:rsidRDefault="00AB78DE" w:rsidP="001828F5">
            <w:pPr>
              <w:autoSpaceDE w:val="0"/>
              <w:autoSpaceDN w:val="0"/>
              <w:adjustRightInd w:val="0"/>
              <w:spacing w:line="380" w:lineRule="atLeast"/>
              <w:rPr>
                <w:color w:val="000000"/>
              </w:rPr>
            </w:pPr>
            <w:r w:rsidRPr="00BA156B">
              <w:rPr>
                <w:color w:val="000000"/>
              </w:rPr>
              <w:t>Ítem #5</w:t>
            </w:r>
          </w:p>
        </w:tc>
        <w:tc>
          <w:tcPr>
            <w:tcW w:w="12452" w:type="dxa"/>
            <w:tcBorders>
              <w:right w:val="single" w:sz="8" w:space="0" w:color="000000"/>
            </w:tcBorders>
            <w:vAlign w:val="bottom"/>
            <w:tcPrChange w:id="590" w:author="Regina Casanova" w:date="2018-08-11T21:35:00Z">
              <w:tcPr>
                <w:tcW w:w="12452" w:type="dxa"/>
                <w:tcBorders>
                  <w:right w:val="single" w:sz="8" w:space="0" w:color="000000"/>
                </w:tcBorders>
                <w:vAlign w:val="bottom"/>
              </w:tcPr>
            </w:tcPrChange>
          </w:tcPr>
          <w:p w14:paraId="3E7EBFE3" w14:textId="77777777" w:rsidR="00AB78DE" w:rsidRPr="00BA156B" w:rsidRDefault="00AB78DE" w:rsidP="001828F5">
            <w:pPr>
              <w:autoSpaceDE w:val="0"/>
              <w:autoSpaceDN w:val="0"/>
              <w:adjustRightInd w:val="0"/>
              <w:spacing w:line="380" w:lineRule="atLeast"/>
              <w:rPr>
                <w:color w:val="000000"/>
              </w:rPr>
            </w:pPr>
            <w:r w:rsidRPr="00BA156B">
              <w:rPr>
                <w:color w:val="000000"/>
              </w:rPr>
              <w:t>Cambio de médico tratante de forma arbitraria</w:t>
            </w:r>
          </w:p>
        </w:tc>
      </w:tr>
      <w:tr w:rsidR="00B874DF" w:rsidRPr="00BA156B" w14:paraId="5ECFD422"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4D3C7EF" w14:textId="77777777" w:rsidR="00AB78DE" w:rsidRPr="00BA156B" w:rsidRDefault="00AB78DE" w:rsidP="001828F5">
            <w:pPr>
              <w:autoSpaceDE w:val="0"/>
              <w:autoSpaceDN w:val="0"/>
              <w:adjustRightInd w:val="0"/>
              <w:spacing w:line="380" w:lineRule="atLeast"/>
              <w:rPr>
                <w:color w:val="000000"/>
              </w:rPr>
            </w:pPr>
            <w:r w:rsidRPr="00BA156B">
              <w:rPr>
                <w:color w:val="000000"/>
              </w:rPr>
              <w:t>Ítem #6</w:t>
            </w:r>
          </w:p>
        </w:tc>
        <w:tc>
          <w:tcPr>
            <w:tcW w:w="12452" w:type="dxa"/>
            <w:tcBorders>
              <w:right w:val="single" w:sz="8" w:space="0" w:color="000000"/>
            </w:tcBorders>
            <w:shd w:val="clear" w:color="auto" w:fill="E1E0E0"/>
            <w:vAlign w:val="bottom"/>
          </w:tcPr>
          <w:p w14:paraId="1BA9DEAA" w14:textId="77777777" w:rsidR="00AB78DE" w:rsidRPr="00BA156B" w:rsidRDefault="00AB78DE" w:rsidP="001828F5">
            <w:pPr>
              <w:autoSpaceDE w:val="0"/>
              <w:autoSpaceDN w:val="0"/>
              <w:adjustRightInd w:val="0"/>
              <w:spacing w:line="380" w:lineRule="atLeast"/>
              <w:rPr>
                <w:color w:val="000000"/>
              </w:rPr>
            </w:pPr>
            <w:r w:rsidRPr="00BA156B">
              <w:rPr>
                <w:color w:val="000000"/>
              </w:rPr>
              <w:t>Disconformidad con la referencia y/o traslado</w:t>
            </w:r>
          </w:p>
        </w:tc>
      </w:tr>
      <w:tr w:rsidR="00AB78DE" w:rsidRPr="00BA156B" w14:paraId="1F4AFE35" w14:textId="77777777" w:rsidTr="001828F5">
        <w:tblPrEx>
          <w:tblBorders>
            <w:top w:val="none" w:sz="0" w:space="0" w:color="auto"/>
          </w:tblBorders>
          <w:tblPrExChange w:id="591" w:author="Regina Casanova" w:date="2018-08-11T21:35:00Z">
            <w:tblPrEx>
              <w:tblBorders>
                <w:top w:val="none" w:sz="0" w:space="0" w:color="auto"/>
              </w:tblBorders>
            </w:tblPrEx>
          </w:tblPrExChange>
        </w:tblPrEx>
        <w:tc>
          <w:tcPr>
            <w:tcW w:w="1741" w:type="dxa"/>
            <w:tcBorders>
              <w:left w:val="single" w:sz="8" w:space="0" w:color="000000"/>
              <w:right w:val="single" w:sz="8" w:space="0" w:color="000000"/>
            </w:tcBorders>
            <w:vAlign w:val="bottom"/>
            <w:tcPrChange w:id="592" w:author="Regina Casanova" w:date="2018-08-11T21:35:00Z">
              <w:tcPr>
                <w:tcW w:w="1741" w:type="dxa"/>
                <w:tcBorders>
                  <w:left w:val="single" w:sz="8" w:space="0" w:color="000000"/>
                  <w:right w:val="single" w:sz="8" w:space="0" w:color="000000"/>
                </w:tcBorders>
                <w:vAlign w:val="bottom"/>
              </w:tcPr>
            </w:tcPrChange>
          </w:tcPr>
          <w:p w14:paraId="6609F4EA" w14:textId="77777777" w:rsidR="00AB78DE" w:rsidRPr="00BA156B" w:rsidRDefault="00AB78DE" w:rsidP="001828F5">
            <w:pPr>
              <w:autoSpaceDE w:val="0"/>
              <w:autoSpaceDN w:val="0"/>
              <w:adjustRightInd w:val="0"/>
              <w:spacing w:line="380" w:lineRule="atLeast"/>
              <w:rPr>
                <w:color w:val="000000"/>
              </w:rPr>
            </w:pPr>
            <w:r w:rsidRPr="00BA156B">
              <w:rPr>
                <w:color w:val="000000"/>
              </w:rPr>
              <w:t>Ítem #7</w:t>
            </w:r>
          </w:p>
        </w:tc>
        <w:tc>
          <w:tcPr>
            <w:tcW w:w="12452" w:type="dxa"/>
            <w:tcBorders>
              <w:right w:val="single" w:sz="8" w:space="0" w:color="000000"/>
            </w:tcBorders>
            <w:vAlign w:val="bottom"/>
            <w:tcPrChange w:id="593" w:author="Regina Casanova" w:date="2018-08-11T21:35:00Z">
              <w:tcPr>
                <w:tcW w:w="12452" w:type="dxa"/>
                <w:tcBorders>
                  <w:right w:val="single" w:sz="8" w:space="0" w:color="000000"/>
                </w:tcBorders>
                <w:vAlign w:val="bottom"/>
              </w:tcPr>
            </w:tcPrChange>
          </w:tcPr>
          <w:p w14:paraId="2705A9AC" w14:textId="77777777" w:rsidR="00AB78DE" w:rsidRPr="00BA156B" w:rsidRDefault="00AB78DE" w:rsidP="001828F5">
            <w:pPr>
              <w:autoSpaceDE w:val="0"/>
              <w:autoSpaceDN w:val="0"/>
              <w:adjustRightInd w:val="0"/>
              <w:spacing w:line="380" w:lineRule="atLeast"/>
              <w:rPr>
                <w:color w:val="000000"/>
              </w:rPr>
            </w:pPr>
            <w:r w:rsidRPr="00BA156B">
              <w:rPr>
                <w:color w:val="000000"/>
              </w:rPr>
              <w:t>Incumplimiento del horario de atención</w:t>
            </w:r>
          </w:p>
        </w:tc>
      </w:tr>
      <w:tr w:rsidR="00B874DF" w:rsidRPr="00BA156B" w14:paraId="1CE46AF6"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1B06FF1D" w14:textId="77777777" w:rsidR="00AB78DE" w:rsidRPr="00BA156B" w:rsidRDefault="00AB78DE" w:rsidP="001828F5">
            <w:pPr>
              <w:autoSpaceDE w:val="0"/>
              <w:autoSpaceDN w:val="0"/>
              <w:adjustRightInd w:val="0"/>
              <w:spacing w:line="380" w:lineRule="atLeast"/>
              <w:rPr>
                <w:color w:val="000000"/>
              </w:rPr>
            </w:pPr>
            <w:r w:rsidRPr="00BA156B">
              <w:rPr>
                <w:color w:val="000000"/>
              </w:rPr>
              <w:t>Ítem #8</w:t>
            </w:r>
          </w:p>
        </w:tc>
        <w:tc>
          <w:tcPr>
            <w:tcW w:w="12452" w:type="dxa"/>
            <w:tcBorders>
              <w:bottom w:val="single" w:sz="8" w:space="0" w:color="000000"/>
              <w:right w:val="single" w:sz="8" w:space="0" w:color="000000"/>
            </w:tcBorders>
            <w:shd w:val="clear" w:color="auto" w:fill="E1E0E0"/>
            <w:vAlign w:val="bottom"/>
          </w:tcPr>
          <w:p w14:paraId="7675B66D" w14:textId="77777777" w:rsidR="00AB78DE" w:rsidRPr="00BA156B" w:rsidRDefault="00AB78DE" w:rsidP="001828F5">
            <w:pPr>
              <w:autoSpaceDE w:val="0"/>
              <w:autoSpaceDN w:val="0"/>
              <w:adjustRightInd w:val="0"/>
              <w:spacing w:line="380" w:lineRule="atLeast"/>
              <w:rPr>
                <w:color w:val="000000"/>
              </w:rPr>
            </w:pPr>
            <w:r w:rsidRPr="00BA156B">
              <w:rPr>
                <w:color w:val="000000"/>
              </w:rPr>
              <w:t>Disconformidad con los procedimientos administrativos realizados</w:t>
            </w:r>
          </w:p>
        </w:tc>
      </w:tr>
      <w:tr w:rsidR="00B874DF" w:rsidRPr="00BA156B" w14:paraId="582C1892"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01E8207C"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4132E29B" w14:textId="77777777" w:rsidR="00AB78DE" w:rsidRPr="00BA156B" w:rsidRDefault="00AB78DE" w:rsidP="001828F5">
            <w:pPr>
              <w:autoSpaceDE w:val="0"/>
              <w:autoSpaceDN w:val="0"/>
              <w:adjustRightInd w:val="0"/>
              <w:spacing w:line="380" w:lineRule="atLeast"/>
              <w:rPr>
                <w:color w:val="000000"/>
              </w:rPr>
            </w:pPr>
            <w:r w:rsidRPr="00BA156B">
              <w:rPr>
                <w:color w:val="000000"/>
              </w:rPr>
              <w:t>Demoras</w:t>
            </w:r>
          </w:p>
        </w:tc>
      </w:tr>
      <w:tr w:rsidR="00AB78DE" w:rsidRPr="00BA156B" w14:paraId="6D009460" w14:textId="77777777" w:rsidTr="001828F5">
        <w:tblPrEx>
          <w:tblBorders>
            <w:top w:val="none" w:sz="0" w:space="0" w:color="auto"/>
          </w:tblBorders>
          <w:tblPrExChange w:id="594" w:author="Regina Casanova" w:date="2018-08-11T21:35:00Z">
            <w:tblPrEx>
              <w:tblBorders>
                <w:top w:val="none" w:sz="0" w:space="0" w:color="auto"/>
              </w:tblBorders>
            </w:tblPrEx>
          </w:tblPrExChange>
        </w:tblPrEx>
        <w:tc>
          <w:tcPr>
            <w:tcW w:w="1741" w:type="dxa"/>
            <w:tcBorders>
              <w:left w:val="single" w:sz="8" w:space="0" w:color="000000"/>
              <w:right w:val="single" w:sz="8" w:space="0" w:color="000000"/>
            </w:tcBorders>
            <w:vAlign w:val="bottom"/>
            <w:tcPrChange w:id="595" w:author="Regina Casanova" w:date="2018-08-11T21:35:00Z">
              <w:tcPr>
                <w:tcW w:w="1741" w:type="dxa"/>
                <w:tcBorders>
                  <w:left w:val="single" w:sz="8" w:space="0" w:color="000000"/>
                  <w:right w:val="single" w:sz="8" w:space="0" w:color="000000"/>
                </w:tcBorders>
                <w:vAlign w:val="bottom"/>
              </w:tcPr>
            </w:tcPrChange>
          </w:tcPr>
          <w:p w14:paraId="2EB775BA"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596" w:author="Regina Casanova" w:date="2018-08-11T21:35:00Z">
              <w:tcPr>
                <w:tcW w:w="12452" w:type="dxa"/>
                <w:tcBorders>
                  <w:right w:val="single" w:sz="8" w:space="0" w:color="000000"/>
                </w:tcBorders>
                <w:vAlign w:val="bottom"/>
              </w:tcPr>
            </w:tcPrChange>
          </w:tcPr>
          <w:p w14:paraId="4F2C2E7F" w14:textId="77777777" w:rsidR="00AB78DE" w:rsidRPr="00BA156B" w:rsidRDefault="00AB78DE" w:rsidP="001828F5">
            <w:pPr>
              <w:autoSpaceDE w:val="0"/>
              <w:autoSpaceDN w:val="0"/>
              <w:adjustRightInd w:val="0"/>
              <w:spacing w:line="380" w:lineRule="atLeast"/>
              <w:rPr>
                <w:color w:val="000000"/>
              </w:rPr>
            </w:pPr>
            <w:r w:rsidRPr="00BA156B">
              <w:rPr>
                <w:color w:val="000000"/>
              </w:rPr>
              <w:t>Demora y/o falta de servicio de ambulancias</w:t>
            </w:r>
          </w:p>
        </w:tc>
      </w:tr>
      <w:tr w:rsidR="00B874DF" w:rsidRPr="00BA156B" w14:paraId="4AB0397E"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A4929B3"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73D1978F"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la entrega de documentos (recetas, órdenes, altas, certificados, etc.)</w:t>
            </w:r>
          </w:p>
        </w:tc>
      </w:tr>
      <w:tr w:rsidR="00AB78DE" w:rsidRPr="00BA156B" w14:paraId="4F297AC4" w14:textId="77777777" w:rsidTr="001828F5">
        <w:tblPrEx>
          <w:tblBorders>
            <w:top w:val="none" w:sz="0" w:space="0" w:color="auto"/>
          </w:tblBorders>
          <w:tblPrExChange w:id="597" w:author="Regina Casanova" w:date="2018-08-11T21:35:00Z">
            <w:tblPrEx>
              <w:tblBorders>
                <w:top w:val="none" w:sz="0" w:space="0" w:color="auto"/>
              </w:tblBorders>
            </w:tblPrEx>
          </w:tblPrExChange>
        </w:tblPrEx>
        <w:tc>
          <w:tcPr>
            <w:tcW w:w="1741" w:type="dxa"/>
            <w:tcBorders>
              <w:left w:val="single" w:sz="8" w:space="0" w:color="000000"/>
              <w:right w:val="single" w:sz="8" w:space="0" w:color="000000"/>
            </w:tcBorders>
            <w:vAlign w:val="bottom"/>
            <w:tcPrChange w:id="598" w:author="Regina Casanova" w:date="2018-08-11T21:35:00Z">
              <w:tcPr>
                <w:tcW w:w="1741" w:type="dxa"/>
                <w:tcBorders>
                  <w:left w:val="single" w:sz="8" w:space="0" w:color="000000"/>
                  <w:right w:val="single" w:sz="8" w:space="0" w:color="000000"/>
                </w:tcBorders>
                <w:vAlign w:val="bottom"/>
              </w:tcPr>
            </w:tcPrChange>
          </w:tcPr>
          <w:p w14:paraId="659A6A04"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right w:val="single" w:sz="8" w:space="0" w:color="000000"/>
            </w:tcBorders>
            <w:vAlign w:val="bottom"/>
            <w:tcPrChange w:id="599" w:author="Regina Casanova" w:date="2018-08-11T21:35:00Z">
              <w:tcPr>
                <w:tcW w:w="12452" w:type="dxa"/>
                <w:tcBorders>
                  <w:right w:val="single" w:sz="8" w:space="0" w:color="000000"/>
                </w:tcBorders>
                <w:vAlign w:val="bottom"/>
              </w:tcPr>
            </w:tcPrChange>
          </w:tcPr>
          <w:p w14:paraId="6FE21416"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la atención al usuario por teléfono</w:t>
            </w:r>
          </w:p>
        </w:tc>
      </w:tr>
      <w:tr w:rsidR="00B874DF" w:rsidRPr="00BA156B" w14:paraId="4ADEEC7A"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55784E7" w14:textId="77777777" w:rsidR="00AB78DE" w:rsidRPr="00BA156B" w:rsidRDefault="00AB78DE" w:rsidP="001828F5">
            <w:pPr>
              <w:autoSpaceDE w:val="0"/>
              <w:autoSpaceDN w:val="0"/>
              <w:adjustRightInd w:val="0"/>
              <w:spacing w:line="380" w:lineRule="atLeast"/>
              <w:rPr>
                <w:color w:val="000000"/>
              </w:rPr>
            </w:pPr>
            <w:r w:rsidRPr="00BA156B">
              <w:rPr>
                <w:color w:val="000000"/>
              </w:rPr>
              <w:t>Ítem #4</w:t>
            </w:r>
          </w:p>
        </w:tc>
        <w:tc>
          <w:tcPr>
            <w:tcW w:w="12452" w:type="dxa"/>
            <w:tcBorders>
              <w:right w:val="single" w:sz="8" w:space="0" w:color="000000"/>
            </w:tcBorders>
            <w:shd w:val="clear" w:color="auto" w:fill="E1E0E0"/>
            <w:vAlign w:val="bottom"/>
          </w:tcPr>
          <w:p w14:paraId="09924147"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hospitalización</w:t>
            </w:r>
          </w:p>
        </w:tc>
      </w:tr>
      <w:tr w:rsidR="00AB78DE" w:rsidRPr="00BA156B" w14:paraId="353C53DC" w14:textId="77777777" w:rsidTr="001828F5">
        <w:tblPrEx>
          <w:tblBorders>
            <w:top w:val="none" w:sz="0" w:space="0" w:color="auto"/>
          </w:tblBorders>
          <w:tblPrExChange w:id="600" w:author="Regina Casanova" w:date="2018-08-11T21:35:00Z">
            <w:tblPrEx>
              <w:tblBorders>
                <w:top w:val="none" w:sz="0" w:space="0" w:color="auto"/>
              </w:tblBorders>
            </w:tblPrEx>
          </w:tblPrExChange>
        </w:tblPrEx>
        <w:tc>
          <w:tcPr>
            <w:tcW w:w="1741" w:type="dxa"/>
            <w:tcBorders>
              <w:left w:val="single" w:sz="8" w:space="0" w:color="000000"/>
              <w:right w:val="single" w:sz="8" w:space="0" w:color="000000"/>
            </w:tcBorders>
            <w:vAlign w:val="bottom"/>
            <w:tcPrChange w:id="601" w:author="Regina Casanova" w:date="2018-08-11T21:35:00Z">
              <w:tcPr>
                <w:tcW w:w="1741" w:type="dxa"/>
                <w:tcBorders>
                  <w:left w:val="single" w:sz="8" w:space="0" w:color="000000"/>
                  <w:right w:val="single" w:sz="8" w:space="0" w:color="000000"/>
                </w:tcBorders>
                <w:vAlign w:val="bottom"/>
              </w:tcPr>
            </w:tcPrChange>
          </w:tcPr>
          <w:p w14:paraId="6522DA30" w14:textId="77777777" w:rsidR="00AB78DE" w:rsidRPr="00BA156B" w:rsidRDefault="00AB78DE" w:rsidP="001828F5">
            <w:pPr>
              <w:autoSpaceDE w:val="0"/>
              <w:autoSpaceDN w:val="0"/>
              <w:adjustRightInd w:val="0"/>
              <w:spacing w:line="380" w:lineRule="atLeast"/>
              <w:rPr>
                <w:color w:val="000000"/>
              </w:rPr>
            </w:pPr>
            <w:r w:rsidRPr="00BA156B">
              <w:rPr>
                <w:color w:val="000000"/>
              </w:rPr>
              <w:t>Ítem #5</w:t>
            </w:r>
          </w:p>
        </w:tc>
        <w:tc>
          <w:tcPr>
            <w:tcW w:w="12452" w:type="dxa"/>
            <w:tcBorders>
              <w:right w:val="single" w:sz="8" w:space="0" w:color="000000"/>
            </w:tcBorders>
            <w:vAlign w:val="bottom"/>
            <w:tcPrChange w:id="602" w:author="Regina Casanova" w:date="2018-08-11T21:35:00Z">
              <w:tcPr>
                <w:tcW w:w="12452" w:type="dxa"/>
                <w:tcBorders>
                  <w:right w:val="single" w:sz="8" w:space="0" w:color="000000"/>
                </w:tcBorders>
                <w:vAlign w:val="bottom"/>
              </w:tcPr>
            </w:tcPrChange>
          </w:tcPr>
          <w:p w14:paraId="0519436D"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la realización de exámenes</w:t>
            </w:r>
          </w:p>
        </w:tc>
      </w:tr>
      <w:tr w:rsidR="00B874DF" w:rsidRPr="00BA156B" w14:paraId="057BE2ED"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669FFA7" w14:textId="77777777" w:rsidR="00AB78DE" w:rsidRPr="00BA156B" w:rsidRDefault="00AB78DE" w:rsidP="001828F5">
            <w:pPr>
              <w:autoSpaceDE w:val="0"/>
              <w:autoSpaceDN w:val="0"/>
              <w:adjustRightInd w:val="0"/>
              <w:spacing w:line="380" w:lineRule="atLeast"/>
              <w:rPr>
                <w:color w:val="000000"/>
              </w:rPr>
            </w:pPr>
            <w:r w:rsidRPr="00BA156B">
              <w:rPr>
                <w:color w:val="000000"/>
              </w:rPr>
              <w:t>Ítem #6</w:t>
            </w:r>
          </w:p>
        </w:tc>
        <w:tc>
          <w:tcPr>
            <w:tcW w:w="12452" w:type="dxa"/>
            <w:tcBorders>
              <w:right w:val="single" w:sz="8" w:space="0" w:color="000000"/>
            </w:tcBorders>
            <w:shd w:val="clear" w:color="auto" w:fill="E1E0E0"/>
            <w:vAlign w:val="bottom"/>
          </w:tcPr>
          <w:p w14:paraId="0B81969E"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la intervención quirúrgica</w:t>
            </w:r>
          </w:p>
        </w:tc>
      </w:tr>
      <w:tr w:rsidR="00AB78DE" w:rsidRPr="00BA156B" w14:paraId="1C708100" w14:textId="77777777" w:rsidTr="001828F5">
        <w:tblPrEx>
          <w:tblBorders>
            <w:top w:val="none" w:sz="0" w:space="0" w:color="auto"/>
          </w:tblBorders>
          <w:tblPrExChange w:id="603" w:author="Regina Casanova" w:date="2018-08-11T21:35:00Z">
            <w:tblPrEx>
              <w:tblBorders>
                <w:top w:val="none" w:sz="0" w:space="0" w:color="auto"/>
              </w:tblBorders>
            </w:tblPrEx>
          </w:tblPrExChange>
        </w:tblPrEx>
        <w:tc>
          <w:tcPr>
            <w:tcW w:w="1741" w:type="dxa"/>
            <w:tcBorders>
              <w:left w:val="single" w:sz="8" w:space="0" w:color="000000"/>
              <w:right w:val="single" w:sz="8" w:space="0" w:color="000000"/>
            </w:tcBorders>
            <w:vAlign w:val="bottom"/>
            <w:tcPrChange w:id="604" w:author="Regina Casanova" w:date="2018-08-11T21:35:00Z">
              <w:tcPr>
                <w:tcW w:w="1741" w:type="dxa"/>
                <w:tcBorders>
                  <w:left w:val="single" w:sz="8" w:space="0" w:color="000000"/>
                  <w:right w:val="single" w:sz="8" w:space="0" w:color="000000"/>
                </w:tcBorders>
                <w:vAlign w:val="bottom"/>
              </w:tcPr>
            </w:tcPrChange>
          </w:tcPr>
          <w:p w14:paraId="7CBD420F" w14:textId="77777777" w:rsidR="00AB78DE" w:rsidRPr="00BA156B" w:rsidRDefault="00AB78DE" w:rsidP="001828F5">
            <w:pPr>
              <w:autoSpaceDE w:val="0"/>
              <w:autoSpaceDN w:val="0"/>
              <w:adjustRightInd w:val="0"/>
              <w:spacing w:line="380" w:lineRule="atLeast"/>
              <w:rPr>
                <w:color w:val="000000"/>
              </w:rPr>
            </w:pPr>
            <w:r w:rsidRPr="00BA156B">
              <w:rPr>
                <w:color w:val="000000"/>
              </w:rPr>
              <w:t>Ítem #7</w:t>
            </w:r>
          </w:p>
        </w:tc>
        <w:tc>
          <w:tcPr>
            <w:tcW w:w="12452" w:type="dxa"/>
            <w:tcBorders>
              <w:right w:val="single" w:sz="8" w:space="0" w:color="000000"/>
            </w:tcBorders>
            <w:vAlign w:val="bottom"/>
            <w:tcPrChange w:id="605" w:author="Regina Casanova" w:date="2018-08-11T21:35:00Z">
              <w:tcPr>
                <w:tcW w:w="12452" w:type="dxa"/>
                <w:tcBorders>
                  <w:right w:val="single" w:sz="8" w:space="0" w:color="000000"/>
                </w:tcBorders>
                <w:vAlign w:val="bottom"/>
              </w:tcPr>
            </w:tcPrChange>
          </w:tcPr>
          <w:p w14:paraId="039C40D9"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consultorio externo</w:t>
            </w:r>
          </w:p>
        </w:tc>
      </w:tr>
      <w:tr w:rsidR="00B874DF" w:rsidRPr="00BA156B" w14:paraId="1E0EA4AB"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311B15F" w14:textId="77777777" w:rsidR="00AB78DE" w:rsidRPr="00BA156B" w:rsidRDefault="00AB78DE" w:rsidP="001828F5">
            <w:pPr>
              <w:autoSpaceDE w:val="0"/>
              <w:autoSpaceDN w:val="0"/>
              <w:adjustRightInd w:val="0"/>
              <w:spacing w:line="380" w:lineRule="atLeast"/>
              <w:rPr>
                <w:color w:val="000000"/>
              </w:rPr>
            </w:pPr>
            <w:r w:rsidRPr="00BA156B">
              <w:rPr>
                <w:color w:val="000000"/>
              </w:rPr>
              <w:t>Ítem #8</w:t>
            </w:r>
          </w:p>
        </w:tc>
        <w:tc>
          <w:tcPr>
            <w:tcW w:w="12452" w:type="dxa"/>
            <w:tcBorders>
              <w:right w:val="single" w:sz="8" w:space="0" w:color="000000"/>
            </w:tcBorders>
            <w:shd w:val="clear" w:color="auto" w:fill="E1E0E0"/>
            <w:vAlign w:val="bottom"/>
          </w:tcPr>
          <w:p w14:paraId="78CE5137"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atención en emergencia</w:t>
            </w:r>
          </w:p>
        </w:tc>
      </w:tr>
      <w:tr w:rsidR="00AB78DE" w:rsidRPr="00BA156B" w14:paraId="0F0109E1" w14:textId="77777777" w:rsidTr="001828F5">
        <w:tc>
          <w:tcPr>
            <w:tcW w:w="1741" w:type="dxa"/>
            <w:tcBorders>
              <w:left w:val="single" w:sz="8" w:space="0" w:color="000000"/>
              <w:bottom w:val="single" w:sz="8" w:space="0" w:color="000000"/>
              <w:right w:val="single" w:sz="8" w:space="0" w:color="000000"/>
            </w:tcBorders>
            <w:vAlign w:val="bottom"/>
            <w:tcPrChange w:id="606" w:author="Regina Casanova" w:date="2018-08-11T21:35:00Z">
              <w:tcPr>
                <w:tcW w:w="1741" w:type="dxa"/>
                <w:tcBorders>
                  <w:left w:val="single" w:sz="8" w:space="0" w:color="000000"/>
                  <w:bottom w:val="single" w:sz="8" w:space="0" w:color="000000"/>
                  <w:right w:val="single" w:sz="8" w:space="0" w:color="000000"/>
                </w:tcBorders>
                <w:vAlign w:val="bottom"/>
              </w:tcPr>
            </w:tcPrChange>
          </w:tcPr>
          <w:p w14:paraId="32CFE700" w14:textId="77777777" w:rsidR="00AB78DE" w:rsidRPr="00BA156B" w:rsidRDefault="00AB78DE" w:rsidP="001828F5">
            <w:pPr>
              <w:autoSpaceDE w:val="0"/>
              <w:autoSpaceDN w:val="0"/>
              <w:adjustRightInd w:val="0"/>
              <w:spacing w:line="380" w:lineRule="atLeast"/>
              <w:rPr>
                <w:color w:val="000000"/>
              </w:rPr>
            </w:pPr>
            <w:r w:rsidRPr="00BA156B">
              <w:rPr>
                <w:color w:val="000000"/>
              </w:rPr>
              <w:t>Ítem #9</w:t>
            </w:r>
          </w:p>
        </w:tc>
        <w:tc>
          <w:tcPr>
            <w:tcW w:w="12452" w:type="dxa"/>
            <w:tcBorders>
              <w:bottom w:val="single" w:sz="8" w:space="0" w:color="000000"/>
              <w:right w:val="single" w:sz="8" w:space="0" w:color="000000"/>
            </w:tcBorders>
            <w:vAlign w:val="bottom"/>
            <w:tcPrChange w:id="607" w:author="Regina Casanova" w:date="2018-08-11T21:35:00Z">
              <w:tcPr>
                <w:tcW w:w="12452" w:type="dxa"/>
                <w:tcBorders>
                  <w:bottom w:val="single" w:sz="8" w:space="0" w:color="000000"/>
                  <w:right w:val="single" w:sz="8" w:space="0" w:color="000000"/>
                </w:tcBorders>
                <w:vAlign w:val="bottom"/>
              </w:tcPr>
            </w:tcPrChange>
          </w:tcPr>
          <w:p w14:paraId="6CDDAB49"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el proceso de admisión del asegurado (por personal no médico)</w:t>
            </w:r>
          </w:p>
        </w:tc>
      </w:tr>
    </w:tbl>
    <w:p w14:paraId="35E4C80B" w14:textId="77777777" w:rsidR="00EE1474" w:rsidRDefault="00EE1474" w:rsidP="00842BF2">
      <w:pPr>
        <w:pStyle w:val="Ttulo1"/>
        <w:pageBreakBefore w:val="0"/>
        <w:rPr>
          <w:lang w:val="es-PE"/>
        </w:rPr>
        <w:sectPr w:rsidR="00EE1474" w:rsidSect="007815C0">
          <w:pgSz w:w="16840" w:h="11900" w:orient="landscape"/>
          <w:pgMar w:top="1701" w:right="1701" w:bottom="2268" w:left="1701" w:header="709" w:footer="709" w:gutter="0"/>
          <w:cols w:space="708"/>
          <w:titlePg/>
          <w:docGrid w:linePitch="360"/>
        </w:sectPr>
      </w:pPr>
    </w:p>
    <w:p w14:paraId="24DB1687" w14:textId="77777777" w:rsidR="00FF28C7" w:rsidRPr="00842BF2" w:rsidRDefault="00A12DD0" w:rsidP="00842BF2">
      <w:pPr>
        <w:pStyle w:val="Ttulo1"/>
      </w:pPr>
      <w:bookmarkStart w:id="608" w:name="_Toc520655735"/>
      <w:r w:rsidRPr="00BA156B">
        <w:lastRenderedPageBreak/>
        <w:t>Discusión</w:t>
      </w:r>
      <w:bookmarkEnd w:id="608"/>
    </w:p>
    <w:p w14:paraId="03FC0C4B" w14:textId="77777777" w:rsidR="00EA18EF" w:rsidRPr="00842BF2" w:rsidRDefault="00CF12CF" w:rsidP="00842BF2">
      <w:pPr>
        <w:pStyle w:val="Texto"/>
      </w:pPr>
      <w:r w:rsidRPr="00BA156B">
        <w:t xml:space="preserve">Este </w:t>
      </w:r>
      <w:r w:rsidR="00696553" w:rsidRPr="00BA156B">
        <w:t>es el primer estudio realizado</w:t>
      </w:r>
      <w:r w:rsidR="00C1603F" w:rsidRPr="00BA156B">
        <w:t xml:space="preserve"> en Latinoamérica</w:t>
      </w:r>
      <w:r w:rsidR="00696553" w:rsidRPr="00BA156B">
        <w:t xml:space="preserve"> donde se utili</w:t>
      </w:r>
      <w:r w:rsidR="0005532E" w:rsidRPr="00BA156B">
        <w:t>za</w:t>
      </w:r>
      <w:r w:rsidR="00696553" w:rsidRPr="00BA156B">
        <w:t xml:space="preserve"> el UCD para un </w:t>
      </w:r>
      <w:r w:rsidR="00EE1474">
        <w:t>aplicativo informático</w:t>
      </w:r>
      <w:r w:rsidR="00696553" w:rsidRPr="00BA156B">
        <w:t xml:space="preserve"> relacionado a </w:t>
      </w:r>
      <w:r w:rsidR="006F31B0" w:rsidRPr="00BA156B">
        <w:t xml:space="preserve">la </w:t>
      </w:r>
      <w:r w:rsidR="00D30D4A" w:rsidRPr="00BA156B">
        <w:t>gestión</w:t>
      </w:r>
      <w:r w:rsidR="00C1603F" w:rsidRPr="00BA156B">
        <w:t xml:space="preserve"> los reclamos en el sector salud</w:t>
      </w:r>
      <w:r w:rsidR="00696553" w:rsidRPr="00BA156B">
        <w:t xml:space="preserve">. </w:t>
      </w:r>
      <w:r w:rsidR="00C1603F" w:rsidRPr="00BA156B">
        <w:t xml:space="preserve">Esta metodología ha mostrado ser necesaria para la implementación de Tecnologías de la </w:t>
      </w:r>
      <w:r w:rsidR="00D30D4A" w:rsidRPr="00BA156B">
        <w:t>Información en el sector salud</w:t>
      </w:r>
      <w:r w:rsidR="00DF6B75" w:rsidRPr="00BA156B">
        <w:t xml:space="preserve">. </w:t>
      </w:r>
    </w:p>
    <w:p w14:paraId="77704527" w14:textId="69717B19" w:rsidR="003700B5" w:rsidRDefault="00EA18EF" w:rsidP="00842BF2">
      <w:pPr>
        <w:pStyle w:val="Texto"/>
      </w:pPr>
      <w:r w:rsidRPr="00BA156B">
        <w:t xml:space="preserve">Luego de las entrevistas de la fase exploratoria, todos los </w:t>
      </w:r>
      <w:r w:rsidR="007E613C">
        <w:t xml:space="preserve">entrevistados </w:t>
      </w:r>
      <w:r w:rsidRPr="00BA156B">
        <w:t>resaltaron la importanci</w:t>
      </w:r>
      <w:r w:rsidR="00BF27D4" w:rsidRPr="00BA156B">
        <w:t xml:space="preserve">a y necesidad de contar con una herramienta informática como la propuesta, que agilice la recepción de reclamos y permitiera su gestión y monitoreo. </w:t>
      </w:r>
      <w:r w:rsidR="00770D25" w:rsidRPr="00BA156B">
        <w:t xml:space="preserve">En la literatura </w:t>
      </w:r>
      <w:r w:rsidR="00BF27D4" w:rsidRPr="00BA156B">
        <w:t>se</w:t>
      </w:r>
      <w:r w:rsidR="003700B5">
        <w:t xml:space="preserve"> encontraron</w:t>
      </w:r>
      <w:r w:rsidR="00BF27D4" w:rsidRPr="00BA156B">
        <w:t xml:space="preserve"> algunas iniciativas similares en Chile </w:t>
      </w:r>
      <w:r w:rsidR="0077483C" w:rsidRPr="00BA156B">
        <w:fldChar w:fldCharType="begin" w:fldLock="1"/>
      </w:r>
      <w:r w:rsidR="000A0E57">
        <w:instrText>ADDIN CSL_CITATION {"citationItems":[{"id":"ITEM-1","itemData":{"URL":"http://www.supersalud.gob.cl/portal/w3-article-7592.html#online","accessed":{"date-parts":[["2018","3","27"]]},"author":[{"dropping-particle":"","family":"Superintendencia de Salud","given":"Gobierno de Chile","non-dropping-particle":"","parse-names":false,"suffix":""}],"id":"ITEM-1","issued":{"date-parts":[["0"]]},"title":"Reclamo contra FONASA o ISAPRES","type":"webpage"},"uris":["http://www.mendeley.com/documents/?uuid=f181105a-e2f4-3149-9517-9b82ec14edb4"]}],"mendeley":{"formattedCitation":"(46)","plainTextFormattedCitation":"(46)","previouslyFormattedCitation":"(49)"},"properties":{"noteIndex":0},"schema":"https://github.com/citation-style-language/schema/raw/master/csl-citation.json"}</w:instrText>
      </w:r>
      <w:r w:rsidR="0077483C" w:rsidRPr="00BA156B">
        <w:fldChar w:fldCharType="separate"/>
      </w:r>
      <w:r w:rsidR="000A0E57" w:rsidRPr="000A0E57">
        <w:rPr>
          <w:noProof/>
        </w:rPr>
        <w:t>(46)</w:t>
      </w:r>
      <w:r w:rsidR="0077483C" w:rsidRPr="00BA156B">
        <w:fldChar w:fldCharType="end"/>
      </w:r>
      <w:r w:rsidR="003700B5">
        <w:t xml:space="preserve"> que</w:t>
      </w:r>
      <w:r w:rsidR="00BA40BA">
        <w:t>, aunque no especifica sobre si se utilizó el UCD en su implementación ni si los gestores de los establecimientos de salud tienen acceso a esta información,</w:t>
      </w:r>
      <w:r w:rsidR="003700B5">
        <w:t xml:space="preserve"> se trata de un servicio web colgado en la página web de la </w:t>
      </w:r>
      <w:r w:rsidR="00032356">
        <w:t>S</w:t>
      </w:r>
      <w:r w:rsidR="003700B5">
        <w:t xml:space="preserve">uperintendencia de </w:t>
      </w:r>
      <w:r w:rsidR="00032356">
        <w:t>S</w:t>
      </w:r>
      <w:r w:rsidR="003700B5">
        <w:t>alud de Chile en donde se reciben exclusivamente reclamos tanto para entidades prestadoras de salud públicas y privadas. Incluso permiten los reclamos correspondientes a los planes de seguro públicos y privados disponibles en dicho territori</w:t>
      </w:r>
      <w:r w:rsidR="002F7195">
        <w:t>o. Este trámite es gratuito e involucra la solicitud de una serie de documentos al ciudadano, como la cedula de identidad y un formulario de reclamos que debe cumplir ciertos requisitos para poder ser considerado como un reclamo valido. El plazo de respuesta para estos reclamos es entre 60 y 140 días hábiles, lo cual representa el doble de tiempo que el máximo permitido en el territorio peruano. Este servicio de la Superintendencia de Salud de Chile tiene 3 formas de ser presentado, en línea, en oficinas o por carta. En el caso de ser presentado e</w:t>
      </w:r>
      <w:r w:rsidR="007E613C">
        <w:t>n</w:t>
      </w:r>
      <w:r w:rsidR="002F7195">
        <w:t xml:space="preserve"> línea se necesita un usuario y contraseña que debe ser creado y luego puede el usuario </w:t>
      </w:r>
      <w:r w:rsidR="002F7195">
        <w:lastRenderedPageBreak/>
        <w:t xml:space="preserve">adjuntar todos los informes y documentos necesarios para presentar el reclamo. Adicionalmente, se puede revisar el estado de la solicitud y hacer consultas sobre el caso específico. Cuando se realiza el trámite por oficina o carta, se necesita llevar los documentos necesarios y entregarlos explicando el motivo de la visita a la oficina o de enviarlo a alguna oficina cercana. Cuando se </w:t>
      </w:r>
      <w:r w:rsidR="00944154">
        <w:t>intentó</w:t>
      </w:r>
      <w:r w:rsidR="002F7195">
        <w:t xml:space="preserve"> acceder al servicio en línea </w:t>
      </w:r>
      <w:r w:rsidR="00944154">
        <w:t>para colocar un reclamo</w:t>
      </w:r>
      <w:r w:rsidR="002F7195">
        <w:t xml:space="preserve">, no fue posible verificar como </w:t>
      </w:r>
      <w:r w:rsidR="00944154">
        <w:t>era</w:t>
      </w:r>
      <w:r w:rsidR="002F7195">
        <w:t xml:space="preserve"> </w:t>
      </w:r>
      <w:r w:rsidR="00944154">
        <w:t>internamente</w:t>
      </w:r>
      <w:r w:rsidR="002F7195">
        <w:t xml:space="preserve"> el </w:t>
      </w:r>
      <w:r w:rsidR="00F95B03">
        <w:t>aplicativo informático</w:t>
      </w:r>
      <w:r w:rsidR="002F7195">
        <w:t xml:space="preserve"> debido a </w:t>
      </w:r>
      <w:r w:rsidR="007E613C">
        <w:t>que,</w:t>
      </w:r>
      <w:r w:rsidR="002F7195">
        <w:t xml:space="preserve"> para </w:t>
      </w:r>
      <w:r w:rsidR="00944154">
        <w:t>crear un usuario, se necesitaba colocar adicionalmente a nombre completo, correo electrónico y pregunta secreta para seguridad, el número de cedula de identidad chilena y cuál era la aseguradora del ciudadano.</w:t>
      </w:r>
    </w:p>
    <w:p w14:paraId="2919D3F1" w14:textId="5BD32D05" w:rsidR="00B9043C" w:rsidRDefault="00944154" w:rsidP="00842BF2">
      <w:pPr>
        <w:pStyle w:val="Texto"/>
      </w:pPr>
      <w:r>
        <w:t xml:space="preserve">Adicionalmente, se encontró una iniciativa similar </w:t>
      </w:r>
      <w:r w:rsidRPr="00BA156B">
        <w:t xml:space="preserve">en Colombia </w:t>
      </w:r>
      <w:r w:rsidR="0077483C" w:rsidRPr="00BA156B">
        <w:fldChar w:fldCharType="begin" w:fldLock="1"/>
      </w:r>
      <w:r w:rsidR="000A0E57">
        <w:instrText>ADDIN CSL_CITATION {"citationItems":[{"id":"ITEM-1","itemData":{"URL":"https://www.minsalud.gov.co/atencion/Paginas/Solicitudes-sugerencias-quejas-o-reclamos.aspx","accessed":{"date-parts":[["2018","3","27"]]},"id":"ITEM-1","issued":{"date-parts":[["0"]]},"title":"Formule su petición, queja, reclamo, sugerencia o denuncia","type":"webpage"},"uris":["http://www.mendeley.com/documents/?uuid=f5b9c435-0478-351d-a930-100a58f6dd99"]}],"mendeley":{"formattedCitation":"(47)","plainTextFormattedCitation":"(47)","previouslyFormattedCitation":"(50)"},"properties":{"noteIndex":0},"schema":"https://github.com/citation-style-language/schema/raw/master/csl-citation.json"}</w:instrText>
      </w:r>
      <w:r w:rsidR="0077483C" w:rsidRPr="00BA156B">
        <w:fldChar w:fldCharType="separate"/>
      </w:r>
      <w:r w:rsidR="000A0E57" w:rsidRPr="000A0E57">
        <w:rPr>
          <w:noProof/>
        </w:rPr>
        <w:t>(47)</w:t>
      </w:r>
      <w:r w:rsidR="0077483C" w:rsidRPr="00BA156B">
        <w:fldChar w:fldCharType="end"/>
      </w:r>
      <w:r w:rsidRPr="00BA156B">
        <w:t>.</w:t>
      </w:r>
      <w:r>
        <w:t xml:space="preserve"> </w:t>
      </w:r>
      <w:r w:rsidR="00BA40BA">
        <w:t>Aunque tampoco se especifica si se utilizó UCD para su implementación ni si los gestores de los establecimientos de salud tienen acceso a esta información, e</w:t>
      </w:r>
      <w:r>
        <w:t xml:space="preserve">sta iniciativa se encuentra liderada por el Ministerio de Salud </w:t>
      </w:r>
      <w:r w:rsidR="009475F4">
        <w:t xml:space="preserve">y Protección Social </w:t>
      </w:r>
      <w:r w:rsidR="00394525">
        <w:t>de Colombia</w:t>
      </w:r>
      <w:r>
        <w:t xml:space="preserve"> donde ponen a disposición de los ciudadanos un servicio web por el cual se pueden presentar peticiones, quejas, reclamos, sugerencias o denuncias. Este servicio web, cuenta con una página web donde explican detalladamente las competencias y ámbitos d</w:t>
      </w:r>
      <w:r w:rsidR="00B9043C">
        <w:t>ependiendo del tipo de petición</w:t>
      </w:r>
      <w:r>
        <w:t xml:space="preserve"> que el ciudadano tenga. Incluyen una sección donde, dependiendo del tipo de reclamo a ser presentado, indican al ciudadano a que entidad gubernamental dirigirse para hacer más específico su reclamo. Esta página web cuenta con un </w:t>
      </w:r>
      <w:r w:rsidR="00394525">
        <w:t>vínculo</w:t>
      </w:r>
      <w:r>
        <w:t xml:space="preserve"> a una sección de Preguntas Frecue</w:t>
      </w:r>
      <w:r w:rsidR="00394525">
        <w:t xml:space="preserve">ntes sobre los tipos de </w:t>
      </w:r>
      <w:r w:rsidR="00B9043C">
        <w:t>peticion</w:t>
      </w:r>
      <w:r w:rsidR="00394525">
        <w:t>es o dudas</w:t>
      </w:r>
      <w:r>
        <w:t xml:space="preserve"> que puedan </w:t>
      </w:r>
      <w:r w:rsidR="00394525">
        <w:t xml:space="preserve">presentarse y como estos pueden ser resueltos. Estas preguntas frecuentes incluso se encuentran divididas en dos temáticas que se diferencian en Protección Social y en Salud </w:t>
      </w:r>
      <w:r w:rsidR="00394525">
        <w:lastRenderedPageBreak/>
        <w:t>específicamente. Dichas temáticas tienen adicionalmente sub-temáticas con las que pueden orientar mejor a la ciudadanía sobre diversos temas competentes al campo de acción del Ministerio de Salud</w:t>
      </w:r>
      <w:r w:rsidR="009475F4">
        <w:t xml:space="preserve"> y Protección Social</w:t>
      </w:r>
      <w:r w:rsidR="00394525">
        <w:t xml:space="preserve"> de Colombia. Para todos</w:t>
      </w:r>
      <w:r w:rsidR="00B9043C">
        <w:t xml:space="preserve"> los tipos de peticion</w:t>
      </w:r>
      <w:r w:rsidR="00394525">
        <w:t>es que reciben, se encuentra una lista en su página principal donde explican las definiciones de cada uno y muestran los tiempo</w:t>
      </w:r>
      <w:r w:rsidR="007E613C">
        <w:t>s</w:t>
      </w:r>
      <w:r w:rsidR="00394525">
        <w:t xml:space="preserve"> de respuesta que puede tomar cada tipo de </w:t>
      </w:r>
      <w:r w:rsidR="00B9043C">
        <w:t>petición</w:t>
      </w:r>
      <w:r w:rsidR="00394525">
        <w:t>, siendo el tiempo promedio de respuesta de 15 días hábiles. Solo las consultas de un caso específico puede</w:t>
      </w:r>
      <w:r w:rsidR="007E613C">
        <w:t>n</w:t>
      </w:r>
      <w:r w:rsidR="00394525">
        <w:t xml:space="preserve"> tomar hasta 30 días hábiles de respuesta. Cabe destacar que entre los tipos de </w:t>
      </w:r>
      <w:r w:rsidR="00B9043C">
        <w:t>petición</w:t>
      </w:r>
      <w:r w:rsidR="00394525">
        <w:t xml:space="preserve"> que se pueden presentar incluyen los llamados “Derechos de Petición” que pueden ser tanto de interés general o particular dependiendo si afecta o tiene relación con el p</w:t>
      </w:r>
      <w:r w:rsidR="009475F4">
        <w:t>eticionario. Esto representa una forma creativa de pedir sugerencias a la ciudadanía sin necesidad de que tenga que haber ocurrido un hecho negativo y que puedan representar una mejora en el servicio de salud brindado. Ellos cuentan con una diferenciación entre el término “Queja” y “Reclamo” donde el primero es exclusivo para conductas inadecuadas del personal mientras que la segunda es para deficiencias en la prestación de servicios que ofrecen. Esta diferenciación resulta mucho más especifica que la diferenciación de los mismos términos en el Perú. Por último, ellos cuentan con el término “Denuncia” el cual se utiliza para conductas posiblemente irregulares que involucren las funciones, decisiones o intereses de los funcionarios del Ministerio de Salud y Protección Social.</w:t>
      </w:r>
      <w:r w:rsidR="00EE5DBF">
        <w:t xml:space="preserve"> Esta diferenciación resulta adecuada para poder encontrar fallas de una forma más directa y concisa. Cuando se </w:t>
      </w:r>
      <w:r w:rsidR="00B9043C">
        <w:t>ingresó</w:t>
      </w:r>
      <w:r w:rsidR="006F6BFA">
        <w:t xml:space="preserve"> al aplicativo</w:t>
      </w:r>
      <w:r w:rsidR="00EE5DBF">
        <w:t xml:space="preserve"> web </w:t>
      </w:r>
      <w:r w:rsidR="0077483C">
        <w:fldChar w:fldCharType="begin" w:fldLock="1"/>
      </w:r>
      <w:r w:rsidR="000A0E57">
        <w:instrText>ADDIN CSL_CITATION {"citationItems":[{"id":"ITEM-1","itemData":{"URL":"https://orfeo.minsalud.gov.co/orfeo/formularioWebMinSalud/formularioPQRSMinSaludFineUploader.php?tipoSolicitud=178","accessed":{"date-parts":[["2018","6","20"]]},"author":[{"dropping-particle":"","family":"Ministerio De Salud y Protección Social","given":"","non-dropping-particle":"","parse-names":false,"suffix":""}],"id":"ITEM-1","issued":{"date-parts":[["0"]]},"title":"Preguntas Quejas Reclamos | Formulario Online | MINIST","type":"webpage"},"uris":["http://www.mendeley.com/documents/?uuid=2afce64e-6290-3451-884c-fd1fdac9ca88"]}],"mendeley":{"formattedCitation":"(48)","plainTextFormattedCitation":"(48)","previouslyFormattedCitation":"(51)"},"properties":{"noteIndex":0},"schema":"https://github.com/citation-style-language/schema/raw/master/csl-citation.json"}</w:instrText>
      </w:r>
      <w:r w:rsidR="0077483C">
        <w:fldChar w:fldCharType="separate"/>
      </w:r>
      <w:r w:rsidR="000A0E57" w:rsidRPr="000A0E57">
        <w:rPr>
          <w:noProof/>
        </w:rPr>
        <w:t>(48)</w:t>
      </w:r>
      <w:r w:rsidR="0077483C">
        <w:fldChar w:fldCharType="end"/>
      </w:r>
      <w:r w:rsidR="00EE5DBF">
        <w:t xml:space="preserve"> se encontró una sola pantalla donde, depen</w:t>
      </w:r>
      <w:r w:rsidR="00B9043C">
        <w:t>diendo en cual tipo de petición</w:t>
      </w:r>
      <w:r w:rsidR="00EE5DBF">
        <w:t xml:space="preserve"> se hubiera seleccionado en la anterior p</w:t>
      </w:r>
      <w:r w:rsidR="00B9043C">
        <w:t xml:space="preserve">ágina web, me pedía identificarme incluso con una cedula de identidad la cual se validaba </w:t>
      </w:r>
      <w:r w:rsidR="00B9043C">
        <w:lastRenderedPageBreak/>
        <w:t>con los nombres y apellidos de la persona. En esta web adicionalmente me permitían adjuntar archivos en formato de imagen o documento para soportar mi petición. Algo que llama mucho la atención es que, a pesar que pide identificación del ciudadano peticionario, existe la posibilidad de colocar la petición de forma anónima lo cual deja más libertad al peticionario.</w:t>
      </w:r>
    </w:p>
    <w:p w14:paraId="5EE4983E" w14:textId="77777777" w:rsidR="00DB0C2C" w:rsidRDefault="00CA7AEF" w:rsidP="00842BF2">
      <w:pPr>
        <w:pStyle w:val="Texto"/>
      </w:pPr>
      <w:r>
        <w:t xml:space="preserve">En ambas iniciativas, se vio la presencia de una página web que acompañaba al </w:t>
      </w:r>
      <w:r w:rsidR="00F95B03">
        <w:t>aplicativo informático</w:t>
      </w:r>
      <w:r>
        <w:t xml:space="preserve"> web donde se explicaban los alcances y rangos de acción tanto de la Superintendencia en Salud de Chile como del Ministerio de Salud y Protección Social de Colombia. Se </w:t>
      </w:r>
      <w:r w:rsidR="00917B46">
        <w:t xml:space="preserve">resalta su importancia </w:t>
      </w:r>
      <w:r w:rsidR="007E613C">
        <w:t>ya que,</w:t>
      </w:r>
      <w:r w:rsidR="00917B46">
        <w:t xml:space="preserve"> sin dicha página web no se podría entender cómo funciona y para que debe ser utilizado. Esto tambi</w:t>
      </w:r>
      <w:r w:rsidR="006F6BFA">
        <w:t>én debería ser parte del aplicativo</w:t>
      </w:r>
      <w:r w:rsidR="00917B46">
        <w:t xml:space="preserve"> web peruano en el momento que se implemente para poder evitar creencias erróneas en la población. </w:t>
      </w:r>
    </w:p>
    <w:p w14:paraId="02B17E9C" w14:textId="6D086492" w:rsidR="00B26FA3" w:rsidRDefault="00B26FA3" w:rsidP="00842BF2">
      <w:pPr>
        <w:pStyle w:val="Texto"/>
      </w:pPr>
      <w:r>
        <w:t xml:space="preserve">Existen </w:t>
      </w:r>
      <w:r w:rsidR="006839BB">
        <w:t xml:space="preserve">diversos </w:t>
      </w:r>
      <w:r>
        <w:t xml:space="preserve">estudios hechos </w:t>
      </w:r>
      <w:r w:rsidR="006839BB">
        <w:t xml:space="preserve">en Argentina </w:t>
      </w:r>
      <w:r>
        <w:t>donde utilizan la metodología UCD en sistemas informáticos clínicos donde demostraron que</w:t>
      </w:r>
      <w:r w:rsidR="006839BB">
        <w:t xml:space="preserve"> el uso de la metodología en el re-diseño de </w:t>
      </w:r>
      <w:r>
        <w:t xml:space="preserve">un sistema de alertas </w:t>
      </w:r>
      <w:r w:rsidR="006839BB">
        <w:t>en</w:t>
      </w:r>
      <w:r>
        <w:t xml:space="preserve"> una historia clínica electrónica,</w:t>
      </w:r>
      <w:r w:rsidR="006839BB">
        <w:t xml:space="preserve"> resultó</w:t>
      </w:r>
      <w:r>
        <w:t xml:space="preserve"> en alertas más usables, efectivas y satisfactorias </w:t>
      </w:r>
      <w:r w:rsidR="006839BB">
        <w:t xml:space="preserve">que las alertas diseñadas utilizando técnicas de ingeniería de </w:t>
      </w:r>
      <w:r w:rsidR="00F95B03">
        <w:t>aplicativo informático</w:t>
      </w:r>
      <w:r w:rsidR="006839BB">
        <w:t xml:space="preserve"> tradicional </w:t>
      </w:r>
      <w:r w:rsidR="0077483C">
        <w:fldChar w:fldCharType="begin" w:fldLock="1"/>
      </w:r>
      <w:r w:rsidR="000A0E57">
        <w:instrText>ADDIN CSL_CITATION {"citationItems":[{"id":"ITEM-1","itemData":{"ISSN":"0926-9630","PMID":"29295269","abstract":"Decision support systems can alert physicians to the existence of drug interactions. The Hospital Italiano de Buenos Aires, Argentina, has an in-house electronic health record with computerized physician order entry and clinical decision support. It includes a drug-drug interaction alert system, initially developed under traditional engineering techniques. As we detected a high alert override rate, we rebuilt the knowledge database and redesigned the alert interface with User-Centered Design techniques. A laboratory crossover study using clinical vignettes showed that new alerts were more usable than traditional ones.This paper aimed to validate these results through a controlled and randomized experimental study with two branches (old vs. new design) in a real setting. We analyzed, quantitatively, every fired alert between April 2015 and September 2016. Finally, we performed user surveys and qualitative interviews to inquire about their satisfaction and perceptions.In real scenarios, user-centered design alerts were more usable, being more effective and satisfactory, but less efficient than traditional alerts. \"Safe omission\", as a new concept, emerged from our stratified analyses and interviews.","author":[{"dropping-particle":"","family":"Luna","given":"Daniel R","non-dropping-particle":"","parse-names":false,"suffix":""},{"dropping-particle":"","family":"Rizzato Lede","given":"Daniel A","non-dropping-particle":"","parse-names":false,"suffix":""},{"dropping-particle":"","family":"Rubin","given":"Luciana","non-dropping-particle":"","parse-names":false,"suffix":""},{"dropping-particle":"","family":"Otero","given":"Carlos M","non-dropping-particle":"","parse-names":false,"suffix":""},{"dropping-particle":"","family":"Ortiz","given":"Juan M","non-dropping-particle":"","parse-names":false,"suffix":""},{"dropping-particle":"","family":"García","given":"Mónica G","non-dropping-particle":"","parse-names":false,"suffix":""},{"dropping-particle":"","family":"Rapisarda","given":"Romina P","non-dropping-particle":"","parse-names":false,"suffix":""},{"dropping-particle":"","family":"Risk","given":"Marcelo R","non-dropping-particle":"","parse-names":false,"suffix":""},{"dropping-particle":"","family":"González Bernaldo de Quirós","given":"Fernán","non-dropping-particle":"","parse-names":false,"suffix":""}],"container-title":"Studies in health technology and informatics","id":"ITEM-1","issued":{"date-parts":[["2017"]]},"page":"1085-1089","title":"User-Centered Design Improves the Usability of Drug-Drug Interaction Alerts: A Validation Study in the Real Scenario.","type":"article-journal","volume":"245"},"uris":["http://www.mendeley.com/documents/?uuid=cc58cd25-2f68-397b-9301-008aea6fe8e4"]}],"mendeley":{"formattedCitation":"(49)","plainTextFormattedCitation":"(49)","previouslyFormattedCitation":"(52)"},"properties":{"noteIndex":0},"schema":"https://github.com/citation-style-language/schema/raw/master/csl-citation.json"}</w:instrText>
      </w:r>
      <w:r w:rsidR="0077483C">
        <w:fldChar w:fldCharType="separate"/>
      </w:r>
      <w:r w:rsidR="000A0E57" w:rsidRPr="000A0E57">
        <w:rPr>
          <w:noProof/>
        </w:rPr>
        <w:t>(49)</w:t>
      </w:r>
      <w:r w:rsidR="0077483C">
        <w:fldChar w:fldCharType="end"/>
      </w:r>
      <w:r w:rsidR="006839BB">
        <w:t xml:space="preserve">. También mostraron que el re-diseño de registros utilizando esta metodología hizo que los enfermeros encargados en el llenado de información de los pacientes se sintieran más satisfechos y pudieran encontrar un balance entre las necesidades de enfermeros y los requerimientos de la institución </w:t>
      </w:r>
      <w:r w:rsidR="0077483C">
        <w:fldChar w:fldCharType="begin" w:fldLock="1"/>
      </w:r>
      <w:r w:rsidR="000A0E57">
        <w:instrText>ADDIN CSL_CITATION {"citationItems":[{"id":"ITEM-1","itemData":{"ISSN":"0926-9630","PMID":"27332169","abstract":"Regarding the user-centered design (UCD) practices carried out at Hospital Italiano of Buenos Aires, nursing e-chart user interface was redesigned in order to improve records' quality of nursing process based on an adapted Virginia Henderson theoretical model and patient safety standards to fulfil Joint Commission accreditation requirements. UCD practices were applied as standardized and recommended for electronic medical records usability evaluation. Implementation of these practices yielded a series of prototypes in 5 iterative cycles of incremental improvements to achieve goals of usability which were used and perceived as satisfactory by general care nurses. Nurses' involvement allowed balance between their needs and institution requirements.","author":[{"dropping-particle":"","family":"Schachner","given":"María B","non-dropping-particle":"","parse-names":false,"suffix":""},{"dropping-particle":"","family":"Recondo","given":"Francisco J","non-dropping-particle":"","parse-names":false,"suffix":""},{"dropping-particle":"","family":"González","given":"Zulma A","non-dropping-particle":"","parse-names":false,"suffix":""},{"dropping-particle":"","family":"Sommer","given":"Janine A","non-dropping-particle":"","parse-names":false,"suffix":""},{"dropping-particle":"","family":"Stanziola","given":"Enrique","non-dropping-particle":"","parse-names":false,"suffix":""},{"dropping-particle":"","family":"Gassino","given":"Fernando D","non-dropping-particle":"","parse-names":false,"suffix":""},{"dropping-particle":"","family":"Simón","given":"Mariana","non-dropping-particle":"","parse-names":false,"suffix":""},{"dropping-particle":"","family":"López","given":"Gastón E","non-dropping-particle":"","parse-names":false,"suffix":""},{"dropping-particle":"","family":"Benítez","given":"Sonia E","non-dropping-particle":"","parse-names":false,"suffix":""}],"container-title":"Studies in health technology and informatics","id":"ITEM-1","issued":{"date-parts":[["2016"]]},"page":"93-7","title":"User-Centered Design Practices to Redesign a Nursing e-Chart in Line with the Nursing Process.","type":"article-journal","volume":"225"},"uris":["http://www.mendeley.com/documents/?uuid=d395f621-c853-333a-96cd-2de11bd37c1f"]}],"mendeley":{"formattedCitation":"(50)","plainTextFormattedCitation":"(50)","previouslyFormattedCitation":"(53)"},"properties":{"noteIndex":0},"schema":"https://github.com/citation-style-language/schema/raw/master/csl-citation.json"}</w:instrText>
      </w:r>
      <w:r w:rsidR="0077483C">
        <w:fldChar w:fldCharType="separate"/>
      </w:r>
      <w:r w:rsidR="000A0E57" w:rsidRPr="000A0E57">
        <w:rPr>
          <w:noProof/>
        </w:rPr>
        <w:t>(50)</w:t>
      </w:r>
      <w:r w:rsidR="0077483C">
        <w:fldChar w:fldCharType="end"/>
      </w:r>
      <w:r w:rsidR="006839BB">
        <w:t xml:space="preserve">. En </w:t>
      </w:r>
      <w:r w:rsidR="007A641A">
        <w:t xml:space="preserve">dichos estudios, la participación de los usuarios finales del </w:t>
      </w:r>
      <w:r w:rsidR="00F95B03">
        <w:t>aplicativo informático</w:t>
      </w:r>
      <w:r w:rsidR="007A641A">
        <w:t xml:space="preserve"> fueron cruciales para conseguir los objetivos deseados, en el primer estudio se realizaron cuestionarios y </w:t>
      </w:r>
      <w:r w:rsidR="007A641A">
        <w:lastRenderedPageBreak/>
        <w:t xml:space="preserve">entrevistas cualitativas con los usuarios para poder entender de manera profunda su satisfacción y percepciones acerca de las alertas diseñas con el sistema tradicional de ingeniería de </w:t>
      </w:r>
      <w:r w:rsidR="00F95B03">
        <w:t>aplicativo informático</w:t>
      </w:r>
      <w:r w:rsidR="007A641A">
        <w:t>, en el segundo estudio se realizaron iteraciones con los enfermeros para poder proponer rediseños que pudieran cumplir los objetivos de ellos como los de la institución. Asimismo, el presente estudio se suma mostrando la gran importancia de tomar en cuenta las consideraciones de los usuarios finales al momento de</w:t>
      </w:r>
      <w:r w:rsidR="006F6BFA">
        <w:t xml:space="preserve"> la creación de un nuevo aplicativo</w:t>
      </w:r>
      <w:r w:rsidR="007A641A">
        <w:t xml:space="preserve"> informático.</w:t>
      </w:r>
    </w:p>
    <w:p w14:paraId="6E52D25A" w14:textId="5D30A900" w:rsidR="0070776A" w:rsidRPr="00842BF2" w:rsidRDefault="00DB0C2C" w:rsidP="00842BF2">
      <w:pPr>
        <w:pStyle w:val="Texto"/>
      </w:pPr>
      <w:r w:rsidRPr="00BA156B">
        <w:t xml:space="preserve">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 el uso de la metodología UCD servía en HIT para su creación </w:t>
      </w:r>
      <w:r w:rsidR="0077483C" w:rsidRPr="00BA156B">
        <w:fldChar w:fldCharType="begin" w:fldLock="1"/>
      </w:r>
      <w:r w:rsidR="000A0E57">
        <w:instrText>ADDIN CSL_CITATION {"citationItems":[{"id":"ITEM-1","itemData":{"DOI":"10.1016/j.jbi.2016.02.002","ISBN":"1532-0480 (Electronic) 1532-0464 (Linking)","ISSN":"15320464","PMID":"26903153","abstract":"Background: Mobile technologies are a useful platform for the delivery of health behavior interventions. Yet little work has been done to create a rigorous and standardized process for the design of mobile health (mHealth) apps. This project sought to explore the use of the Information Systems Research (ISR) framework as guide for the design of mHealth apps. Methods: Our work was guided by the ISR framework which is comprised of 3 cycles: Relevance, Rigor and Design. In the Relevance cycle, we conducted 5 focus groups with 33 targeted end-users. In the Rigor cycle, we performed a review to identify technology-based interventions for meeting the health prevention needs of our target population. In the Design Cycle, we employed usability evaluation methods to iteratively develop and refine mock-ups for a mHealth app. Results: Through an iterative process, we identified barriers and facilitators to the use of mHealth technology for HIV prevention for high-risk MSM, developed 'use cases' and identified relevant functional content and features for inclusion in a design document to guide future app development. Findings from our work support the use of the ISR framework as a guide for designing future mHealth apps. Discussion: Results from this work provide detailed descriptions of the user-centered design and system development and have heuristic value for those venturing into the area of technology-based intervention work. Findings from this study support the use of the ISR framework as a guide for future mHealth app development. Conclusion: Use of the ISR framework is a potentially useful approach for the design of a mobile app that incorporates end-users' design preferences.","author":[{"dropping-particle":"","family":"Schnall","given":"Rebecca","non-dropping-particle":"","parse-names":false,"suffix":""},{"dropping-particle":"","family":"Rojas","given":"Marlene","non-dropping-particle":"","parse-names":false,"suffix":""},{"dropping-particle":"","family":"Bakken","given":"Suzanne","non-dropping-particle":"","parse-names":false,"suffix":""},{"dropping-particle":"","family":"Brown","given":"William","non-dropping-particle":"","parse-names":false,"suffix":""},{"dropping-particle":"","family":"Carballo-Dieguez","given":"Alex","non-dropping-particle":"","parse-names":false,"suffix":""},{"dropping-particle":"","family":"Carry","given":"Monique","non-dropping-particle":"","parse-names":false,"suffix":""},{"dropping-particle":"","family":"Gelaude","given":"Deborah","non-dropping-particle":"","parse-names":false,"suffix":""},{"dropping-particle":"","family":"Mosley","given":"Jocelyn Patterson","non-dropping-particle":"","parse-names":false,"suffix":""},{"dropping-particle":"","family":"Travers","given":"Jasmine","non-dropping-particle":"","parse-names":false,"suffix":""}],"container-title":"Journal of Biomedical Informatics","id":"ITEM-1","issued":{"date-parts":[["2016"]]},"page":"243-251","publisher":"Elsevier Inc.","title":"A user-centered model for designing consumer mobile health (mHealth) applications (apps)","type":"article-journal","volume":"60"},"uris":["http://www.mendeley.com/documents/?uuid=3b1dbae4-8497-4dcb-8617-1e3cee338325"]}],"mendeley":{"formattedCitation":"(51)","plainTextFormattedCitation":"(51)","previouslyFormattedCitation":"(54)"},"properties":{"noteIndex":0},"schema":"https://github.com/citation-style-language/schema/raw/master/csl-citation.json"}</w:instrText>
      </w:r>
      <w:r w:rsidR="0077483C" w:rsidRPr="00BA156B">
        <w:fldChar w:fldCharType="separate"/>
      </w:r>
      <w:r w:rsidR="000A0E57" w:rsidRPr="000A0E57">
        <w:rPr>
          <w:noProof/>
        </w:rPr>
        <w:t>(51)</w:t>
      </w:r>
      <w:r w:rsidR="0077483C" w:rsidRPr="00BA156B">
        <w:fldChar w:fldCharType="end"/>
      </w:r>
      <w:r w:rsidRPr="00BA156B">
        <w:t xml:space="preserve">, para evitar frustraciones de sus usuarios </w:t>
      </w:r>
      <w:r w:rsidR="0077483C" w:rsidRPr="00BA156B">
        <w:fldChar w:fldCharType="begin" w:fldLock="1"/>
      </w:r>
      <w:r w:rsidR="000A0E57">
        <w:instrText>ADDIN CSL_CITATION {"citationItems":[{"id":"ITEM-1","itemData":{"ISSN":"1942-597X (Electronic)","PMID":"26958238","abstract":"User frustration research has been one way of looking into clinicians' experience with health information technology use and interaction. In order to understand how clinician frustration with Health Information Technology (HIT) use occurs, there is the need to explore Human-Computer Interaction (HCI) literature that addresses both frustration and HIT use. In the past three decades, HCI frustration research has increased and expanded. Researchers have done a lot of work to understand emotions, end-user frustration and affect. This paper uses a historical literature review approach to review the origins of emotion and frustration research and explore the research question; Does HCI research on frustration provide insights on clinicians' frustration with HIT interfaces? From the literature review HCI research on emotion and frustration provides additional insights that can indeed help explain user frustration in HIT. Different approaches and HCI perspectives also help frame HIT user frustration research as well as inform HIT system design. The paper concludes with a suggested directions on how future design and research may take.","author":[{"dropping-particle":"","family":"Opoku-Boateng","given":"Gloria A","non-dropping-particle":"","parse-names":false,"suffix":""}],"container-title":"AMIA ... Annual Symposium proceedings / AMIA Symposium. AMIA Symposium","id":"ITEM-1","issued":{"date-parts":[["2015"]]},"page":"1008-1017","title":"USER FRUSTRATION IN HIT INTERFACES: EXPLORING PAST HCI RESEARCH FOR A BETTER UNDERSTANDING OF CLINICIANS' EXPERIENCES.","type":"article-journal","volume":"2015"},"uris":["http://www.mendeley.com/documents/?uuid=d6a5f71c-c90d-3a72-b0b5-dca9875949a3"]}],"mendeley":{"formattedCitation":"(52)","plainTextFormattedCitation":"(52)","previouslyFormattedCitation":"(55)"},"properties":{"noteIndex":0},"schema":"https://github.com/citation-style-language/schema/raw/master/csl-citation.json"}</w:instrText>
      </w:r>
      <w:r w:rsidR="0077483C" w:rsidRPr="00BA156B">
        <w:fldChar w:fldCharType="separate"/>
      </w:r>
      <w:r w:rsidR="000A0E57" w:rsidRPr="000A0E57">
        <w:rPr>
          <w:noProof/>
        </w:rPr>
        <w:t>(52)</w:t>
      </w:r>
      <w:r w:rsidR="0077483C" w:rsidRPr="00BA156B">
        <w:fldChar w:fldCharType="end"/>
      </w:r>
      <w:r w:rsidR="00D00DDC">
        <w:t xml:space="preserve"> y có</w:t>
      </w:r>
      <w:r w:rsidRPr="00BA156B">
        <w:t xml:space="preserve">mo puede ayudar en el soporte de decisiones clínicas </w:t>
      </w:r>
      <w:r w:rsidR="0077483C" w:rsidRPr="00BA156B">
        <w:fldChar w:fldCharType="begin" w:fldLock="1"/>
      </w:r>
      <w:r w:rsidR="000A0E57">
        <w:instrText>ADDIN CSL_CITATION {"citationItems":[{"id":"ITEM-1","itemData":{"DOI":"10.1016/j.jbi.2012.09.002","ISBN":"1532-0464","ISSN":"15320464","PMID":"22995208","abstract":"Developing effective clinical decision support (CDS) systems for the highly complex and dynamic domain of clinical medicine is a serious challenge for designers. Poor usability is one of the core barriers to adoption and a deterrent to its routine use. We reviewed reports describing system implementation efforts and collected best available design conventions, procedures, practices and lessons learned in order to provide developers a short compendium of design goals and recommended principles. This targeted review is focused on CDS related to medication prescribing.Published reports suggest that important principles include consistency of design concepts across networked systems, use of appropriate visual representation of clinical data, use of controlled terminology, presenting advice at the time and place of decision making and matching the most appropriate CDS interventions to clinical goals.Specificity and contextual relevance can be increased by periodic review of trigger rules, analysis of performance logs and maintenance of accurate allergy, problem and medication lists in health records in order to help avoid excessive alerting.Developers need to adopt design practices that include user-centered, iterative design and common standards based on human-computer interaction (HCI) research methods rooted in ethnography and cognitive science. Suggestions outlined in this report may help clarify the goals of optimal CDS design but larger national initiatives are needed for systematic application of human factors in health information technology (HIT) development. Appropriate design strategies are essential for developing meaningful decision support systems that meet the grand challenges of high-quality healthcare. © 2012 Elsevier Inc.","author":[{"dropping-particle":"","family":"Horsky","given":"Jan","non-dropping-particle":"","parse-names":false,"suffix":""},{"dropping-particle":"","family":"Schiff","given":"Gordon D.","non-dropping-particle":"","parse-names":false,"suffix":""},{"dropping-particle":"","family":"Johnston","given":"Douglas","non-dropping-particle":"","parse-names":false,"suffix":""},{"dropping-particle":"","family":"Mercincavage","given":"Lauren","non-dropping-particle":"","parse-names":false,"suffix":""},{"dropping-particle":"","family":"Bell","given":"Douglas","non-dropping-particle":"","parse-names":false,"suffix":""},{"dropping-particle":"","family":"Middleton","given":"Blackford","non-dropping-particle":"","parse-names":false,"suffix":""}],"container-title":"Journal of Biomedical Informatics","id":"ITEM-1","issue":"6","issued":{"date-parts":[["2012"]]},"page":"1202-1216","title":"Interface design principles for usable decision support: A targeted review of best practices for clinical prescribing interventions","type":"article","volume":"45"},"uris":["http://www.mendeley.com/documents/?uuid=c8806d33-71a1-3b20-9e0a-1a40c48d7c12"]}],"mendeley":{"formattedCitation":"(53)","plainTextFormattedCitation":"(53)","previouslyFormattedCitation":"(56)"},"properties":{"noteIndex":0},"schema":"https://github.com/citation-style-language/schema/raw/master/csl-citation.json"}</w:instrText>
      </w:r>
      <w:r w:rsidR="0077483C" w:rsidRPr="00BA156B">
        <w:fldChar w:fldCharType="separate"/>
      </w:r>
      <w:r w:rsidR="000A0E57" w:rsidRPr="000A0E57">
        <w:rPr>
          <w:noProof/>
        </w:rPr>
        <w:t>(53)</w:t>
      </w:r>
      <w:r w:rsidR="0077483C" w:rsidRPr="00BA156B">
        <w:fldChar w:fldCharType="end"/>
      </w:r>
      <w:r w:rsidRPr="00BA156B">
        <w:t>.</w:t>
      </w:r>
    </w:p>
    <w:p w14:paraId="7A5CC2ED" w14:textId="13DB37A3" w:rsidR="0070776A" w:rsidRPr="00842BF2" w:rsidRDefault="0070776A" w:rsidP="00842BF2">
      <w:pPr>
        <w:pStyle w:val="Texto"/>
      </w:pPr>
      <w:r w:rsidRPr="00BA156B">
        <w:t xml:space="preserve">Este tipo de </w:t>
      </w:r>
      <w:r w:rsidR="00F95B03">
        <w:t>aplicativo informático</w:t>
      </w:r>
      <w:r w:rsidRPr="00BA156B">
        <w:t xml:space="preserve"> se adecua al manejo recomendado en otros países. El gobierno de Australia cuenta con un sistema de manejo de reclamos ya que identificaron que un sistema efectivo provee 3 beneficios importantes para el establecimiento </w:t>
      </w:r>
      <w:r w:rsidR="0077483C" w:rsidRPr="00BA156B">
        <w:fldChar w:fldCharType="begin" w:fldLock="1"/>
      </w:r>
      <w:r w:rsidR="000A0E57">
        <w:instrText>ADDIN CSL_CITATION {"citationItems":[{"id":"ITEM-1","itemData":{"author":[{"dropping-particle":"","family":"Serving Parlament Australia","given":"","non-dropping-particle":"","parse-names":false,"suffix":""}],"id":"ITEM-1","issued":{"date-parts":[["2017"]]},"title":"Serving Parliament – Serving Western Australians Ombudsman Western Australia Effective handling of complaints made to your organisation -An Overview","type":"article-journal"},"uris":["http://www.mendeley.com/documents/?uuid=29dadb54-89de-36b3-9f27-5b900f1cd11a"]}],"mendeley":{"formattedCitation":"(54)","plainTextFormattedCitation":"(54)","previouslyFormattedCitation":"(57)"},"properties":{"noteIndex":0},"schema":"https://github.com/citation-style-language/schema/raw/master/csl-citation.json"}</w:instrText>
      </w:r>
      <w:r w:rsidR="0077483C" w:rsidRPr="00BA156B">
        <w:fldChar w:fldCharType="separate"/>
      </w:r>
      <w:r w:rsidR="000A0E57" w:rsidRPr="000A0E57">
        <w:rPr>
          <w:noProof/>
        </w:rPr>
        <w:t>(54)</w:t>
      </w:r>
      <w:r w:rsidR="0077483C" w:rsidRPr="00BA156B">
        <w:fldChar w:fldCharType="end"/>
      </w:r>
      <w:r w:rsidRPr="00BA156B">
        <w:t xml:space="preserve">: (i) resolver problemas de manera costo-efectiva, (ii) brindar información que ayude a hacer mejoras en la atención brindada y (iii) mejorar la confianza del público con el establecimiento. El </w:t>
      </w:r>
      <w:r w:rsidR="00F95B03">
        <w:t>aplicativo informático</w:t>
      </w:r>
      <w:r w:rsidR="00234025">
        <w:t xml:space="preserve"> </w:t>
      </w:r>
      <w:r w:rsidRPr="00BA156B">
        <w:t xml:space="preserve">propuesto en este proyecto, se construyó basándose en dichos beneficios por lo que el uso de este </w:t>
      </w:r>
      <w:r w:rsidR="00F95B03">
        <w:t>aplicativo informático</w:t>
      </w:r>
      <w:r w:rsidRPr="00BA156B">
        <w:t xml:space="preserve"> ayudaría a tener un manejo efectivo de los reclamos. El </w:t>
      </w:r>
      <w:r w:rsidRPr="00BA156B">
        <w:lastRenderedPageBreak/>
        <w:t>siguiente paso para garantizarlo es la reorganización del proceso de resolución de los reclamos para que los trabajadores tengan claro el procedimiento a realizarse.</w:t>
      </w:r>
    </w:p>
    <w:p w14:paraId="53AEF528" w14:textId="7A8C79E3" w:rsidR="00250481" w:rsidRPr="00842BF2" w:rsidRDefault="0070776A" w:rsidP="00842BF2">
      <w:pPr>
        <w:pStyle w:val="Texto"/>
      </w:pPr>
      <w:r w:rsidRPr="00BA156B">
        <w:t xml:space="preserve">Inglaterra cuenta con un sistema centralizado para el recojo de reclamos y cuenta con Comisiones Clínicas Locales que ayudan externamente en la resolución de estos, pudiendo elevarlos incluso a un ente gubernamental que se dedica a ver exclusivamente reclamos en salud </w:t>
      </w:r>
      <w:r w:rsidR="0077483C" w:rsidRPr="00BA156B">
        <w:fldChar w:fldCharType="begin" w:fldLock="1"/>
      </w:r>
      <w:r w:rsidR="000A0E57">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(55)","plainTextFormattedCitation":"(55)","previouslyFormattedCitation":"(58)"},"properties":{"noteIndex":0},"schema":"https://github.com/citation-style-language/schema/raw/master/csl-citation.json"}</w:instrText>
      </w:r>
      <w:r w:rsidR="0077483C" w:rsidRPr="00BA156B">
        <w:fldChar w:fldCharType="separate"/>
      </w:r>
      <w:r w:rsidR="000A0E57" w:rsidRPr="000A0E57">
        <w:rPr>
          <w:noProof/>
        </w:rPr>
        <w:t>(55)</w:t>
      </w:r>
      <w:r w:rsidR="0077483C" w:rsidRPr="00BA156B">
        <w:fldChar w:fldCharType="end"/>
      </w:r>
      <w:r w:rsidRPr="00BA156B">
        <w:t xml:space="preserve">. Esta forma gubernamental de supervisar la resolución de reclamos tiene más concordancia con la meta de mejorar sistemas de salud que la que se usa actualmente en Perú. </w:t>
      </w:r>
      <w:r w:rsidR="00DA672A" w:rsidRPr="00BA156B">
        <w:t xml:space="preserve">La práctica de colocar monitores de SUSALUD en los establecimientos ha resultado en que esos son erróneamente identificados como los encargados de manejar los reclamos a ese nivel. </w:t>
      </w:r>
      <w:r w:rsidRPr="00BA156B">
        <w:t>Una reorganización de la participación de SUSALUD es necesaria para lograr dar independencia a las IPRESS y aun así brindar apoyo a los ciudadanos.</w:t>
      </w:r>
    </w:p>
    <w:p w14:paraId="79FFF17E" w14:textId="02C3A01A" w:rsidR="00B86C65" w:rsidRPr="00842BF2" w:rsidRDefault="00250481" w:rsidP="00842BF2">
      <w:pPr>
        <w:pStyle w:val="Texto"/>
      </w:pPr>
      <w:r w:rsidRPr="00BA156B">
        <w:t>En este estudio, se conoció una iniciativa utilizada en cierto establecimiento de salud. Esta iniciativa se llama Interposición de Buenos Oficios (IBOS) en los que se buscaba resolver los problemas presentados en el mismo servicio del establecimiento de la manera más rápida y amigable posible. Este tipo de iniciativa también es utilizada en países como en Sudáfrica donde la primera etapa de resolución de reclamos consiste en utilizar IBOS y, en caso no poder solucionarse en esta etapa, recién se deriva a administradores distritales o provinciales para su resolución. Utilizar etapas como las planteadas en Sudáfrica</w:t>
      </w:r>
      <w:r w:rsidR="00AF62FF">
        <w:t xml:space="preserve"> </w:t>
      </w:r>
      <w:r w:rsidR="0077483C">
        <w:fldChar w:fldCharType="begin" w:fldLock="1"/>
      </w:r>
      <w:r w:rsidR="000A0E57">
        <w:instrText>ADDIN CSL_CITATION {"citationItems":[{"id":"ITEM-1","itemData":{"author":[{"dropping-particle":"","family":"Health Department of South Africa","given":"","non-dropping-particle":"","parse-names":false,"suffix":""}],"id":"ITEM-1","issued":{"date-parts":[["2013"]]},"title":"National Complaints Management Protocol for the Public Health Sector of South Africa","type":"article-journal"},"uris":["http://www.mendeley.com/documents/?uuid=70632258-8226-354b-8aea-1786e7f7f0f2"]}],"mendeley":{"formattedCitation":"(56)","plainTextFormattedCitation":"(56)","previouslyFormattedCitation":"(59)"},"properties":{"noteIndex":0},"schema":"https://github.com/citation-style-language/schema/raw/master/csl-citation.json"}</w:instrText>
      </w:r>
      <w:r w:rsidR="0077483C">
        <w:fldChar w:fldCharType="separate"/>
      </w:r>
      <w:r w:rsidR="000A0E57" w:rsidRPr="000A0E57">
        <w:rPr>
          <w:noProof/>
        </w:rPr>
        <w:t>(56)</w:t>
      </w:r>
      <w:r w:rsidR="0077483C">
        <w:fldChar w:fldCharType="end"/>
      </w:r>
      <w:r w:rsidRPr="00BA156B">
        <w:t xml:space="preserve"> ayudaría tremendamente a mejorar los procesos en todos los establecimientos de salud y no solo en donde se generó el reclamo. Esto se refuerza con la existencia de estudios </w:t>
      </w:r>
      <w:r w:rsidR="0077483C" w:rsidRPr="00BA156B">
        <w:fldChar w:fldCharType="begin" w:fldLock="1"/>
      </w:r>
      <w:r w:rsidR="000A0E57">
        <w:instrText>ADDIN CSL_CITATION {"citationItems":[{"id":"ITEM-1","itemData":{"DOI":"10.1258/hsmr.2011.011003","ISBN":"1758-1044 (Electronic)\\r0951-4848 (Linking)","ISSN":"09514848","PMID":"21471579","abstract":"This paper explores the health care complaints handling reforms enacted in Britain, Australia and Taiwan. A documentary search for policy documents, reports and studies related to the reforms of the health care complaints handling system was conducted. A keyword search was performed within PubMed and ProQuest for the period 1985-2009 to identify relevant articles. The study found that the major difference in health care complaints handling systems between countries, is the mechanism for running a complaints system. Both Britain and Australia have attempted to incorporate patient complaints into their national quality systems. Their intention was to set up mechanisms to create an effective bridge, at a national policy level, between the patient complaints management system and the quality management system.","author":[{"dropping-particle":"","family":"Hsieh","given":"Sophie Yahui","non-dropping-particle":"","parse-names":false,"suffix":""}],"container-title":"Health Services Management Research","id":"ITEM-1","issue":"2","issued":{"date-parts":[["2011"]]},"page":"91-95","title":"Healthcare complaints handling systems: A comparison between Britain, Australia and Taiwan","type":"article-journal","volume":"24"},"uris":["http://www.mendeley.com/documents/?uuid=e44b7604-b550-4c1c-abab-466f06658052"]}],"mendeley":{"formattedCitation":"(57)","plainTextFormattedCitation":"(57)","previouslyFormattedCitation":"(60)"},"properties":{"noteIndex":0},"schema":"https://github.com/citation-style-language/schema/raw/master/csl-citation.json"}</w:instrText>
      </w:r>
      <w:r w:rsidR="0077483C" w:rsidRPr="00BA156B">
        <w:fldChar w:fldCharType="separate"/>
      </w:r>
      <w:r w:rsidR="000A0E57" w:rsidRPr="000A0E57">
        <w:rPr>
          <w:noProof/>
        </w:rPr>
        <w:t>(57)</w:t>
      </w:r>
      <w:r w:rsidR="0077483C" w:rsidRPr="00BA156B">
        <w:fldChar w:fldCharType="end"/>
      </w:r>
      <w:r w:rsidRPr="00BA156B">
        <w:t xml:space="preserve"> donde mencionan 3 países donde se utiliza alguna forma de control local para </w:t>
      </w:r>
      <w:r w:rsidRPr="00BA156B">
        <w:lastRenderedPageBreak/>
        <w:t xml:space="preserve">mejorar la calidad de atención en salud, sugiriendo la necesidad de una reorganización para lograr una mejora sustancial en la calidad </w:t>
      </w:r>
      <w:r w:rsidR="00AF62FF">
        <w:t>de gestión de reclamos en</w:t>
      </w:r>
      <w:r w:rsidR="00EF06FE">
        <w:t xml:space="preserve"> la red</w:t>
      </w:r>
      <w:r w:rsidR="00EF41F7">
        <w:t xml:space="preserve"> de establecimientos de salud del</w:t>
      </w:r>
      <w:r w:rsidR="00EF06FE">
        <w:t xml:space="preserve"> MINSA</w:t>
      </w:r>
      <w:r w:rsidRPr="00BA156B">
        <w:t xml:space="preserve">. </w:t>
      </w:r>
    </w:p>
    <w:p w14:paraId="6AE0798A" w14:textId="77777777" w:rsidR="00980B82" w:rsidRPr="00BA156B" w:rsidRDefault="00BE11D3" w:rsidP="00A50DD7">
      <w:pPr>
        <w:pStyle w:val="Ttulo2"/>
        <w:numPr>
          <w:ilvl w:val="0"/>
          <w:numId w:val="10"/>
        </w:numPr>
        <w:rPr>
          <w:lang w:val="es-PE"/>
        </w:rPr>
      </w:pPr>
      <w:bookmarkStart w:id="609" w:name="_Toc520655736"/>
      <w:r w:rsidRPr="00BA156B">
        <w:rPr>
          <w:lang w:val="es-PE"/>
        </w:rPr>
        <w:t>De los hallazgos en</w:t>
      </w:r>
      <w:r w:rsidR="00060575" w:rsidRPr="00BA156B">
        <w:rPr>
          <w:lang w:val="es-PE"/>
        </w:rPr>
        <w:t xml:space="preserve"> la fase e</w:t>
      </w:r>
      <w:r w:rsidR="009E2064" w:rsidRPr="00BA156B">
        <w:rPr>
          <w:lang w:val="es-PE"/>
        </w:rPr>
        <w:t>xploratoria</w:t>
      </w:r>
      <w:bookmarkEnd w:id="609"/>
    </w:p>
    <w:p w14:paraId="40A38C42" w14:textId="77777777" w:rsidR="00116DEB" w:rsidRPr="00842BF2" w:rsidRDefault="00537F40" w:rsidP="00842BF2">
      <w:pPr>
        <w:pStyle w:val="Texto"/>
      </w:pPr>
      <w:r w:rsidRPr="00BA156B">
        <w:t xml:space="preserve">Al finalizar las entrevistas de la fase exploratoria, se encontraron datos interesantes que brindaron los distintos tipos de usuarios entrevistados. </w:t>
      </w:r>
    </w:p>
    <w:p w14:paraId="5D4893D2" w14:textId="77777777" w:rsidR="009E2064" w:rsidRPr="00842BF2" w:rsidRDefault="00116DEB" w:rsidP="00842BF2">
      <w:pPr>
        <w:pStyle w:val="Texto"/>
      </w:pPr>
      <w:r w:rsidRPr="00BA156B">
        <w:t xml:space="preserve">Según la normativa vigente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Pr="00BA156B">
        <w:rPr>
          <w:noProof/>
        </w:rPr>
        <w:t>(12)</w:t>
      </w:r>
      <w:r w:rsidR="0077483C" w:rsidRPr="00BA156B">
        <w:fldChar w:fldCharType="end"/>
      </w:r>
      <w:r w:rsidR="007948C3" w:rsidRPr="00BA156B">
        <w:t xml:space="preserve">, los ciudadanos pueden colocar una queja en SUSALUD sin haber colocado un reclamo ante la IPRESS. Esto parece no ser totalmente adecuado debido a que el </w:t>
      </w:r>
      <w:r w:rsidR="00D619E6" w:rsidRPr="00BA156B">
        <w:t>personal de SUSALUD contó que cuando</w:t>
      </w:r>
      <w:r w:rsidR="007948C3" w:rsidRPr="00BA156B">
        <w:t xml:space="preserve"> un ciudadano </w:t>
      </w:r>
      <w:r w:rsidR="00D619E6" w:rsidRPr="00BA156B">
        <w:t xml:space="preserve">va </w:t>
      </w:r>
      <w:r w:rsidR="007948C3" w:rsidRPr="00BA156B">
        <w:t xml:space="preserve">a interponer una queja le </w:t>
      </w:r>
      <w:r w:rsidR="00D619E6" w:rsidRPr="00BA156B">
        <w:t>urgen a que coloque primero</w:t>
      </w:r>
      <w:r w:rsidR="007948C3" w:rsidRPr="00BA156B">
        <w:t xml:space="preserve"> el reclamo en la misma IPRESS</w:t>
      </w:r>
      <w:r w:rsidR="0020660A" w:rsidRPr="00BA156B">
        <w:t>.</w:t>
      </w:r>
      <w:r w:rsidR="00D619E6" w:rsidRPr="00BA156B">
        <w:t xml:space="preserve"> </w:t>
      </w:r>
      <w:r w:rsidR="0020660A" w:rsidRPr="00BA156B">
        <w:t>E</w:t>
      </w:r>
      <w:r w:rsidR="00D619E6" w:rsidRPr="00BA156B">
        <w:t xml:space="preserve">sto ayuda a que la IPRESS se entere </w:t>
      </w:r>
      <w:r w:rsidR="0020660A" w:rsidRPr="00BA156B">
        <w:t>en primera instancia de sus deficiencias</w:t>
      </w:r>
      <w:r w:rsidR="007948C3" w:rsidRPr="00BA156B">
        <w:t>.</w:t>
      </w:r>
      <w:r w:rsidR="00D619E6" w:rsidRPr="00BA156B">
        <w:t xml:space="preserve"> </w:t>
      </w:r>
      <w:r w:rsidR="004C2BAE" w:rsidRPr="00BA156B">
        <w:t>Esto se reafirmó</w:t>
      </w:r>
      <w:r w:rsidR="002B649C" w:rsidRPr="00BA156B">
        <w:t xml:space="preserve"> </w:t>
      </w:r>
      <w:r w:rsidR="004C2BAE" w:rsidRPr="00BA156B">
        <w:t xml:space="preserve">cuando </w:t>
      </w:r>
      <w:r w:rsidR="00C1339E" w:rsidRPr="00BA156B">
        <w:t>gestores</w:t>
      </w:r>
      <w:r w:rsidR="004C2BAE" w:rsidRPr="00BA156B">
        <w:t xml:space="preserve"> de las IPRESS expresaron que mantener comuni</w:t>
      </w:r>
      <w:r w:rsidR="00BD6E5F" w:rsidRPr="00BA156B">
        <w:t xml:space="preserve">cación </w:t>
      </w:r>
      <w:r w:rsidR="00C14F80" w:rsidRPr="00BA156B">
        <w:t xml:space="preserve">a la vez </w:t>
      </w:r>
      <w:r w:rsidR="00BD6E5F" w:rsidRPr="00BA156B">
        <w:t>con SUSALUD</w:t>
      </w:r>
      <w:r w:rsidR="00C14F80" w:rsidRPr="00BA156B">
        <w:t xml:space="preserve"> sobre quejas recibidas</w:t>
      </w:r>
      <w:r w:rsidR="00BD6E5F" w:rsidRPr="00BA156B">
        <w:t xml:space="preserve"> como con el c</w:t>
      </w:r>
      <w:r w:rsidR="004C2BAE" w:rsidRPr="00BA156B">
        <w:t xml:space="preserve">iudadano </w:t>
      </w:r>
      <w:r w:rsidR="00C14F80" w:rsidRPr="00BA156B">
        <w:t>por reclamos,</w:t>
      </w:r>
      <w:r w:rsidR="004C2BAE" w:rsidRPr="00BA156B">
        <w:t xml:space="preserve"> era engorroso</w:t>
      </w:r>
      <w:r w:rsidR="00D619E6" w:rsidRPr="00BA156B">
        <w:t>,</w:t>
      </w:r>
      <w:r w:rsidR="004C2BAE" w:rsidRPr="00BA156B">
        <w:t xml:space="preserve"> e incluso manifestaron que cuando resolvían reclamo</w:t>
      </w:r>
      <w:r w:rsidR="00C14F80" w:rsidRPr="00BA156B">
        <w:t>s</w:t>
      </w:r>
      <w:r w:rsidR="004C2BAE" w:rsidRPr="00BA156B">
        <w:t xml:space="preserve"> que había llegado por medio de SUSALUD, </w:t>
      </w:r>
      <w:r w:rsidR="00134352" w:rsidRPr="00BA156B">
        <w:t xml:space="preserve">no tenían como </w:t>
      </w:r>
      <w:r w:rsidR="00C14F80" w:rsidRPr="00BA156B">
        <w:t>ingresar esta información a sus estadísticas ya que SUSALUD no les enviaba un consolidado</w:t>
      </w:r>
      <w:r w:rsidR="006F576C" w:rsidRPr="00BA156B">
        <w:t xml:space="preserve"> de quejas correspondientes a su</w:t>
      </w:r>
      <w:r w:rsidR="00C14F80" w:rsidRPr="00BA156B">
        <w:t xml:space="preserve"> IPRESS.</w:t>
      </w:r>
      <w:r w:rsidR="005618B5" w:rsidRPr="00BA156B">
        <w:t xml:space="preserve"> </w:t>
      </w:r>
      <w:r w:rsidR="00134352" w:rsidRPr="00BA156B">
        <w:t>Parece que</w:t>
      </w:r>
      <w:r w:rsidR="006F576C" w:rsidRPr="00BA156B">
        <w:t>,</w:t>
      </w:r>
      <w:r w:rsidR="00134352" w:rsidRPr="00BA156B">
        <w:t xml:space="preserve"> en el afán de brindarle un canal más a los ciudadanos para manifestar sus inconformidades</w:t>
      </w:r>
      <w:r w:rsidR="006F576C" w:rsidRPr="00BA156B">
        <w:t>,</w:t>
      </w:r>
      <w:r w:rsidR="00134352" w:rsidRPr="00BA156B">
        <w:t xml:space="preserve"> no </w:t>
      </w:r>
      <w:r w:rsidR="006F576C" w:rsidRPr="00BA156B">
        <w:t>consideraron como proveer esta retroalimentación recibida a la IPRESS.</w:t>
      </w:r>
    </w:p>
    <w:p w14:paraId="445BC2F2" w14:textId="77777777" w:rsidR="0079520C" w:rsidRPr="00842BF2" w:rsidRDefault="00C05750" w:rsidP="00842BF2">
      <w:pPr>
        <w:pStyle w:val="Texto"/>
      </w:pPr>
      <w:r w:rsidRPr="00BA156B">
        <w:t>T</w:t>
      </w:r>
      <w:r w:rsidR="00041130" w:rsidRPr="00BA156B">
        <w:t>anto</w:t>
      </w:r>
      <w:r w:rsidRPr="00BA156B">
        <w:t xml:space="preserve"> el</w:t>
      </w:r>
      <w:r w:rsidR="00041130" w:rsidRPr="00BA156B">
        <w:t xml:space="preserve"> personal de SUSALUD como gestores de IPRESS resaltaron la importancia de </w:t>
      </w:r>
      <w:r w:rsidRPr="00BA156B">
        <w:t>los reclamos</w:t>
      </w:r>
      <w:r w:rsidR="00041130" w:rsidRPr="00BA156B">
        <w:t>. Sin embargo, l</w:t>
      </w:r>
      <w:r w:rsidR="009E2064" w:rsidRPr="00BA156B">
        <w:t>lama la atención que el personal de SUSALUD pensar</w:t>
      </w:r>
      <w:r w:rsidR="00DE4F52">
        <w:t>a</w:t>
      </w:r>
      <w:r w:rsidR="009E2064" w:rsidRPr="00BA156B">
        <w:t xml:space="preserve"> que los gestores no apreciaban la riqueza de la información de los reclamos y que los gestores pensaran lo mismo de los prestadores de salud. </w:t>
      </w:r>
      <w:r w:rsidRPr="006D06B4">
        <w:t xml:space="preserve">Esto </w:t>
      </w:r>
      <w:r w:rsidR="00390CF8" w:rsidRPr="006D06B4">
        <w:lastRenderedPageBreak/>
        <w:t>puede deberse</w:t>
      </w:r>
      <w:r w:rsidR="0080563F" w:rsidRPr="006D06B4">
        <w:t xml:space="preserve"> a que como delegan la responsabilidad de soluci</w:t>
      </w:r>
      <w:r w:rsidR="006D06B4" w:rsidRPr="006D06B4">
        <w:t>ón de reclamos, dan como responsables de la poca atención brindada a los reclamos a otros y no se incluyen en dicha responsabilidad.</w:t>
      </w:r>
      <w:r w:rsidRPr="00BA156B">
        <w:t xml:space="preserve"> Todo </w:t>
      </w:r>
      <w:r w:rsidR="0079520C" w:rsidRPr="00BA156B">
        <w:t xml:space="preserve">el personal en el sector salud (incluyendo personal de SUSALUD) debe ser capacitado sobre la importancia de los reclamos para poder lograr que el </w:t>
      </w:r>
      <w:r w:rsidR="00F95B03">
        <w:t>aplicativo informático</w:t>
      </w:r>
      <w:r w:rsidR="00234025">
        <w:t xml:space="preserve"> </w:t>
      </w:r>
      <w:r w:rsidR="0079520C" w:rsidRPr="00BA156B">
        <w:t xml:space="preserve">recaude información valiosa que pueda traducirse en proyectos de mejora. Sin esta capacitación permanente, el </w:t>
      </w:r>
      <w:r w:rsidR="00F95B03">
        <w:t>aplicativo informático</w:t>
      </w:r>
      <w:r w:rsidR="0079520C" w:rsidRPr="00BA156B">
        <w:t xml:space="preserve"> no será capaz de recopilar información valiosa</w:t>
      </w:r>
      <w:r w:rsidR="00BD6E5F" w:rsidRPr="00BA156B">
        <w:t xml:space="preserve"> ya que </w:t>
      </w:r>
      <w:r w:rsidR="00E9793B" w:rsidRPr="00BA156B">
        <w:t xml:space="preserve">todos los actores necesitan estar de acuerdo </w:t>
      </w:r>
      <w:r w:rsidR="007A6AF7" w:rsidRPr="00BA156B">
        <w:t>con la importancia de los reclamos</w:t>
      </w:r>
      <w:r w:rsidR="0079520C" w:rsidRPr="00BA156B">
        <w:t>.</w:t>
      </w:r>
      <w:r w:rsidR="00BD6E5F" w:rsidRPr="00BA156B">
        <w:t xml:space="preserve"> Adicionalmente, resaltaron que para que </w:t>
      </w:r>
      <w:r w:rsidR="007A6AF7" w:rsidRPr="00BA156B">
        <w:t>esta herramienta necesitaría mucha difusión para que tenga éxito</w:t>
      </w:r>
      <w:r w:rsidR="00BD6E5F" w:rsidRPr="00BA156B">
        <w:t xml:space="preserve">. </w:t>
      </w:r>
    </w:p>
    <w:p w14:paraId="0F5287B9" w14:textId="0336769C" w:rsidR="008C2660" w:rsidRPr="00842BF2" w:rsidRDefault="007A6AF7" w:rsidP="00842BF2">
      <w:pPr>
        <w:pStyle w:val="Texto"/>
      </w:pPr>
      <w:r w:rsidRPr="00BA156B">
        <w:t>Los gestores mencionaron problemas políticos</w:t>
      </w:r>
      <w:r w:rsidR="00041130" w:rsidRPr="00BA156B">
        <w:t xml:space="preserve"> que impiden la resolución rápida de los reclamos</w:t>
      </w:r>
      <w:r w:rsidRPr="00BA156B">
        <w:t>.</w:t>
      </w:r>
      <w:r w:rsidR="00041130" w:rsidRPr="00BA156B">
        <w:t xml:space="preserve"> </w:t>
      </w:r>
      <w:r w:rsidRPr="00BA156B">
        <w:t>E</w:t>
      </w:r>
      <w:r w:rsidR="00041130" w:rsidRPr="00BA156B">
        <w:t xml:space="preserve">xplicaron </w:t>
      </w:r>
      <w:r w:rsidR="0079520C" w:rsidRPr="00BA156B">
        <w:t xml:space="preserve">que </w:t>
      </w:r>
      <w:r w:rsidRPr="00BA156B">
        <w:t xml:space="preserve">esto ocurre porque </w:t>
      </w:r>
      <w:r w:rsidR="0079520C" w:rsidRPr="00BA156B">
        <w:t xml:space="preserve">no existe una forma de separar procesos </w:t>
      </w:r>
      <w:r w:rsidR="00CA0518" w:rsidRPr="00BA156B">
        <w:t>gubernamentales que implican salud y vidas humanas a procesos gubernamentales</w:t>
      </w:r>
      <w:r w:rsidR="0047785E" w:rsidRPr="00BA156B">
        <w:t xml:space="preserve"> </w:t>
      </w:r>
      <w:r w:rsidR="00CA0518" w:rsidRPr="00BA156B">
        <w:t xml:space="preserve"> relacionados a otros rubros en los que </w:t>
      </w:r>
      <w:r w:rsidR="001829D5">
        <w:t xml:space="preserve">las </w:t>
      </w:r>
      <w:r w:rsidR="00CA0518" w:rsidRPr="00BA156B">
        <w:t>vidas humanas no corrieran peligro</w:t>
      </w:r>
      <w:r w:rsidRPr="00BA156B">
        <w:t xml:space="preserve"> </w:t>
      </w:r>
      <w:r w:rsidR="0077483C" w:rsidRPr="00BA156B">
        <w:fldChar w:fldCharType="begin" w:fldLock="1"/>
      </w:r>
      <w:r w:rsidR="000A0E57">
        <w:instrText>ADDIN CSL_CITATION {"citationItems":[{"id":"ITEM-1","itemData":{"abstract":"Jueves 10 de diciembre de 2015 / El Peruano Artículo 2.-Competencias en materia de contrataciones del Estado Las normas sobre contrataciones del Estado establecidas en la Ley y el presente Reglamento son de ámbito nacional, siendo competencia exclusiva del Ministerio de Economía y Finanzas el diseño de políticas sobre dicha materia y su regulación. Es nulo de pleno derecho cualquier disposición o acto que se emita en contravención de lo dispuesto en el párrafo anterior. Artículo 3.-De las otras organizaciones Las organizaciones creadas conforme al ordenamiento jurídico nacional, así como los órganos desconcentrados de las Entidades pueden realizar contrataciones, siempre que estos cuenten con capacidad para gestionar sus contrataciones, conforme a sus normas autoritativas. Artículo 4.-Organización de la Entidad para las contrataciones Cada Entidad identifica en su Reglamento de Organización y Funciones u otros documentos de organización y/o gestión al órgano encargado de las contrataciones, de acuerdo con lo que establece el presente Reglamento. El órgano encargado de las contrataciones tiene como función la gestión administrativa del contrato, que involucra el trámite de perfeccionamiento, aplicación de penalidades, procedimiento de pago en lo que corresponda, entre otras actividades de índole administrativo; siendo que la supervisión de la ejecución del contrato le compete al área usuaria o al órgano al que se le haya asignado tal función. Los servidores del órgano encargado de las contrataciones de la Entidad que, en razón de sus funciones intervienen directamente en alguna de las fases de la contratación, deben ser profesionales y/o técnicos certificados de acuerdo a los niveles y perfiles establecidos por el OSCE. Mediante directivas el OSCE establece las estrategias, los procedimientos y requisitos para la certificación, así como para la acreditación de las instituciones o empresas con la finalidad de que estas capaciten a los operadores en aspectos vinculados con las contrataciones del Estado.","author":[{"dropping-particle":"","family":"Peruano","given":"","non-dropping-particle":"El","parse-names":false,"suffix":""}],"id":"ITEM-1","issued":{"date-parts":[["0"]]},"title":"Ley 30225 - Ley de Contrataciones del Estado","type":"article-journal"},"uris":["http://www.mendeley.com/documents/?uuid=1a9b8577-7ec6-3f5b-927f-55ffc002fcee"]}],"mendeley":{"formattedCitation":"(58)","plainTextFormattedCitation":"(58)","previouslyFormattedCitation":"(61)"},"properties":{"noteIndex":0},"schema":"https://github.com/citation-style-language/schema/raw/master/csl-citation.json"}</w:instrText>
      </w:r>
      <w:r w:rsidR="0077483C" w:rsidRPr="00BA156B">
        <w:fldChar w:fldCharType="separate"/>
      </w:r>
      <w:r w:rsidR="000A0E57" w:rsidRPr="000A0E57">
        <w:rPr>
          <w:noProof/>
        </w:rPr>
        <w:t>(58)</w:t>
      </w:r>
      <w:r w:rsidR="0077483C" w:rsidRPr="00BA156B">
        <w:fldChar w:fldCharType="end"/>
      </w:r>
      <w:r w:rsidR="00CA0518" w:rsidRPr="00BA156B">
        <w:t>. Resulta curioso que existiendo entes gubernamentales que tienen como propósito velar por la</w:t>
      </w:r>
      <w:r w:rsidR="00BD6E5F" w:rsidRPr="00BA156B">
        <w:t xml:space="preserve"> atención en</w:t>
      </w:r>
      <w:r w:rsidR="00CA0518" w:rsidRPr="00BA156B">
        <w:t xml:space="preserve"> salud de los ciudadanos, no hayan </w:t>
      </w:r>
      <w:r w:rsidRPr="00BA156B">
        <w:t xml:space="preserve">buscado </w:t>
      </w:r>
      <w:r w:rsidR="00CA0518" w:rsidRPr="00BA156B">
        <w:t xml:space="preserve">que se realice </w:t>
      </w:r>
      <w:r w:rsidRPr="00BA156B">
        <w:t>esta</w:t>
      </w:r>
      <w:r w:rsidR="00CA0518" w:rsidRPr="00BA156B">
        <w:t xml:space="preserve"> diferenciación </w:t>
      </w:r>
      <w:r w:rsidRPr="00BA156B">
        <w:t xml:space="preserve">que </w:t>
      </w:r>
      <w:r w:rsidR="00CA0518" w:rsidRPr="00BA156B">
        <w:t xml:space="preserve">podría </w:t>
      </w:r>
      <w:r w:rsidRPr="00BA156B">
        <w:t>ser clave</w:t>
      </w:r>
      <w:r w:rsidR="00CA0518" w:rsidRPr="00BA156B">
        <w:t xml:space="preserve"> para la resolución de los problemas repetitivos</w:t>
      </w:r>
      <w:r w:rsidRPr="00BA156B">
        <w:t xml:space="preserve"> en IPRESS</w:t>
      </w:r>
      <w:r w:rsidR="00CA0518" w:rsidRPr="00BA156B">
        <w:t>.</w:t>
      </w:r>
      <w:r w:rsidR="00BD6E5F" w:rsidRPr="00BA156B">
        <w:t xml:space="preserve"> </w:t>
      </w:r>
      <w:r w:rsidR="0033516A" w:rsidRPr="00BA156B">
        <w:t xml:space="preserve">Si SUSALUD sirviera como mediador entre las IPRESS y el Gobierno del Perú para la creación de procesos gubernamentales exclusivos </w:t>
      </w:r>
      <w:r w:rsidR="00D50D9B" w:rsidRPr="00BA156B">
        <w:t>para el sector salud, se podrían eliminar los problemas políticos mencionados por los gestores y mejoraría la capacidad resolutiva de las IPRESS.</w:t>
      </w:r>
    </w:p>
    <w:p w14:paraId="6C2D7475" w14:textId="5329E03E" w:rsidR="00AF0EF7" w:rsidRPr="00842BF2" w:rsidRDefault="00D50D9B" w:rsidP="00842BF2">
      <w:pPr>
        <w:pStyle w:val="Texto"/>
      </w:pPr>
      <w:r w:rsidRPr="00BA156B">
        <w:lastRenderedPageBreak/>
        <w:t>Los</w:t>
      </w:r>
      <w:r w:rsidR="00B10C57" w:rsidRPr="00BA156B">
        <w:t xml:space="preserve"> entrevistados detallaron que hay una gran falta de comunicación entre ciudadano e </w:t>
      </w:r>
      <w:r w:rsidR="00465CE9" w:rsidRPr="00BA156B">
        <w:t>IPRESS,</w:t>
      </w:r>
      <w:r w:rsidR="00B10C57" w:rsidRPr="00BA156B">
        <w:t xml:space="preserve"> pero </w:t>
      </w:r>
      <w:r w:rsidRPr="00BA156B">
        <w:t>dejaron de lado</w:t>
      </w:r>
      <w:r w:rsidR="00B10C57" w:rsidRPr="00BA156B">
        <w:t xml:space="preserve"> la importancia de la comunicación ent</w:t>
      </w:r>
      <w:r w:rsidR="00D00DDC">
        <w:t>r</w:t>
      </w:r>
      <w:r w:rsidR="00B10C57" w:rsidRPr="00BA156B">
        <w:t>e SUSALUD e IPRESS. Esta comuni</w:t>
      </w:r>
      <w:r w:rsidR="008C2660" w:rsidRPr="00BA156B">
        <w:t xml:space="preserve">cación debería </w:t>
      </w:r>
      <w:r w:rsidR="006D06B4" w:rsidRPr="00BA156B">
        <w:t>permitirle</w:t>
      </w:r>
      <w:r w:rsidR="008C2660" w:rsidRPr="00BA156B">
        <w:t xml:space="preserve"> al personal de las IPRESS</w:t>
      </w:r>
      <w:r w:rsidRPr="00BA156B">
        <w:t xml:space="preserve"> también</w:t>
      </w:r>
      <w:r w:rsidR="008C2660" w:rsidRPr="00BA156B">
        <w:t xml:space="preserve"> comunicar</w:t>
      </w:r>
      <w:r w:rsidR="00B10C57" w:rsidRPr="00BA156B">
        <w:t xml:space="preserve"> sus dificultades, limitaciones y problemas para ayudarlas a mejorar</w:t>
      </w:r>
      <w:r w:rsidRPr="00BA156B">
        <w:t>. Sin embargo, esto no ocurre y</w:t>
      </w:r>
      <w:r w:rsidR="00F24B87" w:rsidRPr="00BA156B">
        <w:t xml:space="preserve"> se ve reflejado en que los </w:t>
      </w:r>
      <w:r w:rsidR="00465CE9" w:rsidRPr="00160297">
        <w:t>Tótems</w:t>
      </w:r>
      <w:r w:rsidR="00F24B87" w:rsidRPr="00BA156B">
        <w:t xml:space="preserve"> </w:t>
      </w:r>
      <w:r w:rsidRPr="00BA156B">
        <w:t>desarrollados por SUSALUD</w:t>
      </w:r>
      <w:r w:rsidR="00F24B87" w:rsidRPr="00BA156B">
        <w:t xml:space="preserve"> solo permiten </w:t>
      </w:r>
      <w:r w:rsidRPr="00BA156B">
        <w:t>recabar problemas de</w:t>
      </w:r>
      <w:r w:rsidR="00F24B87" w:rsidRPr="00BA156B">
        <w:t xml:space="preserve"> los ciudadanos</w:t>
      </w:r>
      <w:r w:rsidRPr="00BA156B">
        <w:t xml:space="preserve"> cuando los prestadores de salud también pueden presentar dificultades y opiniones igual de valiosas que las de los ciudadanos </w:t>
      </w:r>
      <w:r w:rsidR="0077483C" w:rsidRPr="00BA156B">
        <w:fldChar w:fldCharType="begin" w:fldLock="1"/>
      </w:r>
      <w:r w:rsidR="000A0E57">
        <w:instrText>ADDIN CSL_CITATION {"citationItems":[{"id":"ITEM-1","itemData":{"author":[{"dropping-particle":"","family":"Orozco","given":"Miguel","non-dropping-particle":"","parse-names":false,"suffix":""}],"id":"ITEM-1","issued":{"date-parts":[["2009"]]},"page":"50","title":"Garantia Calidad Seguridad Paciente-CIES","type":"article"},"uris":["http://www.mendeley.com/documents/?uuid=e646ec44-4b0f-45d5-b808-e9d21f22fff2"]}],"mendeley":{"formattedCitation":"(1)","plainTextFormattedCitation":"(1)","previouslyFormattedCitation":"(1)"},"properties":{"noteIndex":0},"schema":"https://github.com/citation-style-language/schema/raw/master/csl-citation.json"}</w:instrText>
      </w:r>
      <w:r w:rsidR="0077483C" w:rsidRPr="00BA156B">
        <w:fldChar w:fldCharType="separate"/>
      </w:r>
      <w:r w:rsidRPr="00BA156B">
        <w:rPr>
          <w:noProof/>
        </w:rPr>
        <w:t>(1)</w:t>
      </w:r>
      <w:r w:rsidR="0077483C" w:rsidRPr="00BA156B">
        <w:fldChar w:fldCharType="end"/>
      </w:r>
      <w:r w:rsidRPr="00BA156B">
        <w:t xml:space="preserve">. </w:t>
      </w:r>
    </w:p>
    <w:p w14:paraId="26D9ABCF" w14:textId="4B332D58" w:rsidR="008B12E6" w:rsidRPr="00842BF2" w:rsidRDefault="00685D5D" w:rsidP="00842BF2">
      <w:pPr>
        <w:pStyle w:val="Texto"/>
      </w:pPr>
      <w:r w:rsidRPr="00BA156B">
        <w:t>Algo</w:t>
      </w:r>
      <w:r w:rsidR="00AF0EF7" w:rsidRPr="00BA156B">
        <w:t xml:space="preserve"> en que los gestores de IPRESS y personal de SUSALUD estuvieron de acuerdo es en que se debe educar a los ciudadanos sobre sus derechos en salud y que es lo que deben esperar </w:t>
      </w:r>
      <w:r w:rsidR="00C66894" w:rsidRPr="00BA156B">
        <w:t>de</w:t>
      </w:r>
      <w:r w:rsidR="002358C4" w:rsidRPr="00BA156B">
        <w:t xml:space="preserve"> su</w:t>
      </w:r>
      <w:r w:rsidR="00C66894" w:rsidRPr="00BA156B">
        <w:t xml:space="preserve"> servicio de salud</w:t>
      </w:r>
      <w:r w:rsidR="002358C4" w:rsidRPr="00BA156B">
        <w:t>,</w:t>
      </w:r>
      <w:r w:rsidR="00041130" w:rsidRPr="00BA156B">
        <w:t xml:space="preserve"> ya que </w:t>
      </w:r>
      <w:r w:rsidR="007175A3" w:rsidRPr="00BA156B">
        <w:t xml:space="preserve">el principal motivo </w:t>
      </w:r>
      <w:r w:rsidR="00041130" w:rsidRPr="00BA156B">
        <w:t>de reclamos es por falta de información</w:t>
      </w:r>
      <w:r w:rsidRPr="00BA156B">
        <w:t xml:space="preserve"> </w:t>
      </w:r>
      <w:r w:rsidR="0077483C" w:rsidRPr="00BA156B">
        <w:fldChar w:fldCharType="begin" w:fldLock="1"/>
      </w:r>
      <w:r w:rsidR="000A0E57">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(55)","plainTextFormattedCitation":"(55)","previouslyFormattedCitation":"(58)"},"properties":{"noteIndex":0},"schema":"https://github.com/citation-style-language/schema/raw/master/csl-citation.json"}</w:instrText>
      </w:r>
      <w:r w:rsidR="0077483C" w:rsidRPr="00BA156B">
        <w:fldChar w:fldCharType="separate"/>
      </w:r>
      <w:r w:rsidR="000A0E57" w:rsidRPr="000A0E57">
        <w:rPr>
          <w:noProof/>
        </w:rPr>
        <w:t>(55)</w:t>
      </w:r>
      <w:r w:rsidR="0077483C" w:rsidRPr="00BA156B">
        <w:fldChar w:fldCharType="end"/>
      </w:r>
      <w:r w:rsidR="00C66894" w:rsidRPr="00BA156B">
        <w:t xml:space="preserve">. </w:t>
      </w:r>
      <w:r w:rsidR="007175A3" w:rsidRPr="00BA156B">
        <w:t>S</w:t>
      </w:r>
      <w:r w:rsidR="00C66894" w:rsidRPr="00BA156B">
        <w:t xml:space="preserve">i los ciudadanos </w:t>
      </w:r>
      <w:r w:rsidR="007175A3" w:rsidRPr="00BA156B">
        <w:t>conocieran esta información</w:t>
      </w:r>
      <w:r w:rsidR="00C66894" w:rsidRPr="00BA156B">
        <w:t xml:space="preserve">, la cantidad de reclamos sería menor y mejoraría la satisfacción de ellos. </w:t>
      </w:r>
      <w:r w:rsidR="008B12E6" w:rsidRPr="00BA156B">
        <w:t xml:space="preserve">Revisando la actual normativa, se especifica que las IPRESS deben promocionar de </w:t>
      </w:r>
      <w:r w:rsidR="007175A3" w:rsidRPr="00BA156B">
        <w:t>manera</w:t>
      </w:r>
      <w:r w:rsidR="008B12E6" w:rsidRPr="00BA156B">
        <w:t xml:space="preserve"> obligatoria los derechos en salud de los ciudadanos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008B12E6" w:rsidRPr="00BA156B">
        <w:rPr>
          <w:noProof/>
        </w:rPr>
        <w:t>(12)</w:t>
      </w:r>
      <w:r w:rsidR="0077483C" w:rsidRPr="00BA156B">
        <w:fldChar w:fldCharType="end"/>
      </w:r>
      <w:r w:rsidR="008B12E6" w:rsidRPr="00BA156B">
        <w:t xml:space="preserve"> y se verificó que esto se viene cumpliendo en varias IPRESS en las entradas y/o cerca de sus PAUS. </w:t>
      </w:r>
      <w:r w:rsidR="007175A3" w:rsidRPr="00BA156B">
        <w:t xml:space="preserve">El motivo por el cual los ciudadanos aun así desconocen esta información puede deberse a que </w:t>
      </w:r>
      <w:r w:rsidR="008B12E6" w:rsidRPr="00BA156B">
        <w:t xml:space="preserve">no están siendo </w:t>
      </w:r>
      <w:r w:rsidR="007175A3" w:rsidRPr="00BA156B">
        <w:t xml:space="preserve">correcta o </w:t>
      </w:r>
      <w:r w:rsidR="008B12E6" w:rsidRPr="00BA156B">
        <w:t>suficiente</w:t>
      </w:r>
      <w:r w:rsidR="007175A3" w:rsidRPr="00BA156B">
        <w:t>mente</w:t>
      </w:r>
      <w:r w:rsidR="008B12E6" w:rsidRPr="00BA156B">
        <w:t xml:space="preserve"> difundidos</w:t>
      </w:r>
      <w:r w:rsidR="007175A3" w:rsidRPr="00BA156B">
        <w:t>. Ello urge a</w:t>
      </w:r>
      <w:r w:rsidR="008B12E6" w:rsidRPr="00BA156B">
        <w:t xml:space="preserve"> instancias mayores como el MINSA </w:t>
      </w:r>
      <w:r w:rsidR="007175A3" w:rsidRPr="00BA156B">
        <w:t>a</w:t>
      </w:r>
      <w:r w:rsidR="008B12E6" w:rsidRPr="00BA156B">
        <w:t xml:space="preserve"> realizar campañas para poder lograr que los ciudadanos conozcan sus derechos y </w:t>
      </w:r>
      <w:r w:rsidR="007175A3" w:rsidRPr="00BA156B">
        <w:t>que con ello, la tasa de reclamos disminuiría</w:t>
      </w:r>
      <w:r w:rsidR="008B12E6" w:rsidRPr="00BA156B">
        <w:t>.</w:t>
      </w:r>
    </w:p>
    <w:p w14:paraId="07A0EF0E" w14:textId="77777777" w:rsidR="00DC430F" w:rsidRPr="00842BF2" w:rsidRDefault="007175A3" w:rsidP="00842BF2">
      <w:pPr>
        <w:pStyle w:val="Texto"/>
      </w:pPr>
      <w:r w:rsidRPr="00BA156B">
        <w:t>En el tema de educación sobre los reclamos de los ciudadanos, los gestores</w:t>
      </w:r>
      <w:r w:rsidR="00273A24" w:rsidRPr="00BA156B">
        <w:t xml:space="preserve"> dijeron que tenían problemas ya que varios ciudadanos presentan quejas en IPRESS </w:t>
      </w:r>
      <w:r w:rsidRPr="00BA156B">
        <w:t>a la</w:t>
      </w:r>
      <w:r w:rsidR="006D06B4">
        <w:t xml:space="preserve">s </w:t>
      </w:r>
      <w:r w:rsidR="006D06B4">
        <w:lastRenderedPageBreak/>
        <w:t>que no corresponde el reclamo</w:t>
      </w:r>
      <w:r w:rsidRPr="00BA156B">
        <w:t xml:space="preserve"> mientras </w:t>
      </w:r>
      <w:r w:rsidR="00AF4806" w:rsidRPr="00BA156B">
        <w:t xml:space="preserve">otros ciudadanos presentan quejas reiterativas debido a que </w:t>
      </w:r>
      <w:r w:rsidRPr="00BA156B">
        <w:t>la solución dada no es exactamente la esperada</w:t>
      </w:r>
      <w:r w:rsidR="00AF4806" w:rsidRPr="00BA156B">
        <w:t>. E</w:t>
      </w:r>
      <w:r w:rsidR="003F193F" w:rsidRPr="00BA156B">
        <w:t>sto</w:t>
      </w:r>
      <w:r w:rsidR="00273A24" w:rsidRPr="00BA156B">
        <w:t xml:space="preserve"> </w:t>
      </w:r>
      <w:r w:rsidRPr="00BA156B">
        <w:t xml:space="preserve">obstaculiza la información que llega a los </w:t>
      </w:r>
      <w:r w:rsidR="00273A24" w:rsidRPr="00BA156B">
        <w:t xml:space="preserve">gestores debido a que </w:t>
      </w:r>
      <w:r w:rsidRPr="00BA156B">
        <w:t>es</w:t>
      </w:r>
      <w:r w:rsidR="00AF4806" w:rsidRPr="00BA156B">
        <w:t xml:space="preserve"> </w:t>
      </w:r>
      <w:r w:rsidR="00041130" w:rsidRPr="00BA156B">
        <w:t xml:space="preserve">poco </w:t>
      </w:r>
      <w:r w:rsidR="003F193F" w:rsidRPr="00BA156B">
        <w:t>útil</w:t>
      </w:r>
      <w:r w:rsidR="00AF4806" w:rsidRPr="00BA156B">
        <w:t xml:space="preserve"> o </w:t>
      </w:r>
      <w:r w:rsidRPr="00BA156B">
        <w:t>repetitiva</w:t>
      </w:r>
      <w:r w:rsidR="00AF4806" w:rsidRPr="00BA156B">
        <w:t xml:space="preserve">. </w:t>
      </w:r>
      <w:r w:rsidR="00273A24" w:rsidRPr="00BA156B">
        <w:t xml:space="preserve">Esto demuestra que </w:t>
      </w:r>
      <w:r w:rsidR="00AF4806" w:rsidRPr="00BA156B">
        <w:t>la educación a ciudadanos sobre</w:t>
      </w:r>
      <w:r w:rsidRPr="00BA156B">
        <w:t xml:space="preserve"> la importancia de reclamos prudentes y certeros es</w:t>
      </w:r>
      <w:r w:rsidR="00AF4806" w:rsidRPr="00BA156B">
        <w:t xml:space="preserve"> prioridad, ya que para poder</w:t>
      </w:r>
      <w:r w:rsidRPr="00BA156B">
        <w:t xml:space="preserve"> identificar donde se necesitan mejoras</w:t>
      </w:r>
      <w:r w:rsidR="00AF4806" w:rsidRPr="00BA156B">
        <w:t xml:space="preserve"> se necesita información</w:t>
      </w:r>
      <w:r w:rsidRPr="00BA156B">
        <w:t xml:space="preserve"> precisa</w:t>
      </w:r>
      <w:r w:rsidR="00DC430F" w:rsidRPr="00BA156B">
        <w:t>.</w:t>
      </w:r>
    </w:p>
    <w:p w14:paraId="43FFB12B" w14:textId="77777777" w:rsidR="005260E1" w:rsidRPr="00842BF2" w:rsidRDefault="00DC430F" w:rsidP="00842BF2">
      <w:pPr>
        <w:pStyle w:val="Texto"/>
      </w:pPr>
      <w:r w:rsidRPr="00BA156B">
        <w:t xml:space="preserve">Algunos gestores, especialmente en establecimientos pequeños de salud, mencionaron que podría </w:t>
      </w:r>
      <w:r w:rsidR="00643D85" w:rsidRPr="00BA156B">
        <w:t xml:space="preserve">plantearse alguna forma de reclamo anónimo. </w:t>
      </w:r>
      <w:r w:rsidR="0073714E" w:rsidRPr="00BA156B">
        <w:t xml:space="preserve">Esto no es posible debido a que actualmente la normativa exige una identificación de la persona reclamante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0073714E" w:rsidRPr="00BA156B">
        <w:rPr>
          <w:noProof/>
        </w:rPr>
        <w:t>(12)</w:t>
      </w:r>
      <w:r w:rsidR="0077483C" w:rsidRPr="00BA156B">
        <w:fldChar w:fldCharType="end"/>
      </w:r>
      <w:r w:rsidR="0073714E" w:rsidRPr="00BA156B">
        <w:t xml:space="preserve">. </w:t>
      </w:r>
      <w:r w:rsidR="00D166EA" w:rsidRPr="00BA156B">
        <w:t xml:space="preserve">Sin embargo, </w:t>
      </w:r>
      <w:r w:rsidR="00643D85" w:rsidRPr="00BA156B">
        <w:t>ninguno de los ciudadanos</w:t>
      </w:r>
      <w:r w:rsidR="00D166EA" w:rsidRPr="00BA156B">
        <w:t xml:space="preserve"> lo</w:t>
      </w:r>
      <w:r w:rsidR="00643D85" w:rsidRPr="00BA156B">
        <w:t xml:space="preserve"> </w:t>
      </w:r>
      <w:r w:rsidR="00D166EA" w:rsidRPr="00BA156B">
        <w:t>menciono</w:t>
      </w:r>
      <w:r w:rsidR="00643D85" w:rsidRPr="00BA156B">
        <w:t xml:space="preserve">, esto puede </w:t>
      </w:r>
      <w:r w:rsidR="002D4AA2" w:rsidRPr="00BA156B">
        <w:t>deberse</w:t>
      </w:r>
      <w:r w:rsidR="00643D85" w:rsidRPr="00BA156B">
        <w:t xml:space="preserve"> a que los ciudadanos entrevistados </w:t>
      </w:r>
      <w:r w:rsidR="00D166EA" w:rsidRPr="00BA156B">
        <w:t>fueron encontrados en</w:t>
      </w:r>
      <w:r w:rsidR="00643D85" w:rsidRPr="00BA156B">
        <w:t xml:space="preserve"> establecimientos de salud </w:t>
      </w:r>
      <w:r w:rsidR="00465CE9" w:rsidRPr="00BA156B">
        <w:t>grandes,</w:t>
      </w:r>
      <w:r w:rsidR="00643D85" w:rsidRPr="00BA156B">
        <w:t xml:space="preserve"> pero </w:t>
      </w:r>
      <w:r w:rsidR="00D166EA" w:rsidRPr="00BA156B">
        <w:t xml:space="preserve">también podría deberse a </w:t>
      </w:r>
      <w:r w:rsidR="00643D85" w:rsidRPr="00BA156B">
        <w:t xml:space="preserve">que no existe temor a manifestarse y expresar su punto de vista cuando sus expectativas no están siendo cumplidas. </w:t>
      </w:r>
      <w:r w:rsidR="00D166EA" w:rsidRPr="00BA156B">
        <w:t>Esta identificación es pr</w:t>
      </w:r>
      <w:r w:rsidR="00643D85" w:rsidRPr="00BA156B">
        <w:t xml:space="preserve">eferible </w:t>
      </w:r>
      <w:r w:rsidR="00465CE9" w:rsidRPr="00BA156B">
        <w:t>ya que,</w:t>
      </w:r>
      <w:r w:rsidR="00643D85" w:rsidRPr="00BA156B">
        <w:t xml:space="preserve"> sin </w:t>
      </w:r>
      <w:r w:rsidR="00D166EA" w:rsidRPr="00BA156B">
        <w:t>ella</w:t>
      </w:r>
      <w:r w:rsidR="00643D85" w:rsidRPr="00BA156B">
        <w:t xml:space="preserve">, </w:t>
      </w:r>
      <w:r w:rsidR="00D166EA" w:rsidRPr="00BA156B">
        <w:t>se dificulta el proceso de investigación realizado por las IPRESS</w:t>
      </w:r>
      <w:r w:rsidR="0084473B" w:rsidRPr="00BA156B">
        <w:t>.</w:t>
      </w:r>
    </w:p>
    <w:p w14:paraId="433CAA98" w14:textId="77777777" w:rsidR="008D4A58" w:rsidRPr="00842BF2" w:rsidRDefault="00CC7060" w:rsidP="00842BF2">
      <w:pPr>
        <w:pStyle w:val="Texto"/>
      </w:pPr>
      <w:r w:rsidRPr="00BA156B">
        <w:t xml:space="preserve">Resulta curioso que cuando se preguntó a los ciudadanos sobre cuál es el procedimiento que realizarían si es que quisieran presentar </w:t>
      </w:r>
      <w:r w:rsidR="00465CE9" w:rsidRPr="00BA156B">
        <w:t>un reclamo</w:t>
      </w:r>
      <w:r w:rsidRPr="00BA156B">
        <w:t>, todos hayan contestado diferente y ninguno mencionara la PAUS. Esto puede deberse a</w:t>
      </w:r>
      <w:r w:rsidR="002D4AA2" w:rsidRPr="00BA156B">
        <w:t xml:space="preserve"> una</w:t>
      </w:r>
      <w:r w:rsidRPr="00BA156B">
        <w:t xml:space="preserve"> mala señalización por parte de las IPRESS o de la falta de información sobre </w:t>
      </w:r>
      <w:r w:rsidR="000C06DC" w:rsidRPr="00BA156B">
        <w:t>cuáles</w:t>
      </w:r>
      <w:r w:rsidRPr="00BA156B">
        <w:t xml:space="preserve"> son las competencias de la </w:t>
      </w:r>
      <w:r w:rsidR="00465CE9" w:rsidRPr="00BA156B">
        <w:t>PAUS,</w:t>
      </w:r>
      <w:r w:rsidR="002D4AA2" w:rsidRPr="00BA156B">
        <w:t xml:space="preserve"> pero significa que los ciudad</w:t>
      </w:r>
      <w:r w:rsidR="00D00DDC">
        <w:t>anos no saben de qué, cómo ni dó</w:t>
      </w:r>
      <w:r w:rsidR="002D4AA2" w:rsidRPr="00BA156B">
        <w:t>nde reclamar</w:t>
      </w:r>
      <w:r w:rsidRPr="00BA156B">
        <w:t>. Durante las investigaciones</w:t>
      </w:r>
      <w:r w:rsidR="000C06DC" w:rsidRPr="00BA156B">
        <w:t xml:space="preserve"> de este proyecto se visitaron 3 PAUS, </w:t>
      </w:r>
      <w:r w:rsidR="002D4AA2" w:rsidRPr="00BA156B">
        <w:t>todas en un establecimiento</w:t>
      </w:r>
      <w:r w:rsidR="000C06DC" w:rsidRPr="00BA156B">
        <w:t xml:space="preserve"> nivel 3 y en todas las visitas se vio muy poca afluencia de </w:t>
      </w:r>
      <w:r w:rsidR="002D4AA2" w:rsidRPr="00BA156B">
        <w:t>público a pesar de contar con</w:t>
      </w:r>
      <w:r w:rsidR="000C06DC" w:rsidRPr="00BA156B">
        <w:t xml:space="preserve"> bastante </w:t>
      </w:r>
      <w:r w:rsidR="00274BA7" w:rsidRPr="00BA156B">
        <w:t>señalizaci</w:t>
      </w:r>
      <w:r w:rsidR="0053701A" w:rsidRPr="00BA156B">
        <w:t xml:space="preserve">ón sobre </w:t>
      </w:r>
      <w:r w:rsidR="002D4AA2" w:rsidRPr="00BA156B">
        <w:t xml:space="preserve">su </w:t>
      </w:r>
      <w:r w:rsidR="002D4AA2" w:rsidRPr="00BA156B">
        <w:lastRenderedPageBreak/>
        <w:t xml:space="preserve">ubicación y </w:t>
      </w:r>
      <w:r w:rsidR="0053701A" w:rsidRPr="00BA156B">
        <w:t xml:space="preserve">los derechos en salud del ciudadano. </w:t>
      </w:r>
      <w:r w:rsidR="002D4AA2" w:rsidRPr="00BA156B">
        <w:t>Este problema muestra que se necesita una reestructuración en todo el proceso de gestión de reclamos ya que se puede ver fácilmente que el actual proceso, no se encuentra optimizado.</w:t>
      </w:r>
      <w:r w:rsidR="00373201" w:rsidRPr="00BA156B">
        <w:t xml:space="preserve"> </w:t>
      </w:r>
    </w:p>
    <w:p w14:paraId="0969593F" w14:textId="77777777" w:rsidR="00250481" w:rsidRPr="00862EA1" w:rsidRDefault="002D4AA2" w:rsidP="00862EA1">
      <w:pPr>
        <w:pStyle w:val="Texto"/>
      </w:pPr>
      <w:r w:rsidRPr="00BA156B">
        <w:t>Finalmente, la</w:t>
      </w:r>
      <w:r w:rsidR="008D4A58" w:rsidRPr="00BA156B">
        <w:t xml:space="preserve"> mayor preocupación </w:t>
      </w:r>
      <w:r w:rsidRPr="00BA156B">
        <w:t>de</w:t>
      </w:r>
      <w:r w:rsidR="008D4A58" w:rsidRPr="00BA156B">
        <w:t xml:space="preserve"> los ciudadanos es </w:t>
      </w:r>
      <w:r w:rsidRPr="00BA156B">
        <w:t xml:space="preserve">que sienten que, aunque se cuente con este </w:t>
      </w:r>
      <w:r w:rsidR="00F95B03">
        <w:t>aplicativo informático</w:t>
      </w:r>
      <w:r w:rsidRPr="00BA156B">
        <w:t xml:space="preserve">, </w:t>
      </w:r>
      <w:r w:rsidR="008D4A58" w:rsidRPr="00BA156B">
        <w:t>sus reclamos no será</w:t>
      </w:r>
      <w:r w:rsidR="00F404EB" w:rsidRPr="00BA156B">
        <w:t xml:space="preserve">n escuchados. Esto muestra que </w:t>
      </w:r>
      <w:r w:rsidR="009A5AA1" w:rsidRPr="00BA156B">
        <w:t xml:space="preserve">la brecha que existe entre los ciudadanos y las IPRESS es bastante grande y probablemente no </w:t>
      </w:r>
      <w:r w:rsidR="00804D49" w:rsidRPr="00BA156B">
        <w:t>está</w:t>
      </w:r>
      <w:r w:rsidR="009A5AA1" w:rsidRPr="00BA156B">
        <w:t xml:space="preserve"> siendo trabajada correctamente para eliminarla. Los ciudadanos sienten que no son escuchados y que sus problemas y dificultades le son indiferentes a los prestadores de salud, esto hace que no se sientan cómodos para poder presentar sus reclamos </w:t>
      </w:r>
      <w:r w:rsidR="00465CE9" w:rsidRPr="00BA156B">
        <w:t>y,</w:t>
      </w:r>
      <w:r w:rsidR="009A5AA1" w:rsidRPr="00BA156B">
        <w:t xml:space="preserve"> por ende, no lo hagan. Esta herramienta no va a resultar de mucha utilidad si es que </w:t>
      </w:r>
      <w:r w:rsidRPr="00BA156B">
        <w:t>esta</w:t>
      </w:r>
      <w:r w:rsidR="00F26C15" w:rsidRPr="00BA156B">
        <w:t xml:space="preserve"> brecha </w:t>
      </w:r>
      <w:r w:rsidRPr="00BA156B">
        <w:t>no es correctamente abordada</w:t>
      </w:r>
      <w:r w:rsidR="00F26C15" w:rsidRPr="00BA156B">
        <w:t>.</w:t>
      </w:r>
    </w:p>
    <w:p w14:paraId="29917910" w14:textId="77777777" w:rsidR="00C1603F" w:rsidRPr="00BA156B" w:rsidRDefault="00717F0C" w:rsidP="000635A6">
      <w:pPr>
        <w:pStyle w:val="Ttulo2"/>
        <w:rPr>
          <w:lang w:val="es-PE"/>
        </w:rPr>
      </w:pPr>
      <w:bookmarkStart w:id="610" w:name="_Toc520655737"/>
      <w:r w:rsidRPr="00BA156B">
        <w:rPr>
          <w:lang w:val="es-PE"/>
        </w:rPr>
        <w:t>De los h</w:t>
      </w:r>
      <w:r w:rsidR="00C1603F" w:rsidRPr="00BA156B">
        <w:rPr>
          <w:lang w:val="es-PE"/>
        </w:rPr>
        <w:t>allazgos de la fase de p</w:t>
      </w:r>
      <w:r w:rsidR="009E2064" w:rsidRPr="00BA156B">
        <w:rPr>
          <w:lang w:val="es-PE"/>
        </w:rPr>
        <w:t>rueba</w:t>
      </w:r>
      <w:bookmarkEnd w:id="610"/>
    </w:p>
    <w:p w14:paraId="4CDE36F9" w14:textId="77777777" w:rsidR="008C4674" w:rsidRPr="00862EA1" w:rsidRDefault="00DC0C98" w:rsidP="00862EA1">
      <w:pPr>
        <w:pStyle w:val="Texto"/>
      </w:pPr>
      <w:r w:rsidRPr="00BA156B">
        <w:t xml:space="preserve">Ya que este prototipo fue creado siguiendo las tendencias de diseño junto con los principios heurísticos, la mayoría de elementos planteados resultaron útiles para </w:t>
      </w:r>
      <w:r w:rsidR="001E3A11" w:rsidRPr="00BA156B">
        <w:t>los usuarios testeados y no se encontraron cambios muy grandes para realizarse en el prototipo</w:t>
      </w:r>
      <w:r w:rsidRPr="00BA156B">
        <w:t>. Esto prueba de que la investigación de usuarios realiza</w:t>
      </w:r>
      <w:r w:rsidR="00D00DDC">
        <w:t>da en la primera etapa, recopiló</w:t>
      </w:r>
      <w:r w:rsidRPr="00BA156B">
        <w:t xml:space="preserve"> </w:t>
      </w:r>
      <w:r w:rsidR="001E3A11" w:rsidRPr="00BA156B">
        <w:t>correctamente las necesidades de lo</w:t>
      </w:r>
      <w:r w:rsidRPr="00BA156B">
        <w:t xml:space="preserve">s </w:t>
      </w:r>
      <w:r w:rsidR="001E3A11" w:rsidRPr="00BA156B">
        <w:t>usuarios</w:t>
      </w:r>
      <w:r w:rsidRPr="00BA156B">
        <w:t xml:space="preserve"> y </w:t>
      </w:r>
      <w:r w:rsidR="001E3A11" w:rsidRPr="00BA156B">
        <w:t xml:space="preserve">estos fueron adecuadamente plasmados en los requerimientos del </w:t>
      </w:r>
      <w:r w:rsidR="00F95B03">
        <w:t>aplicativo informático</w:t>
      </w:r>
      <w:r w:rsidR="001E3A11" w:rsidRPr="00BA156B">
        <w:t>.</w:t>
      </w:r>
    </w:p>
    <w:p w14:paraId="03EFD856" w14:textId="77777777" w:rsidR="00CB765D" w:rsidRPr="00862EA1" w:rsidRDefault="00D00DDC" w:rsidP="00862EA1">
      <w:pPr>
        <w:pStyle w:val="Texto"/>
      </w:pPr>
      <w:r>
        <w:t>Cuando se les preguntó</w:t>
      </w:r>
      <w:r w:rsidR="001E3A11" w:rsidRPr="00BA156B">
        <w:t xml:space="preserve"> a los entrevistados sobre el término ‘Solicitudes’, se mostraron de acuerdo con nombrarlo de esta manera y no exclusivamente como ‘Reclamos’. </w:t>
      </w:r>
      <w:r w:rsidR="008C4674" w:rsidRPr="00BA156B">
        <w:t xml:space="preserve">Esto es importante </w:t>
      </w:r>
      <w:r w:rsidR="00465CE9" w:rsidRPr="00BA156B">
        <w:t>ya que,</w:t>
      </w:r>
      <w:r w:rsidR="008C4674" w:rsidRPr="00BA156B">
        <w:t xml:space="preserve"> si se desea mejorar la relación de comunicación entre ciudadanos e IPRESS, mostrar solo la parte negativa de las IPRESS no </w:t>
      </w:r>
      <w:r w:rsidR="001E3A11" w:rsidRPr="00BA156B">
        <w:t>ayudaría</w:t>
      </w:r>
      <w:r w:rsidR="008C4674" w:rsidRPr="00BA156B">
        <w:t xml:space="preserve">, </w:t>
      </w:r>
      <w:r w:rsidR="001E3A11" w:rsidRPr="00BA156B">
        <w:t>e incluso</w:t>
      </w:r>
      <w:r w:rsidR="008C4674" w:rsidRPr="00BA156B">
        <w:t xml:space="preserve"> podría</w:t>
      </w:r>
      <w:r w:rsidR="001E3A11" w:rsidRPr="00BA156B">
        <w:t xml:space="preserve"> prestarse a malas interpretaciones </w:t>
      </w:r>
      <w:r w:rsidR="001E3A11" w:rsidRPr="00BA156B">
        <w:lastRenderedPageBreak/>
        <w:t>relacionándolo como un gran foro de reclamos donde no tiene participación la IPRESS</w:t>
      </w:r>
      <w:r w:rsidR="008C4674" w:rsidRPr="00BA156B">
        <w:t xml:space="preserve">. </w:t>
      </w:r>
    </w:p>
    <w:p w14:paraId="234B019C" w14:textId="77777777" w:rsidR="00C1603F" w:rsidRDefault="00CB765D" w:rsidP="00862EA1">
      <w:pPr>
        <w:pStyle w:val="Texto"/>
      </w:pPr>
      <w:r w:rsidRPr="00BA156B">
        <w:t xml:space="preserve">De los distintos estados que puede tener una solicitud, surgió la propuesta de incluir el estado ‘No Solucionable’. Incluir </w:t>
      </w:r>
      <w:r w:rsidR="00EA256A" w:rsidRPr="00BA156B">
        <w:t>dicho</w:t>
      </w:r>
      <w:r w:rsidRPr="00BA156B">
        <w:t xml:space="preserve"> estado no se presenta como una buena alternativa ya que, aunque existan solicitudes que no cuent</w:t>
      </w:r>
      <w:r w:rsidR="00EA256A" w:rsidRPr="00BA156B">
        <w:t xml:space="preserve">an con una forma inmediata de </w:t>
      </w:r>
      <w:r w:rsidRPr="00BA156B">
        <w:t xml:space="preserve">solución, </w:t>
      </w:r>
      <w:r w:rsidR="00EA256A" w:rsidRPr="00BA156B">
        <w:t xml:space="preserve">el nombre planteado podría perjudicar la imagen resolutiva que se intenta construir </w:t>
      </w:r>
      <w:r w:rsidR="00800377" w:rsidRPr="00BA156B">
        <w:t xml:space="preserve">a la IPRESS </w:t>
      </w:r>
      <w:r w:rsidR="00EA256A" w:rsidRPr="00BA156B">
        <w:t xml:space="preserve">con este </w:t>
      </w:r>
      <w:r w:rsidR="00F95B03">
        <w:t>aplicativo informático</w:t>
      </w:r>
      <w:r w:rsidR="00800377" w:rsidRPr="00BA156B">
        <w:t>,</w:t>
      </w:r>
      <w:r w:rsidR="00EA256A" w:rsidRPr="00BA156B">
        <w:t xml:space="preserve"> porque da a entender que </w:t>
      </w:r>
      <w:r w:rsidRPr="00BA156B">
        <w:t xml:space="preserve">no es capaz de resolver los inconvenientes </w:t>
      </w:r>
      <w:r w:rsidR="00EA256A" w:rsidRPr="00BA156B">
        <w:t>ocurridos</w:t>
      </w:r>
      <w:r w:rsidRPr="00BA156B">
        <w:t xml:space="preserve">. </w:t>
      </w:r>
      <w:r w:rsidR="00800377" w:rsidRPr="00BA156B">
        <w:t xml:space="preserve">No sería necesaria la creación de este estado si es que se utilizara este </w:t>
      </w:r>
      <w:r w:rsidR="00F95B03">
        <w:t>aplicativo informático</w:t>
      </w:r>
      <w:r w:rsidRPr="00BA156B">
        <w:t xml:space="preserve"> </w:t>
      </w:r>
      <w:r w:rsidR="001E0F71" w:rsidRPr="00BA156B">
        <w:t xml:space="preserve">a nivel nacional para el manejo de los reclamos que involucren a </w:t>
      </w:r>
      <w:r w:rsidR="00800377" w:rsidRPr="00BA156B">
        <w:t xml:space="preserve">todas las </w:t>
      </w:r>
      <w:r w:rsidR="00D14C80" w:rsidRPr="00BA156B">
        <w:t xml:space="preserve">entidades públicas y </w:t>
      </w:r>
      <w:r w:rsidR="00800377" w:rsidRPr="00BA156B">
        <w:t>derivando correctamente los reclamos. Con esto</w:t>
      </w:r>
      <w:r w:rsidR="00D14C80" w:rsidRPr="00BA156B">
        <w:t xml:space="preserve">, la comunicación entre ciudadano y gobierno público se </w:t>
      </w:r>
      <w:r w:rsidR="008E130E" w:rsidRPr="00BA156B">
        <w:t>vería</w:t>
      </w:r>
      <w:r w:rsidR="00D14C80" w:rsidRPr="00BA156B">
        <w:t xml:space="preserve"> altamente beneficiado ya que</w:t>
      </w:r>
      <w:r w:rsidR="00800377" w:rsidRPr="00BA156B">
        <w:t xml:space="preserve"> permitiría ser una vía centralizada para el ingreso y monitoreo de los reclamos en entidades públicas</w:t>
      </w:r>
      <w:r w:rsidR="00D14C80" w:rsidRPr="00BA156B">
        <w:t>.</w:t>
      </w:r>
    </w:p>
    <w:p w14:paraId="0F897127" w14:textId="77777777" w:rsidR="008E7400" w:rsidRPr="00862EA1" w:rsidRDefault="008E7400" w:rsidP="007815C0">
      <w:pPr>
        <w:pStyle w:val="Ttulo2"/>
      </w:pPr>
      <w:bookmarkStart w:id="611" w:name="_Toc520655738"/>
      <w:r>
        <w:t>Limitaciones</w:t>
      </w:r>
      <w:bookmarkEnd w:id="611"/>
    </w:p>
    <w:p w14:paraId="26C6907A" w14:textId="5FBBAC75" w:rsidR="00524A0A" w:rsidRDefault="008A445E" w:rsidP="00862EA1">
      <w:pPr>
        <w:pStyle w:val="Texto"/>
      </w:pPr>
      <w:r w:rsidRPr="00BA156B">
        <w:t xml:space="preserve">Una de las grandes limitantes de este estudio </w:t>
      </w:r>
      <w:r w:rsidR="00800377" w:rsidRPr="00BA156B">
        <w:t>el número</w:t>
      </w:r>
      <w:r w:rsidRPr="00BA156B">
        <w:t xml:space="preserve"> de iteraciones </w:t>
      </w:r>
      <w:r w:rsidR="00800377" w:rsidRPr="00BA156B">
        <w:t xml:space="preserve">realizadas. </w:t>
      </w:r>
      <w:r w:rsidR="004D0B2C">
        <w:t xml:space="preserve">Siendo lo ideal realizar iteraciones con un máximo de 5 pruebas de usuarios,  se realizaron iteraciones con 3 </w:t>
      </w:r>
      <w:r w:rsidR="00806EEF">
        <w:t>usuarios para cada tipo de usuario evaluado debido a poco tiempo que se contaba para realizar las pruebas. Sin embargo, iteraciones con 5 usuarios por cada tipo de usuario hubiera sido preferible para poder refinar el prototipo. Adicionalmente, de manera ideal</w:t>
      </w:r>
      <w:r w:rsidR="00472F37" w:rsidRPr="00BA156B">
        <w:t xml:space="preserve"> se</w:t>
      </w:r>
      <w:r w:rsidR="00800377" w:rsidRPr="00BA156B">
        <w:t xml:space="preserve"> deberían tener la</w:t>
      </w:r>
      <w:r w:rsidR="00472F37" w:rsidRPr="00BA156B">
        <w:t xml:space="preserve"> misma cantidad de iteraciones para todos los tipos de usuarios</w:t>
      </w:r>
      <w:r w:rsidR="004A78C7" w:rsidRPr="00BA156B">
        <w:t xml:space="preserve"> </w:t>
      </w:r>
      <w:r w:rsidR="0077483C" w:rsidRPr="00BA156B">
        <w:fldChar w:fldCharType="begin" w:fldLock="1"/>
      </w:r>
      <w:r w:rsidR="000A0E57">
        <w:instrText>ADDIN CSL_CITATION {"citationItems":[{"id":"ITEM-1","itemData":{"DOI":"http://www.useit.com/alertbox/20000319.html","ISSN":"1548-5552","abstract":"Some people think that usability is very costly and complex and that user tests should be reserved for the rare web design project with a huge budget and a lavish time schedule. Not true. Elaborate usability tests are a waste of resources. The best results come from testing no more than 5 users and running as many small tests as you can afford.","author":[{"dropping-particle":"","family":"Nielsen","given":"Jakob","non-dropping-particle":"","parse-names":false,"suffix":""}],"container-title":"Jakob Nielsens Alertbox","id":"ITEM-1","issue":"September 23","issued":{"date-parts":[["2000"]]},"page":"1-4","title":"Why You Only Need to Test with 5 Users","type":"article-journal","volume":"19"},"uris":["http://www.mendeley.com/documents/?uuid=007081ac-d03f-32a1-b112-3be8059bb31c"]}],"mendeley":{"formattedCitation":"(59)","plainTextFormattedCitation":"(59)","previouslyFormattedCitation":"(62)"},"properties":{"noteIndex":0},"schema":"https://github.com/citation-style-language/schema/raw/master/csl-citation.json"}</w:instrText>
      </w:r>
      <w:r w:rsidR="0077483C" w:rsidRPr="00BA156B">
        <w:fldChar w:fldCharType="separate"/>
      </w:r>
      <w:r w:rsidR="000A0E57" w:rsidRPr="000A0E57">
        <w:rPr>
          <w:noProof/>
        </w:rPr>
        <w:t>(59)</w:t>
      </w:r>
      <w:r w:rsidR="0077483C" w:rsidRPr="00BA156B">
        <w:fldChar w:fldCharType="end"/>
      </w:r>
      <w:r w:rsidR="00570880" w:rsidRPr="00BA156B">
        <w:t>,</w:t>
      </w:r>
      <w:r w:rsidR="00472F37" w:rsidRPr="00BA156B">
        <w:t xml:space="preserve"> </w:t>
      </w:r>
      <w:r w:rsidR="00570880" w:rsidRPr="00BA156B">
        <w:t>pero esto</w:t>
      </w:r>
      <w:r w:rsidR="00472F37" w:rsidRPr="00BA156B">
        <w:t xml:space="preserve"> no fue posible debido a la poca respuesta del personal de SUSALUD.</w:t>
      </w:r>
      <w:r w:rsidR="00800377" w:rsidRPr="00BA156B">
        <w:t xml:space="preserve"> Es por esto que se itero 2 veces en </w:t>
      </w:r>
      <w:r w:rsidR="00800377" w:rsidRPr="00BA156B">
        <w:lastRenderedPageBreak/>
        <w:t>las pantallas presentad</w:t>
      </w:r>
      <w:r w:rsidR="00D00DDC">
        <w:t>as para ciudadanos y gestores má</w:t>
      </w:r>
      <w:r w:rsidR="00800377" w:rsidRPr="00BA156B">
        <w:t>s solo una vez para el personal de SUSALUD.</w:t>
      </w:r>
    </w:p>
    <w:p w14:paraId="2AA171B6" w14:textId="77777777" w:rsidR="00AC0179" w:rsidRDefault="00AC0179" w:rsidP="00862EA1">
      <w:pPr>
        <w:pStyle w:val="Texto"/>
      </w:pPr>
      <w:r>
        <w:t>Acerca de la clasificación de reclamos</w:t>
      </w:r>
      <w:r w:rsidR="00152904">
        <w:t xml:space="preserve"> presentada</w:t>
      </w:r>
      <w:r>
        <w:t xml:space="preserve">, </w:t>
      </w:r>
      <w:r w:rsidR="00152904">
        <w:t xml:space="preserve">a pesar de haberse realizado con el consenso de un grupo de 8 personas, entre personal de SUSALUD y gestores de IPRESS que trabajan de manera constante con los reclamos en salud, no se puede tomar la clasificación presentada como definitiva ya que no se puede comprobar que </w:t>
      </w:r>
      <w:r w:rsidR="00730A2F">
        <w:t>los criterios utilizados por estos usuarios se ciñen</w:t>
      </w:r>
      <w:r w:rsidR="00152904">
        <w:t xml:space="preserve"> a criterios utilizados internacionalmente para la clasificación de reclamos. Adicionalmente, existe un tema cultural en donde no se suele presentar cambios a propuestas hechas que puede haberse presentado con esta parte de la investigación. Resulta difícil identificar si no se presentaron cambios por ello o porque verdaderamente aceptaban cada categoría e ítem presentado.</w:t>
      </w:r>
    </w:p>
    <w:p w14:paraId="0E942158" w14:textId="77777777" w:rsidR="00152904" w:rsidRPr="00862EA1" w:rsidRDefault="00152904" w:rsidP="00862EA1">
      <w:pPr>
        <w:pStyle w:val="Texto"/>
      </w:pPr>
      <w:r>
        <w:t>Finalmente, luego de encontrar incongruencias en los datos p</w:t>
      </w:r>
      <w:r w:rsidR="009D09E8">
        <w:t>resentados del Sistema de</w:t>
      </w:r>
      <w:r>
        <w:t xml:space="preserve"> </w:t>
      </w:r>
      <w:r w:rsidR="009D09E8">
        <w:t xml:space="preserve">Solicitudes en Atención al Ciudadano es difícil poder confiar enteramente en los datos presentados por su Plataforma de Información y Difusión y esto hace que los ciudadanos que deseen acceder a esta información puedan estar accediendo a información errónea y no les permita tomar una decisión informada sobre </w:t>
      </w:r>
      <w:r w:rsidR="000969F2">
        <w:t>dónde</w:t>
      </w:r>
      <w:r w:rsidR="009D09E8">
        <w:t xml:space="preserve"> buscar atención médica de calidad. </w:t>
      </w:r>
    </w:p>
    <w:p w14:paraId="63CFF8B8" w14:textId="77777777" w:rsidR="000635A6" w:rsidRPr="00862EA1" w:rsidRDefault="00A12DD0" w:rsidP="00862EA1">
      <w:pPr>
        <w:pStyle w:val="Ttulo1"/>
      </w:pPr>
      <w:bookmarkStart w:id="612" w:name="_Toc520655739"/>
      <w:r w:rsidRPr="00BA156B">
        <w:lastRenderedPageBreak/>
        <w:t>Conclusiones</w:t>
      </w:r>
      <w:bookmarkEnd w:id="612"/>
    </w:p>
    <w:p w14:paraId="3C859D2F" w14:textId="77777777" w:rsidR="00C62DE9" w:rsidRDefault="00E37469" w:rsidP="00862EA1">
      <w:pPr>
        <w:pStyle w:val="Texto"/>
      </w:pPr>
      <w:r>
        <w:t>Al terminar este estudio se pudo concluir lo siguiente:</w:t>
      </w:r>
    </w:p>
    <w:p w14:paraId="6CEBF4F4" w14:textId="4FC43DB1" w:rsidR="00E37469" w:rsidRDefault="00E37469" w:rsidP="00E11071">
      <w:pPr>
        <w:pStyle w:val="Ttulo3"/>
        <w:jc w:val="both"/>
      </w:pPr>
      <w:bookmarkStart w:id="613" w:name="_Toc520655740"/>
      <w:commentRangeStart w:id="614"/>
      <w:del w:id="615" w:author="Regina Casanova" w:date="2018-08-11T21:35:00Z">
        <w:r>
          <w:delText>Se propuso el diseño</w:delText>
        </w:r>
      </w:del>
      <w:ins w:id="616" w:author="Regina Casanova" w:date="2018-08-11T21:35:00Z">
        <w:r w:rsidR="00B6483E">
          <w:t xml:space="preserve">El diseño centrado en </w:t>
        </w:r>
      </w:ins>
      <w:ins w:id="617" w:author="Regina Casanova" w:date="2018-08-11T21:47:00Z">
        <w:r w:rsidR="00EC6A3C">
          <w:t xml:space="preserve">el usuario </w:t>
        </w:r>
      </w:ins>
      <w:ins w:id="618" w:author="Regina Casanova" w:date="2018-08-11T21:35:00Z">
        <w:r w:rsidR="00B6483E">
          <w:t>mostró ser una herramienta efectiva en la creación</w:t>
        </w:r>
      </w:ins>
      <w:r w:rsidR="00B6483E">
        <w:t xml:space="preserve"> </w:t>
      </w:r>
      <w:commentRangeStart w:id="619"/>
      <w:r>
        <w:t>de un aplicativo informático centralizado, adaptado a la normativa y principios vigentes, para el recojo, gestión y monitoreo de reclamos en las IPRESS</w:t>
      </w:r>
      <w:del w:id="620" w:author="Regina Casanova" w:date="2018-08-11T21:35:00Z">
        <w:r>
          <w:delText xml:space="preserve"> que es accesible por el personal de SUSALUD para supervisión y por ciudadanos para tener una comunicación continua con su IPRESS</w:delText>
        </w:r>
      </w:del>
      <w:ins w:id="621" w:author="Regina Casanova" w:date="2018-08-11T21:35:00Z">
        <w:r>
          <w:t>.</w:t>
        </w:r>
        <w:bookmarkEnd w:id="613"/>
        <w:commentRangeEnd w:id="619"/>
        <w:r w:rsidR="00730A2F">
          <w:rPr>
            <w:rStyle w:val="Refdecomentario"/>
            <w:rFonts w:eastAsiaTheme="minorHAnsi" w:cstheme="minorBidi"/>
            <w:color w:val="auto"/>
            <w:lang w:val="es-ES_tradnl"/>
          </w:rPr>
          <w:commentReference w:id="619"/>
        </w:r>
      </w:ins>
      <w:r w:rsidR="00730A2F">
        <w:rPr>
          <w:rStyle w:val="Refdecomentario"/>
          <w:rFonts w:eastAsiaTheme="minorHAnsi" w:cstheme="minorBidi"/>
          <w:color w:val="auto"/>
          <w:lang w:val="es-ES_tradnl"/>
        </w:rPr>
        <w:commentReference w:id="614"/>
      </w:r>
      <w:commentRangeEnd w:id="614"/>
    </w:p>
    <w:p w14:paraId="33212F86" w14:textId="77777777" w:rsidR="008350F2" w:rsidRDefault="00730A2F" w:rsidP="00E11071">
      <w:pPr>
        <w:pStyle w:val="Ttulo3"/>
        <w:jc w:val="both"/>
      </w:pPr>
      <w:r>
        <w:t>Para el diseño de un aplicativo informático centralizado</w:t>
      </w:r>
      <w:r w:rsidR="00E37469">
        <w:t xml:space="preserve"> </w:t>
      </w:r>
      <w:bookmarkStart w:id="622" w:name="_Toc520655741"/>
      <w:r>
        <w:t>s</w:t>
      </w:r>
      <w:r w:rsidR="008350F2">
        <w:t>e identificaron necesidades, requerimientos, dificultades y problemas que enfrentaban los siguientes tipos de usuarios: Personal Administrativo de SUSALUD, Gestores de IPRESS y ciudadanos que puedan presentar reclamos respecto a atención brindada en IPRESS.</w:t>
      </w:r>
      <w:bookmarkEnd w:id="622"/>
    </w:p>
    <w:p w14:paraId="1B28FD53" w14:textId="77777777" w:rsidR="008350F2" w:rsidRDefault="008350F2" w:rsidP="00E11071">
      <w:pPr>
        <w:pStyle w:val="Ttulo3"/>
        <w:jc w:val="both"/>
      </w:pPr>
      <w:bookmarkStart w:id="623" w:name="_Toc520655742"/>
      <w:r>
        <w:t xml:space="preserve">Se diseñó un aplicativo informático de gestión de reclamos </w:t>
      </w:r>
      <w:r w:rsidR="00730A2F">
        <w:t>centrado en el usuario</w:t>
      </w:r>
      <w:r>
        <w:t>, que permitiera encontrar problemas a solucionar en la red de establecimientos de salud del MINSA del Perú.</w:t>
      </w:r>
      <w:bookmarkEnd w:id="623"/>
    </w:p>
    <w:p w14:paraId="0E8B243C" w14:textId="279DE485" w:rsidR="008350F2" w:rsidRPr="008350F2" w:rsidRDefault="008350F2" w:rsidP="00E11071">
      <w:pPr>
        <w:pStyle w:val="Ttulo3"/>
        <w:jc w:val="both"/>
      </w:pPr>
      <w:bookmarkStart w:id="624" w:name="_Toc520655743"/>
      <w:del w:id="625" w:author="Regina Casanova" w:date="2018-08-11T21:35:00Z">
        <w:r>
          <w:delText xml:space="preserve">Se evaluó el </w:delText>
        </w:r>
      </w:del>
      <w:ins w:id="626" w:author="Regina Casanova" w:date="2018-08-11T21:35:00Z">
        <w:r w:rsidR="00BB0D06">
          <w:t xml:space="preserve">La evaluación del </w:t>
        </w:r>
      </w:ins>
      <w:r w:rsidR="00BB0D06">
        <w:t xml:space="preserve">diseño propuesto </w:t>
      </w:r>
      <w:del w:id="627" w:author="Regina Casanova" w:date="2018-08-11T21:35:00Z">
        <w:r>
          <w:delText>para encontrar</w:delText>
        </w:r>
      </w:del>
      <w:ins w:id="628" w:author="Regina Casanova" w:date="2018-08-11T21:35:00Z">
        <w:r w:rsidR="00BB0D06">
          <w:t>permitió identificar deficiencias y formular</w:t>
        </w:r>
      </w:ins>
      <w:r w:rsidR="00BB0D06">
        <w:t xml:space="preserve"> mejoras</w:t>
      </w:r>
      <w:del w:id="629" w:author="Regina Casanova" w:date="2018-08-11T21:35:00Z">
        <w:r>
          <w:delText xml:space="preserve"> y/o corregir errores por medio</w:delText>
        </w:r>
      </w:del>
      <w:ins w:id="630" w:author="Regina Casanova" w:date="2018-08-11T21:35:00Z">
        <w:r w:rsidR="002C53EF">
          <w:t>. Estas deficiencias incluyeron entre otras el lenguaje utilizado, la ubicación</w:t>
        </w:r>
      </w:ins>
      <w:r w:rsidR="002C53EF">
        <w:t xml:space="preserve"> de </w:t>
      </w:r>
      <w:del w:id="631" w:author="Regina Casanova" w:date="2018-08-11T21:35:00Z">
        <w:r>
          <w:delText xml:space="preserve">pruebas con </w:delText>
        </w:r>
      </w:del>
      <w:r w:rsidR="002C53EF">
        <w:t xml:space="preserve">los </w:t>
      </w:r>
      <w:del w:id="632" w:author="Regina Casanova" w:date="2018-08-11T21:35:00Z">
        <w:r>
          <w:delText>tres tipos</w:delText>
        </w:r>
      </w:del>
      <w:ins w:id="633" w:author="Regina Casanova" w:date="2018-08-11T21:35:00Z">
        <w:r w:rsidR="002C53EF">
          <w:t>elementos y la ausencia</w:t>
        </w:r>
      </w:ins>
      <w:r w:rsidR="002C53EF">
        <w:t xml:space="preserve"> de </w:t>
      </w:r>
      <w:del w:id="634" w:author="Regina Casanova" w:date="2018-08-11T21:35:00Z">
        <w:r>
          <w:delText>usuarios antes mencionados.</w:delText>
        </w:r>
      </w:del>
      <w:ins w:id="635" w:author="Regina Casanova" w:date="2018-08-11T21:35:00Z">
        <w:r w:rsidR="002C53EF">
          <w:t>algunas variables importantes.</w:t>
        </w:r>
        <w:commentRangeStart w:id="636"/>
        <w:r>
          <w:t>.</w:t>
        </w:r>
      </w:ins>
      <w:bookmarkEnd w:id="624"/>
      <w:commentRangeEnd w:id="636"/>
      <w:r w:rsidR="00730A2F">
        <w:rPr>
          <w:rStyle w:val="Refdecomentario"/>
          <w:rFonts w:eastAsiaTheme="minorHAnsi" w:cstheme="minorBidi"/>
          <w:color w:val="auto"/>
          <w:lang w:val="es-ES_tradnl"/>
        </w:rPr>
        <w:commentReference w:id="636"/>
      </w:r>
    </w:p>
    <w:p w14:paraId="0AF9C56D" w14:textId="77777777" w:rsidR="008350F2" w:rsidRPr="00B01000" w:rsidRDefault="008350F2" w:rsidP="007815C0"/>
    <w:p w14:paraId="2B179FD8" w14:textId="77777777" w:rsidR="004A78C7" w:rsidRDefault="00A12DD0" w:rsidP="00862EA1">
      <w:pPr>
        <w:pStyle w:val="Ttulo1"/>
      </w:pPr>
      <w:bookmarkStart w:id="637" w:name="_Toc520655744"/>
      <w:r w:rsidRPr="00BA156B">
        <w:lastRenderedPageBreak/>
        <w:t>Recomendaciones</w:t>
      </w:r>
      <w:bookmarkEnd w:id="637"/>
    </w:p>
    <w:p w14:paraId="445BF29E" w14:textId="04F2F229" w:rsidR="003D69FB" w:rsidRPr="003D69FB" w:rsidRDefault="003D69FB" w:rsidP="00E11071">
      <w:pPr>
        <w:pStyle w:val="Ttulo3"/>
        <w:numPr>
          <w:ilvl w:val="0"/>
          <w:numId w:val="56"/>
        </w:numPr>
        <w:ind w:left="1418"/>
        <w:jc w:val="both"/>
      </w:pPr>
      <w:bookmarkStart w:id="638" w:name="_Toc520655745"/>
      <w:del w:id="639" w:author="Regina Casanova" w:date="2018-08-11T21:35:00Z">
        <w:r>
          <w:delText xml:space="preserve">La implementación </w:delText>
        </w:r>
      </w:del>
      <w:ins w:id="640" w:author="Regina Casanova" w:date="2018-08-11T21:35:00Z">
        <w:r w:rsidR="008350E0">
          <w:t xml:space="preserve">Antes </w:t>
        </w:r>
      </w:ins>
      <w:r w:rsidR="008350E0">
        <w:t xml:space="preserve">del </w:t>
      </w:r>
      <w:del w:id="641" w:author="Regina Casanova" w:date="2018-08-11T21:35:00Z">
        <w:r w:rsidR="00F95B03">
          <w:delText>aplicativo informático</w:delText>
        </w:r>
        <w:r w:rsidRPr="00BA156B">
          <w:delText xml:space="preserve"> propuesto</w:delText>
        </w:r>
      </w:del>
      <w:ins w:id="642" w:author="Regina Casanova" w:date="2018-08-11T21:35:00Z">
        <w:r w:rsidR="00F54C82">
          <w:t>desarrollo</w:t>
        </w:r>
        <w:r w:rsidR="00823CA9">
          <w:t xml:space="preserve"> de la versión final de la herramienta,</w:t>
        </w:r>
      </w:ins>
      <w:r w:rsidR="00823CA9">
        <w:t xml:space="preserve"> se </w:t>
      </w:r>
      <w:del w:id="643" w:author="Regina Casanova" w:date="2018-08-11T21:35:00Z">
        <w:r w:rsidRPr="00BA156B">
          <w:delText>ve</w:delText>
        </w:r>
      </w:del>
      <w:ins w:id="644" w:author="Regina Casanova" w:date="2018-08-11T21:35:00Z">
        <w:r w:rsidR="00823CA9">
          <w:t xml:space="preserve">recomienda </w:t>
        </w:r>
        <w:r w:rsidR="00C6591F">
          <w:t xml:space="preserve">la </w:t>
        </w:r>
        <w:r w:rsidR="003F5911">
          <w:t xml:space="preserve">elaboración </w:t>
        </w:r>
        <w:r w:rsidR="00F54C82">
          <w:t xml:space="preserve">de una versión piloto </w:t>
        </w:r>
        <w:r w:rsidR="00C6591F">
          <w:t>mejorada</w:t>
        </w:r>
        <w:r w:rsidR="00F54C82">
          <w:t>, así</w:t>
        </w:r>
      </w:ins>
      <w:r w:rsidR="00F54C82">
        <w:t xml:space="preserve"> como </w:t>
      </w:r>
      <w:del w:id="645" w:author="Regina Casanova" w:date="2018-08-11T21:35:00Z">
        <w:r w:rsidRPr="00BA156B">
          <w:delText>el siguiente paso</w:delText>
        </w:r>
      </w:del>
      <w:ins w:id="646" w:author="Regina Casanova" w:date="2018-08-11T21:35:00Z">
        <w:r w:rsidR="00F54C82">
          <w:t>su evaluación</w:t>
        </w:r>
      </w:ins>
      <w:r w:rsidR="00F54C82">
        <w:t xml:space="preserve"> e</w:t>
      </w:r>
      <w:r w:rsidR="00E51DCD">
        <w:t>n estudios complementarios</w:t>
      </w:r>
      <w:r w:rsidR="00F54C82">
        <w:t xml:space="preserve">. </w:t>
      </w:r>
      <w:r w:rsidR="00326232">
        <w:t>Dichos estudios</w:t>
      </w:r>
      <w:r w:rsidR="00F54C82">
        <w:t xml:space="preserve"> debería</w:t>
      </w:r>
      <w:r w:rsidR="00326232">
        <w:t>n</w:t>
      </w:r>
      <w:del w:id="647" w:author="Regina Casanova" w:date="2018-08-11T21:35:00Z">
        <w:r>
          <w:delText xml:space="preserve">, adicionalmente a implementar el </w:delText>
        </w:r>
        <w:r w:rsidR="00F95B03">
          <w:delText>aplicativo informático</w:delText>
        </w:r>
        <w:r>
          <w:delText xml:space="preserve"> planteado, hacer un estudio piloto </w:delText>
        </w:r>
      </w:del>
      <w:ins w:id="648" w:author="Regina Casanova" w:date="2018-08-11T21:35:00Z">
        <w:r w:rsidR="00F54C82">
          <w:t xml:space="preserve"> llevarse a cabo </w:t>
        </w:r>
        <w:r w:rsidR="00C96FE3">
          <w:t>mediante la</w:t>
        </w:r>
        <w:r w:rsidR="00495562">
          <w:t xml:space="preserve"> implementación </w:t>
        </w:r>
      </w:ins>
      <w:r w:rsidR="00E51DCD">
        <w:t>en al menos dos establecimientos de salud</w:t>
      </w:r>
      <w:r w:rsidR="00495562">
        <w:t xml:space="preserve"> de mediana </w:t>
      </w:r>
      <w:del w:id="649" w:author="Regina Casanova" w:date="2018-08-11T21:35:00Z">
        <w:r>
          <w:delText>y/</w:delText>
        </w:r>
      </w:del>
      <w:r w:rsidR="00495562">
        <w:t>o alta complejidad</w:t>
      </w:r>
      <w:r w:rsidR="007D311A">
        <w:t xml:space="preserve">. </w:t>
      </w:r>
      <w:del w:id="650" w:author="Regina Casanova" w:date="2018-08-11T21:35:00Z">
        <w:r>
          <w:delText>Estos</w:delText>
        </w:r>
      </w:del>
      <w:ins w:id="651" w:author="Regina Casanova" w:date="2018-08-11T21:35:00Z">
        <w:r w:rsidR="007D311A">
          <w:t>Los</w:t>
        </w:r>
      </w:ins>
      <w:r w:rsidR="007D311A">
        <w:t xml:space="preserve"> estudios</w:t>
      </w:r>
      <w:r w:rsidR="00C96FE3">
        <w:t xml:space="preserve"> deberían </w:t>
      </w:r>
      <w:del w:id="652" w:author="Regina Casanova" w:date="2018-08-11T21:35:00Z">
        <w:r>
          <w:delText xml:space="preserve">dar mejoras al prototipo presentado en este estudio y deberían </w:delText>
        </w:r>
      </w:del>
      <w:r w:rsidR="00C96FE3">
        <w:t xml:space="preserve">medir </w:t>
      </w:r>
      <w:r w:rsidR="007D311A">
        <w:t xml:space="preserve">sus </w:t>
      </w:r>
      <w:del w:id="653" w:author="Regina Casanova" w:date="2018-08-11T21:35:00Z">
        <w:r>
          <w:delText>resultados en forma</w:delText>
        </w:r>
      </w:del>
      <w:ins w:id="654" w:author="Regina Casanova" w:date="2018-08-11T21:35:00Z">
        <w:r w:rsidR="007D311A">
          <w:t>calidad</w:t>
        </w:r>
        <w:r w:rsidR="00B90CFA" w:rsidRPr="00B90CFA">
          <w:t xml:space="preserve"> </w:t>
        </w:r>
        <w:r w:rsidR="00B90CFA">
          <w:t>de manera</w:t>
        </w:r>
      </w:ins>
      <w:r w:rsidR="00B90CFA">
        <w:t xml:space="preserve"> cuantitativa</w:t>
      </w:r>
      <w:del w:id="655" w:author="Regina Casanova" w:date="2018-08-11T21:35:00Z">
        <w:r>
          <w:delText>,</w:delText>
        </w:r>
      </w:del>
      <w:ins w:id="656" w:author="Regina Casanova" w:date="2018-08-11T21:35:00Z">
        <w:r w:rsidR="00B90CFA">
          <w:t xml:space="preserve"> </w:t>
        </w:r>
      </w:ins>
      <w:r>
        <w:t xml:space="preserve"> mediante el cuestionario</w:t>
      </w:r>
      <w:r w:rsidR="007A617D">
        <w:t xml:space="preserve"> Escala de Usabilidad del Sistema</w:t>
      </w:r>
      <w:r w:rsidR="00025616">
        <w:t xml:space="preserve"> </w:t>
      </w:r>
      <w:r w:rsidR="007A617D">
        <w:t>(</w:t>
      </w:r>
      <w:proofErr w:type="spellStart"/>
      <w:r w:rsidR="007A617D">
        <w:t>System</w:t>
      </w:r>
      <w:proofErr w:type="spellEnd"/>
      <w:r w:rsidR="007A617D">
        <w:t xml:space="preserve"> </w:t>
      </w:r>
      <w:proofErr w:type="spellStart"/>
      <w:r w:rsidR="007A617D">
        <w:t>Usability</w:t>
      </w:r>
      <w:proofErr w:type="spellEnd"/>
      <w:r w:rsidR="007A617D">
        <w:t xml:space="preserve"> </w:t>
      </w:r>
      <w:proofErr w:type="spellStart"/>
      <w:r w:rsidR="007A617D">
        <w:t>Scale</w:t>
      </w:r>
      <w:proofErr w:type="spellEnd"/>
      <w:r w:rsidR="007A617D">
        <w:t>,</w:t>
      </w:r>
      <w:r>
        <w:t xml:space="preserve"> SUS</w:t>
      </w:r>
      <w:r w:rsidR="007A617D">
        <w:t>)</w:t>
      </w:r>
      <w:r>
        <w:t xml:space="preserve">, y cualitativa, mediante la resolución de tareas complejas tanto en un ambiente controlado como en uno no controlado. </w:t>
      </w:r>
      <w:r w:rsidRPr="00BA156B">
        <w:t xml:space="preserve"> </w:t>
      </w:r>
      <w:del w:id="657" w:author="Regina Casanova" w:date="2018-08-11T21:35:00Z">
        <w:r>
          <w:delText>Adicionalmente,</w:delText>
        </w:r>
      </w:del>
      <w:ins w:id="658" w:author="Regina Casanova" w:date="2018-08-11T21:35:00Z">
        <w:r w:rsidR="00004634">
          <w:t>Por su importancia en la satisfacción de los pacientes asegurados</w:t>
        </w:r>
        <w:r>
          <w:t>,</w:t>
        </w:r>
        <w:r w:rsidRPr="00BA156B">
          <w:t xml:space="preserve"> </w:t>
        </w:r>
        <w:r w:rsidR="0063168C">
          <w:t>en esta evaluación</w:t>
        </w:r>
      </w:ins>
      <w:r w:rsidR="0063168C">
        <w:t xml:space="preserve"> </w:t>
      </w:r>
      <w:r w:rsidRPr="00BA156B">
        <w:t xml:space="preserve">debería incluirse </w:t>
      </w:r>
      <w:del w:id="659" w:author="Regina Casanova" w:date="2018-08-11T21:35:00Z">
        <w:r w:rsidRPr="00BA156B">
          <w:delText>el tipo de usuario</w:delText>
        </w:r>
      </w:del>
      <w:ins w:id="660" w:author="Regina Casanova" w:date="2018-08-11T21:35:00Z">
        <w:r w:rsidR="0064337C">
          <w:t>personal</w:t>
        </w:r>
      </w:ins>
      <w:r w:rsidRPr="00BA156B">
        <w:t xml:space="preserve"> de las IAFAS</w:t>
      </w:r>
      <w:del w:id="661" w:author="Regina Casanova" w:date="2018-08-11T21:35:00Z">
        <w:r w:rsidRPr="00BA156B">
          <w:delText xml:space="preserve"> ya que bastante problemática reside en las aseguradoras y sus planes de cobertura</w:delText>
        </w:r>
      </w:del>
      <w:r w:rsidRPr="00BA156B">
        <w:t>.</w:t>
      </w:r>
      <w:bookmarkEnd w:id="638"/>
    </w:p>
    <w:p w14:paraId="16776660" w14:textId="1C536521" w:rsidR="004C04E9" w:rsidRDefault="003D69FB" w:rsidP="00E11071">
      <w:pPr>
        <w:pStyle w:val="Ttulo3"/>
        <w:numPr>
          <w:ilvl w:val="0"/>
          <w:numId w:val="56"/>
        </w:numPr>
        <w:tabs>
          <w:tab w:val="left" w:pos="1560"/>
        </w:tabs>
        <w:ind w:left="1418"/>
        <w:jc w:val="both"/>
      </w:pPr>
      <w:bookmarkStart w:id="662" w:name="_Toc520655746"/>
      <w:r>
        <w:t xml:space="preserve">Al encontrarse </w:t>
      </w:r>
      <w:ins w:id="663" w:author="Regina Casanova" w:date="2018-08-11T21:35:00Z">
        <w:r w:rsidR="004446F8">
          <w:t xml:space="preserve">una variedad de </w:t>
        </w:r>
      </w:ins>
      <w:r>
        <w:t xml:space="preserve">formas </w:t>
      </w:r>
      <w:del w:id="664" w:author="Regina Casanova" w:date="2018-08-11T21:35:00Z">
        <w:r>
          <w:delText xml:space="preserve">diferentes para manejar los reclamos dentro de establecimientos </w:delText>
        </w:r>
      </w:del>
      <w:r w:rsidR="004446F8">
        <w:t xml:space="preserve">de </w:t>
      </w:r>
      <w:ins w:id="665" w:author="Regina Casanova" w:date="2018-08-11T21:35:00Z">
        <w:r w:rsidR="004446F8">
          <w:t xml:space="preserve">manejo </w:t>
        </w:r>
        <w:r w:rsidR="002E7764">
          <w:t xml:space="preserve">de reclamos </w:t>
        </w:r>
        <w:r w:rsidR="004446F8">
          <w:t>entre</w:t>
        </w:r>
        <w:r>
          <w:t xml:space="preserve"> establecimientos de </w:t>
        </w:r>
      </w:ins>
      <w:r>
        <w:t>salud del MINSA</w:t>
      </w:r>
      <w:ins w:id="666" w:author="Regina Casanova" w:date="2018-08-11T21:35:00Z">
        <w:r w:rsidR="004446F8">
          <w:t>,</w:t>
        </w:r>
      </w:ins>
      <w:r>
        <w:t xml:space="preserve"> se sugiere </w:t>
      </w:r>
      <w:del w:id="667" w:author="Regina Casanova" w:date="2018-08-11T21:35:00Z">
        <w:r>
          <w:delText>que el establecimiento de</w:delText>
        </w:r>
      </w:del>
      <w:ins w:id="668" w:author="Regina Casanova" w:date="2018-08-11T21:35:00Z">
        <w:r w:rsidR="00704787">
          <w:t>la implementación</w:t>
        </w:r>
      </w:ins>
      <w:r w:rsidR="00704787">
        <w:t xml:space="preserve"> </w:t>
      </w:r>
      <w:r>
        <w:t>un sistema unificado</w:t>
      </w:r>
      <w:del w:id="669" w:author="Regina Casanova" w:date="2018-08-11T21:35:00Z">
        <w:r>
          <w:delText xml:space="preserve">, </w:delText>
        </w:r>
      </w:del>
      <w:ins w:id="670" w:author="Regina Casanova" w:date="2018-08-11T21:35:00Z">
        <w:r w:rsidR="008F34A6">
          <w:t>—</w:t>
        </w:r>
      </w:ins>
      <w:r>
        <w:t>no exclusivamente informático</w:t>
      </w:r>
      <w:del w:id="671" w:author="Regina Casanova" w:date="2018-08-11T21:35:00Z">
        <w:r>
          <w:delText xml:space="preserve">, sea implementado en los establecimientos de salud del MINSA </w:delText>
        </w:r>
      </w:del>
      <w:ins w:id="672" w:author="Regina Casanova" w:date="2018-08-11T21:35:00Z">
        <w:r w:rsidR="008F34A6">
          <w:t>—</w:t>
        </w:r>
      </w:ins>
      <w:r>
        <w:t xml:space="preserve">para </w:t>
      </w:r>
      <w:del w:id="673" w:author="Regina Casanova" w:date="2018-08-11T21:35:00Z">
        <w:r>
          <w:delText>un</w:delText>
        </w:r>
      </w:del>
      <w:ins w:id="674" w:author="Regina Casanova" w:date="2018-08-11T21:35:00Z">
        <w:r w:rsidR="00AD7A7A">
          <w:t>el</w:t>
        </w:r>
      </w:ins>
      <w:r>
        <w:t xml:space="preserve"> manejo </w:t>
      </w:r>
      <w:del w:id="675" w:author="Regina Casanova" w:date="2018-08-11T21:35:00Z">
        <w:r>
          <w:delText xml:space="preserve">de reclamos </w:delText>
        </w:r>
      </w:del>
      <w:r>
        <w:t xml:space="preserve">eficiente </w:t>
      </w:r>
      <w:ins w:id="676" w:author="Regina Casanova" w:date="2018-08-11T21:35:00Z">
        <w:r w:rsidR="00AD7A7A">
          <w:t xml:space="preserve">de estos reclamos </w:t>
        </w:r>
      </w:ins>
      <w:r>
        <w:t xml:space="preserve">a través de toda la red </w:t>
      </w:r>
      <w:del w:id="677" w:author="Regina Casanova" w:date="2018-08-11T21:35:00Z">
        <w:r>
          <w:delText xml:space="preserve">y no </w:delText>
        </w:r>
      </w:del>
      <w:r w:rsidR="002E7764">
        <w:t xml:space="preserve">de </w:t>
      </w:r>
      <w:del w:id="678" w:author="Regina Casanova" w:date="2018-08-11T21:35:00Z">
        <w:r>
          <w:delText>forma aislada</w:delText>
        </w:r>
      </w:del>
      <w:ins w:id="679" w:author="Regina Casanova" w:date="2018-08-11T21:35:00Z">
        <w:r w:rsidR="002E7764">
          <w:t>salud</w:t>
        </w:r>
      </w:ins>
      <w:r>
        <w:t>.</w:t>
      </w:r>
      <w:bookmarkEnd w:id="662"/>
      <w:r>
        <w:t xml:space="preserve"> </w:t>
      </w:r>
    </w:p>
    <w:p w14:paraId="7D9F3595" w14:textId="3D15F69B" w:rsidR="00A30F79" w:rsidRPr="00862EA1" w:rsidRDefault="003D69FB" w:rsidP="00E11071">
      <w:pPr>
        <w:pStyle w:val="Ttulo3"/>
        <w:numPr>
          <w:ilvl w:val="0"/>
          <w:numId w:val="56"/>
        </w:numPr>
        <w:ind w:left="1418"/>
        <w:jc w:val="both"/>
      </w:pPr>
      <w:bookmarkStart w:id="680" w:name="_Toc520655747"/>
      <w:r>
        <w:lastRenderedPageBreak/>
        <w:t xml:space="preserve">Finalmente, </w:t>
      </w:r>
      <w:r w:rsidR="00E30502">
        <w:t>la implementación de</w:t>
      </w:r>
      <w:r w:rsidRPr="00BA156B">
        <w:t xml:space="preserve"> esta herramienta informática, debe </w:t>
      </w:r>
      <w:r w:rsidR="00E30502">
        <w:t>darse</w:t>
      </w:r>
      <w:r w:rsidRPr="00BA156B">
        <w:t xml:space="preserve"> en dos fases. La primera fase solo permitiría el acceso a gestores de IPRESS y a personal de SUSALUD; y la segunda fase permitiría el acceso a ciudadanos. Esta separación de fases permitiría a </w:t>
      </w:r>
      <w:del w:id="681" w:author="Regina Casanova" w:date="2018-08-11T21:35:00Z">
        <w:r w:rsidRPr="00BA156B">
          <w:delText xml:space="preserve">todos </w:delText>
        </w:r>
      </w:del>
      <w:r w:rsidRPr="00BA156B">
        <w:t xml:space="preserve">los usuarios </w:t>
      </w:r>
      <w:del w:id="682" w:author="Regina Casanova" w:date="2018-08-11T21:35:00Z">
        <w:r w:rsidRPr="00BA156B">
          <w:delText>poder acostumbrarse</w:delText>
        </w:r>
      </w:del>
      <w:ins w:id="683" w:author="Regina Casanova" w:date="2018-08-11T21:35:00Z">
        <w:r w:rsidR="0048442B">
          <w:t>adaptarse</w:t>
        </w:r>
      </w:ins>
      <w:r w:rsidRPr="00BA156B">
        <w:t xml:space="preserve"> al </w:t>
      </w:r>
      <w:r w:rsidR="00F95B03">
        <w:t>aplicativo informático</w:t>
      </w:r>
      <w:r w:rsidRPr="00BA156B">
        <w:t>, y al MINSA y SUSALUD realizar campañas de difusión y capacitación de manera exitosa y eficiente. Estas campañas deben también sensibilizar a la población sobre la definición e importancia de los reclamos con el fin de obtener información precisa que pueda servir para hacer proyectos de mejora.</w:t>
      </w:r>
      <w:bookmarkEnd w:id="680"/>
    </w:p>
    <w:p w14:paraId="5FD7849F" w14:textId="77777777" w:rsidR="004A78C7" w:rsidRPr="00862EA1" w:rsidRDefault="004A78C7" w:rsidP="00862EA1">
      <w:pPr>
        <w:pStyle w:val="Texto"/>
      </w:pPr>
    </w:p>
    <w:p w14:paraId="6A07AC63" w14:textId="77777777" w:rsidR="00623ED4" w:rsidRPr="00862EA1" w:rsidRDefault="00A12DD0" w:rsidP="00862EA1">
      <w:pPr>
        <w:pStyle w:val="Ttulo1"/>
      </w:pPr>
      <w:bookmarkStart w:id="684" w:name="_Toc520655748"/>
      <w:commentRangeStart w:id="685"/>
      <w:commentRangeStart w:id="686"/>
      <w:r w:rsidRPr="00BA156B">
        <w:lastRenderedPageBreak/>
        <w:t>Referencias bibliográficas</w:t>
      </w:r>
      <w:bookmarkEnd w:id="684"/>
      <w:commentRangeEnd w:id="685"/>
      <w:r w:rsidR="00032356">
        <w:rPr>
          <w:rStyle w:val="Refdecomentario"/>
          <w:rFonts w:eastAsiaTheme="minorHAnsi" w:cstheme="minorBidi"/>
          <w:b w:val="0"/>
          <w:color w:val="auto"/>
          <w:lang w:val="es-ES_tradnl"/>
        </w:rPr>
        <w:commentReference w:id="685"/>
      </w:r>
      <w:commentRangeEnd w:id="686"/>
      <w:r w:rsidR="00E30502">
        <w:rPr>
          <w:rStyle w:val="Refdecomentario"/>
          <w:rFonts w:eastAsiaTheme="minorHAnsi" w:cstheme="minorBidi"/>
          <w:b w:val="0"/>
          <w:color w:val="auto"/>
          <w:lang w:val="es-ES_tradnl"/>
        </w:rPr>
        <w:commentReference w:id="686"/>
      </w:r>
    </w:p>
    <w:p w14:paraId="474ABA34" w14:textId="4B91A035" w:rsidR="000A0E57" w:rsidRPr="000A0E57" w:rsidRDefault="0077483C" w:rsidP="000A0E57">
      <w:pPr>
        <w:widowControl w:val="0"/>
        <w:autoSpaceDE w:val="0"/>
        <w:autoSpaceDN w:val="0"/>
        <w:adjustRightInd w:val="0"/>
        <w:spacing w:line="360" w:lineRule="auto"/>
        <w:ind w:left="640" w:hanging="640"/>
        <w:rPr>
          <w:noProof/>
        </w:rPr>
      </w:pPr>
      <w:r w:rsidRPr="00BA156B">
        <w:fldChar w:fldCharType="begin" w:fldLock="1"/>
      </w:r>
      <w:r w:rsidR="00121596" w:rsidRPr="00BA156B">
        <w:instrText xml:space="preserve">ADDIN Mendeley Bibliography CSL_BIBLIOGRAPHY </w:instrText>
      </w:r>
      <w:r w:rsidRPr="00BA156B">
        <w:fldChar w:fldCharType="separate"/>
      </w:r>
      <w:r w:rsidR="000A0E57" w:rsidRPr="000A0E57">
        <w:rPr>
          <w:noProof/>
        </w:rPr>
        <w:t xml:space="preserve">1. </w:t>
      </w:r>
      <w:r w:rsidR="000A0E57" w:rsidRPr="000A0E57">
        <w:rPr>
          <w:noProof/>
        </w:rPr>
        <w:tab/>
      </w:r>
      <w:ins w:id="687" w:author="Regina Casanova" w:date="2018-08-11T22:16:00Z">
        <w:r w:rsidR="00212A43" w:rsidRPr="00393B99">
          <w:rPr>
            <w:rStyle w:val="TextoCar"/>
          </w:rPr>
          <w:t>Orozco, M.</w:t>
        </w:r>
        <w:r w:rsidR="00212A43" w:rsidRPr="007815C0">
          <w:rPr>
            <w:rStyle w:val="TextoCar"/>
          </w:rPr>
          <w:t> </w:t>
        </w:r>
        <w:r w:rsidR="00212A43" w:rsidRPr="00393B99">
          <w:rPr>
            <w:rStyle w:val="TextoCar"/>
          </w:rPr>
          <w:t>Garantía</w:t>
        </w:r>
        <w:r w:rsidR="00212A43" w:rsidRPr="007815C0">
          <w:rPr>
            <w:rStyle w:val="TextoCar"/>
          </w:rPr>
          <w:t xml:space="preserve"> Calidad Seguridad Paciente-CIES</w:t>
        </w:r>
        <w:r w:rsidR="00212A43" w:rsidRPr="00393B99">
          <w:rPr>
            <w:rStyle w:val="TextoCar"/>
          </w:rPr>
          <w:t xml:space="preserve"> </w:t>
        </w:r>
        <w:r w:rsidR="00212A43">
          <w:rPr>
            <w:rStyle w:val="TextoCar"/>
          </w:rPr>
          <w:t>[presentación PowerPoint</w:t>
        </w:r>
        <w:r w:rsidR="00212A43" w:rsidRPr="007815C0">
          <w:rPr>
            <w:rStyle w:val="TextoCar"/>
          </w:rPr>
          <w:t>]. IV Curso Internacional de Desarrollo de Sistemas de Salud 2009. [actu</w:t>
        </w:r>
        <w:r w:rsidR="00480DEA">
          <w:rPr>
            <w:rStyle w:val="TextoCar"/>
          </w:rPr>
          <w:t xml:space="preserve">alizado 15 </w:t>
        </w:r>
        <w:proofErr w:type="spellStart"/>
        <w:r w:rsidR="00480DEA">
          <w:rPr>
            <w:rStyle w:val="TextoCar"/>
          </w:rPr>
          <w:t>May</w:t>
        </w:r>
        <w:proofErr w:type="spellEnd"/>
        <w:r w:rsidR="00480DEA">
          <w:rPr>
            <w:rStyle w:val="TextoCar"/>
          </w:rPr>
          <w:t xml:space="preserve"> 2009, citado 14 </w:t>
        </w:r>
      </w:ins>
      <w:ins w:id="688" w:author="Regina Casanova" w:date="2018-08-11T22:52:00Z">
        <w:r w:rsidR="00480DEA">
          <w:rPr>
            <w:rStyle w:val="TextoCar"/>
          </w:rPr>
          <w:t>M</w:t>
        </w:r>
      </w:ins>
      <w:ins w:id="689" w:author="Regina Casanova" w:date="2018-08-11T22:16:00Z">
        <w:r w:rsidR="00480DEA">
          <w:rPr>
            <w:rStyle w:val="TextoCar"/>
          </w:rPr>
          <w:t>ar</w:t>
        </w:r>
        <w:r w:rsidR="00212A43" w:rsidRPr="007815C0">
          <w:rPr>
            <w:rStyle w:val="TextoCar"/>
          </w:rPr>
          <w:t xml:space="preserve"> 2018]. Disponible en: https://es.scribd.com/doc/72565995/Garantia-Calidad-Seguridad-Paciente-CIES-Miguel-Orozco</w:t>
        </w:r>
      </w:ins>
      <w:del w:id="690" w:author="Regina Casanova" w:date="2018-08-11T22:16:00Z">
        <w:r w:rsidR="000A0E57" w:rsidRPr="000A0E57" w:rsidDel="00212A43">
          <w:rPr>
            <w:noProof/>
          </w:rPr>
          <w:delText>Orozco M. Garantia Calidad Seguridad Paciente-CIES. 2009. p. 50.</w:delText>
        </w:r>
      </w:del>
      <w:r w:rsidR="000A0E57" w:rsidRPr="000A0E57">
        <w:rPr>
          <w:noProof/>
        </w:rPr>
        <w:t xml:space="preserve"> </w:t>
      </w:r>
    </w:p>
    <w:p w14:paraId="18D640EC" w14:textId="4BBA83E0"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2. </w:t>
      </w:r>
      <w:r w:rsidRPr="000A0E57">
        <w:rPr>
          <w:noProof/>
        </w:rPr>
        <w:tab/>
        <w:t xml:space="preserve">Oliver RL. An Investigation of the Interrelationship Between Consumer (Dis) Satisfaction and Complaint Reports. </w:t>
      </w:r>
      <w:ins w:id="691" w:author="Regina Casanova" w:date="2018-08-11T22:43:00Z">
        <w:r w:rsidR="00BC60D6">
          <w:t>Advances in Consumer Research</w:t>
        </w:r>
      </w:ins>
      <w:del w:id="692" w:author="Regina Casanova" w:date="2018-08-11T22:43:00Z">
        <w:r w:rsidRPr="000A0E57" w:rsidDel="00BC60D6">
          <w:rPr>
            <w:noProof/>
          </w:rPr>
          <w:delText>Adv Consum Res</w:delText>
        </w:r>
      </w:del>
      <w:r w:rsidRPr="000A0E57">
        <w:rPr>
          <w:noProof/>
        </w:rPr>
        <w:t xml:space="preserve">. 1987;14(1):218–222. 5p. 1 Diagram. </w:t>
      </w:r>
    </w:p>
    <w:p w14:paraId="6E856404" w14:textId="5CF032C8"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3. </w:t>
      </w:r>
      <w:r w:rsidRPr="000A0E57">
        <w:rPr>
          <w:noProof/>
        </w:rPr>
        <w:tab/>
        <w:t xml:space="preserve">Reader TW, Gillespie A, Roberts J. Patient complaints in healthcare systems: a systematic review and coding taxonomy. </w:t>
      </w:r>
      <w:ins w:id="693" w:author="Regina Casanova" w:date="2018-08-11T22:43:00Z">
        <w:r w:rsidR="000B64D4">
          <w:t xml:space="preserve">BMJ Quality &amp; </w:t>
        </w:r>
      </w:ins>
      <w:ins w:id="694" w:author="Regina Casanova" w:date="2018-08-11T22:44:00Z">
        <w:r w:rsidR="000B64D4">
          <w:t>S</w:t>
        </w:r>
      </w:ins>
      <w:ins w:id="695" w:author="Regina Casanova" w:date="2018-08-11T22:43:00Z">
        <w:r w:rsidR="000B64D4">
          <w:t>afety</w:t>
        </w:r>
      </w:ins>
      <w:del w:id="696" w:author="Regina Casanova" w:date="2018-08-11T22:43:00Z">
        <w:r w:rsidRPr="000A0E57" w:rsidDel="000B64D4">
          <w:rPr>
            <w:noProof/>
          </w:rPr>
          <w:delText>BMJ Qual Saf</w:delText>
        </w:r>
      </w:del>
      <w:r w:rsidRPr="000A0E57">
        <w:rPr>
          <w:noProof/>
        </w:rPr>
        <w:t>. 2014;23(May):6781.</w:t>
      </w:r>
      <w:del w:id="697" w:author="Regina Casanova" w:date="2018-08-11T22:33:00Z">
        <w:r w:rsidRPr="000A0E57" w:rsidDel="00E53FFA">
          <w:rPr>
            <w:noProof/>
          </w:rPr>
          <w:delText xml:space="preserve"> Reader TW, Gillespie A, Roberts J. Patient c.</w:delText>
        </w:r>
      </w:del>
      <w:r w:rsidRPr="000A0E57">
        <w:rPr>
          <w:noProof/>
        </w:rPr>
        <w:t xml:space="preserve"> </w:t>
      </w:r>
    </w:p>
    <w:p w14:paraId="0E5AD5D5" w14:textId="77777777"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 </w:t>
      </w:r>
      <w:r w:rsidRPr="000A0E57">
        <w:rPr>
          <w:noProof/>
        </w:rPr>
        <w:tab/>
        <w:t xml:space="preserve">Hospital Consumer Assessment of Healthcare Providers and Systems. The HCAHPS Survey – Frequently Asked Questions. Centers for Medicare and Medicaid. 2016;1–6. </w:t>
      </w:r>
    </w:p>
    <w:p w14:paraId="4DCA00E7" w14:textId="76F5C476"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5. </w:t>
      </w:r>
      <w:r w:rsidRPr="000A0E57">
        <w:rPr>
          <w:noProof/>
        </w:rPr>
        <w:tab/>
        <w:t xml:space="preserve">Ministère des affaires sociales et de la santé. Ordonnance no 96-346 du 24 avril 1996 portant réforme de l’hospitalisation publique et privée | Legifrance [Internet]. </w:t>
      </w:r>
      <w:del w:id="698" w:author="Regina Casanova" w:date="2018-08-11T22:15:00Z">
        <w:r w:rsidRPr="000A0E57" w:rsidDel="000A0E57">
          <w:rPr>
            <w:noProof/>
          </w:rPr>
          <w:delText>Available from:</w:delText>
        </w:r>
      </w:del>
      <w:ins w:id="699" w:author="Regina Casanova" w:date="2018-08-11T22:15:00Z">
        <w:r>
          <w:rPr>
            <w:noProof/>
          </w:rPr>
          <w:t>Disponible en:</w:t>
        </w:r>
      </w:ins>
      <w:r w:rsidRPr="000A0E57">
        <w:rPr>
          <w:noProof/>
        </w:rPr>
        <w:t xml:space="preserve"> https://www.legifrance.gouv.fr/affichTexte.do?cidTexte=JORFTEXT000000742206</w:t>
      </w:r>
    </w:p>
    <w:p w14:paraId="5991846B" w14:textId="57F3D173"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6. </w:t>
      </w:r>
      <w:r w:rsidRPr="000A0E57">
        <w:rPr>
          <w:noProof/>
        </w:rPr>
        <w:tab/>
        <w:t xml:space="preserve">Schoenfelder T, Klewer J, Kugler J. Determinants of patient satisfaction: A study among 39 hospitals in an in-patient setting in Germany. </w:t>
      </w:r>
      <w:ins w:id="700" w:author="Regina Casanova" w:date="2018-08-11T22:44:00Z">
        <w:r w:rsidR="00957AC3">
          <w:t>International Journal for Quality in Health Care</w:t>
        </w:r>
      </w:ins>
      <w:del w:id="701" w:author="Regina Casanova" w:date="2018-08-11T22:44:00Z">
        <w:r w:rsidRPr="000A0E57" w:rsidDel="00957AC3">
          <w:rPr>
            <w:noProof/>
          </w:rPr>
          <w:delText>Int J Qual Heal Care</w:delText>
        </w:r>
      </w:del>
      <w:r w:rsidRPr="000A0E57">
        <w:rPr>
          <w:noProof/>
        </w:rPr>
        <w:t xml:space="preserve">. 2011 Oct;23(5):503–9. </w:t>
      </w:r>
    </w:p>
    <w:p w14:paraId="3E91E94B" w14:textId="4D422498"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7. </w:t>
      </w:r>
      <w:r w:rsidRPr="000A0E57">
        <w:rPr>
          <w:noProof/>
        </w:rPr>
        <w:tab/>
        <w:t xml:space="preserve">Department of Health. The NHS Plan: a plan for investment, a plan for reform. </w:t>
      </w:r>
      <w:del w:id="702" w:author="Regina Casanova" w:date="2018-08-11T22:47:00Z">
        <w:r w:rsidRPr="000A0E57" w:rsidDel="00B026BE">
          <w:rPr>
            <w:noProof/>
          </w:rPr>
          <w:delText>C 4818I</w:delText>
        </w:r>
      </w:del>
      <w:ins w:id="703" w:author="Regina Casanova" w:date="2018-08-11T22:47:00Z">
        <w:r w:rsidR="00B026BE">
          <w:rPr>
            <w:noProof/>
          </w:rPr>
          <w:t>The NHS Plan</w:t>
        </w:r>
      </w:ins>
      <w:r w:rsidRPr="000A0E57">
        <w:rPr>
          <w:noProof/>
        </w:rPr>
        <w:t xml:space="preserve">. 2000;Cm 4818-I:144 p. </w:t>
      </w:r>
    </w:p>
    <w:p w14:paraId="7EAFB5B6" w14:textId="77777777"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8. </w:t>
      </w:r>
      <w:r w:rsidRPr="000A0E57">
        <w:rPr>
          <w:noProof/>
        </w:rPr>
        <w:tab/>
        <w:t xml:space="preserve">Cubillas JJ, Ramos MI, Feito FR, González JM, Gersol R, Ramos MB. [Importance of health CRM in pandemics and health alerts]. Aten Primaria. 2015 May 1;47(5):267–72. </w:t>
      </w:r>
    </w:p>
    <w:p w14:paraId="35DB14A8" w14:textId="1BDB318C"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9. </w:t>
      </w:r>
      <w:r w:rsidRPr="000A0E57">
        <w:rPr>
          <w:noProof/>
        </w:rPr>
        <w:tab/>
        <w:t>Notes on User Centered Design Process (UCD) [Internet]. [cit</w:t>
      </w:r>
      <w:ins w:id="704" w:author="Regina Casanova" w:date="2018-08-11T22:33:00Z">
        <w:r w:rsidR="00E53FFA">
          <w:rPr>
            <w:noProof/>
          </w:rPr>
          <w:t>ado 24 May</w:t>
        </w:r>
      </w:ins>
      <w:del w:id="705" w:author="Regina Casanova" w:date="2018-08-11T22:33:00Z">
        <w:r w:rsidRPr="000A0E57" w:rsidDel="00E53FFA">
          <w:rPr>
            <w:noProof/>
          </w:rPr>
          <w:delText xml:space="preserve">ed </w:delText>
        </w:r>
      </w:del>
      <w:ins w:id="706" w:author="Regina Casanova" w:date="2018-08-11T22:33:00Z">
        <w:r w:rsidR="00E53FFA">
          <w:rPr>
            <w:noProof/>
          </w:rPr>
          <w:t xml:space="preserve"> </w:t>
        </w:r>
      </w:ins>
      <w:r w:rsidRPr="000A0E57">
        <w:rPr>
          <w:noProof/>
        </w:rPr>
        <w:t>2017</w:t>
      </w:r>
      <w:del w:id="707" w:author="Regina Casanova" w:date="2018-08-11T22:33:00Z">
        <w:r w:rsidRPr="000A0E57" w:rsidDel="00E53FFA">
          <w:rPr>
            <w:noProof/>
          </w:rPr>
          <w:delText xml:space="preserve"> May 24</w:delText>
        </w:r>
      </w:del>
      <w:r w:rsidRPr="000A0E57">
        <w:rPr>
          <w:noProof/>
        </w:rPr>
        <w:t xml:space="preserve">]. </w:t>
      </w:r>
      <w:del w:id="708" w:author="Regina Casanova" w:date="2018-08-11T22:15:00Z">
        <w:r w:rsidRPr="000A0E57" w:rsidDel="000A0E57">
          <w:rPr>
            <w:noProof/>
          </w:rPr>
          <w:delText>Available from:</w:delText>
        </w:r>
      </w:del>
      <w:ins w:id="709" w:author="Regina Casanova" w:date="2018-08-11T22:15:00Z">
        <w:r>
          <w:rPr>
            <w:noProof/>
          </w:rPr>
          <w:t>Disponible en:</w:t>
        </w:r>
      </w:ins>
      <w:r w:rsidRPr="000A0E57">
        <w:rPr>
          <w:noProof/>
        </w:rPr>
        <w:t xml:space="preserve"> https://www.w3.org/WAI/redesign/ucd</w:t>
      </w:r>
    </w:p>
    <w:p w14:paraId="30B44F84" w14:textId="3320EFEE"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10. </w:t>
      </w:r>
      <w:r w:rsidRPr="000A0E57">
        <w:rPr>
          <w:noProof/>
        </w:rPr>
        <w:tab/>
        <w:t xml:space="preserve">International Organization for Standardization. ISO 9241-210: Ergonomics </w:t>
      </w:r>
      <w:r w:rsidRPr="000A0E57">
        <w:rPr>
          <w:noProof/>
        </w:rPr>
        <w:lastRenderedPageBreak/>
        <w:t xml:space="preserve">of human–system interaction - Human-centred design for interactive systems. </w:t>
      </w:r>
      <w:ins w:id="710" w:author="Regina Casanova" w:date="2018-08-11T22:48:00Z">
        <w:r w:rsidR="00B026BE">
          <w:t>International Organization for Standardization</w:t>
        </w:r>
      </w:ins>
      <w:del w:id="711" w:author="Regina Casanova" w:date="2018-08-11T22:48:00Z">
        <w:r w:rsidRPr="000A0E57" w:rsidDel="00B026BE">
          <w:rPr>
            <w:noProof/>
          </w:rPr>
          <w:delText>Int Organ Stand</w:delText>
        </w:r>
      </w:del>
      <w:r w:rsidRPr="000A0E57">
        <w:rPr>
          <w:noProof/>
        </w:rPr>
        <w:t xml:space="preserve">. 2010;2010:32. </w:t>
      </w:r>
    </w:p>
    <w:p w14:paraId="105B56AB" w14:textId="4660D40D"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11. </w:t>
      </w:r>
      <w:r w:rsidRPr="000A0E57">
        <w:rPr>
          <w:noProof/>
        </w:rPr>
        <w:tab/>
        <w:t>Health Services Review Council. Guide to Complaint Handling in Health Care Services. 2005</w:t>
      </w:r>
      <w:ins w:id="712" w:author="Regina Casanova" w:date="2018-08-11T22:34:00Z">
        <w:r w:rsidR="00E53FFA" w:rsidRPr="00E53FFA">
          <w:rPr>
            <w:noProof/>
          </w:rPr>
          <w:t xml:space="preserve"> </w:t>
        </w:r>
        <w:r w:rsidR="00E53FFA">
          <w:rPr>
            <w:noProof/>
          </w:rPr>
          <w:t>reviewed 2011. 46pp.</w:t>
        </w:r>
      </w:ins>
      <w:del w:id="713" w:author="Regina Casanova" w:date="2018-08-11T22:34:00Z">
        <w:r w:rsidRPr="000A0E57" w:rsidDel="00E53FFA">
          <w:rPr>
            <w:noProof/>
          </w:rPr>
          <w:delText>;</w:delText>
        </w:r>
      </w:del>
      <w:r w:rsidRPr="000A0E57">
        <w:rPr>
          <w:noProof/>
        </w:rPr>
        <w:t xml:space="preserve"> </w:t>
      </w:r>
    </w:p>
    <w:p w14:paraId="1B189E30" w14:textId="52EB81CF"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12. </w:t>
      </w:r>
      <w:r w:rsidRPr="000A0E57">
        <w:rPr>
          <w:noProof/>
        </w:rPr>
        <w:tab/>
      </w:r>
      <w:ins w:id="714" w:author="Regina Casanova" w:date="2018-08-11T22:34:00Z">
        <w:r w:rsidR="00E53FFA" w:rsidRPr="00C126C6">
          <w:rPr>
            <w:noProof/>
          </w:rPr>
          <w:t>El Peruano. DECRETO SUPREMO N</w:t>
        </w:r>
        <w:r w:rsidR="00E53FFA" w:rsidRPr="00C126C6">
          <w:rPr>
            <w:noProof/>
            <w:vertAlign w:val="superscript"/>
          </w:rPr>
          <w:t>o</w:t>
        </w:r>
        <w:r w:rsidR="00E53FFA" w:rsidRPr="00C126C6">
          <w:rPr>
            <w:noProof/>
          </w:rPr>
          <w:t xml:space="preserve"> 030-2016-SA. </w:t>
        </w:r>
        <w:r w:rsidR="00E53FFA">
          <w:rPr>
            <w:noProof/>
          </w:rPr>
          <w:t>[publicado 27 Jul 2016, citado 14 Mar 2018]</w:t>
        </w:r>
      </w:ins>
      <w:del w:id="715" w:author="Regina Casanova" w:date="2018-08-11T22:34:00Z">
        <w:r w:rsidRPr="000A0E57" w:rsidDel="00E53FFA">
          <w:rPr>
            <w:noProof/>
          </w:rPr>
          <w:delText>El Peruano. DECRETO SUPREMO N</w:delText>
        </w:r>
        <w:r w:rsidRPr="000A0E57" w:rsidDel="00E53FFA">
          <w:rPr>
            <w:noProof/>
            <w:vertAlign w:val="superscript"/>
          </w:rPr>
          <w:delText>o</w:delText>
        </w:r>
        <w:r w:rsidRPr="000A0E57" w:rsidDel="00E53FFA">
          <w:rPr>
            <w:noProof/>
          </w:rPr>
          <w:delText xml:space="preserve"> 030-2016-SA.</w:delText>
        </w:r>
      </w:del>
      <w:r w:rsidRPr="000A0E57">
        <w:rPr>
          <w:noProof/>
        </w:rPr>
        <w:t xml:space="preserve"> </w:t>
      </w:r>
    </w:p>
    <w:p w14:paraId="1A795688" w14:textId="3620E4BE"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13. </w:t>
      </w:r>
      <w:r w:rsidRPr="000A0E57">
        <w:rPr>
          <w:noProof/>
        </w:rPr>
        <w:tab/>
        <w:t>Susalud: la tecnología digital al servicio de ciudadanos y gestores | Gestion.pe [Internet]. [cit</w:t>
      </w:r>
      <w:ins w:id="716" w:author="Regina Casanova" w:date="2018-08-11T22:35:00Z">
        <w:r w:rsidR="00E53FFA">
          <w:rPr>
            <w:noProof/>
          </w:rPr>
          <w:t>ado 16 Dic</w:t>
        </w:r>
      </w:ins>
      <w:del w:id="717" w:author="Regina Casanova" w:date="2018-08-11T22:35:00Z">
        <w:r w:rsidRPr="000A0E57" w:rsidDel="00E53FFA">
          <w:rPr>
            <w:noProof/>
          </w:rPr>
          <w:delText>ed</w:delText>
        </w:r>
      </w:del>
      <w:r w:rsidRPr="000A0E57">
        <w:rPr>
          <w:noProof/>
        </w:rPr>
        <w:t xml:space="preserve"> 2017</w:t>
      </w:r>
      <w:del w:id="718" w:author="Regina Casanova" w:date="2018-08-11T22:35:00Z">
        <w:r w:rsidRPr="000A0E57" w:rsidDel="00E53FFA">
          <w:rPr>
            <w:noProof/>
          </w:rPr>
          <w:delText xml:space="preserve"> Dec 16</w:delText>
        </w:r>
      </w:del>
      <w:r w:rsidRPr="000A0E57">
        <w:rPr>
          <w:noProof/>
        </w:rPr>
        <w:t xml:space="preserve">]. </w:t>
      </w:r>
      <w:del w:id="719" w:author="Regina Casanova" w:date="2018-08-11T22:15:00Z">
        <w:r w:rsidRPr="000A0E57" w:rsidDel="000A0E57">
          <w:rPr>
            <w:noProof/>
          </w:rPr>
          <w:delText>Available from:</w:delText>
        </w:r>
      </w:del>
      <w:ins w:id="720" w:author="Regina Casanova" w:date="2018-08-11T22:15:00Z">
        <w:r>
          <w:rPr>
            <w:noProof/>
          </w:rPr>
          <w:t>Disponible en:</w:t>
        </w:r>
      </w:ins>
      <w:r w:rsidRPr="000A0E57">
        <w:rPr>
          <w:noProof/>
        </w:rPr>
        <w:t xml:space="preserve"> https://gestion.pe/panelg/susalud-tecnologia-digital-al-servicio-ciudadanos-y-gestores-2197181</w:t>
      </w:r>
    </w:p>
    <w:p w14:paraId="3BF950A2" w14:textId="68C59DA2"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14. </w:t>
      </w:r>
      <w:r w:rsidRPr="000A0E57">
        <w:rPr>
          <w:noProof/>
        </w:rPr>
        <w:tab/>
        <w:t xml:space="preserve">Al-Abri R, Al-Balushi A. Patient satisfaction survey as a tool towards quality improvement. </w:t>
      </w:r>
      <w:ins w:id="721" w:author="Regina Casanova" w:date="2018-08-11T22:48:00Z">
        <w:r w:rsidR="00B026BE">
          <w:t>Oman Medical J</w:t>
        </w:r>
        <w:r w:rsidR="00B026BE">
          <w:t>ournal</w:t>
        </w:r>
      </w:ins>
      <w:del w:id="722" w:author="Regina Casanova" w:date="2018-08-11T22:48:00Z">
        <w:r w:rsidRPr="000A0E57" w:rsidDel="00B026BE">
          <w:rPr>
            <w:noProof/>
          </w:rPr>
          <w:delText>Oman Med J</w:delText>
        </w:r>
      </w:del>
      <w:r w:rsidRPr="000A0E57">
        <w:rPr>
          <w:noProof/>
        </w:rPr>
        <w:t xml:space="preserve">. 2014 Jan;29(1):3–7. </w:t>
      </w:r>
    </w:p>
    <w:p w14:paraId="66973DA7" w14:textId="77777777"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15. </w:t>
      </w:r>
      <w:r w:rsidRPr="000A0E57">
        <w:rPr>
          <w:noProof/>
        </w:rPr>
        <w:tab/>
        <w:t xml:space="preserve">Ministerio de Salud del Perú. Estándares de Calidad para el Primer Nivel de Atención en Salud. 2002;1–47. </w:t>
      </w:r>
    </w:p>
    <w:p w14:paraId="53251199" w14:textId="50D028A5"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16. </w:t>
      </w:r>
      <w:r w:rsidRPr="000A0E57">
        <w:rPr>
          <w:noProof/>
        </w:rPr>
        <w:tab/>
        <w:t>Chang M, Alemán MC, García R, Miranda RJ. Evaluación de la calidad de la atención médica en el subsistema de urgencias del municipio 10 de octubre, 1997. Rev</w:t>
      </w:r>
      <w:ins w:id="723" w:author="Regina Casanova" w:date="2018-08-11T22:49:00Z">
        <w:r w:rsidR="00FF5F23">
          <w:rPr>
            <w:noProof/>
          </w:rPr>
          <w:t>ista</w:t>
        </w:r>
      </w:ins>
      <w:r w:rsidRPr="000A0E57">
        <w:rPr>
          <w:noProof/>
        </w:rPr>
        <w:t xml:space="preserve"> Cuba</w:t>
      </w:r>
      <w:ins w:id="724" w:author="Regina Casanova" w:date="2018-08-11T22:49:00Z">
        <w:r w:rsidR="00FF5F23">
          <w:rPr>
            <w:noProof/>
          </w:rPr>
          <w:t>na de</w:t>
        </w:r>
      </w:ins>
      <w:r w:rsidRPr="000A0E57">
        <w:rPr>
          <w:noProof/>
        </w:rPr>
        <w:t xml:space="preserve"> Salud Pública. 2000;24(2):110–6. </w:t>
      </w:r>
    </w:p>
    <w:p w14:paraId="502103EE" w14:textId="77D21F90"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17. </w:t>
      </w:r>
      <w:r w:rsidRPr="000A0E57">
        <w:rPr>
          <w:noProof/>
        </w:rPr>
        <w:tab/>
        <w:t xml:space="preserve">Jenkinson C. Patients’ experiences and satisfaction with health care: results of a questionnaire study of specific aspects of care. </w:t>
      </w:r>
      <w:ins w:id="725" w:author="Regina Casanova" w:date="2018-08-11T22:49:00Z">
        <w:r w:rsidR="00FF5F23">
          <w:t>Quality and Safety in Health Care</w:t>
        </w:r>
      </w:ins>
      <w:del w:id="726" w:author="Regina Casanova" w:date="2018-08-11T22:49:00Z">
        <w:r w:rsidRPr="000A0E57" w:rsidDel="00FF5F23">
          <w:rPr>
            <w:noProof/>
          </w:rPr>
          <w:delText>Qual Saf Heal Care</w:delText>
        </w:r>
      </w:del>
      <w:r w:rsidRPr="000A0E57">
        <w:rPr>
          <w:noProof/>
        </w:rPr>
        <w:t xml:space="preserve">. 2002 Dec;11(4):335–9. </w:t>
      </w:r>
    </w:p>
    <w:p w14:paraId="1DA0AA23" w14:textId="480E5868"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18. </w:t>
      </w:r>
      <w:r w:rsidRPr="000A0E57">
        <w:rPr>
          <w:noProof/>
        </w:rPr>
        <w:tab/>
        <w:t xml:space="preserve">Bjertnaes O a., Sjetne IS, Iversen HH. Overall patient satisfaction with hospitals: effects of patient-reported experiences and fulfilment of expectations. </w:t>
      </w:r>
      <w:ins w:id="727" w:author="Regina Casanova" w:date="2018-08-11T22:50:00Z">
        <w:r w:rsidR="00442B99">
          <w:t>BMJ Quality &amp; Safety</w:t>
        </w:r>
      </w:ins>
      <w:del w:id="728" w:author="Regina Casanova" w:date="2018-08-11T22:50:00Z">
        <w:r w:rsidRPr="000A0E57" w:rsidDel="00442B99">
          <w:rPr>
            <w:noProof/>
          </w:rPr>
          <w:delText>BMJ Qual Saf</w:delText>
        </w:r>
      </w:del>
      <w:r w:rsidRPr="000A0E57">
        <w:rPr>
          <w:noProof/>
        </w:rPr>
        <w:t xml:space="preserve">. 2012;21(1):39–46. </w:t>
      </w:r>
    </w:p>
    <w:p w14:paraId="37ABD10A" w14:textId="7D3321C8"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19. </w:t>
      </w:r>
      <w:r w:rsidRPr="000A0E57">
        <w:rPr>
          <w:noProof/>
        </w:rPr>
        <w:tab/>
        <w:t xml:space="preserve">Jackson JL, Chamberlin J, Kroenke K. Predictors of patient satisfaction. </w:t>
      </w:r>
      <w:ins w:id="729" w:author="Regina Casanova" w:date="2018-08-11T22:50:00Z">
        <w:r w:rsidR="00442B99">
          <w:t>Social Science &amp; Medicine</w:t>
        </w:r>
      </w:ins>
      <w:del w:id="730" w:author="Regina Casanova" w:date="2018-08-11T22:50:00Z">
        <w:r w:rsidRPr="000A0E57" w:rsidDel="00442B99">
          <w:rPr>
            <w:noProof/>
          </w:rPr>
          <w:delText>Soc Sci Med</w:delText>
        </w:r>
      </w:del>
      <w:r w:rsidRPr="000A0E57">
        <w:rPr>
          <w:noProof/>
        </w:rPr>
        <w:t xml:space="preserve">. 2001;52(4):609–620. </w:t>
      </w:r>
    </w:p>
    <w:p w14:paraId="557F3BAE" w14:textId="444CCB30"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20. </w:t>
      </w:r>
      <w:r w:rsidRPr="000A0E57">
        <w:rPr>
          <w:noProof/>
        </w:rPr>
        <w:tab/>
      </w:r>
      <w:ins w:id="731" w:author="Regina Casanova" w:date="2018-08-11T22:36:00Z">
        <w:r w:rsidR="00E53FFA">
          <w:rPr>
            <w:noProof/>
          </w:rPr>
          <w:t xml:space="preserve">USAID </w:t>
        </w:r>
      </w:ins>
      <w:r w:rsidRPr="000A0E57">
        <w:rPr>
          <w:noProof/>
        </w:rPr>
        <w:t xml:space="preserve">Quality Assurance Project. Monitoring the Quality of Hospital Care. </w:t>
      </w:r>
    </w:p>
    <w:p w14:paraId="0D217441" w14:textId="764713B6"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21. </w:t>
      </w:r>
      <w:r w:rsidRPr="000A0E57">
        <w:rPr>
          <w:noProof/>
        </w:rPr>
        <w:tab/>
        <w:t>EsSalud. Registro Informático de Atención al Asegurado [Internet]. [cit</w:t>
      </w:r>
      <w:ins w:id="732" w:author="Regina Casanova" w:date="2018-08-11T22:51:00Z">
        <w:r w:rsidR="00CF25DB">
          <w:rPr>
            <w:noProof/>
          </w:rPr>
          <w:t>ado</w:t>
        </w:r>
      </w:ins>
      <w:del w:id="733" w:author="Regina Casanova" w:date="2018-08-11T22:51:00Z">
        <w:r w:rsidRPr="000A0E57" w:rsidDel="00CF25DB">
          <w:rPr>
            <w:noProof/>
          </w:rPr>
          <w:delText>ed</w:delText>
        </w:r>
      </w:del>
      <w:r w:rsidRPr="000A0E57">
        <w:rPr>
          <w:noProof/>
        </w:rPr>
        <w:t xml:space="preserve"> </w:t>
      </w:r>
      <w:ins w:id="734" w:author="Regina Casanova" w:date="2018-08-11T22:51:00Z">
        <w:r w:rsidR="00CF25DB">
          <w:rPr>
            <w:noProof/>
          </w:rPr>
          <w:t xml:space="preserve">16 Ago </w:t>
        </w:r>
      </w:ins>
      <w:r w:rsidRPr="000A0E57">
        <w:rPr>
          <w:noProof/>
        </w:rPr>
        <w:t>2016</w:t>
      </w:r>
      <w:del w:id="735" w:author="Regina Casanova" w:date="2018-08-11T22:51:00Z">
        <w:r w:rsidRPr="000A0E57" w:rsidDel="00CF25DB">
          <w:rPr>
            <w:noProof/>
          </w:rPr>
          <w:delText xml:space="preserve"> Aug 16</w:delText>
        </w:r>
      </w:del>
      <w:r w:rsidRPr="000A0E57">
        <w:rPr>
          <w:noProof/>
        </w:rPr>
        <w:t xml:space="preserve">]. </w:t>
      </w:r>
      <w:del w:id="736" w:author="Regina Casanova" w:date="2018-08-11T22:15:00Z">
        <w:r w:rsidRPr="000A0E57" w:rsidDel="000A0E57">
          <w:rPr>
            <w:noProof/>
          </w:rPr>
          <w:delText>Available from:</w:delText>
        </w:r>
      </w:del>
      <w:ins w:id="737" w:author="Regina Casanova" w:date="2018-08-11T22:15:00Z">
        <w:r>
          <w:rPr>
            <w:noProof/>
          </w:rPr>
          <w:t>Disponible en:</w:t>
        </w:r>
      </w:ins>
      <w:r w:rsidRPr="000A0E57">
        <w:rPr>
          <w:noProof/>
        </w:rPr>
        <w:t xml:space="preserve"> http://ww3.essalud.gob.pe:8080/riid/portal.html</w:t>
      </w:r>
    </w:p>
    <w:p w14:paraId="5775A69F" w14:textId="2B4E99B1" w:rsidR="000A0E57" w:rsidRPr="00E53FFA" w:rsidRDefault="000A0E57" w:rsidP="00BE58F4">
      <w:pPr>
        <w:spacing w:line="360" w:lineRule="auto"/>
        <w:ind w:left="640" w:hanging="640"/>
        <w:jc w:val="both"/>
        <w:rPr>
          <w:lang w:val="en-US"/>
          <w:rPrChange w:id="738" w:author="Regina Casanova" w:date="2018-08-11T22:42:00Z">
            <w:rPr>
              <w:noProof/>
            </w:rPr>
          </w:rPrChange>
        </w:rPr>
        <w:pPrChange w:id="739" w:author="Regina Casanova" w:date="2018-08-11T22:50:00Z">
          <w:pPr>
            <w:widowControl w:val="0"/>
            <w:autoSpaceDE w:val="0"/>
            <w:autoSpaceDN w:val="0"/>
            <w:adjustRightInd w:val="0"/>
            <w:spacing w:line="360" w:lineRule="auto"/>
            <w:ind w:left="640" w:hanging="640"/>
          </w:pPr>
        </w:pPrChange>
      </w:pPr>
      <w:r w:rsidRPr="000A0E57">
        <w:rPr>
          <w:noProof/>
        </w:rPr>
        <w:lastRenderedPageBreak/>
        <w:t xml:space="preserve">22. </w:t>
      </w:r>
      <w:r w:rsidRPr="000A0E57">
        <w:rPr>
          <w:noProof/>
        </w:rPr>
        <w:tab/>
      </w:r>
      <w:ins w:id="740" w:author="Regina Casanova" w:date="2018-08-11T22:41:00Z">
        <w:r w:rsidR="00E53FFA" w:rsidRPr="00E53FFA">
          <w:rPr>
            <w:rStyle w:val="TextoCar"/>
            <w:lang w:val="en-US"/>
            <w:rPrChange w:id="741" w:author="Regina Casanova" w:date="2018-08-11T22:41:00Z">
              <w:rPr>
                <w:rFonts w:ascii="Arial" w:hAnsi="Arial" w:cs="Arial"/>
                <w:color w:val="FFFFFF"/>
                <w:spacing w:val="-3"/>
                <w:sz w:val="21"/>
                <w:szCs w:val="21"/>
                <w:shd w:val="clear" w:color="auto" w:fill="19191B"/>
              </w:rPr>
            </w:rPrChange>
          </w:rPr>
          <w:t xml:space="preserve">Anna </w:t>
        </w:r>
        <w:proofErr w:type="spellStart"/>
        <w:r w:rsidR="00E53FFA" w:rsidRPr="00E53FFA">
          <w:rPr>
            <w:rStyle w:val="TextoCar"/>
            <w:lang w:val="en-US"/>
            <w:rPrChange w:id="742" w:author="Regina Casanova" w:date="2018-08-11T22:41:00Z">
              <w:rPr>
                <w:rFonts w:ascii="Arial" w:hAnsi="Arial" w:cs="Arial"/>
                <w:color w:val="FFFFFF"/>
                <w:spacing w:val="-3"/>
                <w:sz w:val="21"/>
                <w:szCs w:val="21"/>
                <w:shd w:val="clear" w:color="auto" w:fill="19191B"/>
              </w:rPr>
            </w:rPrChange>
          </w:rPr>
          <w:t>Noakes</w:t>
        </w:r>
        <w:proofErr w:type="spellEnd"/>
        <w:r w:rsidR="00E53FFA" w:rsidRPr="00E53FFA">
          <w:rPr>
            <w:rStyle w:val="TextoCar"/>
            <w:lang w:val="en-US"/>
            <w:rPrChange w:id="743" w:author="Regina Casanova" w:date="2018-08-11T22:41:00Z">
              <w:rPr>
                <w:rFonts w:ascii="Arial" w:hAnsi="Arial" w:cs="Arial"/>
                <w:color w:val="FFFFFF"/>
                <w:spacing w:val="-3"/>
                <w:sz w:val="21"/>
                <w:szCs w:val="21"/>
                <w:shd w:val="clear" w:color="auto" w:fill="19191B"/>
              </w:rPr>
            </w:rPrChange>
          </w:rPr>
          <w:t xml:space="preserve"> Schulze, “User-Centered Design for Information Professionals,” Journal of Education for Library and Information Science 42, no. 2 (2001): 116–22</w:t>
        </w:r>
      </w:ins>
      <w:del w:id="744" w:author="Regina Casanova" w:date="2018-08-11T22:41:00Z">
        <w:r w:rsidRPr="00BC60D6" w:rsidDel="00E53FFA">
          <w:rPr>
            <w:noProof/>
            <w:lang w:val="en-US"/>
            <w:rPrChange w:id="745" w:author="Regina Casanova" w:date="2018-08-11T22:43:00Z">
              <w:rPr>
                <w:noProof/>
              </w:rPr>
            </w:rPrChange>
          </w:rPr>
          <w:delText>Noakes Schulze A. User-Centered Design for Information Professionals. J Educ Libr Inf Sci. 2001;42(2):116–22</w:delText>
        </w:r>
      </w:del>
      <w:r w:rsidRPr="00BC60D6">
        <w:rPr>
          <w:noProof/>
          <w:lang w:val="en-US"/>
          <w:rPrChange w:id="746" w:author="Regina Casanova" w:date="2018-08-11T22:43:00Z">
            <w:rPr>
              <w:noProof/>
            </w:rPr>
          </w:rPrChange>
        </w:rPr>
        <w:t xml:space="preserve">. </w:t>
      </w:r>
    </w:p>
    <w:p w14:paraId="578606C4" w14:textId="77777777"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23. </w:t>
      </w:r>
      <w:r w:rsidRPr="000A0E57">
        <w:rPr>
          <w:noProof/>
        </w:rPr>
        <w:tab/>
        <w:t xml:space="preserve">Helander M, Landauer TK, Prabhu P V. Handbook of human-computer interaction. 1997. 1582 p. </w:t>
      </w:r>
    </w:p>
    <w:p w14:paraId="4BBE6159" w14:textId="77777777"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24. </w:t>
      </w:r>
      <w:r w:rsidRPr="000A0E57">
        <w:rPr>
          <w:noProof/>
        </w:rPr>
        <w:tab/>
        <w:t xml:space="preserve">Ghaoui C. Encyclopedia Of Human Computer Interaction. 2006. 1-757 p. </w:t>
      </w:r>
    </w:p>
    <w:p w14:paraId="61A96C7F" w14:textId="77777777"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25. </w:t>
      </w:r>
      <w:r w:rsidRPr="000A0E57">
        <w:rPr>
          <w:noProof/>
        </w:rPr>
        <w:tab/>
        <w:t xml:space="preserve">McLoone HE, Jacobson M, Hegg C, Johnson PW. User-centered design. Work. 2010;37(4):445–56. </w:t>
      </w:r>
    </w:p>
    <w:p w14:paraId="3BB423D2" w14:textId="020F80E9"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26. </w:t>
      </w:r>
      <w:r w:rsidRPr="000A0E57">
        <w:rPr>
          <w:noProof/>
        </w:rPr>
        <w:tab/>
        <w:t>A Cry For Looking To Other Methods For User Centered Design - Usabilla Blog [Internet]. [cit</w:t>
      </w:r>
      <w:ins w:id="747" w:author="Regina Casanova" w:date="2018-08-11T22:51:00Z">
        <w:r w:rsidR="00DC6E08">
          <w:rPr>
            <w:noProof/>
          </w:rPr>
          <w:t>ado 22 Jul</w:t>
        </w:r>
      </w:ins>
      <w:del w:id="748" w:author="Regina Casanova" w:date="2018-08-11T22:51:00Z">
        <w:r w:rsidRPr="000A0E57" w:rsidDel="00DC6E08">
          <w:rPr>
            <w:noProof/>
          </w:rPr>
          <w:delText>ed</w:delText>
        </w:r>
      </w:del>
      <w:r w:rsidRPr="000A0E57">
        <w:rPr>
          <w:noProof/>
        </w:rPr>
        <w:t xml:space="preserve"> 2018</w:t>
      </w:r>
      <w:del w:id="749" w:author="Regina Casanova" w:date="2018-08-11T22:51:00Z">
        <w:r w:rsidRPr="000A0E57" w:rsidDel="00DC6E08">
          <w:rPr>
            <w:noProof/>
          </w:rPr>
          <w:delText xml:space="preserve"> Jul 22</w:delText>
        </w:r>
      </w:del>
      <w:r w:rsidRPr="000A0E57">
        <w:rPr>
          <w:noProof/>
        </w:rPr>
        <w:t xml:space="preserve">]. </w:t>
      </w:r>
      <w:del w:id="750" w:author="Regina Casanova" w:date="2018-08-11T22:15:00Z">
        <w:r w:rsidRPr="000A0E57" w:rsidDel="000A0E57">
          <w:rPr>
            <w:noProof/>
          </w:rPr>
          <w:delText>Available from:</w:delText>
        </w:r>
      </w:del>
      <w:ins w:id="751" w:author="Regina Casanova" w:date="2018-08-11T22:15:00Z">
        <w:r>
          <w:rPr>
            <w:noProof/>
          </w:rPr>
          <w:t>Disponible en:</w:t>
        </w:r>
      </w:ins>
      <w:r w:rsidRPr="000A0E57">
        <w:rPr>
          <w:noProof/>
        </w:rPr>
        <w:t xml:space="preserve"> https://usabilla.com/blog/a-cry-for-looking-to-other-methods-for-user-centered-design/</w:t>
      </w:r>
    </w:p>
    <w:p w14:paraId="08CF0769" w14:textId="2B5AE068"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27. </w:t>
      </w:r>
      <w:r w:rsidRPr="000A0E57">
        <w:rPr>
          <w:noProof/>
        </w:rPr>
        <w:tab/>
        <w:t>Describe the User Centered Design methodology [Internet]. [cit</w:t>
      </w:r>
      <w:ins w:id="752" w:author="Regina Casanova" w:date="2018-08-11T22:51:00Z">
        <w:r w:rsidR="00DC6E08">
          <w:rPr>
            <w:noProof/>
          </w:rPr>
          <w:t>ado 24 May</w:t>
        </w:r>
      </w:ins>
      <w:del w:id="753" w:author="Regina Casanova" w:date="2018-08-11T22:51:00Z">
        <w:r w:rsidRPr="000A0E57" w:rsidDel="00DC6E08">
          <w:rPr>
            <w:noProof/>
          </w:rPr>
          <w:delText>ed</w:delText>
        </w:r>
      </w:del>
      <w:r w:rsidRPr="000A0E57">
        <w:rPr>
          <w:noProof/>
        </w:rPr>
        <w:t xml:space="preserve"> 2017</w:t>
      </w:r>
      <w:del w:id="754" w:author="Regina Casanova" w:date="2018-08-11T22:51:00Z">
        <w:r w:rsidRPr="000A0E57" w:rsidDel="00DC6E08">
          <w:rPr>
            <w:noProof/>
          </w:rPr>
          <w:delText xml:space="preserve"> May 24</w:delText>
        </w:r>
      </w:del>
      <w:r w:rsidRPr="000A0E57">
        <w:rPr>
          <w:noProof/>
        </w:rPr>
        <w:t xml:space="preserve">]. </w:t>
      </w:r>
      <w:del w:id="755" w:author="Regina Casanova" w:date="2018-08-11T22:15:00Z">
        <w:r w:rsidRPr="000A0E57" w:rsidDel="000A0E57">
          <w:rPr>
            <w:noProof/>
          </w:rPr>
          <w:delText>Available from:</w:delText>
        </w:r>
      </w:del>
      <w:ins w:id="756" w:author="Regina Casanova" w:date="2018-08-11T22:15:00Z">
        <w:r>
          <w:rPr>
            <w:noProof/>
          </w:rPr>
          <w:t>Disponible en:</w:t>
        </w:r>
      </w:ins>
      <w:r w:rsidRPr="000A0E57">
        <w:rPr>
          <w:noProof/>
        </w:rPr>
        <w:t xml:space="preserve"> http://www.modernanalyst.com/Careers/InterviewQuestions/tabid/128/ID/2191/Describe-the-User-Centered-Design-methodology.aspx</w:t>
      </w:r>
    </w:p>
    <w:p w14:paraId="095BEBA3" w14:textId="55AD3BB5" w:rsidR="000A0E57" w:rsidRPr="00E32541" w:rsidRDefault="000A0E57" w:rsidP="00E32541">
      <w:pPr>
        <w:widowControl w:val="0"/>
        <w:autoSpaceDE w:val="0"/>
        <w:autoSpaceDN w:val="0"/>
        <w:adjustRightInd w:val="0"/>
        <w:spacing w:line="360" w:lineRule="auto"/>
        <w:ind w:left="640" w:hanging="640"/>
        <w:rPr>
          <w:noProof/>
        </w:rPr>
      </w:pPr>
      <w:r w:rsidRPr="000A0E57">
        <w:rPr>
          <w:noProof/>
        </w:rPr>
        <w:t xml:space="preserve">28. </w:t>
      </w:r>
      <w:r w:rsidRPr="000A0E57">
        <w:rPr>
          <w:noProof/>
        </w:rPr>
        <w:tab/>
      </w:r>
      <w:ins w:id="757" w:author="Regina Casanova" w:date="2018-08-11T22:53:00Z">
        <w:r w:rsidR="00E32541" w:rsidRPr="00735E79">
          <w:rPr>
            <w:noProof/>
            <w:lang w:val="en-US"/>
          </w:rPr>
          <w:t>Department of Health and Human Services</w:t>
        </w:r>
        <w:r w:rsidR="00E32541">
          <w:rPr>
            <w:noProof/>
            <w:lang w:val="en-US"/>
          </w:rPr>
          <w:t xml:space="preserve"> - </w:t>
        </w:r>
        <w:r w:rsidR="00E32541" w:rsidRPr="007815C0">
          <w:rPr>
            <w:noProof/>
            <w:lang w:val="en-US"/>
          </w:rPr>
          <w:t xml:space="preserve">Usability.gov. Task Analysis. </w:t>
        </w:r>
        <w:r w:rsidR="00E32541" w:rsidRPr="00116BCF">
          <w:rPr>
            <w:noProof/>
          </w:rPr>
          <w:t>[Internet]. [actualizado 6 Sep 2013, citado 21 Jun 2018]. Disponible en: https://www.usability.gov</w:t>
        </w:r>
        <w:r w:rsidR="00E32541" w:rsidRPr="007815C0">
          <w:rPr>
            <w:noProof/>
          </w:rPr>
          <w:t>/how-to-and-tools/methods/task-analysis.html</w:t>
        </w:r>
        <w:r w:rsidR="00E32541" w:rsidRPr="00735E79">
          <w:rPr>
            <w:noProof/>
          </w:rPr>
          <w:t xml:space="preserve"> </w:t>
        </w:r>
      </w:ins>
      <w:del w:id="758" w:author="Regina Casanova" w:date="2018-08-11T22:53:00Z">
        <w:r w:rsidRPr="000A0E57" w:rsidDel="00E32541">
          <w:rPr>
            <w:noProof/>
          </w:rPr>
          <w:delText>Usability.gov. Task Analysis. 2013 Sep 6</w:delText>
        </w:r>
      </w:del>
      <w:del w:id="759" w:author="Regina Casanova" w:date="2018-08-11T22:54:00Z">
        <w:r w:rsidRPr="000A0E57" w:rsidDel="00E32541">
          <w:rPr>
            <w:noProof/>
          </w:rPr>
          <w:delText>;</w:delText>
        </w:r>
      </w:del>
      <w:r w:rsidRPr="000A0E57">
        <w:rPr>
          <w:noProof/>
        </w:rPr>
        <w:t xml:space="preserve"> </w:t>
      </w:r>
    </w:p>
    <w:p w14:paraId="266B914D" w14:textId="2D2A19C9"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29. </w:t>
      </w:r>
      <w:r w:rsidRPr="000A0E57">
        <w:rPr>
          <w:noProof/>
        </w:rPr>
        <w:tab/>
        <w:t>Usability Body of Knowledge. Think Aloud Testing | Usability Body of Knowledge [Internet]. [cit</w:t>
      </w:r>
      <w:ins w:id="760" w:author="Regina Casanova" w:date="2018-08-11T22:54:00Z">
        <w:r w:rsidR="00E32541">
          <w:rPr>
            <w:noProof/>
          </w:rPr>
          <w:t>ado 21 Jun</w:t>
        </w:r>
      </w:ins>
      <w:del w:id="761" w:author="Regina Casanova" w:date="2018-08-11T22:54:00Z">
        <w:r w:rsidRPr="000A0E57" w:rsidDel="00E32541">
          <w:rPr>
            <w:noProof/>
          </w:rPr>
          <w:delText>ed</w:delText>
        </w:r>
      </w:del>
      <w:r w:rsidRPr="000A0E57">
        <w:rPr>
          <w:noProof/>
        </w:rPr>
        <w:t xml:space="preserve"> 2018</w:t>
      </w:r>
      <w:del w:id="762" w:author="Regina Casanova" w:date="2018-08-11T22:54:00Z">
        <w:r w:rsidRPr="000A0E57" w:rsidDel="00E32541">
          <w:rPr>
            <w:noProof/>
          </w:rPr>
          <w:delText xml:space="preserve"> Jun 21</w:delText>
        </w:r>
      </w:del>
      <w:r w:rsidRPr="000A0E57">
        <w:rPr>
          <w:noProof/>
        </w:rPr>
        <w:t xml:space="preserve">]. </w:t>
      </w:r>
      <w:del w:id="763" w:author="Regina Casanova" w:date="2018-08-11T22:15:00Z">
        <w:r w:rsidRPr="000A0E57" w:rsidDel="000A0E57">
          <w:rPr>
            <w:noProof/>
          </w:rPr>
          <w:delText>Available from:</w:delText>
        </w:r>
      </w:del>
      <w:ins w:id="764" w:author="Regina Casanova" w:date="2018-08-11T22:15:00Z">
        <w:r>
          <w:rPr>
            <w:noProof/>
          </w:rPr>
          <w:t>Disponible en:</w:t>
        </w:r>
      </w:ins>
      <w:r w:rsidRPr="000A0E57">
        <w:rPr>
          <w:noProof/>
        </w:rPr>
        <w:t xml:space="preserve"> http://www.usabilitybok.org/think-aloud-testing</w:t>
      </w:r>
    </w:p>
    <w:p w14:paraId="07B1FC96" w14:textId="523DA493"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30. </w:t>
      </w:r>
      <w:r w:rsidRPr="000A0E57">
        <w:rPr>
          <w:noProof/>
        </w:rPr>
        <w:tab/>
        <w:t>HIT Implementation Strategies and User-Centered Design [Internet]. [cit</w:t>
      </w:r>
      <w:ins w:id="765" w:author="Regina Casanova" w:date="2018-08-11T22:54:00Z">
        <w:r w:rsidR="00E32541">
          <w:rPr>
            <w:noProof/>
          </w:rPr>
          <w:t>ado</w:t>
        </w:r>
      </w:ins>
      <w:del w:id="766" w:author="Regina Casanova" w:date="2018-08-11T22:54:00Z">
        <w:r w:rsidRPr="000A0E57" w:rsidDel="00E32541">
          <w:rPr>
            <w:noProof/>
          </w:rPr>
          <w:delText>ed</w:delText>
        </w:r>
      </w:del>
      <w:ins w:id="767" w:author="Regina Casanova" w:date="2018-08-11T22:54:00Z">
        <w:r w:rsidR="00E32541">
          <w:rPr>
            <w:noProof/>
          </w:rPr>
          <w:t xml:space="preserve"> 29 May</w:t>
        </w:r>
      </w:ins>
      <w:r w:rsidRPr="000A0E57">
        <w:rPr>
          <w:noProof/>
        </w:rPr>
        <w:t xml:space="preserve"> 2017</w:t>
      </w:r>
      <w:del w:id="768" w:author="Regina Casanova" w:date="2018-08-11T22:54:00Z">
        <w:r w:rsidRPr="000A0E57" w:rsidDel="00E32541">
          <w:rPr>
            <w:noProof/>
          </w:rPr>
          <w:delText xml:space="preserve"> May 29</w:delText>
        </w:r>
      </w:del>
      <w:r w:rsidRPr="000A0E57">
        <w:rPr>
          <w:noProof/>
        </w:rPr>
        <w:t xml:space="preserve">]. </w:t>
      </w:r>
      <w:del w:id="769" w:author="Regina Casanova" w:date="2018-08-11T22:15:00Z">
        <w:r w:rsidRPr="000A0E57" w:rsidDel="000A0E57">
          <w:rPr>
            <w:noProof/>
          </w:rPr>
          <w:delText>Available from:</w:delText>
        </w:r>
      </w:del>
      <w:ins w:id="770" w:author="Regina Casanova" w:date="2018-08-11T22:15:00Z">
        <w:r>
          <w:rPr>
            <w:noProof/>
          </w:rPr>
          <w:t>Disponible en:</w:t>
        </w:r>
      </w:ins>
      <w:r w:rsidRPr="000A0E57">
        <w:rPr>
          <w:noProof/>
        </w:rPr>
        <w:t xml:space="preserve"> http://pinnacle-center.com/hit-implementation-strategies-and-user-centered-design/</w:t>
      </w:r>
    </w:p>
    <w:p w14:paraId="5233B027" w14:textId="5CEE3653"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31. </w:t>
      </w:r>
      <w:r w:rsidRPr="000A0E57">
        <w:rPr>
          <w:noProof/>
        </w:rPr>
        <w:tab/>
        <w:t xml:space="preserve">Le T, Reeder B, Yoo D, Aziz R, Thompson HJ, Demiris G. An Evaluation of Wellness Assessment Visualizations for Older Adults. </w:t>
      </w:r>
      <w:ins w:id="771" w:author="Regina Casanova" w:date="2018-08-11T22:54:00Z">
        <w:r w:rsidR="006A239D">
          <w:t>Telemedicine and e-Health</w:t>
        </w:r>
      </w:ins>
      <w:del w:id="772" w:author="Regina Casanova" w:date="2018-08-11T22:54:00Z">
        <w:r w:rsidRPr="000A0E57" w:rsidDel="006A239D">
          <w:rPr>
            <w:noProof/>
          </w:rPr>
          <w:delText>Telemed e-Health</w:delText>
        </w:r>
      </w:del>
      <w:r w:rsidRPr="000A0E57">
        <w:rPr>
          <w:noProof/>
        </w:rPr>
        <w:t xml:space="preserve">. 2015;21(1):9–15. </w:t>
      </w:r>
    </w:p>
    <w:p w14:paraId="23F9A1B6" w14:textId="77777777"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32. </w:t>
      </w:r>
      <w:r w:rsidRPr="000A0E57">
        <w:rPr>
          <w:noProof/>
        </w:rPr>
        <w:tab/>
        <w:t xml:space="preserve">De Vito Dabbs A, Myers BA, Mc Curry KR, Dunbar-Jacob J, Hawkins RP, Begey A, et al. User-centered design and interactive health technologies for patients. Comput Inform Nurs. 2009;27(3):175–83. </w:t>
      </w:r>
    </w:p>
    <w:p w14:paraId="56B31F32" w14:textId="77777777" w:rsidR="001078E4" w:rsidRDefault="000A0E57" w:rsidP="000A0E57">
      <w:pPr>
        <w:widowControl w:val="0"/>
        <w:autoSpaceDE w:val="0"/>
        <w:autoSpaceDN w:val="0"/>
        <w:adjustRightInd w:val="0"/>
        <w:spacing w:line="360" w:lineRule="auto"/>
        <w:ind w:left="640" w:hanging="640"/>
        <w:rPr>
          <w:ins w:id="773" w:author="Regina Casanova" w:date="2018-08-11T22:56:00Z"/>
          <w:noProof/>
        </w:rPr>
      </w:pPr>
      <w:r w:rsidRPr="000A0E57">
        <w:rPr>
          <w:noProof/>
        </w:rPr>
        <w:t xml:space="preserve">33. </w:t>
      </w:r>
      <w:r w:rsidRPr="000A0E57">
        <w:rPr>
          <w:noProof/>
        </w:rPr>
        <w:tab/>
      </w:r>
      <w:ins w:id="774" w:author="Regina Casanova" w:date="2018-08-11T22:56:00Z">
        <w:r w:rsidR="001078E4" w:rsidRPr="00C126C6">
          <w:rPr>
            <w:noProof/>
          </w:rPr>
          <w:t>El Peruano. DECRETO SUPREMO N</w:t>
        </w:r>
        <w:r w:rsidR="001078E4" w:rsidRPr="00C126C6">
          <w:rPr>
            <w:noProof/>
            <w:vertAlign w:val="superscript"/>
          </w:rPr>
          <w:t>o</w:t>
        </w:r>
        <w:r w:rsidR="001078E4" w:rsidRPr="00C126C6">
          <w:rPr>
            <w:noProof/>
          </w:rPr>
          <w:t xml:space="preserve"> 008-2014-SA. 2014; </w:t>
        </w:r>
        <w:r w:rsidR="001078E4">
          <w:rPr>
            <w:noProof/>
          </w:rPr>
          <w:t xml:space="preserve">[publicado 10 </w:t>
        </w:r>
        <w:r w:rsidR="001078E4">
          <w:rPr>
            <w:noProof/>
          </w:rPr>
          <w:lastRenderedPageBreak/>
          <w:t>Jun 2014, citado 14 Mar 2018]</w:t>
        </w:r>
      </w:ins>
    </w:p>
    <w:p w14:paraId="3ABD78EB" w14:textId="30C0ACC3" w:rsidR="000A0E57" w:rsidRPr="000A0E57" w:rsidDel="001078E4" w:rsidRDefault="000A0E57" w:rsidP="000A0E57">
      <w:pPr>
        <w:widowControl w:val="0"/>
        <w:autoSpaceDE w:val="0"/>
        <w:autoSpaceDN w:val="0"/>
        <w:adjustRightInd w:val="0"/>
        <w:spacing w:line="360" w:lineRule="auto"/>
        <w:ind w:left="640" w:hanging="640"/>
        <w:rPr>
          <w:del w:id="775" w:author="Regina Casanova" w:date="2018-08-11T22:56:00Z"/>
          <w:noProof/>
        </w:rPr>
      </w:pPr>
      <w:del w:id="776" w:author="Regina Casanova" w:date="2018-08-11T22:56:00Z">
        <w:r w:rsidRPr="000A0E57" w:rsidDel="001078E4">
          <w:rPr>
            <w:noProof/>
          </w:rPr>
          <w:delText>El Peruano. DECRETO SUPREMO N</w:delText>
        </w:r>
        <w:r w:rsidRPr="000A0E57" w:rsidDel="001078E4">
          <w:rPr>
            <w:noProof/>
            <w:vertAlign w:val="superscript"/>
          </w:rPr>
          <w:delText>o</w:delText>
        </w:r>
        <w:r w:rsidRPr="000A0E57" w:rsidDel="001078E4">
          <w:rPr>
            <w:noProof/>
          </w:rPr>
          <w:delText xml:space="preserve"> 008-2014-SA. 2014; </w:delText>
        </w:r>
      </w:del>
    </w:p>
    <w:p w14:paraId="11D492E2" w14:textId="13DA21C3"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34. </w:t>
      </w:r>
      <w:r w:rsidRPr="000A0E57">
        <w:rPr>
          <w:noProof/>
        </w:rPr>
        <w:tab/>
        <w:t>SUSALUD. Plataforma de Información y Difusión [Internet]. [ci</w:t>
      </w:r>
      <w:ins w:id="777" w:author="Regina Casanova" w:date="2018-08-11T22:58:00Z">
        <w:r w:rsidR="001078E4">
          <w:rPr>
            <w:noProof/>
          </w:rPr>
          <w:t>tado</w:t>
        </w:r>
      </w:ins>
      <w:del w:id="778" w:author="Regina Casanova" w:date="2018-08-11T22:58:00Z">
        <w:r w:rsidRPr="000A0E57" w:rsidDel="001078E4">
          <w:rPr>
            <w:noProof/>
          </w:rPr>
          <w:delText>ted</w:delText>
        </w:r>
      </w:del>
      <w:ins w:id="779" w:author="Regina Casanova" w:date="2018-08-11T22:58:00Z">
        <w:r w:rsidR="001078E4">
          <w:rPr>
            <w:noProof/>
          </w:rPr>
          <w:t xml:space="preserve"> 20 Mar</w:t>
        </w:r>
      </w:ins>
      <w:r w:rsidRPr="000A0E57">
        <w:rPr>
          <w:noProof/>
        </w:rPr>
        <w:t xml:space="preserve"> 2017</w:t>
      </w:r>
      <w:del w:id="780" w:author="Regina Casanova" w:date="2018-08-11T22:58:00Z">
        <w:r w:rsidRPr="000A0E57" w:rsidDel="001078E4">
          <w:rPr>
            <w:noProof/>
          </w:rPr>
          <w:delText xml:space="preserve"> Mar 20</w:delText>
        </w:r>
      </w:del>
      <w:r w:rsidRPr="000A0E57">
        <w:rPr>
          <w:noProof/>
        </w:rPr>
        <w:t xml:space="preserve">]. </w:t>
      </w:r>
      <w:del w:id="781" w:author="Regina Casanova" w:date="2018-08-11T22:15:00Z">
        <w:r w:rsidRPr="000A0E57" w:rsidDel="000A0E57">
          <w:rPr>
            <w:noProof/>
          </w:rPr>
          <w:delText>Available from:</w:delText>
        </w:r>
      </w:del>
      <w:ins w:id="782" w:author="Regina Casanova" w:date="2018-08-11T22:15:00Z">
        <w:r>
          <w:rPr>
            <w:noProof/>
          </w:rPr>
          <w:t>Disponible en:</w:t>
        </w:r>
      </w:ins>
      <w:r w:rsidRPr="000A0E57">
        <w:rPr>
          <w:noProof/>
        </w:rPr>
        <w:t xml:space="preserve"> http://bi.su</w:t>
      </w:r>
      <w:del w:id="783" w:author="Unknown">
        <w:r w:rsidRPr="000A0E57" w:rsidDel="001078E4">
          <w:rPr>
            <w:noProof/>
          </w:rPr>
          <w:delText>s</w:delText>
        </w:r>
      </w:del>
      <w:ins w:id="784" w:author="Regina Casanova" w:date="2018-08-11T22:56:00Z">
        <w:r w:rsidRPr="000A0E57">
          <w:rPr>
            <w:noProof/>
          </w:rPr>
          <w:t>a</w:t>
        </w:r>
      </w:ins>
      <w:r w:rsidRPr="000A0E57">
        <w:rPr>
          <w:noProof/>
        </w:rPr>
        <w:t>lud.gob.pe/geoqlik/proxy/QvAJAXZfc/opendoc.htm?document=QV Produccion%2F11- Plataforma de Información y Difusión_1.qvw&amp;host=QVS%40srvqlikias&amp;anonymous=true</w:t>
      </w:r>
    </w:p>
    <w:p w14:paraId="2313B4D5" w14:textId="324DDFF3"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35. </w:t>
      </w:r>
      <w:r w:rsidRPr="000A0E57">
        <w:rPr>
          <w:noProof/>
        </w:rPr>
        <w:tab/>
        <w:t>Seguro Integral de Salud - Microsoft Power BI [Internet]. [cit</w:t>
      </w:r>
      <w:ins w:id="785" w:author="Regina Casanova" w:date="2018-08-11T22:59:00Z">
        <w:r w:rsidR="001078E4">
          <w:rPr>
            <w:noProof/>
          </w:rPr>
          <w:t>ado 23 Ene</w:t>
        </w:r>
      </w:ins>
      <w:del w:id="786" w:author="Regina Casanova" w:date="2018-08-11T22:59:00Z">
        <w:r w:rsidRPr="000A0E57" w:rsidDel="001078E4">
          <w:rPr>
            <w:noProof/>
          </w:rPr>
          <w:delText>ed</w:delText>
        </w:r>
      </w:del>
      <w:r w:rsidRPr="000A0E57">
        <w:rPr>
          <w:noProof/>
        </w:rPr>
        <w:t xml:space="preserve"> 2018</w:t>
      </w:r>
      <w:del w:id="787" w:author="Regina Casanova" w:date="2018-08-11T22:59:00Z">
        <w:r w:rsidRPr="000A0E57" w:rsidDel="001078E4">
          <w:rPr>
            <w:noProof/>
          </w:rPr>
          <w:delText xml:space="preserve"> Jan 23</w:delText>
        </w:r>
      </w:del>
      <w:r w:rsidRPr="000A0E57">
        <w:rPr>
          <w:noProof/>
        </w:rPr>
        <w:t xml:space="preserve">]. </w:t>
      </w:r>
      <w:del w:id="788" w:author="Regina Casanova" w:date="2018-08-11T22:15:00Z">
        <w:r w:rsidRPr="000A0E57" w:rsidDel="000A0E57">
          <w:rPr>
            <w:noProof/>
          </w:rPr>
          <w:delText>Available from:</w:delText>
        </w:r>
      </w:del>
      <w:ins w:id="789" w:author="Regina Casanova" w:date="2018-08-11T22:15:00Z">
        <w:r>
          <w:rPr>
            <w:noProof/>
          </w:rPr>
          <w:t>Disponible en:</w:t>
        </w:r>
      </w:ins>
      <w:r w:rsidRPr="000A0E57">
        <w:rPr>
          <w:noProof/>
        </w:rPr>
        <w:t xml:space="preserve"> https://app.powerbi.com/view?r=eyJrIjoiNTljNzlmMTUtM2Y5NS00M2FjLWIwMGUtZmE0MDFhMWI5OGZjIiwidCI6IjZmZTkxN2VlLWQ5OWMtNGJmNy05OGQ1LThhOTUyYTE3NzhjNCIsImMiOjR9</w:t>
      </w:r>
    </w:p>
    <w:p w14:paraId="460D02DB" w14:textId="5B246A8D"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36. </w:t>
      </w:r>
      <w:r w:rsidRPr="000A0E57">
        <w:rPr>
          <w:noProof/>
        </w:rPr>
        <w:tab/>
        <w:t>SUSALUD. Plataforma de Información [Internet]. [cit</w:t>
      </w:r>
      <w:ins w:id="790" w:author="Regina Casanova" w:date="2018-08-11T22:59:00Z">
        <w:r w:rsidR="006F17A9">
          <w:rPr>
            <w:noProof/>
          </w:rPr>
          <w:t>ado</w:t>
        </w:r>
      </w:ins>
      <w:del w:id="791" w:author="Regina Casanova" w:date="2018-08-11T22:59:00Z">
        <w:r w:rsidRPr="000A0E57" w:rsidDel="006F17A9">
          <w:rPr>
            <w:noProof/>
          </w:rPr>
          <w:delText>ed</w:delText>
        </w:r>
      </w:del>
      <w:ins w:id="792" w:author="Regina Casanova" w:date="2018-08-11T22:59:00Z">
        <w:r w:rsidR="006F17A9">
          <w:rPr>
            <w:noProof/>
          </w:rPr>
          <w:t xml:space="preserve"> 23 Jun</w:t>
        </w:r>
      </w:ins>
      <w:r w:rsidRPr="000A0E57">
        <w:rPr>
          <w:noProof/>
        </w:rPr>
        <w:t xml:space="preserve"> 2018</w:t>
      </w:r>
      <w:del w:id="793" w:author="Regina Casanova" w:date="2018-08-11T22:59:00Z">
        <w:r w:rsidRPr="000A0E57" w:rsidDel="006F17A9">
          <w:rPr>
            <w:noProof/>
          </w:rPr>
          <w:delText xml:space="preserve"> Jan 23</w:delText>
        </w:r>
      </w:del>
      <w:r w:rsidRPr="000A0E57">
        <w:rPr>
          <w:noProof/>
        </w:rPr>
        <w:t xml:space="preserve">]. </w:t>
      </w:r>
      <w:del w:id="794" w:author="Regina Casanova" w:date="2018-08-11T22:15:00Z">
        <w:r w:rsidRPr="000A0E57" w:rsidDel="000A0E57">
          <w:rPr>
            <w:noProof/>
          </w:rPr>
          <w:delText>Available from:</w:delText>
        </w:r>
      </w:del>
      <w:ins w:id="795" w:author="Regina Casanova" w:date="2018-08-11T22:15:00Z">
        <w:r>
          <w:rPr>
            <w:noProof/>
          </w:rPr>
          <w:t>Disponible en:</w:t>
        </w:r>
      </w:ins>
      <w:r w:rsidRPr="000A0E57">
        <w:rPr>
          <w:noProof/>
        </w:rPr>
        <w:t xml:space="preserve"> http://bi.susalud.gob.pe/QvAJAXZfc/opendoc.htm?document=QV Produccion%2FSIG_SUSALUD.qvw&amp;host=QVS%40srvqlikias&amp;anonymous=true</w:t>
      </w:r>
    </w:p>
    <w:p w14:paraId="7C335D3A" w14:textId="4CD74F45"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37. </w:t>
      </w:r>
      <w:r w:rsidRPr="000A0E57">
        <w:rPr>
          <w:noProof/>
        </w:rPr>
        <w:tab/>
        <w:t>Susalud BPM PAC | Consulta [Internet]. [cit</w:t>
      </w:r>
      <w:ins w:id="796" w:author="Regina Casanova" w:date="2018-08-11T22:59:00Z">
        <w:r w:rsidR="00D9137D">
          <w:rPr>
            <w:noProof/>
          </w:rPr>
          <w:t>ado 14 Mar</w:t>
        </w:r>
      </w:ins>
      <w:del w:id="797" w:author="Regina Casanova" w:date="2018-08-11T22:59:00Z">
        <w:r w:rsidRPr="000A0E57" w:rsidDel="00D9137D">
          <w:rPr>
            <w:noProof/>
          </w:rPr>
          <w:delText>ed</w:delText>
        </w:r>
      </w:del>
      <w:r w:rsidRPr="000A0E57">
        <w:rPr>
          <w:noProof/>
        </w:rPr>
        <w:t xml:space="preserve"> 201</w:t>
      </w:r>
      <w:ins w:id="798" w:author="Regina Casanova" w:date="2018-08-11T23:00:00Z">
        <w:r w:rsidR="00D9137D">
          <w:rPr>
            <w:noProof/>
          </w:rPr>
          <w:t>7</w:t>
        </w:r>
      </w:ins>
      <w:del w:id="799" w:author="Regina Casanova" w:date="2018-08-11T23:00:00Z">
        <w:r w:rsidRPr="000A0E57" w:rsidDel="00D9137D">
          <w:rPr>
            <w:noProof/>
          </w:rPr>
          <w:delText>7 Mar 14</w:delText>
        </w:r>
      </w:del>
      <w:r w:rsidRPr="000A0E57">
        <w:rPr>
          <w:noProof/>
        </w:rPr>
        <w:t xml:space="preserve">]. </w:t>
      </w:r>
      <w:del w:id="800" w:author="Regina Casanova" w:date="2018-08-11T22:15:00Z">
        <w:r w:rsidRPr="000A0E57" w:rsidDel="000A0E57">
          <w:rPr>
            <w:noProof/>
          </w:rPr>
          <w:delText>Available from:</w:delText>
        </w:r>
      </w:del>
      <w:ins w:id="801" w:author="Regina Casanova" w:date="2018-08-11T22:15:00Z">
        <w:r>
          <w:rPr>
            <w:noProof/>
          </w:rPr>
          <w:t>Disponible en:</w:t>
        </w:r>
      </w:ins>
      <w:r w:rsidRPr="000A0E57">
        <w:rPr>
          <w:noProof/>
        </w:rPr>
        <w:t xml:space="preserve"> http://app17.susalud.gob.pe/formulario_consulta/</w:t>
      </w:r>
    </w:p>
    <w:p w14:paraId="598C79D2" w14:textId="026B10FD"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38. </w:t>
      </w:r>
      <w:r w:rsidRPr="000A0E57">
        <w:rPr>
          <w:noProof/>
        </w:rPr>
        <w:tab/>
        <w:t>SUSALUD CONTIGO - Aplicaciones de Android en Google Play [Internet]. [cit</w:t>
      </w:r>
      <w:ins w:id="802" w:author="Regina Casanova" w:date="2018-08-11T23:00:00Z">
        <w:r w:rsidR="00D9137D">
          <w:rPr>
            <w:noProof/>
          </w:rPr>
          <w:t>ado 14 Mar</w:t>
        </w:r>
      </w:ins>
      <w:del w:id="803" w:author="Regina Casanova" w:date="2018-08-11T23:00:00Z">
        <w:r w:rsidRPr="000A0E57" w:rsidDel="00D9137D">
          <w:rPr>
            <w:noProof/>
          </w:rPr>
          <w:delText>ed</w:delText>
        </w:r>
      </w:del>
      <w:r w:rsidRPr="000A0E57">
        <w:rPr>
          <w:noProof/>
        </w:rPr>
        <w:t xml:space="preserve"> 2017</w:t>
      </w:r>
      <w:del w:id="804" w:author="Regina Casanova" w:date="2018-08-11T23:00:00Z">
        <w:r w:rsidRPr="000A0E57" w:rsidDel="00D9137D">
          <w:rPr>
            <w:noProof/>
          </w:rPr>
          <w:delText xml:space="preserve"> Mar 14</w:delText>
        </w:r>
      </w:del>
      <w:r w:rsidRPr="000A0E57">
        <w:rPr>
          <w:noProof/>
        </w:rPr>
        <w:t xml:space="preserve">]. </w:t>
      </w:r>
      <w:del w:id="805" w:author="Regina Casanova" w:date="2018-08-11T22:15:00Z">
        <w:r w:rsidRPr="000A0E57" w:rsidDel="000A0E57">
          <w:rPr>
            <w:noProof/>
          </w:rPr>
          <w:delText>Available from:</w:delText>
        </w:r>
      </w:del>
      <w:ins w:id="806" w:author="Regina Casanova" w:date="2018-08-11T22:15:00Z">
        <w:r>
          <w:rPr>
            <w:noProof/>
          </w:rPr>
          <w:t>Disponible en:</w:t>
        </w:r>
      </w:ins>
      <w:r w:rsidRPr="000A0E57">
        <w:rPr>
          <w:noProof/>
        </w:rPr>
        <w:t xml:space="preserve"> https://play.google.com/store/apps/details?id=pe.gob.susalud.servicio&amp;hl=es</w:t>
      </w:r>
    </w:p>
    <w:p w14:paraId="7D2A61F3" w14:textId="34BE8D5E"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39. </w:t>
      </w:r>
      <w:r w:rsidRPr="000A0E57">
        <w:rPr>
          <w:noProof/>
        </w:rPr>
        <w:tab/>
        <w:t>SUSALUD | MÁS DE 10 MIL USUARIOS UTILIZAN APP SUSALUD CONTIGO [Internet]. [cit</w:t>
      </w:r>
      <w:ins w:id="807" w:author="Regina Casanova" w:date="2018-08-11T23:00:00Z">
        <w:r w:rsidR="00C66D07">
          <w:rPr>
            <w:noProof/>
          </w:rPr>
          <w:t>ado 14 Mar</w:t>
        </w:r>
      </w:ins>
      <w:del w:id="808" w:author="Regina Casanova" w:date="2018-08-11T23:00:00Z">
        <w:r w:rsidRPr="000A0E57" w:rsidDel="00C66D07">
          <w:rPr>
            <w:noProof/>
          </w:rPr>
          <w:delText>ed</w:delText>
        </w:r>
      </w:del>
      <w:r w:rsidRPr="000A0E57">
        <w:rPr>
          <w:noProof/>
        </w:rPr>
        <w:t xml:space="preserve"> 2017</w:t>
      </w:r>
      <w:del w:id="809" w:author="Regina Casanova" w:date="2018-08-11T23:00:00Z">
        <w:r w:rsidRPr="000A0E57" w:rsidDel="00C66D07">
          <w:rPr>
            <w:noProof/>
          </w:rPr>
          <w:delText xml:space="preserve"> Mar 14</w:delText>
        </w:r>
      </w:del>
      <w:r w:rsidRPr="000A0E57">
        <w:rPr>
          <w:noProof/>
        </w:rPr>
        <w:t xml:space="preserve">]. </w:t>
      </w:r>
      <w:del w:id="810" w:author="Regina Casanova" w:date="2018-08-11T22:15:00Z">
        <w:r w:rsidRPr="000A0E57" w:rsidDel="000A0E57">
          <w:rPr>
            <w:noProof/>
          </w:rPr>
          <w:delText>Available from:</w:delText>
        </w:r>
      </w:del>
      <w:ins w:id="811" w:author="Regina Casanova" w:date="2018-08-11T22:15:00Z">
        <w:r>
          <w:rPr>
            <w:noProof/>
          </w:rPr>
          <w:t>Disponible en:</w:t>
        </w:r>
      </w:ins>
      <w:r w:rsidRPr="000A0E57">
        <w:rPr>
          <w:noProof/>
        </w:rPr>
        <w:t xml:space="preserve"> http://portales.susalud.gob.pe/web/portal/noticias/-/asset_publisher/nx8MOyZZrSvU/content/mas-de-10-mil-usuarios-utilizan-app-susalud-contigo?_101_INSTANCE_nx8MOyZZrSvU_redirect=%2Fweb%2Fportal%2Fnoticias</w:t>
      </w:r>
    </w:p>
    <w:p w14:paraId="5DFCA05C" w14:textId="3AF688DA"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40. </w:t>
      </w:r>
      <w:r w:rsidRPr="000A0E57">
        <w:rPr>
          <w:noProof/>
        </w:rPr>
        <w:tab/>
        <w:t>SUSALUD. Mapa Georeferenciado [Internet]. [ci</w:t>
      </w:r>
      <w:ins w:id="812" w:author="Regina Casanova" w:date="2018-08-11T23:00:00Z">
        <w:r w:rsidR="00C66D07">
          <w:rPr>
            <w:noProof/>
          </w:rPr>
          <w:t>tado 14 Mar</w:t>
        </w:r>
      </w:ins>
      <w:del w:id="813" w:author="Regina Casanova" w:date="2018-08-11T23:00:00Z">
        <w:r w:rsidRPr="000A0E57" w:rsidDel="00C66D07">
          <w:rPr>
            <w:noProof/>
          </w:rPr>
          <w:delText>ted</w:delText>
        </w:r>
      </w:del>
      <w:r w:rsidRPr="000A0E57">
        <w:rPr>
          <w:noProof/>
        </w:rPr>
        <w:t xml:space="preserve"> 2018</w:t>
      </w:r>
      <w:del w:id="814" w:author="Regina Casanova" w:date="2018-08-11T23:01:00Z">
        <w:r w:rsidRPr="000A0E57" w:rsidDel="00C66D07">
          <w:rPr>
            <w:noProof/>
          </w:rPr>
          <w:delText xml:space="preserve"> Mar 14</w:delText>
        </w:r>
      </w:del>
      <w:r w:rsidRPr="000A0E57">
        <w:rPr>
          <w:noProof/>
        </w:rPr>
        <w:t xml:space="preserve">]. </w:t>
      </w:r>
      <w:del w:id="815" w:author="Regina Casanova" w:date="2018-08-11T22:15:00Z">
        <w:r w:rsidRPr="000A0E57" w:rsidDel="000A0E57">
          <w:rPr>
            <w:noProof/>
          </w:rPr>
          <w:delText>Available from:</w:delText>
        </w:r>
      </w:del>
      <w:ins w:id="816" w:author="Regina Casanova" w:date="2018-08-11T22:15:00Z">
        <w:r>
          <w:rPr>
            <w:noProof/>
          </w:rPr>
          <w:t>Disponible en:</w:t>
        </w:r>
      </w:ins>
      <w:r w:rsidRPr="000A0E57">
        <w:rPr>
          <w:noProof/>
        </w:rPr>
        <w:t xml:space="preserve"> http://mapa.susalud.gob.pe/</w:t>
      </w:r>
    </w:p>
    <w:p w14:paraId="3FA0D7A4" w14:textId="292EBF59"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41. </w:t>
      </w:r>
      <w:r w:rsidRPr="000A0E57">
        <w:rPr>
          <w:noProof/>
        </w:rPr>
        <w:tab/>
      </w:r>
      <w:ins w:id="817" w:author="Regina Casanova" w:date="2018-08-11T23:01:00Z">
        <w:r w:rsidR="00C66D07" w:rsidRPr="00C126C6">
          <w:rPr>
            <w:noProof/>
          </w:rPr>
          <w:t>Ministerio de Salud. Resolución Ministerial 667-2017/MINSA.</w:t>
        </w:r>
        <w:r w:rsidR="00C66D07">
          <w:rPr>
            <w:noProof/>
          </w:rPr>
          <w:t xml:space="preserve"> [Internet]</w:t>
        </w:r>
        <w:r w:rsidR="00C66D07" w:rsidRPr="00C126C6">
          <w:rPr>
            <w:noProof/>
          </w:rPr>
          <w:t xml:space="preserve"> </w:t>
        </w:r>
        <w:r w:rsidR="00C66D07">
          <w:rPr>
            <w:noProof/>
          </w:rPr>
          <w:lastRenderedPageBreak/>
          <w:t xml:space="preserve">[publicado 17 Ago 2017, citado 14 Mar 2018]. Disponible en: </w:t>
        </w:r>
        <w:r w:rsidR="00C66D07" w:rsidRPr="0068756B">
          <w:rPr>
            <w:noProof/>
          </w:rPr>
          <w:t>https://vlex.com.pe/vid/691444409</w:t>
        </w:r>
      </w:ins>
      <w:del w:id="818" w:author="Regina Casanova" w:date="2018-08-11T23:01:00Z">
        <w:r w:rsidRPr="000A0E57" w:rsidDel="00C66D07">
          <w:rPr>
            <w:noProof/>
          </w:rPr>
          <w:delText>Ministerio de Salud. Resolución Ministerial 667-2017/MINSA.</w:delText>
        </w:r>
      </w:del>
      <w:r w:rsidRPr="000A0E57">
        <w:rPr>
          <w:noProof/>
        </w:rPr>
        <w:t xml:space="preserve"> </w:t>
      </w:r>
    </w:p>
    <w:p w14:paraId="187D8FD6" w14:textId="7992CAE9"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42. </w:t>
      </w:r>
      <w:r w:rsidRPr="000A0E57">
        <w:rPr>
          <w:noProof/>
        </w:rPr>
        <w:tab/>
        <w:t>El Peruano. LEY N° 30150 - Norma Legal Diario Oficial El Peruano [Internet]. [</w:t>
      </w:r>
      <w:ins w:id="819" w:author="Regina Casanova" w:date="2018-08-11T23:01:00Z">
        <w:r w:rsidR="00C66D07">
          <w:rPr>
            <w:noProof/>
          </w:rPr>
          <w:t xml:space="preserve">publicado 8 Ene 2014, </w:t>
        </w:r>
      </w:ins>
      <w:r w:rsidRPr="000A0E57">
        <w:rPr>
          <w:noProof/>
        </w:rPr>
        <w:t>cit</w:t>
      </w:r>
      <w:ins w:id="820" w:author="Regina Casanova" w:date="2018-08-11T23:01:00Z">
        <w:r w:rsidR="00C66D07">
          <w:rPr>
            <w:noProof/>
          </w:rPr>
          <w:t>ado 14 Mar</w:t>
        </w:r>
      </w:ins>
      <w:del w:id="821" w:author="Regina Casanova" w:date="2018-08-11T23:01:00Z">
        <w:r w:rsidRPr="000A0E57" w:rsidDel="00C66D07">
          <w:rPr>
            <w:noProof/>
          </w:rPr>
          <w:delText>ed</w:delText>
        </w:r>
      </w:del>
      <w:r w:rsidRPr="000A0E57">
        <w:rPr>
          <w:noProof/>
        </w:rPr>
        <w:t xml:space="preserve"> 2018</w:t>
      </w:r>
      <w:del w:id="822" w:author="Regina Casanova" w:date="2018-08-11T23:01:00Z">
        <w:r w:rsidRPr="000A0E57" w:rsidDel="00C66D07">
          <w:rPr>
            <w:noProof/>
          </w:rPr>
          <w:delText xml:space="preserve"> Mar 14</w:delText>
        </w:r>
      </w:del>
      <w:r w:rsidRPr="000A0E57">
        <w:rPr>
          <w:noProof/>
        </w:rPr>
        <w:t xml:space="preserve">]. </w:t>
      </w:r>
      <w:del w:id="823" w:author="Regina Casanova" w:date="2018-08-11T22:15:00Z">
        <w:r w:rsidRPr="000A0E57" w:rsidDel="000A0E57">
          <w:rPr>
            <w:noProof/>
          </w:rPr>
          <w:delText>Available from:</w:delText>
        </w:r>
      </w:del>
      <w:ins w:id="824" w:author="Regina Casanova" w:date="2018-08-11T22:15:00Z">
        <w:r>
          <w:rPr>
            <w:noProof/>
          </w:rPr>
          <w:t>Disponible en:</w:t>
        </w:r>
      </w:ins>
      <w:r w:rsidRPr="000A0E57">
        <w:rPr>
          <w:noProof/>
        </w:rPr>
        <w:t xml:space="preserve"> http://busquedas.elperuano.pe/normaslegales/aprueban-reglamento-general-para-la-atencion-de-los-reclamos-resolucion-n-160-2011-sunasacd-737790-1/</w:t>
      </w:r>
    </w:p>
    <w:p w14:paraId="2403D5BE" w14:textId="2ED85169"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43. </w:t>
      </w:r>
      <w:r w:rsidRPr="000A0E57">
        <w:rPr>
          <w:noProof/>
        </w:rPr>
        <w:tab/>
        <w:t xml:space="preserve">Paul CL. A Modified Delphi Approach to a New Card Sorting Methodology. </w:t>
      </w:r>
      <w:ins w:id="825" w:author="Regina Casanova" w:date="2018-08-11T23:02:00Z">
        <w:r w:rsidR="00910646">
          <w:t>Journal of Usability Studies</w:t>
        </w:r>
      </w:ins>
      <w:del w:id="826" w:author="Regina Casanova" w:date="2018-08-11T23:02:00Z">
        <w:r w:rsidRPr="000A0E57" w:rsidDel="00910646">
          <w:rPr>
            <w:noProof/>
          </w:rPr>
          <w:delText>J Usability Stud</w:delText>
        </w:r>
      </w:del>
      <w:r w:rsidRPr="000A0E57">
        <w:rPr>
          <w:noProof/>
        </w:rPr>
        <w:t xml:space="preserve">. 2008;4(1):7–30. </w:t>
      </w:r>
    </w:p>
    <w:p w14:paraId="422B9B10" w14:textId="051D3BC4"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44. </w:t>
      </w:r>
      <w:r w:rsidRPr="000A0E57">
        <w:rPr>
          <w:noProof/>
        </w:rPr>
        <w:tab/>
        <w:t>ShowMore - Grabar, cargar y compartir sus vídeos en la web fácilmente [Internet]. [cit</w:t>
      </w:r>
      <w:ins w:id="827" w:author="Regina Casanova" w:date="2018-08-11T23:02:00Z">
        <w:r w:rsidR="00910646">
          <w:rPr>
            <w:noProof/>
          </w:rPr>
          <w:t>ado 27 Mar</w:t>
        </w:r>
      </w:ins>
      <w:del w:id="828" w:author="Regina Casanova" w:date="2018-08-11T23:02:00Z">
        <w:r w:rsidRPr="000A0E57" w:rsidDel="00910646">
          <w:rPr>
            <w:noProof/>
          </w:rPr>
          <w:delText>ed</w:delText>
        </w:r>
      </w:del>
      <w:r w:rsidRPr="000A0E57">
        <w:rPr>
          <w:noProof/>
        </w:rPr>
        <w:t xml:space="preserve"> 2018</w:t>
      </w:r>
      <w:del w:id="829" w:author="Regina Casanova" w:date="2018-08-11T23:02:00Z">
        <w:r w:rsidRPr="000A0E57" w:rsidDel="00910646">
          <w:rPr>
            <w:noProof/>
          </w:rPr>
          <w:delText xml:space="preserve"> Mar 27</w:delText>
        </w:r>
      </w:del>
      <w:r w:rsidRPr="000A0E57">
        <w:rPr>
          <w:noProof/>
        </w:rPr>
        <w:t xml:space="preserve">]. </w:t>
      </w:r>
      <w:del w:id="830" w:author="Regina Casanova" w:date="2018-08-11T22:15:00Z">
        <w:r w:rsidRPr="000A0E57" w:rsidDel="000A0E57">
          <w:rPr>
            <w:noProof/>
          </w:rPr>
          <w:delText>Available from:</w:delText>
        </w:r>
      </w:del>
      <w:ins w:id="831" w:author="Regina Casanova" w:date="2018-08-11T22:15:00Z">
        <w:r>
          <w:rPr>
            <w:noProof/>
          </w:rPr>
          <w:t>Disponible en:</w:t>
        </w:r>
      </w:ins>
      <w:r w:rsidRPr="000A0E57">
        <w:rPr>
          <w:noProof/>
        </w:rPr>
        <w:t xml:space="preserve"> https://showmore.com/es/</w:t>
      </w:r>
    </w:p>
    <w:p w14:paraId="1DE881C4" w14:textId="3B43BEB5"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45. </w:t>
      </w:r>
      <w:r w:rsidRPr="000A0E57">
        <w:rPr>
          <w:noProof/>
        </w:rPr>
        <w:tab/>
        <w:t>oTranscribe [Internet]. [cit</w:t>
      </w:r>
      <w:ins w:id="832" w:author="Regina Casanova" w:date="2018-08-11T23:02:00Z">
        <w:r w:rsidR="00910646">
          <w:rPr>
            <w:noProof/>
          </w:rPr>
          <w:t>a</w:t>
        </w:r>
      </w:ins>
      <w:del w:id="833" w:author="Regina Casanova" w:date="2018-08-11T23:02:00Z">
        <w:r w:rsidRPr="000A0E57" w:rsidDel="00910646">
          <w:rPr>
            <w:noProof/>
          </w:rPr>
          <w:delText>e</w:delText>
        </w:r>
      </w:del>
      <w:r w:rsidRPr="000A0E57">
        <w:rPr>
          <w:noProof/>
        </w:rPr>
        <w:t>d</w:t>
      </w:r>
      <w:ins w:id="834" w:author="Regina Casanova" w:date="2018-08-11T23:02:00Z">
        <w:r w:rsidR="00910646">
          <w:rPr>
            <w:noProof/>
          </w:rPr>
          <w:t>o 27 Mar</w:t>
        </w:r>
      </w:ins>
      <w:r w:rsidRPr="000A0E57">
        <w:rPr>
          <w:noProof/>
        </w:rPr>
        <w:t xml:space="preserve"> 2018</w:t>
      </w:r>
      <w:del w:id="835" w:author="Regina Casanova" w:date="2018-08-11T23:02:00Z">
        <w:r w:rsidRPr="000A0E57" w:rsidDel="00910646">
          <w:rPr>
            <w:noProof/>
          </w:rPr>
          <w:delText xml:space="preserve"> Mar 27</w:delText>
        </w:r>
      </w:del>
      <w:r w:rsidRPr="000A0E57">
        <w:rPr>
          <w:noProof/>
        </w:rPr>
        <w:t xml:space="preserve">]. </w:t>
      </w:r>
      <w:del w:id="836" w:author="Regina Casanova" w:date="2018-08-11T22:15:00Z">
        <w:r w:rsidRPr="000A0E57" w:rsidDel="000A0E57">
          <w:rPr>
            <w:noProof/>
          </w:rPr>
          <w:delText>Available from:</w:delText>
        </w:r>
      </w:del>
      <w:ins w:id="837" w:author="Regina Casanova" w:date="2018-08-11T22:15:00Z">
        <w:r>
          <w:rPr>
            <w:noProof/>
          </w:rPr>
          <w:t>Disponible en:</w:t>
        </w:r>
      </w:ins>
      <w:r w:rsidRPr="000A0E57">
        <w:rPr>
          <w:noProof/>
        </w:rPr>
        <w:t xml:space="preserve"> http://otranscribe.com/</w:t>
      </w:r>
    </w:p>
    <w:p w14:paraId="7BC70495" w14:textId="2AD71AE8"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46. </w:t>
      </w:r>
      <w:r w:rsidRPr="000A0E57">
        <w:rPr>
          <w:noProof/>
        </w:rPr>
        <w:tab/>
        <w:t>Superintendencia de Salud G de C. Reclamo contra FONASA o ISAPRES [Internet]. [cit</w:t>
      </w:r>
      <w:ins w:id="838" w:author="Regina Casanova" w:date="2018-08-11T23:02:00Z">
        <w:r w:rsidR="00910646">
          <w:rPr>
            <w:noProof/>
          </w:rPr>
          <w:t>ado 27 Mar</w:t>
        </w:r>
      </w:ins>
      <w:del w:id="839" w:author="Regina Casanova" w:date="2018-08-11T23:02:00Z">
        <w:r w:rsidRPr="000A0E57" w:rsidDel="00910646">
          <w:rPr>
            <w:noProof/>
          </w:rPr>
          <w:delText>ed</w:delText>
        </w:r>
      </w:del>
      <w:r w:rsidRPr="000A0E57">
        <w:rPr>
          <w:noProof/>
        </w:rPr>
        <w:t xml:space="preserve"> 2018</w:t>
      </w:r>
      <w:del w:id="840" w:author="Regina Casanova" w:date="2018-08-11T23:02:00Z">
        <w:r w:rsidRPr="000A0E57" w:rsidDel="00910646">
          <w:rPr>
            <w:noProof/>
          </w:rPr>
          <w:delText xml:space="preserve"> Mar 27</w:delText>
        </w:r>
      </w:del>
      <w:r w:rsidRPr="000A0E57">
        <w:rPr>
          <w:noProof/>
        </w:rPr>
        <w:t xml:space="preserve">]. </w:t>
      </w:r>
      <w:del w:id="841" w:author="Regina Casanova" w:date="2018-08-11T22:15:00Z">
        <w:r w:rsidRPr="000A0E57" w:rsidDel="000A0E57">
          <w:rPr>
            <w:noProof/>
          </w:rPr>
          <w:delText>Available from:</w:delText>
        </w:r>
      </w:del>
      <w:ins w:id="842" w:author="Regina Casanova" w:date="2018-08-11T22:15:00Z">
        <w:r>
          <w:rPr>
            <w:noProof/>
          </w:rPr>
          <w:t>Disponible en:</w:t>
        </w:r>
      </w:ins>
      <w:r w:rsidRPr="000A0E57">
        <w:rPr>
          <w:noProof/>
        </w:rPr>
        <w:t xml:space="preserve"> http://www.supersalud.gob.cl/portal/w3-article-7592.html#online</w:t>
      </w:r>
    </w:p>
    <w:p w14:paraId="1D07B3CE" w14:textId="4928A4FA"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47. </w:t>
      </w:r>
      <w:r w:rsidRPr="000A0E57">
        <w:rPr>
          <w:noProof/>
        </w:rPr>
        <w:tab/>
        <w:t>Formule su petición, queja, reclamo, sugerencia o denuncia [Internet]. [ci</w:t>
      </w:r>
      <w:ins w:id="843" w:author="Regina Casanova" w:date="2018-08-11T23:02:00Z">
        <w:r w:rsidR="00810AF9">
          <w:rPr>
            <w:noProof/>
          </w:rPr>
          <w:t>tado 27 Mar</w:t>
        </w:r>
      </w:ins>
      <w:del w:id="844" w:author="Regina Casanova" w:date="2018-08-11T23:02:00Z">
        <w:r w:rsidRPr="000A0E57" w:rsidDel="00810AF9">
          <w:rPr>
            <w:noProof/>
          </w:rPr>
          <w:delText>ted</w:delText>
        </w:r>
      </w:del>
      <w:r w:rsidRPr="000A0E57">
        <w:rPr>
          <w:noProof/>
        </w:rPr>
        <w:t xml:space="preserve"> 2018</w:t>
      </w:r>
      <w:del w:id="845" w:author="Regina Casanova" w:date="2018-08-11T23:03:00Z">
        <w:r w:rsidRPr="000A0E57" w:rsidDel="00810AF9">
          <w:rPr>
            <w:noProof/>
          </w:rPr>
          <w:delText xml:space="preserve"> Mar 27</w:delText>
        </w:r>
      </w:del>
      <w:r w:rsidRPr="000A0E57">
        <w:rPr>
          <w:noProof/>
        </w:rPr>
        <w:t xml:space="preserve">]. </w:t>
      </w:r>
      <w:del w:id="846" w:author="Regina Casanova" w:date="2018-08-11T22:15:00Z">
        <w:r w:rsidRPr="000A0E57" w:rsidDel="000A0E57">
          <w:rPr>
            <w:noProof/>
          </w:rPr>
          <w:delText>Available from:</w:delText>
        </w:r>
      </w:del>
      <w:ins w:id="847" w:author="Regina Casanova" w:date="2018-08-11T22:15:00Z">
        <w:r>
          <w:rPr>
            <w:noProof/>
          </w:rPr>
          <w:t>Disponible en:</w:t>
        </w:r>
      </w:ins>
      <w:r w:rsidRPr="000A0E57">
        <w:rPr>
          <w:noProof/>
        </w:rPr>
        <w:t xml:space="preserve"> https://www.minsalud.gov.co/atencion/Paginas/Solicitudes-sugerencias-quejas-o-reclamos.aspx</w:t>
      </w:r>
    </w:p>
    <w:p w14:paraId="4B899A10" w14:textId="5278A8BA"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48. </w:t>
      </w:r>
      <w:r w:rsidRPr="000A0E57">
        <w:rPr>
          <w:noProof/>
        </w:rPr>
        <w:tab/>
        <w:t>Ministerio De Salud y Protección Social. Preguntas Quejas Reclamos | Formulario Online | MINIST [Internet]. [ci</w:t>
      </w:r>
      <w:ins w:id="848" w:author="Regina Casanova" w:date="2018-08-11T23:03:00Z">
        <w:r w:rsidR="00810AF9">
          <w:rPr>
            <w:noProof/>
          </w:rPr>
          <w:t>tado 20 Jun</w:t>
        </w:r>
      </w:ins>
      <w:del w:id="849" w:author="Regina Casanova" w:date="2018-08-11T23:03:00Z">
        <w:r w:rsidRPr="000A0E57" w:rsidDel="00810AF9">
          <w:rPr>
            <w:noProof/>
          </w:rPr>
          <w:delText>ted</w:delText>
        </w:r>
      </w:del>
      <w:r w:rsidRPr="000A0E57">
        <w:rPr>
          <w:noProof/>
        </w:rPr>
        <w:t xml:space="preserve"> 2018</w:t>
      </w:r>
      <w:del w:id="850" w:author="Regina Casanova" w:date="2018-08-11T23:03:00Z">
        <w:r w:rsidRPr="000A0E57" w:rsidDel="00810AF9">
          <w:rPr>
            <w:noProof/>
          </w:rPr>
          <w:delText xml:space="preserve"> Jun 20</w:delText>
        </w:r>
      </w:del>
      <w:r w:rsidRPr="000A0E57">
        <w:rPr>
          <w:noProof/>
        </w:rPr>
        <w:t xml:space="preserve">]. </w:t>
      </w:r>
      <w:del w:id="851" w:author="Regina Casanova" w:date="2018-08-11T22:15:00Z">
        <w:r w:rsidRPr="000A0E57" w:rsidDel="000A0E57">
          <w:rPr>
            <w:noProof/>
          </w:rPr>
          <w:delText>Available from:</w:delText>
        </w:r>
      </w:del>
      <w:ins w:id="852" w:author="Regina Casanova" w:date="2018-08-11T22:15:00Z">
        <w:r>
          <w:rPr>
            <w:noProof/>
          </w:rPr>
          <w:t>Disponible en:</w:t>
        </w:r>
      </w:ins>
      <w:r w:rsidRPr="000A0E57">
        <w:rPr>
          <w:noProof/>
        </w:rPr>
        <w:t xml:space="preserve"> https://orfeo.minsalud.gov.co/orfeo/formularioWebMinSalud/formularioPQRSMinSaludFineUploader.php?tipoSolicitud=178</w:t>
      </w:r>
    </w:p>
    <w:p w14:paraId="78E82270" w14:textId="5D0344E6"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49. </w:t>
      </w:r>
      <w:r w:rsidRPr="000A0E57">
        <w:rPr>
          <w:noProof/>
        </w:rPr>
        <w:tab/>
        <w:t xml:space="preserve">Luna DR, Rizzato Lede DA, Rubin L, Otero CM, Ortiz JM, García MG, et al. User-Centered Design Improves the Usability of Drug-Drug Interaction Alerts: A Validation Study in the Real Scenario. </w:t>
      </w:r>
      <w:ins w:id="853" w:author="Regina Casanova" w:date="2018-08-11T23:03:00Z">
        <w:r w:rsidR="00810AF9">
          <w:t>Studies in health technology and informatics</w:t>
        </w:r>
      </w:ins>
      <w:del w:id="854" w:author="Regina Casanova" w:date="2018-08-11T23:03:00Z">
        <w:r w:rsidRPr="000A0E57" w:rsidDel="00810AF9">
          <w:rPr>
            <w:noProof/>
          </w:rPr>
          <w:delText>Stud Health Technol Inform</w:delText>
        </w:r>
      </w:del>
      <w:r w:rsidRPr="000A0E57">
        <w:rPr>
          <w:noProof/>
        </w:rPr>
        <w:t xml:space="preserve">. 2017;245:1085–9. </w:t>
      </w:r>
    </w:p>
    <w:p w14:paraId="7C7E1F97" w14:textId="33E118A2"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50. </w:t>
      </w:r>
      <w:r w:rsidRPr="000A0E57">
        <w:rPr>
          <w:noProof/>
        </w:rPr>
        <w:tab/>
        <w:t xml:space="preserve">Schachner MB, Recondo FJ, González ZA, Sommer JA, Stanziola E, Gassino FD, et al. User-Centered Design Practices to Redesign a Nursing e-Chart in Line with the Nursing Process. </w:t>
      </w:r>
      <w:ins w:id="855" w:author="Regina Casanova" w:date="2018-08-11T23:03:00Z">
        <w:r w:rsidR="003D3838">
          <w:t xml:space="preserve">Studies in health technology and </w:t>
        </w:r>
        <w:r w:rsidR="003D3838">
          <w:lastRenderedPageBreak/>
          <w:t>informatics</w:t>
        </w:r>
      </w:ins>
      <w:del w:id="856" w:author="Regina Casanova" w:date="2018-08-11T23:03:00Z">
        <w:r w:rsidRPr="000A0E57" w:rsidDel="003D3838">
          <w:rPr>
            <w:noProof/>
          </w:rPr>
          <w:delText>Stud Health Technol Inform</w:delText>
        </w:r>
      </w:del>
      <w:r w:rsidRPr="000A0E57">
        <w:rPr>
          <w:noProof/>
        </w:rPr>
        <w:t xml:space="preserve">. 2016;225:93–7. </w:t>
      </w:r>
    </w:p>
    <w:p w14:paraId="0D8EDC45" w14:textId="392BBA26"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51. </w:t>
      </w:r>
      <w:r w:rsidRPr="000A0E57">
        <w:rPr>
          <w:noProof/>
        </w:rPr>
        <w:tab/>
        <w:t xml:space="preserve">Schnall R, Rojas M, Bakken S, Brown W, Carballo-Dieguez A, Carry M, et al. A user-centered model for designing consumer mobile health (mHealth) applications (apps). </w:t>
      </w:r>
      <w:ins w:id="857" w:author="Regina Casanova" w:date="2018-08-11T23:04:00Z">
        <w:r w:rsidR="00D9625E">
          <w:t>Journal of Biomedical Informatics</w:t>
        </w:r>
      </w:ins>
      <w:del w:id="858" w:author="Regina Casanova" w:date="2018-08-11T23:04:00Z">
        <w:r w:rsidRPr="000A0E57" w:rsidDel="00D9625E">
          <w:rPr>
            <w:noProof/>
          </w:rPr>
          <w:delText>J Biomed Inform</w:delText>
        </w:r>
      </w:del>
      <w:r w:rsidRPr="000A0E57">
        <w:rPr>
          <w:noProof/>
        </w:rPr>
        <w:t xml:space="preserve">. 2016;60:243–51. </w:t>
      </w:r>
    </w:p>
    <w:p w14:paraId="3CA4F2A5" w14:textId="6BA7BA29" w:rsidR="000A0E57" w:rsidRPr="00FC3B6E" w:rsidRDefault="000A0E57" w:rsidP="000A0E57">
      <w:pPr>
        <w:widowControl w:val="0"/>
        <w:autoSpaceDE w:val="0"/>
        <w:autoSpaceDN w:val="0"/>
        <w:adjustRightInd w:val="0"/>
        <w:spacing w:line="360" w:lineRule="auto"/>
        <w:ind w:left="640" w:hanging="640"/>
        <w:rPr>
          <w:noProof/>
          <w:lang w:val="en-US"/>
          <w:rPrChange w:id="859" w:author="Regina Casanova" w:date="2018-08-11T23:04:00Z">
            <w:rPr>
              <w:noProof/>
            </w:rPr>
          </w:rPrChange>
        </w:rPr>
      </w:pPr>
      <w:r w:rsidRPr="000A0E57">
        <w:rPr>
          <w:noProof/>
        </w:rPr>
        <w:t xml:space="preserve">52. </w:t>
      </w:r>
      <w:r w:rsidRPr="000A0E57">
        <w:rPr>
          <w:noProof/>
        </w:rPr>
        <w:tab/>
        <w:t xml:space="preserve">Opoku-Boateng GA. USER FRUSTRATION IN HIT INTERFACES: EXPLORING PAST HCI RESEARCH FOR A BETTER UNDERSTANDING OF CLINICIANS’ EXPERIENCES. </w:t>
      </w:r>
      <w:ins w:id="860" w:author="Regina Casanova" w:date="2018-08-11T23:04:00Z">
        <w:r w:rsidR="00FC3B6E" w:rsidRPr="00FC3B6E">
          <w:rPr>
            <w:lang w:val="en-US"/>
            <w:rPrChange w:id="861" w:author="Regina Casanova" w:date="2018-08-11T23:04:00Z">
              <w:rPr/>
            </w:rPrChange>
          </w:rPr>
          <w:t>AMIA</w:t>
        </w:r>
        <w:r w:rsidR="00FC3B6E" w:rsidRPr="00FC3B6E">
          <w:rPr>
            <w:lang w:val="en-US"/>
            <w:rPrChange w:id="862" w:author="Regina Casanova" w:date="2018-08-11T23:04:00Z">
              <w:rPr/>
            </w:rPrChange>
          </w:rPr>
          <w:t xml:space="preserve"> Annual Symposium proceedings</w:t>
        </w:r>
        <w:r w:rsidR="00FC3B6E" w:rsidRPr="00FC3B6E">
          <w:rPr>
            <w:lang w:val="en-US"/>
            <w:rPrChange w:id="863" w:author="Regina Casanova" w:date="2018-08-11T23:04:00Z">
              <w:rPr/>
            </w:rPrChange>
          </w:rPr>
          <w:t>.</w:t>
        </w:r>
      </w:ins>
      <w:del w:id="864" w:author="Regina Casanova" w:date="2018-08-11T23:04:00Z">
        <w:r w:rsidRPr="00FC3B6E" w:rsidDel="00FC3B6E">
          <w:rPr>
            <w:noProof/>
            <w:lang w:val="en-US"/>
            <w:rPrChange w:id="865" w:author="Regina Casanova" w:date="2018-08-11T23:04:00Z">
              <w:rPr>
                <w:noProof/>
              </w:rPr>
            </w:rPrChange>
          </w:rPr>
          <w:delText>AMIA Annu Symp Proc.</w:delText>
        </w:r>
      </w:del>
      <w:r w:rsidRPr="00FC3B6E">
        <w:rPr>
          <w:noProof/>
          <w:lang w:val="en-US"/>
          <w:rPrChange w:id="866" w:author="Regina Casanova" w:date="2018-08-11T23:04:00Z">
            <w:rPr>
              <w:noProof/>
            </w:rPr>
          </w:rPrChange>
        </w:rPr>
        <w:t xml:space="preserve"> 2015;2015:1008–17. </w:t>
      </w:r>
    </w:p>
    <w:p w14:paraId="1EFD8AE5" w14:textId="77777777" w:rsidR="000A0E57" w:rsidRPr="000A0E57" w:rsidRDefault="000A0E57" w:rsidP="000A0E57">
      <w:pPr>
        <w:widowControl w:val="0"/>
        <w:autoSpaceDE w:val="0"/>
        <w:autoSpaceDN w:val="0"/>
        <w:adjustRightInd w:val="0"/>
        <w:spacing w:line="360" w:lineRule="auto"/>
        <w:ind w:left="640" w:hanging="640"/>
        <w:rPr>
          <w:noProof/>
        </w:rPr>
      </w:pPr>
      <w:r w:rsidRPr="00FC3B6E">
        <w:rPr>
          <w:noProof/>
          <w:lang w:val="en-US"/>
          <w:rPrChange w:id="867" w:author="Regina Casanova" w:date="2018-08-11T23:04:00Z">
            <w:rPr>
              <w:noProof/>
            </w:rPr>
          </w:rPrChange>
        </w:rPr>
        <w:t xml:space="preserve">53. </w:t>
      </w:r>
      <w:r w:rsidRPr="00FC3B6E">
        <w:rPr>
          <w:noProof/>
          <w:lang w:val="en-US"/>
          <w:rPrChange w:id="868" w:author="Regina Casanova" w:date="2018-08-11T23:04:00Z">
            <w:rPr>
              <w:noProof/>
            </w:rPr>
          </w:rPrChange>
        </w:rPr>
        <w:tab/>
        <w:t>Horsky J, Schiff GD, Johnston D, Mercincavage L, Bell D, Middleton B. Interface design principles for usable decision supp</w:t>
      </w:r>
      <w:r w:rsidRPr="000A0E57">
        <w:rPr>
          <w:noProof/>
        </w:rPr>
        <w:t xml:space="preserve">ort: A targeted review of best practices for clinical prescribing interventions. Vol. 45, Journal of Biomedical Informatics. 2012. p. 1202–16. </w:t>
      </w:r>
    </w:p>
    <w:p w14:paraId="7FC63CB1" w14:textId="77777777"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54. </w:t>
      </w:r>
      <w:r w:rsidRPr="000A0E57">
        <w:rPr>
          <w:noProof/>
        </w:rPr>
        <w:tab/>
        <w:t xml:space="preserve">Serving Parlament Australia. Serving Parliament – Serving Western Australians Ombudsman Western Australia Effective handling of complaints made to your organisation -An Overview. 2017; </w:t>
      </w:r>
    </w:p>
    <w:p w14:paraId="731359C5" w14:textId="77777777"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55. </w:t>
      </w:r>
      <w:r w:rsidRPr="000A0E57">
        <w:rPr>
          <w:noProof/>
        </w:rPr>
        <w:tab/>
        <w:t xml:space="preserve">Clwyd A, Hart T. A Review of the NHS Hospitals Complaints System: Putting Patients Back in the Picture. 2013;(October):1–58. </w:t>
      </w:r>
    </w:p>
    <w:p w14:paraId="4867C3FE" w14:textId="77777777"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56. </w:t>
      </w:r>
      <w:r w:rsidRPr="000A0E57">
        <w:rPr>
          <w:noProof/>
        </w:rPr>
        <w:tab/>
        <w:t xml:space="preserve">Health Department of South Africa. National Complaints Management Protocol for the Public Health Sector of South Africa. 2013; </w:t>
      </w:r>
    </w:p>
    <w:p w14:paraId="4FD6B0A1" w14:textId="6DB214BE"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57. </w:t>
      </w:r>
      <w:r w:rsidRPr="000A0E57">
        <w:rPr>
          <w:noProof/>
        </w:rPr>
        <w:tab/>
        <w:t xml:space="preserve">Hsieh SY. Healthcare complaints handling systems: A comparison between Britain, Australia and Taiwan. </w:t>
      </w:r>
      <w:ins w:id="869" w:author="Regina Casanova" w:date="2018-08-11T23:07:00Z">
        <w:r w:rsidR="00DC46DB">
          <w:t>Health Services Management Research</w:t>
        </w:r>
      </w:ins>
      <w:del w:id="870" w:author="Regina Casanova" w:date="2018-08-11T23:07:00Z">
        <w:r w:rsidRPr="000A0E57" w:rsidDel="00DC46DB">
          <w:rPr>
            <w:noProof/>
          </w:rPr>
          <w:delText>Heal Serv Manag Res</w:delText>
        </w:r>
      </w:del>
      <w:r w:rsidRPr="000A0E57">
        <w:rPr>
          <w:noProof/>
        </w:rPr>
        <w:t xml:space="preserve">. 2011;24(2):91–5. </w:t>
      </w:r>
    </w:p>
    <w:p w14:paraId="7A42E3A8" w14:textId="350159C6" w:rsidR="000A0E57" w:rsidRPr="00DC46DB" w:rsidRDefault="000A0E57" w:rsidP="00DC46DB">
      <w:pPr>
        <w:widowControl w:val="0"/>
        <w:autoSpaceDE w:val="0"/>
        <w:autoSpaceDN w:val="0"/>
        <w:adjustRightInd w:val="0"/>
        <w:spacing w:line="360" w:lineRule="auto"/>
        <w:ind w:left="640" w:hanging="640"/>
        <w:rPr>
          <w:noProof/>
        </w:rPr>
      </w:pPr>
      <w:r w:rsidRPr="000A0E57">
        <w:rPr>
          <w:noProof/>
        </w:rPr>
        <w:t xml:space="preserve">58. </w:t>
      </w:r>
      <w:r w:rsidRPr="000A0E57">
        <w:rPr>
          <w:noProof/>
        </w:rPr>
        <w:tab/>
      </w:r>
      <w:bookmarkStart w:id="871" w:name="_GoBack"/>
      <w:bookmarkEnd w:id="871"/>
      <w:ins w:id="872" w:author="Regina Casanova" w:date="2018-08-11T23:07:00Z">
        <w:r w:rsidR="00DC46DB" w:rsidRPr="00C126C6">
          <w:rPr>
            <w:noProof/>
          </w:rPr>
          <w:t xml:space="preserve">El Peruano. Ley 30225 - Ley de Contrataciones del Estado. </w:t>
        </w:r>
        <w:r w:rsidR="00DC46DB" w:rsidRPr="00116BCF">
          <w:rPr>
            <w:noProof/>
            <w:lang w:val="en-US"/>
          </w:rPr>
          <w:t>[publicado 10 Dic 2015, citado 2 Abr 2018]</w:t>
        </w:r>
      </w:ins>
      <w:del w:id="873" w:author="Regina Casanova" w:date="2018-08-11T23:07:00Z">
        <w:r w:rsidRPr="000A0E57" w:rsidDel="00DC46DB">
          <w:rPr>
            <w:noProof/>
          </w:rPr>
          <w:delText>El Peruano. Ley 30225 - Ley de Contrataciones del Estado.</w:delText>
        </w:r>
      </w:del>
      <w:r w:rsidRPr="000A0E57">
        <w:rPr>
          <w:noProof/>
        </w:rPr>
        <w:t xml:space="preserve"> </w:t>
      </w:r>
    </w:p>
    <w:p w14:paraId="732495B2" w14:textId="77777777"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59. </w:t>
      </w:r>
      <w:r w:rsidRPr="000A0E57">
        <w:rPr>
          <w:noProof/>
        </w:rPr>
        <w:tab/>
        <w:t xml:space="preserve">Nielsen J. Why You Only Need to Test with 5 Users. Jakob Nielsens Alertbox. 2000;19(September 23):1–4. </w:t>
      </w:r>
    </w:p>
    <w:p w14:paraId="2BBD82EF" w14:textId="3DD3F918" w:rsidR="00161D0F" w:rsidRPr="00862EA1" w:rsidRDefault="0077483C" w:rsidP="000A0E57">
      <w:pPr>
        <w:spacing w:line="360" w:lineRule="auto"/>
        <w:ind w:left="640" w:hanging="640"/>
        <w:jc w:val="both"/>
        <w:rPr>
          <w:b/>
        </w:rPr>
      </w:pPr>
      <w:r w:rsidRPr="00BA156B">
        <w:fldChar w:fldCharType="end"/>
      </w:r>
    </w:p>
    <w:p w14:paraId="2054D84D" w14:textId="77777777" w:rsidR="00161D0F" w:rsidRPr="00862EA1" w:rsidRDefault="00A12DD0" w:rsidP="00862EA1">
      <w:pPr>
        <w:pStyle w:val="Ttulo1"/>
      </w:pPr>
      <w:bookmarkStart w:id="874" w:name="_Toc520655749"/>
      <w:r w:rsidRPr="00BA156B">
        <w:lastRenderedPageBreak/>
        <w:t>Anexos</w:t>
      </w:r>
      <w:bookmarkEnd w:id="874"/>
    </w:p>
    <w:p w14:paraId="71FAD4C4" w14:textId="77777777" w:rsidR="00E45F10" w:rsidRDefault="00161D0F" w:rsidP="00A50DD7">
      <w:pPr>
        <w:pStyle w:val="Ttulo2"/>
        <w:numPr>
          <w:ilvl w:val="0"/>
          <w:numId w:val="11"/>
        </w:numPr>
        <w:rPr>
          <w:lang w:val="es-PE"/>
        </w:rPr>
      </w:pPr>
      <w:bookmarkStart w:id="875" w:name="_Toc520655750"/>
      <w:r w:rsidRPr="00BA156B">
        <w:rPr>
          <w:lang w:val="es-PE"/>
        </w:rPr>
        <w:t>Anexo 1</w:t>
      </w:r>
      <w:r w:rsidR="00BE0437" w:rsidRPr="00BA156B">
        <w:rPr>
          <w:lang w:val="es-PE"/>
        </w:rPr>
        <w:t xml:space="preserve">: </w:t>
      </w:r>
      <w:r w:rsidR="00E45F10">
        <w:rPr>
          <w:lang w:val="es-PE"/>
        </w:rPr>
        <w:t>Aprobación del Comité de Etica de la Universidad Peruana Cayetano Heredia</w:t>
      </w:r>
    </w:p>
    <w:p w14:paraId="0EA2602B" w14:textId="77777777" w:rsidR="00161D0F" w:rsidRPr="00E45F10" w:rsidRDefault="00E45F10" w:rsidP="007815C0">
      <w:pPr>
        <w:jc w:val="center"/>
        <w:rPr>
          <w:del w:id="876" w:author="Regina Casanova" w:date="2018-08-11T21:35:00Z"/>
        </w:rPr>
      </w:pPr>
      <w:del w:id="877" w:author="Regina Casanova" w:date="2018-08-11T21:35:00Z">
        <w:r w:rsidRPr="007815C0">
          <w:rPr>
            <w:noProof/>
            <w:lang w:val="es-ES_tradnl" w:eastAsia="es-ES_tradnl"/>
          </w:rPr>
          <w:drawing>
            <wp:inline distT="0" distB="0" distL="0" distR="0" wp14:anchorId="06500C85" wp14:editId="47FCF4F3">
              <wp:extent cx="4683968" cy="6739811"/>
              <wp:effectExtent l="0" t="0" r="254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8-07-29 a la(s) 21.01.34.png"/>
                      <pic:cNvPicPr/>
                    </pic:nvPicPr>
                    <pic:blipFill>
                      <a:blip r:embed="rId19">
                        <a:extLst>
                          <a:ext uri="{28A0092B-C50C-407E-A947-70E740481C1C}">
                            <a14:useLocalDpi xmlns:a14="http://schemas.microsoft.com/office/drawing/2010/main" val="0"/>
                          </a:ext>
                        </a:extLst>
                      </a:blip>
                      <a:stretch>
                        <a:fillRect/>
                      </a:stretch>
                    </pic:blipFill>
                    <pic:spPr>
                      <a:xfrm>
                        <a:off x="0" y="0"/>
                        <a:ext cx="4690895" cy="6749778"/>
                      </a:xfrm>
                      <a:prstGeom prst="rect">
                        <a:avLst/>
                      </a:prstGeom>
                    </pic:spPr>
                  </pic:pic>
                </a:graphicData>
              </a:graphic>
            </wp:inline>
          </w:drawing>
        </w:r>
      </w:del>
    </w:p>
    <w:p w14:paraId="3EC15864" w14:textId="77777777" w:rsidR="00161D0F" w:rsidRPr="00E45F10" w:rsidRDefault="00E45F10" w:rsidP="007815C0">
      <w:pPr>
        <w:jc w:val="center"/>
        <w:rPr>
          <w:ins w:id="878" w:author="Regina Casanova" w:date="2018-08-11T21:35:00Z"/>
        </w:rPr>
      </w:pPr>
      <w:ins w:id="879" w:author="Regina Casanova" w:date="2018-08-11T21:35:00Z">
        <w:r w:rsidRPr="007815C0">
          <w:rPr>
            <w:noProof/>
            <w:lang w:val="en-US" w:eastAsia="en-US"/>
          </w:rPr>
          <w:drawing>
            <wp:inline distT="0" distB="0" distL="0" distR="0">
              <wp:extent cx="4683968" cy="6739811"/>
              <wp:effectExtent l="0" t="0" r="254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8-07-29 a la(s) 21.01.3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90895" cy="6749778"/>
                      </a:xfrm>
                      <a:prstGeom prst="rect">
                        <a:avLst/>
                      </a:prstGeom>
                    </pic:spPr>
                  </pic:pic>
                </a:graphicData>
              </a:graphic>
            </wp:inline>
          </w:drawing>
        </w:r>
        <w:bookmarkEnd w:id="875"/>
      </w:ins>
    </w:p>
    <w:p w14:paraId="1A68D177" w14:textId="77777777" w:rsidR="00E45F10" w:rsidRPr="007815C0" w:rsidRDefault="00E45F10" w:rsidP="007815C0">
      <w:pPr>
        <w:rPr>
          <w:rFonts w:cstheme="minorBidi"/>
        </w:rPr>
      </w:pPr>
    </w:p>
    <w:p w14:paraId="4238939A" w14:textId="77777777" w:rsidR="00B063DE" w:rsidRDefault="00E45F10" w:rsidP="00E45F10">
      <w:pPr>
        <w:pStyle w:val="Ttulo2"/>
        <w:numPr>
          <w:ilvl w:val="0"/>
          <w:numId w:val="7"/>
        </w:numPr>
        <w:rPr>
          <w:lang w:val="es-PE"/>
        </w:rPr>
      </w:pPr>
      <w:bookmarkStart w:id="880" w:name="_Toc511166326"/>
      <w:commentRangeStart w:id="881"/>
      <w:r w:rsidRPr="00BA156B">
        <w:rPr>
          <w:lang w:val="es-PE"/>
        </w:rPr>
        <w:lastRenderedPageBreak/>
        <w:t>A</w:t>
      </w:r>
      <w:r w:rsidR="00ED213A">
        <w:rPr>
          <w:lang w:val="es-PE"/>
        </w:rPr>
        <w:t>nexo 2</w:t>
      </w:r>
      <w:r w:rsidRPr="00BA156B">
        <w:rPr>
          <w:lang w:val="es-PE"/>
        </w:rPr>
        <w:t xml:space="preserve">: Consentimiento Informado del usuario final para realizar </w:t>
      </w:r>
      <w:commentRangeEnd w:id="881"/>
      <w:r>
        <w:rPr>
          <w:rStyle w:val="Refdecomentario"/>
          <w:rFonts w:eastAsiaTheme="minorHAnsi" w:cstheme="minorBidi"/>
          <w:b w:val="0"/>
          <w:color w:val="auto"/>
          <w:lang w:val="es-ES_tradnl"/>
        </w:rPr>
        <w:commentReference w:id="881"/>
      </w:r>
      <w:r w:rsidRPr="00BA156B">
        <w:rPr>
          <w:lang w:val="es-PE"/>
        </w:rPr>
        <w:t>entrevistas a profundidad.</w:t>
      </w:r>
      <w:bookmarkEnd w:id="880"/>
      <w:r w:rsidR="00BF2DAA" w:rsidRPr="00BF2DAA">
        <w:rPr>
          <w:noProof/>
          <w:lang w:val="es-PE"/>
        </w:rPr>
        <w:t xml:space="preserve"> </w:t>
      </w:r>
      <w:r w:rsidR="00B063DE">
        <w:rPr>
          <w:lang w:val="en-US"/>
          <w:rPrChange w:id="882" w:author="Regina Casanova" w:date="2018-08-11T21:35:00Z">
            <w:rPr>
              <w:lang w:val="es-ES_tradnl"/>
            </w:rPr>
          </w:rPrChange>
        </w:rPr>
        <w:drawing>
          <wp:inline distT="0" distB="0" distL="0" distR="0">
            <wp:extent cx="4514850" cy="6386601"/>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543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28138" cy="6405398"/>
                    </a:xfrm>
                    <a:prstGeom prst="rect">
                      <a:avLst/>
                    </a:prstGeom>
                  </pic:spPr>
                </pic:pic>
              </a:graphicData>
            </a:graphic>
          </wp:inline>
        </w:drawing>
      </w:r>
    </w:p>
    <w:p w14:paraId="0F835ED4" w14:textId="77777777" w:rsidR="00ED213A" w:rsidRDefault="00BF2DAA" w:rsidP="007815C0">
      <w:pPr>
        <w:pStyle w:val="Ttulo2"/>
        <w:numPr>
          <w:ilvl w:val="0"/>
          <w:numId w:val="0"/>
        </w:numPr>
        <w:ind w:left="720"/>
        <w:rPr>
          <w:lang w:val="es-PE"/>
        </w:rPr>
      </w:pPr>
      <w:r>
        <w:rPr>
          <w:lang w:val="en-US"/>
          <w:rPrChange w:id="883" w:author="Regina Casanova" w:date="2018-08-11T21:35:00Z">
            <w:rPr>
              <w:lang w:val="es-ES_tradnl"/>
            </w:rPr>
          </w:rPrChange>
        </w:rPr>
        <w:lastRenderedPageBreak/>
        <w:drawing>
          <wp:inline distT="0" distB="0" distL="0" distR="0">
            <wp:extent cx="4527441" cy="6447793"/>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543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33926" cy="6457028"/>
                    </a:xfrm>
                    <a:prstGeom prst="rect">
                      <a:avLst/>
                    </a:prstGeom>
                  </pic:spPr>
                </pic:pic>
              </a:graphicData>
            </a:graphic>
          </wp:inline>
        </w:drawing>
      </w:r>
    </w:p>
    <w:p w14:paraId="3DD9A35D" w14:textId="77777777" w:rsidR="00B063DE" w:rsidRPr="00B063DE" w:rsidRDefault="00B063DE" w:rsidP="007815C0"/>
    <w:p w14:paraId="615CF10A" w14:textId="77777777" w:rsidR="00161D0F" w:rsidRPr="00862EA1" w:rsidRDefault="00161D0F" w:rsidP="00862EA1">
      <w:pPr>
        <w:pStyle w:val="Ttulo2"/>
        <w:rPr>
          <w:lang w:val="es-PE"/>
        </w:rPr>
      </w:pPr>
      <w:bookmarkStart w:id="884" w:name="_Toc520655751"/>
      <w:r w:rsidRPr="00BA156B">
        <w:rPr>
          <w:lang w:val="es-PE"/>
        </w:rPr>
        <w:lastRenderedPageBreak/>
        <w:t xml:space="preserve">Anexo </w:t>
      </w:r>
      <w:r w:rsidR="00ED213A">
        <w:rPr>
          <w:lang w:val="es-PE"/>
        </w:rPr>
        <w:t>3</w:t>
      </w:r>
      <w:r w:rsidRPr="00BA156B">
        <w:rPr>
          <w:lang w:val="es-PE"/>
        </w:rPr>
        <w:t>: Guía Semi-Estructurada de Entrevista a Profundidad para usuarios finales Nº1</w:t>
      </w:r>
      <w:bookmarkEnd w:id="884"/>
    </w:p>
    <w:p w14:paraId="4597E6B2" w14:textId="77777777" w:rsidR="00161D0F" w:rsidRPr="00BA156B" w:rsidRDefault="00161D0F" w:rsidP="00262D6E">
      <w:pPr>
        <w:spacing w:line="360" w:lineRule="auto"/>
        <w:jc w:val="both"/>
      </w:pPr>
      <w:r w:rsidRPr="00BA156B">
        <w:rPr>
          <w:b/>
        </w:rPr>
        <w:t>Objetivo</w:t>
      </w:r>
      <w:r w:rsidRPr="00BA156B">
        <w:t>: Conocer la opinión sobre los reclamos, su importancia y necesidades que puedan existir respecto a un sistema de gestión para manejo de reclamos en instituciones prestadoras de salud</w:t>
      </w:r>
      <w:r w:rsidR="007B7445" w:rsidRPr="00BA156B">
        <w:t>.</w:t>
      </w:r>
    </w:p>
    <w:p w14:paraId="6F7A213D" w14:textId="77777777" w:rsidR="00161D0F" w:rsidRPr="00BA156B" w:rsidRDefault="00161D0F" w:rsidP="00262D6E">
      <w:pPr>
        <w:spacing w:line="360" w:lineRule="auto"/>
        <w:jc w:val="both"/>
      </w:pPr>
    </w:p>
    <w:p w14:paraId="3B5A148D" w14:textId="77777777" w:rsidR="00161D0F" w:rsidRPr="00BA156B" w:rsidRDefault="00161D0F" w:rsidP="00262D6E">
      <w:pPr>
        <w:spacing w:line="360" w:lineRule="auto"/>
        <w:jc w:val="both"/>
      </w:pPr>
      <w:r w:rsidRPr="00BA156B">
        <w:t>Buenos días/tardes</w:t>
      </w:r>
      <w:r w:rsidR="007B7445" w:rsidRPr="00BA156B">
        <w:t>.</w:t>
      </w:r>
      <w:r w:rsidRPr="00BA156B">
        <w:t xml:space="preserve"> Mi nombre es Regina Casanova y estamos realizando un estudio sobre el uso de nuevas Tecnologías de la Información y Comunicación (TIC) para mejorar el sistema nacional de salud</w:t>
      </w:r>
      <w:r w:rsidR="007B7445" w:rsidRPr="00BA156B">
        <w:t>.</w:t>
      </w:r>
      <w:r w:rsidRPr="00BA156B">
        <w:t xml:space="preserve"> La idea es poder conocer distintas opiniones para colaborar con el desarrollo e implementación de proyectos informáticos</w:t>
      </w:r>
      <w:r w:rsidR="007B7445" w:rsidRPr="00BA156B">
        <w:t>.</w:t>
      </w:r>
      <w:r w:rsidRPr="00BA156B">
        <w:t xml:space="preserve"> En este sentido, siéntase libre de compartir sus ideas en este espacio</w:t>
      </w:r>
      <w:r w:rsidR="007B7445" w:rsidRPr="00BA156B">
        <w:t>.</w:t>
      </w:r>
      <w:r w:rsidRPr="00BA156B">
        <w:t xml:space="preserve"> Aquí no hay respuestas correctas o incorrectas, lo que importa es justamente su opinión sincera</w:t>
      </w:r>
      <w:r w:rsidR="007B7445" w:rsidRPr="00BA156B">
        <w:t>.</w:t>
      </w:r>
      <w:r w:rsidRPr="00BA156B">
        <w:t xml:space="preserve"> Cabe aclarar que la información es sólo para nuestro trabajo, sus respuestas serán unidas a otras opiniones de manera anónima y en ningún momento se identificará qué dijo cada participante</w:t>
      </w:r>
      <w:r w:rsidR="007B7445" w:rsidRPr="00BA156B">
        <w:t>.</w:t>
      </w:r>
      <w:r w:rsidRPr="00BA156B">
        <w:t xml:space="preserve"> Para agilizar la toma de la información, resulta de mucha utilidad grabar la conversación</w:t>
      </w:r>
      <w:r w:rsidR="007B7445" w:rsidRPr="00BA156B">
        <w:t>.</w:t>
      </w:r>
      <w:r w:rsidRPr="00BA156B">
        <w:t xml:space="preserve"> Tomar notas a mano demora mucho tiempo y se pueden perder cuestiones importantes</w:t>
      </w:r>
      <w:r w:rsidR="007B7445" w:rsidRPr="00BA156B">
        <w:t>.</w:t>
      </w:r>
      <w:r w:rsidRPr="00BA156B">
        <w:t xml:space="preserve"> ¿Existe algún inconveniente en que grabemos la conversación? El uso de la grabación es sólo a los fines de análisis</w:t>
      </w:r>
      <w:r w:rsidR="007B7445" w:rsidRPr="00BA156B">
        <w:t>.</w:t>
      </w:r>
      <w:r w:rsidRPr="00BA156B">
        <w:t xml:space="preserve"> ¡Desde ya muchas gracias por su tiempo!</w:t>
      </w:r>
    </w:p>
    <w:p w14:paraId="09D33493" w14:textId="77777777" w:rsidR="00161D0F" w:rsidRPr="00BA156B" w:rsidRDefault="00161D0F" w:rsidP="00262D6E">
      <w:pPr>
        <w:spacing w:line="360" w:lineRule="auto"/>
        <w:jc w:val="both"/>
      </w:pPr>
    </w:p>
    <w:p w14:paraId="0694AC98"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14:paraId="10ADF7BF"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w:t>
      </w:r>
      <w:r w:rsidR="006D06B4" w:rsidRPr="00BA156B">
        <w:rPr>
          <w:rFonts w:eastAsia="Times New Roman" w:cs="Times New Roman"/>
          <w:lang w:val="es-PE"/>
        </w:rPr>
        <w:t>cuál</w:t>
      </w:r>
      <w:r w:rsidRPr="00BA156B">
        <w:rPr>
          <w:rFonts w:eastAsia="Times New Roman" w:cs="Times New Roman"/>
          <w:lang w:val="es-PE"/>
        </w:rPr>
        <w:t xml:space="preserve"> es su percepción general acerca de los reclamos</w:t>
      </w:r>
      <w:r w:rsidR="007B7445" w:rsidRPr="00BA156B">
        <w:rPr>
          <w:rFonts w:eastAsia="Times New Roman" w:cs="Times New Roman"/>
          <w:lang w:val="es-PE"/>
        </w:rPr>
        <w:t>.</w:t>
      </w:r>
      <w:r w:rsidRPr="00BA156B">
        <w:rPr>
          <w:rFonts w:eastAsia="Times New Roman" w:cs="Times New Roman"/>
          <w:lang w:val="es-PE"/>
        </w:rPr>
        <w:t xml:space="preserve"> Para usted, ¿qué es un reclamo? </w:t>
      </w:r>
    </w:p>
    <w:p w14:paraId="7D061A8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14:paraId="6E347319"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14:paraId="6D307FFD"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¿Ha presentado antes un reclamo</w:t>
      </w:r>
      <w:r w:rsidR="00C93932">
        <w:rPr>
          <w:rFonts w:eastAsia="Times New Roman" w:cs="Times New Roman"/>
          <w:lang w:val="es-PE"/>
        </w:rPr>
        <w:t>? ¿Cuál fue el medio que utilizó</w:t>
      </w:r>
      <w:r w:rsidRPr="00BA156B">
        <w:rPr>
          <w:rFonts w:eastAsia="Times New Roman" w:cs="Times New Roman"/>
          <w:lang w:val="es-PE"/>
        </w:rPr>
        <w:t xml:space="preserve"> para presentar su reclamo (vía telefónica, </w:t>
      </w:r>
      <w:r w:rsidR="00FB7E35" w:rsidRPr="00BA156B">
        <w:rPr>
          <w:rFonts w:eastAsia="Times New Roman" w:cs="Times New Roman"/>
          <w:lang w:val="es-PE"/>
        </w:rPr>
        <w:t>Internet</w:t>
      </w:r>
      <w:r w:rsidRPr="00BA156B">
        <w:rPr>
          <w:rFonts w:eastAsia="Times New Roman" w:cs="Times New Roman"/>
          <w:lang w:val="es-PE"/>
        </w:rPr>
        <w:t>, presencial)?</w:t>
      </w:r>
    </w:p>
    <w:p w14:paraId="78AAFB20"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 xml:space="preserve">¿Ha presentado antes un reclamo en el sector salud? En caso afirmativo, ¿podría contarme </w:t>
      </w:r>
      <w:r w:rsidR="006D06B4" w:rsidRPr="00BA156B">
        <w:rPr>
          <w:rFonts w:eastAsia="Times New Roman" w:cs="Times New Roman"/>
          <w:lang w:val="es-PE"/>
        </w:rPr>
        <w:t>cómo</w:t>
      </w:r>
      <w:r w:rsidRPr="00BA156B">
        <w:rPr>
          <w:rFonts w:eastAsia="Times New Roman" w:cs="Times New Roman"/>
          <w:lang w:val="es-PE"/>
        </w:rPr>
        <w:t xml:space="preserve"> fue su experiencia?</w:t>
      </w:r>
    </w:p>
    <w:p w14:paraId="5271025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14:paraId="5472DBD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14:paraId="55683E43"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14:paraId="1B297FE9"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14:paraId="221CD2E1"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14:paraId="46D2D549"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14:paraId="214D194E"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14:paraId="25D07943"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14:paraId="49C8D475"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14:paraId="388B7388"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14:paraId="58DBF8E1"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14:paraId="09E7ACBA" w14:textId="77777777" w:rsidR="00161D0F" w:rsidRPr="00BA156B" w:rsidRDefault="00161D0F" w:rsidP="00262D6E">
      <w:pPr>
        <w:spacing w:line="360" w:lineRule="auto"/>
        <w:jc w:val="both"/>
      </w:pPr>
    </w:p>
    <w:p w14:paraId="17DA1F02" w14:textId="77777777" w:rsidR="00161D0F" w:rsidRPr="00BA156B" w:rsidRDefault="00161D0F" w:rsidP="00262D6E">
      <w:pPr>
        <w:spacing w:line="360" w:lineRule="auto"/>
        <w:jc w:val="both"/>
      </w:pPr>
      <w:r w:rsidRPr="00BA156B">
        <w:rPr>
          <w:b/>
        </w:rPr>
        <w:t>Conclusión</w:t>
      </w:r>
      <w:r w:rsidRPr="00BA156B">
        <w:t xml:space="preserve">: </w:t>
      </w:r>
    </w:p>
    <w:p w14:paraId="25E4557D" w14:textId="77777777" w:rsidR="00161D0F" w:rsidRPr="00BA156B" w:rsidRDefault="00161D0F" w:rsidP="00262D6E">
      <w:pPr>
        <w:spacing w:line="360" w:lineRule="auto"/>
        <w:jc w:val="both"/>
      </w:pPr>
      <w:r w:rsidRPr="00BA156B">
        <w:t xml:space="preserve">Esta información será de mucha ayuda para mejorar el proceso de diseño del sistema de información que se </w:t>
      </w:r>
      <w:r w:rsidR="00645947" w:rsidRPr="00BA156B">
        <w:t>está</w:t>
      </w:r>
      <w:r w:rsidRPr="00BA156B">
        <w:t xml:space="preserve"> planteando</w:t>
      </w:r>
      <w:r w:rsidR="007B7445" w:rsidRPr="00BA156B">
        <w:t>.</w:t>
      </w:r>
      <w:r w:rsidRPr="00BA156B">
        <w:t xml:space="preserve"> Antes de terminar, ¿Desea agregar algo más respecto al uso y manejo de los reclamos?</w:t>
      </w:r>
    </w:p>
    <w:p w14:paraId="43B05402" w14:textId="77777777" w:rsidR="00161D0F" w:rsidRPr="00BA156B" w:rsidRDefault="00161D0F" w:rsidP="00262D6E">
      <w:pPr>
        <w:tabs>
          <w:tab w:val="left" w:pos="5040"/>
        </w:tabs>
        <w:spacing w:line="360" w:lineRule="auto"/>
        <w:ind w:left="360"/>
        <w:jc w:val="both"/>
      </w:pPr>
      <w:r w:rsidRPr="00BA156B">
        <w:tab/>
      </w:r>
    </w:p>
    <w:p w14:paraId="5E93A206" w14:textId="77777777" w:rsidR="00161D0F" w:rsidRPr="00BA156B" w:rsidRDefault="00161D0F" w:rsidP="00262D6E">
      <w:pPr>
        <w:spacing w:line="360" w:lineRule="auto"/>
        <w:jc w:val="both"/>
      </w:pPr>
      <w:r w:rsidRPr="00BA156B">
        <w:t>¡Muchas gracias por ser honestos con nosotros y por su tiempo!</w:t>
      </w:r>
    </w:p>
    <w:p w14:paraId="60BB9D17" w14:textId="77777777" w:rsidR="00161D0F" w:rsidRPr="00BA156B" w:rsidRDefault="00161D0F" w:rsidP="00262D6E">
      <w:pPr>
        <w:spacing w:line="360" w:lineRule="auto"/>
        <w:jc w:val="both"/>
      </w:pPr>
    </w:p>
    <w:p w14:paraId="18865E30" w14:textId="77777777" w:rsidR="00161D0F" w:rsidRPr="00BA156B" w:rsidRDefault="00161D0F" w:rsidP="00262D6E">
      <w:pPr>
        <w:spacing w:line="360" w:lineRule="auto"/>
        <w:jc w:val="both"/>
      </w:pPr>
    </w:p>
    <w:p w14:paraId="75D82150" w14:textId="77777777" w:rsidR="00161D0F" w:rsidRPr="00BA156B" w:rsidRDefault="00161D0F" w:rsidP="00262D6E">
      <w:pPr>
        <w:spacing w:line="360" w:lineRule="auto"/>
        <w:jc w:val="both"/>
      </w:pPr>
    </w:p>
    <w:p w14:paraId="7F82FE02" w14:textId="77777777" w:rsidR="00161D0F" w:rsidRPr="00862EA1" w:rsidRDefault="00041C8E" w:rsidP="00862EA1">
      <w:pPr>
        <w:pStyle w:val="Ttulo2"/>
        <w:rPr>
          <w:lang w:val="es-PE"/>
        </w:rPr>
      </w:pPr>
      <w:bookmarkStart w:id="885" w:name="_Toc520655752"/>
      <w:r w:rsidRPr="00BA156B">
        <w:rPr>
          <w:lang w:val="es-PE"/>
        </w:rPr>
        <w:lastRenderedPageBreak/>
        <w:t xml:space="preserve">Anexo </w:t>
      </w:r>
      <w:r w:rsidR="00ED213A">
        <w:rPr>
          <w:lang w:val="es-PE"/>
        </w:rPr>
        <w:t>4</w:t>
      </w:r>
      <w:r w:rsidRPr="00BA156B">
        <w:rPr>
          <w:lang w:val="es-PE"/>
        </w:rPr>
        <w:t xml:space="preserve">: Guía </w:t>
      </w:r>
      <w:r w:rsidR="00161D0F" w:rsidRPr="00BA156B">
        <w:rPr>
          <w:lang w:val="es-PE"/>
        </w:rPr>
        <w:t>Estructurada de Entrevista a Profundidad para usuarios finales Nº2</w:t>
      </w:r>
      <w:bookmarkEnd w:id="885"/>
      <w:r w:rsidR="00161D0F" w:rsidRPr="00BA156B">
        <w:rPr>
          <w:lang w:val="es-PE"/>
        </w:rPr>
        <w:t xml:space="preserve"> </w:t>
      </w:r>
    </w:p>
    <w:p w14:paraId="5F578DFB" w14:textId="77777777" w:rsidR="00161D0F" w:rsidRPr="00BA156B" w:rsidRDefault="00161D0F" w:rsidP="00262D6E">
      <w:pPr>
        <w:spacing w:line="360" w:lineRule="auto"/>
        <w:jc w:val="both"/>
      </w:pPr>
      <w:r w:rsidRPr="00BA156B">
        <w:rPr>
          <w:b/>
        </w:rPr>
        <w:t>Objetivo</w:t>
      </w:r>
      <w:r w:rsidRPr="00BA156B">
        <w:t>: Recolectar percepciones sobre bocetos presentados con el diseño de un nuevo sistema de información planteado para la recolección y manejo de reclamos</w:t>
      </w:r>
      <w:r w:rsidR="007B7445" w:rsidRPr="00BA156B">
        <w:t>.</w:t>
      </w:r>
    </w:p>
    <w:p w14:paraId="3CEECEBE" w14:textId="77777777" w:rsidR="00161D0F" w:rsidRPr="00BA156B" w:rsidRDefault="00161D0F" w:rsidP="00262D6E">
      <w:pPr>
        <w:spacing w:line="360" w:lineRule="auto"/>
        <w:jc w:val="both"/>
      </w:pPr>
    </w:p>
    <w:p w14:paraId="307E32D4" w14:textId="77777777" w:rsidR="00161D0F" w:rsidRPr="00BA156B" w:rsidRDefault="00161D0F" w:rsidP="00262D6E">
      <w:pPr>
        <w:spacing w:line="360" w:lineRule="auto"/>
        <w:jc w:val="both"/>
      </w:pPr>
      <w:r w:rsidRPr="00BA156B">
        <w:t>Buenos días/tardes</w:t>
      </w:r>
      <w:r w:rsidR="007B7445" w:rsidRPr="00BA156B">
        <w:t>.</w:t>
      </w:r>
      <w:r w:rsidRPr="00BA156B">
        <w:t xml:space="preserve"> Mi nombre es Regina Casanova y estamos realizando un estudio sobre el uso de nuevas Tecnologías de la Información y Comunicación (TIC) para mejorar el sistema nacional de salud</w:t>
      </w:r>
      <w:r w:rsidR="007B7445" w:rsidRPr="00BA156B">
        <w:t>.</w:t>
      </w:r>
      <w:r w:rsidRPr="00BA156B">
        <w:t xml:space="preserve"> La idea es poder conocer distintas opiniones para colaborar con el desarrollo e implementación de proyectos informáticos</w:t>
      </w:r>
      <w:r w:rsidR="007B7445" w:rsidRPr="00BA156B">
        <w:t>.</w:t>
      </w:r>
      <w:r w:rsidRPr="00BA156B">
        <w:t xml:space="preserve"> En este sentido, siéntase libre de compartir sus ideas en este espacio</w:t>
      </w:r>
      <w:r w:rsidR="007B7445" w:rsidRPr="00BA156B">
        <w:t>.</w:t>
      </w:r>
      <w:r w:rsidRPr="00BA156B">
        <w:t xml:space="preserve"> Aquí no hay respuestas correctas o incorrectas, lo que importa es justamente su opinión sincera</w:t>
      </w:r>
      <w:r w:rsidR="007B7445" w:rsidRPr="00BA156B">
        <w:t>.</w:t>
      </w:r>
      <w:r w:rsidRPr="00BA156B">
        <w:t xml:space="preserve"> Cabe aclarar que la información es sólo para nuestro trabajo, sus respuestas serán unidas a otras opiniones de manera anónima y en ningún momento se identificará qué dijo cada participante</w:t>
      </w:r>
      <w:r w:rsidR="007B7445" w:rsidRPr="00BA156B">
        <w:t>.</w:t>
      </w:r>
      <w:r w:rsidRPr="00BA156B">
        <w:t xml:space="preserve"> Para agilizar la toma de la información, resulta de mucha utilidad grabar la conversación</w:t>
      </w:r>
      <w:r w:rsidR="007B7445" w:rsidRPr="00BA156B">
        <w:t>.</w:t>
      </w:r>
      <w:r w:rsidRPr="00BA156B">
        <w:t xml:space="preserve"> Tomar notas a mano demora mucho tiempo y se pueden perder cuestiones importantes</w:t>
      </w:r>
      <w:r w:rsidR="007B7445" w:rsidRPr="00BA156B">
        <w:t>.</w:t>
      </w:r>
      <w:r w:rsidRPr="00BA156B">
        <w:t xml:space="preserve"> ¿Existe algún inconveniente en que grabemos la conversación? El uso de la grabación es sólo a los fines de análisis</w:t>
      </w:r>
      <w:r w:rsidR="007B7445" w:rsidRPr="00BA156B">
        <w:t>.</w:t>
      </w:r>
      <w:r w:rsidRPr="00BA156B">
        <w:t xml:space="preserve"> ¡Desde ya muchas gracias por su tiempo!</w:t>
      </w:r>
    </w:p>
    <w:p w14:paraId="7470C6C1" w14:textId="77777777" w:rsidR="00161D0F" w:rsidRPr="00BA156B" w:rsidRDefault="00161D0F" w:rsidP="00262D6E">
      <w:pPr>
        <w:spacing w:line="360" w:lineRule="auto"/>
        <w:jc w:val="both"/>
      </w:pPr>
    </w:p>
    <w:p w14:paraId="2585CEDA"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He creado unos bocetos donde se muestra como se </w:t>
      </w:r>
      <w:r w:rsidR="00645947" w:rsidRPr="00BA156B">
        <w:rPr>
          <w:rFonts w:cs="Times New Roman"/>
          <w:lang w:val="es-PE"/>
        </w:rPr>
        <w:t>está</w:t>
      </w:r>
      <w:r w:rsidRPr="00BA156B">
        <w:rPr>
          <w:rFonts w:cs="Times New Roman"/>
          <w:lang w:val="es-PE"/>
        </w:rPr>
        <w:t xml:space="preserve"> planteando que sea la distribución, visualización y flujo para un Sistema de Manejo y Recojo de Reclamos en salud</w:t>
      </w:r>
      <w:r w:rsidR="007B7445" w:rsidRPr="00BA156B">
        <w:rPr>
          <w:rFonts w:cs="Times New Roman"/>
          <w:lang w:val="es-PE"/>
        </w:rPr>
        <w:t>.</w:t>
      </w:r>
      <w:r w:rsidRPr="00BA156B">
        <w:rPr>
          <w:rFonts w:cs="Times New Roman"/>
          <w:lang w:val="es-PE"/>
        </w:rPr>
        <w:t xml:space="preserve"> (Explicar los bocetos y objetivo planteado dependiendo del tipo de usuario)</w:t>
      </w:r>
      <w:r w:rsidR="007B7445" w:rsidRPr="00BA156B">
        <w:rPr>
          <w:rFonts w:cs="Times New Roman"/>
          <w:lang w:val="es-PE"/>
        </w:rPr>
        <w:t>.</w:t>
      </w:r>
      <w:r w:rsidR="006D06B4">
        <w:rPr>
          <w:rFonts w:cs="Times New Roman"/>
          <w:lang w:val="es-PE"/>
        </w:rPr>
        <w:t xml:space="preserve"> ¿</w:t>
      </w:r>
      <w:r w:rsidR="006D06B4" w:rsidRPr="00BA156B">
        <w:rPr>
          <w:rFonts w:cs="Times New Roman"/>
          <w:lang w:val="es-PE"/>
        </w:rPr>
        <w:t>Qué opina Ud.</w:t>
      </w:r>
      <w:r w:rsidR="006D06B4">
        <w:rPr>
          <w:rFonts w:cs="Times New Roman"/>
          <w:lang w:val="es-PE"/>
        </w:rPr>
        <w:t xml:space="preserve"> Sobre los bocetos mostrados?</w:t>
      </w:r>
    </w:p>
    <w:p w14:paraId="195D5B09" w14:textId="77777777"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interesante en estos bocetos? (Mostrar bocetos individualmente)</w:t>
      </w:r>
    </w:p>
    <w:p w14:paraId="2D7A39F1" w14:textId="77777777"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confuso en estos bocetos? (Mostrar bocetos individualmente)</w:t>
      </w:r>
    </w:p>
    <w:p w14:paraId="450DABF1"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w:t>
      </w:r>
      <w:r w:rsidR="00C93932">
        <w:rPr>
          <w:rFonts w:cs="Times New Roman"/>
          <w:lang w:val="es-PE"/>
        </w:rPr>
        <w:t xml:space="preserve"> comienzo de la entrevista, ¿Qué</w:t>
      </w:r>
      <w:r w:rsidRPr="00BA156B">
        <w:rPr>
          <w:rFonts w:cs="Times New Roman"/>
          <w:lang w:val="es-PE"/>
        </w:rPr>
        <w:t xml:space="preserve"> encuentra acertado de estos bocetos para cumplir dicho objetivo?</w:t>
      </w:r>
    </w:p>
    <w:p w14:paraId="388A0AC7" w14:textId="77777777"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lastRenderedPageBreak/>
        <w:t>¿Podría mostrarme có</w:t>
      </w:r>
      <w:r w:rsidR="00161D0F" w:rsidRPr="00BA156B">
        <w:rPr>
          <w:rFonts w:cs="Times New Roman"/>
          <w:lang w:val="es-PE"/>
        </w:rPr>
        <w:t>mo utilizaría el sistema con ayuda de los bocetos para cumplir dicho objetivo? (Mostrar boceto de pantalla inicial y seguir el flujo planteado por el usuario)</w:t>
      </w:r>
    </w:p>
    <w:p w14:paraId="22CC400C"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14:paraId="10C1D857" w14:textId="77777777"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tan frecuentemente ingresaría a este sistema, si es que ingresaría?</w:t>
      </w:r>
    </w:p>
    <w:p w14:paraId="77953C1F" w14:textId="77777777" w:rsidR="00161D0F" w:rsidRPr="00BA156B" w:rsidRDefault="00C93932" w:rsidP="00A50DD7">
      <w:pPr>
        <w:pStyle w:val="Prrafodelista"/>
        <w:numPr>
          <w:ilvl w:val="0"/>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información u opciones le gustaría que el sistema brinde?</w:t>
      </w:r>
    </w:p>
    <w:p w14:paraId="33306C25"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¿Tiene en mente alguna alternativa sobre </w:t>
      </w:r>
      <w:r w:rsidR="00645947" w:rsidRPr="00BA156B">
        <w:rPr>
          <w:rFonts w:cs="Times New Roman"/>
          <w:lang w:val="es-PE"/>
        </w:rPr>
        <w:t>cómo</w:t>
      </w:r>
      <w:r w:rsidRPr="00BA156B">
        <w:rPr>
          <w:rFonts w:cs="Times New Roman"/>
          <w:lang w:val="es-PE"/>
        </w:rPr>
        <w:t xml:space="preserve"> le gustaría que fuera la distribución, visualización y/o flujo del sistema?</w:t>
      </w:r>
    </w:p>
    <w:p w14:paraId="63B19D15"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La información que le brinde el sistema, ¿Qué tan útil le parecería compartirla? ¿Con </w:t>
      </w:r>
      <w:r w:rsidR="00645947" w:rsidRPr="00BA156B">
        <w:rPr>
          <w:rFonts w:cs="Times New Roman"/>
          <w:lang w:val="es-PE"/>
        </w:rPr>
        <w:t>quién</w:t>
      </w:r>
      <w:r w:rsidRPr="00BA156B">
        <w:rPr>
          <w:rFonts w:cs="Times New Roman"/>
          <w:lang w:val="es-PE"/>
        </w:rPr>
        <w:t xml:space="preserve"> compartiría </w:t>
      </w:r>
      <w:r w:rsidR="006D06B4" w:rsidRPr="00BA156B">
        <w:rPr>
          <w:rFonts w:cs="Times New Roman"/>
          <w:lang w:val="es-PE"/>
        </w:rPr>
        <w:t>esta</w:t>
      </w:r>
      <w:r w:rsidRPr="00BA156B">
        <w:rPr>
          <w:rFonts w:cs="Times New Roman"/>
          <w:lang w:val="es-PE"/>
        </w:rPr>
        <w:t xml:space="preserve"> información?</w:t>
      </w:r>
    </w:p>
    <w:p w14:paraId="2FE42012"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14:paraId="5DAF2C8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14:paraId="244C16A7" w14:textId="77777777" w:rsidR="00161D0F" w:rsidRPr="00BA156B" w:rsidRDefault="00161D0F" w:rsidP="00262D6E">
      <w:pPr>
        <w:spacing w:line="360" w:lineRule="auto"/>
        <w:jc w:val="both"/>
      </w:pPr>
    </w:p>
    <w:p w14:paraId="160DD5D1" w14:textId="77777777" w:rsidR="00161D0F" w:rsidRPr="00BA156B" w:rsidRDefault="00161D0F" w:rsidP="00262D6E">
      <w:pPr>
        <w:spacing w:line="360" w:lineRule="auto"/>
        <w:jc w:val="both"/>
      </w:pPr>
      <w:r w:rsidRPr="00BA156B">
        <w:rPr>
          <w:b/>
        </w:rPr>
        <w:t>Conclusión</w:t>
      </w:r>
      <w:r w:rsidRPr="00BA156B">
        <w:t>:</w:t>
      </w:r>
    </w:p>
    <w:p w14:paraId="2BD081E7" w14:textId="77777777" w:rsidR="00161D0F" w:rsidRPr="00BA156B" w:rsidRDefault="00161D0F" w:rsidP="00262D6E">
      <w:pPr>
        <w:spacing w:line="360" w:lineRule="auto"/>
        <w:jc w:val="both"/>
      </w:pPr>
      <w:r w:rsidRPr="00BA156B">
        <w:t xml:space="preserve">Esta información será de mucha ayuda para mejorar el proceso de diseño del sistema de información que se </w:t>
      </w:r>
      <w:r w:rsidR="00645947" w:rsidRPr="00BA156B">
        <w:t>está</w:t>
      </w:r>
      <w:r w:rsidRPr="00BA156B">
        <w:t xml:space="preserve"> planteando</w:t>
      </w:r>
      <w:r w:rsidR="007B7445" w:rsidRPr="00BA156B">
        <w:t>.</w:t>
      </w:r>
      <w:r w:rsidRPr="00BA156B">
        <w:t xml:space="preserve"> Antes de terminar, ¿Desea agregar algo más respecto al uso y manejo de los reclamos? </w:t>
      </w:r>
    </w:p>
    <w:p w14:paraId="79143FA0" w14:textId="77777777" w:rsidR="00161D0F" w:rsidRPr="00BA156B" w:rsidRDefault="00161D0F" w:rsidP="00262D6E">
      <w:pPr>
        <w:spacing w:line="360" w:lineRule="auto"/>
        <w:jc w:val="both"/>
      </w:pPr>
    </w:p>
    <w:p w14:paraId="18D9CC9F" w14:textId="77777777" w:rsidR="00161D0F" w:rsidRPr="00BA156B" w:rsidRDefault="00161D0F" w:rsidP="00262D6E">
      <w:pPr>
        <w:spacing w:line="360" w:lineRule="auto"/>
        <w:jc w:val="both"/>
      </w:pPr>
      <w:r w:rsidRPr="00BA156B">
        <w:t>¡Muchas gracias por ser honestos con nosotros y por su tiempo!</w:t>
      </w:r>
    </w:p>
    <w:p w14:paraId="768BAE06" w14:textId="77777777" w:rsidR="00161D0F" w:rsidRPr="00BA156B" w:rsidRDefault="00161D0F" w:rsidP="00262D6E">
      <w:pPr>
        <w:spacing w:line="360" w:lineRule="auto"/>
        <w:jc w:val="both"/>
      </w:pPr>
    </w:p>
    <w:p w14:paraId="67A01A35" w14:textId="77777777" w:rsidR="007B7445" w:rsidRPr="00BA156B" w:rsidRDefault="007B7445" w:rsidP="00262D6E">
      <w:pPr>
        <w:spacing w:line="360" w:lineRule="auto"/>
        <w:jc w:val="both"/>
        <w:rPr>
          <w:b/>
        </w:rPr>
      </w:pPr>
    </w:p>
    <w:p w14:paraId="041A512D" w14:textId="77777777" w:rsidR="007B7445" w:rsidRPr="00BA156B" w:rsidRDefault="007B7445" w:rsidP="00262D6E">
      <w:pPr>
        <w:spacing w:line="360" w:lineRule="auto"/>
        <w:jc w:val="both"/>
        <w:rPr>
          <w:b/>
        </w:rPr>
      </w:pPr>
    </w:p>
    <w:p w14:paraId="00A8F0BC" w14:textId="77777777" w:rsidR="007B7445" w:rsidRPr="00BA156B" w:rsidRDefault="007B7445" w:rsidP="00262D6E">
      <w:pPr>
        <w:spacing w:line="360" w:lineRule="auto"/>
        <w:jc w:val="both"/>
        <w:rPr>
          <w:b/>
        </w:rPr>
      </w:pPr>
    </w:p>
    <w:p w14:paraId="6C28176A" w14:textId="77777777" w:rsidR="007B7445" w:rsidRPr="00BA156B" w:rsidRDefault="007B7445" w:rsidP="00262D6E">
      <w:pPr>
        <w:spacing w:line="360" w:lineRule="auto"/>
        <w:jc w:val="both"/>
        <w:rPr>
          <w:b/>
        </w:rPr>
      </w:pPr>
    </w:p>
    <w:p w14:paraId="59172369" w14:textId="77777777" w:rsidR="007B7445" w:rsidRPr="00BA156B" w:rsidRDefault="007B7445" w:rsidP="00262D6E">
      <w:pPr>
        <w:spacing w:line="360" w:lineRule="auto"/>
        <w:jc w:val="both"/>
        <w:rPr>
          <w:b/>
        </w:rPr>
      </w:pPr>
    </w:p>
    <w:p w14:paraId="67B659B8" w14:textId="77777777" w:rsidR="007B7445" w:rsidRPr="00BA156B" w:rsidRDefault="007B7445" w:rsidP="00262D6E">
      <w:pPr>
        <w:spacing w:line="360" w:lineRule="auto"/>
        <w:jc w:val="both"/>
        <w:rPr>
          <w:b/>
        </w:rPr>
      </w:pPr>
    </w:p>
    <w:p w14:paraId="599CDB3B" w14:textId="77777777" w:rsidR="007B7445" w:rsidRPr="00BA156B" w:rsidRDefault="007B7445" w:rsidP="00262D6E">
      <w:pPr>
        <w:spacing w:line="360" w:lineRule="auto"/>
        <w:jc w:val="both"/>
        <w:rPr>
          <w:b/>
        </w:rPr>
      </w:pPr>
    </w:p>
    <w:p w14:paraId="71935C25" w14:textId="77777777" w:rsidR="007B7445" w:rsidRPr="00BA156B" w:rsidRDefault="007B7445" w:rsidP="00262D6E">
      <w:pPr>
        <w:spacing w:line="360" w:lineRule="auto"/>
        <w:jc w:val="both"/>
        <w:rPr>
          <w:b/>
        </w:rPr>
      </w:pPr>
    </w:p>
    <w:p w14:paraId="3D42DEFE" w14:textId="77777777" w:rsidR="00161D0F" w:rsidRPr="00BA156B" w:rsidRDefault="00161D0F" w:rsidP="009E44F3">
      <w:pPr>
        <w:pStyle w:val="Ttulo2"/>
        <w:rPr>
          <w:lang w:val="es-PE"/>
        </w:rPr>
      </w:pPr>
      <w:bookmarkStart w:id="886" w:name="_Toc520655753"/>
      <w:r w:rsidRPr="00BA156B">
        <w:rPr>
          <w:lang w:val="es-PE"/>
        </w:rPr>
        <w:lastRenderedPageBreak/>
        <w:t xml:space="preserve">Anexo </w:t>
      </w:r>
      <w:r w:rsidR="00ED213A">
        <w:rPr>
          <w:lang w:val="es-PE"/>
        </w:rPr>
        <w:t>5</w:t>
      </w:r>
      <w:r w:rsidR="007B7445" w:rsidRPr="00BA156B">
        <w:rPr>
          <w:lang w:val="es-PE"/>
        </w:rPr>
        <w:t>.</w:t>
      </w:r>
      <w:r w:rsidRPr="00BA156B">
        <w:rPr>
          <w:lang w:val="es-PE"/>
        </w:rPr>
        <w:t xml:space="preserve"> Encuesta de </w:t>
      </w:r>
      <w:r w:rsidR="00061602" w:rsidRPr="00BA156B">
        <w:rPr>
          <w:lang w:val="es-PE"/>
        </w:rPr>
        <w:t>Aspectos Demográficos de Entrevistados</w:t>
      </w:r>
      <w:r w:rsidRPr="00BA156B">
        <w:rPr>
          <w:lang w:val="es-PE"/>
        </w:rPr>
        <w:t xml:space="preserve"> del Sistema de Gestión de Reclamos para el Sistema de Salud del Perú</w:t>
      </w:r>
      <w:bookmarkEnd w:id="886"/>
      <w:r w:rsidRPr="00BA156B">
        <w:rPr>
          <w:lang w:val="es-PE"/>
        </w:rPr>
        <w:t xml:space="preserve"> </w:t>
      </w:r>
    </w:p>
    <w:p w14:paraId="49719150" w14:textId="77777777" w:rsidR="00161D0F" w:rsidRPr="00BA156B" w:rsidRDefault="00161D0F" w:rsidP="00262D6E">
      <w:pPr>
        <w:spacing w:line="360" w:lineRule="auto"/>
        <w:jc w:val="both"/>
      </w:pPr>
      <w:r w:rsidRPr="00BA156B">
        <w:t>Seleccione la opción correspondiente:</w:t>
      </w:r>
    </w:p>
    <w:p w14:paraId="24E07824" w14:textId="77777777" w:rsidR="00161D0F" w:rsidRPr="00F87A95"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0077483C" w:rsidRPr="00BA156B">
        <w:rPr>
          <w:rFonts w:cs="Times New Roman"/>
          <w:lang w:val="es-PE"/>
        </w:rPr>
        <w:fldChar w:fldCharType="begin">
          <w:ffData>
            <w:name w:val="Casilla1"/>
            <w:enabled/>
            <w:calcOnExit w:val="0"/>
            <w:checkBox>
              <w:sizeAuto/>
              <w:default w:val="0"/>
            </w:checkBox>
          </w:ffData>
        </w:fldChar>
      </w:r>
      <w:bookmarkStart w:id="887" w:name="Casilla1"/>
      <w:r w:rsidRPr="00BA156B">
        <w:rPr>
          <w:rFonts w:cs="Times New Roman"/>
          <w:lang w:val="es-PE"/>
        </w:rPr>
        <w:instrText xml:space="preserve"> FORMCHECKBOX </w:instrText>
      </w:r>
      <w:r w:rsidR="00B874DF">
        <w:rPr>
          <w:rFonts w:cs="Times New Roman"/>
          <w:lang w:val="es-PE"/>
        </w:rPr>
      </w:r>
      <w:r w:rsidR="00B874DF">
        <w:rPr>
          <w:rFonts w:cs="Times New Roman"/>
          <w:lang w:val="es-PE"/>
        </w:rPr>
        <w:fldChar w:fldCharType="separate"/>
      </w:r>
      <w:r w:rsidR="0077483C" w:rsidRPr="00BA156B">
        <w:rPr>
          <w:rFonts w:cs="Times New Roman"/>
          <w:lang w:val="es-PE"/>
        </w:rPr>
        <w:fldChar w:fldCharType="end"/>
      </w:r>
      <w:bookmarkEnd w:id="887"/>
      <w:r w:rsidRPr="00BA156B">
        <w:rPr>
          <w:rFonts w:cs="Times New Roman"/>
          <w:lang w:val="es-PE"/>
        </w:rPr>
        <w:t xml:space="preserve"> Mujer</w:t>
      </w:r>
      <w:r w:rsidRPr="00BA156B">
        <w:rPr>
          <w:rFonts w:cs="Times New Roman"/>
          <w:lang w:val="es-PE"/>
        </w:rPr>
        <w:tab/>
      </w:r>
      <w:r w:rsidR="0077483C" w:rsidRPr="00BA156B">
        <w:rPr>
          <w:rFonts w:cs="Times New Roman"/>
          <w:lang w:val="es-PE"/>
        </w:rPr>
        <w:fldChar w:fldCharType="begin">
          <w:ffData>
            <w:name w:val="Casilla2"/>
            <w:enabled/>
            <w:calcOnExit w:val="0"/>
            <w:checkBox>
              <w:sizeAuto/>
              <w:default w:val="0"/>
            </w:checkBox>
          </w:ffData>
        </w:fldChar>
      </w:r>
      <w:bookmarkStart w:id="888" w:name="Casilla2"/>
      <w:r w:rsidRPr="00BA156B">
        <w:rPr>
          <w:rFonts w:cs="Times New Roman"/>
          <w:lang w:val="es-PE"/>
        </w:rPr>
        <w:instrText xml:space="preserve"> FORMCHECKBOX </w:instrText>
      </w:r>
      <w:r w:rsidR="00B874DF">
        <w:rPr>
          <w:rFonts w:cs="Times New Roman"/>
          <w:lang w:val="es-PE"/>
        </w:rPr>
      </w:r>
      <w:r w:rsidR="00B874DF">
        <w:rPr>
          <w:rFonts w:cs="Times New Roman"/>
          <w:lang w:val="es-PE"/>
        </w:rPr>
        <w:fldChar w:fldCharType="separate"/>
      </w:r>
      <w:r w:rsidR="0077483C" w:rsidRPr="00BA156B">
        <w:rPr>
          <w:rFonts w:cs="Times New Roman"/>
          <w:lang w:val="es-PE"/>
        </w:rPr>
        <w:fldChar w:fldCharType="end"/>
      </w:r>
      <w:bookmarkEnd w:id="888"/>
      <w:r w:rsidRPr="00BA156B">
        <w:rPr>
          <w:rFonts w:cs="Times New Roman"/>
          <w:lang w:val="es-PE"/>
        </w:rPr>
        <w:t xml:space="preserve"> Hombre</w:t>
      </w:r>
    </w:p>
    <w:p w14:paraId="526DBAE5" w14:textId="77777777" w:rsidR="00161D0F" w:rsidRPr="00BA156B"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Rango de Edad</w:t>
      </w:r>
    </w:p>
    <w:p w14:paraId="56A7B769" w14:textId="77777777" w:rsidR="00161D0F" w:rsidRPr="00BA156B" w:rsidRDefault="0077483C" w:rsidP="00262D6E">
      <w:pPr>
        <w:spacing w:line="360" w:lineRule="auto"/>
        <w:ind w:left="720" w:firstLine="720"/>
        <w:jc w:val="both"/>
      </w:pPr>
      <w:r w:rsidRPr="00BA156B">
        <w:fldChar w:fldCharType="begin">
          <w:ffData>
            <w:name w:val="Casilla3"/>
            <w:enabled/>
            <w:calcOnExit w:val="0"/>
            <w:checkBox>
              <w:sizeAuto/>
              <w:default w:val="0"/>
            </w:checkBox>
          </w:ffData>
        </w:fldChar>
      </w:r>
      <w:bookmarkStart w:id="889" w:name="Casilla3"/>
      <w:r w:rsidR="00161D0F" w:rsidRPr="00BA156B">
        <w:instrText xml:space="preserve"> FORMCHECKBOX </w:instrText>
      </w:r>
      <w:r w:rsidR="00B874DF">
        <w:fldChar w:fldCharType="separate"/>
      </w:r>
      <w:r w:rsidRPr="00BA156B">
        <w:fldChar w:fldCharType="end"/>
      </w:r>
      <w:bookmarkEnd w:id="889"/>
      <w:r w:rsidR="00161D0F" w:rsidRPr="00BA156B">
        <w:t xml:space="preserve"> 18 – 29 años</w:t>
      </w:r>
    </w:p>
    <w:p w14:paraId="7B341746" w14:textId="77777777" w:rsidR="00161D0F" w:rsidRPr="00BA156B" w:rsidRDefault="0077483C" w:rsidP="00262D6E">
      <w:pPr>
        <w:spacing w:line="360" w:lineRule="auto"/>
        <w:ind w:left="720" w:firstLine="720"/>
        <w:jc w:val="both"/>
      </w:pPr>
      <w:r w:rsidRPr="00BA156B">
        <w:fldChar w:fldCharType="begin">
          <w:ffData>
            <w:name w:val="Casilla4"/>
            <w:enabled/>
            <w:calcOnExit w:val="0"/>
            <w:checkBox>
              <w:sizeAuto/>
              <w:default w:val="0"/>
            </w:checkBox>
          </w:ffData>
        </w:fldChar>
      </w:r>
      <w:bookmarkStart w:id="890" w:name="Casilla4"/>
      <w:r w:rsidR="00161D0F" w:rsidRPr="00BA156B">
        <w:instrText xml:space="preserve"> FORMCHECKBOX </w:instrText>
      </w:r>
      <w:r w:rsidR="00B874DF">
        <w:fldChar w:fldCharType="separate"/>
      </w:r>
      <w:r w:rsidRPr="00BA156B">
        <w:fldChar w:fldCharType="end"/>
      </w:r>
      <w:bookmarkEnd w:id="890"/>
      <w:r w:rsidR="00161D0F" w:rsidRPr="00BA156B">
        <w:t xml:space="preserve"> 30 – 49 años</w:t>
      </w:r>
    </w:p>
    <w:p w14:paraId="186DDA5C" w14:textId="77777777" w:rsidR="00161D0F" w:rsidRPr="00BA156B" w:rsidRDefault="0077483C" w:rsidP="00262D6E">
      <w:pPr>
        <w:spacing w:line="360" w:lineRule="auto"/>
        <w:ind w:left="720" w:firstLine="720"/>
        <w:jc w:val="both"/>
      </w:pPr>
      <w:r w:rsidRPr="00BA156B">
        <w:fldChar w:fldCharType="begin">
          <w:ffData>
            <w:name w:val="Casilla5"/>
            <w:enabled/>
            <w:calcOnExit w:val="0"/>
            <w:checkBox>
              <w:sizeAuto/>
              <w:default w:val="0"/>
            </w:checkBox>
          </w:ffData>
        </w:fldChar>
      </w:r>
      <w:bookmarkStart w:id="891" w:name="Casilla5"/>
      <w:r w:rsidR="00161D0F" w:rsidRPr="00BA156B">
        <w:instrText xml:space="preserve"> FORMCHECKBOX </w:instrText>
      </w:r>
      <w:r w:rsidR="00B874DF">
        <w:fldChar w:fldCharType="separate"/>
      </w:r>
      <w:r w:rsidRPr="00BA156B">
        <w:fldChar w:fldCharType="end"/>
      </w:r>
      <w:bookmarkEnd w:id="891"/>
      <w:r w:rsidR="00161D0F" w:rsidRPr="00BA156B">
        <w:t xml:space="preserve"> 50 – 64 años</w:t>
      </w:r>
    </w:p>
    <w:p w14:paraId="495EADB3" w14:textId="77777777" w:rsidR="00161D0F" w:rsidRPr="00BA156B" w:rsidRDefault="0077483C" w:rsidP="00262D6E">
      <w:pPr>
        <w:spacing w:line="360" w:lineRule="auto"/>
        <w:ind w:left="720" w:firstLine="720"/>
        <w:jc w:val="both"/>
      </w:pPr>
      <w:r w:rsidRPr="00BA156B">
        <w:fldChar w:fldCharType="begin">
          <w:ffData>
            <w:name w:val="Casilla6"/>
            <w:enabled/>
            <w:calcOnExit w:val="0"/>
            <w:checkBox>
              <w:sizeAuto/>
              <w:default w:val="0"/>
            </w:checkBox>
          </w:ffData>
        </w:fldChar>
      </w:r>
      <w:bookmarkStart w:id="892" w:name="Casilla6"/>
      <w:r w:rsidR="00161D0F" w:rsidRPr="00BA156B">
        <w:instrText xml:space="preserve"> FORMCHECKBOX </w:instrText>
      </w:r>
      <w:r w:rsidR="00B874DF">
        <w:fldChar w:fldCharType="separate"/>
      </w:r>
      <w:r w:rsidRPr="00BA156B">
        <w:fldChar w:fldCharType="end"/>
      </w:r>
      <w:bookmarkEnd w:id="892"/>
      <w:r w:rsidR="00161D0F" w:rsidRPr="00BA156B">
        <w:t xml:space="preserve"> 65+</w:t>
      </w:r>
    </w:p>
    <w:p w14:paraId="503A814C" w14:textId="77777777" w:rsidR="00161D0F" w:rsidRPr="00BA156B" w:rsidRDefault="00161D0F" w:rsidP="00262D6E">
      <w:pPr>
        <w:spacing w:line="360" w:lineRule="auto"/>
        <w:jc w:val="both"/>
      </w:pPr>
    </w:p>
    <w:p w14:paraId="6F7F0F35"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14:paraId="787752D8" w14:textId="77777777" w:rsidR="00161D0F" w:rsidRPr="00BA156B" w:rsidRDefault="0077483C" w:rsidP="00262D6E">
      <w:pPr>
        <w:spacing w:line="360" w:lineRule="auto"/>
        <w:ind w:left="720" w:firstLine="720"/>
        <w:jc w:val="both"/>
      </w:pPr>
      <w:r w:rsidRPr="00BA156B">
        <w:fldChar w:fldCharType="begin">
          <w:ffData>
            <w:name w:val="Casilla7"/>
            <w:enabled/>
            <w:calcOnExit w:val="0"/>
            <w:checkBox>
              <w:sizeAuto/>
              <w:default w:val="0"/>
            </w:checkBox>
          </w:ffData>
        </w:fldChar>
      </w:r>
      <w:bookmarkStart w:id="893" w:name="Casilla7"/>
      <w:r w:rsidR="00161D0F" w:rsidRPr="00BA156B">
        <w:instrText xml:space="preserve"> FORMCHECKBOX </w:instrText>
      </w:r>
      <w:r w:rsidR="00B874DF">
        <w:fldChar w:fldCharType="separate"/>
      </w:r>
      <w:r w:rsidRPr="00BA156B">
        <w:fldChar w:fldCharType="end"/>
      </w:r>
      <w:bookmarkEnd w:id="893"/>
      <w:r w:rsidR="00161D0F" w:rsidRPr="00BA156B">
        <w:t xml:space="preserve"> Secundaria</w:t>
      </w:r>
    </w:p>
    <w:p w14:paraId="14B22C92" w14:textId="77777777" w:rsidR="00161D0F" w:rsidRPr="00BA156B" w:rsidRDefault="0077483C" w:rsidP="00262D6E">
      <w:pPr>
        <w:spacing w:line="360" w:lineRule="auto"/>
        <w:ind w:left="720" w:firstLine="720"/>
        <w:jc w:val="both"/>
      </w:pPr>
      <w:r w:rsidRPr="00BA156B">
        <w:fldChar w:fldCharType="begin">
          <w:ffData>
            <w:name w:val="Casilla9"/>
            <w:enabled/>
            <w:calcOnExit w:val="0"/>
            <w:checkBox>
              <w:sizeAuto/>
              <w:default w:val="0"/>
            </w:checkBox>
          </w:ffData>
        </w:fldChar>
      </w:r>
      <w:bookmarkStart w:id="894" w:name="Casilla9"/>
      <w:r w:rsidR="00161D0F" w:rsidRPr="00BA156B">
        <w:instrText xml:space="preserve"> FORMCHECKBOX </w:instrText>
      </w:r>
      <w:r w:rsidR="00B874DF">
        <w:fldChar w:fldCharType="separate"/>
      </w:r>
      <w:r w:rsidRPr="00BA156B">
        <w:fldChar w:fldCharType="end"/>
      </w:r>
      <w:bookmarkEnd w:id="894"/>
      <w:r w:rsidR="00161D0F" w:rsidRPr="00BA156B">
        <w:t xml:space="preserve"> Superior No Universitaria</w:t>
      </w:r>
    </w:p>
    <w:p w14:paraId="12649982" w14:textId="77777777" w:rsidR="00161D0F" w:rsidRPr="00BA156B" w:rsidRDefault="0077483C" w:rsidP="00262D6E">
      <w:pPr>
        <w:spacing w:line="360" w:lineRule="auto"/>
        <w:ind w:left="720" w:firstLine="720"/>
        <w:jc w:val="both"/>
      </w:pPr>
      <w:r w:rsidRPr="00BA156B">
        <w:fldChar w:fldCharType="begin">
          <w:ffData>
            <w:name w:val="Casilla8"/>
            <w:enabled/>
            <w:calcOnExit w:val="0"/>
            <w:checkBox>
              <w:sizeAuto/>
              <w:default w:val="0"/>
            </w:checkBox>
          </w:ffData>
        </w:fldChar>
      </w:r>
      <w:bookmarkStart w:id="895" w:name="Casilla8"/>
      <w:r w:rsidR="00161D0F" w:rsidRPr="00BA156B">
        <w:instrText xml:space="preserve"> FORMCHECKBOX </w:instrText>
      </w:r>
      <w:r w:rsidR="00B874DF">
        <w:fldChar w:fldCharType="separate"/>
      </w:r>
      <w:r w:rsidRPr="00BA156B">
        <w:fldChar w:fldCharType="end"/>
      </w:r>
      <w:bookmarkEnd w:id="895"/>
      <w:r w:rsidR="00161D0F" w:rsidRPr="00BA156B">
        <w:t xml:space="preserve"> Superior Universitaria</w:t>
      </w:r>
    </w:p>
    <w:p w14:paraId="3861DA1B" w14:textId="77777777" w:rsidR="00161D0F" w:rsidRPr="00BA156B" w:rsidRDefault="0077483C" w:rsidP="00262D6E">
      <w:pPr>
        <w:spacing w:line="360" w:lineRule="auto"/>
        <w:ind w:left="720" w:firstLine="720"/>
        <w:jc w:val="both"/>
      </w:pPr>
      <w:r w:rsidRPr="00BA156B">
        <w:fldChar w:fldCharType="begin">
          <w:ffData>
            <w:name w:val="Casilla10"/>
            <w:enabled/>
            <w:calcOnExit w:val="0"/>
            <w:checkBox>
              <w:sizeAuto/>
              <w:default w:val="0"/>
            </w:checkBox>
          </w:ffData>
        </w:fldChar>
      </w:r>
      <w:bookmarkStart w:id="896" w:name="Casilla10"/>
      <w:r w:rsidR="00161D0F" w:rsidRPr="00BA156B">
        <w:instrText xml:space="preserve"> FORMCHECKBOX </w:instrText>
      </w:r>
      <w:r w:rsidR="00B874DF">
        <w:fldChar w:fldCharType="separate"/>
      </w:r>
      <w:r w:rsidRPr="00BA156B">
        <w:fldChar w:fldCharType="end"/>
      </w:r>
      <w:bookmarkEnd w:id="896"/>
      <w:r w:rsidR="00161D0F" w:rsidRPr="00BA156B">
        <w:t xml:space="preserve"> Maestría </w:t>
      </w:r>
    </w:p>
    <w:p w14:paraId="1CF91B66" w14:textId="77777777" w:rsidR="00161D0F" w:rsidRPr="00BA156B" w:rsidRDefault="0077483C" w:rsidP="00262D6E">
      <w:pPr>
        <w:spacing w:line="360" w:lineRule="auto"/>
        <w:ind w:left="720" w:firstLine="720"/>
        <w:jc w:val="both"/>
      </w:pPr>
      <w:r w:rsidRPr="00BA156B">
        <w:fldChar w:fldCharType="begin">
          <w:ffData>
            <w:name w:val="Casilla11"/>
            <w:enabled/>
            <w:calcOnExit w:val="0"/>
            <w:checkBox>
              <w:sizeAuto/>
              <w:default w:val="0"/>
            </w:checkBox>
          </w:ffData>
        </w:fldChar>
      </w:r>
      <w:bookmarkStart w:id="897" w:name="Casilla11"/>
      <w:r w:rsidR="00161D0F" w:rsidRPr="00BA156B">
        <w:instrText xml:space="preserve"> FORMCHECKBOX </w:instrText>
      </w:r>
      <w:r w:rsidR="00B874DF">
        <w:fldChar w:fldCharType="separate"/>
      </w:r>
      <w:r w:rsidRPr="00BA156B">
        <w:fldChar w:fldCharType="end"/>
      </w:r>
      <w:bookmarkEnd w:id="897"/>
      <w:r w:rsidR="00161D0F" w:rsidRPr="00BA156B">
        <w:t xml:space="preserve"> Doctorado</w:t>
      </w:r>
    </w:p>
    <w:p w14:paraId="1B9CC683" w14:textId="77777777" w:rsidR="00161D0F" w:rsidRPr="00BA156B" w:rsidRDefault="00161D0F" w:rsidP="00262D6E">
      <w:pPr>
        <w:spacing w:line="360" w:lineRule="auto"/>
        <w:jc w:val="both"/>
      </w:pPr>
    </w:p>
    <w:p w14:paraId="68785ABE" w14:textId="77777777" w:rsidR="00161D0F" w:rsidRPr="00BA156B" w:rsidRDefault="00C93932" w:rsidP="00A50DD7">
      <w:pPr>
        <w:pStyle w:val="Prrafodelista"/>
        <w:numPr>
          <w:ilvl w:val="0"/>
          <w:numId w:val="4"/>
        </w:numPr>
        <w:spacing w:line="360" w:lineRule="auto"/>
        <w:jc w:val="both"/>
        <w:rPr>
          <w:rFonts w:cs="Times New Roman"/>
          <w:lang w:val="es-PE"/>
        </w:rPr>
      </w:pPr>
      <w:r>
        <w:rPr>
          <w:rFonts w:cs="Times New Roman"/>
          <w:lang w:val="es-PE"/>
        </w:rPr>
        <w:t>¿Con qué</w:t>
      </w:r>
      <w:r w:rsidR="00161D0F" w:rsidRPr="00BA156B">
        <w:rPr>
          <w:rFonts w:cs="Times New Roman"/>
          <w:lang w:val="es-PE"/>
        </w:rPr>
        <w:t xml:space="preserve"> frecuencia utiliza un dispositivo (Smartphone, Tablet, Laptop, Computadora de Escritorio, etc</w:t>
      </w:r>
      <w:r w:rsidR="007B7445" w:rsidRPr="00BA156B">
        <w:rPr>
          <w:rFonts w:cs="Times New Roman"/>
          <w:lang w:val="es-PE"/>
        </w:rPr>
        <w:t>.</w:t>
      </w:r>
      <w:r w:rsidR="00161D0F" w:rsidRPr="00BA156B">
        <w:rPr>
          <w:rFonts w:cs="Times New Roman"/>
          <w:lang w:val="es-PE"/>
        </w:rPr>
        <w:t xml:space="preserve">) con conexión a </w:t>
      </w:r>
      <w:r w:rsidR="00FB7E35" w:rsidRPr="00BA156B">
        <w:rPr>
          <w:rFonts w:cs="Times New Roman"/>
          <w:lang w:val="es-PE"/>
        </w:rPr>
        <w:t>Internet</w:t>
      </w:r>
      <w:r w:rsidR="00161D0F" w:rsidRPr="00BA156B">
        <w:rPr>
          <w:rFonts w:cs="Times New Roman"/>
          <w:lang w:val="es-PE"/>
        </w:rPr>
        <w:t>?</w:t>
      </w:r>
    </w:p>
    <w:p w14:paraId="6C3E0BFA" w14:textId="77777777" w:rsidR="00161D0F" w:rsidRPr="00BA156B" w:rsidRDefault="0077483C" w:rsidP="00262D6E">
      <w:pPr>
        <w:spacing w:line="360" w:lineRule="auto"/>
        <w:ind w:left="720" w:firstLine="720"/>
        <w:jc w:val="both"/>
      </w:pPr>
      <w:r w:rsidRPr="00BA156B">
        <w:fldChar w:fldCharType="begin">
          <w:ffData>
            <w:name w:val="Casilla12"/>
            <w:enabled/>
            <w:calcOnExit w:val="0"/>
            <w:checkBox>
              <w:sizeAuto/>
              <w:default w:val="0"/>
            </w:checkBox>
          </w:ffData>
        </w:fldChar>
      </w:r>
      <w:bookmarkStart w:id="898" w:name="Casilla12"/>
      <w:r w:rsidR="00161D0F" w:rsidRPr="00BA156B">
        <w:instrText xml:space="preserve"> FORMCHECKBOX </w:instrText>
      </w:r>
      <w:r w:rsidR="00B874DF">
        <w:fldChar w:fldCharType="separate"/>
      </w:r>
      <w:r w:rsidRPr="00BA156B">
        <w:fldChar w:fldCharType="end"/>
      </w:r>
      <w:bookmarkEnd w:id="898"/>
      <w:r w:rsidR="00161D0F" w:rsidRPr="00BA156B">
        <w:t xml:space="preserve"> Todos los días </w:t>
      </w:r>
    </w:p>
    <w:p w14:paraId="235E77AC" w14:textId="77777777" w:rsidR="00161D0F" w:rsidRPr="00BA156B" w:rsidRDefault="0077483C" w:rsidP="00262D6E">
      <w:pPr>
        <w:spacing w:line="360" w:lineRule="auto"/>
        <w:ind w:left="720" w:firstLine="720"/>
        <w:jc w:val="both"/>
      </w:pPr>
      <w:r w:rsidRPr="00BA156B">
        <w:fldChar w:fldCharType="begin">
          <w:ffData>
            <w:name w:val="Casilla13"/>
            <w:enabled/>
            <w:calcOnExit w:val="0"/>
            <w:checkBox>
              <w:sizeAuto/>
              <w:default w:val="0"/>
            </w:checkBox>
          </w:ffData>
        </w:fldChar>
      </w:r>
      <w:bookmarkStart w:id="899" w:name="Casilla13"/>
      <w:r w:rsidR="00161D0F" w:rsidRPr="00BA156B">
        <w:instrText xml:space="preserve"> FORMCHECKBOX </w:instrText>
      </w:r>
      <w:r w:rsidR="00B874DF">
        <w:fldChar w:fldCharType="separate"/>
      </w:r>
      <w:r w:rsidRPr="00BA156B">
        <w:fldChar w:fldCharType="end"/>
      </w:r>
      <w:bookmarkEnd w:id="899"/>
      <w:r w:rsidR="00161D0F" w:rsidRPr="00BA156B">
        <w:t xml:space="preserve"> Varios días a la semana</w:t>
      </w:r>
    </w:p>
    <w:p w14:paraId="7A21D314" w14:textId="77777777" w:rsidR="00161D0F" w:rsidRPr="00BA156B" w:rsidRDefault="0077483C" w:rsidP="00262D6E">
      <w:pPr>
        <w:spacing w:line="360" w:lineRule="auto"/>
        <w:ind w:left="720" w:firstLine="720"/>
        <w:jc w:val="both"/>
      </w:pPr>
      <w:r w:rsidRPr="00BA156B">
        <w:fldChar w:fldCharType="begin">
          <w:ffData>
            <w:name w:val="Casilla14"/>
            <w:enabled/>
            <w:calcOnExit w:val="0"/>
            <w:checkBox>
              <w:sizeAuto/>
              <w:default w:val="0"/>
            </w:checkBox>
          </w:ffData>
        </w:fldChar>
      </w:r>
      <w:bookmarkStart w:id="900" w:name="Casilla14"/>
      <w:r w:rsidR="00161D0F" w:rsidRPr="00BA156B">
        <w:instrText xml:space="preserve"> FORMCHECKBOX </w:instrText>
      </w:r>
      <w:r w:rsidR="00B874DF">
        <w:fldChar w:fldCharType="separate"/>
      </w:r>
      <w:r w:rsidRPr="00BA156B">
        <w:fldChar w:fldCharType="end"/>
      </w:r>
      <w:bookmarkEnd w:id="900"/>
      <w:r w:rsidR="00161D0F" w:rsidRPr="00BA156B">
        <w:t xml:space="preserve"> 1 vez a la semana</w:t>
      </w:r>
    </w:p>
    <w:p w14:paraId="7EAB9F0C" w14:textId="77777777" w:rsidR="00161D0F" w:rsidRPr="00BA156B" w:rsidRDefault="0077483C" w:rsidP="00262D6E">
      <w:pPr>
        <w:spacing w:line="360" w:lineRule="auto"/>
        <w:ind w:left="720" w:firstLine="720"/>
        <w:jc w:val="both"/>
      </w:pPr>
      <w:r w:rsidRPr="00BA156B">
        <w:fldChar w:fldCharType="begin">
          <w:ffData>
            <w:name w:val="Casilla15"/>
            <w:enabled/>
            <w:calcOnExit w:val="0"/>
            <w:checkBox>
              <w:sizeAuto/>
              <w:default w:val="0"/>
            </w:checkBox>
          </w:ffData>
        </w:fldChar>
      </w:r>
      <w:bookmarkStart w:id="901" w:name="Casilla15"/>
      <w:r w:rsidR="00161D0F" w:rsidRPr="00BA156B">
        <w:instrText xml:space="preserve"> FORMCHECKBOX </w:instrText>
      </w:r>
      <w:r w:rsidR="00B874DF">
        <w:fldChar w:fldCharType="separate"/>
      </w:r>
      <w:r w:rsidRPr="00BA156B">
        <w:fldChar w:fldCharType="end"/>
      </w:r>
      <w:bookmarkEnd w:id="901"/>
      <w:r w:rsidR="00161D0F" w:rsidRPr="00BA156B">
        <w:t xml:space="preserve"> Nunca</w:t>
      </w:r>
    </w:p>
    <w:p w14:paraId="19018812" w14:textId="77777777" w:rsidR="00161D0F" w:rsidRPr="00BA156B" w:rsidRDefault="00161D0F" w:rsidP="00262D6E">
      <w:pPr>
        <w:spacing w:line="360" w:lineRule="auto"/>
        <w:jc w:val="both"/>
      </w:pPr>
    </w:p>
    <w:p w14:paraId="6ACDE5FD"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 xml:space="preserve">¿Qué tipo de dispositivo utiliza para conectarse a </w:t>
      </w:r>
      <w:r w:rsidR="00FB7E35" w:rsidRPr="00BA156B">
        <w:rPr>
          <w:rFonts w:cs="Times New Roman"/>
          <w:lang w:val="es-PE"/>
        </w:rPr>
        <w:t>Internet</w:t>
      </w:r>
      <w:r w:rsidRPr="00BA156B">
        <w:rPr>
          <w:rFonts w:cs="Times New Roman"/>
          <w:lang w:val="es-PE"/>
        </w:rPr>
        <w:t>?</w:t>
      </w:r>
    </w:p>
    <w:p w14:paraId="77FD17BD" w14:textId="77777777" w:rsidR="00161D0F" w:rsidRPr="00BA156B" w:rsidRDefault="0077483C" w:rsidP="00262D6E">
      <w:pPr>
        <w:spacing w:line="360" w:lineRule="auto"/>
        <w:ind w:left="720" w:firstLine="720"/>
        <w:jc w:val="both"/>
      </w:pPr>
      <w:r w:rsidRPr="00BA156B">
        <w:fldChar w:fldCharType="begin">
          <w:ffData>
            <w:name w:val="Casilla16"/>
            <w:enabled/>
            <w:calcOnExit w:val="0"/>
            <w:checkBox>
              <w:sizeAuto/>
              <w:default w:val="0"/>
            </w:checkBox>
          </w:ffData>
        </w:fldChar>
      </w:r>
      <w:bookmarkStart w:id="902" w:name="Casilla16"/>
      <w:r w:rsidR="00161D0F" w:rsidRPr="00BA156B">
        <w:instrText xml:space="preserve"> FORMCHECKBOX </w:instrText>
      </w:r>
      <w:r w:rsidR="00B874DF">
        <w:fldChar w:fldCharType="separate"/>
      </w:r>
      <w:r w:rsidRPr="00BA156B">
        <w:fldChar w:fldCharType="end"/>
      </w:r>
      <w:bookmarkEnd w:id="902"/>
      <w:r w:rsidR="00161D0F" w:rsidRPr="00BA156B">
        <w:t xml:space="preserve"> Smartphone</w:t>
      </w:r>
    </w:p>
    <w:p w14:paraId="43849F2D" w14:textId="77777777" w:rsidR="00161D0F" w:rsidRPr="00BA156B" w:rsidRDefault="0077483C" w:rsidP="00262D6E">
      <w:pPr>
        <w:spacing w:line="360" w:lineRule="auto"/>
        <w:ind w:left="720" w:firstLine="720"/>
        <w:jc w:val="both"/>
      </w:pPr>
      <w:r w:rsidRPr="00BA156B">
        <w:fldChar w:fldCharType="begin">
          <w:ffData>
            <w:name w:val="Casilla17"/>
            <w:enabled/>
            <w:calcOnExit w:val="0"/>
            <w:checkBox>
              <w:sizeAuto/>
              <w:default w:val="0"/>
            </w:checkBox>
          </w:ffData>
        </w:fldChar>
      </w:r>
      <w:bookmarkStart w:id="903" w:name="Casilla17"/>
      <w:r w:rsidR="00161D0F" w:rsidRPr="00BA156B">
        <w:instrText xml:space="preserve"> FORMCHECKBOX </w:instrText>
      </w:r>
      <w:r w:rsidR="00B874DF">
        <w:fldChar w:fldCharType="separate"/>
      </w:r>
      <w:r w:rsidRPr="00BA156B">
        <w:fldChar w:fldCharType="end"/>
      </w:r>
      <w:bookmarkEnd w:id="903"/>
      <w:r w:rsidR="00161D0F" w:rsidRPr="00BA156B">
        <w:t xml:space="preserve"> Tablet</w:t>
      </w:r>
    </w:p>
    <w:p w14:paraId="51DB6261" w14:textId="77777777" w:rsidR="00161D0F" w:rsidRPr="00BA156B" w:rsidRDefault="0077483C" w:rsidP="00262D6E">
      <w:pPr>
        <w:spacing w:line="360" w:lineRule="auto"/>
        <w:ind w:left="720" w:firstLine="720"/>
        <w:jc w:val="both"/>
      </w:pPr>
      <w:r w:rsidRPr="00BA156B">
        <w:fldChar w:fldCharType="begin">
          <w:ffData>
            <w:name w:val="Casilla18"/>
            <w:enabled/>
            <w:calcOnExit w:val="0"/>
            <w:checkBox>
              <w:sizeAuto/>
              <w:default w:val="0"/>
            </w:checkBox>
          </w:ffData>
        </w:fldChar>
      </w:r>
      <w:bookmarkStart w:id="904" w:name="Casilla18"/>
      <w:r w:rsidR="00161D0F" w:rsidRPr="00BA156B">
        <w:instrText xml:space="preserve"> FORMCHECKBOX </w:instrText>
      </w:r>
      <w:r w:rsidR="00B874DF">
        <w:fldChar w:fldCharType="separate"/>
      </w:r>
      <w:r w:rsidRPr="00BA156B">
        <w:fldChar w:fldCharType="end"/>
      </w:r>
      <w:bookmarkEnd w:id="904"/>
      <w:r w:rsidR="00161D0F" w:rsidRPr="00BA156B">
        <w:t xml:space="preserve"> Computadora de Escritorio / Laptop</w:t>
      </w:r>
    </w:p>
    <w:p w14:paraId="685A05B1" w14:textId="77777777" w:rsidR="00161D0F" w:rsidRPr="00BA156B" w:rsidRDefault="0077483C" w:rsidP="00262D6E">
      <w:pPr>
        <w:spacing w:line="360" w:lineRule="auto"/>
        <w:ind w:left="720" w:firstLine="720"/>
        <w:jc w:val="both"/>
      </w:pPr>
      <w:r w:rsidRPr="00BA156B">
        <w:fldChar w:fldCharType="begin">
          <w:ffData>
            <w:name w:val="Casilla19"/>
            <w:enabled/>
            <w:calcOnExit w:val="0"/>
            <w:checkBox>
              <w:sizeAuto/>
              <w:default w:val="0"/>
            </w:checkBox>
          </w:ffData>
        </w:fldChar>
      </w:r>
      <w:bookmarkStart w:id="905" w:name="Casilla19"/>
      <w:r w:rsidR="00161D0F" w:rsidRPr="00BA156B">
        <w:instrText xml:space="preserve"> FORMCHECKBOX </w:instrText>
      </w:r>
      <w:r w:rsidR="00B874DF">
        <w:fldChar w:fldCharType="separate"/>
      </w:r>
      <w:r w:rsidRPr="00BA156B">
        <w:fldChar w:fldCharType="end"/>
      </w:r>
      <w:bookmarkEnd w:id="905"/>
      <w:r w:rsidR="00C93932">
        <w:t xml:space="preserve"> Computadora Hí</w:t>
      </w:r>
      <w:r w:rsidR="00161D0F" w:rsidRPr="00BA156B">
        <w:t>brida (2 en 1)</w:t>
      </w:r>
    </w:p>
    <w:p w14:paraId="60994B10" w14:textId="77777777" w:rsidR="00ED4396" w:rsidRDefault="0077483C" w:rsidP="00ED4396">
      <w:pPr>
        <w:spacing w:line="360" w:lineRule="auto"/>
        <w:ind w:left="720" w:firstLine="720"/>
        <w:jc w:val="both"/>
      </w:pPr>
      <w:r w:rsidRPr="00BA156B">
        <w:fldChar w:fldCharType="begin">
          <w:ffData>
            <w:name w:val="Casilla20"/>
            <w:enabled/>
            <w:calcOnExit w:val="0"/>
            <w:checkBox>
              <w:sizeAuto/>
              <w:default w:val="0"/>
            </w:checkBox>
          </w:ffData>
        </w:fldChar>
      </w:r>
      <w:bookmarkStart w:id="906" w:name="Casilla20"/>
      <w:r w:rsidR="00161D0F" w:rsidRPr="00BA156B">
        <w:instrText xml:space="preserve"> FORMCHECKBOX </w:instrText>
      </w:r>
      <w:r w:rsidR="00B874DF">
        <w:fldChar w:fldCharType="separate"/>
      </w:r>
      <w:r w:rsidRPr="00BA156B">
        <w:fldChar w:fldCharType="end"/>
      </w:r>
      <w:bookmarkEnd w:id="906"/>
      <w:r w:rsidR="00161D0F" w:rsidRPr="00BA156B">
        <w:t xml:space="preserve"> Otro</w:t>
      </w:r>
      <w:r w:rsidR="007B7445" w:rsidRPr="00BA156B">
        <w:t>.</w:t>
      </w:r>
      <w:r w:rsidR="00161D0F" w:rsidRPr="00BA156B">
        <w:t xml:space="preserve"> Especifique: _________________________________</w:t>
      </w:r>
    </w:p>
    <w:p w14:paraId="73E19700" w14:textId="77777777" w:rsidR="00CB6202" w:rsidRDefault="00CB6202" w:rsidP="00F87A95">
      <w:pPr>
        <w:spacing w:line="360" w:lineRule="auto"/>
        <w:jc w:val="both"/>
      </w:pPr>
    </w:p>
    <w:p w14:paraId="306AD44F" w14:textId="4E4DF5AE" w:rsidR="00CB6202" w:rsidRDefault="0078497C" w:rsidP="009248F8">
      <w:pPr>
        <w:pStyle w:val="Ttulo2"/>
      </w:pPr>
      <w:bookmarkStart w:id="907" w:name="_Toc520655754"/>
      <w:del w:id="908" w:author="Regina Casanova" w:date="2018-08-11T21:35:00Z">
        <w:r>
          <w:rPr>
            <w:noProof/>
            <w:lang w:val="es-ES_tradnl" w:eastAsia="es-ES_tradnl"/>
          </w:rPr>
          <w:lastRenderedPageBreak/>
          <w:drawing>
            <wp:anchor distT="0" distB="0" distL="114300" distR="114300" simplePos="0" relativeHeight="251671552" behindDoc="0" locked="0" layoutInCell="1" allowOverlap="1" wp14:anchorId="1FD6E12A" wp14:editId="1188D0A4">
              <wp:simplePos x="0" y="0"/>
              <wp:positionH relativeFrom="margin">
                <wp:posOffset>343953</wp:posOffset>
              </wp:positionH>
              <wp:positionV relativeFrom="margin">
                <wp:posOffset>703580</wp:posOffset>
              </wp:positionV>
              <wp:extent cx="4415790" cy="7470775"/>
              <wp:effectExtent l="0" t="0" r="381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del>
      <w:ins w:id="909" w:author="Regina Casanova" w:date="2018-08-11T21:35:00Z">
        <w:r>
          <w:rPr>
            <w:noProof/>
            <w:lang w:val="en-US"/>
          </w:rPr>
          <w:drawing>
            <wp:anchor distT="0" distB="0" distL="114300" distR="114300" simplePos="0" relativeHeight="251665408" behindDoc="0" locked="0" layoutInCell="1" allowOverlap="1">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anchor>
          </w:drawing>
        </w:r>
      </w:ins>
      <w:r w:rsidR="00CB6202">
        <w:t xml:space="preserve">Anexo </w:t>
      </w:r>
      <w:r w:rsidR="00ED213A">
        <w:t>6</w:t>
      </w:r>
      <w:r w:rsidR="00CB6202">
        <w:t xml:space="preserve">. Muestra de </w:t>
      </w:r>
      <w:r w:rsidR="00CB6202" w:rsidRPr="009E6BE6">
        <w:rPr>
          <w:lang w:val="es-PE"/>
        </w:rPr>
        <w:t>Wireframes</w:t>
      </w:r>
      <w:r w:rsidR="00CB6202">
        <w:t xml:space="preserve"> desarrollados para la etapa de Diseño</w:t>
      </w:r>
      <w:bookmarkEnd w:id="907"/>
    </w:p>
    <w:p w14:paraId="0D5FB78A" w14:textId="77777777" w:rsidR="00CB6202" w:rsidRDefault="00CB6202" w:rsidP="00ED4396">
      <w:pPr>
        <w:spacing w:line="360" w:lineRule="auto"/>
        <w:ind w:left="720" w:firstLine="720"/>
        <w:jc w:val="both"/>
      </w:pPr>
    </w:p>
    <w:p w14:paraId="2C10DEA2" w14:textId="77777777" w:rsidR="00F87A95" w:rsidRDefault="00F87A95" w:rsidP="00F87A95">
      <w:pPr>
        <w:spacing w:line="360" w:lineRule="auto"/>
        <w:jc w:val="both"/>
      </w:pPr>
    </w:p>
    <w:p w14:paraId="1E39BADB" w14:textId="77777777" w:rsidR="0094155D" w:rsidRDefault="0094155D" w:rsidP="00F87A95">
      <w:pPr>
        <w:spacing w:line="360" w:lineRule="auto"/>
        <w:jc w:val="both"/>
      </w:pPr>
    </w:p>
    <w:p w14:paraId="48B8E8E3" w14:textId="77777777" w:rsidR="0094155D" w:rsidRDefault="00ED136D" w:rsidP="00F87A95">
      <w:pPr>
        <w:spacing w:line="360" w:lineRule="auto"/>
        <w:jc w:val="both"/>
        <w:rPr>
          <w:del w:id="910" w:author="Regina Casanova" w:date="2018-08-11T21:35:00Z"/>
        </w:rPr>
      </w:pPr>
      <w:del w:id="911" w:author="Regina Casanova" w:date="2018-08-11T21:35:00Z">
        <w:r>
          <w:rPr>
            <w:noProof/>
            <w:lang w:val="es-ES_tradnl" w:eastAsia="es-ES_tradnl"/>
          </w:rPr>
          <w:drawing>
            <wp:anchor distT="0" distB="0" distL="114300" distR="114300" simplePos="0" relativeHeight="251673600" behindDoc="0" locked="0" layoutInCell="1" allowOverlap="1" wp14:anchorId="78CB26FA" wp14:editId="24A32ED9">
              <wp:simplePos x="0" y="0"/>
              <wp:positionH relativeFrom="margin">
                <wp:posOffset>356870</wp:posOffset>
              </wp:positionH>
              <wp:positionV relativeFrom="margin">
                <wp:posOffset>413385</wp:posOffset>
              </wp:positionV>
              <wp:extent cx="4417200" cy="7470000"/>
              <wp:effectExtent l="0" t="0" r="2540" b="0"/>
              <wp:wrapSquare wrapText="bothSides"/>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del>
    </w:p>
    <w:p w14:paraId="27C21A68" w14:textId="77777777" w:rsidR="0094155D" w:rsidRDefault="00ED136D" w:rsidP="00F87A95">
      <w:pPr>
        <w:spacing w:line="360" w:lineRule="auto"/>
        <w:jc w:val="both"/>
        <w:rPr>
          <w:ins w:id="912" w:author="Regina Casanova" w:date="2018-08-11T21:35:00Z"/>
        </w:rPr>
      </w:pPr>
      <w:ins w:id="913" w:author="Regina Casanova" w:date="2018-08-11T21:35:00Z">
        <w:r>
          <w:rPr>
            <w:noProof/>
            <w:lang w:val="en-US" w:eastAsia="en-US"/>
          </w:rPr>
          <w:drawing>
            <wp:anchor distT="0" distB="0" distL="114300" distR="114300" simplePos="0" relativeHeight="251666432" behindDoc="0" locked="0" layoutInCell="1" allowOverlap="1">
              <wp:simplePos x="0" y="0"/>
              <wp:positionH relativeFrom="margin">
                <wp:posOffset>356870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anchor>
          </w:drawing>
        </w:r>
      </w:ins>
    </w:p>
    <w:p w14:paraId="5C7BE01F" w14:textId="77777777" w:rsidR="0094155D" w:rsidRDefault="0094155D" w:rsidP="00F87A95">
      <w:pPr>
        <w:spacing w:line="360" w:lineRule="auto"/>
        <w:jc w:val="both"/>
      </w:pPr>
    </w:p>
    <w:p w14:paraId="1751E506" w14:textId="77777777" w:rsidR="0094155D" w:rsidRDefault="0094155D" w:rsidP="00F87A95">
      <w:pPr>
        <w:spacing w:line="360" w:lineRule="auto"/>
        <w:jc w:val="both"/>
      </w:pPr>
    </w:p>
    <w:p w14:paraId="3BCBCFE7" w14:textId="77777777" w:rsidR="0094155D" w:rsidRDefault="0094155D" w:rsidP="00F87A95">
      <w:pPr>
        <w:spacing w:line="360" w:lineRule="auto"/>
        <w:jc w:val="both"/>
      </w:pPr>
    </w:p>
    <w:p w14:paraId="14F397A7" w14:textId="77777777" w:rsidR="0094155D" w:rsidRDefault="0094155D" w:rsidP="00F87A95">
      <w:pPr>
        <w:spacing w:line="360" w:lineRule="auto"/>
        <w:jc w:val="both"/>
      </w:pPr>
    </w:p>
    <w:p w14:paraId="600DA720" w14:textId="77777777" w:rsidR="0094155D" w:rsidRDefault="0094155D" w:rsidP="00F87A95">
      <w:pPr>
        <w:spacing w:line="360" w:lineRule="auto"/>
        <w:jc w:val="both"/>
      </w:pPr>
    </w:p>
    <w:p w14:paraId="06D15F14" w14:textId="77777777" w:rsidR="0094155D" w:rsidRDefault="0094155D" w:rsidP="00F87A95">
      <w:pPr>
        <w:spacing w:line="360" w:lineRule="auto"/>
        <w:jc w:val="both"/>
      </w:pPr>
    </w:p>
    <w:p w14:paraId="29393DAF" w14:textId="77777777" w:rsidR="0094155D" w:rsidRDefault="0094155D" w:rsidP="00F87A95">
      <w:pPr>
        <w:spacing w:line="360" w:lineRule="auto"/>
        <w:jc w:val="both"/>
      </w:pPr>
    </w:p>
    <w:p w14:paraId="14003DFD" w14:textId="77777777" w:rsidR="0094155D" w:rsidRDefault="0094155D" w:rsidP="00F87A95">
      <w:pPr>
        <w:spacing w:line="360" w:lineRule="auto"/>
        <w:jc w:val="both"/>
      </w:pPr>
    </w:p>
    <w:p w14:paraId="6856DD76" w14:textId="77777777" w:rsidR="0094155D" w:rsidRDefault="0094155D" w:rsidP="00F87A95">
      <w:pPr>
        <w:spacing w:line="360" w:lineRule="auto"/>
        <w:jc w:val="both"/>
      </w:pPr>
    </w:p>
    <w:p w14:paraId="677AEDCD" w14:textId="77777777" w:rsidR="0094155D" w:rsidRDefault="0094155D" w:rsidP="00F87A95">
      <w:pPr>
        <w:spacing w:line="360" w:lineRule="auto"/>
        <w:jc w:val="both"/>
      </w:pPr>
    </w:p>
    <w:p w14:paraId="7201CDED" w14:textId="77777777" w:rsidR="0094155D" w:rsidRDefault="0094155D" w:rsidP="00F87A95">
      <w:pPr>
        <w:spacing w:line="360" w:lineRule="auto"/>
        <w:jc w:val="both"/>
      </w:pPr>
    </w:p>
    <w:p w14:paraId="4A45F1FC" w14:textId="77777777" w:rsidR="0094155D" w:rsidRDefault="0094155D" w:rsidP="00F87A95">
      <w:pPr>
        <w:spacing w:line="360" w:lineRule="auto"/>
        <w:jc w:val="both"/>
      </w:pPr>
    </w:p>
    <w:p w14:paraId="7861382B" w14:textId="77777777" w:rsidR="0094155D" w:rsidRDefault="0094155D" w:rsidP="00F87A95">
      <w:pPr>
        <w:spacing w:line="360" w:lineRule="auto"/>
        <w:jc w:val="both"/>
      </w:pPr>
    </w:p>
    <w:p w14:paraId="44B4D1D7" w14:textId="77777777" w:rsidR="0094155D" w:rsidRDefault="0094155D" w:rsidP="00F87A95">
      <w:pPr>
        <w:spacing w:line="360" w:lineRule="auto"/>
        <w:jc w:val="both"/>
      </w:pPr>
    </w:p>
    <w:p w14:paraId="67E307A2" w14:textId="77777777" w:rsidR="0094155D" w:rsidRDefault="0094155D" w:rsidP="00F87A95">
      <w:pPr>
        <w:spacing w:line="360" w:lineRule="auto"/>
        <w:jc w:val="both"/>
      </w:pPr>
    </w:p>
    <w:p w14:paraId="0BA8CC96" w14:textId="77777777" w:rsidR="0094155D" w:rsidRDefault="0094155D" w:rsidP="00F87A95">
      <w:pPr>
        <w:spacing w:line="360" w:lineRule="auto"/>
        <w:jc w:val="both"/>
      </w:pPr>
    </w:p>
    <w:p w14:paraId="65BD5E32" w14:textId="77777777" w:rsidR="0094155D" w:rsidRDefault="0094155D" w:rsidP="00F87A95">
      <w:pPr>
        <w:spacing w:line="360" w:lineRule="auto"/>
        <w:jc w:val="both"/>
      </w:pPr>
    </w:p>
    <w:p w14:paraId="2CD39DD9" w14:textId="77777777" w:rsidR="0094155D" w:rsidRDefault="0094155D" w:rsidP="00F87A95">
      <w:pPr>
        <w:spacing w:line="360" w:lineRule="auto"/>
        <w:jc w:val="both"/>
      </w:pPr>
    </w:p>
    <w:p w14:paraId="4D5B6712" w14:textId="77777777" w:rsidR="0094155D" w:rsidRDefault="0094155D" w:rsidP="00F87A95">
      <w:pPr>
        <w:spacing w:line="360" w:lineRule="auto"/>
        <w:jc w:val="both"/>
      </w:pPr>
    </w:p>
    <w:p w14:paraId="468E0431" w14:textId="77777777" w:rsidR="0094155D" w:rsidRDefault="0094155D" w:rsidP="00F87A95">
      <w:pPr>
        <w:spacing w:line="360" w:lineRule="auto"/>
        <w:jc w:val="both"/>
      </w:pPr>
    </w:p>
    <w:p w14:paraId="51439FCB" w14:textId="77777777" w:rsidR="0094155D" w:rsidRDefault="0094155D" w:rsidP="00F87A95">
      <w:pPr>
        <w:spacing w:line="360" w:lineRule="auto"/>
        <w:jc w:val="both"/>
      </w:pPr>
    </w:p>
    <w:p w14:paraId="2A562057" w14:textId="77777777" w:rsidR="0094155D" w:rsidRDefault="0094155D" w:rsidP="00F87A95">
      <w:pPr>
        <w:spacing w:line="360" w:lineRule="auto"/>
        <w:jc w:val="both"/>
      </w:pPr>
    </w:p>
    <w:p w14:paraId="45236B2B" w14:textId="77777777" w:rsidR="0094155D" w:rsidRDefault="0094155D" w:rsidP="00F87A95">
      <w:pPr>
        <w:spacing w:line="360" w:lineRule="auto"/>
        <w:jc w:val="both"/>
      </w:pPr>
    </w:p>
    <w:p w14:paraId="7AD327FC" w14:textId="77777777" w:rsidR="0094155D" w:rsidRDefault="0094155D" w:rsidP="00F87A95">
      <w:pPr>
        <w:spacing w:line="360" w:lineRule="auto"/>
        <w:jc w:val="both"/>
      </w:pPr>
    </w:p>
    <w:p w14:paraId="11B1E6CF" w14:textId="77777777" w:rsidR="0094155D" w:rsidRDefault="0094155D" w:rsidP="00F87A95">
      <w:pPr>
        <w:spacing w:line="360" w:lineRule="auto"/>
        <w:jc w:val="both"/>
      </w:pPr>
    </w:p>
    <w:p w14:paraId="70F05B34" w14:textId="77777777" w:rsidR="0094155D" w:rsidRDefault="0094155D" w:rsidP="00F87A95">
      <w:pPr>
        <w:spacing w:line="360" w:lineRule="auto"/>
        <w:jc w:val="both"/>
      </w:pPr>
    </w:p>
    <w:p w14:paraId="4FE7C915" w14:textId="77777777" w:rsidR="0094155D" w:rsidRDefault="0094155D" w:rsidP="00F87A95">
      <w:pPr>
        <w:spacing w:line="360" w:lineRule="auto"/>
        <w:jc w:val="both"/>
      </w:pPr>
    </w:p>
    <w:p w14:paraId="0A1A19C0" w14:textId="77777777" w:rsidR="0094155D" w:rsidRDefault="0094155D" w:rsidP="00F87A95">
      <w:pPr>
        <w:spacing w:line="360" w:lineRule="auto"/>
        <w:jc w:val="both"/>
      </w:pPr>
    </w:p>
    <w:p w14:paraId="265A9C8A" w14:textId="77777777" w:rsidR="0094155D" w:rsidRDefault="0094155D" w:rsidP="00F87A95">
      <w:pPr>
        <w:spacing w:line="360" w:lineRule="auto"/>
        <w:jc w:val="both"/>
      </w:pPr>
    </w:p>
    <w:p w14:paraId="7D34200A" w14:textId="77777777" w:rsidR="002E7F75" w:rsidRPr="002E7F75" w:rsidRDefault="002E7F75" w:rsidP="002E7F75">
      <w:pPr>
        <w:pStyle w:val="Ttulo2"/>
        <w:rPr>
          <w:rFonts w:eastAsia="Times New Roman"/>
          <w:lang w:eastAsia="es-PE"/>
        </w:rPr>
      </w:pPr>
      <w:bookmarkStart w:id="914" w:name="_Toc520655755"/>
      <w:r w:rsidRPr="002E7F75">
        <w:rPr>
          <w:rFonts w:eastAsia="Times New Roman"/>
          <w:lang w:eastAsia="es-PE"/>
        </w:rPr>
        <w:lastRenderedPageBreak/>
        <w:t xml:space="preserve">Anexo </w:t>
      </w:r>
      <w:r w:rsidR="00ED213A">
        <w:rPr>
          <w:rFonts w:eastAsia="Times New Roman"/>
          <w:lang w:eastAsia="es-PE"/>
        </w:rPr>
        <w:t>7</w:t>
      </w:r>
      <w:r w:rsidRPr="002E7F75">
        <w:rPr>
          <w:rFonts w:eastAsia="Times New Roman"/>
          <w:lang w:eastAsia="es-PE"/>
        </w:rPr>
        <w:t>. Diagramas de Flujo por tipo de usuario</w:t>
      </w:r>
      <w:bookmarkEnd w:id="914"/>
    </w:p>
    <w:p w14:paraId="53BE0B87" w14:textId="77777777" w:rsidR="002E7F75" w:rsidRDefault="002E7F75" w:rsidP="002E7F75">
      <w:pPr>
        <w:pStyle w:val="Ttulo3"/>
        <w:rPr>
          <w:lang w:eastAsia="es-PE"/>
        </w:rPr>
      </w:pPr>
      <w:bookmarkStart w:id="915" w:name="_Toc520655756"/>
      <w:r>
        <w:rPr>
          <w:lang w:eastAsia="es-PE"/>
        </w:rPr>
        <w:t>Personal de SUSALUD</w:t>
      </w:r>
      <w:bookmarkEnd w:id="915"/>
    </w:p>
    <w:p w14:paraId="3CCD2976" w14:textId="77777777" w:rsidR="002E7F75" w:rsidRDefault="002E7F75" w:rsidP="002E7F75">
      <w:pPr>
        <w:rPr>
          <w:lang w:val="es-ES"/>
        </w:rPr>
      </w:pPr>
    </w:p>
    <w:p w14:paraId="2348EF36" w14:textId="77777777" w:rsidR="002E7F75" w:rsidRDefault="002E7F75" w:rsidP="002E7F75">
      <w:pPr>
        <w:jc w:val="center"/>
        <w:rPr>
          <w:del w:id="916" w:author="Regina Casanova" w:date="2018-08-11T21:35:00Z"/>
          <w:lang w:val="es-ES"/>
        </w:rPr>
      </w:pPr>
      <w:del w:id="917" w:author="Regina Casanova" w:date="2018-08-11T21:35:00Z">
        <w:r>
          <w:rPr>
            <w:noProof/>
            <w:lang w:val="es-ES_tradnl" w:eastAsia="es-ES_tradnl"/>
          </w:rPr>
          <w:drawing>
            <wp:inline distT="0" distB="0" distL="0" distR="0" wp14:anchorId="400D9CD2" wp14:editId="6545F296">
              <wp:extent cx="1935247" cy="710391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24">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del>
    </w:p>
    <w:p w14:paraId="25BC7188" w14:textId="77777777" w:rsidR="002E7F75" w:rsidRDefault="002E7F75" w:rsidP="002E7F75">
      <w:pPr>
        <w:jc w:val="center"/>
        <w:rPr>
          <w:ins w:id="918" w:author="Regina Casanova" w:date="2018-08-11T21:35:00Z"/>
          <w:lang w:val="es-ES"/>
        </w:rPr>
      </w:pPr>
      <w:ins w:id="919" w:author="Regina Casanova" w:date="2018-08-11T21:35:00Z">
        <w:r>
          <w:rPr>
            <w:noProof/>
            <w:lang w:val="en-US" w:eastAsia="en-US"/>
          </w:rPr>
          <w:drawing>
            <wp:inline distT="0" distB="0" distL="0" distR="0">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ins>
    </w:p>
    <w:p w14:paraId="495C23D4" w14:textId="77777777" w:rsidR="002E7F75" w:rsidRDefault="002E7F75" w:rsidP="002E7F75">
      <w:pPr>
        <w:jc w:val="center"/>
        <w:rPr>
          <w:lang w:val="es-ES"/>
        </w:rPr>
      </w:pPr>
    </w:p>
    <w:p w14:paraId="6ED76969" w14:textId="77777777" w:rsidR="002E7F75" w:rsidRDefault="002E7F75" w:rsidP="002E7F75">
      <w:pPr>
        <w:jc w:val="center"/>
        <w:rPr>
          <w:lang w:val="es-ES"/>
        </w:rPr>
      </w:pPr>
      <w:r>
        <w:rPr>
          <w:lang w:val="en-US"/>
          <w:rPrChange w:id="920" w:author="Regina Casanova" w:date="2018-08-11T21:35:00Z">
            <w:rPr>
              <w:lang w:val="es-ES_tradnl"/>
            </w:rPr>
          </w:rPrChange>
        </w:rPr>
        <w:lastRenderedPageBreak/>
        <w:drawing>
          <wp:inline distT="0" distB="0" distL="0" distR="0">
            <wp:extent cx="5036185" cy="225298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alud-pendient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58F3C27A" w14:textId="77777777" w:rsidR="002E7F75" w:rsidRDefault="002E7F75" w:rsidP="002E7F75">
      <w:pPr>
        <w:jc w:val="center"/>
        <w:rPr>
          <w:lang w:val="es-ES"/>
        </w:rPr>
      </w:pPr>
      <w:r>
        <w:rPr>
          <w:lang w:val="es-ES"/>
        </w:rPr>
        <w:t>Solicitudes Vigentes para Personal de SUSALUD</w:t>
      </w:r>
    </w:p>
    <w:p w14:paraId="1A789A5D" w14:textId="77777777" w:rsidR="002E7F75" w:rsidRDefault="002E7F75" w:rsidP="002E7F75">
      <w:pPr>
        <w:pStyle w:val="Ttulo3"/>
        <w:rPr>
          <w:lang w:eastAsia="es-PE"/>
        </w:rPr>
      </w:pPr>
      <w:bookmarkStart w:id="921" w:name="_Toc520655757"/>
      <w:r>
        <w:rPr>
          <w:lang w:eastAsia="es-PE"/>
        </w:rPr>
        <w:lastRenderedPageBreak/>
        <w:t>Gestores de IPRESS</w:t>
      </w:r>
      <w:bookmarkEnd w:id="921"/>
    </w:p>
    <w:p w14:paraId="47785D94" w14:textId="77777777" w:rsidR="002E7F75" w:rsidRDefault="002E7F75" w:rsidP="002E7F75">
      <w:pPr>
        <w:jc w:val="center"/>
        <w:rPr>
          <w:del w:id="922" w:author="Regina Casanova" w:date="2018-08-11T21:35:00Z"/>
          <w:lang w:val="es-ES"/>
        </w:rPr>
      </w:pPr>
      <w:del w:id="923" w:author="Regina Casanova" w:date="2018-08-11T21:35:00Z">
        <w:r>
          <w:rPr>
            <w:noProof/>
            <w:lang w:val="es-ES_tradnl" w:eastAsia="es-ES_tradnl"/>
          </w:rPr>
          <w:drawing>
            <wp:inline distT="0" distB="0" distL="0" distR="0" wp14:anchorId="6FAABE9F" wp14:editId="045FBB06">
              <wp:extent cx="1151410" cy="7240357"/>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26">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del>
    </w:p>
    <w:p w14:paraId="1FC6A5AC" w14:textId="77777777" w:rsidR="002E7F75" w:rsidRDefault="002E7F75" w:rsidP="002E7F75">
      <w:pPr>
        <w:jc w:val="center"/>
        <w:rPr>
          <w:ins w:id="924" w:author="Regina Casanova" w:date="2018-08-11T21:35:00Z"/>
          <w:lang w:val="es-ES"/>
        </w:rPr>
      </w:pPr>
      <w:ins w:id="925" w:author="Regina Casanova" w:date="2018-08-11T21:35:00Z">
        <w:r>
          <w:rPr>
            <w:noProof/>
            <w:lang w:val="en-US" w:eastAsia="en-US"/>
          </w:rPr>
          <w:drawing>
            <wp:inline distT="0" distB="0" distL="0" distR="0">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ins>
    </w:p>
    <w:p w14:paraId="22CE80B1" w14:textId="77777777" w:rsidR="002E7F75" w:rsidRDefault="002E7F75" w:rsidP="002E7F75">
      <w:pPr>
        <w:rPr>
          <w:lang w:val="es-ES"/>
        </w:rPr>
      </w:pPr>
    </w:p>
    <w:p w14:paraId="672BCB88" w14:textId="77777777" w:rsidR="002E7F75" w:rsidRDefault="002E7F75" w:rsidP="002E7F75">
      <w:pPr>
        <w:rPr>
          <w:lang w:val="es-ES"/>
        </w:rPr>
      </w:pPr>
    </w:p>
    <w:p w14:paraId="162C1A51" w14:textId="77777777" w:rsidR="002E7F75" w:rsidRDefault="002E7F75" w:rsidP="002E7F75">
      <w:pPr>
        <w:rPr>
          <w:lang w:val="es-ES"/>
        </w:rPr>
      </w:pPr>
    </w:p>
    <w:p w14:paraId="34FA5D35" w14:textId="77777777" w:rsidR="002E7F75" w:rsidRDefault="002E7F75" w:rsidP="002E7F75">
      <w:pPr>
        <w:rPr>
          <w:lang w:val="es-ES"/>
        </w:rPr>
      </w:pPr>
    </w:p>
    <w:p w14:paraId="03D6948C" w14:textId="77777777" w:rsidR="002E7F75" w:rsidRDefault="002E7F75" w:rsidP="002E7F75">
      <w:pPr>
        <w:rPr>
          <w:lang w:val="es-ES"/>
        </w:rPr>
      </w:pPr>
      <w:r>
        <w:rPr>
          <w:lang w:val="en-US"/>
          <w:rPrChange w:id="926" w:author="Regina Casanova" w:date="2018-08-11T21:35:00Z">
            <w:rPr>
              <w:lang w:val="es-ES_tradnl"/>
            </w:rPr>
          </w:rPrChange>
        </w:rPr>
        <w:lastRenderedPageBreak/>
        <w:drawing>
          <wp:inline distT="0" distB="0" distL="0" distR="0">
            <wp:extent cx="5036185" cy="225298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ores-pendient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5A0D6D9D" w14:textId="77777777" w:rsidR="002E7F75" w:rsidRDefault="002E7F75" w:rsidP="002E7F75">
      <w:pPr>
        <w:jc w:val="center"/>
        <w:rPr>
          <w:lang w:val="es-ES"/>
        </w:rPr>
      </w:pPr>
      <w:r>
        <w:rPr>
          <w:lang w:val="es-ES"/>
        </w:rPr>
        <w:t>Gestión de Solicitudes para Gestores</w:t>
      </w:r>
    </w:p>
    <w:p w14:paraId="50330710" w14:textId="77777777" w:rsidR="002E7F75" w:rsidRDefault="002E7F75" w:rsidP="002E7F75">
      <w:pPr>
        <w:jc w:val="center"/>
        <w:rPr>
          <w:lang w:val="es-ES"/>
        </w:rPr>
      </w:pPr>
    </w:p>
    <w:p w14:paraId="50A2C149" w14:textId="77777777" w:rsidR="002E7F75" w:rsidRDefault="002E7F75" w:rsidP="002E7F75">
      <w:pPr>
        <w:rPr>
          <w:lang w:val="es-ES"/>
        </w:rPr>
      </w:pPr>
      <w:r>
        <w:rPr>
          <w:lang w:val="en-US"/>
          <w:rPrChange w:id="927" w:author="Regina Casanova" w:date="2018-08-11T21:35:00Z">
            <w:rPr>
              <w:lang w:val="es-ES_tradnl"/>
            </w:rPr>
          </w:rPrChange>
        </w:rPr>
        <w:drawing>
          <wp:inline distT="0" distB="0" distL="0" distR="0">
            <wp:extent cx="5036185" cy="225298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ores-historic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0EDDEA82" w14:textId="77777777" w:rsidR="002E7F75" w:rsidRDefault="002E7F75" w:rsidP="002E7F75">
      <w:pPr>
        <w:jc w:val="center"/>
        <w:rPr>
          <w:lang w:val="es-ES"/>
        </w:rPr>
      </w:pPr>
      <w:r>
        <w:rPr>
          <w:lang w:val="es-ES"/>
        </w:rPr>
        <w:t>Histórico de Solicitudes para Gestores</w:t>
      </w:r>
    </w:p>
    <w:p w14:paraId="727A40A9" w14:textId="77777777" w:rsidR="002E7F75" w:rsidRDefault="002E7F75" w:rsidP="002E7F75">
      <w:pPr>
        <w:rPr>
          <w:lang w:val="es-ES"/>
        </w:rPr>
      </w:pPr>
    </w:p>
    <w:p w14:paraId="570F7F84" w14:textId="77777777" w:rsidR="002E7F75" w:rsidRDefault="002E7F75" w:rsidP="002E7F75">
      <w:pPr>
        <w:rPr>
          <w:lang w:val="es-ES"/>
        </w:rPr>
      </w:pPr>
      <w:r>
        <w:rPr>
          <w:lang w:val="en-US"/>
          <w:rPrChange w:id="928" w:author="Regina Casanova" w:date="2018-08-11T21:35:00Z">
            <w:rPr>
              <w:lang w:val="es-ES_tradnl"/>
            </w:rPr>
          </w:rPrChange>
        </w:rPr>
        <w:drawing>
          <wp:inline distT="0" distB="0" distL="0" distR="0">
            <wp:extent cx="5036185" cy="2585720"/>
            <wp:effectExtent l="0" t="0" r="571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ores-estadistica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089BC8FE" w14:textId="77777777" w:rsidR="002E7F75" w:rsidRDefault="002E7F75" w:rsidP="002E7F75">
      <w:pPr>
        <w:jc w:val="center"/>
        <w:rPr>
          <w:lang w:val="es-ES"/>
        </w:rPr>
      </w:pPr>
      <w:r>
        <w:rPr>
          <w:lang w:val="es-ES"/>
        </w:rPr>
        <w:t>Estadísticas para Gestores</w:t>
      </w:r>
    </w:p>
    <w:p w14:paraId="5B7A6A2D" w14:textId="77777777" w:rsidR="002E7F75" w:rsidRDefault="002E7F75" w:rsidP="002E7F75">
      <w:pPr>
        <w:pStyle w:val="Ttulo3"/>
        <w:rPr>
          <w:lang w:eastAsia="es-PE"/>
        </w:rPr>
      </w:pPr>
      <w:bookmarkStart w:id="929" w:name="_Toc520655758"/>
      <w:r>
        <w:rPr>
          <w:lang w:eastAsia="es-PE"/>
        </w:rPr>
        <w:lastRenderedPageBreak/>
        <w:t>Ciudadanos</w:t>
      </w:r>
      <w:bookmarkEnd w:id="929"/>
    </w:p>
    <w:p w14:paraId="67967FF6" w14:textId="77777777" w:rsidR="002E7F75" w:rsidRPr="00ED136D" w:rsidRDefault="002E7F75" w:rsidP="002E7F75">
      <w:pPr>
        <w:jc w:val="center"/>
        <w:rPr>
          <w:del w:id="930" w:author="Regina Casanova" w:date="2018-08-11T21:35:00Z"/>
          <w:lang w:val="es-ES"/>
        </w:rPr>
      </w:pPr>
      <w:del w:id="931" w:author="Regina Casanova" w:date="2018-08-11T21:35:00Z">
        <w:r>
          <w:rPr>
            <w:noProof/>
            <w:lang w:val="es-ES_tradnl" w:eastAsia="es-ES_tradnl"/>
          </w:rPr>
          <w:drawing>
            <wp:inline distT="0" distB="0" distL="0" distR="0" wp14:anchorId="13B7F5B5" wp14:editId="1359E577">
              <wp:extent cx="1643458" cy="74610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30">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del>
    </w:p>
    <w:p w14:paraId="02481924" w14:textId="77777777" w:rsidR="002E7F75" w:rsidRPr="00ED136D" w:rsidRDefault="002E7F75" w:rsidP="002E7F75">
      <w:pPr>
        <w:jc w:val="center"/>
        <w:rPr>
          <w:ins w:id="932" w:author="Regina Casanova" w:date="2018-08-11T21:35:00Z"/>
          <w:lang w:val="es-ES"/>
        </w:rPr>
      </w:pPr>
      <w:ins w:id="933" w:author="Regina Casanova" w:date="2018-08-11T21:35:00Z">
        <w:r>
          <w:rPr>
            <w:noProof/>
            <w:lang w:val="en-US" w:eastAsia="en-US"/>
          </w:rPr>
          <w:drawing>
            <wp:inline distT="0" distB="0" distL="0" distR="0">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ins>
    </w:p>
    <w:p w14:paraId="22F936EC" w14:textId="77777777" w:rsidR="002E7F75" w:rsidRDefault="002E7F75" w:rsidP="002E7F75"/>
    <w:p w14:paraId="4DBCC218" w14:textId="77777777" w:rsidR="002E7F75" w:rsidRDefault="002E7F75" w:rsidP="002E7F75"/>
    <w:p w14:paraId="5D6EF2B3" w14:textId="77777777" w:rsidR="002E7F75" w:rsidRDefault="002E7F75" w:rsidP="002E7F75"/>
    <w:p w14:paraId="0461B105" w14:textId="77777777" w:rsidR="002E7F75" w:rsidRDefault="002E7F75" w:rsidP="002E7F75">
      <w:r>
        <w:rPr>
          <w:lang w:val="en-US"/>
          <w:rPrChange w:id="934" w:author="Regina Casanova" w:date="2018-08-11T21:35:00Z">
            <w:rPr>
              <w:lang w:val="es-ES_tradnl"/>
            </w:rPr>
          </w:rPrChange>
        </w:rPr>
        <w:lastRenderedPageBreak/>
        <w:drawing>
          <wp:inline distT="0" distB="0" distL="0" distR="0">
            <wp:extent cx="5036185" cy="225298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udadanos-ingres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32D0C730" w14:textId="77777777" w:rsidR="002E7F75" w:rsidRDefault="002E7F75" w:rsidP="002E7F75">
      <w:r>
        <w:t>Ingreso para Ciudadanos</w:t>
      </w:r>
    </w:p>
    <w:p w14:paraId="0E764306" w14:textId="77777777" w:rsidR="002E7F75" w:rsidRDefault="002E7F75" w:rsidP="002E7F75"/>
    <w:p w14:paraId="69F5F4B3" w14:textId="77777777" w:rsidR="002E7F75" w:rsidRDefault="002E7F75" w:rsidP="002E7F75">
      <w:r>
        <w:rPr>
          <w:lang w:val="en-US"/>
          <w:rPrChange w:id="935" w:author="Regina Casanova" w:date="2018-08-11T21:35:00Z">
            <w:rPr>
              <w:lang w:val="es-ES_tradnl"/>
            </w:rPr>
          </w:rPrChange>
        </w:rPr>
        <w:drawing>
          <wp:inline distT="0" distB="0" distL="0" distR="0">
            <wp:extent cx="5036185" cy="22529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udadanos-nuevasolicitud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1BB967B9" w14:textId="77777777" w:rsidR="002E7F75" w:rsidRDefault="002E7F75" w:rsidP="002E7F75">
      <w:r>
        <w:t>Nueva Solicitud Paso 1 para Ciudadanos</w:t>
      </w:r>
    </w:p>
    <w:p w14:paraId="32CCDEE1" w14:textId="77777777" w:rsidR="002E7F75" w:rsidRDefault="002E7F75" w:rsidP="002E7F75"/>
    <w:p w14:paraId="788F19D4" w14:textId="77777777" w:rsidR="002E7F75" w:rsidRDefault="002E7F75" w:rsidP="002E7F75">
      <w:r>
        <w:rPr>
          <w:lang w:val="en-US"/>
          <w:rPrChange w:id="936" w:author="Regina Casanova" w:date="2018-08-11T21:35:00Z">
            <w:rPr>
              <w:lang w:val="es-ES_tradnl"/>
            </w:rPr>
          </w:rPrChange>
        </w:rPr>
        <w:drawing>
          <wp:inline distT="0" distB="0" distL="0" distR="0">
            <wp:extent cx="5036185" cy="225298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udadanos-nuevasolicitud_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24DECDC8" w14:textId="77777777" w:rsidR="002E7F75" w:rsidRDefault="002E7F75" w:rsidP="002E7F75">
      <w:r>
        <w:t>Nueva Solicitud Paso 2 para Ciudadanos</w:t>
      </w:r>
    </w:p>
    <w:p w14:paraId="12893D90" w14:textId="77777777" w:rsidR="002E7F75" w:rsidRDefault="002E7F75" w:rsidP="002E7F75"/>
    <w:p w14:paraId="360B70DD" w14:textId="77777777" w:rsidR="002E7F75" w:rsidRDefault="002E7F75" w:rsidP="002E7F75">
      <w:r>
        <w:rPr>
          <w:lang w:val="en-US"/>
          <w:rPrChange w:id="937" w:author="Regina Casanova" w:date="2018-08-11T21:35:00Z">
            <w:rPr>
              <w:lang w:val="es-ES_tradnl"/>
            </w:rPr>
          </w:rPrChange>
        </w:rPr>
        <w:lastRenderedPageBreak/>
        <w:drawing>
          <wp:inline distT="0" distB="0" distL="0" distR="0">
            <wp:extent cx="5036185" cy="2585720"/>
            <wp:effectExtent l="0" t="0" r="571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udadanos-nuevasolicitud_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6FF5A6EC" w14:textId="77777777" w:rsidR="002E7F75" w:rsidRDefault="002E7F75" w:rsidP="002E7F75">
      <w:r>
        <w:t>Nueva Solicitud Paso 3 para Ciudadanos</w:t>
      </w:r>
    </w:p>
    <w:p w14:paraId="3E11A75E" w14:textId="77777777" w:rsidR="002E7F75" w:rsidRDefault="002E7F75" w:rsidP="002E7F75"/>
    <w:p w14:paraId="464E8FE6" w14:textId="77777777" w:rsidR="002E7F75" w:rsidRDefault="002E7F75" w:rsidP="002E7F75">
      <w:r>
        <w:rPr>
          <w:lang w:val="en-US"/>
          <w:rPrChange w:id="938" w:author="Regina Casanova" w:date="2018-08-11T21:35:00Z">
            <w:rPr>
              <w:lang w:val="es-ES_tradnl"/>
            </w:rPr>
          </w:rPrChange>
        </w:rPr>
        <w:drawing>
          <wp:inline distT="0" distB="0" distL="0" distR="0">
            <wp:extent cx="5036185" cy="240665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udadanos-nuevasolicitud_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4EF340B9" w14:textId="77777777" w:rsidR="002E7F75" w:rsidRDefault="002E7F75" w:rsidP="002E7F75">
      <w:r>
        <w:t>Nueva Solicitud Paso 4 para Ciudadanos</w:t>
      </w:r>
    </w:p>
    <w:p w14:paraId="6506CEB3" w14:textId="77777777" w:rsidR="002E7F75" w:rsidRDefault="002E7F75" w:rsidP="002E7F75"/>
    <w:p w14:paraId="51348C88" w14:textId="77777777" w:rsidR="002E7F75" w:rsidRDefault="002E7F75" w:rsidP="002E7F75">
      <w:r>
        <w:rPr>
          <w:lang w:val="en-US"/>
          <w:rPrChange w:id="939" w:author="Regina Casanova" w:date="2018-08-11T21:35:00Z">
            <w:rPr>
              <w:lang w:val="es-ES_tradnl"/>
            </w:rPr>
          </w:rPrChange>
        </w:rPr>
        <w:drawing>
          <wp:inline distT="0" distB="0" distL="0" distR="0">
            <wp:extent cx="5036185" cy="240665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udadanos-nuevasolicitud_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68001FA3" w14:textId="77777777" w:rsidR="002E7F75" w:rsidRDefault="002E7F75" w:rsidP="002E7F75">
      <w:r>
        <w:t>Nueva Solicitud Paso 5 para Ciudadanos</w:t>
      </w:r>
    </w:p>
    <w:p w14:paraId="67CA8F12" w14:textId="77777777" w:rsidR="002E7F75" w:rsidRDefault="002E7F75" w:rsidP="002E7F75"/>
    <w:p w14:paraId="60DFA417" w14:textId="77777777" w:rsidR="002E7F75" w:rsidRDefault="002E7F75" w:rsidP="002E7F75">
      <w:r>
        <w:rPr>
          <w:lang w:val="en-US"/>
          <w:rPrChange w:id="940" w:author="Regina Casanova" w:date="2018-08-11T21:35:00Z">
            <w:rPr>
              <w:lang w:val="es-ES_tradnl"/>
            </w:rPr>
          </w:rPrChange>
        </w:rPr>
        <w:lastRenderedPageBreak/>
        <w:drawing>
          <wp:inline distT="0" distB="0" distL="0" distR="0">
            <wp:extent cx="5036185" cy="2406650"/>
            <wp:effectExtent l="0" t="0" r="571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udadanos-paso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7EA6FE89" w14:textId="77777777" w:rsidR="002E7F75" w:rsidRDefault="002E7F75" w:rsidP="002E7F75">
      <w:r>
        <w:t>Pasos realizados para solucionar solicitud, vista para Ciudadanos</w:t>
      </w:r>
    </w:p>
    <w:p w14:paraId="677FDB75" w14:textId="77777777" w:rsidR="00ED136D" w:rsidRPr="00ED136D" w:rsidRDefault="00ED136D" w:rsidP="002E7F75">
      <w:pPr>
        <w:pStyle w:val="Ttulo2"/>
        <w:numPr>
          <w:ilvl w:val="0"/>
          <w:numId w:val="0"/>
        </w:numPr>
        <w:ind w:left="714"/>
        <w:rPr>
          <w:lang w:eastAsia="es-PE"/>
        </w:rPr>
      </w:pPr>
    </w:p>
    <w:sectPr w:rsidR="00ED136D" w:rsidRPr="00ED136D" w:rsidSect="005C14ED">
      <w:pgSz w:w="11900" w:h="16840"/>
      <w:pgMar w:top="1701" w:right="1701" w:bottom="1701" w:left="2268"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8" w:author="Luis Fernando Llanos Zavalaga" w:date="2018-08-06T10:52:00Z" w:initials="LFLZ">
    <w:p w14:paraId="2F1303ED" w14:textId="77777777" w:rsidR="00B874DF" w:rsidRDefault="00B874DF">
      <w:pPr>
        <w:pStyle w:val="Textocomentario"/>
      </w:pPr>
      <w:r>
        <w:rPr>
          <w:rStyle w:val="Refdecomentario"/>
        </w:rPr>
        <w:annotationRef/>
      </w:r>
      <w:r>
        <w:t xml:space="preserve">Sugiero añadir algunas preguntas de cada sub-dimensión </w:t>
      </w:r>
    </w:p>
  </w:comment>
  <w:comment w:id="112" w:author="Luis Fernando Llanos Zavalaga" w:date="2018-07-10T15:07:00Z" w:initials="LFLZ">
    <w:p w14:paraId="733BC19C" w14:textId="77777777" w:rsidR="00B874DF" w:rsidRPr="00110509" w:rsidRDefault="00B874DF">
      <w:pPr>
        <w:pStyle w:val="Textocomentario"/>
      </w:pPr>
      <w:r>
        <w:rPr>
          <w:rStyle w:val="Refdecomentario"/>
        </w:rPr>
        <w:annotationRef/>
      </w:r>
      <w:r>
        <w:t>Texto oculto?</w:t>
      </w:r>
    </w:p>
  </w:comment>
  <w:comment w:id="111" w:author="Luis Fernando Llanos Zavalaga" w:date="2018-08-06T10:54:00Z" w:initials="LFLZ">
    <w:p w14:paraId="078A6E92" w14:textId="77777777" w:rsidR="00B874DF" w:rsidRDefault="00B874DF">
      <w:pPr>
        <w:pStyle w:val="Textocomentario"/>
      </w:pPr>
      <w:r>
        <w:rPr>
          <w:rStyle w:val="Refdecomentario"/>
        </w:rPr>
        <w:annotationRef/>
      </w:r>
      <w:r>
        <w:t>Este texto va?</w:t>
      </w:r>
    </w:p>
  </w:comment>
  <w:comment w:id="619" w:author="Luis Fernando Llanos Zavalaga" w:date="2018-08-06T11:06:00Z" w:initials="LFLZ">
    <w:p w14:paraId="64C097DA" w14:textId="77777777" w:rsidR="00B874DF" w:rsidRDefault="00B874DF">
      <w:pPr>
        <w:pStyle w:val="Textocomentario"/>
      </w:pPr>
      <w:r>
        <w:rPr>
          <w:rStyle w:val="Refdecomentario"/>
        </w:rPr>
        <w:annotationRef/>
      </w:r>
      <w:r>
        <w:t xml:space="preserve">Esta no es una conclusión </w:t>
      </w:r>
    </w:p>
  </w:comment>
  <w:comment w:id="614" w:author="Luis Fernando Llanos Zavalaga" w:date="2018-08-06T11:06:00Z" w:initials="LFLZ">
    <w:p w14:paraId="5C1DC68C" w14:textId="77777777" w:rsidR="00B874DF" w:rsidRDefault="00B874DF">
      <w:pPr>
        <w:pStyle w:val="Textocomentario"/>
      </w:pPr>
      <w:r>
        <w:rPr>
          <w:rStyle w:val="Refdecomentario"/>
        </w:rPr>
        <w:annotationRef/>
      </w:r>
      <w:r>
        <w:t xml:space="preserve">Esta no es una conclusión </w:t>
      </w:r>
    </w:p>
  </w:comment>
  <w:comment w:id="636" w:author="Luis Fernando Llanos Zavalaga" w:date="2018-08-06T11:08:00Z" w:initials="LFLZ">
    <w:p w14:paraId="4B8E649B" w14:textId="77777777" w:rsidR="00B874DF" w:rsidRDefault="00B874DF">
      <w:pPr>
        <w:pStyle w:val="Textocomentario"/>
      </w:pPr>
      <w:r>
        <w:rPr>
          <w:rStyle w:val="Refdecomentario"/>
        </w:rPr>
        <w:annotationRef/>
      </w:r>
      <w:r>
        <w:t>Qué se encontró en la evaluación del diseño</w:t>
      </w:r>
    </w:p>
  </w:comment>
  <w:comment w:id="685" w:author="Owner" w:date="2018-08-04T09:22:00Z" w:initials="O">
    <w:p w14:paraId="30B6630E" w14:textId="77777777" w:rsidR="00B874DF" w:rsidRDefault="00B874DF">
      <w:pPr>
        <w:pStyle w:val="Textocomentario"/>
      </w:pPr>
      <w:r>
        <w:rPr>
          <w:rStyle w:val="Refdecomentario"/>
        </w:rPr>
        <w:annotationRef/>
      </w:r>
      <w:r>
        <w:t xml:space="preserve">La referencias sacadas de páginas web deben tener el nombre de la página web. Por ejemplo, en referencia 1, es un texto? un </w:t>
      </w:r>
      <w:proofErr w:type="spellStart"/>
      <w:r>
        <w:t>ppt</w:t>
      </w:r>
      <w:proofErr w:type="spellEnd"/>
      <w:r>
        <w:t>? Referencia 20</w:t>
      </w:r>
    </w:p>
    <w:p w14:paraId="6002D445" w14:textId="77777777" w:rsidR="00B874DF" w:rsidRDefault="00B874DF">
      <w:pPr>
        <w:pStyle w:val="Textocomentario"/>
      </w:pPr>
      <w:r>
        <w:t>En referencia 3 repite autores al final</w:t>
      </w:r>
    </w:p>
    <w:p w14:paraId="67964025" w14:textId="77777777" w:rsidR="00B874DF" w:rsidRDefault="00B874DF">
      <w:pPr>
        <w:pStyle w:val="Textocomentario"/>
      </w:pPr>
      <w:r>
        <w:t>Fecha de publicación: referencia 12, 36, 44,61</w:t>
      </w:r>
    </w:p>
    <w:p w14:paraId="0A27A68F" w14:textId="77777777" w:rsidR="00B874DF" w:rsidRDefault="00B874DF" w:rsidP="00C86155">
      <w:pPr>
        <w:pStyle w:val="Textocomentario"/>
      </w:pPr>
      <w:r>
        <w:t>Referencias incompletas: Referencia 31, 50</w:t>
      </w:r>
    </w:p>
    <w:p w14:paraId="2E2D6AA2" w14:textId="77777777" w:rsidR="00B874DF" w:rsidRDefault="00B874DF">
      <w:pPr>
        <w:pStyle w:val="Textocomentario"/>
      </w:pPr>
    </w:p>
    <w:p w14:paraId="1F60828C" w14:textId="77777777" w:rsidR="00B874DF" w:rsidRDefault="00B874DF">
      <w:pPr>
        <w:pStyle w:val="Textocomentario"/>
      </w:pPr>
    </w:p>
  </w:comment>
  <w:comment w:id="686" w:author="Luis Fernando Llanos Zavalaga" w:date="2018-08-06T11:11:00Z" w:initials="LFLZ">
    <w:p w14:paraId="547D0974" w14:textId="77777777" w:rsidR="00B874DF" w:rsidRDefault="00B874DF">
      <w:pPr>
        <w:pStyle w:val="Textocomentario"/>
      </w:pPr>
      <w:r>
        <w:rPr>
          <w:rStyle w:val="Refdecomentario"/>
        </w:rPr>
        <w:annotationRef/>
      </w:r>
      <w:r>
        <w:t>Revisar referencias en general.</w:t>
      </w:r>
    </w:p>
    <w:p w14:paraId="5BE083C0" w14:textId="77777777" w:rsidR="00B874DF" w:rsidRDefault="00B874DF">
      <w:pPr>
        <w:pStyle w:val="Textocomentario"/>
      </w:pPr>
      <w:r>
        <w:t xml:space="preserve">La referencia 15. ¿Qué es </w:t>
      </w:r>
      <w:proofErr w:type="spellStart"/>
      <w:r>
        <w:t>Ecpnas</w:t>
      </w:r>
      <w:proofErr w:type="spellEnd"/>
      <w:r>
        <w:t>?</w:t>
      </w:r>
    </w:p>
  </w:comment>
  <w:comment w:id="881" w:author="Luis Fernando Llanos Zavalaga" w:date="2018-07-10T17:00:00Z" w:initials="LFLZ">
    <w:p w14:paraId="4F2B4A12" w14:textId="77777777" w:rsidR="00B874DF" w:rsidRDefault="00B874DF" w:rsidP="00E45F10">
      <w:pPr>
        <w:pStyle w:val="Textocomentario"/>
      </w:pPr>
      <w:r>
        <w:rPr>
          <w:rStyle w:val="Refdecomentario"/>
        </w:rPr>
        <w:annotationRef/>
      </w:r>
      <w:r>
        <w:t>Debería estar el Consentimiento informado firmado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1303ED" w15:done="0"/>
  <w15:commentEx w15:paraId="733BC19C" w15:done="0"/>
  <w15:commentEx w15:paraId="078A6E92" w15:done="0"/>
  <w15:commentEx w15:paraId="64C097DA" w15:done="0"/>
  <w15:commentEx w15:paraId="5C1DC68C" w15:done="0"/>
  <w15:commentEx w15:paraId="4B8E649B" w15:done="0"/>
  <w15:commentEx w15:paraId="1F60828C" w15:done="0"/>
  <w15:commentEx w15:paraId="5BE083C0" w15:done="0"/>
  <w15:commentEx w15:paraId="4F2B4A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1303ED" w16cid:durableId="1F19D49B"/>
  <w16cid:commentId w16cid:paraId="733BC19C" w16cid:durableId="1EEF4A18"/>
  <w16cid:commentId w16cid:paraId="078A6E92" w16cid:durableId="1F19D49C"/>
  <w16cid:commentId w16cid:paraId="64C097DA" w16cid:durableId="1F19D49D"/>
  <w16cid:commentId w16cid:paraId="5C1DC68C" w16cid:durableId="1F12AA2D"/>
  <w16cid:commentId w16cid:paraId="4B8E649B" w16cid:durableId="1F19D49E"/>
  <w16cid:commentId w16cid:paraId="1F60828C" w16cid:durableId="1F19D49F"/>
  <w16cid:commentId w16cid:paraId="5BE083C0" w16cid:durableId="1F19D4A0"/>
  <w16cid:commentId w16cid:paraId="4F2B4A12" w16cid:durableId="1F19D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06C6D2" w14:textId="77777777" w:rsidR="00B97CFB" w:rsidRDefault="00B97CFB" w:rsidP="00F27EDB">
      <w:r>
        <w:separator/>
      </w:r>
    </w:p>
  </w:endnote>
  <w:endnote w:type="continuationSeparator" w:id="0">
    <w:p w14:paraId="32DA6610" w14:textId="77777777" w:rsidR="00B97CFB" w:rsidRDefault="00B97CFB" w:rsidP="00F27EDB">
      <w:r>
        <w:continuationSeparator/>
      </w:r>
    </w:p>
  </w:endnote>
  <w:endnote w:type="continuationNotice" w:id="1">
    <w:p w14:paraId="754DEE4E" w14:textId="77777777" w:rsidR="00B97CFB" w:rsidRDefault="00B97C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56EE7" w14:textId="77777777" w:rsidR="00B874DF" w:rsidRDefault="00B874DF" w:rsidP="00D27EDC">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33C7002" w14:textId="77777777" w:rsidR="00B874DF" w:rsidRDefault="00B874D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D5CEA" w14:textId="77777777" w:rsidR="00B874DF" w:rsidRDefault="00B874DF" w:rsidP="00D27EDC">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125</w:t>
    </w:r>
    <w:r>
      <w:rPr>
        <w:rStyle w:val="Nmerodepgina"/>
      </w:rPr>
      <w:fldChar w:fldCharType="end"/>
    </w:r>
  </w:p>
  <w:p w14:paraId="5DF25678" w14:textId="77777777" w:rsidR="00B874DF" w:rsidRDefault="00B874D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BFE0CC" w14:textId="77777777" w:rsidR="00B874DF" w:rsidRDefault="00B874DF" w:rsidP="00D27EDC">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103</w:t>
    </w:r>
    <w:r>
      <w:rPr>
        <w:rStyle w:val="Nmerodepgina"/>
      </w:rPr>
      <w:fldChar w:fldCharType="end"/>
    </w:r>
  </w:p>
  <w:p w14:paraId="301FE4D3" w14:textId="77777777" w:rsidR="00B874DF" w:rsidRDefault="00B874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591E2A" w14:textId="77777777" w:rsidR="00B97CFB" w:rsidRDefault="00B97CFB" w:rsidP="00F27EDB">
      <w:r>
        <w:separator/>
      </w:r>
    </w:p>
  </w:footnote>
  <w:footnote w:type="continuationSeparator" w:id="0">
    <w:p w14:paraId="23DEC697" w14:textId="77777777" w:rsidR="00B97CFB" w:rsidRDefault="00B97CFB" w:rsidP="00F27EDB">
      <w:r>
        <w:continuationSeparator/>
      </w:r>
    </w:p>
  </w:footnote>
  <w:footnote w:type="continuationNotice" w:id="1">
    <w:p w14:paraId="1492251E" w14:textId="77777777" w:rsidR="00B97CFB" w:rsidRDefault="00B97C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A0CBB" w14:textId="77777777" w:rsidR="00B874DF" w:rsidRDefault="00B874D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FCF"/>
    <w:multiLevelType w:val="hybridMultilevel"/>
    <w:tmpl w:val="7674E2F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7F7DAA"/>
    <w:multiLevelType w:val="hybridMultilevel"/>
    <w:tmpl w:val="53C898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8D61DA"/>
    <w:multiLevelType w:val="hybridMultilevel"/>
    <w:tmpl w:val="7B90CCA4"/>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74" w:hanging="360"/>
      </w:pPr>
    </w:lvl>
    <w:lvl w:ilvl="2" w:tplc="280A001B" w:tentative="1">
      <w:start w:val="1"/>
      <w:numFmt w:val="lowerRoman"/>
      <w:lvlText w:val="%3."/>
      <w:lvlJc w:val="right"/>
      <w:pPr>
        <w:ind w:left="3594" w:hanging="180"/>
      </w:pPr>
    </w:lvl>
    <w:lvl w:ilvl="3" w:tplc="280A000F" w:tentative="1">
      <w:start w:val="1"/>
      <w:numFmt w:val="decimal"/>
      <w:lvlText w:val="%4."/>
      <w:lvlJc w:val="left"/>
      <w:pPr>
        <w:ind w:left="4314" w:hanging="360"/>
      </w:pPr>
    </w:lvl>
    <w:lvl w:ilvl="4" w:tplc="280A0019" w:tentative="1">
      <w:start w:val="1"/>
      <w:numFmt w:val="lowerLetter"/>
      <w:lvlText w:val="%5."/>
      <w:lvlJc w:val="left"/>
      <w:pPr>
        <w:ind w:left="5034" w:hanging="360"/>
      </w:pPr>
    </w:lvl>
    <w:lvl w:ilvl="5" w:tplc="280A001B" w:tentative="1">
      <w:start w:val="1"/>
      <w:numFmt w:val="lowerRoman"/>
      <w:lvlText w:val="%6."/>
      <w:lvlJc w:val="right"/>
      <w:pPr>
        <w:ind w:left="5754" w:hanging="180"/>
      </w:pPr>
    </w:lvl>
    <w:lvl w:ilvl="6" w:tplc="280A000F" w:tentative="1">
      <w:start w:val="1"/>
      <w:numFmt w:val="decimal"/>
      <w:lvlText w:val="%7."/>
      <w:lvlJc w:val="left"/>
      <w:pPr>
        <w:ind w:left="6474" w:hanging="360"/>
      </w:pPr>
    </w:lvl>
    <w:lvl w:ilvl="7" w:tplc="280A0019" w:tentative="1">
      <w:start w:val="1"/>
      <w:numFmt w:val="lowerLetter"/>
      <w:lvlText w:val="%8."/>
      <w:lvlJc w:val="left"/>
      <w:pPr>
        <w:ind w:left="7194" w:hanging="360"/>
      </w:pPr>
    </w:lvl>
    <w:lvl w:ilvl="8" w:tplc="280A001B" w:tentative="1">
      <w:start w:val="1"/>
      <w:numFmt w:val="lowerRoman"/>
      <w:lvlText w:val="%9."/>
      <w:lvlJc w:val="right"/>
      <w:pPr>
        <w:ind w:left="7914" w:hanging="180"/>
      </w:pPr>
    </w:lvl>
  </w:abstractNum>
  <w:abstractNum w:abstractNumId="4" w15:restartNumberingAfterBreak="0">
    <w:nsid w:val="11970869"/>
    <w:multiLevelType w:val="hybridMultilevel"/>
    <w:tmpl w:val="97B0C8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2017093"/>
    <w:multiLevelType w:val="hybridMultilevel"/>
    <w:tmpl w:val="111CDB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AFE439E"/>
    <w:multiLevelType w:val="hybridMultilevel"/>
    <w:tmpl w:val="3B7A116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BA40DED"/>
    <w:multiLevelType w:val="hybridMultilevel"/>
    <w:tmpl w:val="E75AFF5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D1D0D34"/>
    <w:multiLevelType w:val="hybridMultilevel"/>
    <w:tmpl w:val="716E1AA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4B85B51"/>
    <w:multiLevelType w:val="hybridMultilevel"/>
    <w:tmpl w:val="1B4ED7C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7AD47FC"/>
    <w:multiLevelType w:val="hybridMultilevel"/>
    <w:tmpl w:val="AB8812C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8F206F5"/>
    <w:multiLevelType w:val="hybridMultilevel"/>
    <w:tmpl w:val="237828CE"/>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AF37A30"/>
    <w:multiLevelType w:val="hybridMultilevel"/>
    <w:tmpl w:val="8B98C9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B0F1579"/>
    <w:multiLevelType w:val="hybridMultilevel"/>
    <w:tmpl w:val="3AF4300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BDA01CA"/>
    <w:multiLevelType w:val="hybridMultilevel"/>
    <w:tmpl w:val="A61C063C"/>
    <w:lvl w:ilvl="0" w:tplc="D0E68656">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1473C24"/>
    <w:multiLevelType w:val="hybridMultilevel"/>
    <w:tmpl w:val="F54896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1704CF8"/>
    <w:multiLevelType w:val="hybridMultilevel"/>
    <w:tmpl w:val="3760B7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3CF4AAB"/>
    <w:multiLevelType w:val="hybridMultilevel"/>
    <w:tmpl w:val="AE4AC8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5549ADC">
      <w:start w:val="1"/>
      <w:numFmt w:val="bullet"/>
      <w:lvlText w:val=""/>
      <w:lvlJc w:val="left"/>
      <w:pPr>
        <w:ind w:left="72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56B09D6"/>
    <w:multiLevelType w:val="hybridMultilevel"/>
    <w:tmpl w:val="E9145B64"/>
    <w:lvl w:ilvl="0" w:tplc="98B02178">
      <w:start w:val="1"/>
      <w:numFmt w:val="lowerRoman"/>
      <w:pStyle w:val="Ttulo5"/>
      <w:lvlText w:val="%1."/>
      <w:lvlJc w:val="right"/>
      <w:pPr>
        <w:ind w:left="248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9" w15:restartNumberingAfterBreak="0">
    <w:nsid w:val="3CA65EEA"/>
    <w:multiLevelType w:val="hybridMultilevel"/>
    <w:tmpl w:val="131ECA40"/>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3D7C047B"/>
    <w:multiLevelType w:val="hybridMultilevel"/>
    <w:tmpl w:val="8746239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3E840D5A"/>
    <w:multiLevelType w:val="hybridMultilevel"/>
    <w:tmpl w:val="AF48ECB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440F2D58"/>
    <w:multiLevelType w:val="hybridMultilevel"/>
    <w:tmpl w:val="7430E4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7265162"/>
    <w:multiLevelType w:val="hybridMultilevel"/>
    <w:tmpl w:val="77D6E5C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47D91CDF"/>
    <w:multiLevelType w:val="hybridMultilevel"/>
    <w:tmpl w:val="9EC6A67E"/>
    <w:lvl w:ilvl="0" w:tplc="D0E68656">
      <w:start w:val="1"/>
      <w:numFmt w:val="bullet"/>
      <w:lvlText w:val=""/>
      <w:lvlJc w:val="left"/>
      <w:pPr>
        <w:ind w:left="720" w:hanging="360"/>
      </w:pPr>
      <w:rPr>
        <w:rFonts w:ascii="Symbol" w:hAnsi="Symbol" w:hint="default"/>
        <w:color w:val="auto"/>
      </w:rPr>
    </w:lvl>
    <w:lvl w:ilvl="1" w:tplc="280A0019">
      <w:start w:val="1"/>
      <w:numFmt w:val="lowerLetter"/>
      <w:lvlText w:val="%2."/>
      <w:lvlJc w:val="left"/>
      <w:pPr>
        <w:ind w:left="1077" w:hanging="360"/>
      </w:pPr>
      <w:rPr>
        <w:rFonts w:hint="default"/>
      </w:rPr>
    </w:lvl>
    <w:lvl w:ilvl="2" w:tplc="280A0005" w:tentative="1">
      <w:start w:val="1"/>
      <w:numFmt w:val="bullet"/>
      <w:lvlText w:val=""/>
      <w:lvlJc w:val="left"/>
      <w:pPr>
        <w:ind w:left="1083" w:hanging="360"/>
      </w:pPr>
      <w:rPr>
        <w:rFonts w:ascii="Wingdings" w:hAnsi="Wingdings" w:hint="default"/>
      </w:rPr>
    </w:lvl>
    <w:lvl w:ilvl="3" w:tplc="280A0001" w:tentative="1">
      <w:start w:val="1"/>
      <w:numFmt w:val="bullet"/>
      <w:lvlText w:val=""/>
      <w:lvlJc w:val="left"/>
      <w:pPr>
        <w:ind w:left="1803" w:hanging="360"/>
      </w:pPr>
      <w:rPr>
        <w:rFonts w:ascii="Symbol" w:hAnsi="Symbol" w:hint="default"/>
      </w:rPr>
    </w:lvl>
    <w:lvl w:ilvl="4" w:tplc="280A0003" w:tentative="1">
      <w:start w:val="1"/>
      <w:numFmt w:val="bullet"/>
      <w:lvlText w:val="o"/>
      <w:lvlJc w:val="left"/>
      <w:pPr>
        <w:ind w:left="2523" w:hanging="360"/>
      </w:pPr>
      <w:rPr>
        <w:rFonts w:ascii="Courier New" w:hAnsi="Courier New" w:cs="Courier New" w:hint="default"/>
      </w:rPr>
    </w:lvl>
    <w:lvl w:ilvl="5" w:tplc="280A0005" w:tentative="1">
      <w:start w:val="1"/>
      <w:numFmt w:val="bullet"/>
      <w:lvlText w:val=""/>
      <w:lvlJc w:val="left"/>
      <w:pPr>
        <w:ind w:left="3243" w:hanging="360"/>
      </w:pPr>
      <w:rPr>
        <w:rFonts w:ascii="Wingdings" w:hAnsi="Wingdings" w:hint="default"/>
      </w:rPr>
    </w:lvl>
    <w:lvl w:ilvl="6" w:tplc="280A0001" w:tentative="1">
      <w:start w:val="1"/>
      <w:numFmt w:val="bullet"/>
      <w:lvlText w:val=""/>
      <w:lvlJc w:val="left"/>
      <w:pPr>
        <w:ind w:left="3963" w:hanging="360"/>
      </w:pPr>
      <w:rPr>
        <w:rFonts w:ascii="Symbol" w:hAnsi="Symbol" w:hint="default"/>
      </w:rPr>
    </w:lvl>
    <w:lvl w:ilvl="7" w:tplc="280A0003" w:tentative="1">
      <w:start w:val="1"/>
      <w:numFmt w:val="bullet"/>
      <w:lvlText w:val="o"/>
      <w:lvlJc w:val="left"/>
      <w:pPr>
        <w:ind w:left="4683" w:hanging="360"/>
      </w:pPr>
      <w:rPr>
        <w:rFonts w:ascii="Courier New" w:hAnsi="Courier New" w:cs="Courier New" w:hint="default"/>
      </w:rPr>
    </w:lvl>
    <w:lvl w:ilvl="8" w:tplc="280A0005" w:tentative="1">
      <w:start w:val="1"/>
      <w:numFmt w:val="bullet"/>
      <w:lvlText w:val=""/>
      <w:lvlJc w:val="left"/>
      <w:pPr>
        <w:ind w:left="5403" w:hanging="360"/>
      </w:pPr>
      <w:rPr>
        <w:rFonts w:ascii="Wingdings" w:hAnsi="Wingdings" w:hint="default"/>
      </w:rPr>
    </w:lvl>
  </w:abstractNum>
  <w:abstractNum w:abstractNumId="25" w15:restartNumberingAfterBreak="0">
    <w:nsid w:val="47DE58C5"/>
    <w:multiLevelType w:val="hybridMultilevel"/>
    <w:tmpl w:val="958C9296"/>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4AB120F8"/>
    <w:multiLevelType w:val="hybridMultilevel"/>
    <w:tmpl w:val="E5385C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4EFE243A"/>
    <w:multiLevelType w:val="hybridMultilevel"/>
    <w:tmpl w:val="F9829DBA"/>
    <w:lvl w:ilvl="0" w:tplc="B8B6D72E">
      <w:start w:val="1"/>
      <w:numFmt w:val="lowerLetter"/>
      <w:pStyle w:val="Ttulo4"/>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8"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4F8560CC"/>
    <w:multiLevelType w:val="hybridMultilevel"/>
    <w:tmpl w:val="C5CA74D6"/>
    <w:lvl w:ilvl="0" w:tplc="280A0013">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15:restartNumberingAfterBreak="0">
    <w:nsid w:val="517B1F1E"/>
    <w:multiLevelType w:val="hybridMultilevel"/>
    <w:tmpl w:val="137CBC58"/>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31" w15:restartNumberingAfterBreak="0">
    <w:nsid w:val="5F0B6CDB"/>
    <w:multiLevelType w:val="hybridMultilevel"/>
    <w:tmpl w:val="9E360C8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69124E1"/>
    <w:multiLevelType w:val="hybridMultilevel"/>
    <w:tmpl w:val="F9FCEF2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66C43CF8"/>
    <w:multiLevelType w:val="hybridMultilevel"/>
    <w:tmpl w:val="13DE881C"/>
    <w:lvl w:ilvl="0" w:tplc="280A000F">
      <w:start w:val="1"/>
      <w:numFmt w:val="decimal"/>
      <w:lvlText w:val="%1."/>
      <w:lvlJc w:val="left"/>
      <w:pPr>
        <w:ind w:left="717" w:hanging="360"/>
      </w:pPr>
      <w:rPr>
        <w:rFonts w:hint="default"/>
      </w:rPr>
    </w:lvl>
    <w:lvl w:ilvl="1" w:tplc="280A0003">
      <w:start w:val="1"/>
      <w:numFmt w:val="bullet"/>
      <w:lvlText w:val="o"/>
      <w:lvlJc w:val="left"/>
      <w:pPr>
        <w:ind w:left="717" w:hanging="360"/>
      </w:pPr>
      <w:rPr>
        <w:rFonts w:ascii="Courier New" w:hAnsi="Courier New" w:cs="Courier New" w:hint="default"/>
      </w:rPr>
    </w:lvl>
    <w:lvl w:ilvl="2" w:tplc="280A0005" w:tentative="1">
      <w:start w:val="1"/>
      <w:numFmt w:val="bullet"/>
      <w:lvlText w:val=""/>
      <w:lvlJc w:val="left"/>
      <w:pPr>
        <w:ind w:left="1437" w:hanging="360"/>
      </w:pPr>
      <w:rPr>
        <w:rFonts w:ascii="Wingdings" w:hAnsi="Wingdings" w:hint="default"/>
      </w:rPr>
    </w:lvl>
    <w:lvl w:ilvl="3" w:tplc="280A0001" w:tentative="1">
      <w:start w:val="1"/>
      <w:numFmt w:val="bullet"/>
      <w:lvlText w:val=""/>
      <w:lvlJc w:val="left"/>
      <w:pPr>
        <w:ind w:left="2157" w:hanging="360"/>
      </w:pPr>
      <w:rPr>
        <w:rFonts w:ascii="Symbol" w:hAnsi="Symbol" w:hint="default"/>
      </w:rPr>
    </w:lvl>
    <w:lvl w:ilvl="4" w:tplc="280A0003" w:tentative="1">
      <w:start w:val="1"/>
      <w:numFmt w:val="bullet"/>
      <w:lvlText w:val="o"/>
      <w:lvlJc w:val="left"/>
      <w:pPr>
        <w:ind w:left="2877" w:hanging="360"/>
      </w:pPr>
      <w:rPr>
        <w:rFonts w:ascii="Courier New" w:hAnsi="Courier New" w:cs="Courier New" w:hint="default"/>
      </w:rPr>
    </w:lvl>
    <w:lvl w:ilvl="5" w:tplc="280A0005" w:tentative="1">
      <w:start w:val="1"/>
      <w:numFmt w:val="bullet"/>
      <w:lvlText w:val=""/>
      <w:lvlJc w:val="left"/>
      <w:pPr>
        <w:ind w:left="3597" w:hanging="360"/>
      </w:pPr>
      <w:rPr>
        <w:rFonts w:ascii="Wingdings" w:hAnsi="Wingdings" w:hint="default"/>
      </w:rPr>
    </w:lvl>
    <w:lvl w:ilvl="6" w:tplc="280A0001" w:tentative="1">
      <w:start w:val="1"/>
      <w:numFmt w:val="bullet"/>
      <w:lvlText w:val=""/>
      <w:lvlJc w:val="left"/>
      <w:pPr>
        <w:ind w:left="4317" w:hanging="360"/>
      </w:pPr>
      <w:rPr>
        <w:rFonts w:ascii="Symbol" w:hAnsi="Symbol" w:hint="default"/>
      </w:rPr>
    </w:lvl>
    <w:lvl w:ilvl="7" w:tplc="280A0003" w:tentative="1">
      <w:start w:val="1"/>
      <w:numFmt w:val="bullet"/>
      <w:lvlText w:val="o"/>
      <w:lvlJc w:val="left"/>
      <w:pPr>
        <w:ind w:left="5037" w:hanging="360"/>
      </w:pPr>
      <w:rPr>
        <w:rFonts w:ascii="Courier New" w:hAnsi="Courier New" w:cs="Courier New" w:hint="default"/>
      </w:rPr>
    </w:lvl>
    <w:lvl w:ilvl="8" w:tplc="280A0005" w:tentative="1">
      <w:start w:val="1"/>
      <w:numFmt w:val="bullet"/>
      <w:lvlText w:val=""/>
      <w:lvlJc w:val="left"/>
      <w:pPr>
        <w:ind w:left="5757" w:hanging="360"/>
      </w:pPr>
      <w:rPr>
        <w:rFonts w:ascii="Wingdings" w:hAnsi="Wingdings" w:hint="default"/>
      </w:rPr>
    </w:lvl>
  </w:abstractNum>
  <w:abstractNum w:abstractNumId="34" w15:restartNumberingAfterBreak="0">
    <w:nsid w:val="6A9F1381"/>
    <w:multiLevelType w:val="hybridMultilevel"/>
    <w:tmpl w:val="FE360F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6D3D157F"/>
    <w:multiLevelType w:val="hybridMultilevel"/>
    <w:tmpl w:val="9C20FC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6E2007FF"/>
    <w:multiLevelType w:val="hybridMultilevel"/>
    <w:tmpl w:val="C7C8BC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87E4845"/>
    <w:multiLevelType w:val="hybridMultilevel"/>
    <w:tmpl w:val="7AD4B0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8"/>
  </w:num>
  <w:num w:numId="3">
    <w:abstractNumId w:val="37"/>
  </w:num>
  <w:num w:numId="4">
    <w:abstractNumId w:val="38"/>
  </w:num>
  <w:num w:numId="5">
    <w:abstractNumId w:val="29"/>
  </w:num>
  <w:num w:numId="6">
    <w:abstractNumId w:val="0"/>
  </w:num>
  <w:num w:numId="7">
    <w:abstractNumId w:val="29"/>
    <w:lvlOverride w:ilvl="0">
      <w:startOverride w:val="1"/>
    </w:lvlOverride>
  </w:num>
  <w:num w:numId="8">
    <w:abstractNumId w:val="29"/>
    <w:lvlOverride w:ilvl="0">
      <w:startOverride w:val="1"/>
    </w:lvlOverride>
  </w:num>
  <w:num w:numId="9">
    <w:abstractNumId w:val="29"/>
    <w:lvlOverride w:ilvl="0">
      <w:startOverride w:val="1"/>
    </w:lvlOverride>
  </w:num>
  <w:num w:numId="10">
    <w:abstractNumId w:val="29"/>
    <w:lvlOverride w:ilvl="0">
      <w:startOverride w:val="1"/>
    </w:lvlOverride>
  </w:num>
  <w:num w:numId="11">
    <w:abstractNumId w:val="29"/>
    <w:lvlOverride w:ilvl="0">
      <w:startOverride w:val="1"/>
    </w:lvlOverride>
  </w:num>
  <w:num w:numId="12">
    <w:abstractNumId w:val="33"/>
  </w:num>
  <w:num w:numId="13">
    <w:abstractNumId w:val="27"/>
  </w:num>
  <w:num w:numId="14">
    <w:abstractNumId w:val="18"/>
  </w:num>
  <w:num w:numId="15">
    <w:abstractNumId w:val="27"/>
    <w:lvlOverride w:ilvl="0">
      <w:startOverride w:val="1"/>
    </w:lvlOverride>
  </w:num>
  <w:num w:numId="16">
    <w:abstractNumId w:val="18"/>
    <w:lvlOverride w:ilvl="0">
      <w:startOverride w:val="1"/>
    </w:lvlOverride>
  </w:num>
  <w:num w:numId="17">
    <w:abstractNumId w:val="17"/>
  </w:num>
  <w:num w:numId="18">
    <w:abstractNumId w:val="30"/>
  </w:num>
  <w:num w:numId="19">
    <w:abstractNumId w:val="3"/>
  </w:num>
  <w:num w:numId="20">
    <w:abstractNumId w:val="18"/>
    <w:lvlOverride w:ilvl="0">
      <w:startOverride w:val="1"/>
    </w:lvlOverride>
  </w:num>
  <w:num w:numId="21">
    <w:abstractNumId w:val="18"/>
    <w:lvlOverride w:ilvl="0">
      <w:startOverride w:val="1"/>
    </w:lvlOverride>
  </w:num>
  <w:num w:numId="22">
    <w:abstractNumId w:val="5"/>
  </w:num>
  <w:num w:numId="23">
    <w:abstractNumId w:val="2"/>
  </w:num>
  <w:num w:numId="24">
    <w:abstractNumId w:val="31"/>
  </w:num>
  <w:num w:numId="25">
    <w:abstractNumId w:val="14"/>
  </w:num>
  <w:num w:numId="26">
    <w:abstractNumId w:val="19"/>
  </w:num>
  <w:num w:numId="27">
    <w:abstractNumId w:val="24"/>
  </w:num>
  <w:num w:numId="28">
    <w:abstractNumId w:val="7"/>
  </w:num>
  <w:num w:numId="29">
    <w:abstractNumId w:val="27"/>
    <w:lvlOverride w:ilvl="0">
      <w:startOverride w:val="1"/>
    </w:lvlOverride>
  </w:num>
  <w:num w:numId="30">
    <w:abstractNumId w:val="25"/>
  </w:num>
  <w:num w:numId="31">
    <w:abstractNumId w:val="10"/>
  </w:num>
  <w:num w:numId="32">
    <w:abstractNumId w:val="8"/>
  </w:num>
  <w:num w:numId="33">
    <w:abstractNumId w:val="21"/>
  </w:num>
  <w:num w:numId="34">
    <w:abstractNumId w:val="11"/>
  </w:num>
  <w:num w:numId="35">
    <w:abstractNumId w:val="32"/>
  </w:num>
  <w:num w:numId="36">
    <w:abstractNumId w:val="29"/>
    <w:lvlOverride w:ilvl="0">
      <w:startOverride w:val="1"/>
    </w:lvlOverride>
  </w:num>
  <w:num w:numId="37">
    <w:abstractNumId w:val="6"/>
  </w:num>
  <w:num w:numId="38">
    <w:abstractNumId w:val="4"/>
  </w:num>
  <w:num w:numId="39">
    <w:abstractNumId w:val="39"/>
  </w:num>
  <w:num w:numId="40">
    <w:abstractNumId w:val="15"/>
  </w:num>
  <w:num w:numId="41">
    <w:abstractNumId w:val="36"/>
  </w:num>
  <w:num w:numId="42">
    <w:abstractNumId w:val="26"/>
  </w:num>
  <w:num w:numId="43">
    <w:abstractNumId w:val="12"/>
  </w:num>
  <w:num w:numId="44">
    <w:abstractNumId w:val="35"/>
  </w:num>
  <w:num w:numId="45">
    <w:abstractNumId w:val="27"/>
    <w:lvlOverride w:ilvl="0">
      <w:startOverride w:val="1"/>
    </w:lvlOverride>
  </w:num>
  <w:num w:numId="46">
    <w:abstractNumId w:val="13"/>
  </w:num>
  <w:num w:numId="47">
    <w:abstractNumId w:val="29"/>
    <w:lvlOverride w:ilvl="0">
      <w:startOverride w:val="1"/>
    </w:lvlOverride>
  </w:num>
  <w:num w:numId="48">
    <w:abstractNumId w:val="20"/>
  </w:num>
  <w:num w:numId="49">
    <w:abstractNumId w:val="29"/>
    <w:lvlOverride w:ilvl="0">
      <w:startOverride w:val="1"/>
    </w:lvlOverride>
  </w:num>
  <w:num w:numId="50">
    <w:abstractNumId w:val="29"/>
    <w:lvlOverride w:ilvl="0">
      <w:startOverride w:val="1"/>
    </w:lvlOverride>
  </w:num>
  <w:num w:numId="51">
    <w:abstractNumId w:val="34"/>
  </w:num>
  <w:num w:numId="52">
    <w:abstractNumId w:val="29"/>
    <w:lvlOverride w:ilvl="0">
      <w:startOverride w:val="1"/>
    </w:lvlOverride>
  </w:num>
  <w:num w:numId="53">
    <w:abstractNumId w:val="29"/>
    <w:lvlOverride w:ilvl="0">
      <w:startOverride w:val="1"/>
    </w:lvlOverride>
  </w:num>
  <w:num w:numId="54">
    <w:abstractNumId w:val="29"/>
    <w:lvlOverride w:ilvl="0">
      <w:startOverride w:val="1"/>
    </w:lvlOverride>
  </w:num>
  <w:num w:numId="55">
    <w:abstractNumId w:val="29"/>
    <w:lvlOverride w:ilvl="0">
      <w:startOverride w:val="1"/>
    </w:lvlOverride>
  </w:num>
  <w:num w:numId="56">
    <w:abstractNumId w:val="23"/>
  </w:num>
  <w:num w:numId="57">
    <w:abstractNumId w:val="27"/>
    <w:lvlOverride w:ilvl="0">
      <w:startOverride w:val="1"/>
    </w:lvlOverride>
  </w:num>
  <w:num w:numId="58">
    <w:abstractNumId w:val="22"/>
  </w:num>
  <w:num w:numId="59">
    <w:abstractNumId w:val="9"/>
  </w:num>
  <w:num w:numId="60">
    <w:abstractNumId w:val="16"/>
  </w:num>
  <w:numIdMacAtCleanup w:val="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gina Casanova">
    <w15:presenceInfo w15:providerId="Windows Live" w15:userId="9fce488b99174d22"/>
  </w15:person>
  <w15:person w15:author="Luis Fernando Llanos Zavalaga">
    <w15:presenceInfo w15:providerId="AD" w15:userId="S-1-5-21-1969101149-2520598274-2667265164-18180"/>
  </w15:person>
  <w15:person w15:author="Owner">
    <w15:presenceInfo w15:providerId="None" w15:userId="Ow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6" w:nlCheck="1" w:checkStyle="0"/>
  <w:activeWritingStyle w:appName="MSWord" w:lang="es-ES" w:vendorID="64" w:dllVersion="6" w:nlCheck="1" w:checkStyle="1"/>
  <w:activeWritingStyle w:appName="MSWord" w:lang="es-PE" w:vendorID="64" w:dllVersion="6" w:nlCheck="1" w:checkStyle="1"/>
  <w:activeWritingStyle w:appName="MSWord" w:lang="es-ES_tradnl" w:vendorID="64" w:dllVersion="6" w:nlCheck="1" w:checkStyle="1"/>
  <w:proofState w:spelling="clean"/>
  <w:trackRevisions/>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DD0"/>
    <w:rsid w:val="00000899"/>
    <w:rsid w:val="00000DBF"/>
    <w:rsid w:val="00001807"/>
    <w:rsid w:val="000018DC"/>
    <w:rsid w:val="00002850"/>
    <w:rsid w:val="00002C04"/>
    <w:rsid w:val="00004634"/>
    <w:rsid w:val="00004664"/>
    <w:rsid w:val="00006207"/>
    <w:rsid w:val="0000694D"/>
    <w:rsid w:val="00007DC8"/>
    <w:rsid w:val="000113B0"/>
    <w:rsid w:val="000119FC"/>
    <w:rsid w:val="00012AD5"/>
    <w:rsid w:val="00014D3E"/>
    <w:rsid w:val="00017896"/>
    <w:rsid w:val="00020E8F"/>
    <w:rsid w:val="00021605"/>
    <w:rsid w:val="00021C2E"/>
    <w:rsid w:val="0002384F"/>
    <w:rsid w:val="00023C76"/>
    <w:rsid w:val="00025616"/>
    <w:rsid w:val="00025825"/>
    <w:rsid w:val="00025CC1"/>
    <w:rsid w:val="00030212"/>
    <w:rsid w:val="00030273"/>
    <w:rsid w:val="000322B7"/>
    <w:rsid w:val="00032356"/>
    <w:rsid w:val="00033C4E"/>
    <w:rsid w:val="000364B0"/>
    <w:rsid w:val="00036699"/>
    <w:rsid w:val="000377CE"/>
    <w:rsid w:val="00041130"/>
    <w:rsid w:val="000411F6"/>
    <w:rsid w:val="00041C8E"/>
    <w:rsid w:val="0004257C"/>
    <w:rsid w:val="0004300B"/>
    <w:rsid w:val="00043E74"/>
    <w:rsid w:val="00044D02"/>
    <w:rsid w:val="00045E0D"/>
    <w:rsid w:val="0004694C"/>
    <w:rsid w:val="000470EF"/>
    <w:rsid w:val="0005010F"/>
    <w:rsid w:val="000519CD"/>
    <w:rsid w:val="0005323C"/>
    <w:rsid w:val="000538FD"/>
    <w:rsid w:val="00054753"/>
    <w:rsid w:val="0005532E"/>
    <w:rsid w:val="00056AD2"/>
    <w:rsid w:val="000604D5"/>
    <w:rsid w:val="00060575"/>
    <w:rsid w:val="000611C9"/>
    <w:rsid w:val="00061602"/>
    <w:rsid w:val="000620D3"/>
    <w:rsid w:val="00062156"/>
    <w:rsid w:val="000635A6"/>
    <w:rsid w:val="0006669D"/>
    <w:rsid w:val="00070ABB"/>
    <w:rsid w:val="000727C4"/>
    <w:rsid w:val="0007650D"/>
    <w:rsid w:val="00076BFE"/>
    <w:rsid w:val="000802DD"/>
    <w:rsid w:val="000811C2"/>
    <w:rsid w:val="00082B53"/>
    <w:rsid w:val="00083349"/>
    <w:rsid w:val="000839E6"/>
    <w:rsid w:val="00085E4C"/>
    <w:rsid w:val="000915BE"/>
    <w:rsid w:val="00092B6C"/>
    <w:rsid w:val="0009502F"/>
    <w:rsid w:val="000964E4"/>
    <w:rsid w:val="000969F2"/>
    <w:rsid w:val="000979A8"/>
    <w:rsid w:val="000A0C44"/>
    <w:rsid w:val="000A0E57"/>
    <w:rsid w:val="000A0F91"/>
    <w:rsid w:val="000A2EE5"/>
    <w:rsid w:val="000A31C1"/>
    <w:rsid w:val="000A482B"/>
    <w:rsid w:val="000A513D"/>
    <w:rsid w:val="000A63D0"/>
    <w:rsid w:val="000B09E3"/>
    <w:rsid w:val="000B2605"/>
    <w:rsid w:val="000B2CED"/>
    <w:rsid w:val="000B37FE"/>
    <w:rsid w:val="000B5E7F"/>
    <w:rsid w:val="000B64D4"/>
    <w:rsid w:val="000B6BB1"/>
    <w:rsid w:val="000C06DC"/>
    <w:rsid w:val="000C0B08"/>
    <w:rsid w:val="000C3480"/>
    <w:rsid w:val="000C417A"/>
    <w:rsid w:val="000C5578"/>
    <w:rsid w:val="000C743D"/>
    <w:rsid w:val="000C7FB6"/>
    <w:rsid w:val="000D16CA"/>
    <w:rsid w:val="000D3B53"/>
    <w:rsid w:val="000D4362"/>
    <w:rsid w:val="000D4457"/>
    <w:rsid w:val="000D4ACE"/>
    <w:rsid w:val="000D4C8E"/>
    <w:rsid w:val="000D59D2"/>
    <w:rsid w:val="000D5FF5"/>
    <w:rsid w:val="000D6AC8"/>
    <w:rsid w:val="000D6FCB"/>
    <w:rsid w:val="000D7A7B"/>
    <w:rsid w:val="000E179A"/>
    <w:rsid w:val="000E1E11"/>
    <w:rsid w:val="000E3233"/>
    <w:rsid w:val="000E42B4"/>
    <w:rsid w:val="000E6EA6"/>
    <w:rsid w:val="000E785E"/>
    <w:rsid w:val="000E7E6C"/>
    <w:rsid w:val="000E7F05"/>
    <w:rsid w:val="000F1D53"/>
    <w:rsid w:val="000F6214"/>
    <w:rsid w:val="000F66CB"/>
    <w:rsid w:val="000F72A9"/>
    <w:rsid w:val="001052D5"/>
    <w:rsid w:val="00105CAF"/>
    <w:rsid w:val="001078E4"/>
    <w:rsid w:val="00107D4D"/>
    <w:rsid w:val="00107D89"/>
    <w:rsid w:val="00110509"/>
    <w:rsid w:val="00110EAA"/>
    <w:rsid w:val="00113117"/>
    <w:rsid w:val="001144DA"/>
    <w:rsid w:val="0011467B"/>
    <w:rsid w:val="00114C1C"/>
    <w:rsid w:val="00114D64"/>
    <w:rsid w:val="00115674"/>
    <w:rsid w:val="00115702"/>
    <w:rsid w:val="00116288"/>
    <w:rsid w:val="00116BCF"/>
    <w:rsid w:val="00116DEB"/>
    <w:rsid w:val="0012134F"/>
    <w:rsid w:val="00121596"/>
    <w:rsid w:val="00124068"/>
    <w:rsid w:val="001244C7"/>
    <w:rsid w:val="00124F5E"/>
    <w:rsid w:val="00125EF4"/>
    <w:rsid w:val="001272F0"/>
    <w:rsid w:val="0012739C"/>
    <w:rsid w:val="001306F6"/>
    <w:rsid w:val="00130A52"/>
    <w:rsid w:val="0013103F"/>
    <w:rsid w:val="00131110"/>
    <w:rsid w:val="001318C5"/>
    <w:rsid w:val="001325DD"/>
    <w:rsid w:val="00134352"/>
    <w:rsid w:val="00137FF7"/>
    <w:rsid w:val="00141275"/>
    <w:rsid w:val="001413AF"/>
    <w:rsid w:val="001435D9"/>
    <w:rsid w:val="00146F40"/>
    <w:rsid w:val="00147072"/>
    <w:rsid w:val="001508B6"/>
    <w:rsid w:val="0015231C"/>
    <w:rsid w:val="00152904"/>
    <w:rsid w:val="00154DB8"/>
    <w:rsid w:val="0015501B"/>
    <w:rsid w:val="0015548E"/>
    <w:rsid w:val="0015683A"/>
    <w:rsid w:val="0015728A"/>
    <w:rsid w:val="00157BF9"/>
    <w:rsid w:val="00157FB0"/>
    <w:rsid w:val="00160297"/>
    <w:rsid w:val="00160383"/>
    <w:rsid w:val="00161CE6"/>
    <w:rsid w:val="00161D0F"/>
    <w:rsid w:val="00162CCA"/>
    <w:rsid w:val="0016566E"/>
    <w:rsid w:val="0016761B"/>
    <w:rsid w:val="00167787"/>
    <w:rsid w:val="001700B1"/>
    <w:rsid w:val="001712DB"/>
    <w:rsid w:val="00172054"/>
    <w:rsid w:val="00172339"/>
    <w:rsid w:val="00172756"/>
    <w:rsid w:val="00172C25"/>
    <w:rsid w:val="00172F6D"/>
    <w:rsid w:val="00173C5D"/>
    <w:rsid w:val="001771B4"/>
    <w:rsid w:val="001775D4"/>
    <w:rsid w:val="0017760B"/>
    <w:rsid w:val="001828F5"/>
    <w:rsid w:val="001829D5"/>
    <w:rsid w:val="00187A0F"/>
    <w:rsid w:val="001915AB"/>
    <w:rsid w:val="001930FF"/>
    <w:rsid w:val="00193DA2"/>
    <w:rsid w:val="001951C0"/>
    <w:rsid w:val="00196A3E"/>
    <w:rsid w:val="001973FF"/>
    <w:rsid w:val="001B02E5"/>
    <w:rsid w:val="001B0425"/>
    <w:rsid w:val="001B08CA"/>
    <w:rsid w:val="001B0B1C"/>
    <w:rsid w:val="001B1619"/>
    <w:rsid w:val="001B3D7F"/>
    <w:rsid w:val="001B5E34"/>
    <w:rsid w:val="001B7C61"/>
    <w:rsid w:val="001C1FCB"/>
    <w:rsid w:val="001C33EF"/>
    <w:rsid w:val="001C749D"/>
    <w:rsid w:val="001D0A70"/>
    <w:rsid w:val="001D1508"/>
    <w:rsid w:val="001D19EA"/>
    <w:rsid w:val="001D2091"/>
    <w:rsid w:val="001D23EF"/>
    <w:rsid w:val="001D39BC"/>
    <w:rsid w:val="001D4370"/>
    <w:rsid w:val="001D45D1"/>
    <w:rsid w:val="001D51B6"/>
    <w:rsid w:val="001D53A7"/>
    <w:rsid w:val="001E0F71"/>
    <w:rsid w:val="001E2FF3"/>
    <w:rsid w:val="001E3A11"/>
    <w:rsid w:val="001E4E2F"/>
    <w:rsid w:val="001E4FB2"/>
    <w:rsid w:val="001E5060"/>
    <w:rsid w:val="001E6041"/>
    <w:rsid w:val="001E7F94"/>
    <w:rsid w:val="001F11E4"/>
    <w:rsid w:val="001F3397"/>
    <w:rsid w:val="001F35E9"/>
    <w:rsid w:val="001F439D"/>
    <w:rsid w:val="001F444B"/>
    <w:rsid w:val="001F6250"/>
    <w:rsid w:val="0020046F"/>
    <w:rsid w:val="00201302"/>
    <w:rsid w:val="002022AD"/>
    <w:rsid w:val="00203952"/>
    <w:rsid w:val="00205058"/>
    <w:rsid w:val="0020660A"/>
    <w:rsid w:val="0021070B"/>
    <w:rsid w:val="002111CC"/>
    <w:rsid w:val="00211937"/>
    <w:rsid w:val="00211C53"/>
    <w:rsid w:val="00212A43"/>
    <w:rsid w:val="00212ACA"/>
    <w:rsid w:val="002171FF"/>
    <w:rsid w:val="002176C2"/>
    <w:rsid w:val="002257DE"/>
    <w:rsid w:val="0023033B"/>
    <w:rsid w:val="002310C3"/>
    <w:rsid w:val="0023346B"/>
    <w:rsid w:val="002338BE"/>
    <w:rsid w:val="00234025"/>
    <w:rsid w:val="002358C4"/>
    <w:rsid w:val="00235D28"/>
    <w:rsid w:val="0023722D"/>
    <w:rsid w:val="00240847"/>
    <w:rsid w:val="002416FB"/>
    <w:rsid w:val="00241C1B"/>
    <w:rsid w:val="0024447F"/>
    <w:rsid w:val="00244D96"/>
    <w:rsid w:val="00245746"/>
    <w:rsid w:val="00245C73"/>
    <w:rsid w:val="002479F9"/>
    <w:rsid w:val="0025023D"/>
    <w:rsid w:val="00250481"/>
    <w:rsid w:val="002519AB"/>
    <w:rsid w:val="002539BC"/>
    <w:rsid w:val="0025535C"/>
    <w:rsid w:val="002553D9"/>
    <w:rsid w:val="002575AD"/>
    <w:rsid w:val="00260EE3"/>
    <w:rsid w:val="00261226"/>
    <w:rsid w:val="00261DA6"/>
    <w:rsid w:val="00262D6E"/>
    <w:rsid w:val="0026310F"/>
    <w:rsid w:val="0026431D"/>
    <w:rsid w:val="00272389"/>
    <w:rsid w:val="00273A24"/>
    <w:rsid w:val="00273A97"/>
    <w:rsid w:val="00274BA7"/>
    <w:rsid w:val="0027544F"/>
    <w:rsid w:val="00283D4D"/>
    <w:rsid w:val="00285915"/>
    <w:rsid w:val="00292564"/>
    <w:rsid w:val="00292EF3"/>
    <w:rsid w:val="00293261"/>
    <w:rsid w:val="00296153"/>
    <w:rsid w:val="002973BF"/>
    <w:rsid w:val="002A04BE"/>
    <w:rsid w:val="002A04E6"/>
    <w:rsid w:val="002A0B74"/>
    <w:rsid w:val="002A1ED5"/>
    <w:rsid w:val="002A2AA7"/>
    <w:rsid w:val="002A5D24"/>
    <w:rsid w:val="002A64C2"/>
    <w:rsid w:val="002A7D6F"/>
    <w:rsid w:val="002B2FD0"/>
    <w:rsid w:val="002B3332"/>
    <w:rsid w:val="002B56C0"/>
    <w:rsid w:val="002B5A61"/>
    <w:rsid w:val="002B60A2"/>
    <w:rsid w:val="002B649C"/>
    <w:rsid w:val="002B652A"/>
    <w:rsid w:val="002B6C76"/>
    <w:rsid w:val="002B6EBB"/>
    <w:rsid w:val="002B7347"/>
    <w:rsid w:val="002B7590"/>
    <w:rsid w:val="002C0737"/>
    <w:rsid w:val="002C08D0"/>
    <w:rsid w:val="002C0A56"/>
    <w:rsid w:val="002C0C75"/>
    <w:rsid w:val="002C2843"/>
    <w:rsid w:val="002C37DB"/>
    <w:rsid w:val="002C4CA9"/>
    <w:rsid w:val="002C53EF"/>
    <w:rsid w:val="002D03F7"/>
    <w:rsid w:val="002D1E2A"/>
    <w:rsid w:val="002D1F82"/>
    <w:rsid w:val="002D4AA2"/>
    <w:rsid w:val="002D5208"/>
    <w:rsid w:val="002D6887"/>
    <w:rsid w:val="002D6E63"/>
    <w:rsid w:val="002D7075"/>
    <w:rsid w:val="002D7D9C"/>
    <w:rsid w:val="002E0FC9"/>
    <w:rsid w:val="002E1E27"/>
    <w:rsid w:val="002E45B1"/>
    <w:rsid w:val="002E598E"/>
    <w:rsid w:val="002E5B65"/>
    <w:rsid w:val="002E71DF"/>
    <w:rsid w:val="002E7295"/>
    <w:rsid w:val="002E7764"/>
    <w:rsid w:val="002E7F75"/>
    <w:rsid w:val="002F2208"/>
    <w:rsid w:val="002F25C8"/>
    <w:rsid w:val="002F42CB"/>
    <w:rsid w:val="002F616D"/>
    <w:rsid w:val="002F67A0"/>
    <w:rsid w:val="002F6A56"/>
    <w:rsid w:val="002F7195"/>
    <w:rsid w:val="003000D2"/>
    <w:rsid w:val="00302145"/>
    <w:rsid w:val="00302C24"/>
    <w:rsid w:val="00302C59"/>
    <w:rsid w:val="003034A7"/>
    <w:rsid w:val="00303FFC"/>
    <w:rsid w:val="00304B16"/>
    <w:rsid w:val="00307AAF"/>
    <w:rsid w:val="003115EF"/>
    <w:rsid w:val="00311665"/>
    <w:rsid w:val="003117EF"/>
    <w:rsid w:val="003119A5"/>
    <w:rsid w:val="00315A28"/>
    <w:rsid w:val="003161AD"/>
    <w:rsid w:val="00317546"/>
    <w:rsid w:val="003200E4"/>
    <w:rsid w:val="00320234"/>
    <w:rsid w:val="00322DDA"/>
    <w:rsid w:val="00324EB6"/>
    <w:rsid w:val="00325484"/>
    <w:rsid w:val="00326232"/>
    <w:rsid w:val="00327AE6"/>
    <w:rsid w:val="00331B1D"/>
    <w:rsid w:val="00331EAE"/>
    <w:rsid w:val="00332895"/>
    <w:rsid w:val="0033516A"/>
    <w:rsid w:val="0033734E"/>
    <w:rsid w:val="00337798"/>
    <w:rsid w:val="003377C9"/>
    <w:rsid w:val="00341389"/>
    <w:rsid w:val="0034201C"/>
    <w:rsid w:val="003438F5"/>
    <w:rsid w:val="003525FF"/>
    <w:rsid w:val="00353BE3"/>
    <w:rsid w:val="00355276"/>
    <w:rsid w:val="003566D2"/>
    <w:rsid w:val="003608FB"/>
    <w:rsid w:val="00360D80"/>
    <w:rsid w:val="00362A81"/>
    <w:rsid w:val="00362ED9"/>
    <w:rsid w:val="00363126"/>
    <w:rsid w:val="00363220"/>
    <w:rsid w:val="00364418"/>
    <w:rsid w:val="00367511"/>
    <w:rsid w:val="003676F1"/>
    <w:rsid w:val="00367B22"/>
    <w:rsid w:val="003700B5"/>
    <w:rsid w:val="00370F46"/>
    <w:rsid w:val="00373201"/>
    <w:rsid w:val="00373D7D"/>
    <w:rsid w:val="00376FA3"/>
    <w:rsid w:val="00382F2C"/>
    <w:rsid w:val="0038486C"/>
    <w:rsid w:val="0038525C"/>
    <w:rsid w:val="0039004D"/>
    <w:rsid w:val="00390CF8"/>
    <w:rsid w:val="003910CB"/>
    <w:rsid w:val="00392EEA"/>
    <w:rsid w:val="00393086"/>
    <w:rsid w:val="00393B99"/>
    <w:rsid w:val="00394525"/>
    <w:rsid w:val="003A1187"/>
    <w:rsid w:val="003A7A72"/>
    <w:rsid w:val="003B1064"/>
    <w:rsid w:val="003B4521"/>
    <w:rsid w:val="003B4DBC"/>
    <w:rsid w:val="003C45AD"/>
    <w:rsid w:val="003C4BE1"/>
    <w:rsid w:val="003C6D57"/>
    <w:rsid w:val="003C6FC8"/>
    <w:rsid w:val="003D138E"/>
    <w:rsid w:val="003D1C84"/>
    <w:rsid w:val="003D3838"/>
    <w:rsid w:val="003D4A45"/>
    <w:rsid w:val="003D69FB"/>
    <w:rsid w:val="003D6B51"/>
    <w:rsid w:val="003D7385"/>
    <w:rsid w:val="003E0AA6"/>
    <w:rsid w:val="003E111A"/>
    <w:rsid w:val="003E298F"/>
    <w:rsid w:val="003E389D"/>
    <w:rsid w:val="003E4989"/>
    <w:rsid w:val="003E4E3C"/>
    <w:rsid w:val="003E5061"/>
    <w:rsid w:val="003E5D99"/>
    <w:rsid w:val="003E6DC8"/>
    <w:rsid w:val="003F193F"/>
    <w:rsid w:val="003F29A5"/>
    <w:rsid w:val="003F2CA5"/>
    <w:rsid w:val="003F2F21"/>
    <w:rsid w:val="003F40A4"/>
    <w:rsid w:val="003F58D4"/>
    <w:rsid w:val="003F5911"/>
    <w:rsid w:val="003F5DBB"/>
    <w:rsid w:val="003F6BAC"/>
    <w:rsid w:val="003F6F43"/>
    <w:rsid w:val="004006D2"/>
    <w:rsid w:val="00402BAD"/>
    <w:rsid w:val="004053C8"/>
    <w:rsid w:val="00405ADB"/>
    <w:rsid w:val="00405C87"/>
    <w:rsid w:val="00405FE8"/>
    <w:rsid w:val="0040714E"/>
    <w:rsid w:val="004105E1"/>
    <w:rsid w:val="00413A80"/>
    <w:rsid w:val="0041407F"/>
    <w:rsid w:val="00415E4D"/>
    <w:rsid w:val="004210F8"/>
    <w:rsid w:val="004220C8"/>
    <w:rsid w:val="004278D1"/>
    <w:rsid w:val="00431882"/>
    <w:rsid w:val="00431B2F"/>
    <w:rsid w:val="0043233D"/>
    <w:rsid w:val="0043500B"/>
    <w:rsid w:val="0043502A"/>
    <w:rsid w:val="00436521"/>
    <w:rsid w:val="0044071D"/>
    <w:rsid w:val="00440C79"/>
    <w:rsid w:val="00441AF6"/>
    <w:rsid w:val="00441F38"/>
    <w:rsid w:val="00442B99"/>
    <w:rsid w:val="004446F8"/>
    <w:rsid w:val="004456A4"/>
    <w:rsid w:val="00445754"/>
    <w:rsid w:val="0045196B"/>
    <w:rsid w:val="00452B7D"/>
    <w:rsid w:val="00452D12"/>
    <w:rsid w:val="00452FEE"/>
    <w:rsid w:val="0045751B"/>
    <w:rsid w:val="004575AA"/>
    <w:rsid w:val="004602F8"/>
    <w:rsid w:val="00461F21"/>
    <w:rsid w:val="004620EB"/>
    <w:rsid w:val="004624C7"/>
    <w:rsid w:val="0046340D"/>
    <w:rsid w:val="00464E8B"/>
    <w:rsid w:val="00464F49"/>
    <w:rsid w:val="00465CE9"/>
    <w:rsid w:val="00465DBE"/>
    <w:rsid w:val="004665A1"/>
    <w:rsid w:val="0046688E"/>
    <w:rsid w:val="00466892"/>
    <w:rsid w:val="00466A3D"/>
    <w:rsid w:val="00467486"/>
    <w:rsid w:val="00470DBC"/>
    <w:rsid w:val="004711D5"/>
    <w:rsid w:val="0047218D"/>
    <w:rsid w:val="0047280C"/>
    <w:rsid w:val="00472F37"/>
    <w:rsid w:val="0047306E"/>
    <w:rsid w:val="004769F3"/>
    <w:rsid w:val="0047785E"/>
    <w:rsid w:val="00480DEA"/>
    <w:rsid w:val="00481E90"/>
    <w:rsid w:val="00482247"/>
    <w:rsid w:val="0048276A"/>
    <w:rsid w:val="00483492"/>
    <w:rsid w:val="0048442B"/>
    <w:rsid w:val="00486475"/>
    <w:rsid w:val="00486FA6"/>
    <w:rsid w:val="00487969"/>
    <w:rsid w:val="00491DFD"/>
    <w:rsid w:val="0049325E"/>
    <w:rsid w:val="00493B08"/>
    <w:rsid w:val="00495562"/>
    <w:rsid w:val="00495635"/>
    <w:rsid w:val="00496CEE"/>
    <w:rsid w:val="00497DF6"/>
    <w:rsid w:val="004A0AA9"/>
    <w:rsid w:val="004A3503"/>
    <w:rsid w:val="004A534F"/>
    <w:rsid w:val="004A78C7"/>
    <w:rsid w:val="004B26D3"/>
    <w:rsid w:val="004B2804"/>
    <w:rsid w:val="004B4C0F"/>
    <w:rsid w:val="004C04E9"/>
    <w:rsid w:val="004C0C9C"/>
    <w:rsid w:val="004C0E7C"/>
    <w:rsid w:val="004C173F"/>
    <w:rsid w:val="004C18A9"/>
    <w:rsid w:val="004C2B05"/>
    <w:rsid w:val="004C2BAE"/>
    <w:rsid w:val="004C383F"/>
    <w:rsid w:val="004C5A03"/>
    <w:rsid w:val="004C67AC"/>
    <w:rsid w:val="004C68A1"/>
    <w:rsid w:val="004D0B2C"/>
    <w:rsid w:val="004D2445"/>
    <w:rsid w:val="004D4C89"/>
    <w:rsid w:val="004E084E"/>
    <w:rsid w:val="004E20E7"/>
    <w:rsid w:val="004E3B15"/>
    <w:rsid w:val="004E5897"/>
    <w:rsid w:val="004E6160"/>
    <w:rsid w:val="004E6D88"/>
    <w:rsid w:val="004F2FF9"/>
    <w:rsid w:val="004F498A"/>
    <w:rsid w:val="004F4C96"/>
    <w:rsid w:val="004F4F11"/>
    <w:rsid w:val="004F5FC2"/>
    <w:rsid w:val="005020F5"/>
    <w:rsid w:val="00503F22"/>
    <w:rsid w:val="00506586"/>
    <w:rsid w:val="005102F5"/>
    <w:rsid w:val="00510903"/>
    <w:rsid w:val="0051122E"/>
    <w:rsid w:val="0051146D"/>
    <w:rsid w:val="0051206E"/>
    <w:rsid w:val="00512E65"/>
    <w:rsid w:val="00513B68"/>
    <w:rsid w:val="00515D2C"/>
    <w:rsid w:val="00515F83"/>
    <w:rsid w:val="00520759"/>
    <w:rsid w:val="00520AF5"/>
    <w:rsid w:val="005216C4"/>
    <w:rsid w:val="00521763"/>
    <w:rsid w:val="00524A0A"/>
    <w:rsid w:val="00525774"/>
    <w:rsid w:val="00525D6F"/>
    <w:rsid w:val="005260E1"/>
    <w:rsid w:val="00526C7F"/>
    <w:rsid w:val="00530DC7"/>
    <w:rsid w:val="0053122A"/>
    <w:rsid w:val="00532CFE"/>
    <w:rsid w:val="00535F00"/>
    <w:rsid w:val="0053701A"/>
    <w:rsid w:val="00537F40"/>
    <w:rsid w:val="005400C1"/>
    <w:rsid w:val="00542D58"/>
    <w:rsid w:val="0054574C"/>
    <w:rsid w:val="00546A37"/>
    <w:rsid w:val="00547CFF"/>
    <w:rsid w:val="00547F58"/>
    <w:rsid w:val="00550DB5"/>
    <w:rsid w:val="00550DF1"/>
    <w:rsid w:val="005558DD"/>
    <w:rsid w:val="00556114"/>
    <w:rsid w:val="00556845"/>
    <w:rsid w:val="005618B5"/>
    <w:rsid w:val="00561C11"/>
    <w:rsid w:val="00562533"/>
    <w:rsid w:val="005628E1"/>
    <w:rsid w:val="00563A8A"/>
    <w:rsid w:val="0056558B"/>
    <w:rsid w:val="00566142"/>
    <w:rsid w:val="00566941"/>
    <w:rsid w:val="00570880"/>
    <w:rsid w:val="00572A7C"/>
    <w:rsid w:val="005746B8"/>
    <w:rsid w:val="00575198"/>
    <w:rsid w:val="00580C6C"/>
    <w:rsid w:val="0058348B"/>
    <w:rsid w:val="005838E6"/>
    <w:rsid w:val="005849D6"/>
    <w:rsid w:val="005854B4"/>
    <w:rsid w:val="00586A59"/>
    <w:rsid w:val="00587049"/>
    <w:rsid w:val="00587B31"/>
    <w:rsid w:val="005912AE"/>
    <w:rsid w:val="00591BA7"/>
    <w:rsid w:val="005928BC"/>
    <w:rsid w:val="0059544B"/>
    <w:rsid w:val="005956FA"/>
    <w:rsid w:val="005A093A"/>
    <w:rsid w:val="005A170E"/>
    <w:rsid w:val="005A2176"/>
    <w:rsid w:val="005A27E6"/>
    <w:rsid w:val="005A2C4B"/>
    <w:rsid w:val="005A6A46"/>
    <w:rsid w:val="005B2AAD"/>
    <w:rsid w:val="005B5307"/>
    <w:rsid w:val="005B5AD7"/>
    <w:rsid w:val="005B7537"/>
    <w:rsid w:val="005C0380"/>
    <w:rsid w:val="005C064B"/>
    <w:rsid w:val="005C0A84"/>
    <w:rsid w:val="005C0BA3"/>
    <w:rsid w:val="005C0CEB"/>
    <w:rsid w:val="005C14ED"/>
    <w:rsid w:val="005C22CE"/>
    <w:rsid w:val="005C3ACB"/>
    <w:rsid w:val="005C420B"/>
    <w:rsid w:val="005C4969"/>
    <w:rsid w:val="005C529A"/>
    <w:rsid w:val="005C6825"/>
    <w:rsid w:val="005C71C1"/>
    <w:rsid w:val="005D0040"/>
    <w:rsid w:val="005D00D9"/>
    <w:rsid w:val="005D25F1"/>
    <w:rsid w:val="005D31DC"/>
    <w:rsid w:val="005D3D84"/>
    <w:rsid w:val="005D3F7C"/>
    <w:rsid w:val="005D5094"/>
    <w:rsid w:val="005D562E"/>
    <w:rsid w:val="005D5EAE"/>
    <w:rsid w:val="005D6728"/>
    <w:rsid w:val="005D6C6A"/>
    <w:rsid w:val="005E12DB"/>
    <w:rsid w:val="005E2582"/>
    <w:rsid w:val="005E3652"/>
    <w:rsid w:val="005E5321"/>
    <w:rsid w:val="005E6ED5"/>
    <w:rsid w:val="005F11B8"/>
    <w:rsid w:val="005F185B"/>
    <w:rsid w:val="00600B55"/>
    <w:rsid w:val="00601365"/>
    <w:rsid w:val="00601CB6"/>
    <w:rsid w:val="00602A2A"/>
    <w:rsid w:val="00604071"/>
    <w:rsid w:val="00604B0B"/>
    <w:rsid w:val="00604F17"/>
    <w:rsid w:val="00606CBD"/>
    <w:rsid w:val="00607672"/>
    <w:rsid w:val="00607F29"/>
    <w:rsid w:val="006103E0"/>
    <w:rsid w:val="006121CA"/>
    <w:rsid w:val="006122C1"/>
    <w:rsid w:val="0061343F"/>
    <w:rsid w:val="0061457F"/>
    <w:rsid w:val="00614B17"/>
    <w:rsid w:val="00615A96"/>
    <w:rsid w:val="0061601E"/>
    <w:rsid w:val="00616D11"/>
    <w:rsid w:val="006177BD"/>
    <w:rsid w:val="0062181B"/>
    <w:rsid w:val="00621CCE"/>
    <w:rsid w:val="00622855"/>
    <w:rsid w:val="00623ED4"/>
    <w:rsid w:val="00624B00"/>
    <w:rsid w:val="00624D2D"/>
    <w:rsid w:val="00624DA8"/>
    <w:rsid w:val="00625BCC"/>
    <w:rsid w:val="00625E59"/>
    <w:rsid w:val="00630088"/>
    <w:rsid w:val="006305D4"/>
    <w:rsid w:val="0063061D"/>
    <w:rsid w:val="00630815"/>
    <w:rsid w:val="0063168C"/>
    <w:rsid w:val="00631F81"/>
    <w:rsid w:val="0063349C"/>
    <w:rsid w:val="00636506"/>
    <w:rsid w:val="00637C69"/>
    <w:rsid w:val="00642FC7"/>
    <w:rsid w:val="0064337C"/>
    <w:rsid w:val="00643BA0"/>
    <w:rsid w:val="00643D85"/>
    <w:rsid w:val="00644EDD"/>
    <w:rsid w:val="00645947"/>
    <w:rsid w:val="00646BD3"/>
    <w:rsid w:val="00647FAB"/>
    <w:rsid w:val="006508E1"/>
    <w:rsid w:val="00651402"/>
    <w:rsid w:val="00651620"/>
    <w:rsid w:val="00651939"/>
    <w:rsid w:val="00652058"/>
    <w:rsid w:val="00652560"/>
    <w:rsid w:val="00652D68"/>
    <w:rsid w:val="0065488F"/>
    <w:rsid w:val="00655C3E"/>
    <w:rsid w:val="006602BB"/>
    <w:rsid w:val="006609C9"/>
    <w:rsid w:val="006612B4"/>
    <w:rsid w:val="00661C9F"/>
    <w:rsid w:val="0066664C"/>
    <w:rsid w:val="00666D2C"/>
    <w:rsid w:val="0066763B"/>
    <w:rsid w:val="00667851"/>
    <w:rsid w:val="00671A26"/>
    <w:rsid w:val="00673ED7"/>
    <w:rsid w:val="006746CC"/>
    <w:rsid w:val="0067704D"/>
    <w:rsid w:val="00677C95"/>
    <w:rsid w:val="0068015C"/>
    <w:rsid w:val="006827F2"/>
    <w:rsid w:val="00682B13"/>
    <w:rsid w:val="006839BB"/>
    <w:rsid w:val="00685D5D"/>
    <w:rsid w:val="0068756B"/>
    <w:rsid w:val="006903C3"/>
    <w:rsid w:val="0069089C"/>
    <w:rsid w:val="006913B4"/>
    <w:rsid w:val="00692048"/>
    <w:rsid w:val="0069209F"/>
    <w:rsid w:val="0069599A"/>
    <w:rsid w:val="00696553"/>
    <w:rsid w:val="006A0074"/>
    <w:rsid w:val="006A0161"/>
    <w:rsid w:val="006A0CAA"/>
    <w:rsid w:val="006A2223"/>
    <w:rsid w:val="006A239D"/>
    <w:rsid w:val="006A515A"/>
    <w:rsid w:val="006A631E"/>
    <w:rsid w:val="006A793B"/>
    <w:rsid w:val="006B071F"/>
    <w:rsid w:val="006B081E"/>
    <w:rsid w:val="006B205B"/>
    <w:rsid w:val="006B20F8"/>
    <w:rsid w:val="006B2EE5"/>
    <w:rsid w:val="006B37DD"/>
    <w:rsid w:val="006B55D4"/>
    <w:rsid w:val="006B68D6"/>
    <w:rsid w:val="006B6B9E"/>
    <w:rsid w:val="006C0F8E"/>
    <w:rsid w:val="006C2342"/>
    <w:rsid w:val="006C3002"/>
    <w:rsid w:val="006C361F"/>
    <w:rsid w:val="006C42ED"/>
    <w:rsid w:val="006C4ABF"/>
    <w:rsid w:val="006C5FD9"/>
    <w:rsid w:val="006C6CB1"/>
    <w:rsid w:val="006C6F4E"/>
    <w:rsid w:val="006C725F"/>
    <w:rsid w:val="006D06B4"/>
    <w:rsid w:val="006D0710"/>
    <w:rsid w:val="006D0818"/>
    <w:rsid w:val="006D31A1"/>
    <w:rsid w:val="006D3C28"/>
    <w:rsid w:val="006D406E"/>
    <w:rsid w:val="006E14C9"/>
    <w:rsid w:val="006E1D60"/>
    <w:rsid w:val="006E2619"/>
    <w:rsid w:val="006E2813"/>
    <w:rsid w:val="006E5828"/>
    <w:rsid w:val="006E78A0"/>
    <w:rsid w:val="006F009C"/>
    <w:rsid w:val="006F1201"/>
    <w:rsid w:val="006F17A9"/>
    <w:rsid w:val="006F31B0"/>
    <w:rsid w:val="006F3443"/>
    <w:rsid w:val="006F4488"/>
    <w:rsid w:val="006F45B5"/>
    <w:rsid w:val="006F576C"/>
    <w:rsid w:val="006F6BFA"/>
    <w:rsid w:val="006F7425"/>
    <w:rsid w:val="00703434"/>
    <w:rsid w:val="007046F5"/>
    <w:rsid w:val="00704787"/>
    <w:rsid w:val="00704DCF"/>
    <w:rsid w:val="00704F23"/>
    <w:rsid w:val="0070776A"/>
    <w:rsid w:val="00707D03"/>
    <w:rsid w:val="0071104C"/>
    <w:rsid w:val="00714AF0"/>
    <w:rsid w:val="007175A3"/>
    <w:rsid w:val="00717F0C"/>
    <w:rsid w:val="00721191"/>
    <w:rsid w:val="007222F0"/>
    <w:rsid w:val="007239D8"/>
    <w:rsid w:val="00725DE2"/>
    <w:rsid w:val="00730A2F"/>
    <w:rsid w:val="00731C4C"/>
    <w:rsid w:val="007338A1"/>
    <w:rsid w:val="00734B3F"/>
    <w:rsid w:val="00735B29"/>
    <w:rsid w:val="00735E79"/>
    <w:rsid w:val="00735FA5"/>
    <w:rsid w:val="00736B17"/>
    <w:rsid w:val="0073714E"/>
    <w:rsid w:val="007410F5"/>
    <w:rsid w:val="00744DC5"/>
    <w:rsid w:val="00746E24"/>
    <w:rsid w:val="0074773B"/>
    <w:rsid w:val="007502D3"/>
    <w:rsid w:val="00750F34"/>
    <w:rsid w:val="0075380D"/>
    <w:rsid w:val="00753D9C"/>
    <w:rsid w:val="00755F71"/>
    <w:rsid w:val="00757090"/>
    <w:rsid w:val="0076083A"/>
    <w:rsid w:val="00760B45"/>
    <w:rsid w:val="00761E7A"/>
    <w:rsid w:val="007620B0"/>
    <w:rsid w:val="00764742"/>
    <w:rsid w:val="0076547C"/>
    <w:rsid w:val="00765F76"/>
    <w:rsid w:val="0076630B"/>
    <w:rsid w:val="00766B86"/>
    <w:rsid w:val="00770D25"/>
    <w:rsid w:val="007726AA"/>
    <w:rsid w:val="00772A44"/>
    <w:rsid w:val="00772E19"/>
    <w:rsid w:val="00773258"/>
    <w:rsid w:val="0077483C"/>
    <w:rsid w:val="007808F4"/>
    <w:rsid w:val="007815C0"/>
    <w:rsid w:val="007820AC"/>
    <w:rsid w:val="0078338D"/>
    <w:rsid w:val="007839B6"/>
    <w:rsid w:val="0078497C"/>
    <w:rsid w:val="007925FD"/>
    <w:rsid w:val="00792C24"/>
    <w:rsid w:val="00792CC5"/>
    <w:rsid w:val="0079477F"/>
    <w:rsid w:val="007948C3"/>
    <w:rsid w:val="0079520C"/>
    <w:rsid w:val="0079570A"/>
    <w:rsid w:val="00795C0D"/>
    <w:rsid w:val="00795CB1"/>
    <w:rsid w:val="0079638F"/>
    <w:rsid w:val="00797A13"/>
    <w:rsid w:val="00797ADC"/>
    <w:rsid w:val="007A0FFF"/>
    <w:rsid w:val="007A1434"/>
    <w:rsid w:val="007A37D8"/>
    <w:rsid w:val="007A411A"/>
    <w:rsid w:val="007A4249"/>
    <w:rsid w:val="007A4E05"/>
    <w:rsid w:val="007A53DE"/>
    <w:rsid w:val="007A54FF"/>
    <w:rsid w:val="007A59C8"/>
    <w:rsid w:val="007A5DE7"/>
    <w:rsid w:val="007A617D"/>
    <w:rsid w:val="007A641A"/>
    <w:rsid w:val="007A6953"/>
    <w:rsid w:val="007A6AF7"/>
    <w:rsid w:val="007B022D"/>
    <w:rsid w:val="007B03C1"/>
    <w:rsid w:val="007B04CB"/>
    <w:rsid w:val="007B14EB"/>
    <w:rsid w:val="007B2245"/>
    <w:rsid w:val="007B5AA2"/>
    <w:rsid w:val="007B6188"/>
    <w:rsid w:val="007B7445"/>
    <w:rsid w:val="007B78A7"/>
    <w:rsid w:val="007C0DFF"/>
    <w:rsid w:val="007C1441"/>
    <w:rsid w:val="007C2197"/>
    <w:rsid w:val="007C273E"/>
    <w:rsid w:val="007D06DB"/>
    <w:rsid w:val="007D19CA"/>
    <w:rsid w:val="007D1CC3"/>
    <w:rsid w:val="007D311A"/>
    <w:rsid w:val="007D4D03"/>
    <w:rsid w:val="007D5790"/>
    <w:rsid w:val="007D7316"/>
    <w:rsid w:val="007E1695"/>
    <w:rsid w:val="007E198B"/>
    <w:rsid w:val="007E2751"/>
    <w:rsid w:val="007E3601"/>
    <w:rsid w:val="007E3EDE"/>
    <w:rsid w:val="007E4000"/>
    <w:rsid w:val="007E51F7"/>
    <w:rsid w:val="007E5351"/>
    <w:rsid w:val="007E613C"/>
    <w:rsid w:val="007E6B08"/>
    <w:rsid w:val="007E7F29"/>
    <w:rsid w:val="007F09E5"/>
    <w:rsid w:val="007F3793"/>
    <w:rsid w:val="007F3C30"/>
    <w:rsid w:val="007F47FF"/>
    <w:rsid w:val="007F661B"/>
    <w:rsid w:val="00800377"/>
    <w:rsid w:val="00800598"/>
    <w:rsid w:val="008005AC"/>
    <w:rsid w:val="00801002"/>
    <w:rsid w:val="008044EE"/>
    <w:rsid w:val="00804D49"/>
    <w:rsid w:val="00804FEC"/>
    <w:rsid w:val="0080563F"/>
    <w:rsid w:val="00806EEF"/>
    <w:rsid w:val="00810620"/>
    <w:rsid w:val="00810AF9"/>
    <w:rsid w:val="0081213D"/>
    <w:rsid w:val="00814BFC"/>
    <w:rsid w:val="00814F75"/>
    <w:rsid w:val="0081600C"/>
    <w:rsid w:val="00816A41"/>
    <w:rsid w:val="00816B3E"/>
    <w:rsid w:val="00820042"/>
    <w:rsid w:val="00822854"/>
    <w:rsid w:val="00823CA9"/>
    <w:rsid w:val="00823DF7"/>
    <w:rsid w:val="008245D8"/>
    <w:rsid w:val="00826B69"/>
    <w:rsid w:val="0082731C"/>
    <w:rsid w:val="00830CBB"/>
    <w:rsid w:val="00832754"/>
    <w:rsid w:val="00832A78"/>
    <w:rsid w:val="008338AD"/>
    <w:rsid w:val="008350E0"/>
    <w:rsid w:val="008350F2"/>
    <w:rsid w:val="008364E7"/>
    <w:rsid w:val="008415E7"/>
    <w:rsid w:val="00841963"/>
    <w:rsid w:val="00842BF2"/>
    <w:rsid w:val="00842F17"/>
    <w:rsid w:val="00843D2F"/>
    <w:rsid w:val="008441F8"/>
    <w:rsid w:val="008443A9"/>
    <w:rsid w:val="0084473B"/>
    <w:rsid w:val="00844C1D"/>
    <w:rsid w:val="00847EAB"/>
    <w:rsid w:val="008507B7"/>
    <w:rsid w:val="00851D17"/>
    <w:rsid w:val="00853216"/>
    <w:rsid w:val="00855BA7"/>
    <w:rsid w:val="00856598"/>
    <w:rsid w:val="0086226A"/>
    <w:rsid w:val="008623C3"/>
    <w:rsid w:val="008626EB"/>
    <w:rsid w:val="00862EA1"/>
    <w:rsid w:val="00864771"/>
    <w:rsid w:val="0086507C"/>
    <w:rsid w:val="00866AE9"/>
    <w:rsid w:val="00872807"/>
    <w:rsid w:val="008730FC"/>
    <w:rsid w:val="0087577D"/>
    <w:rsid w:val="00875BB4"/>
    <w:rsid w:val="0088090B"/>
    <w:rsid w:val="00880BFD"/>
    <w:rsid w:val="00882058"/>
    <w:rsid w:val="00882A1B"/>
    <w:rsid w:val="00882AB5"/>
    <w:rsid w:val="0088421F"/>
    <w:rsid w:val="00885538"/>
    <w:rsid w:val="00887A03"/>
    <w:rsid w:val="00890086"/>
    <w:rsid w:val="00895373"/>
    <w:rsid w:val="0089614D"/>
    <w:rsid w:val="008962E0"/>
    <w:rsid w:val="008A1FE8"/>
    <w:rsid w:val="008A3A08"/>
    <w:rsid w:val="008A445E"/>
    <w:rsid w:val="008B01E4"/>
    <w:rsid w:val="008B0D80"/>
    <w:rsid w:val="008B12E6"/>
    <w:rsid w:val="008B19EA"/>
    <w:rsid w:val="008B3B57"/>
    <w:rsid w:val="008B5507"/>
    <w:rsid w:val="008B64F6"/>
    <w:rsid w:val="008C11F0"/>
    <w:rsid w:val="008C1724"/>
    <w:rsid w:val="008C2660"/>
    <w:rsid w:val="008C33CA"/>
    <w:rsid w:val="008C4674"/>
    <w:rsid w:val="008C7159"/>
    <w:rsid w:val="008D0E55"/>
    <w:rsid w:val="008D11A7"/>
    <w:rsid w:val="008D23C7"/>
    <w:rsid w:val="008D2441"/>
    <w:rsid w:val="008D3643"/>
    <w:rsid w:val="008D3E42"/>
    <w:rsid w:val="008D4A58"/>
    <w:rsid w:val="008D4B63"/>
    <w:rsid w:val="008D687F"/>
    <w:rsid w:val="008D6F48"/>
    <w:rsid w:val="008D7A5F"/>
    <w:rsid w:val="008E0B0A"/>
    <w:rsid w:val="008E0D06"/>
    <w:rsid w:val="008E0DE1"/>
    <w:rsid w:val="008E130E"/>
    <w:rsid w:val="008E2EB8"/>
    <w:rsid w:val="008E38F2"/>
    <w:rsid w:val="008E39D3"/>
    <w:rsid w:val="008E5E4A"/>
    <w:rsid w:val="008E6550"/>
    <w:rsid w:val="008E72AA"/>
    <w:rsid w:val="008E7400"/>
    <w:rsid w:val="008E7D99"/>
    <w:rsid w:val="008F1221"/>
    <w:rsid w:val="008F1399"/>
    <w:rsid w:val="008F214A"/>
    <w:rsid w:val="008F2FAA"/>
    <w:rsid w:val="008F34A6"/>
    <w:rsid w:val="0090115E"/>
    <w:rsid w:val="00901D34"/>
    <w:rsid w:val="00901DC8"/>
    <w:rsid w:val="00903326"/>
    <w:rsid w:val="00903B2A"/>
    <w:rsid w:val="00904389"/>
    <w:rsid w:val="00910646"/>
    <w:rsid w:val="00910961"/>
    <w:rsid w:val="009132E3"/>
    <w:rsid w:val="009132FB"/>
    <w:rsid w:val="00913A3F"/>
    <w:rsid w:val="00913D4D"/>
    <w:rsid w:val="00914C63"/>
    <w:rsid w:val="00917B46"/>
    <w:rsid w:val="00920626"/>
    <w:rsid w:val="009248F8"/>
    <w:rsid w:val="0092578F"/>
    <w:rsid w:val="00925FD8"/>
    <w:rsid w:val="00926B28"/>
    <w:rsid w:val="009307DD"/>
    <w:rsid w:val="0093525D"/>
    <w:rsid w:val="00937F02"/>
    <w:rsid w:val="00940852"/>
    <w:rsid w:val="0094155D"/>
    <w:rsid w:val="00944154"/>
    <w:rsid w:val="00944259"/>
    <w:rsid w:val="00944CD0"/>
    <w:rsid w:val="00946A0E"/>
    <w:rsid w:val="00946FA0"/>
    <w:rsid w:val="009475F4"/>
    <w:rsid w:val="009539FF"/>
    <w:rsid w:val="00954D43"/>
    <w:rsid w:val="00956341"/>
    <w:rsid w:val="00957AC3"/>
    <w:rsid w:val="00960420"/>
    <w:rsid w:val="009609C2"/>
    <w:rsid w:val="0096116F"/>
    <w:rsid w:val="00965288"/>
    <w:rsid w:val="00966AEC"/>
    <w:rsid w:val="00967652"/>
    <w:rsid w:val="0097035B"/>
    <w:rsid w:val="00970EB4"/>
    <w:rsid w:val="009730B1"/>
    <w:rsid w:val="00974701"/>
    <w:rsid w:val="00974A68"/>
    <w:rsid w:val="00975783"/>
    <w:rsid w:val="00975AFC"/>
    <w:rsid w:val="009765E0"/>
    <w:rsid w:val="00976BB8"/>
    <w:rsid w:val="00980066"/>
    <w:rsid w:val="00980B82"/>
    <w:rsid w:val="00981790"/>
    <w:rsid w:val="00983B86"/>
    <w:rsid w:val="00984134"/>
    <w:rsid w:val="00985A3F"/>
    <w:rsid w:val="00987169"/>
    <w:rsid w:val="009877E6"/>
    <w:rsid w:val="009919B2"/>
    <w:rsid w:val="00991A79"/>
    <w:rsid w:val="00994F84"/>
    <w:rsid w:val="0099501F"/>
    <w:rsid w:val="00997C8A"/>
    <w:rsid w:val="009A3D8D"/>
    <w:rsid w:val="009A4902"/>
    <w:rsid w:val="009A4B92"/>
    <w:rsid w:val="009A56DD"/>
    <w:rsid w:val="009A5AA1"/>
    <w:rsid w:val="009A7F1A"/>
    <w:rsid w:val="009A7F5F"/>
    <w:rsid w:val="009B0575"/>
    <w:rsid w:val="009B1719"/>
    <w:rsid w:val="009B6162"/>
    <w:rsid w:val="009B63B8"/>
    <w:rsid w:val="009B7D50"/>
    <w:rsid w:val="009C17A7"/>
    <w:rsid w:val="009C1FF6"/>
    <w:rsid w:val="009C38A3"/>
    <w:rsid w:val="009C3939"/>
    <w:rsid w:val="009C482B"/>
    <w:rsid w:val="009C4E68"/>
    <w:rsid w:val="009D09E8"/>
    <w:rsid w:val="009D110A"/>
    <w:rsid w:val="009D190F"/>
    <w:rsid w:val="009D4A1C"/>
    <w:rsid w:val="009D6532"/>
    <w:rsid w:val="009D7A04"/>
    <w:rsid w:val="009E2064"/>
    <w:rsid w:val="009E44F3"/>
    <w:rsid w:val="009E4AF9"/>
    <w:rsid w:val="009E4C62"/>
    <w:rsid w:val="009E6BE6"/>
    <w:rsid w:val="009E7571"/>
    <w:rsid w:val="009F3767"/>
    <w:rsid w:val="009F42DD"/>
    <w:rsid w:val="009F490E"/>
    <w:rsid w:val="009F4AF1"/>
    <w:rsid w:val="009F5AB0"/>
    <w:rsid w:val="00A004C7"/>
    <w:rsid w:val="00A01124"/>
    <w:rsid w:val="00A01145"/>
    <w:rsid w:val="00A01636"/>
    <w:rsid w:val="00A0375B"/>
    <w:rsid w:val="00A04522"/>
    <w:rsid w:val="00A048D4"/>
    <w:rsid w:val="00A0505F"/>
    <w:rsid w:val="00A06B07"/>
    <w:rsid w:val="00A072FC"/>
    <w:rsid w:val="00A07FAF"/>
    <w:rsid w:val="00A12DD0"/>
    <w:rsid w:val="00A141CB"/>
    <w:rsid w:val="00A173E3"/>
    <w:rsid w:val="00A17DEB"/>
    <w:rsid w:val="00A21446"/>
    <w:rsid w:val="00A22C0F"/>
    <w:rsid w:val="00A240B1"/>
    <w:rsid w:val="00A24382"/>
    <w:rsid w:val="00A246A7"/>
    <w:rsid w:val="00A25F54"/>
    <w:rsid w:val="00A26858"/>
    <w:rsid w:val="00A2696A"/>
    <w:rsid w:val="00A27624"/>
    <w:rsid w:val="00A30F79"/>
    <w:rsid w:val="00A31132"/>
    <w:rsid w:val="00A33669"/>
    <w:rsid w:val="00A346F5"/>
    <w:rsid w:val="00A35C0B"/>
    <w:rsid w:val="00A35EF0"/>
    <w:rsid w:val="00A367E5"/>
    <w:rsid w:val="00A40A34"/>
    <w:rsid w:val="00A41A51"/>
    <w:rsid w:val="00A41CC5"/>
    <w:rsid w:val="00A41E5A"/>
    <w:rsid w:val="00A42C4C"/>
    <w:rsid w:val="00A4596C"/>
    <w:rsid w:val="00A464FB"/>
    <w:rsid w:val="00A5001E"/>
    <w:rsid w:val="00A50DD7"/>
    <w:rsid w:val="00A520A6"/>
    <w:rsid w:val="00A57D18"/>
    <w:rsid w:val="00A60A6F"/>
    <w:rsid w:val="00A63767"/>
    <w:rsid w:val="00A64436"/>
    <w:rsid w:val="00A6647E"/>
    <w:rsid w:val="00A7180D"/>
    <w:rsid w:val="00A760A2"/>
    <w:rsid w:val="00A77F4C"/>
    <w:rsid w:val="00A82360"/>
    <w:rsid w:val="00A83129"/>
    <w:rsid w:val="00A8380E"/>
    <w:rsid w:val="00A83B1E"/>
    <w:rsid w:val="00A84424"/>
    <w:rsid w:val="00A85BE3"/>
    <w:rsid w:val="00A901F3"/>
    <w:rsid w:val="00A909F0"/>
    <w:rsid w:val="00A90C62"/>
    <w:rsid w:val="00A9299B"/>
    <w:rsid w:val="00A9405F"/>
    <w:rsid w:val="00A94419"/>
    <w:rsid w:val="00A94945"/>
    <w:rsid w:val="00A96949"/>
    <w:rsid w:val="00A976DA"/>
    <w:rsid w:val="00A9791B"/>
    <w:rsid w:val="00A97B62"/>
    <w:rsid w:val="00A97E67"/>
    <w:rsid w:val="00AA0592"/>
    <w:rsid w:val="00AA2BB0"/>
    <w:rsid w:val="00AA3B6F"/>
    <w:rsid w:val="00AA3D69"/>
    <w:rsid w:val="00AB007B"/>
    <w:rsid w:val="00AB01FB"/>
    <w:rsid w:val="00AB1E77"/>
    <w:rsid w:val="00AB21A0"/>
    <w:rsid w:val="00AB2DA7"/>
    <w:rsid w:val="00AB3FFF"/>
    <w:rsid w:val="00AB4941"/>
    <w:rsid w:val="00AB571D"/>
    <w:rsid w:val="00AB583E"/>
    <w:rsid w:val="00AB78DE"/>
    <w:rsid w:val="00AC0179"/>
    <w:rsid w:val="00AC1607"/>
    <w:rsid w:val="00AC1886"/>
    <w:rsid w:val="00AC34D7"/>
    <w:rsid w:val="00AC3851"/>
    <w:rsid w:val="00AC43BB"/>
    <w:rsid w:val="00AC529C"/>
    <w:rsid w:val="00AC5970"/>
    <w:rsid w:val="00AC63D1"/>
    <w:rsid w:val="00AC7C3A"/>
    <w:rsid w:val="00AD075D"/>
    <w:rsid w:val="00AD1C2C"/>
    <w:rsid w:val="00AD23D8"/>
    <w:rsid w:val="00AD5419"/>
    <w:rsid w:val="00AD5B2F"/>
    <w:rsid w:val="00AD6104"/>
    <w:rsid w:val="00AD62EA"/>
    <w:rsid w:val="00AD77F1"/>
    <w:rsid w:val="00AD7A7A"/>
    <w:rsid w:val="00AE1495"/>
    <w:rsid w:val="00AE1CCB"/>
    <w:rsid w:val="00AE3E7E"/>
    <w:rsid w:val="00AE47C0"/>
    <w:rsid w:val="00AF0EF7"/>
    <w:rsid w:val="00AF0FD5"/>
    <w:rsid w:val="00AF4806"/>
    <w:rsid w:val="00AF4A2E"/>
    <w:rsid w:val="00AF5EAF"/>
    <w:rsid w:val="00AF62FF"/>
    <w:rsid w:val="00AF6843"/>
    <w:rsid w:val="00AF6B9B"/>
    <w:rsid w:val="00AF7F25"/>
    <w:rsid w:val="00B000D4"/>
    <w:rsid w:val="00B01000"/>
    <w:rsid w:val="00B018AF"/>
    <w:rsid w:val="00B026BE"/>
    <w:rsid w:val="00B05140"/>
    <w:rsid w:val="00B05607"/>
    <w:rsid w:val="00B063DE"/>
    <w:rsid w:val="00B06B4A"/>
    <w:rsid w:val="00B074E3"/>
    <w:rsid w:val="00B075F0"/>
    <w:rsid w:val="00B10C57"/>
    <w:rsid w:val="00B11863"/>
    <w:rsid w:val="00B11AB1"/>
    <w:rsid w:val="00B1217A"/>
    <w:rsid w:val="00B12FB7"/>
    <w:rsid w:val="00B137E1"/>
    <w:rsid w:val="00B14113"/>
    <w:rsid w:val="00B170C5"/>
    <w:rsid w:val="00B17342"/>
    <w:rsid w:val="00B17392"/>
    <w:rsid w:val="00B17A7A"/>
    <w:rsid w:val="00B20267"/>
    <w:rsid w:val="00B2133A"/>
    <w:rsid w:val="00B21D63"/>
    <w:rsid w:val="00B224AF"/>
    <w:rsid w:val="00B24531"/>
    <w:rsid w:val="00B25101"/>
    <w:rsid w:val="00B25754"/>
    <w:rsid w:val="00B26073"/>
    <w:rsid w:val="00B26A58"/>
    <w:rsid w:val="00B26FA3"/>
    <w:rsid w:val="00B305E8"/>
    <w:rsid w:val="00B31236"/>
    <w:rsid w:val="00B31A52"/>
    <w:rsid w:val="00B330F3"/>
    <w:rsid w:val="00B34010"/>
    <w:rsid w:val="00B347EB"/>
    <w:rsid w:val="00B34BB7"/>
    <w:rsid w:val="00B35196"/>
    <w:rsid w:val="00B36961"/>
    <w:rsid w:val="00B419AD"/>
    <w:rsid w:val="00B41EF3"/>
    <w:rsid w:val="00B4337F"/>
    <w:rsid w:val="00B44211"/>
    <w:rsid w:val="00B4445D"/>
    <w:rsid w:val="00B46176"/>
    <w:rsid w:val="00B50714"/>
    <w:rsid w:val="00B51575"/>
    <w:rsid w:val="00B561E1"/>
    <w:rsid w:val="00B56B61"/>
    <w:rsid w:val="00B56C51"/>
    <w:rsid w:val="00B6067C"/>
    <w:rsid w:val="00B63A56"/>
    <w:rsid w:val="00B6483E"/>
    <w:rsid w:val="00B674F0"/>
    <w:rsid w:val="00B67F2D"/>
    <w:rsid w:val="00B70F80"/>
    <w:rsid w:val="00B72B03"/>
    <w:rsid w:val="00B72EF6"/>
    <w:rsid w:val="00B72F4A"/>
    <w:rsid w:val="00B73C1F"/>
    <w:rsid w:val="00B74113"/>
    <w:rsid w:val="00B75533"/>
    <w:rsid w:val="00B81518"/>
    <w:rsid w:val="00B82972"/>
    <w:rsid w:val="00B8307F"/>
    <w:rsid w:val="00B83700"/>
    <w:rsid w:val="00B83A44"/>
    <w:rsid w:val="00B8443C"/>
    <w:rsid w:val="00B85D33"/>
    <w:rsid w:val="00B86C65"/>
    <w:rsid w:val="00B874DF"/>
    <w:rsid w:val="00B9043C"/>
    <w:rsid w:val="00B90660"/>
    <w:rsid w:val="00B90CFA"/>
    <w:rsid w:val="00B92B5C"/>
    <w:rsid w:val="00B93631"/>
    <w:rsid w:val="00B93985"/>
    <w:rsid w:val="00B95F40"/>
    <w:rsid w:val="00B97CFB"/>
    <w:rsid w:val="00BA0102"/>
    <w:rsid w:val="00BA09FC"/>
    <w:rsid w:val="00BA1222"/>
    <w:rsid w:val="00BA156B"/>
    <w:rsid w:val="00BA239F"/>
    <w:rsid w:val="00BA2777"/>
    <w:rsid w:val="00BA2FA0"/>
    <w:rsid w:val="00BA33F1"/>
    <w:rsid w:val="00BA36A7"/>
    <w:rsid w:val="00BA40BA"/>
    <w:rsid w:val="00BA45B9"/>
    <w:rsid w:val="00BA4770"/>
    <w:rsid w:val="00BA4CC0"/>
    <w:rsid w:val="00BA52F5"/>
    <w:rsid w:val="00BA63BC"/>
    <w:rsid w:val="00BA68FD"/>
    <w:rsid w:val="00BA6B53"/>
    <w:rsid w:val="00BA7B26"/>
    <w:rsid w:val="00BB0CB9"/>
    <w:rsid w:val="00BB0D06"/>
    <w:rsid w:val="00BB13C4"/>
    <w:rsid w:val="00BB16F2"/>
    <w:rsid w:val="00BB34E0"/>
    <w:rsid w:val="00BB34FB"/>
    <w:rsid w:val="00BB46A5"/>
    <w:rsid w:val="00BB57F3"/>
    <w:rsid w:val="00BB68B9"/>
    <w:rsid w:val="00BB7AA5"/>
    <w:rsid w:val="00BC16E5"/>
    <w:rsid w:val="00BC2867"/>
    <w:rsid w:val="00BC3DD9"/>
    <w:rsid w:val="00BC60D6"/>
    <w:rsid w:val="00BC7E14"/>
    <w:rsid w:val="00BD00DA"/>
    <w:rsid w:val="00BD17E8"/>
    <w:rsid w:val="00BD3B0B"/>
    <w:rsid w:val="00BD4AF5"/>
    <w:rsid w:val="00BD5A50"/>
    <w:rsid w:val="00BD5BF4"/>
    <w:rsid w:val="00BD6C77"/>
    <w:rsid w:val="00BD6E5F"/>
    <w:rsid w:val="00BD738F"/>
    <w:rsid w:val="00BD7B0B"/>
    <w:rsid w:val="00BE03A0"/>
    <w:rsid w:val="00BE0437"/>
    <w:rsid w:val="00BE0597"/>
    <w:rsid w:val="00BE0EAB"/>
    <w:rsid w:val="00BE11D3"/>
    <w:rsid w:val="00BE1B9E"/>
    <w:rsid w:val="00BE1C04"/>
    <w:rsid w:val="00BE2A5A"/>
    <w:rsid w:val="00BE3E2C"/>
    <w:rsid w:val="00BE50E9"/>
    <w:rsid w:val="00BE58F4"/>
    <w:rsid w:val="00BE63AA"/>
    <w:rsid w:val="00BE7297"/>
    <w:rsid w:val="00BE774A"/>
    <w:rsid w:val="00BF18DF"/>
    <w:rsid w:val="00BF206F"/>
    <w:rsid w:val="00BF27D4"/>
    <w:rsid w:val="00BF2DAA"/>
    <w:rsid w:val="00BF63BC"/>
    <w:rsid w:val="00C00013"/>
    <w:rsid w:val="00C00671"/>
    <w:rsid w:val="00C016D8"/>
    <w:rsid w:val="00C01EC4"/>
    <w:rsid w:val="00C0285F"/>
    <w:rsid w:val="00C03278"/>
    <w:rsid w:val="00C05750"/>
    <w:rsid w:val="00C05B49"/>
    <w:rsid w:val="00C07CD1"/>
    <w:rsid w:val="00C10779"/>
    <w:rsid w:val="00C1198A"/>
    <w:rsid w:val="00C12511"/>
    <w:rsid w:val="00C126C6"/>
    <w:rsid w:val="00C128AA"/>
    <w:rsid w:val="00C1339E"/>
    <w:rsid w:val="00C13F6D"/>
    <w:rsid w:val="00C14F80"/>
    <w:rsid w:val="00C1603F"/>
    <w:rsid w:val="00C17E3C"/>
    <w:rsid w:val="00C2069B"/>
    <w:rsid w:val="00C219E1"/>
    <w:rsid w:val="00C22A5E"/>
    <w:rsid w:val="00C22AE1"/>
    <w:rsid w:val="00C23743"/>
    <w:rsid w:val="00C23DEC"/>
    <w:rsid w:val="00C24AB0"/>
    <w:rsid w:val="00C25DAF"/>
    <w:rsid w:val="00C271AB"/>
    <w:rsid w:val="00C27567"/>
    <w:rsid w:val="00C27F0A"/>
    <w:rsid w:val="00C30075"/>
    <w:rsid w:val="00C32EAC"/>
    <w:rsid w:val="00C33A71"/>
    <w:rsid w:val="00C34E0A"/>
    <w:rsid w:val="00C35DCA"/>
    <w:rsid w:val="00C3723A"/>
    <w:rsid w:val="00C372AB"/>
    <w:rsid w:val="00C40134"/>
    <w:rsid w:val="00C41296"/>
    <w:rsid w:val="00C46290"/>
    <w:rsid w:val="00C46B65"/>
    <w:rsid w:val="00C474EE"/>
    <w:rsid w:val="00C4763B"/>
    <w:rsid w:val="00C4772E"/>
    <w:rsid w:val="00C47CD6"/>
    <w:rsid w:val="00C50DBC"/>
    <w:rsid w:val="00C514C4"/>
    <w:rsid w:val="00C52C63"/>
    <w:rsid w:val="00C532C1"/>
    <w:rsid w:val="00C5346C"/>
    <w:rsid w:val="00C53DBB"/>
    <w:rsid w:val="00C54509"/>
    <w:rsid w:val="00C54E18"/>
    <w:rsid w:val="00C556E9"/>
    <w:rsid w:val="00C56E29"/>
    <w:rsid w:val="00C60E77"/>
    <w:rsid w:val="00C61358"/>
    <w:rsid w:val="00C61699"/>
    <w:rsid w:val="00C618AF"/>
    <w:rsid w:val="00C62DE9"/>
    <w:rsid w:val="00C651E7"/>
    <w:rsid w:val="00C6591F"/>
    <w:rsid w:val="00C66894"/>
    <w:rsid w:val="00C66953"/>
    <w:rsid w:val="00C669C2"/>
    <w:rsid w:val="00C66D07"/>
    <w:rsid w:val="00C67596"/>
    <w:rsid w:val="00C7000D"/>
    <w:rsid w:val="00C72083"/>
    <w:rsid w:val="00C7222E"/>
    <w:rsid w:val="00C7505B"/>
    <w:rsid w:val="00C8177C"/>
    <w:rsid w:val="00C852CD"/>
    <w:rsid w:val="00C86155"/>
    <w:rsid w:val="00C8757B"/>
    <w:rsid w:val="00C93932"/>
    <w:rsid w:val="00C95D94"/>
    <w:rsid w:val="00C96FE3"/>
    <w:rsid w:val="00CA0518"/>
    <w:rsid w:val="00CA1ECB"/>
    <w:rsid w:val="00CA4D39"/>
    <w:rsid w:val="00CA58B3"/>
    <w:rsid w:val="00CA594F"/>
    <w:rsid w:val="00CA5A7D"/>
    <w:rsid w:val="00CA7040"/>
    <w:rsid w:val="00CA7AEF"/>
    <w:rsid w:val="00CA7FE1"/>
    <w:rsid w:val="00CB12DE"/>
    <w:rsid w:val="00CB1DBF"/>
    <w:rsid w:val="00CB5E5D"/>
    <w:rsid w:val="00CB60F0"/>
    <w:rsid w:val="00CB6202"/>
    <w:rsid w:val="00CB765D"/>
    <w:rsid w:val="00CC0FCF"/>
    <w:rsid w:val="00CC1ACC"/>
    <w:rsid w:val="00CC25EE"/>
    <w:rsid w:val="00CC32E0"/>
    <w:rsid w:val="00CC4980"/>
    <w:rsid w:val="00CC65BF"/>
    <w:rsid w:val="00CC7060"/>
    <w:rsid w:val="00CD2126"/>
    <w:rsid w:val="00CD231B"/>
    <w:rsid w:val="00CD33CC"/>
    <w:rsid w:val="00CD5D94"/>
    <w:rsid w:val="00CE044D"/>
    <w:rsid w:val="00CE1173"/>
    <w:rsid w:val="00CE1D5D"/>
    <w:rsid w:val="00CE2377"/>
    <w:rsid w:val="00CE3474"/>
    <w:rsid w:val="00CE3D66"/>
    <w:rsid w:val="00CE3D82"/>
    <w:rsid w:val="00CE40F8"/>
    <w:rsid w:val="00CE6C8A"/>
    <w:rsid w:val="00CF1266"/>
    <w:rsid w:val="00CF12CF"/>
    <w:rsid w:val="00CF177C"/>
    <w:rsid w:val="00CF1A3E"/>
    <w:rsid w:val="00CF1D12"/>
    <w:rsid w:val="00CF25DB"/>
    <w:rsid w:val="00CF573B"/>
    <w:rsid w:val="00CF646B"/>
    <w:rsid w:val="00D00DDC"/>
    <w:rsid w:val="00D01319"/>
    <w:rsid w:val="00D0321B"/>
    <w:rsid w:val="00D036BD"/>
    <w:rsid w:val="00D037FF"/>
    <w:rsid w:val="00D06B91"/>
    <w:rsid w:val="00D1034A"/>
    <w:rsid w:val="00D11426"/>
    <w:rsid w:val="00D1193E"/>
    <w:rsid w:val="00D11B8E"/>
    <w:rsid w:val="00D123A8"/>
    <w:rsid w:val="00D12CF6"/>
    <w:rsid w:val="00D12EF6"/>
    <w:rsid w:val="00D1407E"/>
    <w:rsid w:val="00D14C80"/>
    <w:rsid w:val="00D15E0F"/>
    <w:rsid w:val="00D166EA"/>
    <w:rsid w:val="00D17D47"/>
    <w:rsid w:val="00D20D45"/>
    <w:rsid w:val="00D22DEE"/>
    <w:rsid w:val="00D25728"/>
    <w:rsid w:val="00D27EDC"/>
    <w:rsid w:val="00D30D4A"/>
    <w:rsid w:val="00D32C56"/>
    <w:rsid w:val="00D34911"/>
    <w:rsid w:val="00D3499E"/>
    <w:rsid w:val="00D3505A"/>
    <w:rsid w:val="00D455B2"/>
    <w:rsid w:val="00D45FC4"/>
    <w:rsid w:val="00D47112"/>
    <w:rsid w:val="00D50390"/>
    <w:rsid w:val="00D5095B"/>
    <w:rsid w:val="00D50D9B"/>
    <w:rsid w:val="00D51029"/>
    <w:rsid w:val="00D535D6"/>
    <w:rsid w:val="00D538A0"/>
    <w:rsid w:val="00D54AC4"/>
    <w:rsid w:val="00D54C46"/>
    <w:rsid w:val="00D57B8B"/>
    <w:rsid w:val="00D601A7"/>
    <w:rsid w:val="00D619E6"/>
    <w:rsid w:val="00D62010"/>
    <w:rsid w:val="00D62806"/>
    <w:rsid w:val="00D64C3F"/>
    <w:rsid w:val="00D652B7"/>
    <w:rsid w:val="00D65E18"/>
    <w:rsid w:val="00D66083"/>
    <w:rsid w:val="00D67BB1"/>
    <w:rsid w:val="00D70815"/>
    <w:rsid w:val="00D73911"/>
    <w:rsid w:val="00D73C0E"/>
    <w:rsid w:val="00D756B8"/>
    <w:rsid w:val="00D76E86"/>
    <w:rsid w:val="00D770DD"/>
    <w:rsid w:val="00D822E0"/>
    <w:rsid w:val="00D82E17"/>
    <w:rsid w:val="00D8310C"/>
    <w:rsid w:val="00D841C5"/>
    <w:rsid w:val="00D87BCC"/>
    <w:rsid w:val="00D90E94"/>
    <w:rsid w:val="00D90FCF"/>
    <w:rsid w:val="00D9137D"/>
    <w:rsid w:val="00D9167B"/>
    <w:rsid w:val="00D92F33"/>
    <w:rsid w:val="00D932EC"/>
    <w:rsid w:val="00D95D66"/>
    <w:rsid w:val="00D95FB0"/>
    <w:rsid w:val="00D9625E"/>
    <w:rsid w:val="00D963F6"/>
    <w:rsid w:val="00DA152E"/>
    <w:rsid w:val="00DA169F"/>
    <w:rsid w:val="00DA5D11"/>
    <w:rsid w:val="00DA672A"/>
    <w:rsid w:val="00DA7694"/>
    <w:rsid w:val="00DB066D"/>
    <w:rsid w:val="00DB0C2C"/>
    <w:rsid w:val="00DB145E"/>
    <w:rsid w:val="00DB3109"/>
    <w:rsid w:val="00DB4CF3"/>
    <w:rsid w:val="00DB63DB"/>
    <w:rsid w:val="00DC0C98"/>
    <w:rsid w:val="00DC2292"/>
    <w:rsid w:val="00DC25C6"/>
    <w:rsid w:val="00DC3436"/>
    <w:rsid w:val="00DC394C"/>
    <w:rsid w:val="00DC430F"/>
    <w:rsid w:val="00DC46DB"/>
    <w:rsid w:val="00DC4CCC"/>
    <w:rsid w:val="00DC6E08"/>
    <w:rsid w:val="00DC75E2"/>
    <w:rsid w:val="00DD2533"/>
    <w:rsid w:val="00DD3059"/>
    <w:rsid w:val="00DE0595"/>
    <w:rsid w:val="00DE07F4"/>
    <w:rsid w:val="00DE3DBA"/>
    <w:rsid w:val="00DE4046"/>
    <w:rsid w:val="00DE4145"/>
    <w:rsid w:val="00DE453E"/>
    <w:rsid w:val="00DE4BF7"/>
    <w:rsid w:val="00DE4F52"/>
    <w:rsid w:val="00DE6ADF"/>
    <w:rsid w:val="00DF1003"/>
    <w:rsid w:val="00DF2387"/>
    <w:rsid w:val="00DF3523"/>
    <w:rsid w:val="00DF4476"/>
    <w:rsid w:val="00DF5627"/>
    <w:rsid w:val="00DF6B75"/>
    <w:rsid w:val="00E00029"/>
    <w:rsid w:val="00E02E4B"/>
    <w:rsid w:val="00E04B5A"/>
    <w:rsid w:val="00E11071"/>
    <w:rsid w:val="00E1258A"/>
    <w:rsid w:val="00E12AAB"/>
    <w:rsid w:val="00E13908"/>
    <w:rsid w:val="00E13BEE"/>
    <w:rsid w:val="00E13F0E"/>
    <w:rsid w:val="00E15049"/>
    <w:rsid w:val="00E15B9B"/>
    <w:rsid w:val="00E17684"/>
    <w:rsid w:val="00E2141D"/>
    <w:rsid w:val="00E225F3"/>
    <w:rsid w:val="00E2373D"/>
    <w:rsid w:val="00E23CF4"/>
    <w:rsid w:val="00E241D8"/>
    <w:rsid w:val="00E259A7"/>
    <w:rsid w:val="00E260FD"/>
    <w:rsid w:val="00E26121"/>
    <w:rsid w:val="00E2694A"/>
    <w:rsid w:val="00E30502"/>
    <w:rsid w:val="00E319D4"/>
    <w:rsid w:val="00E32541"/>
    <w:rsid w:val="00E340D1"/>
    <w:rsid w:val="00E345B1"/>
    <w:rsid w:val="00E37469"/>
    <w:rsid w:val="00E40C2E"/>
    <w:rsid w:val="00E41F5E"/>
    <w:rsid w:val="00E42526"/>
    <w:rsid w:val="00E427B4"/>
    <w:rsid w:val="00E4416C"/>
    <w:rsid w:val="00E45E9F"/>
    <w:rsid w:val="00E45F10"/>
    <w:rsid w:val="00E47C11"/>
    <w:rsid w:val="00E51DCD"/>
    <w:rsid w:val="00E53D06"/>
    <w:rsid w:val="00E53E0E"/>
    <w:rsid w:val="00E53FFA"/>
    <w:rsid w:val="00E55F42"/>
    <w:rsid w:val="00E562E3"/>
    <w:rsid w:val="00E57674"/>
    <w:rsid w:val="00E60790"/>
    <w:rsid w:val="00E6095B"/>
    <w:rsid w:val="00E64EED"/>
    <w:rsid w:val="00E65793"/>
    <w:rsid w:val="00E66A19"/>
    <w:rsid w:val="00E679F2"/>
    <w:rsid w:val="00E73CA6"/>
    <w:rsid w:val="00E73DC2"/>
    <w:rsid w:val="00E7463B"/>
    <w:rsid w:val="00E7752A"/>
    <w:rsid w:val="00E77D59"/>
    <w:rsid w:val="00E77F1B"/>
    <w:rsid w:val="00E80222"/>
    <w:rsid w:val="00E81CB2"/>
    <w:rsid w:val="00E8208A"/>
    <w:rsid w:val="00E82D49"/>
    <w:rsid w:val="00E840E5"/>
    <w:rsid w:val="00E85A62"/>
    <w:rsid w:val="00E85F76"/>
    <w:rsid w:val="00E87C58"/>
    <w:rsid w:val="00E907B8"/>
    <w:rsid w:val="00E92670"/>
    <w:rsid w:val="00E94926"/>
    <w:rsid w:val="00E96A97"/>
    <w:rsid w:val="00E9747F"/>
    <w:rsid w:val="00E9793B"/>
    <w:rsid w:val="00EA0533"/>
    <w:rsid w:val="00EA0883"/>
    <w:rsid w:val="00EA18EF"/>
    <w:rsid w:val="00EA256A"/>
    <w:rsid w:val="00EA4860"/>
    <w:rsid w:val="00EA6485"/>
    <w:rsid w:val="00EA6649"/>
    <w:rsid w:val="00EB0430"/>
    <w:rsid w:val="00EB628C"/>
    <w:rsid w:val="00EB6C92"/>
    <w:rsid w:val="00EC09D7"/>
    <w:rsid w:val="00EC1083"/>
    <w:rsid w:val="00EC2B2C"/>
    <w:rsid w:val="00EC2BAF"/>
    <w:rsid w:val="00EC3916"/>
    <w:rsid w:val="00EC3B35"/>
    <w:rsid w:val="00EC52B7"/>
    <w:rsid w:val="00EC55E2"/>
    <w:rsid w:val="00EC62E3"/>
    <w:rsid w:val="00EC6A3C"/>
    <w:rsid w:val="00EC7152"/>
    <w:rsid w:val="00EC774C"/>
    <w:rsid w:val="00ED020F"/>
    <w:rsid w:val="00ED0B15"/>
    <w:rsid w:val="00ED0E28"/>
    <w:rsid w:val="00ED136D"/>
    <w:rsid w:val="00ED13D0"/>
    <w:rsid w:val="00ED213A"/>
    <w:rsid w:val="00ED247E"/>
    <w:rsid w:val="00ED27A6"/>
    <w:rsid w:val="00ED38D2"/>
    <w:rsid w:val="00ED3CD7"/>
    <w:rsid w:val="00ED4396"/>
    <w:rsid w:val="00ED4716"/>
    <w:rsid w:val="00ED479E"/>
    <w:rsid w:val="00ED513F"/>
    <w:rsid w:val="00ED563C"/>
    <w:rsid w:val="00ED5B51"/>
    <w:rsid w:val="00ED7BDF"/>
    <w:rsid w:val="00EE1474"/>
    <w:rsid w:val="00EE1501"/>
    <w:rsid w:val="00EE2363"/>
    <w:rsid w:val="00EE30D0"/>
    <w:rsid w:val="00EE36D6"/>
    <w:rsid w:val="00EE3791"/>
    <w:rsid w:val="00EE433B"/>
    <w:rsid w:val="00EE5DBF"/>
    <w:rsid w:val="00EE62F8"/>
    <w:rsid w:val="00EE665E"/>
    <w:rsid w:val="00EF06FE"/>
    <w:rsid w:val="00EF1657"/>
    <w:rsid w:val="00EF22F8"/>
    <w:rsid w:val="00EF41F7"/>
    <w:rsid w:val="00EF6176"/>
    <w:rsid w:val="00EF74EC"/>
    <w:rsid w:val="00EF7CDB"/>
    <w:rsid w:val="00F0136E"/>
    <w:rsid w:val="00F01416"/>
    <w:rsid w:val="00F03B04"/>
    <w:rsid w:val="00F105A6"/>
    <w:rsid w:val="00F10FB2"/>
    <w:rsid w:val="00F11AB5"/>
    <w:rsid w:val="00F15F0B"/>
    <w:rsid w:val="00F17421"/>
    <w:rsid w:val="00F20207"/>
    <w:rsid w:val="00F2095A"/>
    <w:rsid w:val="00F21CF8"/>
    <w:rsid w:val="00F223D6"/>
    <w:rsid w:val="00F22CCC"/>
    <w:rsid w:val="00F23A7C"/>
    <w:rsid w:val="00F24B87"/>
    <w:rsid w:val="00F2543B"/>
    <w:rsid w:val="00F26BEE"/>
    <w:rsid w:val="00F26C15"/>
    <w:rsid w:val="00F26C78"/>
    <w:rsid w:val="00F27B41"/>
    <w:rsid w:val="00F27CB5"/>
    <w:rsid w:val="00F27D13"/>
    <w:rsid w:val="00F27D84"/>
    <w:rsid w:val="00F27EDB"/>
    <w:rsid w:val="00F3007C"/>
    <w:rsid w:val="00F305B6"/>
    <w:rsid w:val="00F30B91"/>
    <w:rsid w:val="00F31057"/>
    <w:rsid w:val="00F345B4"/>
    <w:rsid w:val="00F35D62"/>
    <w:rsid w:val="00F368A7"/>
    <w:rsid w:val="00F37427"/>
    <w:rsid w:val="00F404EB"/>
    <w:rsid w:val="00F4174F"/>
    <w:rsid w:val="00F44756"/>
    <w:rsid w:val="00F44F99"/>
    <w:rsid w:val="00F45921"/>
    <w:rsid w:val="00F46AAA"/>
    <w:rsid w:val="00F47011"/>
    <w:rsid w:val="00F47B6B"/>
    <w:rsid w:val="00F53309"/>
    <w:rsid w:val="00F53DD1"/>
    <w:rsid w:val="00F54311"/>
    <w:rsid w:val="00F54C82"/>
    <w:rsid w:val="00F552E5"/>
    <w:rsid w:val="00F57351"/>
    <w:rsid w:val="00F609A6"/>
    <w:rsid w:val="00F60F27"/>
    <w:rsid w:val="00F6143B"/>
    <w:rsid w:val="00F61523"/>
    <w:rsid w:val="00F6159D"/>
    <w:rsid w:val="00F61885"/>
    <w:rsid w:val="00F61F1A"/>
    <w:rsid w:val="00F631C4"/>
    <w:rsid w:val="00F66F85"/>
    <w:rsid w:val="00F73463"/>
    <w:rsid w:val="00F74070"/>
    <w:rsid w:val="00F75055"/>
    <w:rsid w:val="00F80FC7"/>
    <w:rsid w:val="00F81262"/>
    <w:rsid w:val="00F8187A"/>
    <w:rsid w:val="00F822C1"/>
    <w:rsid w:val="00F82A77"/>
    <w:rsid w:val="00F82E70"/>
    <w:rsid w:val="00F844CE"/>
    <w:rsid w:val="00F8474A"/>
    <w:rsid w:val="00F847EF"/>
    <w:rsid w:val="00F84BBE"/>
    <w:rsid w:val="00F853DD"/>
    <w:rsid w:val="00F855AA"/>
    <w:rsid w:val="00F85F13"/>
    <w:rsid w:val="00F86F08"/>
    <w:rsid w:val="00F87A95"/>
    <w:rsid w:val="00F916E3"/>
    <w:rsid w:val="00F91A7C"/>
    <w:rsid w:val="00F92F53"/>
    <w:rsid w:val="00F931EE"/>
    <w:rsid w:val="00F935C7"/>
    <w:rsid w:val="00F93763"/>
    <w:rsid w:val="00F938C7"/>
    <w:rsid w:val="00F95012"/>
    <w:rsid w:val="00F95233"/>
    <w:rsid w:val="00F95B03"/>
    <w:rsid w:val="00F964D8"/>
    <w:rsid w:val="00F97069"/>
    <w:rsid w:val="00F97CB6"/>
    <w:rsid w:val="00FA0DCE"/>
    <w:rsid w:val="00FA0EBB"/>
    <w:rsid w:val="00FA226E"/>
    <w:rsid w:val="00FA23DB"/>
    <w:rsid w:val="00FA2BB8"/>
    <w:rsid w:val="00FA33B2"/>
    <w:rsid w:val="00FA4EA4"/>
    <w:rsid w:val="00FA52C7"/>
    <w:rsid w:val="00FA5BB8"/>
    <w:rsid w:val="00FA636B"/>
    <w:rsid w:val="00FA66F7"/>
    <w:rsid w:val="00FA7031"/>
    <w:rsid w:val="00FB1082"/>
    <w:rsid w:val="00FB16E8"/>
    <w:rsid w:val="00FB1EFB"/>
    <w:rsid w:val="00FB3C45"/>
    <w:rsid w:val="00FB540C"/>
    <w:rsid w:val="00FB5E77"/>
    <w:rsid w:val="00FB6147"/>
    <w:rsid w:val="00FB6BB3"/>
    <w:rsid w:val="00FB7003"/>
    <w:rsid w:val="00FB760C"/>
    <w:rsid w:val="00FB7A40"/>
    <w:rsid w:val="00FB7E35"/>
    <w:rsid w:val="00FC02F0"/>
    <w:rsid w:val="00FC3B6E"/>
    <w:rsid w:val="00FC40B1"/>
    <w:rsid w:val="00FC4E53"/>
    <w:rsid w:val="00FC6B75"/>
    <w:rsid w:val="00FC7EFF"/>
    <w:rsid w:val="00FD0037"/>
    <w:rsid w:val="00FD0055"/>
    <w:rsid w:val="00FD0F65"/>
    <w:rsid w:val="00FD2A04"/>
    <w:rsid w:val="00FD4005"/>
    <w:rsid w:val="00FD5433"/>
    <w:rsid w:val="00FD5613"/>
    <w:rsid w:val="00FD57C8"/>
    <w:rsid w:val="00FD6621"/>
    <w:rsid w:val="00FD7083"/>
    <w:rsid w:val="00FD7D44"/>
    <w:rsid w:val="00FE334A"/>
    <w:rsid w:val="00FE3BC4"/>
    <w:rsid w:val="00FE5347"/>
    <w:rsid w:val="00FE6948"/>
    <w:rsid w:val="00FE740B"/>
    <w:rsid w:val="00FE7867"/>
    <w:rsid w:val="00FF1E1B"/>
    <w:rsid w:val="00FF28C7"/>
    <w:rsid w:val="00FF4692"/>
    <w:rsid w:val="00FF5F23"/>
    <w:rsid w:val="00FF65A3"/>
    <w:rsid w:val="00FF6B6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CBEE5"/>
  <w15:docId w15:val="{AFF022AB-A15A-664B-99A4-B53072CF7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0040"/>
    <w:rPr>
      <w:rFonts w:eastAsia="Times New Roman" w:cs="Times New Roman"/>
      <w:lang w:val="es-PE" w:eastAsia="es-PE"/>
    </w:rPr>
  </w:style>
  <w:style w:type="paragraph" w:styleId="Ttulo1">
    <w:name w:val="heading 1"/>
    <w:basedOn w:val="Normal"/>
    <w:next w:val="Normal"/>
    <w:link w:val="Ttulo1Car"/>
    <w:uiPriority w:val="9"/>
    <w:qFormat/>
    <w:rsid w:val="00625BCC"/>
    <w:pPr>
      <w:keepNext/>
      <w:keepLines/>
      <w:pageBreakBefore/>
      <w:spacing w:before="240" w:after="240" w:line="480" w:lineRule="auto"/>
      <w:outlineLvl w:val="0"/>
    </w:pPr>
    <w:rPr>
      <w:rFonts w:eastAsiaTheme="majorEastAsia" w:cstheme="majorBidi"/>
      <w:b/>
      <w:color w:val="000000" w:themeColor="text1"/>
      <w:szCs w:val="32"/>
      <w:lang w:val="es-ES" w:eastAsia="en-US"/>
    </w:rPr>
  </w:style>
  <w:style w:type="paragraph" w:styleId="Ttulo2">
    <w:name w:val="heading 2"/>
    <w:basedOn w:val="Normal"/>
    <w:next w:val="Normal"/>
    <w:link w:val="Ttulo2Car"/>
    <w:uiPriority w:val="9"/>
    <w:unhideWhenUsed/>
    <w:qFormat/>
    <w:rsid w:val="00646BD3"/>
    <w:pPr>
      <w:keepNext/>
      <w:keepLines/>
      <w:numPr>
        <w:numId w:val="5"/>
      </w:numPr>
      <w:spacing w:before="240" w:after="240" w:line="480" w:lineRule="auto"/>
      <w:outlineLvl w:val="1"/>
    </w:pPr>
    <w:rPr>
      <w:rFonts w:eastAsiaTheme="majorEastAsia"/>
      <w:b/>
      <w:color w:val="000000" w:themeColor="text1"/>
      <w:lang w:val="es-ES" w:eastAsia="en-US"/>
    </w:rPr>
  </w:style>
  <w:style w:type="paragraph" w:styleId="Ttulo3">
    <w:name w:val="heading 3"/>
    <w:basedOn w:val="Normal"/>
    <w:next w:val="Normal"/>
    <w:link w:val="Ttulo3Car"/>
    <w:uiPriority w:val="9"/>
    <w:unhideWhenUsed/>
    <w:qFormat/>
    <w:rsid w:val="00646BD3"/>
    <w:pPr>
      <w:keepNext/>
      <w:keepLines/>
      <w:numPr>
        <w:ilvl w:val="1"/>
        <w:numId w:val="5"/>
      </w:numPr>
      <w:spacing w:before="240" w:after="240" w:line="480" w:lineRule="auto"/>
      <w:outlineLvl w:val="2"/>
    </w:pPr>
    <w:rPr>
      <w:rFonts w:eastAsiaTheme="majorEastAsia"/>
      <w:color w:val="000000" w:themeColor="text1"/>
      <w:lang w:val="es-ES" w:eastAsia="en-US"/>
    </w:rPr>
  </w:style>
  <w:style w:type="paragraph" w:styleId="Ttulo4">
    <w:name w:val="heading 4"/>
    <w:basedOn w:val="Normal"/>
    <w:next w:val="Normal"/>
    <w:link w:val="Ttulo4Car"/>
    <w:uiPriority w:val="9"/>
    <w:unhideWhenUsed/>
    <w:qFormat/>
    <w:rsid w:val="00646BD3"/>
    <w:pPr>
      <w:keepNext/>
      <w:keepLines/>
      <w:numPr>
        <w:numId w:val="13"/>
      </w:numPr>
      <w:spacing w:before="240" w:after="240" w:line="480" w:lineRule="auto"/>
      <w:outlineLvl w:val="3"/>
    </w:pPr>
    <w:rPr>
      <w:rFonts w:eastAsiaTheme="majorEastAsia" w:cstheme="majorBidi"/>
      <w:i/>
      <w:iCs/>
      <w:color w:val="000000" w:themeColor="text1"/>
      <w:lang w:val="es-ES_tradnl" w:eastAsia="en-US"/>
    </w:rPr>
  </w:style>
  <w:style w:type="paragraph" w:styleId="Ttulo5">
    <w:name w:val="heading 5"/>
    <w:basedOn w:val="Ttulo4"/>
    <w:next w:val="Normal"/>
    <w:link w:val="Ttulo5Car"/>
    <w:uiPriority w:val="9"/>
    <w:unhideWhenUsed/>
    <w:qFormat/>
    <w:rsid w:val="00BD5A50"/>
    <w:pPr>
      <w:numPr>
        <w:numId w:val="14"/>
      </w:numPr>
      <w:outlineLvl w:val="4"/>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33"/>
    <w:pPr>
      <w:ind w:left="720"/>
      <w:contextualSpacing/>
    </w:pPr>
    <w:rPr>
      <w:rFonts w:eastAsiaTheme="minorHAnsi" w:cstheme="minorBidi"/>
      <w:lang w:val="es-ES_tradnl" w:eastAsia="en-US"/>
    </w:rPr>
  </w:style>
  <w:style w:type="table" w:customStyle="1" w:styleId="Tabladecuadrcula4-nfasis11">
    <w:name w:val="Tabla de cuadrícula 4 - Énfasis 11"/>
    <w:basedOn w:val="Tablanormal"/>
    <w:uiPriority w:val="49"/>
    <w:rsid w:val="00161D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n">
    <w:name w:val="Revision"/>
    <w:hidden/>
    <w:uiPriority w:val="99"/>
    <w:semiHidden/>
    <w:rsid w:val="007B7445"/>
  </w:style>
  <w:style w:type="paragraph" w:styleId="Mapadeldocumento">
    <w:name w:val="Document Map"/>
    <w:basedOn w:val="Normal"/>
    <w:link w:val="MapadeldocumentoCar"/>
    <w:uiPriority w:val="99"/>
    <w:semiHidden/>
    <w:unhideWhenUsed/>
    <w:rsid w:val="007B7445"/>
    <w:rPr>
      <w:rFonts w:eastAsiaTheme="minorHAnsi"/>
      <w:lang w:val="es-ES_tradnl" w:eastAsia="en-US"/>
    </w:rPr>
  </w:style>
  <w:style w:type="character" w:customStyle="1" w:styleId="MapadeldocumentoCar">
    <w:name w:val="Mapa del documento Car"/>
    <w:basedOn w:val="Fuentedeprrafopredeter"/>
    <w:link w:val="Mapadeldocumento"/>
    <w:uiPriority w:val="99"/>
    <w:semiHidden/>
    <w:rsid w:val="007B7445"/>
    <w:rPr>
      <w:rFonts w:ascii="Times New Roman" w:hAnsi="Times New Roman" w:cs="Times New Roman"/>
    </w:rPr>
  </w:style>
  <w:style w:type="character" w:customStyle="1" w:styleId="Ttulo1Car">
    <w:name w:val="Título 1 Car"/>
    <w:basedOn w:val="Fuentedeprrafopredeter"/>
    <w:link w:val="Ttulo1"/>
    <w:uiPriority w:val="9"/>
    <w:rsid w:val="00625BCC"/>
    <w:rPr>
      <w:rFonts w:eastAsiaTheme="majorEastAsia" w:cstheme="majorBidi"/>
      <w:b/>
      <w:color w:val="000000" w:themeColor="text1"/>
      <w:szCs w:val="32"/>
      <w:lang w:val="es-ES"/>
    </w:rPr>
  </w:style>
  <w:style w:type="character" w:customStyle="1" w:styleId="Ttulo2Car">
    <w:name w:val="Título 2 Car"/>
    <w:basedOn w:val="Fuentedeprrafopredeter"/>
    <w:link w:val="Ttulo2"/>
    <w:uiPriority w:val="9"/>
    <w:rsid w:val="00646BD3"/>
    <w:rPr>
      <w:rFonts w:eastAsiaTheme="majorEastAsia" w:cs="Times New Roman"/>
      <w:b/>
      <w:color w:val="000000" w:themeColor="text1"/>
      <w:lang w:val="es-ES"/>
    </w:rPr>
  </w:style>
  <w:style w:type="character" w:customStyle="1" w:styleId="Ttulo3Car">
    <w:name w:val="Título 3 Car"/>
    <w:basedOn w:val="Fuentedeprrafopredeter"/>
    <w:link w:val="Ttulo3"/>
    <w:uiPriority w:val="9"/>
    <w:rsid w:val="00646BD3"/>
    <w:rPr>
      <w:rFonts w:eastAsiaTheme="majorEastAsia" w:cs="Times New Roman"/>
      <w:color w:val="000000" w:themeColor="text1"/>
      <w:lang w:val="es-ES"/>
    </w:rPr>
  </w:style>
  <w:style w:type="character" w:customStyle="1" w:styleId="Ttulo4Car">
    <w:name w:val="Título 4 Car"/>
    <w:basedOn w:val="Fuentedeprrafopredeter"/>
    <w:link w:val="Ttulo4"/>
    <w:uiPriority w:val="9"/>
    <w:rsid w:val="00646BD3"/>
    <w:rPr>
      <w:rFonts w:eastAsiaTheme="majorEastAsia" w:cstheme="majorBidi"/>
      <w:i/>
      <w:iCs/>
      <w:color w:val="000000" w:themeColor="text1"/>
    </w:rPr>
  </w:style>
  <w:style w:type="table" w:styleId="Tablaconcuadrcula">
    <w:name w:val="Table Grid"/>
    <w:basedOn w:val="Tablanormal"/>
    <w:uiPriority w:val="39"/>
    <w:rsid w:val="0047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4769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iedepgina">
    <w:name w:val="footer"/>
    <w:basedOn w:val="Normal"/>
    <w:link w:val="PiedepginaCar"/>
    <w:uiPriority w:val="99"/>
    <w:unhideWhenUsed/>
    <w:rsid w:val="00F27EDB"/>
    <w:pPr>
      <w:tabs>
        <w:tab w:val="center" w:pos="4419"/>
        <w:tab w:val="right" w:pos="8838"/>
      </w:tabs>
    </w:pPr>
    <w:rPr>
      <w:rFonts w:eastAsiaTheme="minorHAnsi" w:cstheme="minorBidi"/>
      <w:lang w:val="es-ES_tradnl" w:eastAsia="en-US"/>
    </w:rPr>
  </w:style>
  <w:style w:type="character" w:customStyle="1" w:styleId="PiedepginaCar">
    <w:name w:val="Pie de página Car"/>
    <w:basedOn w:val="Fuentedeprrafopredeter"/>
    <w:link w:val="Piedepgina"/>
    <w:uiPriority w:val="99"/>
    <w:rsid w:val="00F27EDB"/>
  </w:style>
  <w:style w:type="character" w:styleId="Nmerodepgina">
    <w:name w:val="page number"/>
    <w:basedOn w:val="Fuentedeprrafopredeter"/>
    <w:uiPriority w:val="99"/>
    <w:semiHidden/>
    <w:unhideWhenUsed/>
    <w:rsid w:val="00F27EDB"/>
  </w:style>
  <w:style w:type="paragraph" w:styleId="Encabezado">
    <w:name w:val="header"/>
    <w:basedOn w:val="Normal"/>
    <w:link w:val="EncabezadoCar"/>
    <w:uiPriority w:val="99"/>
    <w:unhideWhenUsed/>
    <w:rsid w:val="00D82E17"/>
    <w:pPr>
      <w:tabs>
        <w:tab w:val="center" w:pos="4419"/>
        <w:tab w:val="right" w:pos="8838"/>
      </w:tabs>
    </w:pPr>
    <w:rPr>
      <w:rFonts w:eastAsiaTheme="minorHAnsi" w:cstheme="minorBidi"/>
      <w:lang w:val="es-ES_tradnl" w:eastAsia="en-US"/>
    </w:rPr>
  </w:style>
  <w:style w:type="character" w:customStyle="1" w:styleId="EncabezadoCar">
    <w:name w:val="Encabezado Car"/>
    <w:basedOn w:val="Fuentedeprrafopredeter"/>
    <w:link w:val="Encabezado"/>
    <w:uiPriority w:val="99"/>
    <w:rsid w:val="00D82E17"/>
  </w:style>
  <w:style w:type="paragraph" w:styleId="Textodeglobo">
    <w:name w:val="Balloon Text"/>
    <w:basedOn w:val="Normal"/>
    <w:link w:val="TextodegloboCar"/>
    <w:uiPriority w:val="99"/>
    <w:semiHidden/>
    <w:unhideWhenUsed/>
    <w:rsid w:val="007E51F7"/>
    <w:rPr>
      <w:rFonts w:ascii="Tahoma" w:eastAsiaTheme="minorHAnsi" w:hAnsi="Tahoma" w:cs="Tahoma"/>
      <w:sz w:val="16"/>
      <w:szCs w:val="16"/>
      <w:lang w:val="es-ES_tradnl" w:eastAsia="en-US"/>
    </w:rPr>
  </w:style>
  <w:style w:type="character" w:customStyle="1" w:styleId="TextodegloboCar">
    <w:name w:val="Texto de globo Car"/>
    <w:basedOn w:val="Fuentedeprrafopredeter"/>
    <w:link w:val="Textodeglobo"/>
    <w:uiPriority w:val="99"/>
    <w:semiHidden/>
    <w:rsid w:val="007E51F7"/>
    <w:rPr>
      <w:rFonts w:ascii="Tahoma" w:hAnsi="Tahoma" w:cs="Tahoma"/>
      <w:sz w:val="16"/>
      <w:szCs w:val="16"/>
    </w:rPr>
  </w:style>
  <w:style w:type="paragraph" w:styleId="TtuloTDC">
    <w:name w:val="TOC Heading"/>
    <w:basedOn w:val="Ttulo1"/>
    <w:next w:val="Normal"/>
    <w:uiPriority w:val="39"/>
    <w:unhideWhenUsed/>
    <w:qFormat/>
    <w:rsid w:val="007E51F7"/>
    <w:pPr>
      <w:pageBreakBefore w:val="0"/>
      <w:spacing w:before="480" w:line="276" w:lineRule="auto"/>
      <w:outlineLvl w:val="9"/>
    </w:pPr>
    <w:rPr>
      <w:rFonts w:asciiTheme="majorHAnsi" w:hAnsiTheme="majorHAnsi"/>
      <w:bCs/>
      <w:color w:val="2E74B5" w:themeColor="accent1" w:themeShade="BF"/>
      <w:sz w:val="28"/>
      <w:szCs w:val="28"/>
    </w:rPr>
  </w:style>
  <w:style w:type="paragraph" w:styleId="TDC1">
    <w:name w:val="toc 1"/>
    <w:basedOn w:val="Normal"/>
    <w:next w:val="Normal"/>
    <w:autoRedefine/>
    <w:uiPriority w:val="39"/>
    <w:unhideWhenUsed/>
    <w:rsid w:val="00C3723A"/>
    <w:pPr>
      <w:tabs>
        <w:tab w:val="right" w:leader="dot" w:pos="7921"/>
      </w:tabs>
      <w:spacing w:before="240" w:after="240" w:line="480" w:lineRule="auto"/>
    </w:pPr>
    <w:rPr>
      <w:rFonts w:asciiTheme="minorHAnsi" w:eastAsiaTheme="minorHAnsi" w:hAnsiTheme="minorHAnsi" w:cstheme="minorHAnsi"/>
      <w:b/>
      <w:bCs/>
      <w:caps/>
      <w:sz w:val="20"/>
      <w:szCs w:val="20"/>
      <w:lang w:val="es-ES_tradnl" w:eastAsia="en-US"/>
    </w:rPr>
  </w:style>
  <w:style w:type="paragraph" w:styleId="TDC2">
    <w:name w:val="toc 2"/>
    <w:basedOn w:val="Normal"/>
    <w:next w:val="Normal"/>
    <w:autoRedefine/>
    <w:uiPriority w:val="39"/>
    <w:unhideWhenUsed/>
    <w:rsid w:val="00CC32E0"/>
    <w:pPr>
      <w:tabs>
        <w:tab w:val="left" w:pos="720"/>
        <w:tab w:val="right" w:leader="dot" w:pos="8488"/>
      </w:tabs>
      <w:spacing w:line="480" w:lineRule="auto"/>
      <w:ind w:left="238"/>
    </w:pPr>
    <w:rPr>
      <w:rFonts w:asciiTheme="minorHAnsi" w:eastAsiaTheme="minorHAnsi" w:hAnsiTheme="minorHAnsi" w:cstheme="minorHAnsi"/>
      <w:smallCaps/>
      <w:sz w:val="20"/>
      <w:szCs w:val="20"/>
      <w:lang w:val="es-ES_tradnl" w:eastAsia="en-US"/>
    </w:rPr>
  </w:style>
  <w:style w:type="paragraph" w:styleId="TDC3">
    <w:name w:val="toc 3"/>
    <w:basedOn w:val="Normal"/>
    <w:next w:val="Normal"/>
    <w:autoRedefine/>
    <w:uiPriority w:val="39"/>
    <w:unhideWhenUsed/>
    <w:rsid w:val="00CC32E0"/>
    <w:pPr>
      <w:tabs>
        <w:tab w:val="left" w:pos="960"/>
        <w:tab w:val="right" w:leader="dot" w:pos="8488"/>
      </w:tabs>
      <w:spacing w:line="360" w:lineRule="auto"/>
      <w:contextualSpacing/>
    </w:pPr>
    <w:rPr>
      <w:rFonts w:asciiTheme="minorHAnsi" w:eastAsiaTheme="minorHAnsi" w:hAnsiTheme="minorHAnsi" w:cstheme="minorHAnsi"/>
      <w:i/>
      <w:iCs/>
      <w:sz w:val="20"/>
      <w:szCs w:val="20"/>
      <w:lang w:val="es-ES_tradnl" w:eastAsia="en-US"/>
    </w:rPr>
  </w:style>
  <w:style w:type="character" w:styleId="Hipervnculo">
    <w:name w:val="Hyperlink"/>
    <w:basedOn w:val="Fuentedeprrafopredeter"/>
    <w:uiPriority w:val="99"/>
    <w:unhideWhenUsed/>
    <w:rsid w:val="007E51F7"/>
    <w:rPr>
      <w:color w:val="0563C1" w:themeColor="hyperlink"/>
      <w:u w:val="single"/>
    </w:rPr>
  </w:style>
  <w:style w:type="character" w:styleId="Textodelmarcadordeposicin">
    <w:name w:val="Placeholder Text"/>
    <w:basedOn w:val="Fuentedeprrafopredeter"/>
    <w:uiPriority w:val="99"/>
    <w:semiHidden/>
    <w:rsid w:val="00FB1EFB"/>
    <w:rPr>
      <w:color w:val="808080"/>
    </w:rPr>
  </w:style>
  <w:style w:type="paragraph" w:customStyle="1" w:styleId="p1">
    <w:name w:val="p1"/>
    <w:basedOn w:val="Normal"/>
    <w:rsid w:val="00FE6948"/>
    <w:rPr>
      <w:rFonts w:ascii="Helvetica" w:eastAsiaTheme="minorHAnsi" w:hAnsi="Helvetica"/>
      <w:sz w:val="14"/>
      <w:szCs w:val="14"/>
      <w:lang w:val="es-ES_tradnl" w:eastAsia="es-ES_tradnl"/>
    </w:rPr>
  </w:style>
  <w:style w:type="paragraph" w:customStyle="1" w:styleId="p2">
    <w:name w:val="p2"/>
    <w:basedOn w:val="Normal"/>
    <w:rsid w:val="00FE6948"/>
    <w:rPr>
      <w:rFonts w:ascii="Helvetica" w:eastAsiaTheme="minorHAnsi" w:hAnsi="Helvetica"/>
      <w:sz w:val="12"/>
      <w:szCs w:val="12"/>
      <w:lang w:val="es-ES_tradnl" w:eastAsia="es-ES_tradnl"/>
    </w:rPr>
  </w:style>
  <w:style w:type="paragraph" w:customStyle="1" w:styleId="p3">
    <w:name w:val="p3"/>
    <w:basedOn w:val="Normal"/>
    <w:rsid w:val="00FE6948"/>
    <w:rPr>
      <w:rFonts w:ascii="Consolas" w:eastAsiaTheme="minorHAnsi" w:hAnsi="Consolas"/>
      <w:sz w:val="15"/>
      <w:szCs w:val="15"/>
      <w:lang w:val="es-ES_tradnl" w:eastAsia="es-ES_tradnl"/>
    </w:rPr>
  </w:style>
  <w:style w:type="character" w:customStyle="1" w:styleId="apple-tab-span">
    <w:name w:val="apple-tab-span"/>
    <w:basedOn w:val="Fuentedeprrafopredeter"/>
    <w:rsid w:val="00FE6948"/>
  </w:style>
  <w:style w:type="character" w:customStyle="1" w:styleId="apple-converted-space">
    <w:name w:val="apple-converted-space"/>
    <w:basedOn w:val="Fuentedeprrafopredeter"/>
    <w:rsid w:val="00FE6948"/>
  </w:style>
  <w:style w:type="paragraph" w:styleId="Cita">
    <w:name w:val="Quote"/>
    <w:basedOn w:val="Normal"/>
    <w:next w:val="Normal"/>
    <w:link w:val="CitaCar"/>
    <w:uiPriority w:val="29"/>
    <w:qFormat/>
    <w:rsid w:val="00646BD3"/>
    <w:pPr>
      <w:spacing w:before="240" w:after="240" w:line="480" w:lineRule="auto"/>
      <w:ind w:left="862" w:right="862"/>
      <w:jc w:val="center"/>
    </w:pPr>
    <w:rPr>
      <w:rFonts w:eastAsiaTheme="minorHAnsi" w:cstheme="minorBidi"/>
      <w:i/>
      <w:iCs/>
      <w:color w:val="404040" w:themeColor="text1" w:themeTint="BF"/>
      <w:lang w:val="es-ES_tradnl" w:eastAsia="en-US"/>
    </w:rPr>
  </w:style>
  <w:style w:type="character" w:customStyle="1" w:styleId="CitaCar">
    <w:name w:val="Cita Car"/>
    <w:basedOn w:val="Fuentedeprrafopredeter"/>
    <w:link w:val="Cita"/>
    <w:uiPriority w:val="29"/>
    <w:rsid w:val="00646BD3"/>
    <w:rPr>
      <w:rFonts w:eastAsiaTheme="minorEastAsia"/>
      <w:i/>
      <w:iCs/>
      <w:color w:val="404040" w:themeColor="text1" w:themeTint="BF"/>
    </w:rPr>
  </w:style>
  <w:style w:type="character" w:styleId="nfasissutil">
    <w:name w:val="Subtle Emphasis"/>
    <w:basedOn w:val="Fuentedeprrafopredeter"/>
    <w:uiPriority w:val="19"/>
    <w:qFormat/>
    <w:rsid w:val="00C1198A"/>
    <w:rPr>
      <w:i/>
      <w:iCs/>
      <w:color w:val="404040" w:themeColor="text1" w:themeTint="BF"/>
    </w:rPr>
  </w:style>
  <w:style w:type="character" w:styleId="nfasis">
    <w:name w:val="Emphasis"/>
    <w:basedOn w:val="Fuentedeprrafopredeter"/>
    <w:uiPriority w:val="20"/>
    <w:qFormat/>
    <w:rsid w:val="00C1198A"/>
    <w:rPr>
      <w:i/>
      <w:iCs/>
    </w:rPr>
  </w:style>
  <w:style w:type="character" w:styleId="Referenciasutil">
    <w:name w:val="Subtle Reference"/>
    <w:basedOn w:val="Fuentedeprrafopredeter"/>
    <w:uiPriority w:val="31"/>
    <w:qFormat/>
    <w:rsid w:val="00C1198A"/>
    <w:rPr>
      <w:smallCaps/>
      <w:color w:val="5A5A5A" w:themeColor="text1" w:themeTint="A5"/>
    </w:rPr>
  </w:style>
  <w:style w:type="character" w:styleId="Referenciaintensa">
    <w:name w:val="Intense Reference"/>
    <w:basedOn w:val="Fuentedeprrafopredeter"/>
    <w:uiPriority w:val="32"/>
    <w:qFormat/>
    <w:rsid w:val="00C1198A"/>
    <w:rPr>
      <w:b/>
      <w:bCs/>
      <w:smallCaps/>
      <w:color w:val="5B9BD5" w:themeColor="accent1"/>
      <w:spacing w:val="5"/>
    </w:rPr>
  </w:style>
  <w:style w:type="paragraph" w:styleId="Citadestacada">
    <w:name w:val="Intense Quote"/>
    <w:basedOn w:val="Normal"/>
    <w:next w:val="Normal"/>
    <w:link w:val="CitadestacadaCar"/>
    <w:uiPriority w:val="30"/>
    <w:qFormat/>
    <w:rsid w:val="00C1198A"/>
    <w:pPr>
      <w:pBdr>
        <w:top w:val="single" w:sz="4" w:space="10" w:color="5B9BD5" w:themeColor="accent1"/>
        <w:bottom w:val="single" w:sz="4" w:space="10" w:color="5B9BD5" w:themeColor="accent1"/>
      </w:pBdr>
      <w:spacing w:before="360" w:after="360"/>
      <w:ind w:left="864" w:right="864"/>
      <w:jc w:val="center"/>
    </w:pPr>
    <w:rPr>
      <w:rFonts w:eastAsiaTheme="minorHAnsi" w:cstheme="minorBidi"/>
      <w:i/>
      <w:iCs/>
      <w:color w:val="5B9BD5" w:themeColor="accent1"/>
      <w:lang w:val="es-ES_tradnl" w:eastAsia="en-US"/>
    </w:rPr>
  </w:style>
  <w:style w:type="character" w:customStyle="1" w:styleId="CitadestacadaCar">
    <w:name w:val="Cita destacada Car"/>
    <w:basedOn w:val="Fuentedeprrafopredeter"/>
    <w:link w:val="Citadestacada"/>
    <w:uiPriority w:val="30"/>
    <w:rsid w:val="00C1198A"/>
    <w:rPr>
      <w:i/>
      <w:iCs/>
      <w:color w:val="5B9BD5" w:themeColor="accent1"/>
    </w:rPr>
  </w:style>
  <w:style w:type="character" w:styleId="Refdecomentario">
    <w:name w:val="annotation reference"/>
    <w:basedOn w:val="Fuentedeprrafopredeter"/>
    <w:uiPriority w:val="99"/>
    <w:semiHidden/>
    <w:unhideWhenUsed/>
    <w:rsid w:val="00864771"/>
    <w:rPr>
      <w:sz w:val="16"/>
      <w:szCs w:val="16"/>
    </w:rPr>
  </w:style>
  <w:style w:type="paragraph" w:styleId="Textocomentario">
    <w:name w:val="annotation text"/>
    <w:basedOn w:val="Normal"/>
    <w:link w:val="TextocomentarioCar"/>
    <w:uiPriority w:val="99"/>
    <w:semiHidden/>
    <w:unhideWhenUsed/>
    <w:rsid w:val="00864771"/>
    <w:rPr>
      <w:rFonts w:eastAsiaTheme="minorHAnsi" w:cstheme="minorBidi"/>
      <w:sz w:val="20"/>
      <w:szCs w:val="20"/>
      <w:lang w:val="es-ES_tradnl" w:eastAsia="en-US"/>
    </w:rPr>
  </w:style>
  <w:style w:type="character" w:customStyle="1" w:styleId="TextocomentarioCar">
    <w:name w:val="Texto comentario Car"/>
    <w:basedOn w:val="Fuentedeprrafopredeter"/>
    <w:link w:val="Textocomentario"/>
    <w:uiPriority w:val="99"/>
    <w:semiHidden/>
    <w:rsid w:val="00864771"/>
    <w:rPr>
      <w:sz w:val="20"/>
      <w:szCs w:val="20"/>
    </w:rPr>
  </w:style>
  <w:style w:type="paragraph" w:styleId="Asuntodelcomentario">
    <w:name w:val="annotation subject"/>
    <w:basedOn w:val="Textocomentario"/>
    <w:next w:val="Textocomentario"/>
    <w:link w:val="AsuntodelcomentarioCar"/>
    <w:uiPriority w:val="99"/>
    <w:semiHidden/>
    <w:unhideWhenUsed/>
    <w:rsid w:val="00864771"/>
    <w:rPr>
      <w:b/>
      <w:bCs/>
    </w:rPr>
  </w:style>
  <w:style w:type="character" w:customStyle="1" w:styleId="AsuntodelcomentarioCar">
    <w:name w:val="Asunto del comentario Car"/>
    <w:basedOn w:val="TextocomentarioCar"/>
    <w:link w:val="Asuntodelcomentario"/>
    <w:uiPriority w:val="99"/>
    <w:semiHidden/>
    <w:rsid w:val="00864771"/>
    <w:rPr>
      <w:b/>
      <w:bCs/>
      <w:sz w:val="20"/>
      <w:szCs w:val="20"/>
    </w:rPr>
  </w:style>
  <w:style w:type="paragraph" w:styleId="TDC4">
    <w:name w:val="toc 4"/>
    <w:basedOn w:val="Normal"/>
    <w:next w:val="Normal"/>
    <w:autoRedefine/>
    <w:uiPriority w:val="39"/>
    <w:unhideWhenUsed/>
    <w:rsid w:val="00CB60F0"/>
    <w:pPr>
      <w:ind w:left="720"/>
    </w:pPr>
    <w:rPr>
      <w:rFonts w:asciiTheme="minorHAnsi" w:eastAsiaTheme="minorHAnsi" w:hAnsiTheme="minorHAnsi" w:cstheme="minorHAnsi"/>
      <w:sz w:val="18"/>
      <w:szCs w:val="18"/>
      <w:lang w:val="es-ES_tradnl" w:eastAsia="en-US"/>
    </w:rPr>
  </w:style>
  <w:style w:type="paragraph" w:styleId="TDC5">
    <w:name w:val="toc 5"/>
    <w:basedOn w:val="Normal"/>
    <w:next w:val="Normal"/>
    <w:autoRedefine/>
    <w:uiPriority w:val="39"/>
    <w:unhideWhenUsed/>
    <w:rsid w:val="00CB60F0"/>
    <w:pPr>
      <w:ind w:left="960"/>
    </w:pPr>
    <w:rPr>
      <w:rFonts w:asciiTheme="minorHAnsi" w:eastAsiaTheme="minorHAnsi" w:hAnsiTheme="minorHAnsi" w:cstheme="minorHAnsi"/>
      <w:sz w:val="18"/>
      <w:szCs w:val="18"/>
      <w:lang w:val="es-ES_tradnl" w:eastAsia="en-US"/>
    </w:rPr>
  </w:style>
  <w:style w:type="paragraph" w:styleId="TDC6">
    <w:name w:val="toc 6"/>
    <w:basedOn w:val="Normal"/>
    <w:next w:val="Normal"/>
    <w:autoRedefine/>
    <w:uiPriority w:val="39"/>
    <w:unhideWhenUsed/>
    <w:rsid w:val="00CB60F0"/>
    <w:pPr>
      <w:ind w:left="1200"/>
    </w:pPr>
    <w:rPr>
      <w:rFonts w:asciiTheme="minorHAnsi" w:eastAsiaTheme="minorHAnsi" w:hAnsiTheme="minorHAnsi" w:cstheme="minorHAnsi"/>
      <w:sz w:val="18"/>
      <w:szCs w:val="18"/>
      <w:lang w:val="es-ES_tradnl" w:eastAsia="en-US"/>
    </w:rPr>
  </w:style>
  <w:style w:type="paragraph" w:styleId="TDC7">
    <w:name w:val="toc 7"/>
    <w:basedOn w:val="Normal"/>
    <w:next w:val="Normal"/>
    <w:autoRedefine/>
    <w:uiPriority w:val="39"/>
    <w:unhideWhenUsed/>
    <w:rsid w:val="00CB60F0"/>
    <w:pPr>
      <w:ind w:left="1440"/>
    </w:pPr>
    <w:rPr>
      <w:rFonts w:asciiTheme="minorHAnsi" w:eastAsiaTheme="minorHAnsi" w:hAnsiTheme="minorHAnsi" w:cstheme="minorHAnsi"/>
      <w:sz w:val="18"/>
      <w:szCs w:val="18"/>
      <w:lang w:val="es-ES_tradnl" w:eastAsia="en-US"/>
    </w:rPr>
  </w:style>
  <w:style w:type="paragraph" w:styleId="TDC8">
    <w:name w:val="toc 8"/>
    <w:basedOn w:val="Normal"/>
    <w:next w:val="Normal"/>
    <w:autoRedefine/>
    <w:uiPriority w:val="39"/>
    <w:unhideWhenUsed/>
    <w:rsid w:val="00CB60F0"/>
    <w:pPr>
      <w:ind w:left="1680"/>
    </w:pPr>
    <w:rPr>
      <w:rFonts w:asciiTheme="minorHAnsi" w:eastAsiaTheme="minorHAnsi" w:hAnsiTheme="minorHAnsi" w:cstheme="minorHAnsi"/>
      <w:sz w:val="18"/>
      <w:szCs w:val="18"/>
      <w:lang w:val="es-ES_tradnl" w:eastAsia="en-US"/>
    </w:rPr>
  </w:style>
  <w:style w:type="paragraph" w:styleId="TDC9">
    <w:name w:val="toc 9"/>
    <w:basedOn w:val="Normal"/>
    <w:next w:val="Normal"/>
    <w:autoRedefine/>
    <w:uiPriority w:val="39"/>
    <w:unhideWhenUsed/>
    <w:rsid w:val="00CB60F0"/>
    <w:pPr>
      <w:ind w:left="1920"/>
    </w:pPr>
    <w:rPr>
      <w:rFonts w:asciiTheme="minorHAnsi" w:eastAsiaTheme="minorHAnsi" w:hAnsiTheme="minorHAnsi" w:cstheme="minorHAnsi"/>
      <w:sz w:val="18"/>
      <w:szCs w:val="18"/>
      <w:lang w:val="es-ES_tradnl" w:eastAsia="en-US"/>
    </w:rPr>
  </w:style>
  <w:style w:type="paragraph" w:customStyle="1" w:styleId="Texto">
    <w:name w:val="Texto"/>
    <w:basedOn w:val="Normal"/>
    <w:link w:val="TextoCar"/>
    <w:qFormat/>
    <w:rsid w:val="00646BD3"/>
    <w:pPr>
      <w:spacing w:before="240" w:after="240" w:line="480" w:lineRule="auto"/>
      <w:jc w:val="both"/>
    </w:pPr>
    <w:rPr>
      <w:rFonts w:eastAsiaTheme="minorHAnsi"/>
      <w:lang w:val="es-ES" w:eastAsia="en-US"/>
    </w:rPr>
  </w:style>
  <w:style w:type="character" w:customStyle="1" w:styleId="TextoCar">
    <w:name w:val="Texto Car"/>
    <w:basedOn w:val="Fuentedeprrafopredeter"/>
    <w:link w:val="Texto"/>
    <w:rsid w:val="00646BD3"/>
    <w:rPr>
      <w:rFonts w:eastAsiaTheme="minorEastAsia" w:cs="Times New Roman"/>
      <w:lang w:val="es-ES"/>
    </w:rPr>
  </w:style>
  <w:style w:type="character" w:customStyle="1" w:styleId="Ttulo5Car">
    <w:name w:val="Título 5 Car"/>
    <w:basedOn w:val="Fuentedeprrafopredeter"/>
    <w:link w:val="Ttulo5"/>
    <w:uiPriority w:val="9"/>
    <w:rsid w:val="00BD5A50"/>
    <w:rPr>
      <w:rFonts w:eastAsiaTheme="majorEastAsia" w:cstheme="majorBidi"/>
      <w:i/>
      <w:iCs/>
    </w:rPr>
  </w:style>
  <w:style w:type="paragraph" w:styleId="Sinespaciado">
    <w:name w:val="No Spacing"/>
    <w:uiPriority w:val="1"/>
    <w:qFormat/>
    <w:rsid w:val="008D23C7"/>
  </w:style>
  <w:style w:type="table" w:customStyle="1" w:styleId="Tabladecuadrcula4-nfasis22">
    <w:name w:val="Tabla de cuadrícula 4 - Énfasis 22"/>
    <w:basedOn w:val="Tablanormal"/>
    <w:uiPriority w:val="49"/>
    <w:rsid w:val="008443A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Mencinsinresolver1">
    <w:name w:val="Mención sin resolver1"/>
    <w:basedOn w:val="Fuentedeprrafopredeter"/>
    <w:uiPriority w:val="99"/>
    <w:unhideWhenUsed/>
    <w:rsid w:val="00F95B03"/>
    <w:rPr>
      <w:color w:val="808080"/>
      <w:shd w:val="clear" w:color="auto" w:fill="E6E6E6"/>
    </w:rPr>
  </w:style>
  <w:style w:type="character" w:styleId="Hipervnculovisitado">
    <w:name w:val="FollowedHyperlink"/>
    <w:basedOn w:val="Fuentedeprrafopredeter"/>
    <w:uiPriority w:val="99"/>
    <w:semiHidden/>
    <w:unhideWhenUsed/>
    <w:rsid w:val="00F95B03"/>
    <w:rPr>
      <w:color w:val="954F72" w:themeColor="followedHyperlink"/>
      <w:u w:val="single"/>
    </w:rPr>
  </w:style>
  <w:style w:type="table" w:styleId="Tabladecuadrcula4-nfasis2">
    <w:name w:val="Grid Table 4 Accent 2"/>
    <w:basedOn w:val="Tablanormal"/>
    <w:uiPriority w:val="49"/>
    <w:rsid w:val="00B874DF"/>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259">
      <w:bodyDiv w:val="1"/>
      <w:marLeft w:val="0"/>
      <w:marRight w:val="0"/>
      <w:marTop w:val="0"/>
      <w:marBottom w:val="0"/>
      <w:divBdr>
        <w:top w:val="none" w:sz="0" w:space="0" w:color="auto"/>
        <w:left w:val="none" w:sz="0" w:space="0" w:color="auto"/>
        <w:bottom w:val="none" w:sz="0" w:space="0" w:color="auto"/>
        <w:right w:val="none" w:sz="0" w:space="0" w:color="auto"/>
      </w:divBdr>
    </w:div>
    <w:div w:id="114569712">
      <w:bodyDiv w:val="1"/>
      <w:marLeft w:val="0"/>
      <w:marRight w:val="0"/>
      <w:marTop w:val="0"/>
      <w:marBottom w:val="0"/>
      <w:divBdr>
        <w:top w:val="none" w:sz="0" w:space="0" w:color="auto"/>
        <w:left w:val="none" w:sz="0" w:space="0" w:color="auto"/>
        <w:bottom w:val="none" w:sz="0" w:space="0" w:color="auto"/>
        <w:right w:val="none" w:sz="0" w:space="0" w:color="auto"/>
      </w:divBdr>
    </w:div>
    <w:div w:id="204294443">
      <w:bodyDiv w:val="1"/>
      <w:marLeft w:val="0"/>
      <w:marRight w:val="0"/>
      <w:marTop w:val="0"/>
      <w:marBottom w:val="0"/>
      <w:divBdr>
        <w:top w:val="none" w:sz="0" w:space="0" w:color="auto"/>
        <w:left w:val="none" w:sz="0" w:space="0" w:color="auto"/>
        <w:bottom w:val="none" w:sz="0" w:space="0" w:color="auto"/>
        <w:right w:val="none" w:sz="0" w:space="0" w:color="auto"/>
      </w:divBdr>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772482027">
      <w:bodyDiv w:val="1"/>
      <w:marLeft w:val="0"/>
      <w:marRight w:val="0"/>
      <w:marTop w:val="0"/>
      <w:marBottom w:val="0"/>
      <w:divBdr>
        <w:top w:val="none" w:sz="0" w:space="0" w:color="auto"/>
        <w:left w:val="none" w:sz="0" w:space="0" w:color="auto"/>
        <w:bottom w:val="none" w:sz="0" w:space="0" w:color="auto"/>
        <w:right w:val="none" w:sz="0" w:space="0" w:color="auto"/>
      </w:divBdr>
    </w:div>
    <w:div w:id="890307089">
      <w:bodyDiv w:val="1"/>
      <w:marLeft w:val="0"/>
      <w:marRight w:val="0"/>
      <w:marTop w:val="0"/>
      <w:marBottom w:val="0"/>
      <w:divBdr>
        <w:top w:val="none" w:sz="0" w:space="0" w:color="auto"/>
        <w:left w:val="none" w:sz="0" w:space="0" w:color="auto"/>
        <w:bottom w:val="none" w:sz="0" w:space="0" w:color="auto"/>
        <w:right w:val="none" w:sz="0" w:space="0" w:color="auto"/>
      </w:divBdr>
    </w:div>
    <w:div w:id="993601304">
      <w:bodyDiv w:val="1"/>
      <w:marLeft w:val="0"/>
      <w:marRight w:val="0"/>
      <w:marTop w:val="0"/>
      <w:marBottom w:val="0"/>
      <w:divBdr>
        <w:top w:val="none" w:sz="0" w:space="0" w:color="auto"/>
        <w:left w:val="none" w:sz="0" w:space="0" w:color="auto"/>
        <w:bottom w:val="none" w:sz="0" w:space="0" w:color="auto"/>
        <w:right w:val="none" w:sz="0" w:space="0" w:color="auto"/>
      </w:divBdr>
    </w:div>
    <w:div w:id="1213151287">
      <w:bodyDiv w:val="1"/>
      <w:marLeft w:val="0"/>
      <w:marRight w:val="0"/>
      <w:marTop w:val="0"/>
      <w:marBottom w:val="0"/>
      <w:divBdr>
        <w:top w:val="none" w:sz="0" w:space="0" w:color="auto"/>
        <w:left w:val="none" w:sz="0" w:space="0" w:color="auto"/>
        <w:bottom w:val="none" w:sz="0" w:space="0" w:color="auto"/>
        <w:right w:val="none" w:sz="0" w:space="0" w:color="auto"/>
      </w:divBdr>
    </w:div>
    <w:div w:id="1222329200">
      <w:bodyDiv w:val="1"/>
      <w:marLeft w:val="0"/>
      <w:marRight w:val="0"/>
      <w:marTop w:val="0"/>
      <w:marBottom w:val="0"/>
      <w:divBdr>
        <w:top w:val="none" w:sz="0" w:space="0" w:color="auto"/>
        <w:left w:val="none" w:sz="0" w:space="0" w:color="auto"/>
        <w:bottom w:val="none" w:sz="0" w:space="0" w:color="auto"/>
        <w:right w:val="none" w:sz="0" w:space="0" w:color="auto"/>
      </w:divBdr>
    </w:div>
    <w:div w:id="1449160070">
      <w:bodyDiv w:val="1"/>
      <w:marLeft w:val="0"/>
      <w:marRight w:val="0"/>
      <w:marTop w:val="0"/>
      <w:marBottom w:val="0"/>
      <w:divBdr>
        <w:top w:val="none" w:sz="0" w:space="0" w:color="auto"/>
        <w:left w:val="none" w:sz="0" w:space="0" w:color="auto"/>
        <w:bottom w:val="none" w:sz="0" w:space="0" w:color="auto"/>
        <w:right w:val="none" w:sz="0" w:space="0" w:color="auto"/>
      </w:divBdr>
    </w:div>
    <w:div w:id="1783184416">
      <w:bodyDiv w:val="1"/>
      <w:marLeft w:val="0"/>
      <w:marRight w:val="0"/>
      <w:marTop w:val="0"/>
      <w:marBottom w:val="0"/>
      <w:divBdr>
        <w:top w:val="none" w:sz="0" w:space="0" w:color="auto"/>
        <w:left w:val="none" w:sz="0" w:space="0" w:color="auto"/>
        <w:bottom w:val="none" w:sz="0" w:space="0" w:color="auto"/>
        <w:right w:val="none" w:sz="0" w:space="0" w:color="auto"/>
      </w:divBdr>
    </w:div>
    <w:div w:id="20506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sx7lvw.axshare.com/" TargetMode="External"/><Relationship Id="rId26" Type="http://schemas.openxmlformats.org/officeDocument/2006/relationships/image" Target="media/image11.png"/><Relationship Id="rId39" Type="http://schemas.microsoft.com/office/2011/relationships/people" Target="people.xml"/><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54F7E5-4C9D-A941-917F-FDBE38E40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140</Pages>
  <Words>48657</Words>
  <Characters>267619</Characters>
  <Application>Microsoft Office Word</Application>
  <DocSecurity>0</DocSecurity>
  <Lines>2230</Lines>
  <Paragraphs>631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315645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 Casanova</dc:creator>
  <cp:lastModifiedBy>Regina Casanova</cp:lastModifiedBy>
  <cp:revision>22</cp:revision>
  <cp:lastPrinted>2018-08-01T14:06:00Z</cp:lastPrinted>
  <dcterms:created xsi:type="dcterms:W3CDTF">2018-08-09T03:23:00Z</dcterms:created>
  <dcterms:modified xsi:type="dcterms:W3CDTF">2018-08-12T04:07:00Z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71551644-9596-3583-be68-d7f60c2c0b75</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