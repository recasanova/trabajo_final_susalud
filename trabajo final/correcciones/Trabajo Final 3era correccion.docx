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FEA57E4" w:rsidR="00C669C2" w:rsidRPr="00BA156B" w:rsidRDefault="002B56C0" w:rsidP="00C669C2">
      <w:pPr>
        <w:tabs>
          <w:tab w:val="left" w:pos="1134"/>
        </w:tabs>
        <w:ind w:left="1134" w:hanging="1134"/>
        <w:jc w:val="center"/>
        <w:rPr>
          <w:rFonts w:cs="Times New Roman"/>
          <w:b/>
          <w:sz w:val="40"/>
          <w:lang w:val="es-PE" w:eastAsia="es-ES"/>
        </w:rPr>
      </w:pPr>
      <w:ins w:id="3" w:author="Regina Casanova" w:date="2018-07-21T12:08:00Z">
        <w:r>
          <w:rPr>
            <w:rFonts w:cs="Times New Roman"/>
            <w:b/>
            <w:sz w:val="40"/>
            <w:lang w:val="es-PE" w:eastAsia="es-ES"/>
          </w:rPr>
          <w:t>¡</w:t>
        </w:r>
      </w:ins>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n-US"/>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2F0BD912" w:rsidR="00C669C2" w:rsidRPr="00BA156B" w:rsidRDefault="002B56C0" w:rsidP="00C669C2">
      <w:pPr>
        <w:widowControl w:val="0"/>
        <w:autoSpaceDE w:val="0"/>
        <w:autoSpaceDN w:val="0"/>
        <w:adjustRightInd w:val="0"/>
        <w:spacing w:after="240" w:line="380" w:lineRule="atLeast"/>
        <w:jc w:val="center"/>
        <w:rPr>
          <w:rFonts w:cs="Times New Roman"/>
          <w:bCs/>
          <w:color w:val="000000"/>
          <w:sz w:val="44"/>
          <w:szCs w:val="44"/>
          <w:lang w:val="es-PE"/>
        </w:rPr>
      </w:pPr>
      <w:ins w:id="4" w:author="Regina Casanova" w:date="2018-07-21T12:09:00Z">
        <w:r>
          <w:rPr>
            <w:rFonts w:cs="Times New Roman"/>
            <w:bCs/>
            <w:color w:val="000000"/>
            <w:sz w:val="44"/>
            <w:szCs w:val="44"/>
            <w:lang w:val="es-PE"/>
          </w:rPr>
          <w:t>DISEÑO CENTRADO EN EL USUARIO EN UN APLICATIVO PARA UN SISTEMA DE GESTI</w:t>
        </w:r>
      </w:ins>
      <w:ins w:id="5" w:author="Regina Casanova" w:date="2018-07-21T12:10:00Z">
        <w:r>
          <w:rPr>
            <w:rFonts w:cs="Times New Roman"/>
            <w:bCs/>
            <w:color w:val="000000"/>
            <w:sz w:val="44"/>
            <w:szCs w:val="44"/>
            <w:lang w:val="es-PE"/>
          </w:rPr>
          <w:t>ÓN DE RECLAMOS EN EL SISTEMA DE SALUD DEL PERÚ</w:t>
        </w:r>
      </w:ins>
      <w:commentRangeStart w:id="6"/>
      <w:del w:id="7" w:author="Regina Casanova" w:date="2018-07-21T12:10:00Z">
        <w:r w:rsidR="00C669C2" w:rsidRPr="00BA156B" w:rsidDel="002B56C0">
          <w:rPr>
            <w:rFonts w:cs="Times New Roman"/>
            <w:bCs/>
            <w:color w:val="000000"/>
            <w:sz w:val="44"/>
            <w:szCs w:val="44"/>
            <w:lang w:val="es-PE"/>
          </w:rPr>
          <w:delText>DISEÑO CENTRADO EN EL USUARIO EN UN SISTEMA DE GESTIÓN DE RECLAMOS PARA EL SISTEMA DE SALUD DEL PERÚ</w:delText>
        </w:r>
        <w:commentRangeEnd w:id="6"/>
        <w:r w:rsidR="004105E1" w:rsidDel="002B56C0">
          <w:rPr>
            <w:rStyle w:val="Refdecomentario"/>
          </w:rPr>
          <w:commentReference w:id="6"/>
        </w:r>
      </w:del>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br w:type="page"/>
      </w:r>
    </w:p>
    <w:p w14:paraId="1D94195F" w14:textId="69AB3F32" w:rsidR="00C271AB" w:rsidRDefault="00C271AB" w:rsidP="00625BCC">
      <w:pPr>
        <w:pStyle w:val="Ttulo1"/>
      </w:pPr>
      <w:bookmarkStart w:id="8" w:name="_Toc520655612"/>
      <w:r>
        <w:lastRenderedPageBreak/>
        <w:t>Asesor de Tesis</w:t>
      </w:r>
      <w:bookmarkEnd w:id="8"/>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9" w:name="_Toc520655613"/>
      <w:r>
        <w:lastRenderedPageBreak/>
        <w:t>Dedicatoria</w:t>
      </w:r>
      <w:bookmarkEnd w:id="9"/>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10" w:name="_Toc520655614"/>
      <w:r>
        <w:lastRenderedPageBreak/>
        <w:t>Agradecimientos</w:t>
      </w:r>
      <w:bookmarkEnd w:id="10"/>
    </w:p>
    <w:p w14:paraId="32F31C6C" w14:textId="750F5F66"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ins w:id="11" w:author="Luis Fernando Llanos Zavalaga" w:date="2018-07-10T12:26:00Z">
        <w:r w:rsidR="004105E1">
          <w:rPr>
            <w:rFonts w:eastAsia="Times New Roman"/>
            <w:lang w:val="es-PE" w:eastAsia="es-PE"/>
          </w:rPr>
          <w:t>término</w:t>
        </w:r>
      </w:ins>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12" w:name="_Toc520655615"/>
      <w:r>
        <w:lastRenderedPageBreak/>
        <w:t>Fuente de Financiamiento</w:t>
      </w:r>
      <w:bookmarkEnd w:id="12"/>
    </w:p>
    <w:p w14:paraId="4E82F6B1" w14:textId="222DAC17" w:rsidR="009B7D50" w:rsidRPr="009B7D50" w:rsidRDefault="009B7D50" w:rsidP="009B7D50">
      <w:pPr>
        <w:pStyle w:val="Texto"/>
      </w:pPr>
      <w:r>
        <w:t xml:space="preserve">Esta investigación </w:t>
      </w:r>
      <w:r w:rsidR="00EF06FE">
        <w:t>se llevó a cabo gracias al financiamiento de Concytec con su programa CienciActiva.</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58BADB36" w14:textId="329DEBB5" w:rsidR="00CC32E0" w:rsidRPr="00C3723A" w:rsidRDefault="00EC2BAF" w:rsidP="00C3723A">
          <w:pPr>
            <w:pStyle w:val="TDC1"/>
            <w:rPr>
              <w:ins w:id="13" w:author="Regina Casanova" w:date="2018-07-29T19:24:00Z"/>
              <w:rFonts w:eastAsiaTheme="minorEastAsia"/>
              <w:noProof/>
              <w:sz w:val="24"/>
              <w:szCs w:val="24"/>
              <w:lang w:val="es-PE" w:eastAsia="es-PE"/>
            </w:rPr>
          </w:pPr>
          <w:r w:rsidRPr="009E6BE6">
            <w:rPr>
              <w:sz w:val="24"/>
              <w:szCs w:val="24"/>
              <w:lang w:val="es-PE"/>
            </w:rPr>
            <w:fldChar w:fldCharType="begin"/>
          </w:r>
          <w:r w:rsidR="00CB60F0" w:rsidRPr="00CC32E0">
            <w:rPr>
              <w:sz w:val="24"/>
              <w:szCs w:val="24"/>
              <w:lang w:val="es-PE"/>
            </w:rPr>
            <w:instrText xml:space="preserve"> TOC \o "1-3" \h \z </w:instrText>
          </w:r>
          <w:r w:rsidRPr="009E6BE6">
            <w:rPr>
              <w:sz w:val="24"/>
              <w:szCs w:val="24"/>
              <w:lang w:val="es-PE"/>
            </w:rPr>
            <w:fldChar w:fldCharType="separate"/>
          </w:r>
          <w:ins w:id="14" w:author="Regina Casanova" w:date="2018-07-29T19:24:00Z">
            <w:r w:rsidR="00CC32E0" w:rsidRPr="00F75055">
              <w:rPr>
                <w:rStyle w:val="Hipervnculo"/>
                <w:rFonts w:ascii="Times New Roman" w:hAnsi="Times New Roman" w:cs="Times New Roman"/>
                <w:b w:val="0"/>
                <w:noProof/>
                <w:rPrChange w:id="15" w:author="Regina Casanova" w:date="2018-07-29T19:32:00Z">
                  <w:rPr>
                    <w:rStyle w:val="Hipervnculo"/>
                    <w:noProof/>
                  </w:rPr>
                </w:rPrChange>
              </w:rPr>
              <w:fldChar w:fldCharType="begin"/>
            </w:r>
            <w:r w:rsidR="00CC32E0" w:rsidRPr="00F75055">
              <w:rPr>
                <w:rStyle w:val="Hipervnculo"/>
                <w:rFonts w:ascii="Times New Roman" w:hAnsi="Times New Roman" w:cs="Times New Roman"/>
                <w:b w:val="0"/>
                <w:noProof/>
                <w:rPrChange w:id="16" w:author="Regina Casanova" w:date="2018-07-29T19:32:00Z">
                  <w:rPr>
                    <w:rStyle w:val="Hipervnculo"/>
                    <w:noProof/>
                  </w:rPr>
                </w:rPrChange>
              </w:rPr>
              <w:instrText xml:space="preserve"> </w:instrText>
            </w:r>
            <w:r w:rsidR="00CC32E0" w:rsidRPr="00C3723A">
              <w:rPr>
                <w:noProof/>
              </w:rPr>
              <w:instrText>HYPERLINK \l "_Toc520655612"</w:instrText>
            </w:r>
            <w:r w:rsidR="00CC32E0" w:rsidRPr="00F75055">
              <w:rPr>
                <w:rStyle w:val="Hipervnculo"/>
                <w:rFonts w:ascii="Times New Roman" w:hAnsi="Times New Roman" w:cs="Times New Roman"/>
                <w:b w:val="0"/>
                <w:noProof/>
                <w:rPrChange w:id="17" w:author="Regina Casanova" w:date="2018-07-29T19:32:00Z">
                  <w:rPr>
                    <w:rStyle w:val="Hipervnculo"/>
                    <w:noProof/>
                  </w:rPr>
                </w:rPrChange>
              </w:rPr>
              <w:instrText xml:space="preserve"> </w:instrText>
            </w:r>
            <w:r w:rsidR="00CC32E0" w:rsidRPr="00F75055">
              <w:rPr>
                <w:rStyle w:val="Hipervnculo"/>
                <w:rFonts w:ascii="Times New Roman" w:hAnsi="Times New Roman" w:cs="Times New Roman"/>
                <w:b w:val="0"/>
                <w:noProof/>
                <w:rPrChange w:id="18" w:author="Regina Casanova" w:date="2018-07-29T19:32:00Z">
                  <w:rPr>
                    <w:rStyle w:val="Hipervnculo"/>
                    <w:noProof/>
                  </w:rPr>
                </w:rPrChange>
              </w:rPr>
            </w:r>
            <w:r w:rsidR="00CC32E0" w:rsidRPr="00F75055">
              <w:rPr>
                <w:rStyle w:val="Hipervnculo"/>
                <w:rFonts w:ascii="Times New Roman" w:hAnsi="Times New Roman" w:cs="Times New Roman"/>
                <w:b w:val="0"/>
                <w:noProof/>
                <w:rPrChange w:id="19" w:author="Regina Casanova" w:date="2018-07-29T19:32:00Z">
                  <w:rPr>
                    <w:rStyle w:val="Hipervnculo"/>
                    <w:noProof/>
                  </w:rPr>
                </w:rPrChange>
              </w:rPr>
              <w:fldChar w:fldCharType="separate"/>
            </w:r>
            <w:r w:rsidR="00CC32E0" w:rsidRPr="00F75055">
              <w:rPr>
                <w:rStyle w:val="Hipervnculo"/>
                <w:rFonts w:ascii="Times New Roman" w:hAnsi="Times New Roman" w:cs="Times New Roman"/>
                <w:b w:val="0"/>
                <w:noProof/>
                <w:rPrChange w:id="20" w:author="Regina Casanova" w:date="2018-07-29T19:32:00Z">
                  <w:rPr>
                    <w:rStyle w:val="Hipervnculo"/>
                    <w:noProof/>
                  </w:rPr>
                </w:rPrChange>
              </w:rPr>
              <w:t>Asesor de Tesis</w:t>
            </w:r>
            <w:r w:rsidR="00CC32E0" w:rsidRPr="00C3723A">
              <w:rPr>
                <w:noProof/>
                <w:webHidden/>
              </w:rPr>
              <w:tab/>
            </w:r>
            <w:r w:rsidR="00CC32E0" w:rsidRPr="00C3723A">
              <w:rPr>
                <w:noProof/>
                <w:webHidden/>
              </w:rPr>
              <w:fldChar w:fldCharType="begin"/>
            </w:r>
            <w:r w:rsidR="00CC32E0" w:rsidRPr="00C3723A">
              <w:rPr>
                <w:noProof/>
                <w:webHidden/>
              </w:rPr>
              <w:instrText xml:space="preserve"> PAGEREF _Toc520655612 \h </w:instrText>
            </w:r>
            <w:r w:rsidR="00CC32E0" w:rsidRPr="00C3723A">
              <w:rPr>
                <w:noProof/>
                <w:webHidden/>
              </w:rPr>
            </w:r>
          </w:ins>
          <w:r w:rsidR="00CC32E0" w:rsidRPr="00C3723A">
            <w:rPr>
              <w:noProof/>
              <w:webHidden/>
            </w:rPr>
            <w:fldChar w:fldCharType="separate"/>
          </w:r>
          <w:ins w:id="21" w:author="Regina Casanova" w:date="2018-07-29T19:24:00Z">
            <w:r w:rsidR="00CC32E0" w:rsidRPr="00C3723A">
              <w:rPr>
                <w:noProof/>
                <w:webHidden/>
              </w:rPr>
              <w:t>2</w:t>
            </w:r>
            <w:r w:rsidR="00CC32E0" w:rsidRPr="00C3723A">
              <w:rPr>
                <w:noProof/>
                <w:webHidden/>
              </w:rPr>
              <w:fldChar w:fldCharType="end"/>
            </w:r>
            <w:r w:rsidR="00CC32E0" w:rsidRPr="00F75055">
              <w:rPr>
                <w:rStyle w:val="Hipervnculo"/>
                <w:rFonts w:ascii="Times New Roman" w:hAnsi="Times New Roman" w:cs="Times New Roman"/>
                <w:b w:val="0"/>
                <w:noProof/>
                <w:rPrChange w:id="22" w:author="Regina Casanova" w:date="2018-07-29T19:32:00Z">
                  <w:rPr>
                    <w:rStyle w:val="Hipervnculo"/>
                    <w:noProof/>
                  </w:rPr>
                </w:rPrChange>
              </w:rPr>
              <w:fldChar w:fldCharType="end"/>
            </w:r>
          </w:ins>
        </w:p>
        <w:p w14:paraId="13789687" w14:textId="0E844459" w:rsidR="00CC32E0" w:rsidRPr="00C3723A" w:rsidRDefault="00CC32E0" w:rsidP="00C3723A">
          <w:pPr>
            <w:pStyle w:val="TDC1"/>
            <w:rPr>
              <w:ins w:id="23" w:author="Regina Casanova" w:date="2018-07-29T19:24:00Z"/>
              <w:rFonts w:eastAsiaTheme="minorEastAsia"/>
              <w:noProof/>
              <w:sz w:val="24"/>
              <w:szCs w:val="24"/>
              <w:lang w:val="es-PE" w:eastAsia="es-PE"/>
            </w:rPr>
          </w:pPr>
          <w:ins w:id="24" w:author="Regina Casanova" w:date="2018-07-29T19:24:00Z">
            <w:r w:rsidRPr="00F75055">
              <w:rPr>
                <w:rStyle w:val="Hipervnculo"/>
                <w:rFonts w:ascii="Times New Roman" w:hAnsi="Times New Roman" w:cs="Times New Roman"/>
                <w:b w:val="0"/>
                <w:noProof/>
                <w:rPrChange w:id="2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26" w:author="Regina Casanova" w:date="2018-07-29T19:32:00Z">
                  <w:rPr>
                    <w:rStyle w:val="Hipervnculo"/>
                    <w:noProof/>
                  </w:rPr>
                </w:rPrChange>
              </w:rPr>
              <w:instrText xml:space="preserve"> </w:instrText>
            </w:r>
            <w:r w:rsidRPr="00C3723A">
              <w:rPr>
                <w:noProof/>
              </w:rPr>
              <w:instrText>HYPERLINK \l "_Toc520655613"</w:instrText>
            </w:r>
            <w:r w:rsidRPr="00F75055">
              <w:rPr>
                <w:rStyle w:val="Hipervnculo"/>
                <w:rFonts w:ascii="Times New Roman" w:hAnsi="Times New Roman" w:cs="Times New Roman"/>
                <w:b w:val="0"/>
                <w:noProof/>
                <w:rPrChange w:id="2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28" w:author="Regina Casanova" w:date="2018-07-29T19:32:00Z">
                  <w:rPr>
                    <w:rStyle w:val="Hipervnculo"/>
                    <w:noProof/>
                  </w:rPr>
                </w:rPrChange>
              </w:rPr>
            </w:r>
            <w:r w:rsidRPr="00F75055">
              <w:rPr>
                <w:rStyle w:val="Hipervnculo"/>
                <w:rFonts w:ascii="Times New Roman" w:hAnsi="Times New Roman" w:cs="Times New Roman"/>
                <w:b w:val="0"/>
                <w:noProof/>
                <w:rPrChange w:id="2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30" w:author="Regina Casanova" w:date="2018-07-29T19:32:00Z">
                  <w:rPr>
                    <w:rStyle w:val="Hipervnculo"/>
                    <w:noProof/>
                  </w:rPr>
                </w:rPrChange>
              </w:rPr>
              <w:t>Dedicatoria</w:t>
            </w:r>
            <w:r w:rsidRPr="00C3723A">
              <w:rPr>
                <w:noProof/>
                <w:webHidden/>
              </w:rPr>
              <w:tab/>
            </w:r>
            <w:r w:rsidRPr="00C3723A">
              <w:rPr>
                <w:noProof/>
                <w:webHidden/>
              </w:rPr>
              <w:fldChar w:fldCharType="begin"/>
            </w:r>
            <w:r w:rsidRPr="00C3723A">
              <w:rPr>
                <w:noProof/>
                <w:webHidden/>
              </w:rPr>
              <w:instrText xml:space="preserve"> PAGEREF _Toc520655613 \h </w:instrText>
            </w:r>
            <w:r w:rsidRPr="00C3723A">
              <w:rPr>
                <w:noProof/>
                <w:webHidden/>
              </w:rPr>
            </w:r>
          </w:ins>
          <w:r w:rsidRPr="00C3723A">
            <w:rPr>
              <w:noProof/>
              <w:webHidden/>
            </w:rPr>
            <w:fldChar w:fldCharType="separate"/>
          </w:r>
          <w:ins w:id="31" w:author="Regina Casanova" w:date="2018-07-29T19:24:00Z">
            <w:r w:rsidRPr="00C3723A">
              <w:rPr>
                <w:noProof/>
                <w:webHidden/>
              </w:rPr>
              <w:t>3</w:t>
            </w:r>
            <w:r w:rsidRPr="00C3723A">
              <w:rPr>
                <w:noProof/>
                <w:webHidden/>
              </w:rPr>
              <w:fldChar w:fldCharType="end"/>
            </w:r>
            <w:r w:rsidRPr="00F75055">
              <w:rPr>
                <w:rStyle w:val="Hipervnculo"/>
                <w:rFonts w:ascii="Times New Roman" w:hAnsi="Times New Roman" w:cs="Times New Roman"/>
                <w:b w:val="0"/>
                <w:noProof/>
                <w:rPrChange w:id="32" w:author="Regina Casanova" w:date="2018-07-29T19:32:00Z">
                  <w:rPr>
                    <w:rStyle w:val="Hipervnculo"/>
                    <w:noProof/>
                  </w:rPr>
                </w:rPrChange>
              </w:rPr>
              <w:fldChar w:fldCharType="end"/>
            </w:r>
          </w:ins>
        </w:p>
        <w:p w14:paraId="1433640E" w14:textId="0F612B9F" w:rsidR="00CC32E0" w:rsidRPr="00C3723A" w:rsidRDefault="00CC32E0" w:rsidP="00C3723A">
          <w:pPr>
            <w:pStyle w:val="TDC1"/>
            <w:rPr>
              <w:ins w:id="33" w:author="Regina Casanova" w:date="2018-07-29T19:24:00Z"/>
              <w:rFonts w:eastAsiaTheme="minorEastAsia"/>
              <w:noProof/>
              <w:sz w:val="24"/>
              <w:szCs w:val="24"/>
              <w:lang w:val="es-PE" w:eastAsia="es-PE"/>
            </w:rPr>
          </w:pPr>
          <w:ins w:id="34" w:author="Regina Casanova" w:date="2018-07-29T19:24:00Z">
            <w:r w:rsidRPr="00F75055">
              <w:rPr>
                <w:rStyle w:val="Hipervnculo"/>
                <w:rFonts w:ascii="Times New Roman" w:hAnsi="Times New Roman" w:cs="Times New Roman"/>
                <w:b w:val="0"/>
                <w:noProof/>
                <w:rPrChange w:id="3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36" w:author="Regina Casanova" w:date="2018-07-29T19:32:00Z">
                  <w:rPr>
                    <w:rStyle w:val="Hipervnculo"/>
                    <w:noProof/>
                  </w:rPr>
                </w:rPrChange>
              </w:rPr>
              <w:instrText xml:space="preserve"> </w:instrText>
            </w:r>
            <w:r w:rsidRPr="00C3723A">
              <w:rPr>
                <w:noProof/>
              </w:rPr>
              <w:instrText>HYPERLINK \l "_Toc520655614"</w:instrText>
            </w:r>
            <w:r w:rsidRPr="00F75055">
              <w:rPr>
                <w:rStyle w:val="Hipervnculo"/>
                <w:rFonts w:ascii="Times New Roman" w:hAnsi="Times New Roman" w:cs="Times New Roman"/>
                <w:b w:val="0"/>
                <w:noProof/>
                <w:rPrChange w:id="3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38" w:author="Regina Casanova" w:date="2018-07-29T19:32:00Z">
                  <w:rPr>
                    <w:rStyle w:val="Hipervnculo"/>
                    <w:noProof/>
                  </w:rPr>
                </w:rPrChange>
              </w:rPr>
            </w:r>
            <w:r w:rsidRPr="00F75055">
              <w:rPr>
                <w:rStyle w:val="Hipervnculo"/>
                <w:rFonts w:ascii="Times New Roman" w:hAnsi="Times New Roman" w:cs="Times New Roman"/>
                <w:b w:val="0"/>
                <w:noProof/>
                <w:rPrChange w:id="3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40" w:author="Regina Casanova" w:date="2018-07-29T19:32:00Z">
                  <w:rPr>
                    <w:rStyle w:val="Hipervnculo"/>
                    <w:noProof/>
                  </w:rPr>
                </w:rPrChange>
              </w:rPr>
              <w:t>Agradecimientos</w:t>
            </w:r>
            <w:r w:rsidRPr="00C3723A">
              <w:rPr>
                <w:noProof/>
                <w:webHidden/>
              </w:rPr>
              <w:tab/>
            </w:r>
            <w:r w:rsidRPr="00C3723A">
              <w:rPr>
                <w:noProof/>
                <w:webHidden/>
              </w:rPr>
              <w:fldChar w:fldCharType="begin"/>
            </w:r>
            <w:r w:rsidRPr="00C3723A">
              <w:rPr>
                <w:noProof/>
                <w:webHidden/>
              </w:rPr>
              <w:instrText xml:space="preserve"> PAGEREF _Toc520655614 \h </w:instrText>
            </w:r>
            <w:r w:rsidRPr="00C3723A">
              <w:rPr>
                <w:noProof/>
                <w:webHidden/>
              </w:rPr>
            </w:r>
          </w:ins>
          <w:r w:rsidRPr="00C3723A">
            <w:rPr>
              <w:noProof/>
              <w:webHidden/>
            </w:rPr>
            <w:fldChar w:fldCharType="separate"/>
          </w:r>
          <w:ins w:id="41" w:author="Regina Casanova" w:date="2018-07-29T19:24:00Z">
            <w:r w:rsidRPr="00C3723A">
              <w:rPr>
                <w:noProof/>
                <w:webHidden/>
              </w:rPr>
              <w:t>4</w:t>
            </w:r>
            <w:r w:rsidRPr="00C3723A">
              <w:rPr>
                <w:noProof/>
                <w:webHidden/>
              </w:rPr>
              <w:fldChar w:fldCharType="end"/>
            </w:r>
            <w:r w:rsidRPr="00F75055">
              <w:rPr>
                <w:rStyle w:val="Hipervnculo"/>
                <w:rFonts w:ascii="Times New Roman" w:hAnsi="Times New Roman" w:cs="Times New Roman"/>
                <w:b w:val="0"/>
                <w:noProof/>
                <w:rPrChange w:id="42" w:author="Regina Casanova" w:date="2018-07-29T19:32:00Z">
                  <w:rPr>
                    <w:rStyle w:val="Hipervnculo"/>
                    <w:noProof/>
                  </w:rPr>
                </w:rPrChange>
              </w:rPr>
              <w:fldChar w:fldCharType="end"/>
            </w:r>
          </w:ins>
        </w:p>
        <w:p w14:paraId="12922A9B" w14:textId="0A4D0288" w:rsidR="00CC32E0" w:rsidRPr="00C3723A" w:rsidRDefault="00CC32E0" w:rsidP="00C3723A">
          <w:pPr>
            <w:pStyle w:val="TDC1"/>
            <w:rPr>
              <w:ins w:id="43" w:author="Regina Casanova" w:date="2018-07-29T19:24:00Z"/>
              <w:rFonts w:eastAsiaTheme="minorEastAsia"/>
              <w:noProof/>
              <w:sz w:val="24"/>
              <w:szCs w:val="24"/>
              <w:lang w:val="es-PE" w:eastAsia="es-PE"/>
            </w:rPr>
          </w:pPr>
          <w:ins w:id="44" w:author="Regina Casanova" w:date="2018-07-29T19:24:00Z">
            <w:r w:rsidRPr="00F75055">
              <w:rPr>
                <w:rStyle w:val="Hipervnculo"/>
                <w:rFonts w:ascii="Times New Roman" w:hAnsi="Times New Roman" w:cs="Times New Roman"/>
                <w:b w:val="0"/>
                <w:noProof/>
                <w:rPrChange w:id="4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46" w:author="Regina Casanova" w:date="2018-07-29T19:32:00Z">
                  <w:rPr>
                    <w:rStyle w:val="Hipervnculo"/>
                    <w:noProof/>
                  </w:rPr>
                </w:rPrChange>
              </w:rPr>
              <w:instrText xml:space="preserve"> </w:instrText>
            </w:r>
            <w:r w:rsidRPr="00C3723A">
              <w:rPr>
                <w:noProof/>
              </w:rPr>
              <w:instrText>HYPERLINK \l "_Toc520655615"</w:instrText>
            </w:r>
            <w:r w:rsidRPr="00F75055">
              <w:rPr>
                <w:rStyle w:val="Hipervnculo"/>
                <w:rFonts w:ascii="Times New Roman" w:hAnsi="Times New Roman" w:cs="Times New Roman"/>
                <w:b w:val="0"/>
                <w:noProof/>
                <w:rPrChange w:id="4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48" w:author="Regina Casanova" w:date="2018-07-29T19:32:00Z">
                  <w:rPr>
                    <w:rStyle w:val="Hipervnculo"/>
                    <w:noProof/>
                  </w:rPr>
                </w:rPrChange>
              </w:rPr>
            </w:r>
            <w:r w:rsidRPr="00F75055">
              <w:rPr>
                <w:rStyle w:val="Hipervnculo"/>
                <w:rFonts w:ascii="Times New Roman" w:hAnsi="Times New Roman" w:cs="Times New Roman"/>
                <w:b w:val="0"/>
                <w:noProof/>
                <w:rPrChange w:id="4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50" w:author="Regina Casanova" w:date="2018-07-29T19:32:00Z">
                  <w:rPr>
                    <w:rStyle w:val="Hipervnculo"/>
                    <w:noProof/>
                  </w:rPr>
                </w:rPrChange>
              </w:rPr>
              <w:t>Fuente de Financiamiento</w:t>
            </w:r>
            <w:r w:rsidRPr="00C3723A">
              <w:rPr>
                <w:noProof/>
                <w:webHidden/>
              </w:rPr>
              <w:tab/>
            </w:r>
            <w:r w:rsidRPr="00C3723A">
              <w:rPr>
                <w:noProof/>
                <w:webHidden/>
              </w:rPr>
              <w:fldChar w:fldCharType="begin"/>
            </w:r>
            <w:r w:rsidRPr="00C3723A">
              <w:rPr>
                <w:noProof/>
                <w:webHidden/>
              </w:rPr>
              <w:instrText xml:space="preserve"> PAGEREF _Toc520655615 \h </w:instrText>
            </w:r>
            <w:r w:rsidRPr="00C3723A">
              <w:rPr>
                <w:noProof/>
                <w:webHidden/>
              </w:rPr>
            </w:r>
          </w:ins>
          <w:r w:rsidRPr="00C3723A">
            <w:rPr>
              <w:noProof/>
              <w:webHidden/>
            </w:rPr>
            <w:fldChar w:fldCharType="separate"/>
          </w:r>
          <w:ins w:id="51" w:author="Regina Casanova" w:date="2018-07-29T19:24:00Z">
            <w:r w:rsidRPr="00C3723A">
              <w:rPr>
                <w:noProof/>
                <w:webHidden/>
              </w:rPr>
              <w:t>5</w:t>
            </w:r>
            <w:r w:rsidRPr="00C3723A">
              <w:rPr>
                <w:noProof/>
                <w:webHidden/>
              </w:rPr>
              <w:fldChar w:fldCharType="end"/>
            </w:r>
            <w:r w:rsidRPr="00F75055">
              <w:rPr>
                <w:rStyle w:val="Hipervnculo"/>
                <w:rFonts w:ascii="Times New Roman" w:hAnsi="Times New Roman" w:cs="Times New Roman"/>
                <w:b w:val="0"/>
                <w:noProof/>
                <w:rPrChange w:id="52" w:author="Regina Casanova" w:date="2018-07-29T19:32:00Z">
                  <w:rPr>
                    <w:rStyle w:val="Hipervnculo"/>
                    <w:noProof/>
                  </w:rPr>
                </w:rPrChange>
              </w:rPr>
              <w:fldChar w:fldCharType="end"/>
            </w:r>
          </w:ins>
        </w:p>
        <w:p w14:paraId="0C7934A8" w14:textId="7C8A0BC3" w:rsidR="00CC32E0" w:rsidRPr="00C3723A" w:rsidRDefault="00CC32E0" w:rsidP="00C3723A">
          <w:pPr>
            <w:pStyle w:val="TDC1"/>
            <w:rPr>
              <w:ins w:id="53" w:author="Regina Casanova" w:date="2018-07-29T19:24:00Z"/>
              <w:rFonts w:eastAsiaTheme="minorEastAsia"/>
              <w:noProof/>
              <w:sz w:val="24"/>
              <w:szCs w:val="24"/>
              <w:lang w:val="es-PE" w:eastAsia="es-PE"/>
            </w:rPr>
          </w:pPr>
          <w:ins w:id="54" w:author="Regina Casanova" w:date="2018-07-29T19:24:00Z">
            <w:r w:rsidRPr="00F75055">
              <w:rPr>
                <w:rStyle w:val="Hipervnculo"/>
                <w:rFonts w:ascii="Times New Roman" w:hAnsi="Times New Roman" w:cs="Times New Roman"/>
                <w:b w:val="0"/>
                <w:noProof/>
                <w:rPrChange w:id="5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56" w:author="Regina Casanova" w:date="2018-07-29T19:32:00Z">
                  <w:rPr>
                    <w:rStyle w:val="Hipervnculo"/>
                    <w:noProof/>
                  </w:rPr>
                </w:rPrChange>
              </w:rPr>
              <w:instrText xml:space="preserve"> </w:instrText>
            </w:r>
            <w:r w:rsidRPr="00C3723A">
              <w:rPr>
                <w:noProof/>
              </w:rPr>
              <w:instrText>HYPERLINK \l "_Toc520655616"</w:instrText>
            </w:r>
            <w:r w:rsidRPr="00F75055">
              <w:rPr>
                <w:rStyle w:val="Hipervnculo"/>
                <w:rFonts w:ascii="Times New Roman" w:hAnsi="Times New Roman" w:cs="Times New Roman"/>
                <w:b w:val="0"/>
                <w:noProof/>
                <w:rPrChange w:id="5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58" w:author="Regina Casanova" w:date="2018-07-29T19:32:00Z">
                  <w:rPr>
                    <w:rStyle w:val="Hipervnculo"/>
                    <w:noProof/>
                  </w:rPr>
                </w:rPrChange>
              </w:rPr>
            </w:r>
            <w:r w:rsidRPr="00F75055">
              <w:rPr>
                <w:rStyle w:val="Hipervnculo"/>
                <w:rFonts w:ascii="Times New Roman" w:hAnsi="Times New Roman" w:cs="Times New Roman"/>
                <w:b w:val="0"/>
                <w:noProof/>
                <w:rPrChange w:id="5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60" w:author="Regina Casanova" w:date="2018-07-29T19:32:00Z">
                  <w:rPr>
                    <w:rStyle w:val="Hipervnculo"/>
                    <w:noProof/>
                  </w:rPr>
                </w:rPrChange>
              </w:rPr>
              <w:t>Listado de Acrónimos</w:t>
            </w:r>
            <w:r w:rsidRPr="00C3723A">
              <w:rPr>
                <w:noProof/>
                <w:webHidden/>
              </w:rPr>
              <w:tab/>
            </w:r>
            <w:r w:rsidRPr="00C3723A">
              <w:rPr>
                <w:noProof/>
                <w:webHidden/>
              </w:rPr>
              <w:fldChar w:fldCharType="begin"/>
            </w:r>
            <w:r w:rsidRPr="00C3723A">
              <w:rPr>
                <w:noProof/>
                <w:webHidden/>
              </w:rPr>
              <w:instrText xml:space="preserve"> PAGEREF _Toc520655616 \h </w:instrText>
            </w:r>
            <w:r w:rsidRPr="00C3723A">
              <w:rPr>
                <w:noProof/>
                <w:webHidden/>
              </w:rPr>
            </w:r>
          </w:ins>
          <w:r w:rsidRPr="00C3723A">
            <w:rPr>
              <w:noProof/>
              <w:webHidden/>
            </w:rPr>
            <w:fldChar w:fldCharType="separate"/>
          </w:r>
          <w:ins w:id="61" w:author="Regina Casanova" w:date="2018-07-29T19:24:00Z">
            <w:r w:rsidRPr="00C3723A">
              <w:rPr>
                <w:noProof/>
                <w:webHidden/>
              </w:rPr>
              <w:t>11</w:t>
            </w:r>
            <w:r w:rsidRPr="00C3723A">
              <w:rPr>
                <w:noProof/>
                <w:webHidden/>
              </w:rPr>
              <w:fldChar w:fldCharType="end"/>
            </w:r>
            <w:r w:rsidRPr="00F75055">
              <w:rPr>
                <w:rStyle w:val="Hipervnculo"/>
                <w:rFonts w:ascii="Times New Roman" w:hAnsi="Times New Roman" w:cs="Times New Roman"/>
                <w:b w:val="0"/>
                <w:noProof/>
                <w:rPrChange w:id="62" w:author="Regina Casanova" w:date="2018-07-29T19:32:00Z">
                  <w:rPr>
                    <w:rStyle w:val="Hipervnculo"/>
                    <w:noProof/>
                  </w:rPr>
                </w:rPrChange>
              </w:rPr>
              <w:fldChar w:fldCharType="end"/>
            </w:r>
          </w:ins>
        </w:p>
        <w:p w14:paraId="20E5DB4A" w14:textId="1A05DB9C" w:rsidR="00CC32E0" w:rsidRPr="00C3723A" w:rsidRDefault="00CC32E0" w:rsidP="00C3723A">
          <w:pPr>
            <w:pStyle w:val="TDC1"/>
            <w:rPr>
              <w:ins w:id="63" w:author="Regina Casanova" w:date="2018-07-29T19:24:00Z"/>
              <w:rFonts w:eastAsiaTheme="minorEastAsia"/>
              <w:noProof/>
              <w:sz w:val="24"/>
              <w:szCs w:val="24"/>
              <w:lang w:val="es-PE" w:eastAsia="es-PE"/>
            </w:rPr>
          </w:pPr>
          <w:ins w:id="64" w:author="Regina Casanova" w:date="2018-07-29T19:24:00Z">
            <w:r w:rsidRPr="00F75055">
              <w:rPr>
                <w:rStyle w:val="Hipervnculo"/>
                <w:rFonts w:ascii="Times New Roman" w:hAnsi="Times New Roman" w:cs="Times New Roman"/>
                <w:b w:val="0"/>
                <w:noProof/>
                <w:rPrChange w:id="6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66" w:author="Regina Casanova" w:date="2018-07-29T19:32:00Z">
                  <w:rPr>
                    <w:rStyle w:val="Hipervnculo"/>
                    <w:noProof/>
                  </w:rPr>
                </w:rPrChange>
              </w:rPr>
              <w:instrText xml:space="preserve"> </w:instrText>
            </w:r>
            <w:r w:rsidRPr="00C3723A">
              <w:rPr>
                <w:noProof/>
              </w:rPr>
              <w:instrText>HYPERLINK \l "_Toc520655617"</w:instrText>
            </w:r>
            <w:r w:rsidRPr="00F75055">
              <w:rPr>
                <w:rStyle w:val="Hipervnculo"/>
                <w:rFonts w:ascii="Times New Roman" w:hAnsi="Times New Roman" w:cs="Times New Roman"/>
                <w:b w:val="0"/>
                <w:noProof/>
                <w:rPrChange w:id="6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68" w:author="Regina Casanova" w:date="2018-07-29T19:32:00Z">
                  <w:rPr>
                    <w:rStyle w:val="Hipervnculo"/>
                    <w:noProof/>
                  </w:rPr>
                </w:rPrChange>
              </w:rPr>
            </w:r>
            <w:r w:rsidRPr="00F75055">
              <w:rPr>
                <w:rStyle w:val="Hipervnculo"/>
                <w:rFonts w:ascii="Times New Roman" w:hAnsi="Times New Roman" w:cs="Times New Roman"/>
                <w:b w:val="0"/>
                <w:noProof/>
                <w:rPrChange w:id="6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70" w:author="Regina Casanova" w:date="2018-07-29T19:32:00Z">
                  <w:rPr>
                    <w:rStyle w:val="Hipervnculo"/>
                    <w:noProof/>
                  </w:rPr>
                </w:rPrChange>
              </w:rPr>
              <w:t>Resumen</w:t>
            </w:r>
            <w:r w:rsidRPr="00C3723A">
              <w:rPr>
                <w:noProof/>
                <w:webHidden/>
              </w:rPr>
              <w:tab/>
            </w:r>
            <w:r w:rsidRPr="00C3723A">
              <w:rPr>
                <w:noProof/>
                <w:webHidden/>
              </w:rPr>
              <w:fldChar w:fldCharType="begin"/>
            </w:r>
            <w:r w:rsidRPr="00C3723A">
              <w:rPr>
                <w:noProof/>
                <w:webHidden/>
              </w:rPr>
              <w:instrText xml:space="preserve"> PAGEREF _Toc520655617 \h </w:instrText>
            </w:r>
            <w:r w:rsidRPr="00C3723A">
              <w:rPr>
                <w:noProof/>
                <w:webHidden/>
              </w:rPr>
            </w:r>
          </w:ins>
          <w:r w:rsidRPr="00C3723A">
            <w:rPr>
              <w:noProof/>
              <w:webHidden/>
            </w:rPr>
            <w:fldChar w:fldCharType="separate"/>
          </w:r>
          <w:ins w:id="71" w:author="Regina Casanova" w:date="2018-07-29T19:24:00Z">
            <w:r w:rsidRPr="00C3723A">
              <w:rPr>
                <w:noProof/>
                <w:webHidden/>
              </w:rPr>
              <w:t>12</w:t>
            </w:r>
            <w:r w:rsidRPr="00C3723A">
              <w:rPr>
                <w:noProof/>
                <w:webHidden/>
              </w:rPr>
              <w:fldChar w:fldCharType="end"/>
            </w:r>
            <w:r w:rsidRPr="00F75055">
              <w:rPr>
                <w:rStyle w:val="Hipervnculo"/>
                <w:rFonts w:ascii="Times New Roman" w:hAnsi="Times New Roman" w:cs="Times New Roman"/>
                <w:b w:val="0"/>
                <w:noProof/>
                <w:rPrChange w:id="72" w:author="Regina Casanova" w:date="2018-07-29T19:32:00Z">
                  <w:rPr>
                    <w:rStyle w:val="Hipervnculo"/>
                    <w:noProof/>
                  </w:rPr>
                </w:rPrChange>
              </w:rPr>
              <w:fldChar w:fldCharType="end"/>
            </w:r>
          </w:ins>
        </w:p>
        <w:p w14:paraId="2D1A5996" w14:textId="0E2C252F" w:rsidR="00CC32E0" w:rsidRPr="00C3723A" w:rsidRDefault="00CC32E0" w:rsidP="00C3723A">
          <w:pPr>
            <w:pStyle w:val="TDC1"/>
            <w:rPr>
              <w:ins w:id="73" w:author="Regina Casanova" w:date="2018-07-29T19:24:00Z"/>
              <w:rFonts w:eastAsiaTheme="minorEastAsia"/>
              <w:noProof/>
              <w:sz w:val="24"/>
              <w:szCs w:val="24"/>
              <w:lang w:val="es-PE" w:eastAsia="es-PE"/>
            </w:rPr>
          </w:pPr>
          <w:ins w:id="74" w:author="Regina Casanova" w:date="2018-07-29T19:24:00Z">
            <w:r w:rsidRPr="00F75055">
              <w:rPr>
                <w:rStyle w:val="Hipervnculo"/>
                <w:rFonts w:ascii="Times New Roman" w:hAnsi="Times New Roman" w:cs="Times New Roman"/>
                <w:b w:val="0"/>
                <w:noProof/>
                <w:rPrChange w:id="7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76" w:author="Regina Casanova" w:date="2018-07-29T19:32:00Z">
                  <w:rPr>
                    <w:rStyle w:val="Hipervnculo"/>
                    <w:noProof/>
                  </w:rPr>
                </w:rPrChange>
              </w:rPr>
              <w:instrText xml:space="preserve"> </w:instrText>
            </w:r>
            <w:r w:rsidRPr="00C3723A">
              <w:rPr>
                <w:noProof/>
              </w:rPr>
              <w:instrText>HYPERLINK \l "_Toc520655618"</w:instrText>
            </w:r>
            <w:r w:rsidRPr="00F75055">
              <w:rPr>
                <w:rStyle w:val="Hipervnculo"/>
                <w:rFonts w:ascii="Times New Roman" w:hAnsi="Times New Roman" w:cs="Times New Roman"/>
                <w:b w:val="0"/>
                <w:noProof/>
                <w:rPrChange w:id="7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78" w:author="Regina Casanova" w:date="2018-07-29T19:32:00Z">
                  <w:rPr>
                    <w:rStyle w:val="Hipervnculo"/>
                    <w:noProof/>
                  </w:rPr>
                </w:rPrChange>
              </w:rPr>
            </w:r>
            <w:r w:rsidRPr="00F75055">
              <w:rPr>
                <w:rStyle w:val="Hipervnculo"/>
                <w:rFonts w:ascii="Times New Roman" w:hAnsi="Times New Roman" w:cs="Times New Roman"/>
                <w:b w:val="0"/>
                <w:noProof/>
                <w:rPrChange w:id="7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80" w:author="Regina Casanova" w:date="2018-07-29T19:32:00Z">
                  <w:rPr>
                    <w:rStyle w:val="Hipervnculo"/>
                    <w:noProof/>
                  </w:rPr>
                </w:rPrChange>
              </w:rPr>
              <w:t>Introducción</w:t>
            </w:r>
            <w:r w:rsidRPr="00C3723A">
              <w:rPr>
                <w:noProof/>
                <w:webHidden/>
              </w:rPr>
              <w:tab/>
            </w:r>
            <w:r w:rsidRPr="00C3723A">
              <w:rPr>
                <w:noProof/>
                <w:webHidden/>
              </w:rPr>
              <w:fldChar w:fldCharType="begin"/>
            </w:r>
            <w:r w:rsidRPr="00C3723A">
              <w:rPr>
                <w:noProof/>
                <w:webHidden/>
              </w:rPr>
              <w:instrText xml:space="preserve"> PAGEREF _Toc520655618 \h </w:instrText>
            </w:r>
            <w:r w:rsidRPr="00C3723A">
              <w:rPr>
                <w:noProof/>
                <w:webHidden/>
              </w:rPr>
            </w:r>
          </w:ins>
          <w:r w:rsidRPr="00C3723A">
            <w:rPr>
              <w:noProof/>
              <w:webHidden/>
            </w:rPr>
            <w:fldChar w:fldCharType="separate"/>
          </w:r>
          <w:ins w:id="81" w:author="Regina Casanova" w:date="2018-07-29T19:24:00Z">
            <w:r w:rsidRPr="00C3723A">
              <w:rPr>
                <w:noProof/>
                <w:webHidden/>
              </w:rPr>
              <w:t>14</w:t>
            </w:r>
            <w:r w:rsidRPr="00C3723A">
              <w:rPr>
                <w:noProof/>
                <w:webHidden/>
              </w:rPr>
              <w:fldChar w:fldCharType="end"/>
            </w:r>
            <w:r w:rsidRPr="00F75055">
              <w:rPr>
                <w:rStyle w:val="Hipervnculo"/>
                <w:rFonts w:ascii="Times New Roman" w:hAnsi="Times New Roman" w:cs="Times New Roman"/>
                <w:b w:val="0"/>
                <w:noProof/>
                <w:rPrChange w:id="82" w:author="Regina Casanova" w:date="2018-07-29T19:32:00Z">
                  <w:rPr>
                    <w:rStyle w:val="Hipervnculo"/>
                    <w:noProof/>
                  </w:rPr>
                </w:rPrChange>
              </w:rPr>
              <w:fldChar w:fldCharType="end"/>
            </w:r>
          </w:ins>
        </w:p>
        <w:p w14:paraId="66EB8FB4" w14:textId="28463D08" w:rsidR="00CC32E0" w:rsidRPr="00C3723A" w:rsidRDefault="00CC32E0" w:rsidP="00C3723A">
          <w:pPr>
            <w:pStyle w:val="TDC1"/>
            <w:rPr>
              <w:ins w:id="83" w:author="Regina Casanova" w:date="2018-07-29T19:24:00Z"/>
              <w:rFonts w:eastAsiaTheme="minorEastAsia"/>
              <w:noProof/>
              <w:sz w:val="24"/>
              <w:szCs w:val="24"/>
              <w:lang w:val="es-PE" w:eastAsia="es-PE"/>
            </w:rPr>
          </w:pPr>
          <w:ins w:id="84" w:author="Regina Casanova" w:date="2018-07-29T19:24:00Z">
            <w:r w:rsidRPr="00F75055">
              <w:rPr>
                <w:rStyle w:val="Hipervnculo"/>
                <w:rFonts w:ascii="Times New Roman" w:hAnsi="Times New Roman" w:cs="Times New Roman"/>
                <w:b w:val="0"/>
                <w:noProof/>
                <w:rPrChange w:id="8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86" w:author="Regina Casanova" w:date="2018-07-29T19:32:00Z">
                  <w:rPr>
                    <w:rStyle w:val="Hipervnculo"/>
                    <w:noProof/>
                  </w:rPr>
                </w:rPrChange>
              </w:rPr>
              <w:instrText xml:space="preserve"> </w:instrText>
            </w:r>
            <w:r w:rsidRPr="00C3723A">
              <w:rPr>
                <w:noProof/>
              </w:rPr>
              <w:instrText>HYPERLINK \l "_Toc520655619"</w:instrText>
            </w:r>
            <w:r w:rsidRPr="00F75055">
              <w:rPr>
                <w:rStyle w:val="Hipervnculo"/>
                <w:rFonts w:ascii="Times New Roman" w:hAnsi="Times New Roman" w:cs="Times New Roman"/>
                <w:b w:val="0"/>
                <w:noProof/>
                <w:rPrChange w:id="8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88" w:author="Regina Casanova" w:date="2018-07-29T19:32:00Z">
                  <w:rPr>
                    <w:rStyle w:val="Hipervnculo"/>
                    <w:noProof/>
                  </w:rPr>
                </w:rPrChange>
              </w:rPr>
            </w:r>
            <w:r w:rsidRPr="00F75055">
              <w:rPr>
                <w:rStyle w:val="Hipervnculo"/>
                <w:rFonts w:ascii="Times New Roman" w:hAnsi="Times New Roman" w:cs="Times New Roman"/>
                <w:b w:val="0"/>
                <w:noProof/>
                <w:rPrChange w:id="8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90" w:author="Regina Casanova" w:date="2018-07-29T19:32:00Z">
                  <w:rPr>
                    <w:rStyle w:val="Hipervnculo"/>
                    <w:noProof/>
                  </w:rPr>
                </w:rPrChange>
              </w:rPr>
              <w:t>Planteamiento del Problema</w:t>
            </w:r>
            <w:r w:rsidRPr="00C3723A">
              <w:rPr>
                <w:noProof/>
                <w:webHidden/>
              </w:rPr>
              <w:tab/>
            </w:r>
            <w:r w:rsidRPr="00C3723A">
              <w:rPr>
                <w:noProof/>
                <w:webHidden/>
              </w:rPr>
              <w:fldChar w:fldCharType="begin"/>
            </w:r>
            <w:r w:rsidRPr="00C3723A">
              <w:rPr>
                <w:noProof/>
                <w:webHidden/>
              </w:rPr>
              <w:instrText xml:space="preserve"> PAGEREF _Toc520655619 \h </w:instrText>
            </w:r>
            <w:r w:rsidRPr="00C3723A">
              <w:rPr>
                <w:noProof/>
                <w:webHidden/>
              </w:rPr>
            </w:r>
          </w:ins>
          <w:r w:rsidRPr="00C3723A">
            <w:rPr>
              <w:noProof/>
              <w:webHidden/>
            </w:rPr>
            <w:fldChar w:fldCharType="separate"/>
          </w:r>
          <w:ins w:id="91" w:author="Regina Casanova" w:date="2018-07-29T19:24:00Z">
            <w:r w:rsidRPr="00C3723A">
              <w:rPr>
                <w:noProof/>
                <w:webHidden/>
              </w:rPr>
              <w:t>16</w:t>
            </w:r>
            <w:r w:rsidRPr="00C3723A">
              <w:rPr>
                <w:noProof/>
                <w:webHidden/>
              </w:rPr>
              <w:fldChar w:fldCharType="end"/>
            </w:r>
            <w:r w:rsidRPr="00F75055">
              <w:rPr>
                <w:rStyle w:val="Hipervnculo"/>
                <w:rFonts w:ascii="Times New Roman" w:hAnsi="Times New Roman" w:cs="Times New Roman"/>
                <w:b w:val="0"/>
                <w:noProof/>
                <w:rPrChange w:id="92" w:author="Regina Casanova" w:date="2018-07-29T19:32:00Z">
                  <w:rPr>
                    <w:rStyle w:val="Hipervnculo"/>
                    <w:noProof/>
                  </w:rPr>
                </w:rPrChange>
              </w:rPr>
              <w:fldChar w:fldCharType="end"/>
            </w:r>
          </w:ins>
        </w:p>
        <w:p w14:paraId="75F4DFC7" w14:textId="60FCB72E" w:rsidR="00CC32E0" w:rsidRPr="00C3723A" w:rsidRDefault="00CC32E0" w:rsidP="00C3723A">
          <w:pPr>
            <w:pStyle w:val="TDC1"/>
            <w:rPr>
              <w:ins w:id="93" w:author="Regina Casanova" w:date="2018-07-29T19:24:00Z"/>
              <w:rFonts w:eastAsiaTheme="minorEastAsia"/>
              <w:noProof/>
              <w:sz w:val="24"/>
              <w:szCs w:val="24"/>
              <w:lang w:val="es-PE" w:eastAsia="es-PE"/>
            </w:rPr>
          </w:pPr>
          <w:ins w:id="94" w:author="Regina Casanova" w:date="2018-07-29T19:24:00Z">
            <w:r w:rsidRPr="00F75055">
              <w:rPr>
                <w:rStyle w:val="Hipervnculo"/>
                <w:rFonts w:ascii="Times New Roman" w:hAnsi="Times New Roman" w:cs="Times New Roman"/>
                <w:b w:val="0"/>
                <w:noProof/>
                <w:rPrChange w:id="95"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96" w:author="Regina Casanova" w:date="2018-07-29T19:32:00Z">
                  <w:rPr>
                    <w:rStyle w:val="Hipervnculo"/>
                    <w:noProof/>
                  </w:rPr>
                </w:rPrChange>
              </w:rPr>
              <w:instrText xml:space="preserve"> </w:instrText>
            </w:r>
            <w:r w:rsidRPr="00C3723A">
              <w:rPr>
                <w:noProof/>
              </w:rPr>
              <w:instrText>HYPERLINK \l "_Toc520655620"</w:instrText>
            </w:r>
            <w:r w:rsidRPr="00F75055">
              <w:rPr>
                <w:rStyle w:val="Hipervnculo"/>
                <w:rFonts w:ascii="Times New Roman" w:hAnsi="Times New Roman" w:cs="Times New Roman"/>
                <w:b w:val="0"/>
                <w:noProof/>
                <w:rPrChange w:id="97"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98" w:author="Regina Casanova" w:date="2018-07-29T19:32:00Z">
                  <w:rPr>
                    <w:rStyle w:val="Hipervnculo"/>
                    <w:noProof/>
                  </w:rPr>
                </w:rPrChange>
              </w:rPr>
            </w:r>
            <w:r w:rsidRPr="00F75055">
              <w:rPr>
                <w:rStyle w:val="Hipervnculo"/>
                <w:rFonts w:ascii="Times New Roman" w:hAnsi="Times New Roman" w:cs="Times New Roman"/>
                <w:b w:val="0"/>
                <w:noProof/>
                <w:rPrChange w:id="99"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100" w:author="Regina Casanova" w:date="2018-07-29T19:32:00Z">
                  <w:rPr>
                    <w:rStyle w:val="Hipervnculo"/>
                    <w:noProof/>
                  </w:rPr>
                </w:rPrChange>
              </w:rPr>
              <w:t>Marco Teórico</w:t>
            </w:r>
            <w:r w:rsidRPr="00C3723A">
              <w:rPr>
                <w:noProof/>
                <w:webHidden/>
              </w:rPr>
              <w:tab/>
            </w:r>
            <w:r w:rsidRPr="00C3723A">
              <w:rPr>
                <w:noProof/>
                <w:webHidden/>
              </w:rPr>
              <w:fldChar w:fldCharType="begin"/>
            </w:r>
            <w:r w:rsidRPr="00C3723A">
              <w:rPr>
                <w:noProof/>
                <w:webHidden/>
              </w:rPr>
              <w:instrText xml:space="preserve"> PAGEREF _Toc520655620 \h </w:instrText>
            </w:r>
            <w:r w:rsidRPr="00C3723A">
              <w:rPr>
                <w:noProof/>
                <w:webHidden/>
              </w:rPr>
            </w:r>
          </w:ins>
          <w:r w:rsidRPr="00C3723A">
            <w:rPr>
              <w:noProof/>
              <w:webHidden/>
            </w:rPr>
            <w:fldChar w:fldCharType="separate"/>
          </w:r>
          <w:ins w:id="101" w:author="Regina Casanova" w:date="2018-07-29T19:24:00Z">
            <w:r w:rsidRPr="00C3723A">
              <w:rPr>
                <w:noProof/>
                <w:webHidden/>
              </w:rPr>
              <w:t>18</w:t>
            </w:r>
            <w:r w:rsidRPr="00C3723A">
              <w:rPr>
                <w:noProof/>
                <w:webHidden/>
              </w:rPr>
              <w:fldChar w:fldCharType="end"/>
            </w:r>
            <w:r w:rsidRPr="00F75055">
              <w:rPr>
                <w:rStyle w:val="Hipervnculo"/>
                <w:rFonts w:ascii="Times New Roman" w:hAnsi="Times New Roman" w:cs="Times New Roman"/>
                <w:b w:val="0"/>
                <w:noProof/>
                <w:rPrChange w:id="102" w:author="Regina Casanova" w:date="2018-07-29T19:32:00Z">
                  <w:rPr>
                    <w:rStyle w:val="Hipervnculo"/>
                    <w:noProof/>
                  </w:rPr>
                </w:rPrChange>
              </w:rPr>
              <w:fldChar w:fldCharType="end"/>
            </w:r>
          </w:ins>
        </w:p>
        <w:p w14:paraId="4E39CB01" w14:textId="4FEE445D" w:rsidR="00CC32E0" w:rsidRPr="00F75055" w:rsidRDefault="00CC32E0" w:rsidP="00CC32E0">
          <w:pPr>
            <w:pStyle w:val="TDC2"/>
            <w:rPr>
              <w:ins w:id="103" w:author="Regina Casanova" w:date="2018-07-29T19:24:00Z"/>
              <w:rFonts w:ascii="Times New Roman" w:eastAsiaTheme="minorEastAsia" w:hAnsi="Times New Roman" w:cs="Times New Roman"/>
              <w:noProof/>
              <w:sz w:val="24"/>
              <w:szCs w:val="24"/>
              <w:lang w:val="es-PE" w:eastAsia="es-PE"/>
              <w:rPrChange w:id="104" w:author="Regina Casanova" w:date="2018-07-29T19:32:00Z">
                <w:rPr>
                  <w:ins w:id="105" w:author="Regina Casanova" w:date="2018-07-29T19:24:00Z"/>
                  <w:rFonts w:eastAsiaTheme="minorEastAsia" w:cstheme="minorBidi"/>
                  <w:noProof/>
                  <w:sz w:val="24"/>
                  <w:szCs w:val="24"/>
                  <w:lang w:val="es-PE" w:eastAsia="es-PE"/>
                </w:rPr>
              </w:rPrChange>
            </w:rPr>
          </w:pPr>
          <w:ins w:id="106" w:author="Regina Casanova" w:date="2018-07-29T19:24:00Z">
            <w:r w:rsidRPr="00F75055">
              <w:rPr>
                <w:rStyle w:val="Hipervnculo"/>
                <w:rFonts w:ascii="Times New Roman" w:hAnsi="Times New Roman" w:cs="Times New Roman"/>
                <w:noProof/>
                <w:rPrChange w:id="107" w:author="Regina Casanova" w:date="2018-07-29T19:32:00Z">
                  <w:rPr>
                    <w:rStyle w:val="Hipervnculo"/>
                    <w:noProof/>
                  </w:rPr>
                </w:rPrChange>
              </w:rPr>
              <w:fldChar w:fldCharType="begin"/>
            </w:r>
            <w:r w:rsidRPr="00F75055">
              <w:rPr>
                <w:rStyle w:val="Hipervnculo"/>
                <w:rFonts w:ascii="Times New Roman" w:hAnsi="Times New Roman" w:cs="Times New Roman"/>
                <w:noProof/>
                <w:rPrChange w:id="108" w:author="Regina Casanova" w:date="2018-07-29T19:32:00Z">
                  <w:rPr>
                    <w:rStyle w:val="Hipervnculo"/>
                    <w:noProof/>
                  </w:rPr>
                </w:rPrChange>
              </w:rPr>
              <w:instrText xml:space="preserve"> </w:instrText>
            </w:r>
            <w:r w:rsidRPr="00F75055">
              <w:rPr>
                <w:rFonts w:ascii="Times New Roman" w:hAnsi="Times New Roman" w:cs="Times New Roman"/>
                <w:noProof/>
                <w:rPrChange w:id="109" w:author="Regina Casanova" w:date="2018-07-29T19:32:00Z">
                  <w:rPr>
                    <w:noProof/>
                  </w:rPr>
                </w:rPrChange>
              </w:rPr>
              <w:instrText>HYPERLINK \l "_Toc520655621"</w:instrText>
            </w:r>
            <w:r w:rsidRPr="00F75055">
              <w:rPr>
                <w:rStyle w:val="Hipervnculo"/>
                <w:rFonts w:ascii="Times New Roman" w:hAnsi="Times New Roman" w:cs="Times New Roman"/>
                <w:noProof/>
                <w:rPrChange w:id="110"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11" w:author="Regina Casanova" w:date="2018-07-29T19:32:00Z">
                  <w:rPr>
                    <w:rStyle w:val="Hipervnculo"/>
                    <w:noProof/>
                  </w:rPr>
                </w:rPrChange>
              </w:rPr>
            </w:r>
            <w:r w:rsidRPr="00F75055">
              <w:rPr>
                <w:rStyle w:val="Hipervnculo"/>
                <w:rFonts w:ascii="Times New Roman" w:hAnsi="Times New Roman" w:cs="Times New Roman"/>
                <w:noProof/>
                <w:rPrChange w:id="112"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13" w:author="Regina Casanova" w:date="2018-07-29T19:32:00Z">
                  <w:rPr>
                    <w:rStyle w:val="Hipervnculo"/>
                    <w:noProof/>
                    <w:lang w:val="es-PE"/>
                  </w:rPr>
                </w:rPrChange>
              </w:rPr>
              <w:t>I.</w:t>
            </w:r>
            <w:r w:rsidRPr="00F75055">
              <w:rPr>
                <w:rFonts w:ascii="Times New Roman" w:eastAsiaTheme="minorEastAsia" w:hAnsi="Times New Roman" w:cs="Times New Roman"/>
                <w:noProof/>
                <w:sz w:val="24"/>
                <w:szCs w:val="24"/>
                <w:lang w:val="es-PE" w:eastAsia="es-PE"/>
                <w:rPrChange w:id="11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15" w:author="Regina Casanova" w:date="2018-07-29T19:32:00Z">
                  <w:rPr>
                    <w:rStyle w:val="Hipervnculo"/>
                    <w:noProof/>
                    <w:lang w:val="es-PE"/>
                  </w:rPr>
                </w:rPrChange>
              </w:rPr>
              <w:t>Calidad de Atención al usuario y sistemas de gestión para reclamos en el sector salud</w:t>
            </w:r>
            <w:r w:rsidRPr="00F75055">
              <w:rPr>
                <w:rFonts w:ascii="Times New Roman" w:hAnsi="Times New Roman" w:cs="Times New Roman"/>
                <w:noProof/>
                <w:webHidden/>
                <w:rPrChange w:id="116" w:author="Regina Casanova" w:date="2018-07-29T19:32:00Z">
                  <w:rPr>
                    <w:noProof/>
                    <w:webHidden/>
                  </w:rPr>
                </w:rPrChange>
              </w:rPr>
              <w:tab/>
            </w:r>
            <w:r w:rsidRPr="00F75055">
              <w:rPr>
                <w:rFonts w:ascii="Times New Roman" w:hAnsi="Times New Roman" w:cs="Times New Roman"/>
                <w:noProof/>
                <w:webHidden/>
                <w:rPrChange w:id="117" w:author="Regina Casanova" w:date="2018-07-29T19:32:00Z">
                  <w:rPr>
                    <w:noProof/>
                    <w:webHidden/>
                  </w:rPr>
                </w:rPrChange>
              </w:rPr>
              <w:fldChar w:fldCharType="begin"/>
            </w:r>
            <w:r w:rsidRPr="00F75055">
              <w:rPr>
                <w:rFonts w:ascii="Times New Roman" w:hAnsi="Times New Roman" w:cs="Times New Roman"/>
                <w:noProof/>
                <w:webHidden/>
                <w:rPrChange w:id="118" w:author="Regina Casanova" w:date="2018-07-29T19:32:00Z">
                  <w:rPr>
                    <w:noProof/>
                    <w:webHidden/>
                  </w:rPr>
                </w:rPrChange>
              </w:rPr>
              <w:instrText xml:space="preserve"> PAGEREF _Toc520655621 \h </w:instrText>
            </w:r>
            <w:r w:rsidRPr="00F75055">
              <w:rPr>
                <w:rFonts w:ascii="Times New Roman" w:hAnsi="Times New Roman" w:cs="Times New Roman"/>
                <w:noProof/>
                <w:webHidden/>
                <w:rPrChange w:id="119" w:author="Regina Casanova" w:date="2018-07-29T19:32:00Z">
                  <w:rPr>
                    <w:noProof/>
                    <w:webHidden/>
                  </w:rPr>
                </w:rPrChange>
              </w:rPr>
            </w:r>
          </w:ins>
          <w:r w:rsidRPr="00F75055">
            <w:rPr>
              <w:rFonts w:ascii="Times New Roman" w:hAnsi="Times New Roman" w:cs="Times New Roman"/>
              <w:noProof/>
              <w:webHidden/>
              <w:rPrChange w:id="120" w:author="Regina Casanova" w:date="2018-07-29T19:32:00Z">
                <w:rPr>
                  <w:noProof/>
                  <w:webHidden/>
                </w:rPr>
              </w:rPrChange>
            </w:rPr>
            <w:fldChar w:fldCharType="separate"/>
          </w:r>
          <w:ins w:id="121" w:author="Regina Casanova" w:date="2018-07-29T19:24:00Z">
            <w:r w:rsidRPr="00F75055">
              <w:rPr>
                <w:rFonts w:ascii="Times New Roman" w:hAnsi="Times New Roman" w:cs="Times New Roman"/>
                <w:noProof/>
                <w:webHidden/>
                <w:rPrChange w:id="122" w:author="Regina Casanova" w:date="2018-07-29T19:32:00Z">
                  <w:rPr>
                    <w:noProof/>
                    <w:webHidden/>
                  </w:rPr>
                </w:rPrChange>
              </w:rPr>
              <w:t>18</w:t>
            </w:r>
            <w:r w:rsidRPr="00F75055">
              <w:rPr>
                <w:rFonts w:ascii="Times New Roman" w:hAnsi="Times New Roman" w:cs="Times New Roman"/>
                <w:noProof/>
                <w:webHidden/>
                <w:rPrChange w:id="123" w:author="Regina Casanova" w:date="2018-07-29T19:32:00Z">
                  <w:rPr>
                    <w:noProof/>
                    <w:webHidden/>
                  </w:rPr>
                </w:rPrChange>
              </w:rPr>
              <w:fldChar w:fldCharType="end"/>
            </w:r>
            <w:r w:rsidRPr="00F75055">
              <w:rPr>
                <w:rStyle w:val="Hipervnculo"/>
                <w:rFonts w:ascii="Times New Roman" w:hAnsi="Times New Roman" w:cs="Times New Roman"/>
                <w:noProof/>
                <w:rPrChange w:id="124" w:author="Regina Casanova" w:date="2018-07-29T19:32:00Z">
                  <w:rPr>
                    <w:rStyle w:val="Hipervnculo"/>
                    <w:noProof/>
                  </w:rPr>
                </w:rPrChange>
              </w:rPr>
              <w:fldChar w:fldCharType="end"/>
            </w:r>
          </w:ins>
        </w:p>
        <w:p w14:paraId="1A2DCCFE" w14:textId="1D33E6FC" w:rsidR="00CC32E0" w:rsidRPr="00F75055" w:rsidRDefault="00CC32E0" w:rsidP="00CC32E0">
          <w:pPr>
            <w:pStyle w:val="TDC3"/>
            <w:rPr>
              <w:ins w:id="125" w:author="Regina Casanova" w:date="2018-07-29T19:24:00Z"/>
              <w:rFonts w:ascii="Times New Roman" w:eastAsiaTheme="minorEastAsia" w:hAnsi="Times New Roman" w:cs="Times New Roman"/>
              <w:i w:val="0"/>
              <w:noProof/>
              <w:sz w:val="24"/>
              <w:szCs w:val="24"/>
              <w:lang w:val="es-PE" w:eastAsia="es-PE"/>
              <w:rPrChange w:id="126" w:author="Regina Casanova" w:date="2018-07-29T19:32:00Z">
                <w:rPr>
                  <w:ins w:id="127" w:author="Regina Casanova" w:date="2018-07-29T19:24:00Z"/>
                  <w:rFonts w:eastAsiaTheme="minorEastAsia" w:cstheme="minorBidi"/>
                  <w:noProof/>
                  <w:sz w:val="24"/>
                  <w:szCs w:val="24"/>
                  <w:lang w:val="es-PE" w:eastAsia="es-PE"/>
                </w:rPr>
              </w:rPrChange>
            </w:rPr>
          </w:pPr>
          <w:ins w:id="128" w:author="Regina Casanova" w:date="2018-07-29T19:24:00Z">
            <w:r w:rsidRPr="00F75055">
              <w:rPr>
                <w:rStyle w:val="Hipervnculo"/>
                <w:rFonts w:ascii="Times New Roman" w:hAnsi="Times New Roman" w:cs="Times New Roman"/>
                <w:i w:val="0"/>
                <w:noProof/>
                <w:rPrChange w:id="129"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30" w:author="Regina Casanova" w:date="2018-07-29T19:32:00Z">
                  <w:rPr>
                    <w:rStyle w:val="Hipervnculo"/>
                    <w:noProof/>
                  </w:rPr>
                </w:rPrChange>
              </w:rPr>
              <w:instrText xml:space="preserve"> </w:instrText>
            </w:r>
            <w:r w:rsidRPr="00F75055">
              <w:rPr>
                <w:rFonts w:ascii="Times New Roman" w:hAnsi="Times New Roman" w:cs="Times New Roman"/>
                <w:i w:val="0"/>
                <w:noProof/>
                <w:rPrChange w:id="131" w:author="Regina Casanova" w:date="2018-07-29T19:32:00Z">
                  <w:rPr>
                    <w:noProof/>
                  </w:rPr>
                </w:rPrChange>
              </w:rPr>
              <w:instrText>HYPERLINK \l "_Toc520655622"</w:instrText>
            </w:r>
            <w:r w:rsidRPr="00F75055">
              <w:rPr>
                <w:rStyle w:val="Hipervnculo"/>
                <w:rFonts w:ascii="Times New Roman" w:hAnsi="Times New Roman" w:cs="Times New Roman"/>
                <w:i w:val="0"/>
                <w:noProof/>
                <w:rPrChange w:id="132"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33" w:author="Regina Casanova" w:date="2018-07-29T19:32:00Z">
                  <w:rPr>
                    <w:rStyle w:val="Hipervnculo"/>
                    <w:noProof/>
                  </w:rPr>
                </w:rPrChange>
              </w:rPr>
            </w:r>
            <w:r w:rsidRPr="00F75055">
              <w:rPr>
                <w:rStyle w:val="Hipervnculo"/>
                <w:rFonts w:ascii="Times New Roman" w:hAnsi="Times New Roman" w:cs="Times New Roman"/>
                <w:i w:val="0"/>
                <w:noProof/>
                <w:rPrChange w:id="134"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135" w:author="Regina Casanova" w:date="2018-07-29T19:32:00Z">
                  <w:rPr>
                    <w:rStyle w:val="Hipervnculo"/>
                    <w:noProof/>
                    <w:lang w:val="es-PE"/>
                  </w:rPr>
                </w:rPrChange>
              </w:rPr>
              <w:t>1.</w:t>
            </w:r>
            <w:r w:rsidRPr="00F75055">
              <w:rPr>
                <w:rFonts w:ascii="Times New Roman" w:eastAsiaTheme="minorEastAsia" w:hAnsi="Times New Roman" w:cs="Times New Roman"/>
                <w:i w:val="0"/>
                <w:noProof/>
                <w:sz w:val="24"/>
                <w:szCs w:val="24"/>
                <w:lang w:val="es-PE" w:eastAsia="es-PE"/>
                <w:rPrChange w:id="13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137" w:author="Regina Casanova" w:date="2018-07-29T19:32:00Z">
                  <w:rPr>
                    <w:rStyle w:val="Hipervnculo"/>
                    <w:noProof/>
                    <w:lang w:val="es-PE"/>
                  </w:rPr>
                </w:rPrChange>
              </w:rPr>
              <w:t>Calidad de Atención en Salud al Usuario</w:t>
            </w:r>
            <w:r w:rsidRPr="00F75055">
              <w:rPr>
                <w:rFonts w:ascii="Times New Roman" w:hAnsi="Times New Roman" w:cs="Times New Roman"/>
                <w:i w:val="0"/>
                <w:noProof/>
                <w:webHidden/>
                <w:rPrChange w:id="138" w:author="Regina Casanova" w:date="2018-07-29T19:32:00Z">
                  <w:rPr>
                    <w:noProof/>
                    <w:webHidden/>
                  </w:rPr>
                </w:rPrChange>
              </w:rPr>
              <w:tab/>
            </w:r>
            <w:r w:rsidRPr="00F75055">
              <w:rPr>
                <w:rFonts w:ascii="Times New Roman" w:hAnsi="Times New Roman" w:cs="Times New Roman"/>
                <w:i w:val="0"/>
                <w:noProof/>
                <w:webHidden/>
                <w:rPrChange w:id="139" w:author="Regina Casanova" w:date="2018-07-29T19:32:00Z">
                  <w:rPr>
                    <w:noProof/>
                    <w:webHidden/>
                  </w:rPr>
                </w:rPrChange>
              </w:rPr>
              <w:fldChar w:fldCharType="begin"/>
            </w:r>
            <w:r w:rsidRPr="00F75055">
              <w:rPr>
                <w:rFonts w:ascii="Times New Roman" w:hAnsi="Times New Roman" w:cs="Times New Roman"/>
                <w:i w:val="0"/>
                <w:noProof/>
                <w:webHidden/>
                <w:rPrChange w:id="140" w:author="Regina Casanova" w:date="2018-07-29T19:32:00Z">
                  <w:rPr>
                    <w:noProof/>
                    <w:webHidden/>
                  </w:rPr>
                </w:rPrChange>
              </w:rPr>
              <w:instrText xml:space="preserve"> PAGEREF _Toc520655622 \h </w:instrText>
            </w:r>
            <w:r w:rsidRPr="00F75055">
              <w:rPr>
                <w:rFonts w:ascii="Times New Roman" w:hAnsi="Times New Roman" w:cs="Times New Roman"/>
                <w:i w:val="0"/>
                <w:noProof/>
                <w:webHidden/>
                <w:rPrChange w:id="141" w:author="Regina Casanova" w:date="2018-07-29T19:32:00Z">
                  <w:rPr>
                    <w:noProof/>
                    <w:webHidden/>
                  </w:rPr>
                </w:rPrChange>
              </w:rPr>
            </w:r>
          </w:ins>
          <w:r w:rsidRPr="00F75055">
            <w:rPr>
              <w:rFonts w:ascii="Times New Roman" w:hAnsi="Times New Roman" w:cs="Times New Roman"/>
              <w:i w:val="0"/>
              <w:noProof/>
              <w:webHidden/>
              <w:rPrChange w:id="142" w:author="Regina Casanova" w:date="2018-07-29T19:32:00Z">
                <w:rPr>
                  <w:noProof/>
                  <w:webHidden/>
                </w:rPr>
              </w:rPrChange>
            </w:rPr>
            <w:fldChar w:fldCharType="separate"/>
          </w:r>
          <w:ins w:id="143" w:author="Regina Casanova" w:date="2018-07-29T19:24:00Z">
            <w:r w:rsidRPr="00F75055">
              <w:rPr>
                <w:rFonts w:ascii="Times New Roman" w:hAnsi="Times New Roman" w:cs="Times New Roman"/>
                <w:i w:val="0"/>
                <w:noProof/>
                <w:webHidden/>
                <w:rPrChange w:id="144" w:author="Regina Casanova" w:date="2018-07-29T19:32:00Z">
                  <w:rPr>
                    <w:noProof/>
                    <w:webHidden/>
                  </w:rPr>
                </w:rPrChange>
              </w:rPr>
              <w:t>18</w:t>
            </w:r>
            <w:r w:rsidRPr="00F75055">
              <w:rPr>
                <w:rFonts w:ascii="Times New Roman" w:hAnsi="Times New Roman" w:cs="Times New Roman"/>
                <w:i w:val="0"/>
                <w:noProof/>
                <w:webHidden/>
                <w:rPrChange w:id="145" w:author="Regina Casanova" w:date="2018-07-29T19:32:00Z">
                  <w:rPr>
                    <w:noProof/>
                    <w:webHidden/>
                  </w:rPr>
                </w:rPrChange>
              </w:rPr>
              <w:fldChar w:fldCharType="end"/>
            </w:r>
            <w:r w:rsidRPr="00F75055">
              <w:rPr>
                <w:rStyle w:val="Hipervnculo"/>
                <w:rFonts w:ascii="Times New Roman" w:hAnsi="Times New Roman" w:cs="Times New Roman"/>
                <w:i w:val="0"/>
                <w:noProof/>
                <w:rPrChange w:id="146" w:author="Regina Casanova" w:date="2018-07-29T19:32:00Z">
                  <w:rPr>
                    <w:rStyle w:val="Hipervnculo"/>
                    <w:noProof/>
                  </w:rPr>
                </w:rPrChange>
              </w:rPr>
              <w:fldChar w:fldCharType="end"/>
            </w:r>
          </w:ins>
        </w:p>
        <w:p w14:paraId="6A1DE7C4" w14:textId="53EB7682" w:rsidR="00CC32E0" w:rsidRPr="00F75055" w:rsidRDefault="00CC32E0" w:rsidP="00CC32E0">
          <w:pPr>
            <w:pStyle w:val="TDC3"/>
            <w:rPr>
              <w:ins w:id="147" w:author="Regina Casanova" w:date="2018-07-29T19:24:00Z"/>
              <w:rFonts w:ascii="Times New Roman" w:eastAsiaTheme="minorEastAsia" w:hAnsi="Times New Roman" w:cs="Times New Roman"/>
              <w:i w:val="0"/>
              <w:noProof/>
              <w:sz w:val="24"/>
              <w:szCs w:val="24"/>
              <w:lang w:val="es-PE" w:eastAsia="es-PE"/>
              <w:rPrChange w:id="148" w:author="Regina Casanova" w:date="2018-07-29T19:32:00Z">
                <w:rPr>
                  <w:ins w:id="149" w:author="Regina Casanova" w:date="2018-07-29T19:24:00Z"/>
                  <w:rFonts w:eastAsiaTheme="minorEastAsia" w:cstheme="minorBidi"/>
                  <w:noProof/>
                  <w:sz w:val="24"/>
                  <w:szCs w:val="24"/>
                  <w:lang w:val="es-PE" w:eastAsia="es-PE"/>
                </w:rPr>
              </w:rPrChange>
            </w:rPr>
          </w:pPr>
          <w:ins w:id="150" w:author="Regina Casanova" w:date="2018-07-29T19:24:00Z">
            <w:r w:rsidRPr="00F75055">
              <w:rPr>
                <w:rStyle w:val="Hipervnculo"/>
                <w:rFonts w:ascii="Times New Roman" w:hAnsi="Times New Roman" w:cs="Times New Roman"/>
                <w:i w:val="0"/>
                <w:noProof/>
                <w:rPrChange w:id="15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52" w:author="Regina Casanova" w:date="2018-07-29T19:32:00Z">
                  <w:rPr>
                    <w:rStyle w:val="Hipervnculo"/>
                    <w:noProof/>
                  </w:rPr>
                </w:rPrChange>
              </w:rPr>
              <w:instrText xml:space="preserve"> </w:instrText>
            </w:r>
            <w:r w:rsidRPr="00F75055">
              <w:rPr>
                <w:rFonts w:ascii="Times New Roman" w:hAnsi="Times New Roman" w:cs="Times New Roman"/>
                <w:i w:val="0"/>
                <w:noProof/>
                <w:rPrChange w:id="153" w:author="Regina Casanova" w:date="2018-07-29T19:32:00Z">
                  <w:rPr>
                    <w:noProof/>
                  </w:rPr>
                </w:rPrChange>
              </w:rPr>
              <w:instrText>HYPERLINK \l "_Toc520655623"</w:instrText>
            </w:r>
            <w:r w:rsidRPr="00F75055">
              <w:rPr>
                <w:rStyle w:val="Hipervnculo"/>
                <w:rFonts w:ascii="Times New Roman" w:hAnsi="Times New Roman" w:cs="Times New Roman"/>
                <w:i w:val="0"/>
                <w:noProof/>
                <w:rPrChange w:id="15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55" w:author="Regina Casanova" w:date="2018-07-29T19:32:00Z">
                  <w:rPr>
                    <w:rStyle w:val="Hipervnculo"/>
                    <w:noProof/>
                  </w:rPr>
                </w:rPrChange>
              </w:rPr>
            </w:r>
            <w:r w:rsidRPr="00F75055">
              <w:rPr>
                <w:rStyle w:val="Hipervnculo"/>
                <w:rFonts w:ascii="Times New Roman" w:hAnsi="Times New Roman" w:cs="Times New Roman"/>
                <w:i w:val="0"/>
                <w:noProof/>
                <w:rPrChange w:id="156"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157" w:author="Regina Casanova" w:date="2018-07-29T19:32:00Z">
                  <w:rPr>
                    <w:rStyle w:val="Hipervnculo"/>
                    <w:noProof/>
                    <w:lang w:val="es-PE"/>
                  </w:rPr>
                </w:rPrChange>
              </w:rPr>
              <w:t>2.</w:t>
            </w:r>
            <w:r w:rsidRPr="00F75055">
              <w:rPr>
                <w:rFonts w:ascii="Times New Roman" w:eastAsiaTheme="minorEastAsia" w:hAnsi="Times New Roman" w:cs="Times New Roman"/>
                <w:i w:val="0"/>
                <w:noProof/>
                <w:sz w:val="24"/>
                <w:szCs w:val="24"/>
                <w:lang w:val="es-PE" w:eastAsia="es-PE"/>
                <w:rPrChange w:id="15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159" w:author="Regina Casanova" w:date="2018-07-29T19:32:00Z">
                  <w:rPr>
                    <w:rStyle w:val="Hipervnculo"/>
                    <w:noProof/>
                    <w:lang w:val="es-PE"/>
                  </w:rPr>
                </w:rPrChange>
              </w:rPr>
              <w:t>Satisfacción del paciente e importancia de su monitoreo</w:t>
            </w:r>
            <w:r w:rsidRPr="00F75055">
              <w:rPr>
                <w:rFonts w:ascii="Times New Roman" w:hAnsi="Times New Roman" w:cs="Times New Roman"/>
                <w:i w:val="0"/>
                <w:noProof/>
                <w:webHidden/>
                <w:rPrChange w:id="160" w:author="Regina Casanova" w:date="2018-07-29T19:32:00Z">
                  <w:rPr>
                    <w:noProof/>
                    <w:webHidden/>
                  </w:rPr>
                </w:rPrChange>
              </w:rPr>
              <w:tab/>
            </w:r>
            <w:r w:rsidRPr="00F75055">
              <w:rPr>
                <w:rFonts w:ascii="Times New Roman" w:hAnsi="Times New Roman" w:cs="Times New Roman"/>
                <w:i w:val="0"/>
                <w:noProof/>
                <w:webHidden/>
                <w:rPrChange w:id="161" w:author="Regina Casanova" w:date="2018-07-29T19:32:00Z">
                  <w:rPr>
                    <w:noProof/>
                    <w:webHidden/>
                  </w:rPr>
                </w:rPrChange>
              </w:rPr>
              <w:fldChar w:fldCharType="begin"/>
            </w:r>
            <w:r w:rsidRPr="00F75055">
              <w:rPr>
                <w:rFonts w:ascii="Times New Roman" w:hAnsi="Times New Roman" w:cs="Times New Roman"/>
                <w:i w:val="0"/>
                <w:noProof/>
                <w:webHidden/>
                <w:rPrChange w:id="162" w:author="Regina Casanova" w:date="2018-07-29T19:32:00Z">
                  <w:rPr>
                    <w:noProof/>
                    <w:webHidden/>
                  </w:rPr>
                </w:rPrChange>
              </w:rPr>
              <w:instrText xml:space="preserve"> PAGEREF _Toc520655623 \h </w:instrText>
            </w:r>
            <w:r w:rsidRPr="00F75055">
              <w:rPr>
                <w:rFonts w:ascii="Times New Roman" w:hAnsi="Times New Roman" w:cs="Times New Roman"/>
                <w:i w:val="0"/>
                <w:noProof/>
                <w:webHidden/>
                <w:rPrChange w:id="163" w:author="Regina Casanova" w:date="2018-07-29T19:32:00Z">
                  <w:rPr>
                    <w:noProof/>
                    <w:webHidden/>
                  </w:rPr>
                </w:rPrChange>
              </w:rPr>
            </w:r>
          </w:ins>
          <w:r w:rsidRPr="00F75055">
            <w:rPr>
              <w:rFonts w:ascii="Times New Roman" w:hAnsi="Times New Roman" w:cs="Times New Roman"/>
              <w:i w:val="0"/>
              <w:noProof/>
              <w:webHidden/>
              <w:rPrChange w:id="164" w:author="Regina Casanova" w:date="2018-07-29T19:32:00Z">
                <w:rPr>
                  <w:noProof/>
                  <w:webHidden/>
                </w:rPr>
              </w:rPrChange>
            </w:rPr>
            <w:fldChar w:fldCharType="separate"/>
          </w:r>
          <w:ins w:id="165" w:author="Regina Casanova" w:date="2018-07-29T19:24:00Z">
            <w:r w:rsidRPr="00F75055">
              <w:rPr>
                <w:rFonts w:ascii="Times New Roman" w:hAnsi="Times New Roman" w:cs="Times New Roman"/>
                <w:i w:val="0"/>
                <w:noProof/>
                <w:webHidden/>
                <w:rPrChange w:id="166" w:author="Regina Casanova" w:date="2018-07-29T19:32:00Z">
                  <w:rPr>
                    <w:noProof/>
                    <w:webHidden/>
                  </w:rPr>
                </w:rPrChange>
              </w:rPr>
              <w:t>19</w:t>
            </w:r>
            <w:r w:rsidRPr="00F75055">
              <w:rPr>
                <w:rFonts w:ascii="Times New Roman" w:hAnsi="Times New Roman" w:cs="Times New Roman"/>
                <w:i w:val="0"/>
                <w:noProof/>
                <w:webHidden/>
                <w:rPrChange w:id="167" w:author="Regina Casanova" w:date="2018-07-29T19:32:00Z">
                  <w:rPr>
                    <w:noProof/>
                    <w:webHidden/>
                  </w:rPr>
                </w:rPrChange>
              </w:rPr>
              <w:fldChar w:fldCharType="end"/>
            </w:r>
            <w:r w:rsidRPr="00F75055">
              <w:rPr>
                <w:rStyle w:val="Hipervnculo"/>
                <w:rFonts w:ascii="Times New Roman" w:hAnsi="Times New Roman" w:cs="Times New Roman"/>
                <w:i w:val="0"/>
                <w:noProof/>
                <w:rPrChange w:id="168" w:author="Regina Casanova" w:date="2018-07-29T19:32:00Z">
                  <w:rPr>
                    <w:rStyle w:val="Hipervnculo"/>
                    <w:noProof/>
                  </w:rPr>
                </w:rPrChange>
              </w:rPr>
              <w:fldChar w:fldCharType="end"/>
            </w:r>
          </w:ins>
        </w:p>
        <w:p w14:paraId="18512C96" w14:textId="77ACCED8" w:rsidR="00CC32E0" w:rsidRPr="00F75055" w:rsidRDefault="00CC32E0" w:rsidP="00CC32E0">
          <w:pPr>
            <w:pStyle w:val="TDC3"/>
            <w:rPr>
              <w:ins w:id="169" w:author="Regina Casanova" w:date="2018-07-29T19:24:00Z"/>
              <w:rFonts w:ascii="Times New Roman" w:eastAsiaTheme="minorEastAsia" w:hAnsi="Times New Roman" w:cs="Times New Roman"/>
              <w:i w:val="0"/>
              <w:noProof/>
              <w:sz w:val="24"/>
              <w:szCs w:val="24"/>
              <w:lang w:val="es-PE" w:eastAsia="es-PE"/>
              <w:rPrChange w:id="170" w:author="Regina Casanova" w:date="2018-07-29T19:32:00Z">
                <w:rPr>
                  <w:ins w:id="171" w:author="Regina Casanova" w:date="2018-07-29T19:24:00Z"/>
                  <w:rFonts w:eastAsiaTheme="minorEastAsia" w:cstheme="minorBidi"/>
                  <w:noProof/>
                  <w:sz w:val="24"/>
                  <w:szCs w:val="24"/>
                  <w:lang w:val="es-PE" w:eastAsia="es-PE"/>
                </w:rPr>
              </w:rPrChange>
            </w:rPr>
          </w:pPr>
          <w:ins w:id="172" w:author="Regina Casanova" w:date="2018-07-29T19:24:00Z">
            <w:r w:rsidRPr="00F75055">
              <w:rPr>
                <w:rStyle w:val="Hipervnculo"/>
                <w:rFonts w:ascii="Times New Roman" w:hAnsi="Times New Roman" w:cs="Times New Roman"/>
                <w:i w:val="0"/>
                <w:noProof/>
                <w:rPrChange w:id="173"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74" w:author="Regina Casanova" w:date="2018-07-29T19:32:00Z">
                  <w:rPr>
                    <w:rStyle w:val="Hipervnculo"/>
                    <w:noProof/>
                  </w:rPr>
                </w:rPrChange>
              </w:rPr>
              <w:instrText xml:space="preserve"> </w:instrText>
            </w:r>
            <w:r w:rsidRPr="00F75055">
              <w:rPr>
                <w:rFonts w:ascii="Times New Roman" w:hAnsi="Times New Roman" w:cs="Times New Roman"/>
                <w:i w:val="0"/>
                <w:noProof/>
                <w:rPrChange w:id="175" w:author="Regina Casanova" w:date="2018-07-29T19:32:00Z">
                  <w:rPr>
                    <w:noProof/>
                  </w:rPr>
                </w:rPrChange>
              </w:rPr>
              <w:instrText>HYPERLINK \l "_Toc520655624"</w:instrText>
            </w:r>
            <w:r w:rsidRPr="00F75055">
              <w:rPr>
                <w:rStyle w:val="Hipervnculo"/>
                <w:rFonts w:ascii="Times New Roman" w:hAnsi="Times New Roman" w:cs="Times New Roman"/>
                <w:i w:val="0"/>
                <w:noProof/>
                <w:rPrChange w:id="17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77" w:author="Regina Casanova" w:date="2018-07-29T19:32:00Z">
                  <w:rPr>
                    <w:rStyle w:val="Hipervnculo"/>
                    <w:noProof/>
                  </w:rPr>
                </w:rPrChange>
              </w:rPr>
            </w:r>
            <w:r w:rsidRPr="00F75055">
              <w:rPr>
                <w:rStyle w:val="Hipervnculo"/>
                <w:rFonts w:ascii="Times New Roman" w:hAnsi="Times New Roman" w:cs="Times New Roman"/>
                <w:i w:val="0"/>
                <w:noProof/>
                <w:rPrChange w:id="178"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179" w:author="Regina Casanova" w:date="2018-07-29T19:32:00Z">
                  <w:rPr>
                    <w:rStyle w:val="Hipervnculo"/>
                    <w:noProof/>
                    <w:lang w:val="es-PE"/>
                  </w:rPr>
                </w:rPrChange>
              </w:rPr>
              <w:t>3.</w:t>
            </w:r>
            <w:r w:rsidRPr="00F75055">
              <w:rPr>
                <w:rFonts w:ascii="Times New Roman" w:eastAsiaTheme="minorEastAsia" w:hAnsi="Times New Roman" w:cs="Times New Roman"/>
                <w:i w:val="0"/>
                <w:noProof/>
                <w:sz w:val="24"/>
                <w:szCs w:val="24"/>
                <w:lang w:val="es-PE" w:eastAsia="es-PE"/>
                <w:rPrChange w:id="18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181" w:author="Regina Casanova" w:date="2018-07-29T19:32:00Z">
                  <w:rPr>
                    <w:rStyle w:val="Hipervnculo"/>
                    <w:noProof/>
                    <w:lang w:val="es-PE"/>
                  </w:rPr>
                </w:rPrChange>
              </w:rPr>
              <w:t>Formas de monitoreo de la atención sanitaria en el Perú y el Mundo</w:t>
            </w:r>
            <w:r w:rsidRPr="00F75055">
              <w:rPr>
                <w:rFonts w:ascii="Times New Roman" w:hAnsi="Times New Roman" w:cs="Times New Roman"/>
                <w:i w:val="0"/>
                <w:noProof/>
                <w:webHidden/>
                <w:rPrChange w:id="182" w:author="Regina Casanova" w:date="2018-07-29T19:32:00Z">
                  <w:rPr>
                    <w:noProof/>
                    <w:webHidden/>
                  </w:rPr>
                </w:rPrChange>
              </w:rPr>
              <w:tab/>
            </w:r>
            <w:r w:rsidRPr="00F75055">
              <w:rPr>
                <w:rFonts w:ascii="Times New Roman" w:hAnsi="Times New Roman" w:cs="Times New Roman"/>
                <w:i w:val="0"/>
                <w:noProof/>
                <w:webHidden/>
                <w:rPrChange w:id="183" w:author="Regina Casanova" w:date="2018-07-29T19:32:00Z">
                  <w:rPr>
                    <w:noProof/>
                    <w:webHidden/>
                  </w:rPr>
                </w:rPrChange>
              </w:rPr>
              <w:fldChar w:fldCharType="begin"/>
            </w:r>
            <w:r w:rsidRPr="00F75055">
              <w:rPr>
                <w:rFonts w:ascii="Times New Roman" w:hAnsi="Times New Roman" w:cs="Times New Roman"/>
                <w:i w:val="0"/>
                <w:noProof/>
                <w:webHidden/>
                <w:rPrChange w:id="184" w:author="Regina Casanova" w:date="2018-07-29T19:32:00Z">
                  <w:rPr>
                    <w:noProof/>
                    <w:webHidden/>
                  </w:rPr>
                </w:rPrChange>
              </w:rPr>
              <w:instrText xml:space="preserve"> PAGEREF _Toc520655624 \h </w:instrText>
            </w:r>
            <w:r w:rsidRPr="00F75055">
              <w:rPr>
                <w:rFonts w:ascii="Times New Roman" w:hAnsi="Times New Roman" w:cs="Times New Roman"/>
                <w:i w:val="0"/>
                <w:noProof/>
                <w:webHidden/>
                <w:rPrChange w:id="185" w:author="Regina Casanova" w:date="2018-07-29T19:32:00Z">
                  <w:rPr>
                    <w:noProof/>
                    <w:webHidden/>
                  </w:rPr>
                </w:rPrChange>
              </w:rPr>
            </w:r>
          </w:ins>
          <w:r w:rsidRPr="00F75055">
            <w:rPr>
              <w:rFonts w:ascii="Times New Roman" w:hAnsi="Times New Roman" w:cs="Times New Roman"/>
              <w:i w:val="0"/>
              <w:noProof/>
              <w:webHidden/>
              <w:rPrChange w:id="186" w:author="Regina Casanova" w:date="2018-07-29T19:32:00Z">
                <w:rPr>
                  <w:noProof/>
                  <w:webHidden/>
                </w:rPr>
              </w:rPrChange>
            </w:rPr>
            <w:fldChar w:fldCharType="separate"/>
          </w:r>
          <w:ins w:id="187" w:author="Regina Casanova" w:date="2018-07-29T19:24:00Z">
            <w:r w:rsidRPr="00F75055">
              <w:rPr>
                <w:rFonts w:ascii="Times New Roman" w:hAnsi="Times New Roman" w:cs="Times New Roman"/>
                <w:i w:val="0"/>
                <w:noProof/>
                <w:webHidden/>
                <w:rPrChange w:id="188" w:author="Regina Casanova" w:date="2018-07-29T19:32:00Z">
                  <w:rPr>
                    <w:noProof/>
                    <w:webHidden/>
                  </w:rPr>
                </w:rPrChange>
              </w:rPr>
              <w:t>19</w:t>
            </w:r>
            <w:r w:rsidRPr="00F75055">
              <w:rPr>
                <w:rFonts w:ascii="Times New Roman" w:hAnsi="Times New Roman" w:cs="Times New Roman"/>
                <w:i w:val="0"/>
                <w:noProof/>
                <w:webHidden/>
                <w:rPrChange w:id="189" w:author="Regina Casanova" w:date="2018-07-29T19:32:00Z">
                  <w:rPr>
                    <w:noProof/>
                    <w:webHidden/>
                  </w:rPr>
                </w:rPrChange>
              </w:rPr>
              <w:fldChar w:fldCharType="end"/>
            </w:r>
            <w:r w:rsidRPr="00F75055">
              <w:rPr>
                <w:rStyle w:val="Hipervnculo"/>
                <w:rFonts w:ascii="Times New Roman" w:hAnsi="Times New Roman" w:cs="Times New Roman"/>
                <w:i w:val="0"/>
                <w:noProof/>
                <w:rPrChange w:id="190" w:author="Regina Casanova" w:date="2018-07-29T19:32:00Z">
                  <w:rPr>
                    <w:rStyle w:val="Hipervnculo"/>
                    <w:noProof/>
                  </w:rPr>
                </w:rPrChange>
              </w:rPr>
              <w:fldChar w:fldCharType="end"/>
            </w:r>
          </w:ins>
        </w:p>
        <w:p w14:paraId="7D283CEC" w14:textId="028417F1" w:rsidR="00CC32E0" w:rsidRPr="00F75055" w:rsidRDefault="00CC32E0" w:rsidP="00CC32E0">
          <w:pPr>
            <w:pStyle w:val="TDC3"/>
            <w:rPr>
              <w:ins w:id="191" w:author="Regina Casanova" w:date="2018-07-29T19:24:00Z"/>
              <w:rFonts w:ascii="Times New Roman" w:eastAsiaTheme="minorEastAsia" w:hAnsi="Times New Roman" w:cs="Times New Roman"/>
              <w:i w:val="0"/>
              <w:noProof/>
              <w:sz w:val="24"/>
              <w:szCs w:val="24"/>
              <w:lang w:val="es-PE" w:eastAsia="es-PE"/>
              <w:rPrChange w:id="192" w:author="Regina Casanova" w:date="2018-07-29T19:32:00Z">
                <w:rPr>
                  <w:ins w:id="193" w:author="Regina Casanova" w:date="2018-07-29T19:24:00Z"/>
                  <w:rFonts w:eastAsiaTheme="minorEastAsia" w:cstheme="minorBidi"/>
                  <w:noProof/>
                  <w:sz w:val="24"/>
                  <w:szCs w:val="24"/>
                  <w:lang w:val="es-PE" w:eastAsia="es-PE"/>
                </w:rPr>
              </w:rPrChange>
            </w:rPr>
          </w:pPr>
          <w:ins w:id="194" w:author="Regina Casanova" w:date="2018-07-29T19:24:00Z">
            <w:r w:rsidRPr="00F75055">
              <w:rPr>
                <w:rStyle w:val="Hipervnculo"/>
                <w:rFonts w:ascii="Times New Roman" w:hAnsi="Times New Roman" w:cs="Times New Roman"/>
                <w:i w:val="0"/>
                <w:noProof/>
                <w:rPrChange w:id="19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96" w:author="Regina Casanova" w:date="2018-07-29T19:32:00Z">
                  <w:rPr>
                    <w:rStyle w:val="Hipervnculo"/>
                    <w:noProof/>
                  </w:rPr>
                </w:rPrChange>
              </w:rPr>
              <w:instrText xml:space="preserve"> </w:instrText>
            </w:r>
            <w:r w:rsidRPr="00F75055">
              <w:rPr>
                <w:rFonts w:ascii="Times New Roman" w:hAnsi="Times New Roman" w:cs="Times New Roman"/>
                <w:i w:val="0"/>
                <w:noProof/>
                <w:rPrChange w:id="197" w:author="Regina Casanova" w:date="2018-07-29T19:32:00Z">
                  <w:rPr>
                    <w:noProof/>
                  </w:rPr>
                </w:rPrChange>
              </w:rPr>
              <w:instrText>HYPERLINK \l "_Toc520655625"</w:instrText>
            </w:r>
            <w:r w:rsidRPr="00F75055">
              <w:rPr>
                <w:rStyle w:val="Hipervnculo"/>
                <w:rFonts w:ascii="Times New Roman" w:hAnsi="Times New Roman" w:cs="Times New Roman"/>
                <w:i w:val="0"/>
                <w:noProof/>
                <w:rPrChange w:id="19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99" w:author="Regina Casanova" w:date="2018-07-29T19:32:00Z">
                  <w:rPr>
                    <w:rStyle w:val="Hipervnculo"/>
                    <w:noProof/>
                  </w:rPr>
                </w:rPrChange>
              </w:rPr>
            </w:r>
            <w:r w:rsidRPr="00F75055">
              <w:rPr>
                <w:rStyle w:val="Hipervnculo"/>
                <w:rFonts w:ascii="Times New Roman" w:hAnsi="Times New Roman" w:cs="Times New Roman"/>
                <w:i w:val="0"/>
                <w:noProof/>
                <w:rPrChange w:id="200"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201" w:author="Regina Casanova" w:date="2018-07-29T19:32:00Z">
                  <w:rPr>
                    <w:rStyle w:val="Hipervnculo"/>
                    <w:noProof/>
                    <w:lang w:val="es-PE"/>
                  </w:rPr>
                </w:rPrChange>
              </w:rPr>
              <w:t>4.</w:t>
            </w:r>
            <w:r w:rsidRPr="00F75055">
              <w:rPr>
                <w:rFonts w:ascii="Times New Roman" w:eastAsiaTheme="minorEastAsia" w:hAnsi="Times New Roman" w:cs="Times New Roman"/>
                <w:i w:val="0"/>
                <w:noProof/>
                <w:sz w:val="24"/>
                <w:szCs w:val="24"/>
                <w:lang w:val="es-PE" w:eastAsia="es-PE"/>
                <w:rPrChange w:id="20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203" w:author="Regina Casanova" w:date="2018-07-29T19:32:00Z">
                  <w:rPr>
                    <w:rStyle w:val="Hipervnculo"/>
                    <w:noProof/>
                    <w:lang w:val="es-PE"/>
                  </w:rPr>
                </w:rPrChange>
              </w:rPr>
              <w:t>Sistema de gestión de reclamos en el sector salud</w:t>
            </w:r>
            <w:r w:rsidRPr="00F75055">
              <w:rPr>
                <w:rFonts w:ascii="Times New Roman" w:hAnsi="Times New Roman" w:cs="Times New Roman"/>
                <w:i w:val="0"/>
                <w:noProof/>
                <w:webHidden/>
                <w:rPrChange w:id="204" w:author="Regina Casanova" w:date="2018-07-29T19:32:00Z">
                  <w:rPr>
                    <w:noProof/>
                    <w:webHidden/>
                  </w:rPr>
                </w:rPrChange>
              </w:rPr>
              <w:tab/>
            </w:r>
            <w:r w:rsidRPr="00F75055">
              <w:rPr>
                <w:rFonts w:ascii="Times New Roman" w:hAnsi="Times New Roman" w:cs="Times New Roman"/>
                <w:i w:val="0"/>
                <w:noProof/>
                <w:webHidden/>
                <w:rPrChange w:id="205" w:author="Regina Casanova" w:date="2018-07-29T19:32:00Z">
                  <w:rPr>
                    <w:noProof/>
                    <w:webHidden/>
                  </w:rPr>
                </w:rPrChange>
              </w:rPr>
              <w:fldChar w:fldCharType="begin"/>
            </w:r>
            <w:r w:rsidRPr="00F75055">
              <w:rPr>
                <w:rFonts w:ascii="Times New Roman" w:hAnsi="Times New Roman" w:cs="Times New Roman"/>
                <w:i w:val="0"/>
                <w:noProof/>
                <w:webHidden/>
                <w:rPrChange w:id="206" w:author="Regina Casanova" w:date="2018-07-29T19:32:00Z">
                  <w:rPr>
                    <w:noProof/>
                    <w:webHidden/>
                  </w:rPr>
                </w:rPrChange>
              </w:rPr>
              <w:instrText xml:space="preserve"> PAGEREF _Toc520655625 \h </w:instrText>
            </w:r>
            <w:r w:rsidRPr="00F75055">
              <w:rPr>
                <w:rFonts w:ascii="Times New Roman" w:hAnsi="Times New Roman" w:cs="Times New Roman"/>
                <w:i w:val="0"/>
                <w:noProof/>
                <w:webHidden/>
                <w:rPrChange w:id="207" w:author="Regina Casanova" w:date="2018-07-29T19:32:00Z">
                  <w:rPr>
                    <w:noProof/>
                    <w:webHidden/>
                  </w:rPr>
                </w:rPrChange>
              </w:rPr>
            </w:r>
          </w:ins>
          <w:r w:rsidRPr="00F75055">
            <w:rPr>
              <w:rFonts w:ascii="Times New Roman" w:hAnsi="Times New Roman" w:cs="Times New Roman"/>
              <w:i w:val="0"/>
              <w:noProof/>
              <w:webHidden/>
              <w:rPrChange w:id="208" w:author="Regina Casanova" w:date="2018-07-29T19:32:00Z">
                <w:rPr>
                  <w:noProof/>
                  <w:webHidden/>
                </w:rPr>
              </w:rPrChange>
            </w:rPr>
            <w:fldChar w:fldCharType="separate"/>
          </w:r>
          <w:ins w:id="209" w:author="Regina Casanova" w:date="2018-07-29T19:24:00Z">
            <w:r w:rsidRPr="00F75055">
              <w:rPr>
                <w:rFonts w:ascii="Times New Roman" w:hAnsi="Times New Roman" w:cs="Times New Roman"/>
                <w:i w:val="0"/>
                <w:noProof/>
                <w:webHidden/>
                <w:rPrChange w:id="210" w:author="Regina Casanova" w:date="2018-07-29T19:32:00Z">
                  <w:rPr>
                    <w:noProof/>
                    <w:webHidden/>
                  </w:rPr>
                </w:rPrChange>
              </w:rPr>
              <w:t>21</w:t>
            </w:r>
            <w:r w:rsidRPr="00F75055">
              <w:rPr>
                <w:rFonts w:ascii="Times New Roman" w:hAnsi="Times New Roman" w:cs="Times New Roman"/>
                <w:i w:val="0"/>
                <w:noProof/>
                <w:webHidden/>
                <w:rPrChange w:id="211" w:author="Regina Casanova" w:date="2018-07-29T19:32:00Z">
                  <w:rPr>
                    <w:noProof/>
                    <w:webHidden/>
                  </w:rPr>
                </w:rPrChange>
              </w:rPr>
              <w:fldChar w:fldCharType="end"/>
            </w:r>
            <w:r w:rsidRPr="00F75055">
              <w:rPr>
                <w:rStyle w:val="Hipervnculo"/>
                <w:rFonts w:ascii="Times New Roman" w:hAnsi="Times New Roman" w:cs="Times New Roman"/>
                <w:i w:val="0"/>
                <w:noProof/>
                <w:rPrChange w:id="212" w:author="Regina Casanova" w:date="2018-07-29T19:32:00Z">
                  <w:rPr>
                    <w:rStyle w:val="Hipervnculo"/>
                    <w:noProof/>
                  </w:rPr>
                </w:rPrChange>
              </w:rPr>
              <w:fldChar w:fldCharType="end"/>
            </w:r>
          </w:ins>
        </w:p>
        <w:p w14:paraId="0BB6200D" w14:textId="48605ADF" w:rsidR="00CC32E0" w:rsidRPr="00F75055" w:rsidRDefault="00CC32E0" w:rsidP="00CC32E0">
          <w:pPr>
            <w:pStyle w:val="TDC2"/>
            <w:rPr>
              <w:ins w:id="213" w:author="Regina Casanova" w:date="2018-07-29T19:24:00Z"/>
              <w:rFonts w:ascii="Times New Roman" w:eastAsiaTheme="minorEastAsia" w:hAnsi="Times New Roman" w:cs="Times New Roman"/>
              <w:noProof/>
              <w:sz w:val="24"/>
              <w:szCs w:val="24"/>
              <w:lang w:val="es-PE" w:eastAsia="es-PE"/>
              <w:rPrChange w:id="214" w:author="Regina Casanova" w:date="2018-07-29T19:32:00Z">
                <w:rPr>
                  <w:ins w:id="215" w:author="Regina Casanova" w:date="2018-07-29T19:24:00Z"/>
                  <w:rFonts w:eastAsiaTheme="minorEastAsia" w:cstheme="minorBidi"/>
                  <w:noProof/>
                  <w:sz w:val="24"/>
                  <w:szCs w:val="24"/>
                  <w:lang w:val="es-PE" w:eastAsia="es-PE"/>
                </w:rPr>
              </w:rPrChange>
            </w:rPr>
          </w:pPr>
          <w:ins w:id="216" w:author="Regina Casanova" w:date="2018-07-29T19:24:00Z">
            <w:r w:rsidRPr="00F75055">
              <w:rPr>
                <w:rStyle w:val="Hipervnculo"/>
                <w:rFonts w:ascii="Times New Roman" w:hAnsi="Times New Roman" w:cs="Times New Roman"/>
                <w:noProof/>
                <w:rPrChange w:id="217" w:author="Regina Casanova" w:date="2018-07-29T19:32:00Z">
                  <w:rPr>
                    <w:rStyle w:val="Hipervnculo"/>
                    <w:noProof/>
                  </w:rPr>
                </w:rPrChange>
              </w:rPr>
              <w:fldChar w:fldCharType="begin"/>
            </w:r>
            <w:r w:rsidRPr="00F75055">
              <w:rPr>
                <w:rStyle w:val="Hipervnculo"/>
                <w:rFonts w:ascii="Times New Roman" w:hAnsi="Times New Roman" w:cs="Times New Roman"/>
                <w:noProof/>
                <w:rPrChange w:id="218" w:author="Regina Casanova" w:date="2018-07-29T19:32:00Z">
                  <w:rPr>
                    <w:rStyle w:val="Hipervnculo"/>
                    <w:noProof/>
                  </w:rPr>
                </w:rPrChange>
              </w:rPr>
              <w:instrText xml:space="preserve"> </w:instrText>
            </w:r>
            <w:r w:rsidRPr="00F75055">
              <w:rPr>
                <w:rFonts w:ascii="Times New Roman" w:hAnsi="Times New Roman" w:cs="Times New Roman"/>
                <w:noProof/>
                <w:rPrChange w:id="219" w:author="Regina Casanova" w:date="2018-07-29T19:32:00Z">
                  <w:rPr>
                    <w:noProof/>
                  </w:rPr>
                </w:rPrChange>
              </w:rPr>
              <w:instrText>HYPERLINK \l "_Toc520655628"</w:instrText>
            </w:r>
            <w:r w:rsidRPr="00F75055">
              <w:rPr>
                <w:rStyle w:val="Hipervnculo"/>
                <w:rFonts w:ascii="Times New Roman" w:hAnsi="Times New Roman" w:cs="Times New Roman"/>
                <w:noProof/>
                <w:rPrChange w:id="220"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221" w:author="Regina Casanova" w:date="2018-07-29T19:32:00Z">
                  <w:rPr>
                    <w:rStyle w:val="Hipervnculo"/>
                    <w:noProof/>
                  </w:rPr>
                </w:rPrChange>
              </w:rPr>
            </w:r>
            <w:r w:rsidRPr="00F75055">
              <w:rPr>
                <w:rStyle w:val="Hipervnculo"/>
                <w:rFonts w:ascii="Times New Roman" w:hAnsi="Times New Roman" w:cs="Times New Roman"/>
                <w:noProof/>
                <w:rPrChange w:id="222"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223" w:author="Regina Casanova" w:date="2018-07-29T19:32:00Z">
                  <w:rPr>
                    <w:rStyle w:val="Hipervnculo"/>
                    <w:noProof/>
                    <w:lang w:val="es-PE"/>
                  </w:rPr>
                </w:rPrChange>
              </w:rPr>
              <w:t>II.</w:t>
            </w:r>
            <w:r w:rsidRPr="00F75055">
              <w:rPr>
                <w:rFonts w:ascii="Times New Roman" w:eastAsiaTheme="minorEastAsia" w:hAnsi="Times New Roman" w:cs="Times New Roman"/>
                <w:noProof/>
                <w:sz w:val="24"/>
                <w:szCs w:val="24"/>
                <w:lang w:val="es-PE" w:eastAsia="es-PE"/>
                <w:rPrChange w:id="22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225" w:author="Regina Casanova" w:date="2018-07-29T19:32:00Z">
                  <w:rPr>
                    <w:rStyle w:val="Hipervnculo"/>
                    <w:noProof/>
                    <w:lang w:val="es-PE"/>
                  </w:rPr>
                </w:rPrChange>
              </w:rPr>
              <w:t>Diseño Centrado en el Usuario y su importancia en el sector salud</w:t>
            </w:r>
            <w:r w:rsidRPr="00F75055">
              <w:rPr>
                <w:rFonts w:ascii="Times New Roman" w:hAnsi="Times New Roman" w:cs="Times New Roman"/>
                <w:noProof/>
                <w:webHidden/>
                <w:rPrChange w:id="226" w:author="Regina Casanova" w:date="2018-07-29T19:32:00Z">
                  <w:rPr>
                    <w:noProof/>
                    <w:webHidden/>
                  </w:rPr>
                </w:rPrChange>
              </w:rPr>
              <w:tab/>
            </w:r>
            <w:r w:rsidRPr="00F75055">
              <w:rPr>
                <w:rFonts w:ascii="Times New Roman" w:hAnsi="Times New Roman" w:cs="Times New Roman"/>
                <w:noProof/>
                <w:webHidden/>
                <w:rPrChange w:id="227" w:author="Regina Casanova" w:date="2018-07-29T19:32:00Z">
                  <w:rPr>
                    <w:noProof/>
                    <w:webHidden/>
                  </w:rPr>
                </w:rPrChange>
              </w:rPr>
              <w:fldChar w:fldCharType="begin"/>
            </w:r>
            <w:r w:rsidRPr="00F75055">
              <w:rPr>
                <w:rFonts w:ascii="Times New Roman" w:hAnsi="Times New Roman" w:cs="Times New Roman"/>
                <w:noProof/>
                <w:webHidden/>
                <w:rPrChange w:id="228" w:author="Regina Casanova" w:date="2018-07-29T19:32:00Z">
                  <w:rPr>
                    <w:noProof/>
                    <w:webHidden/>
                  </w:rPr>
                </w:rPrChange>
              </w:rPr>
              <w:instrText xml:space="preserve"> PAGEREF _Toc520655628 \h </w:instrText>
            </w:r>
            <w:r w:rsidRPr="00F75055">
              <w:rPr>
                <w:rFonts w:ascii="Times New Roman" w:hAnsi="Times New Roman" w:cs="Times New Roman"/>
                <w:noProof/>
                <w:webHidden/>
                <w:rPrChange w:id="229" w:author="Regina Casanova" w:date="2018-07-29T19:32:00Z">
                  <w:rPr>
                    <w:noProof/>
                    <w:webHidden/>
                  </w:rPr>
                </w:rPrChange>
              </w:rPr>
            </w:r>
          </w:ins>
          <w:r w:rsidRPr="00F75055">
            <w:rPr>
              <w:rFonts w:ascii="Times New Roman" w:hAnsi="Times New Roman" w:cs="Times New Roman"/>
              <w:noProof/>
              <w:webHidden/>
              <w:rPrChange w:id="230" w:author="Regina Casanova" w:date="2018-07-29T19:32:00Z">
                <w:rPr>
                  <w:noProof/>
                  <w:webHidden/>
                </w:rPr>
              </w:rPrChange>
            </w:rPr>
            <w:fldChar w:fldCharType="separate"/>
          </w:r>
          <w:ins w:id="231" w:author="Regina Casanova" w:date="2018-07-29T19:24:00Z">
            <w:r w:rsidRPr="00F75055">
              <w:rPr>
                <w:rFonts w:ascii="Times New Roman" w:hAnsi="Times New Roman" w:cs="Times New Roman"/>
                <w:noProof/>
                <w:webHidden/>
                <w:rPrChange w:id="232" w:author="Regina Casanova" w:date="2018-07-29T19:32:00Z">
                  <w:rPr>
                    <w:noProof/>
                    <w:webHidden/>
                  </w:rPr>
                </w:rPrChange>
              </w:rPr>
              <w:t>26</w:t>
            </w:r>
            <w:r w:rsidRPr="00F75055">
              <w:rPr>
                <w:rFonts w:ascii="Times New Roman" w:hAnsi="Times New Roman" w:cs="Times New Roman"/>
                <w:noProof/>
                <w:webHidden/>
                <w:rPrChange w:id="233" w:author="Regina Casanova" w:date="2018-07-29T19:32:00Z">
                  <w:rPr>
                    <w:noProof/>
                    <w:webHidden/>
                  </w:rPr>
                </w:rPrChange>
              </w:rPr>
              <w:fldChar w:fldCharType="end"/>
            </w:r>
            <w:r w:rsidRPr="00F75055">
              <w:rPr>
                <w:rStyle w:val="Hipervnculo"/>
                <w:rFonts w:ascii="Times New Roman" w:hAnsi="Times New Roman" w:cs="Times New Roman"/>
                <w:noProof/>
                <w:rPrChange w:id="234" w:author="Regina Casanova" w:date="2018-07-29T19:32:00Z">
                  <w:rPr>
                    <w:rStyle w:val="Hipervnculo"/>
                    <w:noProof/>
                  </w:rPr>
                </w:rPrChange>
              </w:rPr>
              <w:fldChar w:fldCharType="end"/>
            </w:r>
          </w:ins>
        </w:p>
        <w:p w14:paraId="64F83F01" w14:textId="64F07D7D" w:rsidR="00CC32E0" w:rsidRPr="00F75055" w:rsidRDefault="00CC32E0" w:rsidP="00CC32E0">
          <w:pPr>
            <w:pStyle w:val="TDC3"/>
            <w:rPr>
              <w:ins w:id="235" w:author="Regina Casanova" w:date="2018-07-29T19:24:00Z"/>
              <w:rFonts w:ascii="Times New Roman" w:eastAsiaTheme="minorEastAsia" w:hAnsi="Times New Roman" w:cs="Times New Roman"/>
              <w:i w:val="0"/>
              <w:noProof/>
              <w:sz w:val="24"/>
              <w:szCs w:val="24"/>
              <w:lang w:val="es-PE" w:eastAsia="es-PE"/>
              <w:rPrChange w:id="236" w:author="Regina Casanova" w:date="2018-07-29T19:32:00Z">
                <w:rPr>
                  <w:ins w:id="237" w:author="Regina Casanova" w:date="2018-07-29T19:24:00Z"/>
                  <w:rFonts w:eastAsiaTheme="minorEastAsia" w:cstheme="minorBidi"/>
                  <w:noProof/>
                  <w:sz w:val="24"/>
                  <w:szCs w:val="24"/>
                  <w:lang w:val="es-PE" w:eastAsia="es-PE"/>
                </w:rPr>
              </w:rPrChange>
            </w:rPr>
          </w:pPr>
          <w:ins w:id="238" w:author="Regina Casanova" w:date="2018-07-29T19:24:00Z">
            <w:r w:rsidRPr="00F75055">
              <w:rPr>
                <w:rStyle w:val="Hipervnculo"/>
                <w:rFonts w:ascii="Times New Roman" w:hAnsi="Times New Roman" w:cs="Times New Roman"/>
                <w:i w:val="0"/>
                <w:noProof/>
                <w:rPrChange w:id="239"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240" w:author="Regina Casanova" w:date="2018-07-29T19:32:00Z">
                  <w:rPr>
                    <w:rStyle w:val="Hipervnculo"/>
                    <w:noProof/>
                  </w:rPr>
                </w:rPrChange>
              </w:rPr>
              <w:instrText xml:space="preserve"> </w:instrText>
            </w:r>
            <w:r w:rsidRPr="00F75055">
              <w:rPr>
                <w:rFonts w:ascii="Times New Roman" w:hAnsi="Times New Roman" w:cs="Times New Roman"/>
                <w:i w:val="0"/>
                <w:noProof/>
                <w:rPrChange w:id="241" w:author="Regina Casanova" w:date="2018-07-29T19:32:00Z">
                  <w:rPr>
                    <w:noProof/>
                  </w:rPr>
                </w:rPrChange>
              </w:rPr>
              <w:instrText>HYPERLINK \l "_Toc520655629"</w:instrText>
            </w:r>
            <w:r w:rsidRPr="00F75055">
              <w:rPr>
                <w:rStyle w:val="Hipervnculo"/>
                <w:rFonts w:ascii="Times New Roman" w:hAnsi="Times New Roman" w:cs="Times New Roman"/>
                <w:i w:val="0"/>
                <w:noProof/>
                <w:rPrChange w:id="242"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243" w:author="Regina Casanova" w:date="2018-07-29T19:32:00Z">
                  <w:rPr>
                    <w:rStyle w:val="Hipervnculo"/>
                    <w:noProof/>
                  </w:rPr>
                </w:rPrChange>
              </w:rPr>
            </w:r>
            <w:r w:rsidRPr="00F75055">
              <w:rPr>
                <w:rStyle w:val="Hipervnculo"/>
                <w:rFonts w:ascii="Times New Roman" w:hAnsi="Times New Roman" w:cs="Times New Roman"/>
                <w:i w:val="0"/>
                <w:noProof/>
                <w:rPrChange w:id="244"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245" w:author="Regina Casanova" w:date="2018-07-29T19:32:00Z">
                  <w:rPr>
                    <w:rStyle w:val="Hipervnculo"/>
                    <w:noProof/>
                    <w:lang w:val="es-PE"/>
                  </w:rPr>
                </w:rPrChange>
              </w:rPr>
              <w:t>1.</w:t>
            </w:r>
            <w:r w:rsidRPr="00F75055">
              <w:rPr>
                <w:rFonts w:ascii="Times New Roman" w:eastAsiaTheme="minorEastAsia" w:hAnsi="Times New Roman" w:cs="Times New Roman"/>
                <w:i w:val="0"/>
                <w:noProof/>
                <w:sz w:val="24"/>
                <w:szCs w:val="24"/>
                <w:lang w:val="es-PE" w:eastAsia="es-PE"/>
                <w:rPrChange w:id="24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247" w:author="Regina Casanova" w:date="2018-07-29T19:32:00Z">
                  <w:rPr>
                    <w:rStyle w:val="Hipervnculo"/>
                    <w:noProof/>
                    <w:lang w:val="es-PE"/>
                  </w:rPr>
                </w:rPrChange>
              </w:rPr>
              <w:t>Descripción e Importancia</w:t>
            </w:r>
            <w:r w:rsidRPr="00F75055">
              <w:rPr>
                <w:rFonts w:ascii="Times New Roman" w:hAnsi="Times New Roman" w:cs="Times New Roman"/>
                <w:i w:val="0"/>
                <w:noProof/>
                <w:webHidden/>
                <w:rPrChange w:id="248" w:author="Regina Casanova" w:date="2018-07-29T19:32:00Z">
                  <w:rPr>
                    <w:noProof/>
                    <w:webHidden/>
                  </w:rPr>
                </w:rPrChange>
              </w:rPr>
              <w:tab/>
            </w:r>
            <w:r w:rsidRPr="00F75055">
              <w:rPr>
                <w:rFonts w:ascii="Times New Roman" w:hAnsi="Times New Roman" w:cs="Times New Roman"/>
                <w:i w:val="0"/>
                <w:noProof/>
                <w:webHidden/>
                <w:rPrChange w:id="249" w:author="Regina Casanova" w:date="2018-07-29T19:32:00Z">
                  <w:rPr>
                    <w:noProof/>
                    <w:webHidden/>
                  </w:rPr>
                </w:rPrChange>
              </w:rPr>
              <w:fldChar w:fldCharType="begin"/>
            </w:r>
            <w:r w:rsidRPr="00F75055">
              <w:rPr>
                <w:rFonts w:ascii="Times New Roman" w:hAnsi="Times New Roman" w:cs="Times New Roman"/>
                <w:i w:val="0"/>
                <w:noProof/>
                <w:webHidden/>
                <w:rPrChange w:id="250" w:author="Regina Casanova" w:date="2018-07-29T19:32:00Z">
                  <w:rPr>
                    <w:noProof/>
                    <w:webHidden/>
                  </w:rPr>
                </w:rPrChange>
              </w:rPr>
              <w:instrText xml:space="preserve"> PAGEREF _Toc520655629 \h </w:instrText>
            </w:r>
            <w:r w:rsidRPr="00F75055">
              <w:rPr>
                <w:rFonts w:ascii="Times New Roman" w:hAnsi="Times New Roman" w:cs="Times New Roman"/>
                <w:i w:val="0"/>
                <w:noProof/>
                <w:webHidden/>
                <w:rPrChange w:id="251" w:author="Regina Casanova" w:date="2018-07-29T19:32:00Z">
                  <w:rPr>
                    <w:noProof/>
                    <w:webHidden/>
                  </w:rPr>
                </w:rPrChange>
              </w:rPr>
            </w:r>
          </w:ins>
          <w:r w:rsidRPr="00F75055">
            <w:rPr>
              <w:rFonts w:ascii="Times New Roman" w:hAnsi="Times New Roman" w:cs="Times New Roman"/>
              <w:i w:val="0"/>
              <w:noProof/>
              <w:webHidden/>
              <w:rPrChange w:id="252" w:author="Regina Casanova" w:date="2018-07-29T19:32:00Z">
                <w:rPr>
                  <w:noProof/>
                  <w:webHidden/>
                </w:rPr>
              </w:rPrChange>
            </w:rPr>
            <w:fldChar w:fldCharType="separate"/>
          </w:r>
          <w:ins w:id="253" w:author="Regina Casanova" w:date="2018-07-29T19:24:00Z">
            <w:r w:rsidRPr="00F75055">
              <w:rPr>
                <w:rFonts w:ascii="Times New Roman" w:hAnsi="Times New Roman" w:cs="Times New Roman"/>
                <w:i w:val="0"/>
                <w:noProof/>
                <w:webHidden/>
                <w:rPrChange w:id="254" w:author="Regina Casanova" w:date="2018-07-29T19:32:00Z">
                  <w:rPr>
                    <w:noProof/>
                    <w:webHidden/>
                  </w:rPr>
                </w:rPrChange>
              </w:rPr>
              <w:t>26</w:t>
            </w:r>
            <w:r w:rsidRPr="00F75055">
              <w:rPr>
                <w:rFonts w:ascii="Times New Roman" w:hAnsi="Times New Roman" w:cs="Times New Roman"/>
                <w:i w:val="0"/>
                <w:noProof/>
                <w:webHidden/>
                <w:rPrChange w:id="255" w:author="Regina Casanova" w:date="2018-07-29T19:32:00Z">
                  <w:rPr>
                    <w:noProof/>
                    <w:webHidden/>
                  </w:rPr>
                </w:rPrChange>
              </w:rPr>
              <w:fldChar w:fldCharType="end"/>
            </w:r>
            <w:r w:rsidRPr="00F75055">
              <w:rPr>
                <w:rStyle w:val="Hipervnculo"/>
                <w:rFonts w:ascii="Times New Roman" w:hAnsi="Times New Roman" w:cs="Times New Roman"/>
                <w:i w:val="0"/>
                <w:noProof/>
                <w:rPrChange w:id="256" w:author="Regina Casanova" w:date="2018-07-29T19:32:00Z">
                  <w:rPr>
                    <w:rStyle w:val="Hipervnculo"/>
                    <w:noProof/>
                  </w:rPr>
                </w:rPrChange>
              </w:rPr>
              <w:fldChar w:fldCharType="end"/>
            </w:r>
          </w:ins>
        </w:p>
        <w:p w14:paraId="2295F09E" w14:textId="232674E2" w:rsidR="00CC32E0" w:rsidRPr="00F75055" w:rsidRDefault="00CC32E0" w:rsidP="00CC32E0">
          <w:pPr>
            <w:pStyle w:val="TDC3"/>
            <w:rPr>
              <w:ins w:id="257" w:author="Regina Casanova" w:date="2018-07-29T19:24:00Z"/>
              <w:rFonts w:ascii="Times New Roman" w:eastAsiaTheme="minorEastAsia" w:hAnsi="Times New Roman" w:cs="Times New Roman"/>
              <w:i w:val="0"/>
              <w:noProof/>
              <w:sz w:val="24"/>
              <w:szCs w:val="24"/>
              <w:lang w:val="es-PE" w:eastAsia="es-PE"/>
              <w:rPrChange w:id="258" w:author="Regina Casanova" w:date="2018-07-29T19:32:00Z">
                <w:rPr>
                  <w:ins w:id="259" w:author="Regina Casanova" w:date="2018-07-29T19:24:00Z"/>
                  <w:rFonts w:eastAsiaTheme="minorEastAsia" w:cstheme="minorBidi"/>
                  <w:noProof/>
                  <w:sz w:val="24"/>
                  <w:szCs w:val="24"/>
                  <w:lang w:val="es-PE" w:eastAsia="es-PE"/>
                </w:rPr>
              </w:rPrChange>
            </w:rPr>
          </w:pPr>
          <w:ins w:id="260" w:author="Regina Casanova" w:date="2018-07-29T19:24:00Z">
            <w:r w:rsidRPr="00F75055">
              <w:rPr>
                <w:rStyle w:val="Hipervnculo"/>
                <w:rFonts w:ascii="Times New Roman" w:hAnsi="Times New Roman" w:cs="Times New Roman"/>
                <w:i w:val="0"/>
                <w:noProof/>
                <w:rPrChange w:id="26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262" w:author="Regina Casanova" w:date="2018-07-29T19:32:00Z">
                  <w:rPr>
                    <w:rStyle w:val="Hipervnculo"/>
                    <w:noProof/>
                  </w:rPr>
                </w:rPrChange>
              </w:rPr>
              <w:instrText xml:space="preserve"> </w:instrText>
            </w:r>
            <w:r w:rsidRPr="00F75055">
              <w:rPr>
                <w:rFonts w:ascii="Times New Roman" w:hAnsi="Times New Roman" w:cs="Times New Roman"/>
                <w:i w:val="0"/>
                <w:noProof/>
                <w:rPrChange w:id="263" w:author="Regina Casanova" w:date="2018-07-29T19:32:00Z">
                  <w:rPr>
                    <w:noProof/>
                  </w:rPr>
                </w:rPrChange>
              </w:rPr>
              <w:instrText>HYPERLINK \l "_Toc520655630"</w:instrText>
            </w:r>
            <w:r w:rsidRPr="00F75055">
              <w:rPr>
                <w:rStyle w:val="Hipervnculo"/>
                <w:rFonts w:ascii="Times New Roman" w:hAnsi="Times New Roman" w:cs="Times New Roman"/>
                <w:i w:val="0"/>
                <w:noProof/>
                <w:rPrChange w:id="26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265" w:author="Regina Casanova" w:date="2018-07-29T19:32:00Z">
                  <w:rPr>
                    <w:rStyle w:val="Hipervnculo"/>
                    <w:noProof/>
                  </w:rPr>
                </w:rPrChange>
              </w:rPr>
            </w:r>
            <w:r w:rsidRPr="00F75055">
              <w:rPr>
                <w:rStyle w:val="Hipervnculo"/>
                <w:rFonts w:ascii="Times New Roman" w:hAnsi="Times New Roman" w:cs="Times New Roman"/>
                <w:i w:val="0"/>
                <w:noProof/>
                <w:rPrChange w:id="266"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267" w:author="Regina Casanova" w:date="2018-07-29T19:32:00Z">
                  <w:rPr>
                    <w:rStyle w:val="Hipervnculo"/>
                    <w:noProof/>
                    <w:lang w:val="es-PE"/>
                  </w:rPr>
                </w:rPrChange>
              </w:rPr>
              <w:t>2.</w:t>
            </w:r>
            <w:r w:rsidRPr="00F75055">
              <w:rPr>
                <w:rFonts w:ascii="Times New Roman" w:eastAsiaTheme="minorEastAsia" w:hAnsi="Times New Roman" w:cs="Times New Roman"/>
                <w:i w:val="0"/>
                <w:noProof/>
                <w:sz w:val="24"/>
                <w:szCs w:val="24"/>
                <w:lang w:val="es-PE" w:eastAsia="es-PE"/>
                <w:rPrChange w:id="26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269" w:author="Regina Casanova" w:date="2018-07-29T19:32:00Z">
                  <w:rPr>
                    <w:rStyle w:val="Hipervnculo"/>
                    <w:noProof/>
                    <w:lang w:val="es-PE"/>
                  </w:rPr>
                </w:rPrChange>
              </w:rPr>
              <w:t>Metodología del diseño centrado en el usuario</w:t>
            </w:r>
            <w:r w:rsidRPr="00F75055">
              <w:rPr>
                <w:rFonts w:ascii="Times New Roman" w:hAnsi="Times New Roman" w:cs="Times New Roman"/>
                <w:i w:val="0"/>
                <w:noProof/>
                <w:webHidden/>
                <w:rPrChange w:id="270" w:author="Regina Casanova" w:date="2018-07-29T19:32:00Z">
                  <w:rPr>
                    <w:noProof/>
                    <w:webHidden/>
                  </w:rPr>
                </w:rPrChange>
              </w:rPr>
              <w:tab/>
            </w:r>
            <w:r w:rsidRPr="00F75055">
              <w:rPr>
                <w:rFonts w:ascii="Times New Roman" w:hAnsi="Times New Roman" w:cs="Times New Roman"/>
                <w:i w:val="0"/>
                <w:noProof/>
                <w:webHidden/>
                <w:rPrChange w:id="271" w:author="Regina Casanova" w:date="2018-07-29T19:32:00Z">
                  <w:rPr>
                    <w:noProof/>
                    <w:webHidden/>
                  </w:rPr>
                </w:rPrChange>
              </w:rPr>
              <w:fldChar w:fldCharType="begin"/>
            </w:r>
            <w:r w:rsidRPr="00F75055">
              <w:rPr>
                <w:rFonts w:ascii="Times New Roman" w:hAnsi="Times New Roman" w:cs="Times New Roman"/>
                <w:i w:val="0"/>
                <w:noProof/>
                <w:webHidden/>
                <w:rPrChange w:id="272" w:author="Regina Casanova" w:date="2018-07-29T19:32:00Z">
                  <w:rPr>
                    <w:noProof/>
                    <w:webHidden/>
                  </w:rPr>
                </w:rPrChange>
              </w:rPr>
              <w:instrText xml:space="preserve"> PAGEREF _Toc520655630 \h </w:instrText>
            </w:r>
            <w:r w:rsidRPr="00F75055">
              <w:rPr>
                <w:rFonts w:ascii="Times New Roman" w:hAnsi="Times New Roman" w:cs="Times New Roman"/>
                <w:i w:val="0"/>
                <w:noProof/>
                <w:webHidden/>
                <w:rPrChange w:id="273" w:author="Regina Casanova" w:date="2018-07-29T19:32:00Z">
                  <w:rPr>
                    <w:noProof/>
                    <w:webHidden/>
                  </w:rPr>
                </w:rPrChange>
              </w:rPr>
            </w:r>
          </w:ins>
          <w:r w:rsidRPr="00F75055">
            <w:rPr>
              <w:rFonts w:ascii="Times New Roman" w:hAnsi="Times New Roman" w:cs="Times New Roman"/>
              <w:i w:val="0"/>
              <w:noProof/>
              <w:webHidden/>
              <w:rPrChange w:id="274" w:author="Regina Casanova" w:date="2018-07-29T19:32:00Z">
                <w:rPr>
                  <w:noProof/>
                  <w:webHidden/>
                </w:rPr>
              </w:rPrChange>
            </w:rPr>
            <w:fldChar w:fldCharType="separate"/>
          </w:r>
          <w:ins w:id="275" w:author="Regina Casanova" w:date="2018-07-29T19:24:00Z">
            <w:r w:rsidRPr="00F75055">
              <w:rPr>
                <w:rFonts w:ascii="Times New Roman" w:hAnsi="Times New Roman" w:cs="Times New Roman"/>
                <w:i w:val="0"/>
                <w:noProof/>
                <w:webHidden/>
                <w:rPrChange w:id="276" w:author="Regina Casanova" w:date="2018-07-29T19:32:00Z">
                  <w:rPr>
                    <w:noProof/>
                    <w:webHidden/>
                  </w:rPr>
                </w:rPrChange>
              </w:rPr>
              <w:t>27</w:t>
            </w:r>
            <w:r w:rsidRPr="00F75055">
              <w:rPr>
                <w:rFonts w:ascii="Times New Roman" w:hAnsi="Times New Roman" w:cs="Times New Roman"/>
                <w:i w:val="0"/>
                <w:noProof/>
                <w:webHidden/>
                <w:rPrChange w:id="277" w:author="Regina Casanova" w:date="2018-07-29T19:32:00Z">
                  <w:rPr>
                    <w:noProof/>
                    <w:webHidden/>
                  </w:rPr>
                </w:rPrChange>
              </w:rPr>
              <w:fldChar w:fldCharType="end"/>
            </w:r>
            <w:r w:rsidRPr="00F75055">
              <w:rPr>
                <w:rStyle w:val="Hipervnculo"/>
                <w:rFonts w:ascii="Times New Roman" w:hAnsi="Times New Roman" w:cs="Times New Roman"/>
                <w:i w:val="0"/>
                <w:noProof/>
                <w:rPrChange w:id="278" w:author="Regina Casanova" w:date="2018-07-29T19:32:00Z">
                  <w:rPr>
                    <w:rStyle w:val="Hipervnculo"/>
                    <w:noProof/>
                  </w:rPr>
                </w:rPrChange>
              </w:rPr>
              <w:fldChar w:fldCharType="end"/>
            </w:r>
          </w:ins>
        </w:p>
        <w:p w14:paraId="6D3C9C69" w14:textId="531E5996" w:rsidR="00CC32E0" w:rsidRPr="00F75055" w:rsidRDefault="00CC32E0" w:rsidP="00CC32E0">
          <w:pPr>
            <w:pStyle w:val="TDC3"/>
            <w:rPr>
              <w:ins w:id="279" w:author="Regina Casanova" w:date="2018-07-29T19:24:00Z"/>
              <w:rFonts w:ascii="Times New Roman" w:eastAsiaTheme="minorEastAsia" w:hAnsi="Times New Roman" w:cs="Times New Roman"/>
              <w:i w:val="0"/>
              <w:noProof/>
              <w:sz w:val="24"/>
              <w:szCs w:val="24"/>
              <w:lang w:val="es-PE" w:eastAsia="es-PE"/>
              <w:rPrChange w:id="280" w:author="Regina Casanova" w:date="2018-07-29T19:32:00Z">
                <w:rPr>
                  <w:ins w:id="281" w:author="Regina Casanova" w:date="2018-07-29T19:24:00Z"/>
                  <w:rFonts w:eastAsiaTheme="minorEastAsia" w:cstheme="minorBidi"/>
                  <w:noProof/>
                  <w:sz w:val="24"/>
                  <w:szCs w:val="24"/>
                  <w:lang w:val="es-PE" w:eastAsia="es-PE"/>
                </w:rPr>
              </w:rPrChange>
            </w:rPr>
          </w:pPr>
          <w:ins w:id="282" w:author="Regina Casanova" w:date="2018-07-29T19:24:00Z">
            <w:r w:rsidRPr="00F75055">
              <w:rPr>
                <w:rStyle w:val="Hipervnculo"/>
                <w:rFonts w:ascii="Times New Roman" w:hAnsi="Times New Roman" w:cs="Times New Roman"/>
                <w:i w:val="0"/>
                <w:noProof/>
                <w:rPrChange w:id="283"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284" w:author="Regina Casanova" w:date="2018-07-29T19:32:00Z">
                  <w:rPr>
                    <w:rStyle w:val="Hipervnculo"/>
                    <w:noProof/>
                  </w:rPr>
                </w:rPrChange>
              </w:rPr>
              <w:instrText xml:space="preserve"> </w:instrText>
            </w:r>
            <w:r w:rsidRPr="00F75055">
              <w:rPr>
                <w:rFonts w:ascii="Times New Roman" w:hAnsi="Times New Roman" w:cs="Times New Roman"/>
                <w:i w:val="0"/>
                <w:noProof/>
                <w:rPrChange w:id="285" w:author="Regina Casanova" w:date="2018-07-29T19:32:00Z">
                  <w:rPr>
                    <w:noProof/>
                  </w:rPr>
                </w:rPrChange>
              </w:rPr>
              <w:instrText>HYPERLINK \l "_Toc520655631"</w:instrText>
            </w:r>
            <w:r w:rsidRPr="00F75055">
              <w:rPr>
                <w:rStyle w:val="Hipervnculo"/>
                <w:rFonts w:ascii="Times New Roman" w:hAnsi="Times New Roman" w:cs="Times New Roman"/>
                <w:i w:val="0"/>
                <w:noProof/>
                <w:rPrChange w:id="28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287" w:author="Regina Casanova" w:date="2018-07-29T19:32:00Z">
                  <w:rPr>
                    <w:rStyle w:val="Hipervnculo"/>
                    <w:noProof/>
                  </w:rPr>
                </w:rPrChange>
              </w:rPr>
            </w:r>
            <w:r w:rsidRPr="00F75055">
              <w:rPr>
                <w:rStyle w:val="Hipervnculo"/>
                <w:rFonts w:ascii="Times New Roman" w:hAnsi="Times New Roman" w:cs="Times New Roman"/>
                <w:i w:val="0"/>
                <w:noProof/>
                <w:rPrChange w:id="288"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289" w:author="Regina Casanova" w:date="2018-07-29T19:32:00Z">
                  <w:rPr>
                    <w:rStyle w:val="Hipervnculo"/>
                    <w:noProof/>
                    <w:lang w:val="es-PE"/>
                  </w:rPr>
                </w:rPrChange>
              </w:rPr>
              <w:t>3.</w:t>
            </w:r>
            <w:r w:rsidRPr="00F75055">
              <w:rPr>
                <w:rFonts w:ascii="Times New Roman" w:eastAsiaTheme="minorEastAsia" w:hAnsi="Times New Roman" w:cs="Times New Roman"/>
                <w:i w:val="0"/>
                <w:noProof/>
                <w:sz w:val="24"/>
                <w:szCs w:val="24"/>
                <w:lang w:val="es-PE" w:eastAsia="es-PE"/>
                <w:rPrChange w:id="29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291" w:author="Regina Casanova" w:date="2018-07-29T19:32:00Z">
                  <w:rPr>
                    <w:rStyle w:val="Hipervnculo"/>
                    <w:noProof/>
                    <w:lang w:val="es-PE"/>
                  </w:rPr>
                </w:rPrChange>
              </w:rPr>
              <w:t>Importancia del Diseño centrado en el usuario en el sector salud.</w:t>
            </w:r>
            <w:r w:rsidRPr="00F75055">
              <w:rPr>
                <w:rFonts w:ascii="Times New Roman" w:hAnsi="Times New Roman" w:cs="Times New Roman"/>
                <w:i w:val="0"/>
                <w:noProof/>
                <w:webHidden/>
                <w:rPrChange w:id="292" w:author="Regina Casanova" w:date="2018-07-29T19:32:00Z">
                  <w:rPr>
                    <w:noProof/>
                    <w:webHidden/>
                  </w:rPr>
                </w:rPrChange>
              </w:rPr>
              <w:tab/>
            </w:r>
            <w:r w:rsidRPr="00F75055">
              <w:rPr>
                <w:rFonts w:ascii="Times New Roman" w:hAnsi="Times New Roman" w:cs="Times New Roman"/>
                <w:i w:val="0"/>
                <w:noProof/>
                <w:webHidden/>
                <w:rPrChange w:id="293" w:author="Regina Casanova" w:date="2018-07-29T19:32:00Z">
                  <w:rPr>
                    <w:noProof/>
                    <w:webHidden/>
                  </w:rPr>
                </w:rPrChange>
              </w:rPr>
              <w:fldChar w:fldCharType="begin"/>
            </w:r>
            <w:r w:rsidRPr="00F75055">
              <w:rPr>
                <w:rFonts w:ascii="Times New Roman" w:hAnsi="Times New Roman" w:cs="Times New Roman"/>
                <w:i w:val="0"/>
                <w:noProof/>
                <w:webHidden/>
                <w:rPrChange w:id="294" w:author="Regina Casanova" w:date="2018-07-29T19:32:00Z">
                  <w:rPr>
                    <w:noProof/>
                    <w:webHidden/>
                  </w:rPr>
                </w:rPrChange>
              </w:rPr>
              <w:instrText xml:space="preserve"> PAGEREF _Toc520655631 \h </w:instrText>
            </w:r>
            <w:r w:rsidRPr="00F75055">
              <w:rPr>
                <w:rFonts w:ascii="Times New Roman" w:hAnsi="Times New Roman" w:cs="Times New Roman"/>
                <w:i w:val="0"/>
                <w:noProof/>
                <w:webHidden/>
                <w:rPrChange w:id="295" w:author="Regina Casanova" w:date="2018-07-29T19:32:00Z">
                  <w:rPr>
                    <w:noProof/>
                    <w:webHidden/>
                  </w:rPr>
                </w:rPrChange>
              </w:rPr>
            </w:r>
          </w:ins>
          <w:r w:rsidRPr="00F75055">
            <w:rPr>
              <w:rFonts w:ascii="Times New Roman" w:hAnsi="Times New Roman" w:cs="Times New Roman"/>
              <w:i w:val="0"/>
              <w:noProof/>
              <w:webHidden/>
              <w:rPrChange w:id="296" w:author="Regina Casanova" w:date="2018-07-29T19:32:00Z">
                <w:rPr>
                  <w:noProof/>
                  <w:webHidden/>
                </w:rPr>
              </w:rPrChange>
            </w:rPr>
            <w:fldChar w:fldCharType="separate"/>
          </w:r>
          <w:ins w:id="297" w:author="Regina Casanova" w:date="2018-07-29T19:24:00Z">
            <w:r w:rsidRPr="00F75055">
              <w:rPr>
                <w:rFonts w:ascii="Times New Roman" w:hAnsi="Times New Roman" w:cs="Times New Roman"/>
                <w:i w:val="0"/>
                <w:noProof/>
                <w:webHidden/>
                <w:rPrChange w:id="298" w:author="Regina Casanova" w:date="2018-07-29T19:32:00Z">
                  <w:rPr>
                    <w:noProof/>
                    <w:webHidden/>
                  </w:rPr>
                </w:rPrChange>
              </w:rPr>
              <w:t>32</w:t>
            </w:r>
            <w:r w:rsidRPr="00F75055">
              <w:rPr>
                <w:rFonts w:ascii="Times New Roman" w:hAnsi="Times New Roman" w:cs="Times New Roman"/>
                <w:i w:val="0"/>
                <w:noProof/>
                <w:webHidden/>
                <w:rPrChange w:id="299" w:author="Regina Casanova" w:date="2018-07-29T19:32:00Z">
                  <w:rPr>
                    <w:noProof/>
                    <w:webHidden/>
                  </w:rPr>
                </w:rPrChange>
              </w:rPr>
              <w:fldChar w:fldCharType="end"/>
            </w:r>
            <w:r w:rsidRPr="00F75055">
              <w:rPr>
                <w:rStyle w:val="Hipervnculo"/>
                <w:rFonts w:ascii="Times New Roman" w:hAnsi="Times New Roman" w:cs="Times New Roman"/>
                <w:i w:val="0"/>
                <w:noProof/>
                <w:rPrChange w:id="300" w:author="Regina Casanova" w:date="2018-07-29T19:32:00Z">
                  <w:rPr>
                    <w:rStyle w:val="Hipervnculo"/>
                    <w:noProof/>
                  </w:rPr>
                </w:rPrChange>
              </w:rPr>
              <w:fldChar w:fldCharType="end"/>
            </w:r>
          </w:ins>
        </w:p>
        <w:p w14:paraId="49495F21" w14:textId="613C55E8" w:rsidR="00CC32E0" w:rsidRPr="00F75055" w:rsidRDefault="00CC32E0" w:rsidP="00CC32E0">
          <w:pPr>
            <w:pStyle w:val="TDC3"/>
            <w:rPr>
              <w:ins w:id="301" w:author="Regina Casanova" w:date="2018-07-29T19:24:00Z"/>
              <w:rFonts w:ascii="Times New Roman" w:eastAsiaTheme="minorEastAsia" w:hAnsi="Times New Roman" w:cs="Times New Roman"/>
              <w:i w:val="0"/>
              <w:noProof/>
              <w:sz w:val="24"/>
              <w:szCs w:val="24"/>
              <w:lang w:val="es-PE" w:eastAsia="es-PE"/>
              <w:rPrChange w:id="302" w:author="Regina Casanova" w:date="2018-07-29T19:32:00Z">
                <w:rPr>
                  <w:ins w:id="303" w:author="Regina Casanova" w:date="2018-07-29T19:24:00Z"/>
                  <w:rFonts w:eastAsiaTheme="minorEastAsia" w:cstheme="minorBidi"/>
                  <w:noProof/>
                  <w:sz w:val="24"/>
                  <w:szCs w:val="24"/>
                  <w:lang w:val="es-PE" w:eastAsia="es-PE"/>
                </w:rPr>
              </w:rPrChange>
            </w:rPr>
          </w:pPr>
          <w:ins w:id="304" w:author="Regina Casanova" w:date="2018-07-29T19:24:00Z">
            <w:r w:rsidRPr="00F75055">
              <w:rPr>
                <w:rStyle w:val="Hipervnculo"/>
                <w:rFonts w:ascii="Times New Roman" w:hAnsi="Times New Roman" w:cs="Times New Roman"/>
                <w:i w:val="0"/>
                <w:noProof/>
                <w:rPrChange w:id="30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306" w:author="Regina Casanova" w:date="2018-07-29T19:32:00Z">
                  <w:rPr>
                    <w:rStyle w:val="Hipervnculo"/>
                    <w:noProof/>
                  </w:rPr>
                </w:rPrChange>
              </w:rPr>
              <w:instrText xml:space="preserve"> </w:instrText>
            </w:r>
            <w:r w:rsidRPr="00F75055">
              <w:rPr>
                <w:rFonts w:ascii="Times New Roman" w:hAnsi="Times New Roman" w:cs="Times New Roman"/>
                <w:i w:val="0"/>
                <w:noProof/>
                <w:rPrChange w:id="307" w:author="Regina Casanova" w:date="2018-07-29T19:32:00Z">
                  <w:rPr>
                    <w:noProof/>
                  </w:rPr>
                </w:rPrChange>
              </w:rPr>
              <w:instrText>HYPERLINK \l "_Toc520655632"</w:instrText>
            </w:r>
            <w:r w:rsidRPr="00F75055">
              <w:rPr>
                <w:rStyle w:val="Hipervnculo"/>
                <w:rFonts w:ascii="Times New Roman" w:hAnsi="Times New Roman" w:cs="Times New Roman"/>
                <w:i w:val="0"/>
                <w:noProof/>
                <w:rPrChange w:id="30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309" w:author="Regina Casanova" w:date="2018-07-29T19:32:00Z">
                  <w:rPr>
                    <w:rStyle w:val="Hipervnculo"/>
                    <w:noProof/>
                  </w:rPr>
                </w:rPrChange>
              </w:rPr>
            </w:r>
            <w:r w:rsidRPr="00F75055">
              <w:rPr>
                <w:rStyle w:val="Hipervnculo"/>
                <w:rFonts w:ascii="Times New Roman" w:hAnsi="Times New Roman" w:cs="Times New Roman"/>
                <w:i w:val="0"/>
                <w:noProof/>
                <w:rPrChange w:id="310"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311" w:author="Regina Casanova" w:date="2018-07-29T19:32:00Z">
                  <w:rPr>
                    <w:rStyle w:val="Hipervnculo"/>
                    <w:noProof/>
                  </w:rPr>
                </w:rPrChange>
              </w:rPr>
              <w:t>4.</w:t>
            </w:r>
            <w:r w:rsidRPr="00F75055">
              <w:rPr>
                <w:rFonts w:ascii="Times New Roman" w:eastAsiaTheme="minorEastAsia" w:hAnsi="Times New Roman" w:cs="Times New Roman"/>
                <w:i w:val="0"/>
                <w:noProof/>
                <w:sz w:val="24"/>
                <w:szCs w:val="24"/>
                <w:lang w:val="es-PE" w:eastAsia="es-PE"/>
                <w:rPrChange w:id="31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313" w:author="Regina Casanova" w:date="2018-07-29T19:32:00Z">
                  <w:rPr>
                    <w:rStyle w:val="Hipervnculo"/>
                    <w:noProof/>
                  </w:rPr>
                </w:rPrChange>
              </w:rPr>
              <w:t>Diseño centrado en el usuario en el sector Salud en Perú</w:t>
            </w:r>
            <w:r w:rsidRPr="00F75055">
              <w:rPr>
                <w:rFonts w:ascii="Times New Roman" w:hAnsi="Times New Roman" w:cs="Times New Roman"/>
                <w:i w:val="0"/>
                <w:noProof/>
                <w:webHidden/>
                <w:rPrChange w:id="314" w:author="Regina Casanova" w:date="2018-07-29T19:32:00Z">
                  <w:rPr>
                    <w:noProof/>
                    <w:webHidden/>
                  </w:rPr>
                </w:rPrChange>
              </w:rPr>
              <w:tab/>
            </w:r>
            <w:r w:rsidRPr="00F75055">
              <w:rPr>
                <w:rFonts w:ascii="Times New Roman" w:hAnsi="Times New Roman" w:cs="Times New Roman"/>
                <w:i w:val="0"/>
                <w:noProof/>
                <w:webHidden/>
                <w:rPrChange w:id="315" w:author="Regina Casanova" w:date="2018-07-29T19:32:00Z">
                  <w:rPr>
                    <w:noProof/>
                    <w:webHidden/>
                  </w:rPr>
                </w:rPrChange>
              </w:rPr>
              <w:fldChar w:fldCharType="begin"/>
            </w:r>
            <w:r w:rsidRPr="00F75055">
              <w:rPr>
                <w:rFonts w:ascii="Times New Roman" w:hAnsi="Times New Roman" w:cs="Times New Roman"/>
                <w:i w:val="0"/>
                <w:noProof/>
                <w:webHidden/>
                <w:rPrChange w:id="316" w:author="Regina Casanova" w:date="2018-07-29T19:32:00Z">
                  <w:rPr>
                    <w:noProof/>
                    <w:webHidden/>
                  </w:rPr>
                </w:rPrChange>
              </w:rPr>
              <w:instrText xml:space="preserve"> PAGEREF _Toc520655632 \h </w:instrText>
            </w:r>
            <w:r w:rsidRPr="00F75055">
              <w:rPr>
                <w:rFonts w:ascii="Times New Roman" w:hAnsi="Times New Roman" w:cs="Times New Roman"/>
                <w:i w:val="0"/>
                <w:noProof/>
                <w:webHidden/>
                <w:rPrChange w:id="317" w:author="Regina Casanova" w:date="2018-07-29T19:32:00Z">
                  <w:rPr>
                    <w:noProof/>
                    <w:webHidden/>
                  </w:rPr>
                </w:rPrChange>
              </w:rPr>
            </w:r>
          </w:ins>
          <w:r w:rsidRPr="00F75055">
            <w:rPr>
              <w:rFonts w:ascii="Times New Roman" w:hAnsi="Times New Roman" w:cs="Times New Roman"/>
              <w:i w:val="0"/>
              <w:noProof/>
              <w:webHidden/>
              <w:rPrChange w:id="318" w:author="Regina Casanova" w:date="2018-07-29T19:32:00Z">
                <w:rPr>
                  <w:noProof/>
                  <w:webHidden/>
                </w:rPr>
              </w:rPrChange>
            </w:rPr>
            <w:fldChar w:fldCharType="separate"/>
          </w:r>
          <w:ins w:id="319" w:author="Regina Casanova" w:date="2018-07-29T19:24:00Z">
            <w:r w:rsidRPr="00F75055">
              <w:rPr>
                <w:rFonts w:ascii="Times New Roman" w:hAnsi="Times New Roman" w:cs="Times New Roman"/>
                <w:i w:val="0"/>
                <w:noProof/>
                <w:webHidden/>
                <w:rPrChange w:id="320" w:author="Regina Casanova" w:date="2018-07-29T19:32:00Z">
                  <w:rPr>
                    <w:noProof/>
                    <w:webHidden/>
                  </w:rPr>
                </w:rPrChange>
              </w:rPr>
              <w:t>32</w:t>
            </w:r>
            <w:r w:rsidRPr="00F75055">
              <w:rPr>
                <w:rFonts w:ascii="Times New Roman" w:hAnsi="Times New Roman" w:cs="Times New Roman"/>
                <w:i w:val="0"/>
                <w:noProof/>
                <w:webHidden/>
                <w:rPrChange w:id="321" w:author="Regina Casanova" w:date="2018-07-29T19:32:00Z">
                  <w:rPr>
                    <w:noProof/>
                    <w:webHidden/>
                  </w:rPr>
                </w:rPrChange>
              </w:rPr>
              <w:fldChar w:fldCharType="end"/>
            </w:r>
            <w:r w:rsidRPr="00F75055">
              <w:rPr>
                <w:rStyle w:val="Hipervnculo"/>
                <w:rFonts w:ascii="Times New Roman" w:hAnsi="Times New Roman" w:cs="Times New Roman"/>
                <w:i w:val="0"/>
                <w:noProof/>
                <w:rPrChange w:id="322" w:author="Regina Casanova" w:date="2018-07-29T19:32:00Z">
                  <w:rPr>
                    <w:rStyle w:val="Hipervnculo"/>
                    <w:noProof/>
                  </w:rPr>
                </w:rPrChange>
              </w:rPr>
              <w:fldChar w:fldCharType="end"/>
            </w:r>
          </w:ins>
        </w:p>
        <w:p w14:paraId="1ED35FEA" w14:textId="6600DA86" w:rsidR="00CC32E0" w:rsidRPr="00F75055" w:rsidRDefault="00CC32E0" w:rsidP="00CC32E0">
          <w:pPr>
            <w:pStyle w:val="TDC2"/>
            <w:rPr>
              <w:ins w:id="323" w:author="Regina Casanova" w:date="2018-07-29T19:24:00Z"/>
              <w:rFonts w:ascii="Times New Roman" w:eastAsiaTheme="minorEastAsia" w:hAnsi="Times New Roman" w:cs="Times New Roman"/>
              <w:noProof/>
              <w:sz w:val="24"/>
              <w:szCs w:val="24"/>
              <w:lang w:val="es-PE" w:eastAsia="es-PE"/>
              <w:rPrChange w:id="324" w:author="Regina Casanova" w:date="2018-07-29T19:32:00Z">
                <w:rPr>
                  <w:ins w:id="325" w:author="Regina Casanova" w:date="2018-07-29T19:24:00Z"/>
                  <w:rFonts w:eastAsiaTheme="minorEastAsia" w:cstheme="minorBidi"/>
                  <w:noProof/>
                  <w:sz w:val="24"/>
                  <w:szCs w:val="24"/>
                  <w:lang w:val="es-PE" w:eastAsia="es-PE"/>
                </w:rPr>
              </w:rPrChange>
            </w:rPr>
          </w:pPr>
          <w:ins w:id="326" w:author="Regina Casanova" w:date="2018-07-29T19:24:00Z">
            <w:r w:rsidRPr="00F75055">
              <w:rPr>
                <w:rStyle w:val="Hipervnculo"/>
                <w:rFonts w:ascii="Times New Roman" w:hAnsi="Times New Roman" w:cs="Times New Roman"/>
                <w:noProof/>
                <w:rPrChange w:id="327" w:author="Regina Casanova" w:date="2018-07-29T19:32:00Z">
                  <w:rPr>
                    <w:rStyle w:val="Hipervnculo"/>
                    <w:noProof/>
                  </w:rPr>
                </w:rPrChange>
              </w:rPr>
              <w:fldChar w:fldCharType="begin"/>
            </w:r>
            <w:r w:rsidRPr="00F75055">
              <w:rPr>
                <w:rStyle w:val="Hipervnculo"/>
                <w:rFonts w:ascii="Times New Roman" w:hAnsi="Times New Roman" w:cs="Times New Roman"/>
                <w:noProof/>
                <w:rPrChange w:id="328" w:author="Regina Casanova" w:date="2018-07-29T19:32:00Z">
                  <w:rPr>
                    <w:rStyle w:val="Hipervnculo"/>
                    <w:noProof/>
                  </w:rPr>
                </w:rPrChange>
              </w:rPr>
              <w:instrText xml:space="preserve"> </w:instrText>
            </w:r>
            <w:r w:rsidRPr="00F75055">
              <w:rPr>
                <w:rFonts w:ascii="Times New Roman" w:hAnsi="Times New Roman" w:cs="Times New Roman"/>
                <w:noProof/>
                <w:rPrChange w:id="329" w:author="Regina Casanova" w:date="2018-07-29T19:32:00Z">
                  <w:rPr>
                    <w:noProof/>
                  </w:rPr>
                </w:rPrChange>
              </w:rPr>
              <w:instrText>HYPERLINK \l "_Toc520655635"</w:instrText>
            </w:r>
            <w:r w:rsidRPr="00F75055">
              <w:rPr>
                <w:rStyle w:val="Hipervnculo"/>
                <w:rFonts w:ascii="Times New Roman" w:hAnsi="Times New Roman" w:cs="Times New Roman"/>
                <w:noProof/>
                <w:rPrChange w:id="330"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331" w:author="Regina Casanova" w:date="2018-07-29T19:32:00Z">
                  <w:rPr>
                    <w:rStyle w:val="Hipervnculo"/>
                    <w:noProof/>
                  </w:rPr>
                </w:rPrChange>
              </w:rPr>
            </w:r>
            <w:r w:rsidRPr="00F75055">
              <w:rPr>
                <w:rStyle w:val="Hipervnculo"/>
                <w:rFonts w:ascii="Times New Roman" w:hAnsi="Times New Roman" w:cs="Times New Roman"/>
                <w:noProof/>
                <w:rPrChange w:id="332"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333" w:author="Regina Casanova" w:date="2018-07-29T19:32:00Z">
                  <w:rPr>
                    <w:rStyle w:val="Hipervnculo"/>
                    <w:noProof/>
                    <w:lang w:val="es-PE"/>
                  </w:rPr>
                </w:rPrChange>
              </w:rPr>
              <w:t>III.</w:t>
            </w:r>
            <w:r w:rsidRPr="00F75055">
              <w:rPr>
                <w:rFonts w:ascii="Times New Roman" w:eastAsiaTheme="minorEastAsia" w:hAnsi="Times New Roman" w:cs="Times New Roman"/>
                <w:noProof/>
                <w:sz w:val="24"/>
                <w:szCs w:val="24"/>
                <w:lang w:val="es-PE" w:eastAsia="es-PE"/>
                <w:rPrChange w:id="33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335" w:author="Regina Casanova" w:date="2018-07-29T19:32:00Z">
                  <w:rPr>
                    <w:rStyle w:val="Hipervnculo"/>
                    <w:noProof/>
                    <w:lang w:val="es-PE"/>
                  </w:rPr>
                </w:rPrChange>
              </w:rPr>
              <w:t>Caso: Superintendencia Nacional de Salud (SUSALUD) – Perú</w:t>
            </w:r>
            <w:r w:rsidRPr="00F75055">
              <w:rPr>
                <w:rFonts w:ascii="Times New Roman" w:hAnsi="Times New Roman" w:cs="Times New Roman"/>
                <w:noProof/>
                <w:webHidden/>
                <w:rPrChange w:id="336" w:author="Regina Casanova" w:date="2018-07-29T19:32:00Z">
                  <w:rPr>
                    <w:noProof/>
                    <w:webHidden/>
                  </w:rPr>
                </w:rPrChange>
              </w:rPr>
              <w:tab/>
            </w:r>
            <w:r w:rsidRPr="00F75055">
              <w:rPr>
                <w:rFonts w:ascii="Times New Roman" w:hAnsi="Times New Roman" w:cs="Times New Roman"/>
                <w:noProof/>
                <w:webHidden/>
                <w:rPrChange w:id="337" w:author="Regina Casanova" w:date="2018-07-29T19:32:00Z">
                  <w:rPr>
                    <w:noProof/>
                    <w:webHidden/>
                  </w:rPr>
                </w:rPrChange>
              </w:rPr>
              <w:fldChar w:fldCharType="begin"/>
            </w:r>
            <w:r w:rsidRPr="00F75055">
              <w:rPr>
                <w:rFonts w:ascii="Times New Roman" w:hAnsi="Times New Roman" w:cs="Times New Roman"/>
                <w:noProof/>
                <w:webHidden/>
                <w:rPrChange w:id="338" w:author="Regina Casanova" w:date="2018-07-29T19:32:00Z">
                  <w:rPr>
                    <w:noProof/>
                    <w:webHidden/>
                  </w:rPr>
                </w:rPrChange>
              </w:rPr>
              <w:instrText xml:space="preserve"> PAGEREF _Toc520655635 \h </w:instrText>
            </w:r>
            <w:r w:rsidRPr="00F75055">
              <w:rPr>
                <w:rFonts w:ascii="Times New Roman" w:hAnsi="Times New Roman" w:cs="Times New Roman"/>
                <w:noProof/>
                <w:webHidden/>
                <w:rPrChange w:id="339" w:author="Regina Casanova" w:date="2018-07-29T19:32:00Z">
                  <w:rPr>
                    <w:noProof/>
                    <w:webHidden/>
                  </w:rPr>
                </w:rPrChange>
              </w:rPr>
            </w:r>
          </w:ins>
          <w:r w:rsidRPr="00F75055">
            <w:rPr>
              <w:rFonts w:ascii="Times New Roman" w:hAnsi="Times New Roman" w:cs="Times New Roman"/>
              <w:noProof/>
              <w:webHidden/>
              <w:rPrChange w:id="340" w:author="Regina Casanova" w:date="2018-07-29T19:32:00Z">
                <w:rPr>
                  <w:noProof/>
                  <w:webHidden/>
                </w:rPr>
              </w:rPrChange>
            </w:rPr>
            <w:fldChar w:fldCharType="separate"/>
          </w:r>
          <w:ins w:id="341" w:author="Regina Casanova" w:date="2018-07-29T19:24:00Z">
            <w:r w:rsidRPr="00F75055">
              <w:rPr>
                <w:rFonts w:ascii="Times New Roman" w:hAnsi="Times New Roman" w:cs="Times New Roman"/>
                <w:noProof/>
                <w:webHidden/>
                <w:rPrChange w:id="342" w:author="Regina Casanova" w:date="2018-07-29T19:32:00Z">
                  <w:rPr>
                    <w:noProof/>
                    <w:webHidden/>
                  </w:rPr>
                </w:rPrChange>
              </w:rPr>
              <w:t>33</w:t>
            </w:r>
            <w:r w:rsidRPr="00F75055">
              <w:rPr>
                <w:rFonts w:ascii="Times New Roman" w:hAnsi="Times New Roman" w:cs="Times New Roman"/>
                <w:noProof/>
                <w:webHidden/>
                <w:rPrChange w:id="343" w:author="Regina Casanova" w:date="2018-07-29T19:32:00Z">
                  <w:rPr>
                    <w:noProof/>
                    <w:webHidden/>
                  </w:rPr>
                </w:rPrChange>
              </w:rPr>
              <w:fldChar w:fldCharType="end"/>
            </w:r>
            <w:r w:rsidRPr="00F75055">
              <w:rPr>
                <w:rStyle w:val="Hipervnculo"/>
                <w:rFonts w:ascii="Times New Roman" w:hAnsi="Times New Roman" w:cs="Times New Roman"/>
                <w:noProof/>
                <w:rPrChange w:id="344" w:author="Regina Casanova" w:date="2018-07-29T19:32:00Z">
                  <w:rPr>
                    <w:rStyle w:val="Hipervnculo"/>
                    <w:noProof/>
                  </w:rPr>
                </w:rPrChange>
              </w:rPr>
              <w:fldChar w:fldCharType="end"/>
            </w:r>
          </w:ins>
        </w:p>
        <w:p w14:paraId="2E134F34" w14:textId="4CA129AE" w:rsidR="00CC32E0" w:rsidRPr="00F75055" w:rsidRDefault="00CC32E0" w:rsidP="00CC32E0">
          <w:pPr>
            <w:pStyle w:val="TDC3"/>
            <w:rPr>
              <w:ins w:id="345" w:author="Regina Casanova" w:date="2018-07-29T19:24:00Z"/>
              <w:rFonts w:ascii="Times New Roman" w:eastAsiaTheme="minorEastAsia" w:hAnsi="Times New Roman" w:cs="Times New Roman"/>
              <w:i w:val="0"/>
              <w:noProof/>
              <w:sz w:val="24"/>
              <w:szCs w:val="24"/>
              <w:lang w:val="es-PE" w:eastAsia="es-PE"/>
              <w:rPrChange w:id="346" w:author="Regina Casanova" w:date="2018-07-29T19:32:00Z">
                <w:rPr>
                  <w:ins w:id="347" w:author="Regina Casanova" w:date="2018-07-29T19:24:00Z"/>
                  <w:rFonts w:eastAsiaTheme="minorEastAsia" w:cstheme="minorBidi"/>
                  <w:noProof/>
                  <w:sz w:val="24"/>
                  <w:szCs w:val="24"/>
                  <w:lang w:val="es-PE" w:eastAsia="es-PE"/>
                </w:rPr>
              </w:rPrChange>
            </w:rPr>
          </w:pPr>
          <w:ins w:id="348" w:author="Regina Casanova" w:date="2018-07-29T19:24:00Z">
            <w:r w:rsidRPr="00F75055">
              <w:rPr>
                <w:rStyle w:val="Hipervnculo"/>
                <w:rFonts w:ascii="Times New Roman" w:hAnsi="Times New Roman" w:cs="Times New Roman"/>
                <w:i w:val="0"/>
                <w:noProof/>
                <w:rPrChange w:id="349"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350" w:author="Regina Casanova" w:date="2018-07-29T19:32:00Z">
                  <w:rPr>
                    <w:rStyle w:val="Hipervnculo"/>
                    <w:noProof/>
                  </w:rPr>
                </w:rPrChange>
              </w:rPr>
              <w:instrText xml:space="preserve"> </w:instrText>
            </w:r>
            <w:r w:rsidRPr="00F75055">
              <w:rPr>
                <w:rFonts w:ascii="Times New Roman" w:hAnsi="Times New Roman" w:cs="Times New Roman"/>
                <w:i w:val="0"/>
                <w:noProof/>
                <w:rPrChange w:id="351" w:author="Regina Casanova" w:date="2018-07-29T19:32:00Z">
                  <w:rPr>
                    <w:noProof/>
                  </w:rPr>
                </w:rPrChange>
              </w:rPr>
              <w:instrText>HYPERLINK \l "_Toc520655636"</w:instrText>
            </w:r>
            <w:r w:rsidRPr="00F75055">
              <w:rPr>
                <w:rStyle w:val="Hipervnculo"/>
                <w:rFonts w:ascii="Times New Roman" w:hAnsi="Times New Roman" w:cs="Times New Roman"/>
                <w:i w:val="0"/>
                <w:noProof/>
                <w:rPrChange w:id="352"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353" w:author="Regina Casanova" w:date="2018-07-29T19:32:00Z">
                  <w:rPr>
                    <w:rStyle w:val="Hipervnculo"/>
                    <w:noProof/>
                  </w:rPr>
                </w:rPrChange>
              </w:rPr>
            </w:r>
            <w:r w:rsidRPr="00F75055">
              <w:rPr>
                <w:rStyle w:val="Hipervnculo"/>
                <w:rFonts w:ascii="Times New Roman" w:hAnsi="Times New Roman" w:cs="Times New Roman"/>
                <w:i w:val="0"/>
                <w:noProof/>
                <w:rPrChange w:id="354"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355" w:author="Regina Casanova" w:date="2018-07-29T19:32:00Z">
                  <w:rPr>
                    <w:rStyle w:val="Hipervnculo"/>
                    <w:noProof/>
                    <w:lang w:val="es-PE"/>
                  </w:rPr>
                </w:rPrChange>
              </w:rPr>
              <w:t>1.</w:t>
            </w:r>
            <w:r w:rsidRPr="00F75055">
              <w:rPr>
                <w:rFonts w:ascii="Times New Roman" w:eastAsiaTheme="minorEastAsia" w:hAnsi="Times New Roman" w:cs="Times New Roman"/>
                <w:i w:val="0"/>
                <w:noProof/>
                <w:sz w:val="24"/>
                <w:szCs w:val="24"/>
                <w:lang w:val="es-PE" w:eastAsia="es-PE"/>
                <w:rPrChange w:id="35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357" w:author="Regina Casanova" w:date="2018-07-29T19:32:00Z">
                  <w:rPr>
                    <w:rStyle w:val="Hipervnculo"/>
                    <w:noProof/>
                    <w:lang w:val="es-PE"/>
                  </w:rPr>
                </w:rPrChange>
              </w:rPr>
              <w:t>Descripción</w:t>
            </w:r>
            <w:r w:rsidRPr="00F75055">
              <w:rPr>
                <w:rFonts w:ascii="Times New Roman" w:hAnsi="Times New Roman" w:cs="Times New Roman"/>
                <w:i w:val="0"/>
                <w:noProof/>
                <w:webHidden/>
                <w:rPrChange w:id="358" w:author="Regina Casanova" w:date="2018-07-29T19:32:00Z">
                  <w:rPr>
                    <w:noProof/>
                    <w:webHidden/>
                  </w:rPr>
                </w:rPrChange>
              </w:rPr>
              <w:tab/>
            </w:r>
            <w:r w:rsidRPr="00F75055">
              <w:rPr>
                <w:rFonts w:ascii="Times New Roman" w:hAnsi="Times New Roman" w:cs="Times New Roman"/>
                <w:i w:val="0"/>
                <w:noProof/>
                <w:webHidden/>
                <w:rPrChange w:id="359" w:author="Regina Casanova" w:date="2018-07-29T19:32:00Z">
                  <w:rPr>
                    <w:noProof/>
                    <w:webHidden/>
                  </w:rPr>
                </w:rPrChange>
              </w:rPr>
              <w:fldChar w:fldCharType="begin"/>
            </w:r>
            <w:r w:rsidRPr="00F75055">
              <w:rPr>
                <w:rFonts w:ascii="Times New Roman" w:hAnsi="Times New Roman" w:cs="Times New Roman"/>
                <w:i w:val="0"/>
                <w:noProof/>
                <w:webHidden/>
                <w:rPrChange w:id="360" w:author="Regina Casanova" w:date="2018-07-29T19:32:00Z">
                  <w:rPr>
                    <w:noProof/>
                    <w:webHidden/>
                  </w:rPr>
                </w:rPrChange>
              </w:rPr>
              <w:instrText xml:space="preserve"> PAGEREF _Toc520655636 \h </w:instrText>
            </w:r>
            <w:r w:rsidRPr="00F75055">
              <w:rPr>
                <w:rFonts w:ascii="Times New Roman" w:hAnsi="Times New Roman" w:cs="Times New Roman"/>
                <w:i w:val="0"/>
                <w:noProof/>
                <w:webHidden/>
                <w:rPrChange w:id="361" w:author="Regina Casanova" w:date="2018-07-29T19:32:00Z">
                  <w:rPr>
                    <w:noProof/>
                    <w:webHidden/>
                  </w:rPr>
                </w:rPrChange>
              </w:rPr>
            </w:r>
          </w:ins>
          <w:r w:rsidRPr="00F75055">
            <w:rPr>
              <w:rFonts w:ascii="Times New Roman" w:hAnsi="Times New Roman" w:cs="Times New Roman"/>
              <w:i w:val="0"/>
              <w:noProof/>
              <w:webHidden/>
              <w:rPrChange w:id="362" w:author="Regina Casanova" w:date="2018-07-29T19:32:00Z">
                <w:rPr>
                  <w:noProof/>
                  <w:webHidden/>
                </w:rPr>
              </w:rPrChange>
            </w:rPr>
            <w:fldChar w:fldCharType="separate"/>
          </w:r>
          <w:ins w:id="363" w:author="Regina Casanova" w:date="2018-07-29T19:24:00Z">
            <w:r w:rsidRPr="00F75055">
              <w:rPr>
                <w:rFonts w:ascii="Times New Roman" w:hAnsi="Times New Roman" w:cs="Times New Roman"/>
                <w:i w:val="0"/>
                <w:noProof/>
                <w:webHidden/>
                <w:rPrChange w:id="364" w:author="Regina Casanova" w:date="2018-07-29T19:32:00Z">
                  <w:rPr>
                    <w:noProof/>
                    <w:webHidden/>
                  </w:rPr>
                </w:rPrChange>
              </w:rPr>
              <w:t>33</w:t>
            </w:r>
            <w:r w:rsidRPr="00F75055">
              <w:rPr>
                <w:rFonts w:ascii="Times New Roman" w:hAnsi="Times New Roman" w:cs="Times New Roman"/>
                <w:i w:val="0"/>
                <w:noProof/>
                <w:webHidden/>
                <w:rPrChange w:id="365" w:author="Regina Casanova" w:date="2018-07-29T19:32:00Z">
                  <w:rPr>
                    <w:noProof/>
                    <w:webHidden/>
                  </w:rPr>
                </w:rPrChange>
              </w:rPr>
              <w:fldChar w:fldCharType="end"/>
            </w:r>
            <w:r w:rsidRPr="00F75055">
              <w:rPr>
                <w:rStyle w:val="Hipervnculo"/>
                <w:rFonts w:ascii="Times New Roman" w:hAnsi="Times New Roman" w:cs="Times New Roman"/>
                <w:i w:val="0"/>
                <w:noProof/>
                <w:rPrChange w:id="366" w:author="Regina Casanova" w:date="2018-07-29T19:32:00Z">
                  <w:rPr>
                    <w:rStyle w:val="Hipervnculo"/>
                    <w:noProof/>
                  </w:rPr>
                </w:rPrChange>
              </w:rPr>
              <w:fldChar w:fldCharType="end"/>
            </w:r>
          </w:ins>
        </w:p>
        <w:p w14:paraId="35D24466" w14:textId="70624101" w:rsidR="00CC32E0" w:rsidRPr="00F75055" w:rsidRDefault="00CC32E0" w:rsidP="00CC32E0">
          <w:pPr>
            <w:pStyle w:val="TDC3"/>
            <w:rPr>
              <w:ins w:id="367" w:author="Regina Casanova" w:date="2018-07-29T19:24:00Z"/>
              <w:rFonts w:ascii="Times New Roman" w:eastAsiaTheme="minorEastAsia" w:hAnsi="Times New Roman" w:cs="Times New Roman"/>
              <w:i w:val="0"/>
              <w:noProof/>
              <w:sz w:val="24"/>
              <w:szCs w:val="24"/>
              <w:lang w:val="es-PE" w:eastAsia="es-PE"/>
              <w:rPrChange w:id="368" w:author="Regina Casanova" w:date="2018-07-29T19:32:00Z">
                <w:rPr>
                  <w:ins w:id="369" w:author="Regina Casanova" w:date="2018-07-29T19:24:00Z"/>
                  <w:rFonts w:eastAsiaTheme="minorEastAsia" w:cstheme="minorBidi"/>
                  <w:noProof/>
                  <w:sz w:val="24"/>
                  <w:szCs w:val="24"/>
                  <w:lang w:val="es-PE" w:eastAsia="es-PE"/>
                </w:rPr>
              </w:rPrChange>
            </w:rPr>
          </w:pPr>
          <w:ins w:id="370" w:author="Regina Casanova" w:date="2018-07-29T19:24:00Z">
            <w:r w:rsidRPr="00F75055">
              <w:rPr>
                <w:rStyle w:val="Hipervnculo"/>
                <w:rFonts w:ascii="Times New Roman" w:hAnsi="Times New Roman" w:cs="Times New Roman"/>
                <w:i w:val="0"/>
                <w:noProof/>
                <w:rPrChange w:id="37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372" w:author="Regina Casanova" w:date="2018-07-29T19:32:00Z">
                  <w:rPr>
                    <w:rStyle w:val="Hipervnculo"/>
                    <w:noProof/>
                  </w:rPr>
                </w:rPrChange>
              </w:rPr>
              <w:instrText xml:space="preserve"> </w:instrText>
            </w:r>
            <w:r w:rsidRPr="00F75055">
              <w:rPr>
                <w:rFonts w:ascii="Times New Roman" w:hAnsi="Times New Roman" w:cs="Times New Roman"/>
                <w:i w:val="0"/>
                <w:noProof/>
                <w:rPrChange w:id="373" w:author="Regina Casanova" w:date="2018-07-29T19:32:00Z">
                  <w:rPr>
                    <w:noProof/>
                  </w:rPr>
                </w:rPrChange>
              </w:rPr>
              <w:instrText>HYPERLINK \l "_Toc520655637"</w:instrText>
            </w:r>
            <w:r w:rsidRPr="00F75055">
              <w:rPr>
                <w:rStyle w:val="Hipervnculo"/>
                <w:rFonts w:ascii="Times New Roman" w:hAnsi="Times New Roman" w:cs="Times New Roman"/>
                <w:i w:val="0"/>
                <w:noProof/>
                <w:rPrChange w:id="37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375" w:author="Regina Casanova" w:date="2018-07-29T19:32:00Z">
                  <w:rPr>
                    <w:rStyle w:val="Hipervnculo"/>
                    <w:noProof/>
                  </w:rPr>
                </w:rPrChange>
              </w:rPr>
            </w:r>
            <w:r w:rsidRPr="00F75055">
              <w:rPr>
                <w:rStyle w:val="Hipervnculo"/>
                <w:rFonts w:ascii="Times New Roman" w:hAnsi="Times New Roman" w:cs="Times New Roman"/>
                <w:i w:val="0"/>
                <w:noProof/>
                <w:rPrChange w:id="376"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377" w:author="Regina Casanova" w:date="2018-07-29T19:32:00Z">
                  <w:rPr>
                    <w:rStyle w:val="Hipervnculo"/>
                    <w:noProof/>
                    <w:lang w:val="es-PE"/>
                  </w:rPr>
                </w:rPrChange>
              </w:rPr>
              <w:t>2.</w:t>
            </w:r>
            <w:r w:rsidRPr="00F75055">
              <w:rPr>
                <w:rFonts w:ascii="Times New Roman" w:eastAsiaTheme="minorEastAsia" w:hAnsi="Times New Roman" w:cs="Times New Roman"/>
                <w:i w:val="0"/>
                <w:noProof/>
                <w:sz w:val="24"/>
                <w:szCs w:val="24"/>
                <w:lang w:val="es-PE" w:eastAsia="es-PE"/>
                <w:rPrChange w:id="37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379" w:author="Regina Casanova" w:date="2018-07-29T19:32:00Z">
                  <w:rPr>
                    <w:rStyle w:val="Hipervnculo"/>
                    <w:noProof/>
                    <w:lang w:val="es-PE"/>
                  </w:rPr>
                </w:rPrChange>
              </w:rPr>
              <w:t>Sistema de Solicitudes en Atención al Ciudadano</w:t>
            </w:r>
            <w:r w:rsidRPr="00F75055">
              <w:rPr>
                <w:rFonts w:ascii="Times New Roman" w:hAnsi="Times New Roman" w:cs="Times New Roman"/>
                <w:i w:val="0"/>
                <w:noProof/>
                <w:webHidden/>
                <w:rPrChange w:id="380" w:author="Regina Casanova" w:date="2018-07-29T19:32:00Z">
                  <w:rPr>
                    <w:noProof/>
                    <w:webHidden/>
                  </w:rPr>
                </w:rPrChange>
              </w:rPr>
              <w:tab/>
            </w:r>
            <w:r w:rsidRPr="00F75055">
              <w:rPr>
                <w:rFonts w:ascii="Times New Roman" w:hAnsi="Times New Roman" w:cs="Times New Roman"/>
                <w:i w:val="0"/>
                <w:noProof/>
                <w:webHidden/>
                <w:rPrChange w:id="381" w:author="Regina Casanova" w:date="2018-07-29T19:32:00Z">
                  <w:rPr>
                    <w:noProof/>
                    <w:webHidden/>
                  </w:rPr>
                </w:rPrChange>
              </w:rPr>
              <w:fldChar w:fldCharType="begin"/>
            </w:r>
            <w:r w:rsidRPr="00F75055">
              <w:rPr>
                <w:rFonts w:ascii="Times New Roman" w:hAnsi="Times New Roman" w:cs="Times New Roman"/>
                <w:i w:val="0"/>
                <w:noProof/>
                <w:webHidden/>
                <w:rPrChange w:id="382" w:author="Regina Casanova" w:date="2018-07-29T19:32:00Z">
                  <w:rPr>
                    <w:noProof/>
                    <w:webHidden/>
                  </w:rPr>
                </w:rPrChange>
              </w:rPr>
              <w:instrText xml:space="preserve"> PAGEREF _Toc520655637 \h </w:instrText>
            </w:r>
            <w:r w:rsidRPr="00F75055">
              <w:rPr>
                <w:rFonts w:ascii="Times New Roman" w:hAnsi="Times New Roman" w:cs="Times New Roman"/>
                <w:i w:val="0"/>
                <w:noProof/>
                <w:webHidden/>
                <w:rPrChange w:id="383" w:author="Regina Casanova" w:date="2018-07-29T19:32:00Z">
                  <w:rPr>
                    <w:noProof/>
                    <w:webHidden/>
                  </w:rPr>
                </w:rPrChange>
              </w:rPr>
            </w:r>
          </w:ins>
          <w:r w:rsidRPr="00F75055">
            <w:rPr>
              <w:rFonts w:ascii="Times New Roman" w:hAnsi="Times New Roman" w:cs="Times New Roman"/>
              <w:i w:val="0"/>
              <w:noProof/>
              <w:webHidden/>
              <w:rPrChange w:id="384" w:author="Regina Casanova" w:date="2018-07-29T19:32:00Z">
                <w:rPr>
                  <w:noProof/>
                  <w:webHidden/>
                </w:rPr>
              </w:rPrChange>
            </w:rPr>
            <w:fldChar w:fldCharType="separate"/>
          </w:r>
          <w:ins w:id="385" w:author="Regina Casanova" w:date="2018-07-29T19:24:00Z">
            <w:r w:rsidRPr="00F75055">
              <w:rPr>
                <w:rFonts w:ascii="Times New Roman" w:hAnsi="Times New Roman" w:cs="Times New Roman"/>
                <w:i w:val="0"/>
                <w:noProof/>
                <w:webHidden/>
                <w:rPrChange w:id="386" w:author="Regina Casanova" w:date="2018-07-29T19:32:00Z">
                  <w:rPr>
                    <w:noProof/>
                    <w:webHidden/>
                  </w:rPr>
                </w:rPrChange>
              </w:rPr>
              <w:t>34</w:t>
            </w:r>
            <w:r w:rsidRPr="00F75055">
              <w:rPr>
                <w:rFonts w:ascii="Times New Roman" w:hAnsi="Times New Roman" w:cs="Times New Roman"/>
                <w:i w:val="0"/>
                <w:noProof/>
                <w:webHidden/>
                <w:rPrChange w:id="387" w:author="Regina Casanova" w:date="2018-07-29T19:32:00Z">
                  <w:rPr>
                    <w:noProof/>
                    <w:webHidden/>
                  </w:rPr>
                </w:rPrChange>
              </w:rPr>
              <w:fldChar w:fldCharType="end"/>
            </w:r>
            <w:r w:rsidRPr="00F75055">
              <w:rPr>
                <w:rStyle w:val="Hipervnculo"/>
                <w:rFonts w:ascii="Times New Roman" w:hAnsi="Times New Roman" w:cs="Times New Roman"/>
                <w:i w:val="0"/>
                <w:noProof/>
                <w:rPrChange w:id="388" w:author="Regina Casanova" w:date="2018-07-29T19:32:00Z">
                  <w:rPr>
                    <w:rStyle w:val="Hipervnculo"/>
                    <w:noProof/>
                  </w:rPr>
                </w:rPrChange>
              </w:rPr>
              <w:fldChar w:fldCharType="end"/>
            </w:r>
          </w:ins>
        </w:p>
        <w:p w14:paraId="5E96D3F8" w14:textId="467581D8" w:rsidR="00CC32E0" w:rsidRPr="00F75055" w:rsidRDefault="00CC32E0" w:rsidP="00CC32E0">
          <w:pPr>
            <w:pStyle w:val="TDC3"/>
            <w:rPr>
              <w:ins w:id="389" w:author="Regina Casanova" w:date="2018-07-29T19:24:00Z"/>
              <w:rFonts w:ascii="Times New Roman" w:eastAsiaTheme="minorEastAsia" w:hAnsi="Times New Roman" w:cs="Times New Roman"/>
              <w:i w:val="0"/>
              <w:noProof/>
              <w:sz w:val="24"/>
              <w:szCs w:val="24"/>
              <w:lang w:val="es-PE" w:eastAsia="es-PE"/>
              <w:rPrChange w:id="390" w:author="Regina Casanova" w:date="2018-07-29T19:32:00Z">
                <w:rPr>
                  <w:ins w:id="391" w:author="Regina Casanova" w:date="2018-07-29T19:24:00Z"/>
                  <w:rFonts w:eastAsiaTheme="minorEastAsia" w:cstheme="minorBidi"/>
                  <w:noProof/>
                  <w:sz w:val="24"/>
                  <w:szCs w:val="24"/>
                  <w:lang w:val="es-PE" w:eastAsia="es-PE"/>
                </w:rPr>
              </w:rPrChange>
            </w:rPr>
          </w:pPr>
          <w:ins w:id="392" w:author="Regina Casanova" w:date="2018-07-29T19:24:00Z">
            <w:r w:rsidRPr="00F75055">
              <w:rPr>
                <w:rStyle w:val="Hipervnculo"/>
                <w:rFonts w:ascii="Times New Roman" w:hAnsi="Times New Roman" w:cs="Times New Roman"/>
                <w:i w:val="0"/>
                <w:noProof/>
                <w:rPrChange w:id="393"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394" w:author="Regina Casanova" w:date="2018-07-29T19:32:00Z">
                  <w:rPr>
                    <w:rStyle w:val="Hipervnculo"/>
                    <w:noProof/>
                  </w:rPr>
                </w:rPrChange>
              </w:rPr>
              <w:instrText xml:space="preserve"> </w:instrText>
            </w:r>
            <w:r w:rsidRPr="00F75055">
              <w:rPr>
                <w:rFonts w:ascii="Times New Roman" w:hAnsi="Times New Roman" w:cs="Times New Roman"/>
                <w:i w:val="0"/>
                <w:noProof/>
                <w:rPrChange w:id="395" w:author="Regina Casanova" w:date="2018-07-29T19:32:00Z">
                  <w:rPr>
                    <w:noProof/>
                  </w:rPr>
                </w:rPrChange>
              </w:rPr>
              <w:instrText>HYPERLINK \l "_Toc520655638"</w:instrText>
            </w:r>
            <w:r w:rsidRPr="00F75055">
              <w:rPr>
                <w:rStyle w:val="Hipervnculo"/>
                <w:rFonts w:ascii="Times New Roman" w:hAnsi="Times New Roman" w:cs="Times New Roman"/>
                <w:i w:val="0"/>
                <w:noProof/>
                <w:rPrChange w:id="39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397" w:author="Regina Casanova" w:date="2018-07-29T19:32:00Z">
                  <w:rPr>
                    <w:rStyle w:val="Hipervnculo"/>
                    <w:noProof/>
                  </w:rPr>
                </w:rPrChange>
              </w:rPr>
            </w:r>
            <w:r w:rsidRPr="00F75055">
              <w:rPr>
                <w:rStyle w:val="Hipervnculo"/>
                <w:rFonts w:ascii="Times New Roman" w:hAnsi="Times New Roman" w:cs="Times New Roman"/>
                <w:i w:val="0"/>
                <w:noProof/>
                <w:rPrChange w:id="398"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399" w:author="Regina Casanova" w:date="2018-07-29T19:32:00Z">
                  <w:rPr>
                    <w:rStyle w:val="Hipervnculo"/>
                    <w:noProof/>
                    <w:lang w:val="es-PE"/>
                  </w:rPr>
                </w:rPrChange>
              </w:rPr>
              <w:t>3.</w:t>
            </w:r>
            <w:r w:rsidRPr="00F75055">
              <w:rPr>
                <w:rFonts w:ascii="Times New Roman" w:eastAsiaTheme="minorEastAsia" w:hAnsi="Times New Roman" w:cs="Times New Roman"/>
                <w:i w:val="0"/>
                <w:noProof/>
                <w:sz w:val="24"/>
                <w:szCs w:val="24"/>
                <w:lang w:val="es-PE" w:eastAsia="es-PE"/>
                <w:rPrChange w:id="40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401" w:author="Regina Casanova" w:date="2018-07-29T19:32:00Z">
                  <w:rPr>
                    <w:rStyle w:val="Hipervnculo"/>
                    <w:noProof/>
                    <w:lang w:val="es-PE"/>
                  </w:rPr>
                </w:rPrChange>
              </w:rPr>
              <w:t>Normativa vigente para el recojo y manejo de reclamos en el sector salud</w:t>
            </w:r>
            <w:r w:rsidRPr="00F75055">
              <w:rPr>
                <w:rFonts w:ascii="Times New Roman" w:hAnsi="Times New Roman" w:cs="Times New Roman"/>
                <w:i w:val="0"/>
                <w:noProof/>
                <w:webHidden/>
                <w:rPrChange w:id="402" w:author="Regina Casanova" w:date="2018-07-29T19:32:00Z">
                  <w:rPr>
                    <w:noProof/>
                    <w:webHidden/>
                  </w:rPr>
                </w:rPrChange>
              </w:rPr>
              <w:tab/>
            </w:r>
            <w:r w:rsidRPr="00F75055">
              <w:rPr>
                <w:rFonts w:ascii="Times New Roman" w:hAnsi="Times New Roman" w:cs="Times New Roman"/>
                <w:i w:val="0"/>
                <w:noProof/>
                <w:webHidden/>
                <w:rPrChange w:id="403" w:author="Regina Casanova" w:date="2018-07-29T19:32:00Z">
                  <w:rPr>
                    <w:noProof/>
                    <w:webHidden/>
                  </w:rPr>
                </w:rPrChange>
              </w:rPr>
              <w:fldChar w:fldCharType="begin"/>
            </w:r>
            <w:r w:rsidRPr="00F75055">
              <w:rPr>
                <w:rFonts w:ascii="Times New Roman" w:hAnsi="Times New Roman" w:cs="Times New Roman"/>
                <w:i w:val="0"/>
                <w:noProof/>
                <w:webHidden/>
                <w:rPrChange w:id="404" w:author="Regina Casanova" w:date="2018-07-29T19:32:00Z">
                  <w:rPr>
                    <w:noProof/>
                    <w:webHidden/>
                  </w:rPr>
                </w:rPrChange>
              </w:rPr>
              <w:instrText xml:space="preserve"> PAGEREF _Toc520655638 \h </w:instrText>
            </w:r>
            <w:r w:rsidRPr="00F75055">
              <w:rPr>
                <w:rFonts w:ascii="Times New Roman" w:hAnsi="Times New Roman" w:cs="Times New Roman"/>
                <w:i w:val="0"/>
                <w:noProof/>
                <w:webHidden/>
                <w:rPrChange w:id="405" w:author="Regina Casanova" w:date="2018-07-29T19:32:00Z">
                  <w:rPr>
                    <w:noProof/>
                    <w:webHidden/>
                  </w:rPr>
                </w:rPrChange>
              </w:rPr>
            </w:r>
          </w:ins>
          <w:r w:rsidRPr="00F75055">
            <w:rPr>
              <w:rFonts w:ascii="Times New Roman" w:hAnsi="Times New Roman" w:cs="Times New Roman"/>
              <w:i w:val="0"/>
              <w:noProof/>
              <w:webHidden/>
              <w:rPrChange w:id="406" w:author="Regina Casanova" w:date="2018-07-29T19:32:00Z">
                <w:rPr>
                  <w:noProof/>
                  <w:webHidden/>
                </w:rPr>
              </w:rPrChange>
            </w:rPr>
            <w:fldChar w:fldCharType="separate"/>
          </w:r>
          <w:ins w:id="407" w:author="Regina Casanova" w:date="2018-07-29T19:24:00Z">
            <w:r w:rsidRPr="00F75055">
              <w:rPr>
                <w:rFonts w:ascii="Times New Roman" w:hAnsi="Times New Roman" w:cs="Times New Roman"/>
                <w:i w:val="0"/>
                <w:noProof/>
                <w:webHidden/>
                <w:rPrChange w:id="408" w:author="Regina Casanova" w:date="2018-07-29T19:32:00Z">
                  <w:rPr>
                    <w:noProof/>
                    <w:webHidden/>
                  </w:rPr>
                </w:rPrChange>
              </w:rPr>
              <w:t>36</w:t>
            </w:r>
            <w:r w:rsidRPr="00F75055">
              <w:rPr>
                <w:rFonts w:ascii="Times New Roman" w:hAnsi="Times New Roman" w:cs="Times New Roman"/>
                <w:i w:val="0"/>
                <w:noProof/>
                <w:webHidden/>
                <w:rPrChange w:id="409" w:author="Regina Casanova" w:date="2018-07-29T19:32:00Z">
                  <w:rPr>
                    <w:noProof/>
                    <w:webHidden/>
                  </w:rPr>
                </w:rPrChange>
              </w:rPr>
              <w:fldChar w:fldCharType="end"/>
            </w:r>
            <w:r w:rsidRPr="00F75055">
              <w:rPr>
                <w:rStyle w:val="Hipervnculo"/>
                <w:rFonts w:ascii="Times New Roman" w:hAnsi="Times New Roman" w:cs="Times New Roman"/>
                <w:i w:val="0"/>
                <w:noProof/>
                <w:rPrChange w:id="410" w:author="Regina Casanova" w:date="2018-07-29T19:32:00Z">
                  <w:rPr>
                    <w:rStyle w:val="Hipervnculo"/>
                    <w:noProof/>
                  </w:rPr>
                </w:rPrChange>
              </w:rPr>
              <w:fldChar w:fldCharType="end"/>
            </w:r>
          </w:ins>
        </w:p>
        <w:p w14:paraId="5B4EC5E8" w14:textId="0211EA6A" w:rsidR="00CC32E0" w:rsidRPr="00F75055" w:rsidRDefault="00CC32E0" w:rsidP="00CC32E0">
          <w:pPr>
            <w:pStyle w:val="TDC3"/>
            <w:rPr>
              <w:ins w:id="411" w:author="Regina Casanova" w:date="2018-07-29T19:24:00Z"/>
              <w:rFonts w:ascii="Times New Roman" w:eastAsiaTheme="minorEastAsia" w:hAnsi="Times New Roman" w:cs="Times New Roman"/>
              <w:i w:val="0"/>
              <w:noProof/>
              <w:sz w:val="24"/>
              <w:szCs w:val="24"/>
              <w:lang w:val="es-PE" w:eastAsia="es-PE"/>
              <w:rPrChange w:id="412" w:author="Regina Casanova" w:date="2018-07-29T19:32:00Z">
                <w:rPr>
                  <w:ins w:id="413" w:author="Regina Casanova" w:date="2018-07-29T19:24:00Z"/>
                  <w:rFonts w:eastAsiaTheme="minorEastAsia" w:cstheme="minorBidi"/>
                  <w:noProof/>
                  <w:sz w:val="24"/>
                  <w:szCs w:val="24"/>
                  <w:lang w:val="es-PE" w:eastAsia="es-PE"/>
                </w:rPr>
              </w:rPrChange>
            </w:rPr>
          </w:pPr>
          <w:ins w:id="414" w:author="Regina Casanova" w:date="2018-07-29T19:24:00Z">
            <w:r w:rsidRPr="00F75055">
              <w:rPr>
                <w:rStyle w:val="Hipervnculo"/>
                <w:rFonts w:ascii="Times New Roman" w:hAnsi="Times New Roman" w:cs="Times New Roman"/>
                <w:i w:val="0"/>
                <w:noProof/>
                <w:rPrChange w:id="41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416" w:author="Regina Casanova" w:date="2018-07-29T19:32:00Z">
                  <w:rPr>
                    <w:rStyle w:val="Hipervnculo"/>
                    <w:noProof/>
                  </w:rPr>
                </w:rPrChange>
              </w:rPr>
              <w:instrText xml:space="preserve"> </w:instrText>
            </w:r>
            <w:r w:rsidRPr="00F75055">
              <w:rPr>
                <w:rFonts w:ascii="Times New Roman" w:hAnsi="Times New Roman" w:cs="Times New Roman"/>
                <w:i w:val="0"/>
                <w:noProof/>
                <w:rPrChange w:id="417" w:author="Regina Casanova" w:date="2018-07-29T19:32:00Z">
                  <w:rPr>
                    <w:noProof/>
                  </w:rPr>
                </w:rPrChange>
              </w:rPr>
              <w:instrText>HYPERLINK \l "_Toc520655639"</w:instrText>
            </w:r>
            <w:r w:rsidRPr="00F75055">
              <w:rPr>
                <w:rStyle w:val="Hipervnculo"/>
                <w:rFonts w:ascii="Times New Roman" w:hAnsi="Times New Roman" w:cs="Times New Roman"/>
                <w:i w:val="0"/>
                <w:noProof/>
                <w:rPrChange w:id="41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419" w:author="Regina Casanova" w:date="2018-07-29T19:32:00Z">
                  <w:rPr>
                    <w:rStyle w:val="Hipervnculo"/>
                    <w:noProof/>
                  </w:rPr>
                </w:rPrChange>
              </w:rPr>
            </w:r>
            <w:r w:rsidRPr="00F75055">
              <w:rPr>
                <w:rStyle w:val="Hipervnculo"/>
                <w:rFonts w:ascii="Times New Roman" w:hAnsi="Times New Roman" w:cs="Times New Roman"/>
                <w:i w:val="0"/>
                <w:noProof/>
                <w:rPrChange w:id="420"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421" w:author="Regina Casanova" w:date="2018-07-29T19:32:00Z">
                  <w:rPr>
                    <w:rStyle w:val="Hipervnculo"/>
                    <w:noProof/>
                    <w:lang w:val="es-PE"/>
                  </w:rPr>
                </w:rPrChange>
              </w:rPr>
              <w:t>4.</w:t>
            </w:r>
            <w:r w:rsidRPr="00F75055">
              <w:rPr>
                <w:rFonts w:ascii="Times New Roman" w:eastAsiaTheme="minorEastAsia" w:hAnsi="Times New Roman" w:cs="Times New Roman"/>
                <w:i w:val="0"/>
                <w:noProof/>
                <w:sz w:val="24"/>
                <w:szCs w:val="24"/>
                <w:lang w:val="es-PE" w:eastAsia="es-PE"/>
                <w:rPrChange w:id="42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423" w:author="Regina Casanova" w:date="2018-07-29T19:32:00Z">
                  <w:rPr>
                    <w:rStyle w:val="Hipervnculo"/>
                    <w:noProof/>
                    <w:lang w:val="es-PE"/>
                  </w:rPr>
                </w:rPrChange>
              </w:rPr>
              <w:t>Limitaciones del Sistema de Solicitudes en Atención al Ciudadano</w:t>
            </w:r>
            <w:r w:rsidRPr="00F75055">
              <w:rPr>
                <w:rFonts w:ascii="Times New Roman" w:hAnsi="Times New Roman" w:cs="Times New Roman"/>
                <w:i w:val="0"/>
                <w:noProof/>
                <w:webHidden/>
                <w:rPrChange w:id="424" w:author="Regina Casanova" w:date="2018-07-29T19:32:00Z">
                  <w:rPr>
                    <w:noProof/>
                    <w:webHidden/>
                  </w:rPr>
                </w:rPrChange>
              </w:rPr>
              <w:tab/>
            </w:r>
            <w:r w:rsidRPr="00F75055">
              <w:rPr>
                <w:rFonts w:ascii="Times New Roman" w:hAnsi="Times New Roman" w:cs="Times New Roman"/>
                <w:i w:val="0"/>
                <w:noProof/>
                <w:webHidden/>
                <w:rPrChange w:id="425" w:author="Regina Casanova" w:date="2018-07-29T19:32:00Z">
                  <w:rPr>
                    <w:noProof/>
                    <w:webHidden/>
                  </w:rPr>
                </w:rPrChange>
              </w:rPr>
              <w:fldChar w:fldCharType="begin"/>
            </w:r>
            <w:r w:rsidRPr="00F75055">
              <w:rPr>
                <w:rFonts w:ascii="Times New Roman" w:hAnsi="Times New Roman" w:cs="Times New Roman"/>
                <w:i w:val="0"/>
                <w:noProof/>
                <w:webHidden/>
                <w:rPrChange w:id="426" w:author="Regina Casanova" w:date="2018-07-29T19:32:00Z">
                  <w:rPr>
                    <w:noProof/>
                    <w:webHidden/>
                  </w:rPr>
                </w:rPrChange>
              </w:rPr>
              <w:instrText xml:space="preserve"> PAGEREF _Toc520655639 \h </w:instrText>
            </w:r>
            <w:r w:rsidRPr="00F75055">
              <w:rPr>
                <w:rFonts w:ascii="Times New Roman" w:hAnsi="Times New Roman" w:cs="Times New Roman"/>
                <w:i w:val="0"/>
                <w:noProof/>
                <w:webHidden/>
                <w:rPrChange w:id="427" w:author="Regina Casanova" w:date="2018-07-29T19:32:00Z">
                  <w:rPr>
                    <w:noProof/>
                    <w:webHidden/>
                  </w:rPr>
                </w:rPrChange>
              </w:rPr>
            </w:r>
          </w:ins>
          <w:r w:rsidRPr="00F75055">
            <w:rPr>
              <w:rFonts w:ascii="Times New Roman" w:hAnsi="Times New Roman" w:cs="Times New Roman"/>
              <w:i w:val="0"/>
              <w:noProof/>
              <w:webHidden/>
              <w:rPrChange w:id="428" w:author="Regina Casanova" w:date="2018-07-29T19:32:00Z">
                <w:rPr>
                  <w:noProof/>
                  <w:webHidden/>
                </w:rPr>
              </w:rPrChange>
            </w:rPr>
            <w:fldChar w:fldCharType="separate"/>
          </w:r>
          <w:ins w:id="429" w:author="Regina Casanova" w:date="2018-07-29T19:24:00Z">
            <w:r w:rsidRPr="00F75055">
              <w:rPr>
                <w:rFonts w:ascii="Times New Roman" w:hAnsi="Times New Roman" w:cs="Times New Roman"/>
                <w:i w:val="0"/>
                <w:noProof/>
                <w:webHidden/>
                <w:rPrChange w:id="430" w:author="Regina Casanova" w:date="2018-07-29T19:32:00Z">
                  <w:rPr>
                    <w:noProof/>
                    <w:webHidden/>
                  </w:rPr>
                </w:rPrChange>
              </w:rPr>
              <w:t>37</w:t>
            </w:r>
            <w:r w:rsidRPr="00F75055">
              <w:rPr>
                <w:rFonts w:ascii="Times New Roman" w:hAnsi="Times New Roman" w:cs="Times New Roman"/>
                <w:i w:val="0"/>
                <w:noProof/>
                <w:webHidden/>
                <w:rPrChange w:id="431" w:author="Regina Casanova" w:date="2018-07-29T19:32:00Z">
                  <w:rPr>
                    <w:noProof/>
                    <w:webHidden/>
                  </w:rPr>
                </w:rPrChange>
              </w:rPr>
              <w:fldChar w:fldCharType="end"/>
            </w:r>
            <w:r w:rsidRPr="00F75055">
              <w:rPr>
                <w:rStyle w:val="Hipervnculo"/>
                <w:rFonts w:ascii="Times New Roman" w:hAnsi="Times New Roman" w:cs="Times New Roman"/>
                <w:i w:val="0"/>
                <w:noProof/>
                <w:rPrChange w:id="432" w:author="Regina Casanova" w:date="2018-07-29T19:32:00Z">
                  <w:rPr>
                    <w:rStyle w:val="Hipervnculo"/>
                    <w:noProof/>
                  </w:rPr>
                </w:rPrChange>
              </w:rPr>
              <w:fldChar w:fldCharType="end"/>
            </w:r>
          </w:ins>
        </w:p>
        <w:p w14:paraId="780B35F0" w14:textId="5D560521" w:rsidR="00CC32E0" w:rsidRPr="00F75055" w:rsidRDefault="00CC32E0" w:rsidP="00CC32E0">
          <w:pPr>
            <w:pStyle w:val="TDC3"/>
            <w:rPr>
              <w:ins w:id="433" w:author="Regina Casanova" w:date="2018-07-29T19:24:00Z"/>
              <w:rFonts w:ascii="Times New Roman" w:eastAsiaTheme="minorEastAsia" w:hAnsi="Times New Roman" w:cs="Times New Roman"/>
              <w:i w:val="0"/>
              <w:noProof/>
              <w:sz w:val="24"/>
              <w:szCs w:val="24"/>
              <w:lang w:val="es-PE" w:eastAsia="es-PE"/>
              <w:rPrChange w:id="434" w:author="Regina Casanova" w:date="2018-07-29T19:32:00Z">
                <w:rPr>
                  <w:ins w:id="435" w:author="Regina Casanova" w:date="2018-07-29T19:24:00Z"/>
                  <w:rFonts w:eastAsiaTheme="minorEastAsia" w:cstheme="minorBidi"/>
                  <w:noProof/>
                  <w:sz w:val="24"/>
                  <w:szCs w:val="24"/>
                  <w:lang w:val="es-PE" w:eastAsia="es-PE"/>
                </w:rPr>
              </w:rPrChange>
            </w:rPr>
          </w:pPr>
          <w:ins w:id="436" w:author="Regina Casanova" w:date="2018-07-29T19:24:00Z">
            <w:r w:rsidRPr="00F75055">
              <w:rPr>
                <w:rStyle w:val="Hipervnculo"/>
                <w:rFonts w:ascii="Times New Roman" w:hAnsi="Times New Roman" w:cs="Times New Roman"/>
                <w:i w:val="0"/>
                <w:noProof/>
                <w:rPrChange w:id="437"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438" w:author="Regina Casanova" w:date="2018-07-29T19:32:00Z">
                  <w:rPr>
                    <w:rStyle w:val="Hipervnculo"/>
                    <w:noProof/>
                  </w:rPr>
                </w:rPrChange>
              </w:rPr>
              <w:instrText xml:space="preserve"> </w:instrText>
            </w:r>
            <w:r w:rsidRPr="00F75055">
              <w:rPr>
                <w:rFonts w:ascii="Times New Roman" w:hAnsi="Times New Roman" w:cs="Times New Roman"/>
                <w:i w:val="0"/>
                <w:noProof/>
                <w:rPrChange w:id="439" w:author="Regina Casanova" w:date="2018-07-29T19:32:00Z">
                  <w:rPr>
                    <w:noProof/>
                  </w:rPr>
                </w:rPrChange>
              </w:rPr>
              <w:instrText>HYPERLINK \l "_Toc520655640"</w:instrText>
            </w:r>
            <w:r w:rsidRPr="00F75055">
              <w:rPr>
                <w:rStyle w:val="Hipervnculo"/>
                <w:rFonts w:ascii="Times New Roman" w:hAnsi="Times New Roman" w:cs="Times New Roman"/>
                <w:i w:val="0"/>
                <w:noProof/>
                <w:rPrChange w:id="440"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441" w:author="Regina Casanova" w:date="2018-07-29T19:32:00Z">
                  <w:rPr>
                    <w:rStyle w:val="Hipervnculo"/>
                    <w:noProof/>
                  </w:rPr>
                </w:rPrChange>
              </w:rPr>
            </w:r>
            <w:r w:rsidRPr="00F75055">
              <w:rPr>
                <w:rStyle w:val="Hipervnculo"/>
                <w:rFonts w:ascii="Times New Roman" w:hAnsi="Times New Roman" w:cs="Times New Roman"/>
                <w:i w:val="0"/>
                <w:noProof/>
                <w:rPrChange w:id="442"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val="es-PE"/>
                <w:rPrChange w:id="443" w:author="Regina Casanova" w:date="2018-07-29T19:32:00Z">
                  <w:rPr>
                    <w:rStyle w:val="Hipervnculo"/>
                    <w:noProof/>
                    <w:lang w:val="es-PE"/>
                  </w:rPr>
                </w:rPrChange>
              </w:rPr>
              <w:t>5.</w:t>
            </w:r>
            <w:r w:rsidRPr="00F75055">
              <w:rPr>
                <w:rFonts w:ascii="Times New Roman" w:eastAsiaTheme="minorEastAsia" w:hAnsi="Times New Roman" w:cs="Times New Roman"/>
                <w:i w:val="0"/>
                <w:noProof/>
                <w:sz w:val="24"/>
                <w:szCs w:val="24"/>
                <w:lang w:val="es-PE" w:eastAsia="es-PE"/>
                <w:rPrChange w:id="44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val="es-PE"/>
                <w:rPrChange w:id="445" w:author="Regina Casanova" w:date="2018-07-29T19:32:00Z">
                  <w:rPr>
                    <w:rStyle w:val="Hipervnculo"/>
                    <w:noProof/>
                    <w:lang w:val="es-PE"/>
                  </w:rPr>
                </w:rPrChange>
              </w:rPr>
              <w:t>Oportunidades de Mejora</w:t>
            </w:r>
            <w:r w:rsidRPr="00F75055">
              <w:rPr>
                <w:rFonts w:ascii="Times New Roman" w:hAnsi="Times New Roman" w:cs="Times New Roman"/>
                <w:i w:val="0"/>
                <w:noProof/>
                <w:webHidden/>
                <w:rPrChange w:id="446" w:author="Regina Casanova" w:date="2018-07-29T19:32:00Z">
                  <w:rPr>
                    <w:noProof/>
                    <w:webHidden/>
                  </w:rPr>
                </w:rPrChange>
              </w:rPr>
              <w:tab/>
            </w:r>
            <w:r w:rsidRPr="00F75055">
              <w:rPr>
                <w:rFonts w:ascii="Times New Roman" w:hAnsi="Times New Roman" w:cs="Times New Roman"/>
                <w:i w:val="0"/>
                <w:noProof/>
                <w:webHidden/>
                <w:rPrChange w:id="447" w:author="Regina Casanova" w:date="2018-07-29T19:32:00Z">
                  <w:rPr>
                    <w:noProof/>
                    <w:webHidden/>
                  </w:rPr>
                </w:rPrChange>
              </w:rPr>
              <w:fldChar w:fldCharType="begin"/>
            </w:r>
            <w:r w:rsidRPr="00F75055">
              <w:rPr>
                <w:rFonts w:ascii="Times New Roman" w:hAnsi="Times New Roman" w:cs="Times New Roman"/>
                <w:i w:val="0"/>
                <w:noProof/>
                <w:webHidden/>
                <w:rPrChange w:id="448" w:author="Regina Casanova" w:date="2018-07-29T19:32:00Z">
                  <w:rPr>
                    <w:noProof/>
                    <w:webHidden/>
                  </w:rPr>
                </w:rPrChange>
              </w:rPr>
              <w:instrText xml:space="preserve"> PAGEREF _Toc520655640 \h </w:instrText>
            </w:r>
            <w:r w:rsidRPr="00F75055">
              <w:rPr>
                <w:rFonts w:ascii="Times New Roman" w:hAnsi="Times New Roman" w:cs="Times New Roman"/>
                <w:i w:val="0"/>
                <w:noProof/>
                <w:webHidden/>
                <w:rPrChange w:id="449" w:author="Regina Casanova" w:date="2018-07-29T19:32:00Z">
                  <w:rPr>
                    <w:noProof/>
                    <w:webHidden/>
                  </w:rPr>
                </w:rPrChange>
              </w:rPr>
            </w:r>
          </w:ins>
          <w:r w:rsidRPr="00F75055">
            <w:rPr>
              <w:rFonts w:ascii="Times New Roman" w:hAnsi="Times New Roman" w:cs="Times New Roman"/>
              <w:i w:val="0"/>
              <w:noProof/>
              <w:webHidden/>
              <w:rPrChange w:id="450" w:author="Regina Casanova" w:date="2018-07-29T19:32:00Z">
                <w:rPr>
                  <w:noProof/>
                  <w:webHidden/>
                </w:rPr>
              </w:rPrChange>
            </w:rPr>
            <w:fldChar w:fldCharType="separate"/>
          </w:r>
          <w:ins w:id="451" w:author="Regina Casanova" w:date="2018-07-29T19:24:00Z">
            <w:r w:rsidRPr="00F75055">
              <w:rPr>
                <w:rFonts w:ascii="Times New Roman" w:hAnsi="Times New Roman" w:cs="Times New Roman"/>
                <w:i w:val="0"/>
                <w:noProof/>
                <w:webHidden/>
                <w:rPrChange w:id="452" w:author="Regina Casanova" w:date="2018-07-29T19:32:00Z">
                  <w:rPr>
                    <w:noProof/>
                    <w:webHidden/>
                  </w:rPr>
                </w:rPrChange>
              </w:rPr>
              <w:t>39</w:t>
            </w:r>
            <w:r w:rsidRPr="00F75055">
              <w:rPr>
                <w:rFonts w:ascii="Times New Roman" w:hAnsi="Times New Roman" w:cs="Times New Roman"/>
                <w:i w:val="0"/>
                <w:noProof/>
                <w:webHidden/>
                <w:rPrChange w:id="453" w:author="Regina Casanova" w:date="2018-07-29T19:32:00Z">
                  <w:rPr>
                    <w:noProof/>
                    <w:webHidden/>
                  </w:rPr>
                </w:rPrChange>
              </w:rPr>
              <w:fldChar w:fldCharType="end"/>
            </w:r>
            <w:r w:rsidRPr="00F75055">
              <w:rPr>
                <w:rStyle w:val="Hipervnculo"/>
                <w:rFonts w:ascii="Times New Roman" w:hAnsi="Times New Roman" w:cs="Times New Roman"/>
                <w:i w:val="0"/>
                <w:noProof/>
                <w:rPrChange w:id="454" w:author="Regina Casanova" w:date="2018-07-29T19:32:00Z">
                  <w:rPr>
                    <w:rStyle w:val="Hipervnculo"/>
                    <w:noProof/>
                  </w:rPr>
                </w:rPrChange>
              </w:rPr>
              <w:fldChar w:fldCharType="end"/>
            </w:r>
          </w:ins>
        </w:p>
        <w:p w14:paraId="61211E2A" w14:textId="02BC67F2" w:rsidR="00CC32E0" w:rsidRPr="00C3723A" w:rsidRDefault="00CC32E0" w:rsidP="00C3723A">
          <w:pPr>
            <w:pStyle w:val="TDC1"/>
            <w:rPr>
              <w:ins w:id="455" w:author="Regina Casanova" w:date="2018-07-29T19:24:00Z"/>
              <w:rFonts w:eastAsiaTheme="minorEastAsia"/>
              <w:noProof/>
              <w:sz w:val="24"/>
              <w:szCs w:val="24"/>
              <w:lang w:val="es-PE" w:eastAsia="es-PE"/>
            </w:rPr>
          </w:pPr>
          <w:ins w:id="456" w:author="Regina Casanova" w:date="2018-07-29T19:24:00Z">
            <w:r w:rsidRPr="00F75055">
              <w:rPr>
                <w:rStyle w:val="Hipervnculo"/>
                <w:rFonts w:ascii="Times New Roman" w:hAnsi="Times New Roman" w:cs="Times New Roman"/>
                <w:b w:val="0"/>
                <w:noProof/>
                <w:rPrChange w:id="457" w:author="Regina Casanova" w:date="2018-07-29T19:32:00Z">
                  <w:rPr>
                    <w:rStyle w:val="Hipervnculo"/>
                    <w:noProof/>
                  </w:rPr>
                </w:rPrChange>
              </w:rPr>
              <w:lastRenderedPageBreak/>
              <w:fldChar w:fldCharType="begin"/>
            </w:r>
            <w:r w:rsidRPr="00F75055">
              <w:rPr>
                <w:rStyle w:val="Hipervnculo"/>
                <w:rFonts w:ascii="Times New Roman" w:hAnsi="Times New Roman" w:cs="Times New Roman"/>
                <w:b w:val="0"/>
                <w:noProof/>
                <w:rPrChange w:id="458" w:author="Regina Casanova" w:date="2018-07-29T19:32:00Z">
                  <w:rPr>
                    <w:rStyle w:val="Hipervnculo"/>
                    <w:noProof/>
                  </w:rPr>
                </w:rPrChange>
              </w:rPr>
              <w:instrText xml:space="preserve"> </w:instrText>
            </w:r>
            <w:r w:rsidRPr="00C3723A">
              <w:rPr>
                <w:noProof/>
              </w:rPr>
              <w:instrText>HYPERLINK \l "_Toc520655641"</w:instrText>
            </w:r>
            <w:r w:rsidRPr="00F75055">
              <w:rPr>
                <w:rStyle w:val="Hipervnculo"/>
                <w:rFonts w:ascii="Times New Roman" w:hAnsi="Times New Roman" w:cs="Times New Roman"/>
                <w:b w:val="0"/>
                <w:noProof/>
                <w:rPrChange w:id="459"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460" w:author="Regina Casanova" w:date="2018-07-29T19:32:00Z">
                  <w:rPr>
                    <w:rStyle w:val="Hipervnculo"/>
                    <w:noProof/>
                  </w:rPr>
                </w:rPrChange>
              </w:rPr>
            </w:r>
            <w:r w:rsidRPr="00F75055">
              <w:rPr>
                <w:rStyle w:val="Hipervnculo"/>
                <w:rFonts w:ascii="Times New Roman" w:hAnsi="Times New Roman" w:cs="Times New Roman"/>
                <w:b w:val="0"/>
                <w:noProof/>
                <w:rPrChange w:id="461"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462" w:author="Regina Casanova" w:date="2018-07-29T19:32:00Z">
                  <w:rPr>
                    <w:rStyle w:val="Hipervnculo"/>
                    <w:noProof/>
                  </w:rPr>
                </w:rPrChange>
              </w:rPr>
              <w:t>Justificación del estudio</w:t>
            </w:r>
            <w:r w:rsidRPr="00C3723A">
              <w:rPr>
                <w:noProof/>
                <w:webHidden/>
              </w:rPr>
              <w:tab/>
            </w:r>
            <w:r w:rsidRPr="00C3723A">
              <w:rPr>
                <w:noProof/>
                <w:webHidden/>
              </w:rPr>
              <w:fldChar w:fldCharType="begin"/>
            </w:r>
            <w:r w:rsidRPr="00C3723A">
              <w:rPr>
                <w:noProof/>
                <w:webHidden/>
              </w:rPr>
              <w:instrText xml:space="preserve"> PAGEREF _Toc520655641 \h </w:instrText>
            </w:r>
            <w:r w:rsidRPr="00C3723A">
              <w:rPr>
                <w:noProof/>
                <w:webHidden/>
              </w:rPr>
            </w:r>
          </w:ins>
          <w:r w:rsidRPr="00C3723A">
            <w:rPr>
              <w:noProof/>
              <w:webHidden/>
            </w:rPr>
            <w:fldChar w:fldCharType="separate"/>
          </w:r>
          <w:ins w:id="463" w:author="Regina Casanova" w:date="2018-07-29T19:24:00Z">
            <w:r w:rsidRPr="00C3723A">
              <w:rPr>
                <w:noProof/>
                <w:webHidden/>
              </w:rPr>
              <w:t>41</w:t>
            </w:r>
            <w:r w:rsidRPr="00C3723A">
              <w:rPr>
                <w:noProof/>
                <w:webHidden/>
              </w:rPr>
              <w:fldChar w:fldCharType="end"/>
            </w:r>
            <w:r w:rsidRPr="00F75055">
              <w:rPr>
                <w:rStyle w:val="Hipervnculo"/>
                <w:rFonts w:ascii="Times New Roman" w:hAnsi="Times New Roman" w:cs="Times New Roman"/>
                <w:b w:val="0"/>
                <w:noProof/>
                <w:rPrChange w:id="464" w:author="Regina Casanova" w:date="2018-07-29T19:32:00Z">
                  <w:rPr>
                    <w:rStyle w:val="Hipervnculo"/>
                    <w:noProof/>
                  </w:rPr>
                </w:rPrChange>
              </w:rPr>
              <w:fldChar w:fldCharType="end"/>
            </w:r>
          </w:ins>
        </w:p>
        <w:p w14:paraId="4E8F1357" w14:textId="5D1B681E" w:rsidR="00CC32E0" w:rsidRPr="00C3723A" w:rsidRDefault="00CC32E0" w:rsidP="00C3723A">
          <w:pPr>
            <w:pStyle w:val="TDC1"/>
            <w:rPr>
              <w:ins w:id="465" w:author="Regina Casanova" w:date="2018-07-29T19:24:00Z"/>
              <w:rFonts w:eastAsiaTheme="minorEastAsia"/>
              <w:noProof/>
              <w:sz w:val="24"/>
              <w:szCs w:val="24"/>
              <w:lang w:val="es-PE" w:eastAsia="es-PE"/>
            </w:rPr>
          </w:pPr>
          <w:ins w:id="466" w:author="Regina Casanova" w:date="2018-07-29T19:24:00Z">
            <w:r w:rsidRPr="00F75055">
              <w:rPr>
                <w:rStyle w:val="Hipervnculo"/>
                <w:rFonts w:ascii="Times New Roman" w:hAnsi="Times New Roman" w:cs="Times New Roman"/>
                <w:b w:val="0"/>
                <w:noProof/>
                <w:rPrChange w:id="467"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468" w:author="Regina Casanova" w:date="2018-07-29T19:32:00Z">
                  <w:rPr>
                    <w:rStyle w:val="Hipervnculo"/>
                    <w:noProof/>
                  </w:rPr>
                </w:rPrChange>
              </w:rPr>
              <w:instrText xml:space="preserve"> </w:instrText>
            </w:r>
            <w:r w:rsidRPr="00C3723A">
              <w:rPr>
                <w:noProof/>
              </w:rPr>
              <w:instrText>HYPERLINK \l "_Toc520655642"</w:instrText>
            </w:r>
            <w:r w:rsidRPr="00F75055">
              <w:rPr>
                <w:rStyle w:val="Hipervnculo"/>
                <w:rFonts w:ascii="Times New Roman" w:hAnsi="Times New Roman" w:cs="Times New Roman"/>
                <w:b w:val="0"/>
                <w:noProof/>
                <w:rPrChange w:id="469"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470" w:author="Regina Casanova" w:date="2018-07-29T19:32:00Z">
                  <w:rPr>
                    <w:rStyle w:val="Hipervnculo"/>
                    <w:noProof/>
                  </w:rPr>
                </w:rPrChange>
              </w:rPr>
            </w:r>
            <w:r w:rsidRPr="00F75055">
              <w:rPr>
                <w:rStyle w:val="Hipervnculo"/>
                <w:rFonts w:ascii="Times New Roman" w:hAnsi="Times New Roman" w:cs="Times New Roman"/>
                <w:b w:val="0"/>
                <w:noProof/>
                <w:rPrChange w:id="471"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472" w:author="Regina Casanova" w:date="2018-07-29T19:32:00Z">
                  <w:rPr>
                    <w:rStyle w:val="Hipervnculo"/>
                    <w:noProof/>
                  </w:rPr>
                </w:rPrChange>
              </w:rPr>
              <w:t>Objetivos</w:t>
            </w:r>
            <w:r w:rsidRPr="00C3723A">
              <w:rPr>
                <w:noProof/>
                <w:webHidden/>
              </w:rPr>
              <w:tab/>
            </w:r>
            <w:r w:rsidRPr="00C3723A">
              <w:rPr>
                <w:noProof/>
                <w:webHidden/>
              </w:rPr>
              <w:fldChar w:fldCharType="begin"/>
            </w:r>
            <w:r w:rsidRPr="00C3723A">
              <w:rPr>
                <w:noProof/>
                <w:webHidden/>
              </w:rPr>
              <w:instrText xml:space="preserve"> PAGEREF _Toc520655642 \h </w:instrText>
            </w:r>
            <w:r w:rsidRPr="00C3723A">
              <w:rPr>
                <w:noProof/>
                <w:webHidden/>
              </w:rPr>
            </w:r>
          </w:ins>
          <w:r w:rsidRPr="00C3723A">
            <w:rPr>
              <w:noProof/>
              <w:webHidden/>
            </w:rPr>
            <w:fldChar w:fldCharType="separate"/>
          </w:r>
          <w:ins w:id="473" w:author="Regina Casanova" w:date="2018-07-29T19:24:00Z">
            <w:r w:rsidRPr="00C3723A">
              <w:rPr>
                <w:noProof/>
                <w:webHidden/>
              </w:rPr>
              <w:t>43</w:t>
            </w:r>
            <w:r w:rsidRPr="00C3723A">
              <w:rPr>
                <w:noProof/>
                <w:webHidden/>
              </w:rPr>
              <w:fldChar w:fldCharType="end"/>
            </w:r>
            <w:r w:rsidRPr="00F75055">
              <w:rPr>
                <w:rStyle w:val="Hipervnculo"/>
                <w:rFonts w:ascii="Times New Roman" w:hAnsi="Times New Roman" w:cs="Times New Roman"/>
                <w:b w:val="0"/>
                <w:noProof/>
                <w:rPrChange w:id="474" w:author="Regina Casanova" w:date="2018-07-29T19:32:00Z">
                  <w:rPr>
                    <w:rStyle w:val="Hipervnculo"/>
                    <w:noProof/>
                  </w:rPr>
                </w:rPrChange>
              </w:rPr>
              <w:fldChar w:fldCharType="end"/>
            </w:r>
          </w:ins>
        </w:p>
        <w:p w14:paraId="61E5C187" w14:textId="19E6C473" w:rsidR="00CC32E0" w:rsidRPr="00F75055" w:rsidRDefault="00CC32E0" w:rsidP="00CC32E0">
          <w:pPr>
            <w:pStyle w:val="TDC2"/>
            <w:rPr>
              <w:ins w:id="475" w:author="Regina Casanova" w:date="2018-07-29T19:24:00Z"/>
              <w:rFonts w:ascii="Times New Roman" w:eastAsiaTheme="minorEastAsia" w:hAnsi="Times New Roman" w:cs="Times New Roman"/>
              <w:noProof/>
              <w:sz w:val="24"/>
              <w:szCs w:val="24"/>
              <w:lang w:val="es-PE" w:eastAsia="es-PE"/>
              <w:rPrChange w:id="476" w:author="Regina Casanova" w:date="2018-07-29T19:32:00Z">
                <w:rPr>
                  <w:ins w:id="477" w:author="Regina Casanova" w:date="2018-07-29T19:24:00Z"/>
                  <w:rFonts w:eastAsiaTheme="minorEastAsia" w:cstheme="minorBidi"/>
                  <w:noProof/>
                  <w:sz w:val="24"/>
                  <w:szCs w:val="24"/>
                  <w:lang w:val="es-PE" w:eastAsia="es-PE"/>
                </w:rPr>
              </w:rPrChange>
            </w:rPr>
          </w:pPr>
          <w:ins w:id="478" w:author="Regina Casanova" w:date="2018-07-29T19:24:00Z">
            <w:r w:rsidRPr="00F75055">
              <w:rPr>
                <w:rStyle w:val="Hipervnculo"/>
                <w:rFonts w:ascii="Times New Roman" w:hAnsi="Times New Roman" w:cs="Times New Roman"/>
                <w:noProof/>
                <w:rPrChange w:id="479" w:author="Regina Casanova" w:date="2018-07-29T19:32:00Z">
                  <w:rPr>
                    <w:rStyle w:val="Hipervnculo"/>
                    <w:noProof/>
                  </w:rPr>
                </w:rPrChange>
              </w:rPr>
              <w:fldChar w:fldCharType="begin"/>
            </w:r>
            <w:r w:rsidRPr="00F75055">
              <w:rPr>
                <w:rStyle w:val="Hipervnculo"/>
                <w:rFonts w:ascii="Times New Roman" w:hAnsi="Times New Roman" w:cs="Times New Roman"/>
                <w:noProof/>
                <w:rPrChange w:id="480" w:author="Regina Casanova" w:date="2018-07-29T19:32:00Z">
                  <w:rPr>
                    <w:rStyle w:val="Hipervnculo"/>
                    <w:noProof/>
                  </w:rPr>
                </w:rPrChange>
              </w:rPr>
              <w:instrText xml:space="preserve"> </w:instrText>
            </w:r>
            <w:r w:rsidRPr="00F75055">
              <w:rPr>
                <w:rFonts w:ascii="Times New Roman" w:hAnsi="Times New Roman" w:cs="Times New Roman"/>
                <w:noProof/>
                <w:rPrChange w:id="481" w:author="Regina Casanova" w:date="2018-07-29T19:32:00Z">
                  <w:rPr>
                    <w:noProof/>
                  </w:rPr>
                </w:rPrChange>
              </w:rPr>
              <w:instrText>HYPERLINK \l "_Toc520655643"</w:instrText>
            </w:r>
            <w:r w:rsidRPr="00F75055">
              <w:rPr>
                <w:rStyle w:val="Hipervnculo"/>
                <w:rFonts w:ascii="Times New Roman" w:hAnsi="Times New Roman" w:cs="Times New Roman"/>
                <w:noProof/>
                <w:rPrChange w:id="482"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483" w:author="Regina Casanova" w:date="2018-07-29T19:32:00Z">
                  <w:rPr>
                    <w:rStyle w:val="Hipervnculo"/>
                    <w:noProof/>
                  </w:rPr>
                </w:rPrChange>
              </w:rPr>
            </w:r>
            <w:r w:rsidRPr="00F75055">
              <w:rPr>
                <w:rStyle w:val="Hipervnculo"/>
                <w:rFonts w:ascii="Times New Roman" w:hAnsi="Times New Roman" w:cs="Times New Roman"/>
                <w:noProof/>
                <w:rPrChange w:id="484"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485" w:author="Regina Casanova" w:date="2018-07-29T19:32:00Z">
                  <w:rPr>
                    <w:rStyle w:val="Hipervnculo"/>
                    <w:noProof/>
                    <w:lang w:val="es-PE"/>
                  </w:rPr>
                </w:rPrChange>
              </w:rPr>
              <w:t>I.</w:t>
            </w:r>
            <w:r w:rsidRPr="00F75055">
              <w:rPr>
                <w:rFonts w:ascii="Times New Roman" w:eastAsiaTheme="minorEastAsia" w:hAnsi="Times New Roman" w:cs="Times New Roman"/>
                <w:noProof/>
                <w:sz w:val="24"/>
                <w:szCs w:val="24"/>
                <w:lang w:val="es-PE" w:eastAsia="es-PE"/>
                <w:rPrChange w:id="48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487" w:author="Regina Casanova" w:date="2018-07-29T19:32:00Z">
                  <w:rPr>
                    <w:rStyle w:val="Hipervnculo"/>
                    <w:noProof/>
                    <w:lang w:val="es-PE"/>
                  </w:rPr>
                </w:rPrChange>
              </w:rPr>
              <w:t>Objetivo General</w:t>
            </w:r>
            <w:r w:rsidRPr="00F75055">
              <w:rPr>
                <w:rFonts w:ascii="Times New Roman" w:hAnsi="Times New Roman" w:cs="Times New Roman"/>
                <w:noProof/>
                <w:webHidden/>
                <w:rPrChange w:id="488" w:author="Regina Casanova" w:date="2018-07-29T19:32:00Z">
                  <w:rPr>
                    <w:noProof/>
                    <w:webHidden/>
                  </w:rPr>
                </w:rPrChange>
              </w:rPr>
              <w:tab/>
            </w:r>
            <w:r w:rsidRPr="00F75055">
              <w:rPr>
                <w:rFonts w:ascii="Times New Roman" w:hAnsi="Times New Roman" w:cs="Times New Roman"/>
                <w:noProof/>
                <w:webHidden/>
                <w:rPrChange w:id="489" w:author="Regina Casanova" w:date="2018-07-29T19:32:00Z">
                  <w:rPr>
                    <w:noProof/>
                    <w:webHidden/>
                  </w:rPr>
                </w:rPrChange>
              </w:rPr>
              <w:fldChar w:fldCharType="begin"/>
            </w:r>
            <w:r w:rsidRPr="00F75055">
              <w:rPr>
                <w:rFonts w:ascii="Times New Roman" w:hAnsi="Times New Roman" w:cs="Times New Roman"/>
                <w:noProof/>
                <w:webHidden/>
                <w:rPrChange w:id="490" w:author="Regina Casanova" w:date="2018-07-29T19:32:00Z">
                  <w:rPr>
                    <w:noProof/>
                    <w:webHidden/>
                  </w:rPr>
                </w:rPrChange>
              </w:rPr>
              <w:instrText xml:space="preserve"> PAGEREF _Toc520655643 \h </w:instrText>
            </w:r>
            <w:r w:rsidRPr="00F75055">
              <w:rPr>
                <w:rFonts w:ascii="Times New Roman" w:hAnsi="Times New Roman" w:cs="Times New Roman"/>
                <w:noProof/>
                <w:webHidden/>
                <w:rPrChange w:id="491" w:author="Regina Casanova" w:date="2018-07-29T19:32:00Z">
                  <w:rPr>
                    <w:noProof/>
                    <w:webHidden/>
                  </w:rPr>
                </w:rPrChange>
              </w:rPr>
            </w:r>
          </w:ins>
          <w:r w:rsidRPr="00F75055">
            <w:rPr>
              <w:rFonts w:ascii="Times New Roman" w:hAnsi="Times New Roman" w:cs="Times New Roman"/>
              <w:noProof/>
              <w:webHidden/>
              <w:rPrChange w:id="492" w:author="Regina Casanova" w:date="2018-07-29T19:32:00Z">
                <w:rPr>
                  <w:noProof/>
                  <w:webHidden/>
                </w:rPr>
              </w:rPrChange>
            </w:rPr>
            <w:fldChar w:fldCharType="separate"/>
          </w:r>
          <w:ins w:id="493" w:author="Regina Casanova" w:date="2018-07-29T19:24:00Z">
            <w:r w:rsidRPr="00F75055">
              <w:rPr>
                <w:rFonts w:ascii="Times New Roman" w:hAnsi="Times New Roman" w:cs="Times New Roman"/>
                <w:noProof/>
                <w:webHidden/>
                <w:rPrChange w:id="494" w:author="Regina Casanova" w:date="2018-07-29T19:32:00Z">
                  <w:rPr>
                    <w:noProof/>
                    <w:webHidden/>
                  </w:rPr>
                </w:rPrChange>
              </w:rPr>
              <w:t>43</w:t>
            </w:r>
            <w:r w:rsidRPr="00F75055">
              <w:rPr>
                <w:rFonts w:ascii="Times New Roman" w:hAnsi="Times New Roman" w:cs="Times New Roman"/>
                <w:noProof/>
                <w:webHidden/>
                <w:rPrChange w:id="495" w:author="Regina Casanova" w:date="2018-07-29T19:32:00Z">
                  <w:rPr>
                    <w:noProof/>
                    <w:webHidden/>
                  </w:rPr>
                </w:rPrChange>
              </w:rPr>
              <w:fldChar w:fldCharType="end"/>
            </w:r>
            <w:r w:rsidRPr="00F75055">
              <w:rPr>
                <w:rStyle w:val="Hipervnculo"/>
                <w:rFonts w:ascii="Times New Roman" w:hAnsi="Times New Roman" w:cs="Times New Roman"/>
                <w:noProof/>
                <w:rPrChange w:id="496" w:author="Regina Casanova" w:date="2018-07-29T19:32:00Z">
                  <w:rPr>
                    <w:rStyle w:val="Hipervnculo"/>
                    <w:noProof/>
                  </w:rPr>
                </w:rPrChange>
              </w:rPr>
              <w:fldChar w:fldCharType="end"/>
            </w:r>
          </w:ins>
        </w:p>
        <w:p w14:paraId="463E387A" w14:textId="3B8367A1" w:rsidR="00CC32E0" w:rsidRPr="00F75055" w:rsidRDefault="00CC32E0" w:rsidP="00CC32E0">
          <w:pPr>
            <w:pStyle w:val="TDC2"/>
            <w:rPr>
              <w:ins w:id="497" w:author="Regina Casanova" w:date="2018-07-29T19:24:00Z"/>
              <w:rFonts w:ascii="Times New Roman" w:eastAsiaTheme="minorEastAsia" w:hAnsi="Times New Roman" w:cs="Times New Roman"/>
              <w:noProof/>
              <w:sz w:val="24"/>
              <w:szCs w:val="24"/>
              <w:lang w:val="es-PE" w:eastAsia="es-PE"/>
              <w:rPrChange w:id="498" w:author="Regina Casanova" w:date="2018-07-29T19:32:00Z">
                <w:rPr>
                  <w:ins w:id="499" w:author="Regina Casanova" w:date="2018-07-29T19:24:00Z"/>
                  <w:rFonts w:eastAsiaTheme="minorEastAsia" w:cstheme="minorBidi"/>
                  <w:noProof/>
                  <w:sz w:val="24"/>
                  <w:szCs w:val="24"/>
                  <w:lang w:val="es-PE" w:eastAsia="es-PE"/>
                </w:rPr>
              </w:rPrChange>
            </w:rPr>
          </w:pPr>
          <w:ins w:id="500" w:author="Regina Casanova" w:date="2018-07-29T19:24:00Z">
            <w:r w:rsidRPr="00F75055">
              <w:rPr>
                <w:rStyle w:val="Hipervnculo"/>
                <w:rFonts w:ascii="Times New Roman" w:hAnsi="Times New Roman" w:cs="Times New Roman"/>
                <w:noProof/>
                <w:rPrChange w:id="501" w:author="Regina Casanova" w:date="2018-07-29T19:32:00Z">
                  <w:rPr>
                    <w:rStyle w:val="Hipervnculo"/>
                    <w:noProof/>
                  </w:rPr>
                </w:rPrChange>
              </w:rPr>
              <w:fldChar w:fldCharType="begin"/>
            </w:r>
            <w:r w:rsidRPr="00F75055">
              <w:rPr>
                <w:rStyle w:val="Hipervnculo"/>
                <w:rFonts w:ascii="Times New Roman" w:hAnsi="Times New Roman" w:cs="Times New Roman"/>
                <w:noProof/>
                <w:rPrChange w:id="502" w:author="Regina Casanova" w:date="2018-07-29T19:32:00Z">
                  <w:rPr>
                    <w:rStyle w:val="Hipervnculo"/>
                    <w:noProof/>
                  </w:rPr>
                </w:rPrChange>
              </w:rPr>
              <w:instrText xml:space="preserve"> </w:instrText>
            </w:r>
            <w:r w:rsidRPr="00F75055">
              <w:rPr>
                <w:rFonts w:ascii="Times New Roman" w:hAnsi="Times New Roman" w:cs="Times New Roman"/>
                <w:noProof/>
                <w:rPrChange w:id="503" w:author="Regina Casanova" w:date="2018-07-29T19:32:00Z">
                  <w:rPr>
                    <w:noProof/>
                  </w:rPr>
                </w:rPrChange>
              </w:rPr>
              <w:instrText>HYPERLINK \l "_Toc520655644"</w:instrText>
            </w:r>
            <w:r w:rsidRPr="00F75055">
              <w:rPr>
                <w:rStyle w:val="Hipervnculo"/>
                <w:rFonts w:ascii="Times New Roman" w:hAnsi="Times New Roman" w:cs="Times New Roman"/>
                <w:noProof/>
                <w:rPrChange w:id="504"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505" w:author="Regina Casanova" w:date="2018-07-29T19:32:00Z">
                  <w:rPr>
                    <w:rStyle w:val="Hipervnculo"/>
                    <w:noProof/>
                  </w:rPr>
                </w:rPrChange>
              </w:rPr>
            </w:r>
            <w:r w:rsidRPr="00F75055">
              <w:rPr>
                <w:rStyle w:val="Hipervnculo"/>
                <w:rFonts w:ascii="Times New Roman" w:hAnsi="Times New Roman" w:cs="Times New Roman"/>
                <w:noProof/>
                <w:rPrChange w:id="506"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507" w:author="Regina Casanova" w:date="2018-07-29T19:32:00Z">
                  <w:rPr>
                    <w:rStyle w:val="Hipervnculo"/>
                    <w:noProof/>
                    <w:lang w:val="es-PE"/>
                  </w:rPr>
                </w:rPrChange>
              </w:rPr>
              <w:t>II.</w:t>
            </w:r>
            <w:r w:rsidRPr="00F75055">
              <w:rPr>
                <w:rFonts w:ascii="Times New Roman" w:eastAsiaTheme="minorEastAsia" w:hAnsi="Times New Roman" w:cs="Times New Roman"/>
                <w:noProof/>
                <w:sz w:val="24"/>
                <w:szCs w:val="24"/>
                <w:lang w:val="es-PE" w:eastAsia="es-PE"/>
                <w:rPrChange w:id="50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509" w:author="Regina Casanova" w:date="2018-07-29T19:32:00Z">
                  <w:rPr>
                    <w:rStyle w:val="Hipervnculo"/>
                    <w:noProof/>
                    <w:lang w:val="es-PE"/>
                  </w:rPr>
                </w:rPrChange>
              </w:rPr>
              <w:t>Objetivos Específicos</w:t>
            </w:r>
            <w:r w:rsidRPr="00F75055">
              <w:rPr>
                <w:rFonts w:ascii="Times New Roman" w:hAnsi="Times New Roman" w:cs="Times New Roman"/>
                <w:noProof/>
                <w:webHidden/>
                <w:rPrChange w:id="510" w:author="Regina Casanova" w:date="2018-07-29T19:32:00Z">
                  <w:rPr>
                    <w:noProof/>
                    <w:webHidden/>
                  </w:rPr>
                </w:rPrChange>
              </w:rPr>
              <w:tab/>
            </w:r>
            <w:r w:rsidRPr="00F75055">
              <w:rPr>
                <w:rFonts w:ascii="Times New Roman" w:hAnsi="Times New Roman" w:cs="Times New Roman"/>
                <w:noProof/>
                <w:webHidden/>
                <w:rPrChange w:id="511" w:author="Regina Casanova" w:date="2018-07-29T19:32:00Z">
                  <w:rPr>
                    <w:noProof/>
                    <w:webHidden/>
                  </w:rPr>
                </w:rPrChange>
              </w:rPr>
              <w:fldChar w:fldCharType="begin"/>
            </w:r>
            <w:r w:rsidRPr="00F75055">
              <w:rPr>
                <w:rFonts w:ascii="Times New Roman" w:hAnsi="Times New Roman" w:cs="Times New Roman"/>
                <w:noProof/>
                <w:webHidden/>
                <w:rPrChange w:id="512" w:author="Regina Casanova" w:date="2018-07-29T19:32:00Z">
                  <w:rPr>
                    <w:noProof/>
                    <w:webHidden/>
                  </w:rPr>
                </w:rPrChange>
              </w:rPr>
              <w:instrText xml:space="preserve"> PAGEREF _Toc520655644 \h </w:instrText>
            </w:r>
            <w:r w:rsidRPr="00F75055">
              <w:rPr>
                <w:rFonts w:ascii="Times New Roman" w:hAnsi="Times New Roman" w:cs="Times New Roman"/>
                <w:noProof/>
                <w:webHidden/>
                <w:rPrChange w:id="513" w:author="Regina Casanova" w:date="2018-07-29T19:32:00Z">
                  <w:rPr>
                    <w:noProof/>
                    <w:webHidden/>
                  </w:rPr>
                </w:rPrChange>
              </w:rPr>
            </w:r>
          </w:ins>
          <w:r w:rsidRPr="00F75055">
            <w:rPr>
              <w:rFonts w:ascii="Times New Roman" w:hAnsi="Times New Roman" w:cs="Times New Roman"/>
              <w:noProof/>
              <w:webHidden/>
              <w:rPrChange w:id="514" w:author="Regina Casanova" w:date="2018-07-29T19:32:00Z">
                <w:rPr>
                  <w:noProof/>
                  <w:webHidden/>
                </w:rPr>
              </w:rPrChange>
            </w:rPr>
            <w:fldChar w:fldCharType="separate"/>
          </w:r>
          <w:ins w:id="515" w:author="Regina Casanova" w:date="2018-07-29T19:24:00Z">
            <w:r w:rsidRPr="00F75055">
              <w:rPr>
                <w:rFonts w:ascii="Times New Roman" w:hAnsi="Times New Roman" w:cs="Times New Roman"/>
                <w:noProof/>
                <w:webHidden/>
                <w:rPrChange w:id="516" w:author="Regina Casanova" w:date="2018-07-29T19:32:00Z">
                  <w:rPr>
                    <w:noProof/>
                    <w:webHidden/>
                  </w:rPr>
                </w:rPrChange>
              </w:rPr>
              <w:t>43</w:t>
            </w:r>
            <w:r w:rsidRPr="00F75055">
              <w:rPr>
                <w:rFonts w:ascii="Times New Roman" w:hAnsi="Times New Roman" w:cs="Times New Roman"/>
                <w:noProof/>
                <w:webHidden/>
                <w:rPrChange w:id="517" w:author="Regina Casanova" w:date="2018-07-29T19:32:00Z">
                  <w:rPr>
                    <w:noProof/>
                    <w:webHidden/>
                  </w:rPr>
                </w:rPrChange>
              </w:rPr>
              <w:fldChar w:fldCharType="end"/>
            </w:r>
            <w:r w:rsidRPr="00F75055">
              <w:rPr>
                <w:rStyle w:val="Hipervnculo"/>
                <w:rFonts w:ascii="Times New Roman" w:hAnsi="Times New Roman" w:cs="Times New Roman"/>
                <w:noProof/>
                <w:rPrChange w:id="518" w:author="Regina Casanova" w:date="2018-07-29T19:32:00Z">
                  <w:rPr>
                    <w:rStyle w:val="Hipervnculo"/>
                    <w:noProof/>
                  </w:rPr>
                </w:rPrChange>
              </w:rPr>
              <w:fldChar w:fldCharType="end"/>
            </w:r>
          </w:ins>
        </w:p>
        <w:p w14:paraId="5C097164" w14:textId="6AA0F0B1" w:rsidR="00CC32E0" w:rsidRPr="00C3723A" w:rsidRDefault="00CC32E0" w:rsidP="00C3723A">
          <w:pPr>
            <w:pStyle w:val="TDC1"/>
            <w:rPr>
              <w:ins w:id="519" w:author="Regina Casanova" w:date="2018-07-29T19:24:00Z"/>
              <w:rFonts w:eastAsiaTheme="minorEastAsia"/>
              <w:noProof/>
              <w:sz w:val="24"/>
              <w:szCs w:val="24"/>
              <w:lang w:val="es-PE" w:eastAsia="es-PE"/>
            </w:rPr>
          </w:pPr>
          <w:ins w:id="520" w:author="Regina Casanova" w:date="2018-07-29T19:24:00Z">
            <w:r w:rsidRPr="00F75055">
              <w:rPr>
                <w:rStyle w:val="Hipervnculo"/>
                <w:rFonts w:ascii="Times New Roman" w:hAnsi="Times New Roman" w:cs="Times New Roman"/>
                <w:b w:val="0"/>
                <w:noProof/>
                <w:rPrChange w:id="521"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522" w:author="Regina Casanova" w:date="2018-07-29T19:32:00Z">
                  <w:rPr>
                    <w:rStyle w:val="Hipervnculo"/>
                    <w:noProof/>
                  </w:rPr>
                </w:rPrChange>
              </w:rPr>
              <w:instrText xml:space="preserve"> </w:instrText>
            </w:r>
            <w:r w:rsidRPr="00C3723A">
              <w:rPr>
                <w:noProof/>
              </w:rPr>
              <w:instrText>HYPERLINK \l "_Toc520655645"</w:instrText>
            </w:r>
            <w:r w:rsidRPr="00F75055">
              <w:rPr>
                <w:rStyle w:val="Hipervnculo"/>
                <w:rFonts w:ascii="Times New Roman" w:hAnsi="Times New Roman" w:cs="Times New Roman"/>
                <w:b w:val="0"/>
                <w:noProof/>
                <w:rPrChange w:id="523"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524" w:author="Regina Casanova" w:date="2018-07-29T19:32:00Z">
                  <w:rPr>
                    <w:rStyle w:val="Hipervnculo"/>
                    <w:noProof/>
                  </w:rPr>
                </w:rPrChange>
              </w:rPr>
            </w:r>
            <w:r w:rsidRPr="00F75055">
              <w:rPr>
                <w:rStyle w:val="Hipervnculo"/>
                <w:rFonts w:ascii="Times New Roman" w:hAnsi="Times New Roman" w:cs="Times New Roman"/>
                <w:b w:val="0"/>
                <w:noProof/>
                <w:rPrChange w:id="525"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526" w:author="Regina Casanova" w:date="2018-07-29T19:32:00Z">
                  <w:rPr>
                    <w:rStyle w:val="Hipervnculo"/>
                    <w:noProof/>
                  </w:rPr>
                </w:rPrChange>
              </w:rPr>
              <w:t>Metodología</w:t>
            </w:r>
            <w:r w:rsidRPr="00C3723A">
              <w:rPr>
                <w:noProof/>
                <w:webHidden/>
              </w:rPr>
              <w:tab/>
            </w:r>
            <w:r w:rsidRPr="00C3723A">
              <w:rPr>
                <w:noProof/>
                <w:webHidden/>
              </w:rPr>
              <w:fldChar w:fldCharType="begin"/>
            </w:r>
            <w:r w:rsidRPr="00C3723A">
              <w:rPr>
                <w:noProof/>
                <w:webHidden/>
              </w:rPr>
              <w:instrText xml:space="preserve"> PAGEREF _Toc520655645 \h </w:instrText>
            </w:r>
            <w:r w:rsidRPr="00C3723A">
              <w:rPr>
                <w:noProof/>
                <w:webHidden/>
              </w:rPr>
            </w:r>
          </w:ins>
          <w:r w:rsidRPr="00C3723A">
            <w:rPr>
              <w:noProof/>
              <w:webHidden/>
            </w:rPr>
            <w:fldChar w:fldCharType="separate"/>
          </w:r>
          <w:ins w:id="527" w:author="Regina Casanova" w:date="2018-07-29T19:24:00Z">
            <w:r w:rsidRPr="00C3723A">
              <w:rPr>
                <w:noProof/>
                <w:webHidden/>
              </w:rPr>
              <w:t>44</w:t>
            </w:r>
            <w:r w:rsidRPr="00C3723A">
              <w:rPr>
                <w:noProof/>
                <w:webHidden/>
              </w:rPr>
              <w:fldChar w:fldCharType="end"/>
            </w:r>
            <w:r w:rsidRPr="00F75055">
              <w:rPr>
                <w:rStyle w:val="Hipervnculo"/>
                <w:rFonts w:ascii="Times New Roman" w:hAnsi="Times New Roman" w:cs="Times New Roman"/>
                <w:b w:val="0"/>
                <w:noProof/>
                <w:rPrChange w:id="528" w:author="Regina Casanova" w:date="2018-07-29T19:32:00Z">
                  <w:rPr>
                    <w:rStyle w:val="Hipervnculo"/>
                    <w:noProof/>
                  </w:rPr>
                </w:rPrChange>
              </w:rPr>
              <w:fldChar w:fldCharType="end"/>
            </w:r>
          </w:ins>
        </w:p>
        <w:p w14:paraId="714FF7B2" w14:textId="6914F73B" w:rsidR="00CC32E0" w:rsidRPr="00F75055" w:rsidRDefault="00CC32E0" w:rsidP="00CC32E0">
          <w:pPr>
            <w:pStyle w:val="TDC2"/>
            <w:rPr>
              <w:ins w:id="529" w:author="Regina Casanova" w:date="2018-07-29T19:24:00Z"/>
              <w:rFonts w:ascii="Times New Roman" w:eastAsiaTheme="minorEastAsia" w:hAnsi="Times New Roman" w:cs="Times New Roman"/>
              <w:noProof/>
              <w:sz w:val="24"/>
              <w:szCs w:val="24"/>
              <w:lang w:val="es-PE" w:eastAsia="es-PE"/>
              <w:rPrChange w:id="530" w:author="Regina Casanova" w:date="2018-07-29T19:32:00Z">
                <w:rPr>
                  <w:ins w:id="531" w:author="Regina Casanova" w:date="2018-07-29T19:24:00Z"/>
                  <w:rFonts w:eastAsiaTheme="minorEastAsia" w:cstheme="minorBidi"/>
                  <w:noProof/>
                  <w:sz w:val="24"/>
                  <w:szCs w:val="24"/>
                  <w:lang w:val="es-PE" w:eastAsia="es-PE"/>
                </w:rPr>
              </w:rPrChange>
            </w:rPr>
          </w:pPr>
          <w:ins w:id="532" w:author="Regina Casanova" w:date="2018-07-29T19:24:00Z">
            <w:r w:rsidRPr="00F75055">
              <w:rPr>
                <w:rStyle w:val="Hipervnculo"/>
                <w:rFonts w:ascii="Times New Roman" w:hAnsi="Times New Roman" w:cs="Times New Roman"/>
                <w:noProof/>
                <w:rPrChange w:id="533" w:author="Regina Casanova" w:date="2018-07-29T19:32:00Z">
                  <w:rPr>
                    <w:rStyle w:val="Hipervnculo"/>
                    <w:noProof/>
                  </w:rPr>
                </w:rPrChange>
              </w:rPr>
              <w:fldChar w:fldCharType="begin"/>
            </w:r>
            <w:r w:rsidRPr="00F75055">
              <w:rPr>
                <w:rStyle w:val="Hipervnculo"/>
                <w:rFonts w:ascii="Times New Roman" w:hAnsi="Times New Roman" w:cs="Times New Roman"/>
                <w:noProof/>
                <w:rPrChange w:id="534" w:author="Regina Casanova" w:date="2018-07-29T19:32:00Z">
                  <w:rPr>
                    <w:rStyle w:val="Hipervnculo"/>
                    <w:noProof/>
                  </w:rPr>
                </w:rPrChange>
              </w:rPr>
              <w:instrText xml:space="preserve"> </w:instrText>
            </w:r>
            <w:r w:rsidRPr="00F75055">
              <w:rPr>
                <w:rFonts w:ascii="Times New Roman" w:hAnsi="Times New Roman" w:cs="Times New Roman"/>
                <w:noProof/>
                <w:rPrChange w:id="535" w:author="Regina Casanova" w:date="2018-07-29T19:32:00Z">
                  <w:rPr>
                    <w:noProof/>
                  </w:rPr>
                </w:rPrChange>
              </w:rPr>
              <w:instrText>HYPERLINK \l "_Toc520655646"</w:instrText>
            </w:r>
            <w:r w:rsidRPr="00F75055">
              <w:rPr>
                <w:rStyle w:val="Hipervnculo"/>
                <w:rFonts w:ascii="Times New Roman" w:hAnsi="Times New Roman" w:cs="Times New Roman"/>
                <w:noProof/>
                <w:rPrChange w:id="536"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537" w:author="Regina Casanova" w:date="2018-07-29T19:32:00Z">
                  <w:rPr>
                    <w:rStyle w:val="Hipervnculo"/>
                    <w:noProof/>
                  </w:rPr>
                </w:rPrChange>
              </w:rPr>
            </w:r>
            <w:r w:rsidRPr="00F75055">
              <w:rPr>
                <w:rStyle w:val="Hipervnculo"/>
                <w:rFonts w:ascii="Times New Roman" w:hAnsi="Times New Roman" w:cs="Times New Roman"/>
                <w:noProof/>
                <w:rPrChange w:id="538"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539" w:author="Regina Casanova" w:date="2018-07-29T19:32:00Z">
                  <w:rPr>
                    <w:rStyle w:val="Hipervnculo"/>
                    <w:noProof/>
                  </w:rPr>
                </w:rPrChange>
              </w:rPr>
              <w:t>I.</w:t>
            </w:r>
            <w:r w:rsidRPr="00F75055">
              <w:rPr>
                <w:rFonts w:ascii="Times New Roman" w:eastAsiaTheme="minorEastAsia" w:hAnsi="Times New Roman" w:cs="Times New Roman"/>
                <w:noProof/>
                <w:sz w:val="24"/>
                <w:szCs w:val="24"/>
                <w:lang w:val="es-PE" w:eastAsia="es-PE"/>
                <w:rPrChange w:id="54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rPrChange w:id="541" w:author="Regina Casanova" w:date="2018-07-29T19:32:00Z">
                  <w:rPr>
                    <w:rStyle w:val="Hipervnculo"/>
                    <w:noProof/>
                  </w:rPr>
                </w:rPrChange>
              </w:rPr>
              <w:t>Metodología para Sub-Estudio del objetivo específico #1, correspondiente a la Fase Exploratoria</w:t>
            </w:r>
            <w:r w:rsidRPr="00F75055">
              <w:rPr>
                <w:rFonts w:ascii="Times New Roman" w:hAnsi="Times New Roman" w:cs="Times New Roman"/>
                <w:noProof/>
                <w:webHidden/>
                <w:rPrChange w:id="542" w:author="Regina Casanova" w:date="2018-07-29T19:32:00Z">
                  <w:rPr>
                    <w:noProof/>
                    <w:webHidden/>
                  </w:rPr>
                </w:rPrChange>
              </w:rPr>
              <w:tab/>
            </w:r>
            <w:r w:rsidRPr="00F75055">
              <w:rPr>
                <w:rFonts w:ascii="Times New Roman" w:hAnsi="Times New Roman" w:cs="Times New Roman"/>
                <w:noProof/>
                <w:webHidden/>
                <w:rPrChange w:id="543" w:author="Regina Casanova" w:date="2018-07-29T19:32:00Z">
                  <w:rPr>
                    <w:noProof/>
                    <w:webHidden/>
                  </w:rPr>
                </w:rPrChange>
              </w:rPr>
              <w:fldChar w:fldCharType="begin"/>
            </w:r>
            <w:r w:rsidRPr="00F75055">
              <w:rPr>
                <w:rFonts w:ascii="Times New Roman" w:hAnsi="Times New Roman" w:cs="Times New Roman"/>
                <w:noProof/>
                <w:webHidden/>
                <w:rPrChange w:id="544" w:author="Regina Casanova" w:date="2018-07-29T19:32:00Z">
                  <w:rPr>
                    <w:noProof/>
                    <w:webHidden/>
                  </w:rPr>
                </w:rPrChange>
              </w:rPr>
              <w:instrText xml:space="preserve"> PAGEREF _Toc520655646 \h </w:instrText>
            </w:r>
            <w:r w:rsidRPr="00F75055">
              <w:rPr>
                <w:rFonts w:ascii="Times New Roman" w:hAnsi="Times New Roman" w:cs="Times New Roman"/>
                <w:noProof/>
                <w:webHidden/>
                <w:rPrChange w:id="545" w:author="Regina Casanova" w:date="2018-07-29T19:32:00Z">
                  <w:rPr>
                    <w:noProof/>
                    <w:webHidden/>
                  </w:rPr>
                </w:rPrChange>
              </w:rPr>
            </w:r>
          </w:ins>
          <w:r w:rsidRPr="00F75055">
            <w:rPr>
              <w:rFonts w:ascii="Times New Roman" w:hAnsi="Times New Roman" w:cs="Times New Roman"/>
              <w:noProof/>
              <w:webHidden/>
              <w:rPrChange w:id="546" w:author="Regina Casanova" w:date="2018-07-29T19:32:00Z">
                <w:rPr>
                  <w:noProof/>
                  <w:webHidden/>
                </w:rPr>
              </w:rPrChange>
            </w:rPr>
            <w:fldChar w:fldCharType="separate"/>
          </w:r>
          <w:ins w:id="547" w:author="Regina Casanova" w:date="2018-07-29T19:24:00Z">
            <w:r w:rsidRPr="00F75055">
              <w:rPr>
                <w:rFonts w:ascii="Times New Roman" w:hAnsi="Times New Roman" w:cs="Times New Roman"/>
                <w:noProof/>
                <w:webHidden/>
                <w:rPrChange w:id="548" w:author="Regina Casanova" w:date="2018-07-29T19:32:00Z">
                  <w:rPr>
                    <w:noProof/>
                    <w:webHidden/>
                  </w:rPr>
                </w:rPrChange>
              </w:rPr>
              <w:t>44</w:t>
            </w:r>
            <w:r w:rsidRPr="00F75055">
              <w:rPr>
                <w:rFonts w:ascii="Times New Roman" w:hAnsi="Times New Roman" w:cs="Times New Roman"/>
                <w:noProof/>
                <w:webHidden/>
                <w:rPrChange w:id="549" w:author="Regina Casanova" w:date="2018-07-29T19:32:00Z">
                  <w:rPr>
                    <w:noProof/>
                    <w:webHidden/>
                  </w:rPr>
                </w:rPrChange>
              </w:rPr>
              <w:fldChar w:fldCharType="end"/>
            </w:r>
            <w:r w:rsidRPr="00F75055">
              <w:rPr>
                <w:rStyle w:val="Hipervnculo"/>
                <w:rFonts w:ascii="Times New Roman" w:hAnsi="Times New Roman" w:cs="Times New Roman"/>
                <w:noProof/>
                <w:rPrChange w:id="550" w:author="Regina Casanova" w:date="2018-07-29T19:32:00Z">
                  <w:rPr>
                    <w:rStyle w:val="Hipervnculo"/>
                    <w:noProof/>
                  </w:rPr>
                </w:rPrChange>
              </w:rPr>
              <w:fldChar w:fldCharType="end"/>
            </w:r>
          </w:ins>
        </w:p>
        <w:p w14:paraId="23DE56DC" w14:textId="200AA744" w:rsidR="00CC32E0" w:rsidRPr="00F75055" w:rsidRDefault="00CC32E0" w:rsidP="00CC32E0">
          <w:pPr>
            <w:pStyle w:val="TDC3"/>
            <w:rPr>
              <w:ins w:id="551" w:author="Regina Casanova" w:date="2018-07-29T19:24:00Z"/>
              <w:rFonts w:ascii="Times New Roman" w:eastAsiaTheme="minorEastAsia" w:hAnsi="Times New Roman" w:cs="Times New Roman"/>
              <w:i w:val="0"/>
              <w:noProof/>
              <w:sz w:val="24"/>
              <w:szCs w:val="24"/>
              <w:lang w:val="es-PE" w:eastAsia="es-PE"/>
              <w:rPrChange w:id="552" w:author="Regina Casanova" w:date="2018-07-29T19:32:00Z">
                <w:rPr>
                  <w:ins w:id="553" w:author="Regina Casanova" w:date="2018-07-29T19:24:00Z"/>
                  <w:rFonts w:eastAsiaTheme="minorEastAsia" w:cstheme="minorBidi"/>
                  <w:noProof/>
                  <w:sz w:val="24"/>
                  <w:szCs w:val="24"/>
                  <w:lang w:val="es-PE" w:eastAsia="es-PE"/>
                </w:rPr>
              </w:rPrChange>
            </w:rPr>
          </w:pPr>
          <w:ins w:id="554" w:author="Regina Casanova" w:date="2018-07-29T19:24:00Z">
            <w:r w:rsidRPr="00F75055">
              <w:rPr>
                <w:rStyle w:val="Hipervnculo"/>
                <w:rFonts w:ascii="Times New Roman" w:hAnsi="Times New Roman" w:cs="Times New Roman"/>
                <w:i w:val="0"/>
                <w:noProof/>
                <w:rPrChange w:id="55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556" w:author="Regina Casanova" w:date="2018-07-29T19:32:00Z">
                  <w:rPr>
                    <w:rStyle w:val="Hipervnculo"/>
                    <w:noProof/>
                  </w:rPr>
                </w:rPrChange>
              </w:rPr>
              <w:instrText xml:space="preserve"> </w:instrText>
            </w:r>
            <w:r w:rsidRPr="00F75055">
              <w:rPr>
                <w:rFonts w:ascii="Times New Roman" w:hAnsi="Times New Roman" w:cs="Times New Roman"/>
                <w:i w:val="0"/>
                <w:noProof/>
                <w:rPrChange w:id="557" w:author="Regina Casanova" w:date="2018-07-29T19:32:00Z">
                  <w:rPr>
                    <w:noProof/>
                  </w:rPr>
                </w:rPrChange>
              </w:rPr>
              <w:instrText>HYPERLINK \l "_Toc520655647"</w:instrText>
            </w:r>
            <w:r w:rsidRPr="00F75055">
              <w:rPr>
                <w:rStyle w:val="Hipervnculo"/>
                <w:rFonts w:ascii="Times New Roman" w:hAnsi="Times New Roman" w:cs="Times New Roman"/>
                <w:i w:val="0"/>
                <w:noProof/>
                <w:rPrChange w:id="55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559" w:author="Regina Casanova" w:date="2018-07-29T19:32:00Z">
                  <w:rPr>
                    <w:rStyle w:val="Hipervnculo"/>
                    <w:noProof/>
                  </w:rPr>
                </w:rPrChange>
              </w:rPr>
            </w:r>
            <w:r w:rsidRPr="00F75055">
              <w:rPr>
                <w:rStyle w:val="Hipervnculo"/>
                <w:rFonts w:ascii="Times New Roman" w:hAnsi="Times New Roman" w:cs="Times New Roman"/>
                <w:i w:val="0"/>
                <w:noProof/>
                <w:rPrChange w:id="560"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561" w:author="Regina Casanova" w:date="2018-07-29T19:32:00Z">
                  <w:rPr>
                    <w:rStyle w:val="Hipervnculo"/>
                    <w:noProof/>
                  </w:rPr>
                </w:rPrChange>
              </w:rPr>
              <w:t>1.</w:t>
            </w:r>
            <w:r w:rsidRPr="00F75055">
              <w:rPr>
                <w:rFonts w:ascii="Times New Roman" w:eastAsiaTheme="minorEastAsia" w:hAnsi="Times New Roman" w:cs="Times New Roman"/>
                <w:i w:val="0"/>
                <w:noProof/>
                <w:sz w:val="24"/>
                <w:szCs w:val="24"/>
                <w:lang w:val="es-PE" w:eastAsia="es-PE"/>
                <w:rPrChange w:id="56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563" w:author="Regina Casanova" w:date="2018-07-29T19:32:00Z">
                  <w:rPr>
                    <w:rStyle w:val="Hipervnculo"/>
                    <w:noProof/>
                  </w:rPr>
                </w:rPrChange>
              </w:rPr>
              <w:t>Diseño del estudio</w:t>
            </w:r>
            <w:r w:rsidRPr="00F75055">
              <w:rPr>
                <w:rFonts w:ascii="Times New Roman" w:hAnsi="Times New Roman" w:cs="Times New Roman"/>
                <w:i w:val="0"/>
                <w:noProof/>
                <w:webHidden/>
                <w:rPrChange w:id="564" w:author="Regina Casanova" w:date="2018-07-29T19:32:00Z">
                  <w:rPr>
                    <w:noProof/>
                    <w:webHidden/>
                  </w:rPr>
                </w:rPrChange>
              </w:rPr>
              <w:tab/>
            </w:r>
            <w:r w:rsidRPr="00F75055">
              <w:rPr>
                <w:rFonts w:ascii="Times New Roman" w:hAnsi="Times New Roman" w:cs="Times New Roman"/>
                <w:i w:val="0"/>
                <w:noProof/>
                <w:webHidden/>
                <w:rPrChange w:id="565" w:author="Regina Casanova" w:date="2018-07-29T19:32:00Z">
                  <w:rPr>
                    <w:noProof/>
                    <w:webHidden/>
                  </w:rPr>
                </w:rPrChange>
              </w:rPr>
              <w:fldChar w:fldCharType="begin"/>
            </w:r>
            <w:r w:rsidRPr="00F75055">
              <w:rPr>
                <w:rFonts w:ascii="Times New Roman" w:hAnsi="Times New Roman" w:cs="Times New Roman"/>
                <w:i w:val="0"/>
                <w:noProof/>
                <w:webHidden/>
                <w:rPrChange w:id="566" w:author="Regina Casanova" w:date="2018-07-29T19:32:00Z">
                  <w:rPr>
                    <w:noProof/>
                    <w:webHidden/>
                  </w:rPr>
                </w:rPrChange>
              </w:rPr>
              <w:instrText xml:space="preserve"> PAGEREF _Toc520655647 \h </w:instrText>
            </w:r>
            <w:r w:rsidRPr="00F75055">
              <w:rPr>
                <w:rFonts w:ascii="Times New Roman" w:hAnsi="Times New Roman" w:cs="Times New Roman"/>
                <w:i w:val="0"/>
                <w:noProof/>
                <w:webHidden/>
                <w:rPrChange w:id="567" w:author="Regina Casanova" w:date="2018-07-29T19:32:00Z">
                  <w:rPr>
                    <w:noProof/>
                    <w:webHidden/>
                  </w:rPr>
                </w:rPrChange>
              </w:rPr>
            </w:r>
          </w:ins>
          <w:r w:rsidRPr="00F75055">
            <w:rPr>
              <w:rFonts w:ascii="Times New Roman" w:hAnsi="Times New Roman" w:cs="Times New Roman"/>
              <w:i w:val="0"/>
              <w:noProof/>
              <w:webHidden/>
              <w:rPrChange w:id="568" w:author="Regina Casanova" w:date="2018-07-29T19:32:00Z">
                <w:rPr>
                  <w:noProof/>
                  <w:webHidden/>
                </w:rPr>
              </w:rPrChange>
            </w:rPr>
            <w:fldChar w:fldCharType="separate"/>
          </w:r>
          <w:ins w:id="569" w:author="Regina Casanova" w:date="2018-07-29T19:24:00Z">
            <w:r w:rsidRPr="00F75055">
              <w:rPr>
                <w:rFonts w:ascii="Times New Roman" w:hAnsi="Times New Roman" w:cs="Times New Roman"/>
                <w:i w:val="0"/>
                <w:noProof/>
                <w:webHidden/>
                <w:rPrChange w:id="570" w:author="Regina Casanova" w:date="2018-07-29T19:32:00Z">
                  <w:rPr>
                    <w:noProof/>
                    <w:webHidden/>
                  </w:rPr>
                </w:rPrChange>
              </w:rPr>
              <w:t>44</w:t>
            </w:r>
            <w:r w:rsidRPr="00F75055">
              <w:rPr>
                <w:rFonts w:ascii="Times New Roman" w:hAnsi="Times New Roman" w:cs="Times New Roman"/>
                <w:i w:val="0"/>
                <w:noProof/>
                <w:webHidden/>
                <w:rPrChange w:id="571" w:author="Regina Casanova" w:date="2018-07-29T19:32:00Z">
                  <w:rPr>
                    <w:noProof/>
                    <w:webHidden/>
                  </w:rPr>
                </w:rPrChange>
              </w:rPr>
              <w:fldChar w:fldCharType="end"/>
            </w:r>
            <w:r w:rsidRPr="00F75055">
              <w:rPr>
                <w:rStyle w:val="Hipervnculo"/>
                <w:rFonts w:ascii="Times New Roman" w:hAnsi="Times New Roman" w:cs="Times New Roman"/>
                <w:i w:val="0"/>
                <w:noProof/>
                <w:rPrChange w:id="572" w:author="Regina Casanova" w:date="2018-07-29T19:32:00Z">
                  <w:rPr>
                    <w:rStyle w:val="Hipervnculo"/>
                    <w:noProof/>
                  </w:rPr>
                </w:rPrChange>
              </w:rPr>
              <w:fldChar w:fldCharType="end"/>
            </w:r>
          </w:ins>
        </w:p>
        <w:p w14:paraId="23B6FEAE" w14:textId="7F0C5CC7" w:rsidR="00CC32E0" w:rsidRPr="00F75055" w:rsidRDefault="00CC32E0" w:rsidP="00CC32E0">
          <w:pPr>
            <w:pStyle w:val="TDC3"/>
            <w:rPr>
              <w:ins w:id="573" w:author="Regina Casanova" w:date="2018-07-29T19:24:00Z"/>
              <w:rFonts w:ascii="Times New Roman" w:eastAsiaTheme="minorEastAsia" w:hAnsi="Times New Roman" w:cs="Times New Roman"/>
              <w:i w:val="0"/>
              <w:noProof/>
              <w:sz w:val="24"/>
              <w:szCs w:val="24"/>
              <w:lang w:val="es-PE" w:eastAsia="es-PE"/>
              <w:rPrChange w:id="574" w:author="Regina Casanova" w:date="2018-07-29T19:32:00Z">
                <w:rPr>
                  <w:ins w:id="575" w:author="Regina Casanova" w:date="2018-07-29T19:24:00Z"/>
                  <w:rFonts w:eastAsiaTheme="minorEastAsia" w:cstheme="minorBidi"/>
                  <w:noProof/>
                  <w:sz w:val="24"/>
                  <w:szCs w:val="24"/>
                  <w:lang w:val="es-PE" w:eastAsia="es-PE"/>
                </w:rPr>
              </w:rPrChange>
            </w:rPr>
          </w:pPr>
          <w:ins w:id="576" w:author="Regina Casanova" w:date="2018-07-29T19:24:00Z">
            <w:r w:rsidRPr="00F75055">
              <w:rPr>
                <w:rStyle w:val="Hipervnculo"/>
                <w:rFonts w:ascii="Times New Roman" w:hAnsi="Times New Roman" w:cs="Times New Roman"/>
                <w:i w:val="0"/>
                <w:noProof/>
                <w:rPrChange w:id="577"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578" w:author="Regina Casanova" w:date="2018-07-29T19:32:00Z">
                  <w:rPr>
                    <w:rStyle w:val="Hipervnculo"/>
                    <w:noProof/>
                  </w:rPr>
                </w:rPrChange>
              </w:rPr>
              <w:instrText xml:space="preserve"> </w:instrText>
            </w:r>
            <w:r w:rsidRPr="00F75055">
              <w:rPr>
                <w:rFonts w:ascii="Times New Roman" w:hAnsi="Times New Roman" w:cs="Times New Roman"/>
                <w:i w:val="0"/>
                <w:noProof/>
                <w:rPrChange w:id="579" w:author="Regina Casanova" w:date="2018-07-29T19:32:00Z">
                  <w:rPr>
                    <w:noProof/>
                  </w:rPr>
                </w:rPrChange>
              </w:rPr>
              <w:instrText>HYPERLINK \l "_Toc520655648"</w:instrText>
            </w:r>
            <w:r w:rsidRPr="00F75055">
              <w:rPr>
                <w:rStyle w:val="Hipervnculo"/>
                <w:rFonts w:ascii="Times New Roman" w:hAnsi="Times New Roman" w:cs="Times New Roman"/>
                <w:i w:val="0"/>
                <w:noProof/>
                <w:rPrChange w:id="580"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581" w:author="Regina Casanova" w:date="2018-07-29T19:32:00Z">
                  <w:rPr>
                    <w:rStyle w:val="Hipervnculo"/>
                    <w:noProof/>
                  </w:rPr>
                </w:rPrChange>
              </w:rPr>
            </w:r>
            <w:r w:rsidRPr="00F75055">
              <w:rPr>
                <w:rStyle w:val="Hipervnculo"/>
                <w:rFonts w:ascii="Times New Roman" w:hAnsi="Times New Roman" w:cs="Times New Roman"/>
                <w:i w:val="0"/>
                <w:noProof/>
                <w:rPrChange w:id="582"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583" w:author="Regina Casanova" w:date="2018-07-29T19:32:00Z">
                  <w:rPr>
                    <w:rStyle w:val="Hipervnculo"/>
                    <w:noProof/>
                  </w:rPr>
                </w:rPrChange>
              </w:rPr>
              <w:t>2.</w:t>
            </w:r>
            <w:r w:rsidRPr="00F75055">
              <w:rPr>
                <w:rFonts w:ascii="Times New Roman" w:eastAsiaTheme="minorEastAsia" w:hAnsi="Times New Roman" w:cs="Times New Roman"/>
                <w:i w:val="0"/>
                <w:noProof/>
                <w:sz w:val="24"/>
                <w:szCs w:val="24"/>
                <w:lang w:val="es-PE" w:eastAsia="es-PE"/>
                <w:rPrChange w:id="58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585" w:author="Regina Casanova" w:date="2018-07-29T19:32:00Z">
                  <w:rPr>
                    <w:rStyle w:val="Hipervnculo"/>
                    <w:noProof/>
                  </w:rPr>
                </w:rPrChange>
              </w:rPr>
              <w:t>Población</w:t>
            </w:r>
            <w:r w:rsidRPr="00F75055">
              <w:rPr>
                <w:rFonts w:ascii="Times New Roman" w:hAnsi="Times New Roman" w:cs="Times New Roman"/>
                <w:i w:val="0"/>
                <w:noProof/>
                <w:webHidden/>
                <w:rPrChange w:id="586" w:author="Regina Casanova" w:date="2018-07-29T19:32:00Z">
                  <w:rPr>
                    <w:noProof/>
                    <w:webHidden/>
                  </w:rPr>
                </w:rPrChange>
              </w:rPr>
              <w:tab/>
            </w:r>
            <w:r w:rsidRPr="00F75055">
              <w:rPr>
                <w:rFonts w:ascii="Times New Roman" w:hAnsi="Times New Roman" w:cs="Times New Roman"/>
                <w:i w:val="0"/>
                <w:noProof/>
                <w:webHidden/>
                <w:rPrChange w:id="587" w:author="Regina Casanova" w:date="2018-07-29T19:32:00Z">
                  <w:rPr>
                    <w:noProof/>
                    <w:webHidden/>
                  </w:rPr>
                </w:rPrChange>
              </w:rPr>
              <w:fldChar w:fldCharType="begin"/>
            </w:r>
            <w:r w:rsidRPr="00F75055">
              <w:rPr>
                <w:rFonts w:ascii="Times New Roman" w:hAnsi="Times New Roman" w:cs="Times New Roman"/>
                <w:i w:val="0"/>
                <w:noProof/>
                <w:webHidden/>
                <w:rPrChange w:id="588" w:author="Regina Casanova" w:date="2018-07-29T19:32:00Z">
                  <w:rPr>
                    <w:noProof/>
                    <w:webHidden/>
                  </w:rPr>
                </w:rPrChange>
              </w:rPr>
              <w:instrText xml:space="preserve"> PAGEREF _Toc520655648 \h </w:instrText>
            </w:r>
            <w:r w:rsidRPr="00F75055">
              <w:rPr>
                <w:rFonts w:ascii="Times New Roman" w:hAnsi="Times New Roman" w:cs="Times New Roman"/>
                <w:i w:val="0"/>
                <w:noProof/>
                <w:webHidden/>
                <w:rPrChange w:id="589" w:author="Regina Casanova" w:date="2018-07-29T19:32:00Z">
                  <w:rPr>
                    <w:noProof/>
                    <w:webHidden/>
                  </w:rPr>
                </w:rPrChange>
              </w:rPr>
            </w:r>
          </w:ins>
          <w:r w:rsidRPr="00F75055">
            <w:rPr>
              <w:rFonts w:ascii="Times New Roman" w:hAnsi="Times New Roman" w:cs="Times New Roman"/>
              <w:i w:val="0"/>
              <w:noProof/>
              <w:webHidden/>
              <w:rPrChange w:id="590" w:author="Regina Casanova" w:date="2018-07-29T19:32:00Z">
                <w:rPr>
                  <w:noProof/>
                  <w:webHidden/>
                </w:rPr>
              </w:rPrChange>
            </w:rPr>
            <w:fldChar w:fldCharType="separate"/>
          </w:r>
          <w:ins w:id="591" w:author="Regina Casanova" w:date="2018-07-29T19:24:00Z">
            <w:r w:rsidRPr="00F75055">
              <w:rPr>
                <w:rFonts w:ascii="Times New Roman" w:hAnsi="Times New Roman" w:cs="Times New Roman"/>
                <w:i w:val="0"/>
                <w:noProof/>
                <w:webHidden/>
                <w:rPrChange w:id="592" w:author="Regina Casanova" w:date="2018-07-29T19:32:00Z">
                  <w:rPr>
                    <w:noProof/>
                    <w:webHidden/>
                  </w:rPr>
                </w:rPrChange>
              </w:rPr>
              <w:t>44</w:t>
            </w:r>
            <w:r w:rsidRPr="00F75055">
              <w:rPr>
                <w:rFonts w:ascii="Times New Roman" w:hAnsi="Times New Roman" w:cs="Times New Roman"/>
                <w:i w:val="0"/>
                <w:noProof/>
                <w:webHidden/>
                <w:rPrChange w:id="593" w:author="Regina Casanova" w:date="2018-07-29T19:32:00Z">
                  <w:rPr>
                    <w:noProof/>
                    <w:webHidden/>
                  </w:rPr>
                </w:rPrChange>
              </w:rPr>
              <w:fldChar w:fldCharType="end"/>
            </w:r>
            <w:r w:rsidRPr="00F75055">
              <w:rPr>
                <w:rStyle w:val="Hipervnculo"/>
                <w:rFonts w:ascii="Times New Roman" w:hAnsi="Times New Roman" w:cs="Times New Roman"/>
                <w:i w:val="0"/>
                <w:noProof/>
                <w:rPrChange w:id="594" w:author="Regina Casanova" w:date="2018-07-29T19:32:00Z">
                  <w:rPr>
                    <w:rStyle w:val="Hipervnculo"/>
                    <w:noProof/>
                  </w:rPr>
                </w:rPrChange>
              </w:rPr>
              <w:fldChar w:fldCharType="end"/>
            </w:r>
          </w:ins>
        </w:p>
        <w:p w14:paraId="3E551B00" w14:textId="31B9710D" w:rsidR="00CC32E0" w:rsidRPr="00F75055" w:rsidRDefault="00CC32E0" w:rsidP="00CC32E0">
          <w:pPr>
            <w:pStyle w:val="TDC3"/>
            <w:rPr>
              <w:ins w:id="595" w:author="Regina Casanova" w:date="2018-07-29T19:24:00Z"/>
              <w:rFonts w:ascii="Times New Roman" w:eastAsiaTheme="minorEastAsia" w:hAnsi="Times New Roman" w:cs="Times New Roman"/>
              <w:i w:val="0"/>
              <w:noProof/>
              <w:sz w:val="24"/>
              <w:szCs w:val="24"/>
              <w:lang w:val="es-PE" w:eastAsia="es-PE"/>
              <w:rPrChange w:id="596" w:author="Regina Casanova" w:date="2018-07-29T19:32:00Z">
                <w:rPr>
                  <w:ins w:id="597" w:author="Regina Casanova" w:date="2018-07-29T19:24:00Z"/>
                  <w:rFonts w:eastAsiaTheme="minorEastAsia" w:cstheme="minorBidi"/>
                  <w:noProof/>
                  <w:sz w:val="24"/>
                  <w:szCs w:val="24"/>
                  <w:lang w:val="es-PE" w:eastAsia="es-PE"/>
                </w:rPr>
              </w:rPrChange>
            </w:rPr>
          </w:pPr>
          <w:ins w:id="598" w:author="Regina Casanova" w:date="2018-07-29T19:24:00Z">
            <w:r w:rsidRPr="00F75055">
              <w:rPr>
                <w:rStyle w:val="Hipervnculo"/>
                <w:rFonts w:ascii="Times New Roman" w:hAnsi="Times New Roman" w:cs="Times New Roman"/>
                <w:i w:val="0"/>
                <w:noProof/>
                <w:rPrChange w:id="599"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600" w:author="Regina Casanova" w:date="2018-07-29T19:32:00Z">
                  <w:rPr>
                    <w:rStyle w:val="Hipervnculo"/>
                    <w:noProof/>
                  </w:rPr>
                </w:rPrChange>
              </w:rPr>
              <w:instrText xml:space="preserve"> </w:instrText>
            </w:r>
            <w:r w:rsidRPr="00F75055">
              <w:rPr>
                <w:rFonts w:ascii="Times New Roman" w:hAnsi="Times New Roman" w:cs="Times New Roman"/>
                <w:i w:val="0"/>
                <w:noProof/>
                <w:rPrChange w:id="601" w:author="Regina Casanova" w:date="2018-07-29T19:32:00Z">
                  <w:rPr>
                    <w:noProof/>
                  </w:rPr>
                </w:rPrChange>
              </w:rPr>
              <w:instrText>HYPERLINK \l "_Toc520655649"</w:instrText>
            </w:r>
            <w:r w:rsidRPr="00F75055">
              <w:rPr>
                <w:rStyle w:val="Hipervnculo"/>
                <w:rFonts w:ascii="Times New Roman" w:hAnsi="Times New Roman" w:cs="Times New Roman"/>
                <w:i w:val="0"/>
                <w:noProof/>
                <w:rPrChange w:id="602"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603" w:author="Regina Casanova" w:date="2018-07-29T19:32:00Z">
                  <w:rPr>
                    <w:rStyle w:val="Hipervnculo"/>
                    <w:noProof/>
                  </w:rPr>
                </w:rPrChange>
              </w:rPr>
            </w:r>
            <w:r w:rsidRPr="00F75055">
              <w:rPr>
                <w:rStyle w:val="Hipervnculo"/>
                <w:rFonts w:ascii="Times New Roman" w:hAnsi="Times New Roman" w:cs="Times New Roman"/>
                <w:i w:val="0"/>
                <w:noProof/>
                <w:rPrChange w:id="604"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605" w:author="Regina Casanova" w:date="2018-07-29T19:32:00Z">
                  <w:rPr>
                    <w:rStyle w:val="Hipervnculo"/>
                    <w:noProof/>
                  </w:rPr>
                </w:rPrChange>
              </w:rPr>
              <w:t>3.</w:t>
            </w:r>
            <w:r w:rsidRPr="00F75055">
              <w:rPr>
                <w:rFonts w:ascii="Times New Roman" w:eastAsiaTheme="minorEastAsia" w:hAnsi="Times New Roman" w:cs="Times New Roman"/>
                <w:i w:val="0"/>
                <w:noProof/>
                <w:sz w:val="24"/>
                <w:szCs w:val="24"/>
                <w:lang w:val="es-PE" w:eastAsia="es-PE"/>
                <w:rPrChange w:id="60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607" w:author="Regina Casanova" w:date="2018-07-29T19:32:00Z">
                  <w:rPr>
                    <w:rStyle w:val="Hipervnculo"/>
                    <w:noProof/>
                  </w:rPr>
                </w:rPrChange>
              </w:rPr>
              <w:t>Muestra</w:t>
            </w:r>
            <w:r w:rsidRPr="00F75055">
              <w:rPr>
                <w:rFonts w:ascii="Times New Roman" w:hAnsi="Times New Roman" w:cs="Times New Roman"/>
                <w:i w:val="0"/>
                <w:noProof/>
                <w:webHidden/>
                <w:rPrChange w:id="608" w:author="Regina Casanova" w:date="2018-07-29T19:32:00Z">
                  <w:rPr>
                    <w:noProof/>
                    <w:webHidden/>
                  </w:rPr>
                </w:rPrChange>
              </w:rPr>
              <w:tab/>
            </w:r>
            <w:r w:rsidRPr="00F75055">
              <w:rPr>
                <w:rFonts w:ascii="Times New Roman" w:hAnsi="Times New Roman" w:cs="Times New Roman"/>
                <w:i w:val="0"/>
                <w:noProof/>
                <w:webHidden/>
                <w:rPrChange w:id="609" w:author="Regina Casanova" w:date="2018-07-29T19:32:00Z">
                  <w:rPr>
                    <w:noProof/>
                    <w:webHidden/>
                  </w:rPr>
                </w:rPrChange>
              </w:rPr>
              <w:fldChar w:fldCharType="begin"/>
            </w:r>
            <w:r w:rsidRPr="00F75055">
              <w:rPr>
                <w:rFonts w:ascii="Times New Roman" w:hAnsi="Times New Roman" w:cs="Times New Roman"/>
                <w:i w:val="0"/>
                <w:noProof/>
                <w:webHidden/>
                <w:rPrChange w:id="610" w:author="Regina Casanova" w:date="2018-07-29T19:32:00Z">
                  <w:rPr>
                    <w:noProof/>
                    <w:webHidden/>
                  </w:rPr>
                </w:rPrChange>
              </w:rPr>
              <w:instrText xml:space="preserve"> PAGEREF _Toc520655649 \h </w:instrText>
            </w:r>
            <w:r w:rsidRPr="00F75055">
              <w:rPr>
                <w:rFonts w:ascii="Times New Roman" w:hAnsi="Times New Roman" w:cs="Times New Roman"/>
                <w:i w:val="0"/>
                <w:noProof/>
                <w:webHidden/>
                <w:rPrChange w:id="611" w:author="Regina Casanova" w:date="2018-07-29T19:32:00Z">
                  <w:rPr>
                    <w:noProof/>
                    <w:webHidden/>
                  </w:rPr>
                </w:rPrChange>
              </w:rPr>
            </w:r>
          </w:ins>
          <w:r w:rsidRPr="00F75055">
            <w:rPr>
              <w:rFonts w:ascii="Times New Roman" w:hAnsi="Times New Roman" w:cs="Times New Roman"/>
              <w:i w:val="0"/>
              <w:noProof/>
              <w:webHidden/>
              <w:rPrChange w:id="612" w:author="Regina Casanova" w:date="2018-07-29T19:32:00Z">
                <w:rPr>
                  <w:noProof/>
                  <w:webHidden/>
                </w:rPr>
              </w:rPrChange>
            </w:rPr>
            <w:fldChar w:fldCharType="separate"/>
          </w:r>
          <w:ins w:id="613" w:author="Regina Casanova" w:date="2018-07-29T19:24:00Z">
            <w:r w:rsidRPr="00F75055">
              <w:rPr>
                <w:rFonts w:ascii="Times New Roman" w:hAnsi="Times New Roman" w:cs="Times New Roman"/>
                <w:i w:val="0"/>
                <w:noProof/>
                <w:webHidden/>
                <w:rPrChange w:id="614" w:author="Regina Casanova" w:date="2018-07-29T19:32:00Z">
                  <w:rPr>
                    <w:noProof/>
                    <w:webHidden/>
                  </w:rPr>
                </w:rPrChange>
              </w:rPr>
              <w:t>44</w:t>
            </w:r>
            <w:r w:rsidRPr="00F75055">
              <w:rPr>
                <w:rFonts w:ascii="Times New Roman" w:hAnsi="Times New Roman" w:cs="Times New Roman"/>
                <w:i w:val="0"/>
                <w:noProof/>
                <w:webHidden/>
                <w:rPrChange w:id="615" w:author="Regina Casanova" w:date="2018-07-29T19:32:00Z">
                  <w:rPr>
                    <w:noProof/>
                    <w:webHidden/>
                  </w:rPr>
                </w:rPrChange>
              </w:rPr>
              <w:fldChar w:fldCharType="end"/>
            </w:r>
            <w:r w:rsidRPr="00F75055">
              <w:rPr>
                <w:rStyle w:val="Hipervnculo"/>
                <w:rFonts w:ascii="Times New Roman" w:hAnsi="Times New Roman" w:cs="Times New Roman"/>
                <w:i w:val="0"/>
                <w:noProof/>
                <w:rPrChange w:id="616" w:author="Regina Casanova" w:date="2018-07-29T19:32:00Z">
                  <w:rPr>
                    <w:rStyle w:val="Hipervnculo"/>
                    <w:noProof/>
                  </w:rPr>
                </w:rPrChange>
              </w:rPr>
              <w:fldChar w:fldCharType="end"/>
            </w:r>
          </w:ins>
        </w:p>
        <w:p w14:paraId="61F994E8" w14:textId="38278842" w:rsidR="00CC32E0" w:rsidRPr="00F75055" w:rsidRDefault="00CC32E0" w:rsidP="00CC32E0">
          <w:pPr>
            <w:pStyle w:val="TDC3"/>
            <w:rPr>
              <w:ins w:id="617" w:author="Regina Casanova" w:date="2018-07-29T19:24:00Z"/>
              <w:rFonts w:ascii="Times New Roman" w:eastAsiaTheme="minorEastAsia" w:hAnsi="Times New Roman" w:cs="Times New Roman"/>
              <w:i w:val="0"/>
              <w:noProof/>
              <w:sz w:val="24"/>
              <w:szCs w:val="24"/>
              <w:lang w:val="es-PE" w:eastAsia="es-PE"/>
              <w:rPrChange w:id="618" w:author="Regina Casanova" w:date="2018-07-29T19:32:00Z">
                <w:rPr>
                  <w:ins w:id="619" w:author="Regina Casanova" w:date="2018-07-29T19:24:00Z"/>
                  <w:rFonts w:eastAsiaTheme="minorEastAsia" w:cstheme="minorBidi"/>
                  <w:noProof/>
                  <w:sz w:val="24"/>
                  <w:szCs w:val="24"/>
                  <w:lang w:val="es-PE" w:eastAsia="es-PE"/>
                </w:rPr>
              </w:rPrChange>
            </w:rPr>
          </w:pPr>
          <w:ins w:id="620" w:author="Regina Casanova" w:date="2018-07-29T19:24:00Z">
            <w:r w:rsidRPr="00F75055">
              <w:rPr>
                <w:rStyle w:val="Hipervnculo"/>
                <w:rFonts w:ascii="Times New Roman" w:hAnsi="Times New Roman" w:cs="Times New Roman"/>
                <w:i w:val="0"/>
                <w:noProof/>
                <w:rPrChange w:id="62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622" w:author="Regina Casanova" w:date="2018-07-29T19:32:00Z">
                  <w:rPr>
                    <w:rStyle w:val="Hipervnculo"/>
                    <w:noProof/>
                  </w:rPr>
                </w:rPrChange>
              </w:rPr>
              <w:instrText xml:space="preserve"> </w:instrText>
            </w:r>
            <w:r w:rsidRPr="00F75055">
              <w:rPr>
                <w:rFonts w:ascii="Times New Roman" w:hAnsi="Times New Roman" w:cs="Times New Roman"/>
                <w:i w:val="0"/>
                <w:noProof/>
                <w:rPrChange w:id="623" w:author="Regina Casanova" w:date="2018-07-29T19:32:00Z">
                  <w:rPr>
                    <w:noProof/>
                  </w:rPr>
                </w:rPrChange>
              </w:rPr>
              <w:instrText>HYPERLINK \l "_Toc520655650"</w:instrText>
            </w:r>
            <w:r w:rsidRPr="00F75055">
              <w:rPr>
                <w:rStyle w:val="Hipervnculo"/>
                <w:rFonts w:ascii="Times New Roman" w:hAnsi="Times New Roman" w:cs="Times New Roman"/>
                <w:i w:val="0"/>
                <w:noProof/>
                <w:rPrChange w:id="62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625" w:author="Regina Casanova" w:date="2018-07-29T19:32:00Z">
                  <w:rPr>
                    <w:rStyle w:val="Hipervnculo"/>
                    <w:noProof/>
                  </w:rPr>
                </w:rPrChange>
              </w:rPr>
            </w:r>
            <w:r w:rsidRPr="00F75055">
              <w:rPr>
                <w:rStyle w:val="Hipervnculo"/>
                <w:rFonts w:ascii="Times New Roman" w:hAnsi="Times New Roman" w:cs="Times New Roman"/>
                <w:i w:val="0"/>
                <w:noProof/>
                <w:rPrChange w:id="626"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627" w:author="Regina Casanova" w:date="2018-07-29T19:32:00Z">
                  <w:rPr>
                    <w:rStyle w:val="Hipervnculo"/>
                    <w:noProof/>
                  </w:rPr>
                </w:rPrChange>
              </w:rPr>
              <w:t>4.</w:t>
            </w:r>
            <w:r w:rsidRPr="00F75055">
              <w:rPr>
                <w:rFonts w:ascii="Times New Roman" w:eastAsiaTheme="minorEastAsia" w:hAnsi="Times New Roman" w:cs="Times New Roman"/>
                <w:i w:val="0"/>
                <w:noProof/>
                <w:sz w:val="24"/>
                <w:szCs w:val="24"/>
                <w:lang w:val="es-PE" w:eastAsia="es-PE"/>
                <w:rPrChange w:id="62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629" w:author="Regina Casanova" w:date="2018-07-29T19:32:00Z">
                  <w:rPr>
                    <w:rStyle w:val="Hipervnculo"/>
                    <w:noProof/>
                  </w:rPr>
                </w:rPrChange>
              </w:rPr>
              <w:t>Operacionalización de dimensiones</w:t>
            </w:r>
            <w:r w:rsidRPr="00F75055">
              <w:rPr>
                <w:rFonts w:ascii="Times New Roman" w:hAnsi="Times New Roman" w:cs="Times New Roman"/>
                <w:i w:val="0"/>
                <w:noProof/>
                <w:webHidden/>
                <w:rPrChange w:id="630" w:author="Regina Casanova" w:date="2018-07-29T19:32:00Z">
                  <w:rPr>
                    <w:noProof/>
                    <w:webHidden/>
                  </w:rPr>
                </w:rPrChange>
              </w:rPr>
              <w:tab/>
            </w:r>
            <w:r w:rsidRPr="00F75055">
              <w:rPr>
                <w:rFonts w:ascii="Times New Roman" w:hAnsi="Times New Roman" w:cs="Times New Roman"/>
                <w:i w:val="0"/>
                <w:noProof/>
                <w:webHidden/>
                <w:rPrChange w:id="631" w:author="Regina Casanova" w:date="2018-07-29T19:32:00Z">
                  <w:rPr>
                    <w:noProof/>
                    <w:webHidden/>
                  </w:rPr>
                </w:rPrChange>
              </w:rPr>
              <w:fldChar w:fldCharType="begin"/>
            </w:r>
            <w:r w:rsidRPr="00F75055">
              <w:rPr>
                <w:rFonts w:ascii="Times New Roman" w:hAnsi="Times New Roman" w:cs="Times New Roman"/>
                <w:i w:val="0"/>
                <w:noProof/>
                <w:webHidden/>
                <w:rPrChange w:id="632" w:author="Regina Casanova" w:date="2018-07-29T19:32:00Z">
                  <w:rPr>
                    <w:noProof/>
                    <w:webHidden/>
                  </w:rPr>
                </w:rPrChange>
              </w:rPr>
              <w:instrText xml:space="preserve"> PAGEREF _Toc520655650 \h </w:instrText>
            </w:r>
            <w:r w:rsidRPr="00F75055">
              <w:rPr>
                <w:rFonts w:ascii="Times New Roman" w:hAnsi="Times New Roman" w:cs="Times New Roman"/>
                <w:i w:val="0"/>
                <w:noProof/>
                <w:webHidden/>
                <w:rPrChange w:id="633" w:author="Regina Casanova" w:date="2018-07-29T19:32:00Z">
                  <w:rPr>
                    <w:noProof/>
                    <w:webHidden/>
                  </w:rPr>
                </w:rPrChange>
              </w:rPr>
            </w:r>
          </w:ins>
          <w:r w:rsidRPr="00F75055">
            <w:rPr>
              <w:rFonts w:ascii="Times New Roman" w:hAnsi="Times New Roman" w:cs="Times New Roman"/>
              <w:i w:val="0"/>
              <w:noProof/>
              <w:webHidden/>
              <w:rPrChange w:id="634" w:author="Regina Casanova" w:date="2018-07-29T19:32:00Z">
                <w:rPr>
                  <w:noProof/>
                  <w:webHidden/>
                </w:rPr>
              </w:rPrChange>
            </w:rPr>
            <w:fldChar w:fldCharType="separate"/>
          </w:r>
          <w:ins w:id="635" w:author="Regina Casanova" w:date="2018-07-29T19:24:00Z">
            <w:r w:rsidRPr="00F75055">
              <w:rPr>
                <w:rFonts w:ascii="Times New Roman" w:hAnsi="Times New Roman" w:cs="Times New Roman"/>
                <w:i w:val="0"/>
                <w:noProof/>
                <w:webHidden/>
                <w:rPrChange w:id="636" w:author="Regina Casanova" w:date="2018-07-29T19:32:00Z">
                  <w:rPr>
                    <w:noProof/>
                    <w:webHidden/>
                  </w:rPr>
                </w:rPrChange>
              </w:rPr>
              <w:t>45</w:t>
            </w:r>
            <w:r w:rsidRPr="00F75055">
              <w:rPr>
                <w:rFonts w:ascii="Times New Roman" w:hAnsi="Times New Roman" w:cs="Times New Roman"/>
                <w:i w:val="0"/>
                <w:noProof/>
                <w:webHidden/>
                <w:rPrChange w:id="637" w:author="Regina Casanova" w:date="2018-07-29T19:32:00Z">
                  <w:rPr>
                    <w:noProof/>
                    <w:webHidden/>
                  </w:rPr>
                </w:rPrChange>
              </w:rPr>
              <w:fldChar w:fldCharType="end"/>
            </w:r>
            <w:r w:rsidRPr="00F75055">
              <w:rPr>
                <w:rStyle w:val="Hipervnculo"/>
                <w:rFonts w:ascii="Times New Roman" w:hAnsi="Times New Roman" w:cs="Times New Roman"/>
                <w:i w:val="0"/>
                <w:noProof/>
                <w:rPrChange w:id="638" w:author="Regina Casanova" w:date="2018-07-29T19:32:00Z">
                  <w:rPr>
                    <w:rStyle w:val="Hipervnculo"/>
                    <w:noProof/>
                  </w:rPr>
                </w:rPrChange>
              </w:rPr>
              <w:fldChar w:fldCharType="end"/>
            </w:r>
          </w:ins>
        </w:p>
        <w:p w14:paraId="3ED2742E" w14:textId="3B6F27EC" w:rsidR="00CC32E0" w:rsidRPr="00F75055" w:rsidRDefault="00CC32E0" w:rsidP="00CC32E0">
          <w:pPr>
            <w:pStyle w:val="TDC3"/>
            <w:rPr>
              <w:ins w:id="639" w:author="Regina Casanova" w:date="2018-07-29T19:24:00Z"/>
              <w:rFonts w:ascii="Times New Roman" w:eastAsiaTheme="minorEastAsia" w:hAnsi="Times New Roman" w:cs="Times New Roman"/>
              <w:i w:val="0"/>
              <w:noProof/>
              <w:sz w:val="24"/>
              <w:szCs w:val="24"/>
              <w:lang w:val="es-PE" w:eastAsia="es-PE"/>
              <w:rPrChange w:id="640" w:author="Regina Casanova" w:date="2018-07-29T19:32:00Z">
                <w:rPr>
                  <w:ins w:id="641" w:author="Regina Casanova" w:date="2018-07-29T19:24:00Z"/>
                  <w:rFonts w:eastAsiaTheme="minorEastAsia" w:cstheme="minorBidi"/>
                  <w:noProof/>
                  <w:sz w:val="24"/>
                  <w:szCs w:val="24"/>
                  <w:lang w:val="es-PE" w:eastAsia="es-PE"/>
                </w:rPr>
              </w:rPrChange>
            </w:rPr>
          </w:pPr>
          <w:ins w:id="642" w:author="Regina Casanova" w:date="2018-07-29T19:24:00Z">
            <w:r w:rsidRPr="00F75055">
              <w:rPr>
                <w:rStyle w:val="Hipervnculo"/>
                <w:rFonts w:ascii="Times New Roman" w:hAnsi="Times New Roman" w:cs="Times New Roman"/>
                <w:i w:val="0"/>
                <w:noProof/>
                <w:rPrChange w:id="643"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644" w:author="Regina Casanova" w:date="2018-07-29T19:32:00Z">
                  <w:rPr>
                    <w:rStyle w:val="Hipervnculo"/>
                    <w:noProof/>
                  </w:rPr>
                </w:rPrChange>
              </w:rPr>
              <w:instrText xml:space="preserve"> </w:instrText>
            </w:r>
            <w:r w:rsidRPr="00F75055">
              <w:rPr>
                <w:rFonts w:ascii="Times New Roman" w:hAnsi="Times New Roman" w:cs="Times New Roman"/>
                <w:i w:val="0"/>
                <w:noProof/>
                <w:rPrChange w:id="645" w:author="Regina Casanova" w:date="2018-07-29T19:32:00Z">
                  <w:rPr>
                    <w:noProof/>
                  </w:rPr>
                </w:rPrChange>
              </w:rPr>
              <w:instrText>HYPERLINK \l "_Toc520655651"</w:instrText>
            </w:r>
            <w:r w:rsidRPr="00F75055">
              <w:rPr>
                <w:rStyle w:val="Hipervnculo"/>
                <w:rFonts w:ascii="Times New Roman" w:hAnsi="Times New Roman" w:cs="Times New Roman"/>
                <w:i w:val="0"/>
                <w:noProof/>
                <w:rPrChange w:id="64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647" w:author="Regina Casanova" w:date="2018-07-29T19:32:00Z">
                  <w:rPr>
                    <w:rStyle w:val="Hipervnculo"/>
                    <w:noProof/>
                  </w:rPr>
                </w:rPrChange>
              </w:rPr>
            </w:r>
            <w:r w:rsidRPr="00F75055">
              <w:rPr>
                <w:rStyle w:val="Hipervnculo"/>
                <w:rFonts w:ascii="Times New Roman" w:hAnsi="Times New Roman" w:cs="Times New Roman"/>
                <w:i w:val="0"/>
                <w:noProof/>
                <w:rPrChange w:id="648"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649" w:author="Regina Casanova" w:date="2018-07-29T19:32:00Z">
                  <w:rPr>
                    <w:rStyle w:val="Hipervnculo"/>
                    <w:noProof/>
                  </w:rPr>
                </w:rPrChange>
              </w:rPr>
              <w:t>5.</w:t>
            </w:r>
            <w:r w:rsidRPr="00F75055">
              <w:rPr>
                <w:rFonts w:ascii="Times New Roman" w:eastAsiaTheme="minorEastAsia" w:hAnsi="Times New Roman" w:cs="Times New Roman"/>
                <w:i w:val="0"/>
                <w:noProof/>
                <w:sz w:val="24"/>
                <w:szCs w:val="24"/>
                <w:lang w:val="es-PE" w:eastAsia="es-PE"/>
                <w:rPrChange w:id="65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651" w:author="Regina Casanova" w:date="2018-07-29T19:32:00Z">
                  <w:rPr>
                    <w:rStyle w:val="Hipervnculo"/>
                    <w:noProof/>
                  </w:rPr>
                </w:rPrChange>
              </w:rPr>
              <w:t>Procedimientos y Técnicas</w:t>
            </w:r>
            <w:r w:rsidRPr="00F75055">
              <w:rPr>
                <w:rFonts w:ascii="Times New Roman" w:hAnsi="Times New Roman" w:cs="Times New Roman"/>
                <w:i w:val="0"/>
                <w:noProof/>
                <w:webHidden/>
                <w:rPrChange w:id="652" w:author="Regina Casanova" w:date="2018-07-29T19:32:00Z">
                  <w:rPr>
                    <w:noProof/>
                    <w:webHidden/>
                  </w:rPr>
                </w:rPrChange>
              </w:rPr>
              <w:tab/>
            </w:r>
            <w:r w:rsidRPr="00F75055">
              <w:rPr>
                <w:rFonts w:ascii="Times New Roman" w:hAnsi="Times New Roman" w:cs="Times New Roman"/>
                <w:i w:val="0"/>
                <w:noProof/>
                <w:webHidden/>
                <w:rPrChange w:id="653" w:author="Regina Casanova" w:date="2018-07-29T19:32:00Z">
                  <w:rPr>
                    <w:noProof/>
                    <w:webHidden/>
                  </w:rPr>
                </w:rPrChange>
              </w:rPr>
              <w:fldChar w:fldCharType="begin"/>
            </w:r>
            <w:r w:rsidRPr="00F75055">
              <w:rPr>
                <w:rFonts w:ascii="Times New Roman" w:hAnsi="Times New Roman" w:cs="Times New Roman"/>
                <w:i w:val="0"/>
                <w:noProof/>
                <w:webHidden/>
                <w:rPrChange w:id="654" w:author="Regina Casanova" w:date="2018-07-29T19:32:00Z">
                  <w:rPr>
                    <w:noProof/>
                    <w:webHidden/>
                  </w:rPr>
                </w:rPrChange>
              </w:rPr>
              <w:instrText xml:space="preserve"> PAGEREF _Toc520655651 \h </w:instrText>
            </w:r>
            <w:r w:rsidRPr="00F75055">
              <w:rPr>
                <w:rFonts w:ascii="Times New Roman" w:hAnsi="Times New Roman" w:cs="Times New Roman"/>
                <w:i w:val="0"/>
                <w:noProof/>
                <w:webHidden/>
                <w:rPrChange w:id="655" w:author="Regina Casanova" w:date="2018-07-29T19:32:00Z">
                  <w:rPr>
                    <w:noProof/>
                    <w:webHidden/>
                  </w:rPr>
                </w:rPrChange>
              </w:rPr>
            </w:r>
          </w:ins>
          <w:r w:rsidRPr="00F75055">
            <w:rPr>
              <w:rFonts w:ascii="Times New Roman" w:hAnsi="Times New Roman" w:cs="Times New Roman"/>
              <w:i w:val="0"/>
              <w:noProof/>
              <w:webHidden/>
              <w:rPrChange w:id="656" w:author="Regina Casanova" w:date="2018-07-29T19:32:00Z">
                <w:rPr>
                  <w:noProof/>
                  <w:webHidden/>
                </w:rPr>
              </w:rPrChange>
            </w:rPr>
            <w:fldChar w:fldCharType="separate"/>
          </w:r>
          <w:ins w:id="657" w:author="Regina Casanova" w:date="2018-07-29T19:24:00Z">
            <w:r w:rsidRPr="00F75055">
              <w:rPr>
                <w:rFonts w:ascii="Times New Roman" w:hAnsi="Times New Roman" w:cs="Times New Roman"/>
                <w:i w:val="0"/>
                <w:noProof/>
                <w:webHidden/>
                <w:rPrChange w:id="658" w:author="Regina Casanova" w:date="2018-07-29T19:32:00Z">
                  <w:rPr>
                    <w:noProof/>
                    <w:webHidden/>
                  </w:rPr>
                </w:rPrChange>
              </w:rPr>
              <w:t>46</w:t>
            </w:r>
            <w:r w:rsidRPr="00F75055">
              <w:rPr>
                <w:rFonts w:ascii="Times New Roman" w:hAnsi="Times New Roman" w:cs="Times New Roman"/>
                <w:i w:val="0"/>
                <w:noProof/>
                <w:webHidden/>
                <w:rPrChange w:id="659" w:author="Regina Casanova" w:date="2018-07-29T19:32:00Z">
                  <w:rPr>
                    <w:noProof/>
                    <w:webHidden/>
                  </w:rPr>
                </w:rPrChange>
              </w:rPr>
              <w:fldChar w:fldCharType="end"/>
            </w:r>
            <w:r w:rsidRPr="00F75055">
              <w:rPr>
                <w:rStyle w:val="Hipervnculo"/>
                <w:rFonts w:ascii="Times New Roman" w:hAnsi="Times New Roman" w:cs="Times New Roman"/>
                <w:i w:val="0"/>
                <w:noProof/>
                <w:rPrChange w:id="660" w:author="Regina Casanova" w:date="2018-07-29T19:32:00Z">
                  <w:rPr>
                    <w:rStyle w:val="Hipervnculo"/>
                    <w:noProof/>
                  </w:rPr>
                </w:rPrChange>
              </w:rPr>
              <w:fldChar w:fldCharType="end"/>
            </w:r>
          </w:ins>
        </w:p>
        <w:p w14:paraId="2ABFD1C5" w14:textId="00E0C1F0" w:rsidR="00CC32E0" w:rsidRPr="00F75055" w:rsidRDefault="00CC32E0" w:rsidP="00CC32E0">
          <w:pPr>
            <w:pStyle w:val="TDC2"/>
            <w:rPr>
              <w:ins w:id="661" w:author="Regina Casanova" w:date="2018-07-29T19:24:00Z"/>
              <w:rFonts w:ascii="Times New Roman" w:eastAsiaTheme="minorEastAsia" w:hAnsi="Times New Roman" w:cs="Times New Roman"/>
              <w:noProof/>
              <w:sz w:val="24"/>
              <w:szCs w:val="24"/>
              <w:lang w:val="es-PE" w:eastAsia="es-PE"/>
              <w:rPrChange w:id="662" w:author="Regina Casanova" w:date="2018-07-29T19:32:00Z">
                <w:rPr>
                  <w:ins w:id="663" w:author="Regina Casanova" w:date="2018-07-29T19:24:00Z"/>
                  <w:rFonts w:eastAsiaTheme="minorEastAsia" w:cstheme="minorBidi"/>
                  <w:noProof/>
                  <w:sz w:val="24"/>
                  <w:szCs w:val="24"/>
                  <w:lang w:val="es-PE" w:eastAsia="es-PE"/>
                </w:rPr>
              </w:rPrChange>
            </w:rPr>
          </w:pPr>
          <w:ins w:id="664" w:author="Regina Casanova" w:date="2018-07-29T19:24:00Z">
            <w:r w:rsidRPr="00F75055">
              <w:rPr>
                <w:rStyle w:val="Hipervnculo"/>
                <w:rFonts w:ascii="Times New Roman" w:hAnsi="Times New Roman" w:cs="Times New Roman"/>
                <w:noProof/>
                <w:rPrChange w:id="665" w:author="Regina Casanova" w:date="2018-07-29T19:32:00Z">
                  <w:rPr>
                    <w:rStyle w:val="Hipervnculo"/>
                    <w:noProof/>
                  </w:rPr>
                </w:rPrChange>
              </w:rPr>
              <w:fldChar w:fldCharType="begin"/>
            </w:r>
            <w:r w:rsidRPr="00F75055">
              <w:rPr>
                <w:rStyle w:val="Hipervnculo"/>
                <w:rFonts w:ascii="Times New Roman" w:hAnsi="Times New Roman" w:cs="Times New Roman"/>
                <w:noProof/>
                <w:rPrChange w:id="666" w:author="Regina Casanova" w:date="2018-07-29T19:32:00Z">
                  <w:rPr>
                    <w:rStyle w:val="Hipervnculo"/>
                    <w:noProof/>
                  </w:rPr>
                </w:rPrChange>
              </w:rPr>
              <w:instrText xml:space="preserve"> </w:instrText>
            </w:r>
            <w:r w:rsidRPr="00F75055">
              <w:rPr>
                <w:rFonts w:ascii="Times New Roman" w:hAnsi="Times New Roman" w:cs="Times New Roman"/>
                <w:noProof/>
                <w:rPrChange w:id="667" w:author="Regina Casanova" w:date="2018-07-29T19:32:00Z">
                  <w:rPr>
                    <w:noProof/>
                  </w:rPr>
                </w:rPrChange>
              </w:rPr>
              <w:instrText>HYPERLINK \l "_Toc520655652"</w:instrText>
            </w:r>
            <w:r w:rsidRPr="00F75055">
              <w:rPr>
                <w:rStyle w:val="Hipervnculo"/>
                <w:rFonts w:ascii="Times New Roman" w:hAnsi="Times New Roman" w:cs="Times New Roman"/>
                <w:noProof/>
                <w:rPrChange w:id="668"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669" w:author="Regina Casanova" w:date="2018-07-29T19:32:00Z">
                  <w:rPr>
                    <w:rStyle w:val="Hipervnculo"/>
                    <w:noProof/>
                  </w:rPr>
                </w:rPrChange>
              </w:rPr>
            </w:r>
            <w:r w:rsidRPr="00F75055">
              <w:rPr>
                <w:rStyle w:val="Hipervnculo"/>
                <w:rFonts w:ascii="Times New Roman" w:hAnsi="Times New Roman" w:cs="Times New Roman"/>
                <w:noProof/>
                <w:rPrChange w:id="670"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671" w:author="Regina Casanova" w:date="2018-07-29T19:32:00Z">
                  <w:rPr>
                    <w:rStyle w:val="Hipervnculo"/>
                    <w:noProof/>
                  </w:rPr>
                </w:rPrChange>
              </w:rPr>
              <w:t>II.</w:t>
            </w:r>
            <w:r w:rsidRPr="00F75055">
              <w:rPr>
                <w:rFonts w:ascii="Times New Roman" w:eastAsiaTheme="minorEastAsia" w:hAnsi="Times New Roman" w:cs="Times New Roman"/>
                <w:noProof/>
                <w:sz w:val="24"/>
                <w:szCs w:val="24"/>
                <w:lang w:val="es-PE" w:eastAsia="es-PE"/>
                <w:rPrChange w:id="67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rPrChange w:id="673" w:author="Regina Casanova" w:date="2018-07-29T19:32:00Z">
                  <w:rPr>
                    <w:rStyle w:val="Hipervnculo"/>
                    <w:noProof/>
                  </w:rPr>
                </w:rPrChange>
              </w:rPr>
              <w:t>Metodología para Sub-Estudio del objetivo específico #2, correspondiente a la Fase de Diseño</w:t>
            </w:r>
            <w:r w:rsidRPr="00F75055">
              <w:rPr>
                <w:rFonts w:ascii="Times New Roman" w:hAnsi="Times New Roman" w:cs="Times New Roman"/>
                <w:noProof/>
                <w:webHidden/>
                <w:rPrChange w:id="674" w:author="Regina Casanova" w:date="2018-07-29T19:32:00Z">
                  <w:rPr>
                    <w:noProof/>
                    <w:webHidden/>
                  </w:rPr>
                </w:rPrChange>
              </w:rPr>
              <w:tab/>
            </w:r>
            <w:r w:rsidRPr="00F75055">
              <w:rPr>
                <w:rFonts w:ascii="Times New Roman" w:hAnsi="Times New Roman" w:cs="Times New Roman"/>
                <w:noProof/>
                <w:webHidden/>
                <w:rPrChange w:id="675" w:author="Regina Casanova" w:date="2018-07-29T19:32:00Z">
                  <w:rPr>
                    <w:noProof/>
                    <w:webHidden/>
                  </w:rPr>
                </w:rPrChange>
              </w:rPr>
              <w:fldChar w:fldCharType="begin"/>
            </w:r>
            <w:r w:rsidRPr="00F75055">
              <w:rPr>
                <w:rFonts w:ascii="Times New Roman" w:hAnsi="Times New Roman" w:cs="Times New Roman"/>
                <w:noProof/>
                <w:webHidden/>
                <w:rPrChange w:id="676" w:author="Regina Casanova" w:date="2018-07-29T19:32:00Z">
                  <w:rPr>
                    <w:noProof/>
                    <w:webHidden/>
                  </w:rPr>
                </w:rPrChange>
              </w:rPr>
              <w:instrText xml:space="preserve"> PAGEREF _Toc520655652 \h </w:instrText>
            </w:r>
            <w:r w:rsidRPr="00F75055">
              <w:rPr>
                <w:rFonts w:ascii="Times New Roman" w:hAnsi="Times New Roman" w:cs="Times New Roman"/>
                <w:noProof/>
                <w:webHidden/>
                <w:rPrChange w:id="677" w:author="Regina Casanova" w:date="2018-07-29T19:32:00Z">
                  <w:rPr>
                    <w:noProof/>
                    <w:webHidden/>
                  </w:rPr>
                </w:rPrChange>
              </w:rPr>
            </w:r>
          </w:ins>
          <w:r w:rsidRPr="00F75055">
            <w:rPr>
              <w:rFonts w:ascii="Times New Roman" w:hAnsi="Times New Roman" w:cs="Times New Roman"/>
              <w:noProof/>
              <w:webHidden/>
              <w:rPrChange w:id="678" w:author="Regina Casanova" w:date="2018-07-29T19:32:00Z">
                <w:rPr>
                  <w:noProof/>
                  <w:webHidden/>
                </w:rPr>
              </w:rPrChange>
            </w:rPr>
            <w:fldChar w:fldCharType="separate"/>
          </w:r>
          <w:ins w:id="679" w:author="Regina Casanova" w:date="2018-07-29T19:24:00Z">
            <w:r w:rsidRPr="00F75055">
              <w:rPr>
                <w:rFonts w:ascii="Times New Roman" w:hAnsi="Times New Roman" w:cs="Times New Roman"/>
                <w:noProof/>
                <w:webHidden/>
                <w:rPrChange w:id="680" w:author="Regina Casanova" w:date="2018-07-29T19:32:00Z">
                  <w:rPr>
                    <w:noProof/>
                    <w:webHidden/>
                  </w:rPr>
                </w:rPrChange>
              </w:rPr>
              <w:t>49</w:t>
            </w:r>
            <w:r w:rsidRPr="00F75055">
              <w:rPr>
                <w:rFonts w:ascii="Times New Roman" w:hAnsi="Times New Roman" w:cs="Times New Roman"/>
                <w:noProof/>
                <w:webHidden/>
                <w:rPrChange w:id="681" w:author="Regina Casanova" w:date="2018-07-29T19:32:00Z">
                  <w:rPr>
                    <w:noProof/>
                    <w:webHidden/>
                  </w:rPr>
                </w:rPrChange>
              </w:rPr>
              <w:fldChar w:fldCharType="end"/>
            </w:r>
            <w:r w:rsidRPr="00F75055">
              <w:rPr>
                <w:rStyle w:val="Hipervnculo"/>
                <w:rFonts w:ascii="Times New Roman" w:hAnsi="Times New Roman" w:cs="Times New Roman"/>
                <w:noProof/>
                <w:rPrChange w:id="682" w:author="Regina Casanova" w:date="2018-07-29T19:32:00Z">
                  <w:rPr>
                    <w:rStyle w:val="Hipervnculo"/>
                    <w:noProof/>
                  </w:rPr>
                </w:rPrChange>
              </w:rPr>
              <w:fldChar w:fldCharType="end"/>
            </w:r>
          </w:ins>
        </w:p>
        <w:p w14:paraId="1BDF29DE" w14:textId="676DE3D5" w:rsidR="00CC32E0" w:rsidRPr="00F75055" w:rsidRDefault="00CC32E0" w:rsidP="00CC32E0">
          <w:pPr>
            <w:pStyle w:val="TDC3"/>
            <w:rPr>
              <w:ins w:id="683" w:author="Regina Casanova" w:date="2018-07-29T19:24:00Z"/>
              <w:rFonts w:ascii="Times New Roman" w:eastAsiaTheme="minorEastAsia" w:hAnsi="Times New Roman" w:cs="Times New Roman"/>
              <w:i w:val="0"/>
              <w:noProof/>
              <w:sz w:val="24"/>
              <w:szCs w:val="24"/>
              <w:lang w:val="es-PE" w:eastAsia="es-PE"/>
              <w:rPrChange w:id="684" w:author="Regina Casanova" w:date="2018-07-29T19:32:00Z">
                <w:rPr>
                  <w:ins w:id="685" w:author="Regina Casanova" w:date="2018-07-29T19:24:00Z"/>
                  <w:rFonts w:eastAsiaTheme="minorEastAsia" w:cstheme="minorBidi"/>
                  <w:noProof/>
                  <w:sz w:val="24"/>
                  <w:szCs w:val="24"/>
                  <w:lang w:val="es-PE" w:eastAsia="es-PE"/>
                </w:rPr>
              </w:rPrChange>
            </w:rPr>
          </w:pPr>
          <w:ins w:id="686" w:author="Regina Casanova" w:date="2018-07-29T19:24:00Z">
            <w:r w:rsidRPr="00F75055">
              <w:rPr>
                <w:rStyle w:val="Hipervnculo"/>
                <w:rFonts w:ascii="Times New Roman" w:hAnsi="Times New Roman" w:cs="Times New Roman"/>
                <w:i w:val="0"/>
                <w:noProof/>
                <w:rPrChange w:id="687"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688" w:author="Regina Casanova" w:date="2018-07-29T19:32:00Z">
                  <w:rPr>
                    <w:rStyle w:val="Hipervnculo"/>
                    <w:noProof/>
                  </w:rPr>
                </w:rPrChange>
              </w:rPr>
              <w:instrText xml:space="preserve"> </w:instrText>
            </w:r>
            <w:r w:rsidRPr="00F75055">
              <w:rPr>
                <w:rFonts w:ascii="Times New Roman" w:hAnsi="Times New Roman" w:cs="Times New Roman"/>
                <w:i w:val="0"/>
                <w:noProof/>
                <w:rPrChange w:id="689" w:author="Regina Casanova" w:date="2018-07-29T19:32:00Z">
                  <w:rPr>
                    <w:noProof/>
                  </w:rPr>
                </w:rPrChange>
              </w:rPr>
              <w:instrText>HYPERLINK \l "_Toc520655653"</w:instrText>
            </w:r>
            <w:r w:rsidRPr="00F75055">
              <w:rPr>
                <w:rStyle w:val="Hipervnculo"/>
                <w:rFonts w:ascii="Times New Roman" w:hAnsi="Times New Roman" w:cs="Times New Roman"/>
                <w:i w:val="0"/>
                <w:noProof/>
                <w:rPrChange w:id="690"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691" w:author="Regina Casanova" w:date="2018-07-29T19:32:00Z">
                  <w:rPr>
                    <w:rStyle w:val="Hipervnculo"/>
                    <w:noProof/>
                  </w:rPr>
                </w:rPrChange>
              </w:rPr>
            </w:r>
            <w:r w:rsidRPr="00F75055">
              <w:rPr>
                <w:rStyle w:val="Hipervnculo"/>
                <w:rFonts w:ascii="Times New Roman" w:hAnsi="Times New Roman" w:cs="Times New Roman"/>
                <w:i w:val="0"/>
                <w:noProof/>
                <w:rPrChange w:id="692"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693" w:author="Regina Casanova" w:date="2018-07-29T19:32:00Z">
                  <w:rPr>
                    <w:rStyle w:val="Hipervnculo"/>
                    <w:noProof/>
                  </w:rPr>
                </w:rPrChange>
              </w:rPr>
              <w:t>1.</w:t>
            </w:r>
            <w:r w:rsidRPr="00F75055">
              <w:rPr>
                <w:rFonts w:ascii="Times New Roman" w:eastAsiaTheme="minorEastAsia" w:hAnsi="Times New Roman" w:cs="Times New Roman"/>
                <w:i w:val="0"/>
                <w:noProof/>
                <w:sz w:val="24"/>
                <w:szCs w:val="24"/>
                <w:lang w:val="es-PE" w:eastAsia="es-PE"/>
                <w:rPrChange w:id="69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695" w:author="Regina Casanova" w:date="2018-07-29T19:32:00Z">
                  <w:rPr>
                    <w:rStyle w:val="Hipervnculo"/>
                    <w:noProof/>
                  </w:rPr>
                </w:rPrChange>
              </w:rPr>
              <w:t>Diseño del estudio</w:t>
            </w:r>
            <w:r w:rsidRPr="00F75055">
              <w:rPr>
                <w:rFonts w:ascii="Times New Roman" w:hAnsi="Times New Roman" w:cs="Times New Roman"/>
                <w:i w:val="0"/>
                <w:noProof/>
                <w:webHidden/>
                <w:rPrChange w:id="696" w:author="Regina Casanova" w:date="2018-07-29T19:32:00Z">
                  <w:rPr>
                    <w:noProof/>
                    <w:webHidden/>
                  </w:rPr>
                </w:rPrChange>
              </w:rPr>
              <w:tab/>
            </w:r>
            <w:r w:rsidRPr="00F75055">
              <w:rPr>
                <w:rFonts w:ascii="Times New Roman" w:hAnsi="Times New Roman" w:cs="Times New Roman"/>
                <w:i w:val="0"/>
                <w:noProof/>
                <w:webHidden/>
                <w:rPrChange w:id="697" w:author="Regina Casanova" w:date="2018-07-29T19:32:00Z">
                  <w:rPr>
                    <w:noProof/>
                    <w:webHidden/>
                  </w:rPr>
                </w:rPrChange>
              </w:rPr>
              <w:fldChar w:fldCharType="begin"/>
            </w:r>
            <w:r w:rsidRPr="00F75055">
              <w:rPr>
                <w:rFonts w:ascii="Times New Roman" w:hAnsi="Times New Roman" w:cs="Times New Roman"/>
                <w:i w:val="0"/>
                <w:noProof/>
                <w:webHidden/>
                <w:rPrChange w:id="698" w:author="Regina Casanova" w:date="2018-07-29T19:32:00Z">
                  <w:rPr>
                    <w:noProof/>
                    <w:webHidden/>
                  </w:rPr>
                </w:rPrChange>
              </w:rPr>
              <w:instrText xml:space="preserve"> PAGEREF _Toc520655653 \h </w:instrText>
            </w:r>
            <w:r w:rsidRPr="00F75055">
              <w:rPr>
                <w:rFonts w:ascii="Times New Roman" w:hAnsi="Times New Roman" w:cs="Times New Roman"/>
                <w:i w:val="0"/>
                <w:noProof/>
                <w:webHidden/>
                <w:rPrChange w:id="699" w:author="Regina Casanova" w:date="2018-07-29T19:32:00Z">
                  <w:rPr>
                    <w:noProof/>
                    <w:webHidden/>
                  </w:rPr>
                </w:rPrChange>
              </w:rPr>
            </w:r>
          </w:ins>
          <w:r w:rsidRPr="00F75055">
            <w:rPr>
              <w:rFonts w:ascii="Times New Roman" w:hAnsi="Times New Roman" w:cs="Times New Roman"/>
              <w:i w:val="0"/>
              <w:noProof/>
              <w:webHidden/>
              <w:rPrChange w:id="700" w:author="Regina Casanova" w:date="2018-07-29T19:32:00Z">
                <w:rPr>
                  <w:noProof/>
                  <w:webHidden/>
                </w:rPr>
              </w:rPrChange>
            </w:rPr>
            <w:fldChar w:fldCharType="separate"/>
          </w:r>
          <w:ins w:id="701" w:author="Regina Casanova" w:date="2018-07-29T19:24:00Z">
            <w:r w:rsidRPr="00F75055">
              <w:rPr>
                <w:rFonts w:ascii="Times New Roman" w:hAnsi="Times New Roman" w:cs="Times New Roman"/>
                <w:i w:val="0"/>
                <w:noProof/>
                <w:webHidden/>
                <w:rPrChange w:id="702" w:author="Regina Casanova" w:date="2018-07-29T19:32:00Z">
                  <w:rPr>
                    <w:noProof/>
                    <w:webHidden/>
                  </w:rPr>
                </w:rPrChange>
              </w:rPr>
              <w:t>49</w:t>
            </w:r>
            <w:r w:rsidRPr="00F75055">
              <w:rPr>
                <w:rFonts w:ascii="Times New Roman" w:hAnsi="Times New Roman" w:cs="Times New Roman"/>
                <w:i w:val="0"/>
                <w:noProof/>
                <w:webHidden/>
                <w:rPrChange w:id="703" w:author="Regina Casanova" w:date="2018-07-29T19:32:00Z">
                  <w:rPr>
                    <w:noProof/>
                    <w:webHidden/>
                  </w:rPr>
                </w:rPrChange>
              </w:rPr>
              <w:fldChar w:fldCharType="end"/>
            </w:r>
            <w:r w:rsidRPr="00F75055">
              <w:rPr>
                <w:rStyle w:val="Hipervnculo"/>
                <w:rFonts w:ascii="Times New Roman" w:hAnsi="Times New Roman" w:cs="Times New Roman"/>
                <w:i w:val="0"/>
                <w:noProof/>
                <w:rPrChange w:id="704" w:author="Regina Casanova" w:date="2018-07-29T19:32:00Z">
                  <w:rPr>
                    <w:rStyle w:val="Hipervnculo"/>
                    <w:noProof/>
                  </w:rPr>
                </w:rPrChange>
              </w:rPr>
              <w:fldChar w:fldCharType="end"/>
            </w:r>
          </w:ins>
        </w:p>
        <w:p w14:paraId="5B55DF12" w14:textId="2307592E" w:rsidR="00CC32E0" w:rsidRPr="00F75055" w:rsidRDefault="00CC32E0" w:rsidP="00CC32E0">
          <w:pPr>
            <w:pStyle w:val="TDC3"/>
            <w:rPr>
              <w:ins w:id="705" w:author="Regina Casanova" w:date="2018-07-29T19:24:00Z"/>
              <w:rFonts w:ascii="Times New Roman" w:eastAsiaTheme="minorEastAsia" w:hAnsi="Times New Roman" w:cs="Times New Roman"/>
              <w:i w:val="0"/>
              <w:noProof/>
              <w:sz w:val="24"/>
              <w:szCs w:val="24"/>
              <w:lang w:val="es-PE" w:eastAsia="es-PE"/>
              <w:rPrChange w:id="706" w:author="Regina Casanova" w:date="2018-07-29T19:32:00Z">
                <w:rPr>
                  <w:ins w:id="707" w:author="Regina Casanova" w:date="2018-07-29T19:24:00Z"/>
                  <w:rFonts w:eastAsiaTheme="minorEastAsia" w:cstheme="minorBidi"/>
                  <w:noProof/>
                  <w:sz w:val="24"/>
                  <w:szCs w:val="24"/>
                  <w:lang w:val="es-PE" w:eastAsia="es-PE"/>
                </w:rPr>
              </w:rPrChange>
            </w:rPr>
          </w:pPr>
          <w:ins w:id="708" w:author="Regina Casanova" w:date="2018-07-29T19:24:00Z">
            <w:r w:rsidRPr="00F75055">
              <w:rPr>
                <w:rStyle w:val="Hipervnculo"/>
                <w:rFonts w:ascii="Times New Roman" w:hAnsi="Times New Roman" w:cs="Times New Roman"/>
                <w:i w:val="0"/>
                <w:noProof/>
                <w:rPrChange w:id="709"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710" w:author="Regina Casanova" w:date="2018-07-29T19:32:00Z">
                  <w:rPr>
                    <w:rStyle w:val="Hipervnculo"/>
                    <w:noProof/>
                  </w:rPr>
                </w:rPrChange>
              </w:rPr>
              <w:instrText xml:space="preserve"> </w:instrText>
            </w:r>
            <w:r w:rsidRPr="00F75055">
              <w:rPr>
                <w:rFonts w:ascii="Times New Roman" w:hAnsi="Times New Roman" w:cs="Times New Roman"/>
                <w:i w:val="0"/>
                <w:noProof/>
                <w:rPrChange w:id="711" w:author="Regina Casanova" w:date="2018-07-29T19:32:00Z">
                  <w:rPr>
                    <w:noProof/>
                  </w:rPr>
                </w:rPrChange>
              </w:rPr>
              <w:instrText>HYPERLINK \l "_Toc520655654"</w:instrText>
            </w:r>
            <w:r w:rsidRPr="00F75055">
              <w:rPr>
                <w:rStyle w:val="Hipervnculo"/>
                <w:rFonts w:ascii="Times New Roman" w:hAnsi="Times New Roman" w:cs="Times New Roman"/>
                <w:i w:val="0"/>
                <w:noProof/>
                <w:rPrChange w:id="712"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713" w:author="Regina Casanova" w:date="2018-07-29T19:32:00Z">
                  <w:rPr>
                    <w:rStyle w:val="Hipervnculo"/>
                    <w:noProof/>
                  </w:rPr>
                </w:rPrChange>
              </w:rPr>
            </w:r>
            <w:r w:rsidRPr="00F75055">
              <w:rPr>
                <w:rStyle w:val="Hipervnculo"/>
                <w:rFonts w:ascii="Times New Roman" w:hAnsi="Times New Roman" w:cs="Times New Roman"/>
                <w:i w:val="0"/>
                <w:noProof/>
                <w:rPrChange w:id="714"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715" w:author="Regina Casanova" w:date="2018-07-29T19:32:00Z">
                  <w:rPr>
                    <w:rStyle w:val="Hipervnculo"/>
                    <w:noProof/>
                  </w:rPr>
                </w:rPrChange>
              </w:rPr>
              <w:t>2.</w:t>
            </w:r>
            <w:r w:rsidRPr="00F75055">
              <w:rPr>
                <w:rFonts w:ascii="Times New Roman" w:eastAsiaTheme="minorEastAsia" w:hAnsi="Times New Roman" w:cs="Times New Roman"/>
                <w:i w:val="0"/>
                <w:noProof/>
                <w:sz w:val="24"/>
                <w:szCs w:val="24"/>
                <w:lang w:val="es-PE" w:eastAsia="es-PE"/>
                <w:rPrChange w:id="71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717" w:author="Regina Casanova" w:date="2018-07-29T19:32:00Z">
                  <w:rPr>
                    <w:rStyle w:val="Hipervnculo"/>
                    <w:noProof/>
                  </w:rPr>
                </w:rPrChange>
              </w:rPr>
              <w:t>Población</w:t>
            </w:r>
            <w:r w:rsidRPr="00F75055">
              <w:rPr>
                <w:rFonts w:ascii="Times New Roman" w:hAnsi="Times New Roman" w:cs="Times New Roman"/>
                <w:i w:val="0"/>
                <w:noProof/>
                <w:webHidden/>
                <w:rPrChange w:id="718" w:author="Regina Casanova" w:date="2018-07-29T19:32:00Z">
                  <w:rPr>
                    <w:noProof/>
                    <w:webHidden/>
                  </w:rPr>
                </w:rPrChange>
              </w:rPr>
              <w:tab/>
            </w:r>
            <w:r w:rsidRPr="00F75055">
              <w:rPr>
                <w:rFonts w:ascii="Times New Roman" w:hAnsi="Times New Roman" w:cs="Times New Roman"/>
                <w:i w:val="0"/>
                <w:noProof/>
                <w:webHidden/>
                <w:rPrChange w:id="719" w:author="Regina Casanova" w:date="2018-07-29T19:32:00Z">
                  <w:rPr>
                    <w:noProof/>
                    <w:webHidden/>
                  </w:rPr>
                </w:rPrChange>
              </w:rPr>
              <w:fldChar w:fldCharType="begin"/>
            </w:r>
            <w:r w:rsidRPr="00F75055">
              <w:rPr>
                <w:rFonts w:ascii="Times New Roman" w:hAnsi="Times New Roman" w:cs="Times New Roman"/>
                <w:i w:val="0"/>
                <w:noProof/>
                <w:webHidden/>
                <w:rPrChange w:id="720" w:author="Regina Casanova" w:date="2018-07-29T19:32:00Z">
                  <w:rPr>
                    <w:noProof/>
                    <w:webHidden/>
                  </w:rPr>
                </w:rPrChange>
              </w:rPr>
              <w:instrText xml:space="preserve"> PAGEREF _Toc520655654 \h </w:instrText>
            </w:r>
            <w:r w:rsidRPr="00F75055">
              <w:rPr>
                <w:rFonts w:ascii="Times New Roman" w:hAnsi="Times New Roman" w:cs="Times New Roman"/>
                <w:i w:val="0"/>
                <w:noProof/>
                <w:webHidden/>
                <w:rPrChange w:id="721" w:author="Regina Casanova" w:date="2018-07-29T19:32:00Z">
                  <w:rPr>
                    <w:noProof/>
                    <w:webHidden/>
                  </w:rPr>
                </w:rPrChange>
              </w:rPr>
            </w:r>
          </w:ins>
          <w:r w:rsidRPr="00F75055">
            <w:rPr>
              <w:rFonts w:ascii="Times New Roman" w:hAnsi="Times New Roman" w:cs="Times New Roman"/>
              <w:i w:val="0"/>
              <w:noProof/>
              <w:webHidden/>
              <w:rPrChange w:id="722" w:author="Regina Casanova" w:date="2018-07-29T19:32:00Z">
                <w:rPr>
                  <w:noProof/>
                  <w:webHidden/>
                </w:rPr>
              </w:rPrChange>
            </w:rPr>
            <w:fldChar w:fldCharType="separate"/>
          </w:r>
          <w:ins w:id="723" w:author="Regina Casanova" w:date="2018-07-29T19:24:00Z">
            <w:r w:rsidRPr="00F75055">
              <w:rPr>
                <w:rFonts w:ascii="Times New Roman" w:hAnsi="Times New Roman" w:cs="Times New Roman"/>
                <w:i w:val="0"/>
                <w:noProof/>
                <w:webHidden/>
                <w:rPrChange w:id="724" w:author="Regina Casanova" w:date="2018-07-29T19:32:00Z">
                  <w:rPr>
                    <w:noProof/>
                    <w:webHidden/>
                  </w:rPr>
                </w:rPrChange>
              </w:rPr>
              <w:t>49</w:t>
            </w:r>
            <w:r w:rsidRPr="00F75055">
              <w:rPr>
                <w:rFonts w:ascii="Times New Roman" w:hAnsi="Times New Roman" w:cs="Times New Roman"/>
                <w:i w:val="0"/>
                <w:noProof/>
                <w:webHidden/>
                <w:rPrChange w:id="725" w:author="Regina Casanova" w:date="2018-07-29T19:32:00Z">
                  <w:rPr>
                    <w:noProof/>
                    <w:webHidden/>
                  </w:rPr>
                </w:rPrChange>
              </w:rPr>
              <w:fldChar w:fldCharType="end"/>
            </w:r>
            <w:r w:rsidRPr="00F75055">
              <w:rPr>
                <w:rStyle w:val="Hipervnculo"/>
                <w:rFonts w:ascii="Times New Roman" w:hAnsi="Times New Roman" w:cs="Times New Roman"/>
                <w:i w:val="0"/>
                <w:noProof/>
                <w:rPrChange w:id="726" w:author="Regina Casanova" w:date="2018-07-29T19:32:00Z">
                  <w:rPr>
                    <w:rStyle w:val="Hipervnculo"/>
                    <w:noProof/>
                  </w:rPr>
                </w:rPrChange>
              </w:rPr>
              <w:fldChar w:fldCharType="end"/>
            </w:r>
          </w:ins>
        </w:p>
        <w:p w14:paraId="085BA2F0" w14:textId="23587990" w:rsidR="00CC32E0" w:rsidRPr="00F75055" w:rsidRDefault="00CC32E0" w:rsidP="00CC32E0">
          <w:pPr>
            <w:pStyle w:val="TDC3"/>
            <w:rPr>
              <w:ins w:id="727" w:author="Regina Casanova" w:date="2018-07-29T19:24:00Z"/>
              <w:rFonts w:ascii="Times New Roman" w:eastAsiaTheme="minorEastAsia" w:hAnsi="Times New Roman" w:cs="Times New Roman"/>
              <w:i w:val="0"/>
              <w:noProof/>
              <w:sz w:val="24"/>
              <w:szCs w:val="24"/>
              <w:lang w:val="es-PE" w:eastAsia="es-PE"/>
              <w:rPrChange w:id="728" w:author="Regina Casanova" w:date="2018-07-29T19:32:00Z">
                <w:rPr>
                  <w:ins w:id="729" w:author="Regina Casanova" w:date="2018-07-29T19:24:00Z"/>
                  <w:rFonts w:eastAsiaTheme="minorEastAsia" w:cstheme="minorBidi"/>
                  <w:noProof/>
                  <w:sz w:val="24"/>
                  <w:szCs w:val="24"/>
                  <w:lang w:val="es-PE" w:eastAsia="es-PE"/>
                </w:rPr>
              </w:rPrChange>
            </w:rPr>
          </w:pPr>
          <w:ins w:id="730" w:author="Regina Casanova" w:date="2018-07-29T19:24:00Z">
            <w:r w:rsidRPr="00F75055">
              <w:rPr>
                <w:rStyle w:val="Hipervnculo"/>
                <w:rFonts w:ascii="Times New Roman" w:hAnsi="Times New Roman" w:cs="Times New Roman"/>
                <w:i w:val="0"/>
                <w:noProof/>
                <w:rPrChange w:id="73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732" w:author="Regina Casanova" w:date="2018-07-29T19:32:00Z">
                  <w:rPr>
                    <w:rStyle w:val="Hipervnculo"/>
                    <w:noProof/>
                  </w:rPr>
                </w:rPrChange>
              </w:rPr>
              <w:instrText xml:space="preserve"> </w:instrText>
            </w:r>
            <w:r w:rsidRPr="00F75055">
              <w:rPr>
                <w:rFonts w:ascii="Times New Roman" w:hAnsi="Times New Roman" w:cs="Times New Roman"/>
                <w:i w:val="0"/>
                <w:noProof/>
                <w:rPrChange w:id="733" w:author="Regina Casanova" w:date="2018-07-29T19:32:00Z">
                  <w:rPr>
                    <w:noProof/>
                  </w:rPr>
                </w:rPrChange>
              </w:rPr>
              <w:instrText>HYPERLINK \l "_Toc520655655"</w:instrText>
            </w:r>
            <w:r w:rsidRPr="00F75055">
              <w:rPr>
                <w:rStyle w:val="Hipervnculo"/>
                <w:rFonts w:ascii="Times New Roman" w:hAnsi="Times New Roman" w:cs="Times New Roman"/>
                <w:i w:val="0"/>
                <w:noProof/>
                <w:rPrChange w:id="73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735" w:author="Regina Casanova" w:date="2018-07-29T19:32:00Z">
                  <w:rPr>
                    <w:rStyle w:val="Hipervnculo"/>
                    <w:noProof/>
                  </w:rPr>
                </w:rPrChange>
              </w:rPr>
            </w:r>
            <w:r w:rsidRPr="00F75055">
              <w:rPr>
                <w:rStyle w:val="Hipervnculo"/>
                <w:rFonts w:ascii="Times New Roman" w:hAnsi="Times New Roman" w:cs="Times New Roman"/>
                <w:i w:val="0"/>
                <w:noProof/>
                <w:rPrChange w:id="736"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737" w:author="Regina Casanova" w:date="2018-07-29T19:32:00Z">
                  <w:rPr>
                    <w:rStyle w:val="Hipervnculo"/>
                    <w:noProof/>
                  </w:rPr>
                </w:rPrChange>
              </w:rPr>
              <w:t>3.</w:t>
            </w:r>
            <w:r w:rsidRPr="00F75055">
              <w:rPr>
                <w:rFonts w:ascii="Times New Roman" w:eastAsiaTheme="minorEastAsia" w:hAnsi="Times New Roman" w:cs="Times New Roman"/>
                <w:i w:val="0"/>
                <w:noProof/>
                <w:sz w:val="24"/>
                <w:szCs w:val="24"/>
                <w:lang w:val="es-PE" w:eastAsia="es-PE"/>
                <w:rPrChange w:id="73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739" w:author="Regina Casanova" w:date="2018-07-29T19:32:00Z">
                  <w:rPr>
                    <w:rStyle w:val="Hipervnculo"/>
                    <w:noProof/>
                  </w:rPr>
                </w:rPrChange>
              </w:rPr>
              <w:t>Muestra</w:t>
            </w:r>
            <w:r w:rsidRPr="00F75055">
              <w:rPr>
                <w:rFonts w:ascii="Times New Roman" w:hAnsi="Times New Roman" w:cs="Times New Roman"/>
                <w:i w:val="0"/>
                <w:noProof/>
                <w:webHidden/>
                <w:rPrChange w:id="740" w:author="Regina Casanova" w:date="2018-07-29T19:32:00Z">
                  <w:rPr>
                    <w:noProof/>
                    <w:webHidden/>
                  </w:rPr>
                </w:rPrChange>
              </w:rPr>
              <w:tab/>
            </w:r>
            <w:r w:rsidRPr="00F75055">
              <w:rPr>
                <w:rFonts w:ascii="Times New Roman" w:hAnsi="Times New Roman" w:cs="Times New Roman"/>
                <w:i w:val="0"/>
                <w:noProof/>
                <w:webHidden/>
                <w:rPrChange w:id="741" w:author="Regina Casanova" w:date="2018-07-29T19:32:00Z">
                  <w:rPr>
                    <w:noProof/>
                    <w:webHidden/>
                  </w:rPr>
                </w:rPrChange>
              </w:rPr>
              <w:fldChar w:fldCharType="begin"/>
            </w:r>
            <w:r w:rsidRPr="00F75055">
              <w:rPr>
                <w:rFonts w:ascii="Times New Roman" w:hAnsi="Times New Roman" w:cs="Times New Roman"/>
                <w:i w:val="0"/>
                <w:noProof/>
                <w:webHidden/>
                <w:rPrChange w:id="742" w:author="Regina Casanova" w:date="2018-07-29T19:32:00Z">
                  <w:rPr>
                    <w:noProof/>
                    <w:webHidden/>
                  </w:rPr>
                </w:rPrChange>
              </w:rPr>
              <w:instrText xml:space="preserve"> PAGEREF _Toc520655655 \h </w:instrText>
            </w:r>
            <w:r w:rsidRPr="00F75055">
              <w:rPr>
                <w:rFonts w:ascii="Times New Roman" w:hAnsi="Times New Roman" w:cs="Times New Roman"/>
                <w:i w:val="0"/>
                <w:noProof/>
                <w:webHidden/>
                <w:rPrChange w:id="743" w:author="Regina Casanova" w:date="2018-07-29T19:32:00Z">
                  <w:rPr>
                    <w:noProof/>
                    <w:webHidden/>
                  </w:rPr>
                </w:rPrChange>
              </w:rPr>
            </w:r>
          </w:ins>
          <w:r w:rsidRPr="00F75055">
            <w:rPr>
              <w:rFonts w:ascii="Times New Roman" w:hAnsi="Times New Roman" w:cs="Times New Roman"/>
              <w:i w:val="0"/>
              <w:noProof/>
              <w:webHidden/>
              <w:rPrChange w:id="744" w:author="Regina Casanova" w:date="2018-07-29T19:32:00Z">
                <w:rPr>
                  <w:noProof/>
                  <w:webHidden/>
                </w:rPr>
              </w:rPrChange>
            </w:rPr>
            <w:fldChar w:fldCharType="separate"/>
          </w:r>
          <w:ins w:id="745" w:author="Regina Casanova" w:date="2018-07-29T19:24:00Z">
            <w:r w:rsidRPr="00F75055">
              <w:rPr>
                <w:rFonts w:ascii="Times New Roman" w:hAnsi="Times New Roman" w:cs="Times New Roman"/>
                <w:i w:val="0"/>
                <w:noProof/>
                <w:webHidden/>
                <w:rPrChange w:id="746" w:author="Regina Casanova" w:date="2018-07-29T19:32:00Z">
                  <w:rPr>
                    <w:noProof/>
                    <w:webHidden/>
                  </w:rPr>
                </w:rPrChange>
              </w:rPr>
              <w:t>49</w:t>
            </w:r>
            <w:r w:rsidRPr="00F75055">
              <w:rPr>
                <w:rFonts w:ascii="Times New Roman" w:hAnsi="Times New Roman" w:cs="Times New Roman"/>
                <w:i w:val="0"/>
                <w:noProof/>
                <w:webHidden/>
                <w:rPrChange w:id="747" w:author="Regina Casanova" w:date="2018-07-29T19:32:00Z">
                  <w:rPr>
                    <w:noProof/>
                    <w:webHidden/>
                  </w:rPr>
                </w:rPrChange>
              </w:rPr>
              <w:fldChar w:fldCharType="end"/>
            </w:r>
            <w:r w:rsidRPr="00F75055">
              <w:rPr>
                <w:rStyle w:val="Hipervnculo"/>
                <w:rFonts w:ascii="Times New Roman" w:hAnsi="Times New Roman" w:cs="Times New Roman"/>
                <w:i w:val="0"/>
                <w:noProof/>
                <w:rPrChange w:id="748" w:author="Regina Casanova" w:date="2018-07-29T19:32:00Z">
                  <w:rPr>
                    <w:rStyle w:val="Hipervnculo"/>
                    <w:noProof/>
                  </w:rPr>
                </w:rPrChange>
              </w:rPr>
              <w:fldChar w:fldCharType="end"/>
            </w:r>
          </w:ins>
        </w:p>
        <w:p w14:paraId="3E868C28" w14:textId="31B7C52E" w:rsidR="00CC32E0" w:rsidRPr="00F75055" w:rsidRDefault="00CC32E0" w:rsidP="00CC32E0">
          <w:pPr>
            <w:pStyle w:val="TDC3"/>
            <w:rPr>
              <w:ins w:id="749" w:author="Regina Casanova" w:date="2018-07-29T19:24:00Z"/>
              <w:rFonts w:ascii="Times New Roman" w:eastAsiaTheme="minorEastAsia" w:hAnsi="Times New Roman" w:cs="Times New Roman"/>
              <w:i w:val="0"/>
              <w:noProof/>
              <w:sz w:val="24"/>
              <w:szCs w:val="24"/>
              <w:lang w:val="es-PE" w:eastAsia="es-PE"/>
              <w:rPrChange w:id="750" w:author="Regina Casanova" w:date="2018-07-29T19:32:00Z">
                <w:rPr>
                  <w:ins w:id="751" w:author="Regina Casanova" w:date="2018-07-29T19:24:00Z"/>
                  <w:rFonts w:eastAsiaTheme="minorEastAsia" w:cstheme="minorBidi"/>
                  <w:noProof/>
                  <w:sz w:val="24"/>
                  <w:szCs w:val="24"/>
                  <w:lang w:val="es-PE" w:eastAsia="es-PE"/>
                </w:rPr>
              </w:rPrChange>
            </w:rPr>
          </w:pPr>
          <w:ins w:id="752" w:author="Regina Casanova" w:date="2018-07-29T19:24:00Z">
            <w:r w:rsidRPr="00F75055">
              <w:rPr>
                <w:rStyle w:val="Hipervnculo"/>
                <w:rFonts w:ascii="Times New Roman" w:hAnsi="Times New Roman" w:cs="Times New Roman"/>
                <w:i w:val="0"/>
                <w:noProof/>
                <w:rPrChange w:id="753"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754" w:author="Regina Casanova" w:date="2018-07-29T19:32:00Z">
                  <w:rPr>
                    <w:rStyle w:val="Hipervnculo"/>
                    <w:noProof/>
                  </w:rPr>
                </w:rPrChange>
              </w:rPr>
              <w:instrText xml:space="preserve"> </w:instrText>
            </w:r>
            <w:r w:rsidRPr="00F75055">
              <w:rPr>
                <w:rFonts w:ascii="Times New Roman" w:hAnsi="Times New Roman" w:cs="Times New Roman"/>
                <w:i w:val="0"/>
                <w:noProof/>
                <w:rPrChange w:id="755" w:author="Regina Casanova" w:date="2018-07-29T19:32:00Z">
                  <w:rPr>
                    <w:noProof/>
                  </w:rPr>
                </w:rPrChange>
              </w:rPr>
              <w:instrText>HYPERLINK \l "_Toc520655656"</w:instrText>
            </w:r>
            <w:r w:rsidRPr="00F75055">
              <w:rPr>
                <w:rStyle w:val="Hipervnculo"/>
                <w:rFonts w:ascii="Times New Roman" w:hAnsi="Times New Roman" w:cs="Times New Roman"/>
                <w:i w:val="0"/>
                <w:noProof/>
                <w:rPrChange w:id="75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757" w:author="Regina Casanova" w:date="2018-07-29T19:32:00Z">
                  <w:rPr>
                    <w:rStyle w:val="Hipervnculo"/>
                    <w:noProof/>
                  </w:rPr>
                </w:rPrChange>
              </w:rPr>
            </w:r>
            <w:r w:rsidRPr="00F75055">
              <w:rPr>
                <w:rStyle w:val="Hipervnculo"/>
                <w:rFonts w:ascii="Times New Roman" w:hAnsi="Times New Roman" w:cs="Times New Roman"/>
                <w:i w:val="0"/>
                <w:noProof/>
                <w:rPrChange w:id="758"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759" w:author="Regina Casanova" w:date="2018-07-29T19:32:00Z">
                  <w:rPr>
                    <w:rStyle w:val="Hipervnculo"/>
                    <w:noProof/>
                  </w:rPr>
                </w:rPrChange>
              </w:rPr>
              <w:t>4.</w:t>
            </w:r>
            <w:r w:rsidRPr="00F75055">
              <w:rPr>
                <w:rFonts w:ascii="Times New Roman" w:eastAsiaTheme="minorEastAsia" w:hAnsi="Times New Roman" w:cs="Times New Roman"/>
                <w:i w:val="0"/>
                <w:noProof/>
                <w:sz w:val="24"/>
                <w:szCs w:val="24"/>
                <w:lang w:val="es-PE" w:eastAsia="es-PE"/>
                <w:rPrChange w:id="76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761" w:author="Regina Casanova" w:date="2018-07-29T19:32:00Z">
                  <w:rPr>
                    <w:rStyle w:val="Hipervnculo"/>
                    <w:noProof/>
                  </w:rPr>
                </w:rPrChange>
              </w:rPr>
              <w:t>Operacionalización de dimensiones</w:t>
            </w:r>
            <w:r w:rsidRPr="00F75055">
              <w:rPr>
                <w:rFonts w:ascii="Times New Roman" w:hAnsi="Times New Roman" w:cs="Times New Roman"/>
                <w:i w:val="0"/>
                <w:noProof/>
                <w:webHidden/>
                <w:rPrChange w:id="762" w:author="Regina Casanova" w:date="2018-07-29T19:32:00Z">
                  <w:rPr>
                    <w:noProof/>
                    <w:webHidden/>
                  </w:rPr>
                </w:rPrChange>
              </w:rPr>
              <w:tab/>
            </w:r>
            <w:r w:rsidRPr="00F75055">
              <w:rPr>
                <w:rFonts w:ascii="Times New Roman" w:hAnsi="Times New Roman" w:cs="Times New Roman"/>
                <w:i w:val="0"/>
                <w:noProof/>
                <w:webHidden/>
                <w:rPrChange w:id="763" w:author="Regina Casanova" w:date="2018-07-29T19:32:00Z">
                  <w:rPr>
                    <w:noProof/>
                    <w:webHidden/>
                  </w:rPr>
                </w:rPrChange>
              </w:rPr>
              <w:fldChar w:fldCharType="begin"/>
            </w:r>
            <w:r w:rsidRPr="00F75055">
              <w:rPr>
                <w:rFonts w:ascii="Times New Roman" w:hAnsi="Times New Roman" w:cs="Times New Roman"/>
                <w:i w:val="0"/>
                <w:noProof/>
                <w:webHidden/>
                <w:rPrChange w:id="764" w:author="Regina Casanova" w:date="2018-07-29T19:32:00Z">
                  <w:rPr>
                    <w:noProof/>
                    <w:webHidden/>
                  </w:rPr>
                </w:rPrChange>
              </w:rPr>
              <w:instrText xml:space="preserve"> PAGEREF _Toc520655656 \h </w:instrText>
            </w:r>
            <w:r w:rsidRPr="00F75055">
              <w:rPr>
                <w:rFonts w:ascii="Times New Roman" w:hAnsi="Times New Roman" w:cs="Times New Roman"/>
                <w:i w:val="0"/>
                <w:noProof/>
                <w:webHidden/>
                <w:rPrChange w:id="765" w:author="Regina Casanova" w:date="2018-07-29T19:32:00Z">
                  <w:rPr>
                    <w:noProof/>
                    <w:webHidden/>
                  </w:rPr>
                </w:rPrChange>
              </w:rPr>
            </w:r>
          </w:ins>
          <w:r w:rsidRPr="00F75055">
            <w:rPr>
              <w:rFonts w:ascii="Times New Roman" w:hAnsi="Times New Roman" w:cs="Times New Roman"/>
              <w:i w:val="0"/>
              <w:noProof/>
              <w:webHidden/>
              <w:rPrChange w:id="766" w:author="Regina Casanova" w:date="2018-07-29T19:32:00Z">
                <w:rPr>
                  <w:noProof/>
                  <w:webHidden/>
                </w:rPr>
              </w:rPrChange>
            </w:rPr>
            <w:fldChar w:fldCharType="separate"/>
          </w:r>
          <w:ins w:id="767" w:author="Regina Casanova" w:date="2018-07-29T19:24:00Z">
            <w:r w:rsidRPr="00F75055">
              <w:rPr>
                <w:rFonts w:ascii="Times New Roman" w:hAnsi="Times New Roman" w:cs="Times New Roman"/>
                <w:i w:val="0"/>
                <w:noProof/>
                <w:webHidden/>
                <w:rPrChange w:id="768" w:author="Regina Casanova" w:date="2018-07-29T19:32:00Z">
                  <w:rPr>
                    <w:noProof/>
                    <w:webHidden/>
                  </w:rPr>
                </w:rPrChange>
              </w:rPr>
              <w:t>49</w:t>
            </w:r>
            <w:r w:rsidRPr="00F75055">
              <w:rPr>
                <w:rFonts w:ascii="Times New Roman" w:hAnsi="Times New Roman" w:cs="Times New Roman"/>
                <w:i w:val="0"/>
                <w:noProof/>
                <w:webHidden/>
                <w:rPrChange w:id="769" w:author="Regina Casanova" w:date="2018-07-29T19:32:00Z">
                  <w:rPr>
                    <w:noProof/>
                    <w:webHidden/>
                  </w:rPr>
                </w:rPrChange>
              </w:rPr>
              <w:fldChar w:fldCharType="end"/>
            </w:r>
            <w:r w:rsidRPr="00F75055">
              <w:rPr>
                <w:rStyle w:val="Hipervnculo"/>
                <w:rFonts w:ascii="Times New Roman" w:hAnsi="Times New Roman" w:cs="Times New Roman"/>
                <w:i w:val="0"/>
                <w:noProof/>
                <w:rPrChange w:id="770" w:author="Regina Casanova" w:date="2018-07-29T19:32:00Z">
                  <w:rPr>
                    <w:rStyle w:val="Hipervnculo"/>
                    <w:noProof/>
                  </w:rPr>
                </w:rPrChange>
              </w:rPr>
              <w:fldChar w:fldCharType="end"/>
            </w:r>
          </w:ins>
        </w:p>
        <w:p w14:paraId="4ABBB27F" w14:textId="0D4CEA61" w:rsidR="00CC32E0" w:rsidRPr="00F75055" w:rsidRDefault="00CC32E0" w:rsidP="00CC32E0">
          <w:pPr>
            <w:pStyle w:val="TDC3"/>
            <w:rPr>
              <w:ins w:id="771" w:author="Regina Casanova" w:date="2018-07-29T19:24:00Z"/>
              <w:rFonts w:ascii="Times New Roman" w:eastAsiaTheme="minorEastAsia" w:hAnsi="Times New Roman" w:cs="Times New Roman"/>
              <w:i w:val="0"/>
              <w:noProof/>
              <w:sz w:val="24"/>
              <w:szCs w:val="24"/>
              <w:lang w:val="es-PE" w:eastAsia="es-PE"/>
              <w:rPrChange w:id="772" w:author="Regina Casanova" w:date="2018-07-29T19:32:00Z">
                <w:rPr>
                  <w:ins w:id="773" w:author="Regina Casanova" w:date="2018-07-29T19:24:00Z"/>
                  <w:rFonts w:eastAsiaTheme="minorEastAsia" w:cstheme="minorBidi"/>
                  <w:noProof/>
                  <w:sz w:val="24"/>
                  <w:szCs w:val="24"/>
                  <w:lang w:val="es-PE" w:eastAsia="es-PE"/>
                </w:rPr>
              </w:rPrChange>
            </w:rPr>
          </w:pPr>
          <w:ins w:id="774" w:author="Regina Casanova" w:date="2018-07-29T19:24:00Z">
            <w:r w:rsidRPr="00F75055">
              <w:rPr>
                <w:rStyle w:val="Hipervnculo"/>
                <w:rFonts w:ascii="Times New Roman" w:hAnsi="Times New Roman" w:cs="Times New Roman"/>
                <w:i w:val="0"/>
                <w:noProof/>
                <w:rPrChange w:id="77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776" w:author="Regina Casanova" w:date="2018-07-29T19:32:00Z">
                  <w:rPr>
                    <w:rStyle w:val="Hipervnculo"/>
                    <w:noProof/>
                  </w:rPr>
                </w:rPrChange>
              </w:rPr>
              <w:instrText xml:space="preserve"> </w:instrText>
            </w:r>
            <w:r w:rsidRPr="00F75055">
              <w:rPr>
                <w:rFonts w:ascii="Times New Roman" w:hAnsi="Times New Roman" w:cs="Times New Roman"/>
                <w:i w:val="0"/>
                <w:noProof/>
                <w:rPrChange w:id="777" w:author="Regina Casanova" w:date="2018-07-29T19:32:00Z">
                  <w:rPr>
                    <w:noProof/>
                  </w:rPr>
                </w:rPrChange>
              </w:rPr>
              <w:instrText>HYPERLINK \l "_Toc520655657"</w:instrText>
            </w:r>
            <w:r w:rsidRPr="00F75055">
              <w:rPr>
                <w:rStyle w:val="Hipervnculo"/>
                <w:rFonts w:ascii="Times New Roman" w:hAnsi="Times New Roman" w:cs="Times New Roman"/>
                <w:i w:val="0"/>
                <w:noProof/>
                <w:rPrChange w:id="77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779" w:author="Regina Casanova" w:date="2018-07-29T19:32:00Z">
                  <w:rPr>
                    <w:rStyle w:val="Hipervnculo"/>
                    <w:noProof/>
                  </w:rPr>
                </w:rPrChange>
              </w:rPr>
            </w:r>
            <w:r w:rsidRPr="00F75055">
              <w:rPr>
                <w:rStyle w:val="Hipervnculo"/>
                <w:rFonts w:ascii="Times New Roman" w:hAnsi="Times New Roman" w:cs="Times New Roman"/>
                <w:i w:val="0"/>
                <w:noProof/>
                <w:rPrChange w:id="780"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781" w:author="Regina Casanova" w:date="2018-07-29T19:32:00Z">
                  <w:rPr>
                    <w:rStyle w:val="Hipervnculo"/>
                    <w:noProof/>
                  </w:rPr>
                </w:rPrChange>
              </w:rPr>
              <w:t>5.</w:t>
            </w:r>
            <w:r w:rsidRPr="00F75055">
              <w:rPr>
                <w:rFonts w:ascii="Times New Roman" w:eastAsiaTheme="minorEastAsia" w:hAnsi="Times New Roman" w:cs="Times New Roman"/>
                <w:i w:val="0"/>
                <w:noProof/>
                <w:sz w:val="24"/>
                <w:szCs w:val="24"/>
                <w:lang w:val="es-PE" w:eastAsia="es-PE"/>
                <w:rPrChange w:id="78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783" w:author="Regina Casanova" w:date="2018-07-29T19:32:00Z">
                  <w:rPr>
                    <w:rStyle w:val="Hipervnculo"/>
                    <w:noProof/>
                  </w:rPr>
                </w:rPrChange>
              </w:rPr>
              <w:t>Procedimientos y Técnicas</w:t>
            </w:r>
            <w:r w:rsidRPr="00F75055">
              <w:rPr>
                <w:rFonts w:ascii="Times New Roman" w:hAnsi="Times New Roman" w:cs="Times New Roman"/>
                <w:i w:val="0"/>
                <w:noProof/>
                <w:webHidden/>
                <w:rPrChange w:id="784" w:author="Regina Casanova" w:date="2018-07-29T19:32:00Z">
                  <w:rPr>
                    <w:noProof/>
                    <w:webHidden/>
                  </w:rPr>
                </w:rPrChange>
              </w:rPr>
              <w:tab/>
            </w:r>
            <w:r w:rsidRPr="00F75055">
              <w:rPr>
                <w:rFonts w:ascii="Times New Roman" w:hAnsi="Times New Roman" w:cs="Times New Roman"/>
                <w:i w:val="0"/>
                <w:noProof/>
                <w:webHidden/>
                <w:rPrChange w:id="785" w:author="Regina Casanova" w:date="2018-07-29T19:32:00Z">
                  <w:rPr>
                    <w:noProof/>
                    <w:webHidden/>
                  </w:rPr>
                </w:rPrChange>
              </w:rPr>
              <w:fldChar w:fldCharType="begin"/>
            </w:r>
            <w:r w:rsidRPr="00F75055">
              <w:rPr>
                <w:rFonts w:ascii="Times New Roman" w:hAnsi="Times New Roman" w:cs="Times New Roman"/>
                <w:i w:val="0"/>
                <w:noProof/>
                <w:webHidden/>
                <w:rPrChange w:id="786" w:author="Regina Casanova" w:date="2018-07-29T19:32:00Z">
                  <w:rPr>
                    <w:noProof/>
                    <w:webHidden/>
                  </w:rPr>
                </w:rPrChange>
              </w:rPr>
              <w:instrText xml:space="preserve"> PAGEREF _Toc520655657 \h </w:instrText>
            </w:r>
            <w:r w:rsidRPr="00F75055">
              <w:rPr>
                <w:rFonts w:ascii="Times New Roman" w:hAnsi="Times New Roman" w:cs="Times New Roman"/>
                <w:i w:val="0"/>
                <w:noProof/>
                <w:webHidden/>
                <w:rPrChange w:id="787" w:author="Regina Casanova" w:date="2018-07-29T19:32:00Z">
                  <w:rPr>
                    <w:noProof/>
                    <w:webHidden/>
                  </w:rPr>
                </w:rPrChange>
              </w:rPr>
            </w:r>
          </w:ins>
          <w:r w:rsidRPr="00F75055">
            <w:rPr>
              <w:rFonts w:ascii="Times New Roman" w:hAnsi="Times New Roman" w:cs="Times New Roman"/>
              <w:i w:val="0"/>
              <w:noProof/>
              <w:webHidden/>
              <w:rPrChange w:id="788" w:author="Regina Casanova" w:date="2018-07-29T19:32:00Z">
                <w:rPr>
                  <w:noProof/>
                  <w:webHidden/>
                </w:rPr>
              </w:rPrChange>
            </w:rPr>
            <w:fldChar w:fldCharType="separate"/>
          </w:r>
          <w:ins w:id="789" w:author="Regina Casanova" w:date="2018-07-29T19:24:00Z">
            <w:r w:rsidRPr="00F75055">
              <w:rPr>
                <w:rFonts w:ascii="Times New Roman" w:hAnsi="Times New Roman" w:cs="Times New Roman"/>
                <w:i w:val="0"/>
                <w:noProof/>
                <w:webHidden/>
                <w:rPrChange w:id="790" w:author="Regina Casanova" w:date="2018-07-29T19:32:00Z">
                  <w:rPr>
                    <w:noProof/>
                    <w:webHidden/>
                  </w:rPr>
                </w:rPrChange>
              </w:rPr>
              <w:t>50</w:t>
            </w:r>
            <w:r w:rsidRPr="00F75055">
              <w:rPr>
                <w:rFonts w:ascii="Times New Roman" w:hAnsi="Times New Roman" w:cs="Times New Roman"/>
                <w:i w:val="0"/>
                <w:noProof/>
                <w:webHidden/>
                <w:rPrChange w:id="791" w:author="Regina Casanova" w:date="2018-07-29T19:32:00Z">
                  <w:rPr>
                    <w:noProof/>
                    <w:webHidden/>
                  </w:rPr>
                </w:rPrChange>
              </w:rPr>
              <w:fldChar w:fldCharType="end"/>
            </w:r>
            <w:r w:rsidRPr="00F75055">
              <w:rPr>
                <w:rStyle w:val="Hipervnculo"/>
                <w:rFonts w:ascii="Times New Roman" w:hAnsi="Times New Roman" w:cs="Times New Roman"/>
                <w:i w:val="0"/>
                <w:noProof/>
                <w:rPrChange w:id="792" w:author="Regina Casanova" w:date="2018-07-29T19:32:00Z">
                  <w:rPr>
                    <w:rStyle w:val="Hipervnculo"/>
                    <w:noProof/>
                  </w:rPr>
                </w:rPrChange>
              </w:rPr>
              <w:fldChar w:fldCharType="end"/>
            </w:r>
          </w:ins>
        </w:p>
        <w:p w14:paraId="1DBB956B" w14:textId="1DC8ACF4" w:rsidR="00CC32E0" w:rsidRPr="00F75055" w:rsidRDefault="00CC32E0" w:rsidP="00CC32E0">
          <w:pPr>
            <w:pStyle w:val="TDC2"/>
            <w:rPr>
              <w:ins w:id="793" w:author="Regina Casanova" w:date="2018-07-29T19:24:00Z"/>
              <w:rFonts w:ascii="Times New Roman" w:eastAsiaTheme="minorEastAsia" w:hAnsi="Times New Roman" w:cs="Times New Roman"/>
              <w:noProof/>
              <w:sz w:val="24"/>
              <w:szCs w:val="24"/>
              <w:lang w:val="es-PE" w:eastAsia="es-PE"/>
              <w:rPrChange w:id="794" w:author="Regina Casanova" w:date="2018-07-29T19:32:00Z">
                <w:rPr>
                  <w:ins w:id="795" w:author="Regina Casanova" w:date="2018-07-29T19:24:00Z"/>
                  <w:rFonts w:eastAsiaTheme="minorEastAsia" w:cstheme="minorBidi"/>
                  <w:noProof/>
                  <w:sz w:val="24"/>
                  <w:szCs w:val="24"/>
                  <w:lang w:val="es-PE" w:eastAsia="es-PE"/>
                </w:rPr>
              </w:rPrChange>
            </w:rPr>
          </w:pPr>
          <w:ins w:id="796" w:author="Regina Casanova" w:date="2018-07-29T19:24:00Z">
            <w:r w:rsidRPr="00F75055">
              <w:rPr>
                <w:rStyle w:val="Hipervnculo"/>
                <w:rFonts w:ascii="Times New Roman" w:hAnsi="Times New Roman" w:cs="Times New Roman"/>
                <w:noProof/>
                <w:rPrChange w:id="797" w:author="Regina Casanova" w:date="2018-07-29T19:32:00Z">
                  <w:rPr>
                    <w:rStyle w:val="Hipervnculo"/>
                    <w:noProof/>
                  </w:rPr>
                </w:rPrChange>
              </w:rPr>
              <w:fldChar w:fldCharType="begin"/>
            </w:r>
            <w:r w:rsidRPr="00F75055">
              <w:rPr>
                <w:rStyle w:val="Hipervnculo"/>
                <w:rFonts w:ascii="Times New Roman" w:hAnsi="Times New Roman" w:cs="Times New Roman"/>
                <w:noProof/>
                <w:rPrChange w:id="798" w:author="Regina Casanova" w:date="2018-07-29T19:32:00Z">
                  <w:rPr>
                    <w:rStyle w:val="Hipervnculo"/>
                    <w:noProof/>
                  </w:rPr>
                </w:rPrChange>
              </w:rPr>
              <w:instrText xml:space="preserve"> </w:instrText>
            </w:r>
            <w:r w:rsidRPr="00F75055">
              <w:rPr>
                <w:rFonts w:ascii="Times New Roman" w:hAnsi="Times New Roman" w:cs="Times New Roman"/>
                <w:noProof/>
                <w:rPrChange w:id="799" w:author="Regina Casanova" w:date="2018-07-29T19:32:00Z">
                  <w:rPr>
                    <w:noProof/>
                  </w:rPr>
                </w:rPrChange>
              </w:rPr>
              <w:instrText>HYPERLINK \l "_Toc520655658"</w:instrText>
            </w:r>
            <w:r w:rsidRPr="00F75055">
              <w:rPr>
                <w:rStyle w:val="Hipervnculo"/>
                <w:rFonts w:ascii="Times New Roman" w:hAnsi="Times New Roman" w:cs="Times New Roman"/>
                <w:noProof/>
                <w:rPrChange w:id="800"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801" w:author="Regina Casanova" w:date="2018-07-29T19:32:00Z">
                  <w:rPr>
                    <w:rStyle w:val="Hipervnculo"/>
                    <w:noProof/>
                  </w:rPr>
                </w:rPrChange>
              </w:rPr>
            </w:r>
            <w:r w:rsidRPr="00F75055">
              <w:rPr>
                <w:rStyle w:val="Hipervnculo"/>
                <w:rFonts w:ascii="Times New Roman" w:hAnsi="Times New Roman" w:cs="Times New Roman"/>
                <w:noProof/>
                <w:rPrChange w:id="802"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803" w:author="Regina Casanova" w:date="2018-07-29T19:32:00Z">
                  <w:rPr>
                    <w:rStyle w:val="Hipervnculo"/>
                    <w:noProof/>
                  </w:rPr>
                </w:rPrChange>
              </w:rPr>
              <w:t>III.</w:t>
            </w:r>
            <w:r w:rsidRPr="00F75055">
              <w:rPr>
                <w:rFonts w:ascii="Times New Roman" w:eastAsiaTheme="minorEastAsia" w:hAnsi="Times New Roman" w:cs="Times New Roman"/>
                <w:noProof/>
                <w:sz w:val="24"/>
                <w:szCs w:val="24"/>
                <w:lang w:val="es-PE" w:eastAsia="es-PE"/>
                <w:rPrChange w:id="80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rPrChange w:id="805" w:author="Regina Casanova" w:date="2018-07-29T19:32:00Z">
                  <w:rPr>
                    <w:rStyle w:val="Hipervnculo"/>
                    <w:noProof/>
                  </w:rPr>
                </w:rPrChange>
              </w:rPr>
              <w:t>Metodología para Sub-Estudio del objetivo específico #3, correspondiente a la Fase de Pruebas</w:t>
            </w:r>
            <w:r w:rsidRPr="00F75055">
              <w:rPr>
                <w:rFonts w:ascii="Times New Roman" w:hAnsi="Times New Roman" w:cs="Times New Roman"/>
                <w:noProof/>
                <w:webHidden/>
                <w:rPrChange w:id="806" w:author="Regina Casanova" w:date="2018-07-29T19:32:00Z">
                  <w:rPr>
                    <w:noProof/>
                    <w:webHidden/>
                  </w:rPr>
                </w:rPrChange>
              </w:rPr>
              <w:tab/>
            </w:r>
            <w:r w:rsidRPr="00F75055">
              <w:rPr>
                <w:rFonts w:ascii="Times New Roman" w:hAnsi="Times New Roman" w:cs="Times New Roman"/>
                <w:noProof/>
                <w:webHidden/>
                <w:rPrChange w:id="807" w:author="Regina Casanova" w:date="2018-07-29T19:32:00Z">
                  <w:rPr>
                    <w:noProof/>
                    <w:webHidden/>
                  </w:rPr>
                </w:rPrChange>
              </w:rPr>
              <w:fldChar w:fldCharType="begin"/>
            </w:r>
            <w:r w:rsidRPr="00F75055">
              <w:rPr>
                <w:rFonts w:ascii="Times New Roman" w:hAnsi="Times New Roman" w:cs="Times New Roman"/>
                <w:noProof/>
                <w:webHidden/>
                <w:rPrChange w:id="808" w:author="Regina Casanova" w:date="2018-07-29T19:32:00Z">
                  <w:rPr>
                    <w:noProof/>
                    <w:webHidden/>
                  </w:rPr>
                </w:rPrChange>
              </w:rPr>
              <w:instrText xml:space="preserve"> PAGEREF _Toc520655658 \h </w:instrText>
            </w:r>
            <w:r w:rsidRPr="00F75055">
              <w:rPr>
                <w:rFonts w:ascii="Times New Roman" w:hAnsi="Times New Roman" w:cs="Times New Roman"/>
                <w:noProof/>
                <w:webHidden/>
                <w:rPrChange w:id="809" w:author="Regina Casanova" w:date="2018-07-29T19:32:00Z">
                  <w:rPr>
                    <w:noProof/>
                    <w:webHidden/>
                  </w:rPr>
                </w:rPrChange>
              </w:rPr>
            </w:r>
          </w:ins>
          <w:r w:rsidRPr="00F75055">
            <w:rPr>
              <w:rFonts w:ascii="Times New Roman" w:hAnsi="Times New Roman" w:cs="Times New Roman"/>
              <w:noProof/>
              <w:webHidden/>
              <w:rPrChange w:id="810" w:author="Regina Casanova" w:date="2018-07-29T19:32:00Z">
                <w:rPr>
                  <w:noProof/>
                  <w:webHidden/>
                </w:rPr>
              </w:rPrChange>
            </w:rPr>
            <w:fldChar w:fldCharType="separate"/>
          </w:r>
          <w:ins w:id="811" w:author="Regina Casanova" w:date="2018-07-29T19:24:00Z">
            <w:r w:rsidRPr="00F75055">
              <w:rPr>
                <w:rFonts w:ascii="Times New Roman" w:hAnsi="Times New Roman" w:cs="Times New Roman"/>
                <w:noProof/>
                <w:webHidden/>
                <w:rPrChange w:id="812" w:author="Regina Casanova" w:date="2018-07-29T19:32:00Z">
                  <w:rPr>
                    <w:noProof/>
                    <w:webHidden/>
                  </w:rPr>
                </w:rPrChange>
              </w:rPr>
              <w:t>51</w:t>
            </w:r>
            <w:r w:rsidRPr="00F75055">
              <w:rPr>
                <w:rFonts w:ascii="Times New Roman" w:hAnsi="Times New Roman" w:cs="Times New Roman"/>
                <w:noProof/>
                <w:webHidden/>
                <w:rPrChange w:id="813" w:author="Regina Casanova" w:date="2018-07-29T19:32:00Z">
                  <w:rPr>
                    <w:noProof/>
                    <w:webHidden/>
                  </w:rPr>
                </w:rPrChange>
              </w:rPr>
              <w:fldChar w:fldCharType="end"/>
            </w:r>
            <w:r w:rsidRPr="00F75055">
              <w:rPr>
                <w:rStyle w:val="Hipervnculo"/>
                <w:rFonts w:ascii="Times New Roman" w:hAnsi="Times New Roman" w:cs="Times New Roman"/>
                <w:noProof/>
                <w:rPrChange w:id="814" w:author="Regina Casanova" w:date="2018-07-29T19:32:00Z">
                  <w:rPr>
                    <w:rStyle w:val="Hipervnculo"/>
                    <w:noProof/>
                  </w:rPr>
                </w:rPrChange>
              </w:rPr>
              <w:fldChar w:fldCharType="end"/>
            </w:r>
          </w:ins>
        </w:p>
        <w:p w14:paraId="405FF733" w14:textId="506A8279" w:rsidR="00CC32E0" w:rsidRPr="00F75055" w:rsidRDefault="00CC32E0" w:rsidP="00CC32E0">
          <w:pPr>
            <w:pStyle w:val="TDC3"/>
            <w:rPr>
              <w:ins w:id="815" w:author="Regina Casanova" w:date="2018-07-29T19:24:00Z"/>
              <w:rFonts w:ascii="Times New Roman" w:eastAsiaTheme="minorEastAsia" w:hAnsi="Times New Roman" w:cs="Times New Roman"/>
              <w:i w:val="0"/>
              <w:noProof/>
              <w:sz w:val="24"/>
              <w:szCs w:val="24"/>
              <w:lang w:val="es-PE" w:eastAsia="es-PE"/>
              <w:rPrChange w:id="816" w:author="Regina Casanova" w:date="2018-07-29T19:32:00Z">
                <w:rPr>
                  <w:ins w:id="817" w:author="Regina Casanova" w:date="2018-07-29T19:24:00Z"/>
                  <w:rFonts w:eastAsiaTheme="minorEastAsia" w:cstheme="minorBidi"/>
                  <w:noProof/>
                  <w:sz w:val="24"/>
                  <w:szCs w:val="24"/>
                  <w:lang w:val="es-PE" w:eastAsia="es-PE"/>
                </w:rPr>
              </w:rPrChange>
            </w:rPr>
          </w:pPr>
          <w:ins w:id="818" w:author="Regina Casanova" w:date="2018-07-29T19:24:00Z">
            <w:r w:rsidRPr="00F75055">
              <w:rPr>
                <w:rStyle w:val="Hipervnculo"/>
                <w:rFonts w:ascii="Times New Roman" w:hAnsi="Times New Roman" w:cs="Times New Roman"/>
                <w:i w:val="0"/>
                <w:noProof/>
                <w:rPrChange w:id="819"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820" w:author="Regina Casanova" w:date="2018-07-29T19:32:00Z">
                  <w:rPr>
                    <w:rStyle w:val="Hipervnculo"/>
                    <w:noProof/>
                  </w:rPr>
                </w:rPrChange>
              </w:rPr>
              <w:instrText xml:space="preserve"> </w:instrText>
            </w:r>
            <w:r w:rsidRPr="00F75055">
              <w:rPr>
                <w:rFonts w:ascii="Times New Roman" w:hAnsi="Times New Roman" w:cs="Times New Roman"/>
                <w:i w:val="0"/>
                <w:noProof/>
                <w:rPrChange w:id="821" w:author="Regina Casanova" w:date="2018-07-29T19:32:00Z">
                  <w:rPr>
                    <w:noProof/>
                  </w:rPr>
                </w:rPrChange>
              </w:rPr>
              <w:instrText>HYPERLINK \l "_Toc520655659"</w:instrText>
            </w:r>
            <w:r w:rsidRPr="00F75055">
              <w:rPr>
                <w:rStyle w:val="Hipervnculo"/>
                <w:rFonts w:ascii="Times New Roman" w:hAnsi="Times New Roman" w:cs="Times New Roman"/>
                <w:i w:val="0"/>
                <w:noProof/>
                <w:rPrChange w:id="822"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823" w:author="Regina Casanova" w:date="2018-07-29T19:32:00Z">
                  <w:rPr>
                    <w:rStyle w:val="Hipervnculo"/>
                    <w:noProof/>
                  </w:rPr>
                </w:rPrChange>
              </w:rPr>
            </w:r>
            <w:r w:rsidRPr="00F75055">
              <w:rPr>
                <w:rStyle w:val="Hipervnculo"/>
                <w:rFonts w:ascii="Times New Roman" w:hAnsi="Times New Roman" w:cs="Times New Roman"/>
                <w:i w:val="0"/>
                <w:noProof/>
                <w:rPrChange w:id="824"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825" w:author="Regina Casanova" w:date="2018-07-29T19:32:00Z">
                  <w:rPr>
                    <w:rStyle w:val="Hipervnculo"/>
                    <w:noProof/>
                  </w:rPr>
                </w:rPrChange>
              </w:rPr>
              <w:t>1.</w:t>
            </w:r>
            <w:r w:rsidRPr="00F75055">
              <w:rPr>
                <w:rFonts w:ascii="Times New Roman" w:eastAsiaTheme="minorEastAsia" w:hAnsi="Times New Roman" w:cs="Times New Roman"/>
                <w:i w:val="0"/>
                <w:noProof/>
                <w:sz w:val="24"/>
                <w:szCs w:val="24"/>
                <w:lang w:val="es-PE" w:eastAsia="es-PE"/>
                <w:rPrChange w:id="82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827" w:author="Regina Casanova" w:date="2018-07-29T19:32:00Z">
                  <w:rPr>
                    <w:rStyle w:val="Hipervnculo"/>
                    <w:noProof/>
                  </w:rPr>
                </w:rPrChange>
              </w:rPr>
              <w:t>Diseño del estudio</w:t>
            </w:r>
            <w:r w:rsidRPr="00F75055">
              <w:rPr>
                <w:rFonts w:ascii="Times New Roman" w:hAnsi="Times New Roman" w:cs="Times New Roman"/>
                <w:i w:val="0"/>
                <w:noProof/>
                <w:webHidden/>
                <w:rPrChange w:id="828" w:author="Regina Casanova" w:date="2018-07-29T19:32:00Z">
                  <w:rPr>
                    <w:noProof/>
                    <w:webHidden/>
                  </w:rPr>
                </w:rPrChange>
              </w:rPr>
              <w:tab/>
            </w:r>
            <w:r w:rsidRPr="00F75055">
              <w:rPr>
                <w:rFonts w:ascii="Times New Roman" w:hAnsi="Times New Roman" w:cs="Times New Roman"/>
                <w:i w:val="0"/>
                <w:noProof/>
                <w:webHidden/>
                <w:rPrChange w:id="829" w:author="Regina Casanova" w:date="2018-07-29T19:32:00Z">
                  <w:rPr>
                    <w:noProof/>
                    <w:webHidden/>
                  </w:rPr>
                </w:rPrChange>
              </w:rPr>
              <w:fldChar w:fldCharType="begin"/>
            </w:r>
            <w:r w:rsidRPr="00F75055">
              <w:rPr>
                <w:rFonts w:ascii="Times New Roman" w:hAnsi="Times New Roman" w:cs="Times New Roman"/>
                <w:i w:val="0"/>
                <w:noProof/>
                <w:webHidden/>
                <w:rPrChange w:id="830" w:author="Regina Casanova" w:date="2018-07-29T19:32:00Z">
                  <w:rPr>
                    <w:noProof/>
                    <w:webHidden/>
                  </w:rPr>
                </w:rPrChange>
              </w:rPr>
              <w:instrText xml:space="preserve"> PAGEREF _Toc520655659 \h </w:instrText>
            </w:r>
            <w:r w:rsidRPr="00F75055">
              <w:rPr>
                <w:rFonts w:ascii="Times New Roman" w:hAnsi="Times New Roman" w:cs="Times New Roman"/>
                <w:i w:val="0"/>
                <w:noProof/>
                <w:webHidden/>
                <w:rPrChange w:id="831" w:author="Regina Casanova" w:date="2018-07-29T19:32:00Z">
                  <w:rPr>
                    <w:noProof/>
                    <w:webHidden/>
                  </w:rPr>
                </w:rPrChange>
              </w:rPr>
            </w:r>
          </w:ins>
          <w:r w:rsidRPr="00F75055">
            <w:rPr>
              <w:rFonts w:ascii="Times New Roman" w:hAnsi="Times New Roman" w:cs="Times New Roman"/>
              <w:i w:val="0"/>
              <w:noProof/>
              <w:webHidden/>
              <w:rPrChange w:id="832" w:author="Regina Casanova" w:date="2018-07-29T19:32:00Z">
                <w:rPr>
                  <w:noProof/>
                  <w:webHidden/>
                </w:rPr>
              </w:rPrChange>
            </w:rPr>
            <w:fldChar w:fldCharType="separate"/>
          </w:r>
          <w:ins w:id="833" w:author="Regina Casanova" w:date="2018-07-29T19:24:00Z">
            <w:r w:rsidRPr="00F75055">
              <w:rPr>
                <w:rFonts w:ascii="Times New Roman" w:hAnsi="Times New Roman" w:cs="Times New Roman"/>
                <w:i w:val="0"/>
                <w:noProof/>
                <w:webHidden/>
                <w:rPrChange w:id="834" w:author="Regina Casanova" w:date="2018-07-29T19:32:00Z">
                  <w:rPr>
                    <w:noProof/>
                    <w:webHidden/>
                  </w:rPr>
                </w:rPrChange>
              </w:rPr>
              <w:t>51</w:t>
            </w:r>
            <w:r w:rsidRPr="00F75055">
              <w:rPr>
                <w:rFonts w:ascii="Times New Roman" w:hAnsi="Times New Roman" w:cs="Times New Roman"/>
                <w:i w:val="0"/>
                <w:noProof/>
                <w:webHidden/>
                <w:rPrChange w:id="835" w:author="Regina Casanova" w:date="2018-07-29T19:32:00Z">
                  <w:rPr>
                    <w:noProof/>
                    <w:webHidden/>
                  </w:rPr>
                </w:rPrChange>
              </w:rPr>
              <w:fldChar w:fldCharType="end"/>
            </w:r>
            <w:r w:rsidRPr="00F75055">
              <w:rPr>
                <w:rStyle w:val="Hipervnculo"/>
                <w:rFonts w:ascii="Times New Roman" w:hAnsi="Times New Roman" w:cs="Times New Roman"/>
                <w:i w:val="0"/>
                <w:noProof/>
                <w:rPrChange w:id="836" w:author="Regina Casanova" w:date="2018-07-29T19:32:00Z">
                  <w:rPr>
                    <w:rStyle w:val="Hipervnculo"/>
                    <w:noProof/>
                  </w:rPr>
                </w:rPrChange>
              </w:rPr>
              <w:fldChar w:fldCharType="end"/>
            </w:r>
          </w:ins>
        </w:p>
        <w:p w14:paraId="3C9B2463" w14:textId="4B848BCF" w:rsidR="00CC32E0" w:rsidRPr="00F75055" w:rsidRDefault="00CC32E0" w:rsidP="00CC32E0">
          <w:pPr>
            <w:pStyle w:val="TDC3"/>
            <w:rPr>
              <w:ins w:id="837" w:author="Regina Casanova" w:date="2018-07-29T19:24:00Z"/>
              <w:rFonts w:ascii="Times New Roman" w:eastAsiaTheme="minorEastAsia" w:hAnsi="Times New Roman" w:cs="Times New Roman"/>
              <w:i w:val="0"/>
              <w:noProof/>
              <w:sz w:val="24"/>
              <w:szCs w:val="24"/>
              <w:lang w:val="es-PE" w:eastAsia="es-PE"/>
              <w:rPrChange w:id="838" w:author="Regina Casanova" w:date="2018-07-29T19:32:00Z">
                <w:rPr>
                  <w:ins w:id="839" w:author="Regina Casanova" w:date="2018-07-29T19:24:00Z"/>
                  <w:rFonts w:eastAsiaTheme="minorEastAsia" w:cstheme="minorBidi"/>
                  <w:noProof/>
                  <w:sz w:val="24"/>
                  <w:szCs w:val="24"/>
                  <w:lang w:val="es-PE" w:eastAsia="es-PE"/>
                </w:rPr>
              </w:rPrChange>
            </w:rPr>
          </w:pPr>
          <w:ins w:id="840" w:author="Regina Casanova" w:date="2018-07-29T19:24:00Z">
            <w:r w:rsidRPr="00F75055">
              <w:rPr>
                <w:rStyle w:val="Hipervnculo"/>
                <w:rFonts w:ascii="Times New Roman" w:hAnsi="Times New Roman" w:cs="Times New Roman"/>
                <w:i w:val="0"/>
                <w:noProof/>
                <w:rPrChange w:id="84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842" w:author="Regina Casanova" w:date="2018-07-29T19:32:00Z">
                  <w:rPr>
                    <w:rStyle w:val="Hipervnculo"/>
                    <w:noProof/>
                  </w:rPr>
                </w:rPrChange>
              </w:rPr>
              <w:instrText xml:space="preserve"> </w:instrText>
            </w:r>
            <w:r w:rsidRPr="00F75055">
              <w:rPr>
                <w:rFonts w:ascii="Times New Roman" w:hAnsi="Times New Roman" w:cs="Times New Roman"/>
                <w:i w:val="0"/>
                <w:noProof/>
                <w:rPrChange w:id="843" w:author="Regina Casanova" w:date="2018-07-29T19:32:00Z">
                  <w:rPr>
                    <w:noProof/>
                  </w:rPr>
                </w:rPrChange>
              </w:rPr>
              <w:instrText>HYPERLINK \l "_Toc520655660"</w:instrText>
            </w:r>
            <w:r w:rsidRPr="00F75055">
              <w:rPr>
                <w:rStyle w:val="Hipervnculo"/>
                <w:rFonts w:ascii="Times New Roman" w:hAnsi="Times New Roman" w:cs="Times New Roman"/>
                <w:i w:val="0"/>
                <w:noProof/>
                <w:rPrChange w:id="84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845" w:author="Regina Casanova" w:date="2018-07-29T19:32:00Z">
                  <w:rPr>
                    <w:rStyle w:val="Hipervnculo"/>
                    <w:noProof/>
                  </w:rPr>
                </w:rPrChange>
              </w:rPr>
            </w:r>
            <w:r w:rsidRPr="00F75055">
              <w:rPr>
                <w:rStyle w:val="Hipervnculo"/>
                <w:rFonts w:ascii="Times New Roman" w:hAnsi="Times New Roman" w:cs="Times New Roman"/>
                <w:i w:val="0"/>
                <w:noProof/>
                <w:rPrChange w:id="846"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847" w:author="Regina Casanova" w:date="2018-07-29T19:32:00Z">
                  <w:rPr>
                    <w:rStyle w:val="Hipervnculo"/>
                    <w:noProof/>
                  </w:rPr>
                </w:rPrChange>
              </w:rPr>
              <w:t>2.</w:t>
            </w:r>
            <w:r w:rsidRPr="00F75055">
              <w:rPr>
                <w:rFonts w:ascii="Times New Roman" w:eastAsiaTheme="minorEastAsia" w:hAnsi="Times New Roman" w:cs="Times New Roman"/>
                <w:i w:val="0"/>
                <w:noProof/>
                <w:sz w:val="24"/>
                <w:szCs w:val="24"/>
                <w:lang w:val="es-PE" w:eastAsia="es-PE"/>
                <w:rPrChange w:id="84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849" w:author="Regina Casanova" w:date="2018-07-29T19:32:00Z">
                  <w:rPr>
                    <w:rStyle w:val="Hipervnculo"/>
                    <w:noProof/>
                  </w:rPr>
                </w:rPrChange>
              </w:rPr>
              <w:t>Población</w:t>
            </w:r>
            <w:r w:rsidRPr="00F75055">
              <w:rPr>
                <w:rFonts w:ascii="Times New Roman" w:hAnsi="Times New Roman" w:cs="Times New Roman"/>
                <w:i w:val="0"/>
                <w:noProof/>
                <w:webHidden/>
                <w:rPrChange w:id="850" w:author="Regina Casanova" w:date="2018-07-29T19:32:00Z">
                  <w:rPr>
                    <w:noProof/>
                    <w:webHidden/>
                  </w:rPr>
                </w:rPrChange>
              </w:rPr>
              <w:tab/>
            </w:r>
            <w:r w:rsidRPr="00F75055">
              <w:rPr>
                <w:rFonts w:ascii="Times New Roman" w:hAnsi="Times New Roman" w:cs="Times New Roman"/>
                <w:i w:val="0"/>
                <w:noProof/>
                <w:webHidden/>
                <w:rPrChange w:id="851" w:author="Regina Casanova" w:date="2018-07-29T19:32:00Z">
                  <w:rPr>
                    <w:noProof/>
                    <w:webHidden/>
                  </w:rPr>
                </w:rPrChange>
              </w:rPr>
              <w:fldChar w:fldCharType="begin"/>
            </w:r>
            <w:r w:rsidRPr="00F75055">
              <w:rPr>
                <w:rFonts w:ascii="Times New Roman" w:hAnsi="Times New Roman" w:cs="Times New Roman"/>
                <w:i w:val="0"/>
                <w:noProof/>
                <w:webHidden/>
                <w:rPrChange w:id="852" w:author="Regina Casanova" w:date="2018-07-29T19:32:00Z">
                  <w:rPr>
                    <w:noProof/>
                    <w:webHidden/>
                  </w:rPr>
                </w:rPrChange>
              </w:rPr>
              <w:instrText xml:space="preserve"> PAGEREF _Toc520655660 \h </w:instrText>
            </w:r>
            <w:r w:rsidRPr="00F75055">
              <w:rPr>
                <w:rFonts w:ascii="Times New Roman" w:hAnsi="Times New Roman" w:cs="Times New Roman"/>
                <w:i w:val="0"/>
                <w:noProof/>
                <w:webHidden/>
                <w:rPrChange w:id="853" w:author="Regina Casanova" w:date="2018-07-29T19:32:00Z">
                  <w:rPr>
                    <w:noProof/>
                    <w:webHidden/>
                  </w:rPr>
                </w:rPrChange>
              </w:rPr>
            </w:r>
          </w:ins>
          <w:r w:rsidRPr="00F75055">
            <w:rPr>
              <w:rFonts w:ascii="Times New Roman" w:hAnsi="Times New Roman" w:cs="Times New Roman"/>
              <w:i w:val="0"/>
              <w:noProof/>
              <w:webHidden/>
              <w:rPrChange w:id="854" w:author="Regina Casanova" w:date="2018-07-29T19:32:00Z">
                <w:rPr>
                  <w:noProof/>
                  <w:webHidden/>
                </w:rPr>
              </w:rPrChange>
            </w:rPr>
            <w:fldChar w:fldCharType="separate"/>
          </w:r>
          <w:ins w:id="855" w:author="Regina Casanova" w:date="2018-07-29T19:24:00Z">
            <w:r w:rsidRPr="00F75055">
              <w:rPr>
                <w:rFonts w:ascii="Times New Roman" w:hAnsi="Times New Roman" w:cs="Times New Roman"/>
                <w:i w:val="0"/>
                <w:noProof/>
                <w:webHidden/>
                <w:rPrChange w:id="856" w:author="Regina Casanova" w:date="2018-07-29T19:32:00Z">
                  <w:rPr>
                    <w:noProof/>
                    <w:webHidden/>
                  </w:rPr>
                </w:rPrChange>
              </w:rPr>
              <w:t>51</w:t>
            </w:r>
            <w:r w:rsidRPr="00F75055">
              <w:rPr>
                <w:rFonts w:ascii="Times New Roman" w:hAnsi="Times New Roman" w:cs="Times New Roman"/>
                <w:i w:val="0"/>
                <w:noProof/>
                <w:webHidden/>
                <w:rPrChange w:id="857" w:author="Regina Casanova" w:date="2018-07-29T19:32:00Z">
                  <w:rPr>
                    <w:noProof/>
                    <w:webHidden/>
                  </w:rPr>
                </w:rPrChange>
              </w:rPr>
              <w:fldChar w:fldCharType="end"/>
            </w:r>
            <w:r w:rsidRPr="00F75055">
              <w:rPr>
                <w:rStyle w:val="Hipervnculo"/>
                <w:rFonts w:ascii="Times New Roman" w:hAnsi="Times New Roman" w:cs="Times New Roman"/>
                <w:i w:val="0"/>
                <w:noProof/>
                <w:rPrChange w:id="858" w:author="Regina Casanova" w:date="2018-07-29T19:32:00Z">
                  <w:rPr>
                    <w:rStyle w:val="Hipervnculo"/>
                    <w:noProof/>
                  </w:rPr>
                </w:rPrChange>
              </w:rPr>
              <w:fldChar w:fldCharType="end"/>
            </w:r>
          </w:ins>
        </w:p>
        <w:p w14:paraId="26CFC109" w14:textId="0E2B2AD2" w:rsidR="00CC32E0" w:rsidRPr="00F75055" w:rsidRDefault="00CC32E0" w:rsidP="00CC32E0">
          <w:pPr>
            <w:pStyle w:val="TDC3"/>
            <w:rPr>
              <w:ins w:id="859" w:author="Regina Casanova" w:date="2018-07-29T19:24:00Z"/>
              <w:rFonts w:ascii="Times New Roman" w:eastAsiaTheme="minorEastAsia" w:hAnsi="Times New Roman" w:cs="Times New Roman"/>
              <w:i w:val="0"/>
              <w:noProof/>
              <w:sz w:val="24"/>
              <w:szCs w:val="24"/>
              <w:lang w:val="es-PE" w:eastAsia="es-PE"/>
              <w:rPrChange w:id="860" w:author="Regina Casanova" w:date="2018-07-29T19:32:00Z">
                <w:rPr>
                  <w:ins w:id="861" w:author="Regina Casanova" w:date="2018-07-29T19:24:00Z"/>
                  <w:rFonts w:eastAsiaTheme="minorEastAsia" w:cstheme="minorBidi"/>
                  <w:noProof/>
                  <w:sz w:val="24"/>
                  <w:szCs w:val="24"/>
                  <w:lang w:val="es-PE" w:eastAsia="es-PE"/>
                </w:rPr>
              </w:rPrChange>
            </w:rPr>
          </w:pPr>
          <w:ins w:id="862" w:author="Regina Casanova" w:date="2018-07-29T19:24:00Z">
            <w:r w:rsidRPr="00F75055">
              <w:rPr>
                <w:rStyle w:val="Hipervnculo"/>
                <w:rFonts w:ascii="Times New Roman" w:hAnsi="Times New Roman" w:cs="Times New Roman"/>
                <w:i w:val="0"/>
                <w:noProof/>
                <w:rPrChange w:id="863"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864" w:author="Regina Casanova" w:date="2018-07-29T19:32:00Z">
                  <w:rPr>
                    <w:rStyle w:val="Hipervnculo"/>
                    <w:noProof/>
                  </w:rPr>
                </w:rPrChange>
              </w:rPr>
              <w:instrText xml:space="preserve"> </w:instrText>
            </w:r>
            <w:r w:rsidRPr="00F75055">
              <w:rPr>
                <w:rFonts w:ascii="Times New Roman" w:hAnsi="Times New Roman" w:cs="Times New Roman"/>
                <w:i w:val="0"/>
                <w:noProof/>
                <w:rPrChange w:id="865" w:author="Regina Casanova" w:date="2018-07-29T19:32:00Z">
                  <w:rPr>
                    <w:noProof/>
                  </w:rPr>
                </w:rPrChange>
              </w:rPr>
              <w:instrText>HYPERLINK \l "_Toc520655661"</w:instrText>
            </w:r>
            <w:r w:rsidRPr="00F75055">
              <w:rPr>
                <w:rStyle w:val="Hipervnculo"/>
                <w:rFonts w:ascii="Times New Roman" w:hAnsi="Times New Roman" w:cs="Times New Roman"/>
                <w:i w:val="0"/>
                <w:noProof/>
                <w:rPrChange w:id="86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867" w:author="Regina Casanova" w:date="2018-07-29T19:32:00Z">
                  <w:rPr>
                    <w:rStyle w:val="Hipervnculo"/>
                    <w:noProof/>
                  </w:rPr>
                </w:rPrChange>
              </w:rPr>
            </w:r>
            <w:r w:rsidRPr="00F75055">
              <w:rPr>
                <w:rStyle w:val="Hipervnculo"/>
                <w:rFonts w:ascii="Times New Roman" w:hAnsi="Times New Roman" w:cs="Times New Roman"/>
                <w:i w:val="0"/>
                <w:noProof/>
                <w:rPrChange w:id="868"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869" w:author="Regina Casanova" w:date="2018-07-29T19:32:00Z">
                  <w:rPr>
                    <w:rStyle w:val="Hipervnculo"/>
                    <w:noProof/>
                  </w:rPr>
                </w:rPrChange>
              </w:rPr>
              <w:t>3.</w:t>
            </w:r>
            <w:r w:rsidRPr="00F75055">
              <w:rPr>
                <w:rFonts w:ascii="Times New Roman" w:eastAsiaTheme="minorEastAsia" w:hAnsi="Times New Roman" w:cs="Times New Roman"/>
                <w:i w:val="0"/>
                <w:noProof/>
                <w:sz w:val="24"/>
                <w:szCs w:val="24"/>
                <w:lang w:val="es-PE" w:eastAsia="es-PE"/>
                <w:rPrChange w:id="87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871" w:author="Regina Casanova" w:date="2018-07-29T19:32:00Z">
                  <w:rPr>
                    <w:rStyle w:val="Hipervnculo"/>
                    <w:noProof/>
                  </w:rPr>
                </w:rPrChange>
              </w:rPr>
              <w:t>Muestra</w:t>
            </w:r>
            <w:r w:rsidRPr="00F75055">
              <w:rPr>
                <w:rFonts w:ascii="Times New Roman" w:hAnsi="Times New Roman" w:cs="Times New Roman"/>
                <w:i w:val="0"/>
                <w:noProof/>
                <w:webHidden/>
                <w:rPrChange w:id="872" w:author="Regina Casanova" w:date="2018-07-29T19:32:00Z">
                  <w:rPr>
                    <w:noProof/>
                    <w:webHidden/>
                  </w:rPr>
                </w:rPrChange>
              </w:rPr>
              <w:tab/>
            </w:r>
            <w:r w:rsidRPr="00F75055">
              <w:rPr>
                <w:rFonts w:ascii="Times New Roman" w:hAnsi="Times New Roman" w:cs="Times New Roman"/>
                <w:i w:val="0"/>
                <w:noProof/>
                <w:webHidden/>
                <w:rPrChange w:id="873" w:author="Regina Casanova" w:date="2018-07-29T19:32:00Z">
                  <w:rPr>
                    <w:noProof/>
                    <w:webHidden/>
                  </w:rPr>
                </w:rPrChange>
              </w:rPr>
              <w:fldChar w:fldCharType="begin"/>
            </w:r>
            <w:r w:rsidRPr="00F75055">
              <w:rPr>
                <w:rFonts w:ascii="Times New Roman" w:hAnsi="Times New Roman" w:cs="Times New Roman"/>
                <w:i w:val="0"/>
                <w:noProof/>
                <w:webHidden/>
                <w:rPrChange w:id="874" w:author="Regina Casanova" w:date="2018-07-29T19:32:00Z">
                  <w:rPr>
                    <w:noProof/>
                    <w:webHidden/>
                  </w:rPr>
                </w:rPrChange>
              </w:rPr>
              <w:instrText xml:space="preserve"> PAGEREF _Toc520655661 \h </w:instrText>
            </w:r>
            <w:r w:rsidRPr="00F75055">
              <w:rPr>
                <w:rFonts w:ascii="Times New Roman" w:hAnsi="Times New Roman" w:cs="Times New Roman"/>
                <w:i w:val="0"/>
                <w:noProof/>
                <w:webHidden/>
                <w:rPrChange w:id="875" w:author="Regina Casanova" w:date="2018-07-29T19:32:00Z">
                  <w:rPr>
                    <w:noProof/>
                    <w:webHidden/>
                  </w:rPr>
                </w:rPrChange>
              </w:rPr>
            </w:r>
          </w:ins>
          <w:r w:rsidRPr="00F75055">
            <w:rPr>
              <w:rFonts w:ascii="Times New Roman" w:hAnsi="Times New Roman" w:cs="Times New Roman"/>
              <w:i w:val="0"/>
              <w:noProof/>
              <w:webHidden/>
              <w:rPrChange w:id="876" w:author="Regina Casanova" w:date="2018-07-29T19:32:00Z">
                <w:rPr>
                  <w:noProof/>
                  <w:webHidden/>
                </w:rPr>
              </w:rPrChange>
            </w:rPr>
            <w:fldChar w:fldCharType="separate"/>
          </w:r>
          <w:ins w:id="877" w:author="Regina Casanova" w:date="2018-07-29T19:24:00Z">
            <w:r w:rsidRPr="00F75055">
              <w:rPr>
                <w:rFonts w:ascii="Times New Roman" w:hAnsi="Times New Roman" w:cs="Times New Roman"/>
                <w:i w:val="0"/>
                <w:noProof/>
                <w:webHidden/>
                <w:rPrChange w:id="878" w:author="Regina Casanova" w:date="2018-07-29T19:32:00Z">
                  <w:rPr>
                    <w:noProof/>
                    <w:webHidden/>
                  </w:rPr>
                </w:rPrChange>
              </w:rPr>
              <w:t>52</w:t>
            </w:r>
            <w:r w:rsidRPr="00F75055">
              <w:rPr>
                <w:rFonts w:ascii="Times New Roman" w:hAnsi="Times New Roman" w:cs="Times New Roman"/>
                <w:i w:val="0"/>
                <w:noProof/>
                <w:webHidden/>
                <w:rPrChange w:id="879" w:author="Regina Casanova" w:date="2018-07-29T19:32:00Z">
                  <w:rPr>
                    <w:noProof/>
                    <w:webHidden/>
                  </w:rPr>
                </w:rPrChange>
              </w:rPr>
              <w:fldChar w:fldCharType="end"/>
            </w:r>
            <w:r w:rsidRPr="00F75055">
              <w:rPr>
                <w:rStyle w:val="Hipervnculo"/>
                <w:rFonts w:ascii="Times New Roman" w:hAnsi="Times New Roman" w:cs="Times New Roman"/>
                <w:i w:val="0"/>
                <w:noProof/>
                <w:rPrChange w:id="880" w:author="Regina Casanova" w:date="2018-07-29T19:32:00Z">
                  <w:rPr>
                    <w:rStyle w:val="Hipervnculo"/>
                    <w:noProof/>
                  </w:rPr>
                </w:rPrChange>
              </w:rPr>
              <w:fldChar w:fldCharType="end"/>
            </w:r>
          </w:ins>
        </w:p>
        <w:p w14:paraId="0B2D2C4C" w14:textId="41F37B6D" w:rsidR="00CC32E0" w:rsidRPr="00F75055" w:rsidRDefault="00CC32E0" w:rsidP="00CC32E0">
          <w:pPr>
            <w:pStyle w:val="TDC3"/>
            <w:rPr>
              <w:ins w:id="881" w:author="Regina Casanova" w:date="2018-07-29T19:24:00Z"/>
              <w:rFonts w:ascii="Times New Roman" w:eastAsiaTheme="minorEastAsia" w:hAnsi="Times New Roman" w:cs="Times New Roman"/>
              <w:i w:val="0"/>
              <w:noProof/>
              <w:sz w:val="24"/>
              <w:szCs w:val="24"/>
              <w:lang w:val="es-PE" w:eastAsia="es-PE"/>
              <w:rPrChange w:id="882" w:author="Regina Casanova" w:date="2018-07-29T19:32:00Z">
                <w:rPr>
                  <w:ins w:id="883" w:author="Regina Casanova" w:date="2018-07-29T19:24:00Z"/>
                  <w:rFonts w:eastAsiaTheme="minorEastAsia" w:cstheme="minorBidi"/>
                  <w:noProof/>
                  <w:sz w:val="24"/>
                  <w:szCs w:val="24"/>
                  <w:lang w:val="es-PE" w:eastAsia="es-PE"/>
                </w:rPr>
              </w:rPrChange>
            </w:rPr>
          </w:pPr>
          <w:ins w:id="884" w:author="Regina Casanova" w:date="2018-07-29T19:24:00Z">
            <w:r w:rsidRPr="00F75055">
              <w:rPr>
                <w:rStyle w:val="Hipervnculo"/>
                <w:rFonts w:ascii="Times New Roman" w:hAnsi="Times New Roman" w:cs="Times New Roman"/>
                <w:i w:val="0"/>
                <w:noProof/>
                <w:rPrChange w:id="88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886" w:author="Regina Casanova" w:date="2018-07-29T19:32:00Z">
                  <w:rPr>
                    <w:rStyle w:val="Hipervnculo"/>
                    <w:noProof/>
                  </w:rPr>
                </w:rPrChange>
              </w:rPr>
              <w:instrText xml:space="preserve"> </w:instrText>
            </w:r>
            <w:r w:rsidRPr="00F75055">
              <w:rPr>
                <w:rFonts w:ascii="Times New Roman" w:hAnsi="Times New Roman" w:cs="Times New Roman"/>
                <w:i w:val="0"/>
                <w:noProof/>
                <w:rPrChange w:id="887" w:author="Regina Casanova" w:date="2018-07-29T19:32:00Z">
                  <w:rPr>
                    <w:noProof/>
                  </w:rPr>
                </w:rPrChange>
              </w:rPr>
              <w:instrText>HYPERLINK \l "_Toc520655662"</w:instrText>
            </w:r>
            <w:r w:rsidRPr="00F75055">
              <w:rPr>
                <w:rStyle w:val="Hipervnculo"/>
                <w:rFonts w:ascii="Times New Roman" w:hAnsi="Times New Roman" w:cs="Times New Roman"/>
                <w:i w:val="0"/>
                <w:noProof/>
                <w:rPrChange w:id="88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889" w:author="Regina Casanova" w:date="2018-07-29T19:32:00Z">
                  <w:rPr>
                    <w:rStyle w:val="Hipervnculo"/>
                    <w:noProof/>
                  </w:rPr>
                </w:rPrChange>
              </w:rPr>
            </w:r>
            <w:r w:rsidRPr="00F75055">
              <w:rPr>
                <w:rStyle w:val="Hipervnculo"/>
                <w:rFonts w:ascii="Times New Roman" w:hAnsi="Times New Roman" w:cs="Times New Roman"/>
                <w:i w:val="0"/>
                <w:noProof/>
                <w:rPrChange w:id="890"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891" w:author="Regina Casanova" w:date="2018-07-29T19:32:00Z">
                  <w:rPr>
                    <w:rStyle w:val="Hipervnculo"/>
                    <w:noProof/>
                  </w:rPr>
                </w:rPrChange>
              </w:rPr>
              <w:t>4.</w:t>
            </w:r>
            <w:r w:rsidRPr="00F75055">
              <w:rPr>
                <w:rFonts w:ascii="Times New Roman" w:eastAsiaTheme="minorEastAsia" w:hAnsi="Times New Roman" w:cs="Times New Roman"/>
                <w:i w:val="0"/>
                <w:noProof/>
                <w:sz w:val="24"/>
                <w:szCs w:val="24"/>
                <w:lang w:val="es-PE" w:eastAsia="es-PE"/>
                <w:rPrChange w:id="89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893" w:author="Regina Casanova" w:date="2018-07-29T19:32:00Z">
                  <w:rPr>
                    <w:rStyle w:val="Hipervnculo"/>
                    <w:noProof/>
                  </w:rPr>
                </w:rPrChange>
              </w:rPr>
              <w:t>Operacionalización de dimensiones</w:t>
            </w:r>
            <w:r w:rsidRPr="00F75055">
              <w:rPr>
                <w:rFonts w:ascii="Times New Roman" w:hAnsi="Times New Roman" w:cs="Times New Roman"/>
                <w:i w:val="0"/>
                <w:noProof/>
                <w:webHidden/>
                <w:rPrChange w:id="894" w:author="Regina Casanova" w:date="2018-07-29T19:32:00Z">
                  <w:rPr>
                    <w:noProof/>
                    <w:webHidden/>
                  </w:rPr>
                </w:rPrChange>
              </w:rPr>
              <w:tab/>
            </w:r>
            <w:r w:rsidRPr="00F75055">
              <w:rPr>
                <w:rFonts w:ascii="Times New Roman" w:hAnsi="Times New Roman" w:cs="Times New Roman"/>
                <w:i w:val="0"/>
                <w:noProof/>
                <w:webHidden/>
                <w:rPrChange w:id="895" w:author="Regina Casanova" w:date="2018-07-29T19:32:00Z">
                  <w:rPr>
                    <w:noProof/>
                    <w:webHidden/>
                  </w:rPr>
                </w:rPrChange>
              </w:rPr>
              <w:fldChar w:fldCharType="begin"/>
            </w:r>
            <w:r w:rsidRPr="00F75055">
              <w:rPr>
                <w:rFonts w:ascii="Times New Roman" w:hAnsi="Times New Roman" w:cs="Times New Roman"/>
                <w:i w:val="0"/>
                <w:noProof/>
                <w:webHidden/>
                <w:rPrChange w:id="896" w:author="Regina Casanova" w:date="2018-07-29T19:32:00Z">
                  <w:rPr>
                    <w:noProof/>
                    <w:webHidden/>
                  </w:rPr>
                </w:rPrChange>
              </w:rPr>
              <w:instrText xml:space="preserve"> PAGEREF _Toc520655662 \h </w:instrText>
            </w:r>
            <w:r w:rsidRPr="00F75055">
              <w:rPr>
                <w:rFonts w:ascii="Times New Roman" w:hAnsi="Times New Roman" w:cs="Times New Roman"/>
                <w:i w:val="0"/>
                <w:noProof/>
                <w:webHidden/>
                <w:rPrChange w:id="897" w:author="Regina Casanova" w:date="2018-07-29T19:32:00Z">
                  <w:rPr>
                    <w:noProof/>
                    <w:webHidden/>
                  </w:rPr>
                </w:rPrChange>
              </w:rPr>
            </w:r>
          </w:ins>
          <w:r w:rsidRPr="00F75055">
            <w:rPr>
              <w:rFonts w:ascii="Times New Roman" w:hAnsi="Times New Roman" w:cs="Times New Roman"/>
              <w:i w:val="0"/>
              <w:noProof/>
              <w:webHidden/>
              <w:rPrChange w:id="898" w:author="Regina Casanova" w:date="2018-07-29T19:32:00Z">
                <w:rPr>
                  <w:noProof/>
                  <w:webHidden/>
                </w:rPr>
              </w:rPrChange>
            </w:rPr>
            <w:fldChar w:fldCharType="separate"/>
          </w:r>
          <w:ins w:id="899" w:author="Regina Casanova" w:date="2018-07-29T19:24:00Z">
            <w:r w:rsidRPr="00F75055">
              <w:rPr>
                <w:rFonts w:ascii="Times New Roman" w:hAnsi="Times New Roman" w:cs="Times New Roman"/>
                <w:i w:val="0"/>
                <w:noProof/>
                <w:webHidden/>
                <w:rPrChange w:id="900" w:author="Regina Casanova" w:date="2018-07-29T19:32:00Z">
                  <w:rPr>
                    <w:noProof/>
                    <w:webHidden/>
                  </w:rPr>
                </w:rPrChange>
              </w:rPr>
              <w:t>52</w:t>
            </w:r>
            <w:r w:rsidRPr="00F75055">
              <w:rPr>
                <w:rFonts w:ascii="Times New Roman" w:hAnsi="Times New Roman" w:cs="Times New Roman"/>
                <w:i w:val="0"/>
                <w:noProof/>
                <w:webHidden/>
                <w:rPrChange w:id="901" w:author="Regina Casanova" w:date="2018-07-29T19:32:00Z">
                  <w:rPr>
                    <w:noProof/>
                    <w:webHidden/>
                  </w:rPr>
                </w:rPrChange>
              </w:rPr>
              <w:fldChar w:fldCharType="end"/>
            </w:r>
            <w:r w:rsidRPr="00F75055">
              <w:rPr>
                <w:rStyle w:val="Hipervnculo"/>
                <w:rFonts w:ascii="Times New Roman" w:hAnsi="Times New Roman" w:cs="Times New Roman"/>
                <w:i w:val="0"/>
                <w:noProof/>
                <w:rPrChange w:id="902" w:author="Regina Casanova" w:date="2018-07-29T19:32:00Z">
                  <w:rPr>
                    <w:rStyle w:val="Hipervnculo"/>
                    <w:noProof/>
                  </w:rPr>
                </w:rPrChange>
              </w:rPr>
              <w:fldChar w:fldCharType="end"/>
            </w:r>
          </w:ins>
        </w:p>
        <w:p w14:paraId="79F7671E" w14:textId="39D924A9" w:rsidR="00CC32E0" w:rsidRPr="00F75055" w:rsidRDefault="00CC32E0" w:rsidP="00CC32E0">
          <w:pPr>
            <w:pStyle w:val="TDC3"/>
            <w:rPr>
              <w:ins w:id="903" w:author="Regina Casanova" w:date="2018-07-29T19:24:00Z"/>
              <w:rFonts w:ascii="Times New Roman" w:eastAsiaTheme="minorEastAsia" w:hAnsi="Times New Roman" w:cs="Times New Roman"/>
              <w:i w:val="0"/>
              <w:noProof/>
              <w:sz w:val="24"/>
              <w:szCs w:val="24"/>
              <w:lang w:val="es-PE" w:eastAsia="es-PE"/>
              <w:rPrChange w:id="904" w:author="Regina Casanova" w:date="2018-07-29T19:32:00Z">
                <w:rPr>
                  <w:ins w:id="905" w:author="Regina Casanova" w:date="2018-07-29T19:24:00Z"/>
                  <w:rFonts w:eastAsiaTheme="minorEastAsia" w:cstheme="minorBidi"/>
                  <w:noProof/>
                  <w:sz w:val="24"/>
                  <w:szCs w:val="24"/>
                  <w:lang w:val="es-PE" w:eastAsia="es-PE"/>
                </w:rPr>
              </w:rPrChange>
            </w:rPr>
            <w:pPrChange w:id="906" w:author="Regina Casanova" w:date="2018-07-29T19:29:00Z">
              <w:pPr>
                <w:pStyle w:val="TDC2"/>
                <w:ind w:left="0"/>
              </w:pPr>
            </w:pPrChange>
          </w:pPr>
          <w:ins w:id="907" w:author="Regina Casanova" w:date="2018-07-29T19:24:00Z">
            <w:r w:rsidRPr="00F75055">
              <w:rPr>
                <w:rStyle w:val="Hipervnculo"/>
                <w:rFonts w:ascii="Times New Roman" w:hAnsi="Times New Roman" w:cs="Times New Roman"/>
                <w:i w:val="0"/>
                <w:noProof/>
                <w:rPrChange w:id="908"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909" w:author="Regina Casanova" w:date="2018-07-29T19:32:00Z">
                  <w:rPr>
                    <w:rStyle w:val="Hipervnculo"/>
                    <w:noProof/>
                  </w:rPr>
                </w:rPrChange>
              </w:rPr>
              <w:instrText xml:space="preserve"> </w:instrText>
            </w:r>
            <w:r w:rsidRPr="00F75055">
              <w:rPr>
                <w:rFonts w:ascii="Times New Roman" w:hAnsi="Times New Roman" w:cs="Times New Roman"/>
                <w:i w:val="0"/>
                <w:noProof/>
                <w:rPrChange w:id="910" w:author="Regina Casanova" w:date="2018-07-29T19:32:00Z">
                  <w:rPr>
                    <w:noProof/>
                  </w:rPr>
                </w:rPrChange>
              </w:rPr>
              <w:instrText>HYPERLINK \l "_Toc520655663"</w:instrText>
            </w:r>
            <w:r w:rsidRPr="00F75055">
              <w:rPr>
                <w:rStyle w:val="Hipervnculo"/>
                <w:rFonts w:ascii="Times New Roman" w:hAnsi="Times New Roman" w:cs="Times New Roman"/>
                <w:i w:val="0"/>
                <w:noProof/>
                <w:rPrChange w:id="911"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912" w:author="Regina Casanova" w:date="2018-07-29T19:32:00Z">
                  <w:rPr>
                    <w:rStyle w:val="Hipervnculo"/>
                    <w:noProof/>
                  </w:rPr>
                </w:rPrChange>
              </w:rPr>
            </w:r>
            <w:r w:rsidRPr="00F75055">
              <w:rPr>
                <w:rStyle w:val="Hipervnculo"/>
                <w:rFonts w:ascii="Times New Roman" w:hAnsi="Times New Roman" w:cs="Times New Roman"/>
                <w:i w:val="0"/>
                <w:noProof/>
                <w:rPrChange w:id="913"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914" w:author="Regina Casanova" w:date="2018-07-29T19:32:00Z">
                  <w:rPr>
                    <w:rStyle w:val="Hipervnculo"/>
                    <w:noProof/>
                  </w:rPr>
                </w:rPrChange>
              </w:rPr>
              <w:t>5.</w:t>
            </w:r>
            <w:r w:rsidRPr="00F75055">
              <w:rPr>
                <w:rFonts w:ascii="Times New Roman" w:eastAsiaTheme="minorEastAsia" w:hAnsi="Times New Roman" w:cs="Times New Roman"/>
                <w:i w:val="0"/>
                <w:noProof/>
                <w:sz w:val="24"/>
                <w:szCs w:val="24"/>
                <w:lang w:val="es-PE" w:eastAsia="es-PE"/>
                <w:rPrChange w:id="915" w:author="Regina Casanova" w:date="2018-07-29T19:32:00Z">
                  <w:rPr>
                    <w:rFonts w:eastAsiaTheme="minorEastAsia" w:cstheme="minorBidi"/>
                    <w:i/>
                    <w:iCs/>
                    <w:noProof/>
                    <w:sz w:val="24"/>
                    <w:szCs w:val="24"/>
                    <w:lang w:val="es-PE" w:eastAsia="es-PE"/>
                  </w:rPr>
                </w:rPrChange>
              </w:rPr>
              <w:tab/>
            </w:r>
            <w:r w:rsidRPr="00F75055">
              <w:rPr>
                <w:rStyle w:val="Hipervnculo"/>
                <w:rFonts w:ascii="Times New Roman" w:hAnsi="Times New Roman" w:cs="Times New Roman"/>
                <w:i w:val="0"/>
                <w:noProof/>
                <w:rPrChange w:id="916" w:author="Regina Casanova" w:date="2018-07-29T19:32:00Z">
                  <w:rPr>
                    <w:rStyle w:val="Hipervnculo"/>
                    <w:noProof/>
                  </w:rPr>
                </w:rPrChange>
              </w:rPr>
              <w:t>Procedimientos y Técnicas</w:t>
            </w:r>
            <w:r w:rsidRPr="00F75055">
              <w:rPr>
                <w:rFonts w:ascii="Times New Roman" w:hAnsi="Times New Roman" w:cs="Times New Roman"/>
                <w:i w:val="0"/>
                <w:noProof/>
                <w:webHidden/>
                <w:rPrChange w:id="917" w:author="Regina Casanova" w:date="2018-07-29T19:32:00Z">
                  <w:rPr>
                    <w:noProof/>
                    <w:webHidden/>
                  </w:rPr>
                </w:rPrChange>
              </w:rPr>
              <w:tab/>
            </w:r>
            <w:r w:rsidRPr="00F75055">
              <w:rPr>
                <w:rFonts w:ascii="Times New Roman" w:hAnsi="Times New Roman" w:cs="Times New Roman"/>
                <w:i w:val="0"/>
                <w:noProof/>
                <w:webHidden/>
                <w:rPrChange w:id="918" w:author="Regina Casanova" w:date="2018-07-29T19:32:00Z">
                  <w:rPr>
                    <w:noProof/>
                    <w:webHidden/>
                  </w:rPr>
                </w:rPrChange>
              </w:rPr>
              <w:fldChar w:fldCharType="begin"/>
            </w:r>
            <w:r w:rsidRPr="00F75055">
              <w:rPr>
                <w:rFonts w:ascii="Times New Roman" w:hAnsi="Times New Roman" w:cs="Times New Roman"/>
                <w:i w:val="0"/>
                <w:noProof/>
                <w:webHidden/>
                <w:rPrChange w:id="919" w:author="Regina Casanova" w:date="2018-07-29T19:32:00Z">
                  <w:rPr>
                    <w:noProof/>
                    <w:webHidden/>
                  </w:rPr>
                </w:rPrChange>
              </w:rPr>
              <w:instrText xml:space="preserve"> PAGEREF _Toc520655663 \h </w:instrText>
            </w:r>
            <w:r w:rsidRPr="00F75055">
              <w:rPr>
                <w:rFonts w:ascii="Times New Roman" w:hAnsi="Times New Roman" w:cs="Times New Roman"/>
                <w:i w:val="0"/>
                <w:noProof/>
                <w:webHidden/>
                <w:rPrChange w:id="920" w:author="Regina Casanova" w:date="2018-07-29T19:32:00Z">
                  <w:rPr>
                    <w:noProof/>
                    <w:webHidden/>
                  </w:rPr>
                </w:rPrChange>
              </w:rPr>
            </w:r>
          </w:ins>
          <w:r w:rsidRPr="00F75055">
            <w:rPr>
              <w:rFonts w:ascii="Times New Roman" w:hAnsi="Times New Roman" w:cs="Times New Roman"/>
              <w:i w:val="0"/>
              <w:noProof/>
              <w:webHidden/>
              <w:rPrChange w:id="921" w:author="Regina Casanova" w:date="2018-07-29T19:32:00Z">
                <w:rPr>
                  <w:noProof/>
                  <w:webHidden/>
                </w:rPr>
              </w:rPrChange>
            </w:rPr>
            <w:fldChar w:fldCharType="separate"/>
          </w:r>
          <w:ins w:id="922" w:author="Regina Casanova" w:date="2018-07-29T19:24:00Z">
            <w:r w:rsidRPr="00F75055">
              <w:rPr>
                <w:rFonts w:ascii="Times New Roman" w:hAnsi="Times New Roman" w:cs="Times New Roman"/>
                <w:i w:val="0"/>
                <w:noProof/>
                <w:webHidden/>
                <w:rPrChange w:id="923" w:author="Regina Casanova" w:date="2018-07-29T19:32:00Z">
                  <w:rPr>
                    <w:noProof/>
                    <w:webHidden/>
                  </w:rPr>
                </w:rPrChange>
              </w:rPr>
              <w:t>53</w:t>
            </w:r>
            <w:r w:rsidRPr="00F75055">
              <w:rPr>
                <w:rFonts w:ascii="Times New Roman" w:hAnsi="Times New Roman" w:cs="Times New Roman"/>
                <w:i w:val="0"/>
                <w:noProof/>
                <w:webHidden/>
                <w:rPrChange w:id="924" w:author="Regina Casanova" w:date="2018-07-29T19:32:00Z">
                  <w:rPr>
                    <w:noProof/>
                    <w:webHidden/>
                  </w:rPr>
                </w:rPrChange>
              </w:rPr>
              <w:fldChar w:fldCharType="end"/>
            </w:r>
            <w:r w:rsidRPr="00F75055">
              <w:rPr>
                <w:rStyle w:val="Hipervnculo"/>
                <w:rFonts w:ascii="Times New Roman" w:hAnsi="Times New Roman" w:cs="Times New Roman"/>
                <w:i w:val="0"/>
                <w:noProof/>
                <w:rPrChange w:id="925" w:author="Regina Casanova" w:date="2018-07-29T19:32:00Z">
                  <w:rPr>
                    <w:rStyle w:val="Hipervnculo"/>
                    <w:noProof/>
                  </w:rPr>
                </w:rPrChange>
              </w:rPr>
              <w:fldChar w:fldCharType="end"/>
            </w:r>
          </w:ins>
        </w:p>
        <w:p w14:paraId="5D408163" w14:textId="346464B8" w:rsidR="00CC32E0" w:rsidRPr="00F75055" w:rsidRDefault="00CC32E0" w:rsidP="00CC32E0">
          <w:pPr>
            <w:pStyle w:val="TDC2"/>
            <w:rPr>
              <w:ins w:id="926" w:author="Regina Casanova" w:date="2018-07-29T19:24:00Z"/>
              <w:rFonts w:ascii="Times New Roman" w:eastAsiaTheme="minorEastAsia" w:hAnsi="Times New Roman" w:cs="Times New Roman"/>
              <w:noProof/>
              <w:sz w:val="24"/>
              <w:szCs w:val="24"/>
              <w:lang w:val="es-PE" w:eastAsia="es-PE"/>
              <w:rPrChange w:id="927" w:author="Regina Casanova" w:date="2018-07-29T19:32:00Z">
                <w:rPr>
                  <w:ins w:id="928" w:author="Regina Casanova" w:date="2018-07-29T19:24:00Z"/>
                  <w:rFonts w:eastAsiaTheme="minorEastAsia" w:cstheme="minorBidi"/>
                  <w:noProof/>
                  <w:sz w:val="24"/>
                  <w:szCs w:val="24"/>
                  <w:lang w:val="es-PE" w:eastAsia="es-PE"/>
                </w:rPr>
              </w:rPrChange>
            </w:rPr>
          </w:pPr>
          <w:ins w:id="929" w:author="Regina Casanova" w:date="2018-07-29T19:24:00Z">
            <w:r w:rsidRPr="00F75055">
              <w:rPr>
                <w:rStyle w:val="Hipervnculo"/>
                <w:rFonts w:ascii="Times New Roman" w:hAnsi="Times New Roman" w:cs="Times New Roman"/>
                <w:noProof/>
                <w:rPrChange w:id="930" w:author="Regina Casanova" w:date="2018-07-29T19:32:00Z">
                  <w:rPr>
                    <w:rStyle w:val="Hipervnculo"/>
                    <w:noProof/>
                  </w:rPr>
                </w:rPrChange>
              </w:rPr>
              <w:fldChar w:fldCharType="begin"/>
            </w:r>
            <w:r w:rsidRPr="00F75055">
              <w:rPr>
                <w:rStyle w:val="Hipervnculo"/>
                <w:rFonts w:ascii="Times New Roman" w:hAnsi="Times New Roman" w:cs="Times New Roman"/>
                <w:noProof/>
                <w:rPrChange w:id="931" w:author="Regina Casanova" w:date="2018-07-29T19:32:00Z">
                  <w:rPr>
                    <w:rStyle w:val="Hipervnculo"/>
                    <w:noProof/>
                  </w:rPr>
                </w:rPrChange>
              </w:rPr>
              <w:instrText xml:space="preserve"> </w:instrText>
            </w:r>
            <w:r w:rsidRPr="00F75055">
              <w:rPr>
                <w:rFonts w:ascii="Times New Roman" w:hAnsi="Times New Roman" w:cs="Times New Roman"/>
                <w:noProof/>
                <w:rPrChange w:id="932" w:author="Regina Casanova" w:date="2018-07-29T19:32:00Z">
                  <w:rPr>
                    <w:noProof/>
                  </w:rPr>
                </w:rPrChange>
              </w:rPr>
              <w:instrText>HYPERLINK \l "_Toc520655666"</w:instrText>
            </w:r>
            <w:r w:rsidRPr="00F75055">
              <w:rPr>
                <w:rStyle w:val="Hipervnculo"/>
                <w:rFonts w:ascii="Times New Roman" w:hAnsi="Times New Roman" w:cs="Times New Roman"/>
                <w:noProof/>
                <w:rPrChange w:id="933"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934" w:author="Regina Casanova" w:date="2018-07-29T19:32:00Z">
                  <w:rPr>
                    <w:rStyle w:val="Hipervnculo"/>
                    <w:noProof/>
                  </w:rPr>
                </w:rPrChange>
              </w:rPr>
            </w:r>
            <w:r w:rsidRPr="00F75055">
              <w:rPr>
                <w:rStyle w:val="Hipervnculo"/>
                <w:rFonts w:ascii="Times New Roman" w:hAnsi="Times New Roman" w:cs="Times New Roman"/>
                <w:noProof/>
                <w:rPrChange w:id="935"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936" w:author="Regina Casanova" w:date="2018-07-29T19:32:00Z">
                  <w:rPr>
                    <w:rStyle w:val="Hipervnculo"/>
                    <w:noProof/>
                  </w:rPr>
                </w:rPrChange>
              </w:rPr>
              <w:t>IV.</w:t>
            </w:r>
            <w:r w:rsidRPr="00F75055">
              <w:rPr>
                <w:rFonts w:ascii="Times New Roman" w:hAnsi="Times New Roman" w:cs="Times New Roman"/>
                <w:noProof/>
                <w:webHidden/>
                <w:rPrChange w:id="937" w:author="Regina Casanova" w:date="2018-07-29T19:32:00Z">
                  <w:rPr>
                    <w:noProof/>
                    <w:webHidden/>
                  </w:rPr>
                </w:rPrChange>
              </w:rPr>
              <w:tab/>
            </w:r>
            <w:r w:rsidRPr="00F75055">
              <w:rPr>
                <w:rStyle w:val="Hipervnculo"/>
                <w:rFonts w:ascii="Times New Roman" w:hAnsi="Times New Roman" w:cs="Times New Roman"/>
                <w:noProof/>
                <w:rPrChange w:id="938" w:author="Regina Casanova" w:date="2018-07-29T19:32:00Z">
                  <w:rPr>
                    <w:rStyle w:val="Hipervnculo"/>
                    <w:noProof/>
                  </w:rPr>
                </w:rPrChange>
              </w:rPr>
              <w:fldChar w:fldCharType="end"/>
            </w:r>
            <w:r w:rsidRPr="00F75055">
              <w:rPr>
                <w:rStyle w:val="Hipervnculo"/>
                <w:rFonts w:ascii="Times New Roman" w:hAnsi="Times New Roman" w:cs="Times New Roman"/>
                <w:noProof/>
                <w:rPrChange w:id="939" w:author="Regina Casanova" w:date="2018-07-29T19:32:00Z">
                  <w:rPr>
                    <w:rStyle w:val="Hipervnculo"/>
                    <w:noProof/>
                  </w:rPr>
                </w:rPrChange>
              </w:rPr>
              <w:fldChar w:fldCharType="begin"/>
            </w:r>
            <w:r w:rsidRPr="00F75055">
              <w:rPr>
                <w:rStyle w:val="Hipervnculo"/>
                <w:rFonts w:ascii="Times New Roman" w:hAnsi="Times New Roman" w:cs="Times New Roman"/>
                <w:noProof/>
                <w:rPrChange w:id="940" w:author="Regina Casanova" w:date="2018-07-29T19:32:00Z">
                  <w:rPr>
                    <w:rStyle w:val="Hipervnculo"/>
                    <w:noProof/>
                  </w:rPr>
                </w:rPrChange>
              </w:rPr>
              <w:instrText xml:space="preserve"> </w:instrText>
            </w:r>
            <w:r w:rsidRPr="00F75055">
              <w:rPr>
                <w:rFonts w:ascii="Times New Roman" w:hAnsi="Times New Roman" w:cs="Times New Roman"/>
                <w:noProof/>
                <w:rPrChange w:id="941" w:author="Regina Casanova" w:date="2018-07-29T19:32:00Z">
                  <w:rPr>
                    <w:noProof/>
                  </w:rPr>
                </w:rPrChange>
              </w:rPr>
              <w:instrText>HYPERLINK \l "_Toc520655667"</w:instrText>
            </w:r>
            <w:r w:rsidRPr="00F75055">
              <w:rPr>
                <w:rStyle w:val="Hipervnculo"/>
                <w:rFonts w:ascii="Times New Roman" w:hAnsi="Times New Roman" w:cs="Times New Roman"/>
                <w:noProof/>
                <w:rPrChange w:id="942"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943" w:author="Regina Casanova" w:date="2018-07-29T19:32:00Z">
                  <w:rPr>
                    <w:rStyle w:val="Hipervnculo"/>
                    <w:noProof/>
                  </w:rPr>
                </w:rPrChange>
              </w:rPr>
            </w:r>
            <w:r w:rsidRPr="00F75055">
              <w:rPr>
                <w:rStyle w:val="Hipervnculo"/>
                <w:rFonts w:ascii="Times New Roman" w:hAnsi="Times New Roman" w:cs="Times New Roman"/>
                <w:noProof/>
                <w:rPrChange w:id="944"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945" w:author="Regina Casanova" w:date="2018-07-29T19:32:00Z">
                  <w:rPr>
                    <w:rStyle w:val="Hipervnculo"/>
                    <w:noProof/>
                  </w:rPr>
                </w:rPrChange>
              </w:rPr>
              <w:t>Consideraciones éticas</w:t>
            </w:r>
            <w:r w:rsidRPr="00F75055">
              <w:rPr>
                <w:rFonts w:ascii="Times New Roman" w:hAnsi="Times New Roman" w:cs="Times New Roman"/>
                <w:noProof/>
                <w:webHidden/>
                <w:rPrChange w:id="946" w:author="Regina Casanova" w:date="2018-07-29T19:32:00Z">
                  <w:rPr>
                    <w:noProof/>
                    <w:webHidden/>
                  </w:rPr>
                </w:rPrChange>
              </w:rPr>
              <w:tab/>
            </w:r>
            <w:r w:rsidRPr="00F75055">
              <w:rPr>
                <w:rFonts w:ascii="Times New Roman" w:hAnsi="Times New Roman" w:cs="Times New Roman"/>
                <w:noProof/>
                <w:webHidden/>
                <w:rPrChange w:id="947" w:author="Regina Casanova" w:date="2018-07-29T19:32:00Z">
                  <w:rPr>
                    <w:noProof/>
                    <w:webHidden/>
                  </w:rPr>
                </w:rPrChange>
              </w:rPr>
              <w:fldChar w:fldCharType="begin"/>
            </w:r>
            <w:r w:rsidRPr="00F75055">
              <w:rPr>
                <w:rFonts w:ascii="Times New Roman" w:hAnsi="Times New Roman" w:cs="Times New Roman"/>
                <w:noProof/>
                <w:webHidden/>
                <w:rPrChange w:id="948" w:author="Regina Casanova" w:date="2018-07-29T19:32:00Z">
                  <w:rPr>
                    <w:noProof/>
                    <w:webHidden/>
                  </w:rPr>
                </w:rPrChange>
              </w:rPr>
              <w:instrText xml:space="preserve"> PAGEREF _Toc520655667 \h </w:instrText>
            </w:r>
            <w:r w:rsidRPr="00F75055">
              <w:rPr>
                <w:rFonts w:ascii="Times New Roman" w:hAnsi="Times New Roman" w:cs="Times New Roman"/>
                <w:noProof/>
                <w:webHidden/>
                <w:rPrChange w:id="949" w:author="Regina Casanova" w:date="2018-07-29T19:32:00Z">
                  <w:rPr>
                    <w:noProof/>
                    <w:webHidden/>
                  </w:rPr>
                </w:rPrChange>
              </w:rPr>
            </w:r>
          </w:ins>
          <w:r w:rsidRPr="00F75055">
            <w:rPr>
              <w:rFonts w:ascii="Times New Roman" w:hAnsi="Times New Roman" w:cs="Times New Roman"/>
              <w:noProof/>
              <w:webHidden/>
              <w:rPrChange w:id="950" w:author="Regina Casanova" w:date="2018-07-29T19:32:00Z">
                <w:rPr>
                  <w:noProof/>
                  <w:webHidden/>
                </w:rPr>
              </w:rPrChange>
            </w:rPr>
            <w:fldChar w:fldCharType="separate"/>
          </w:r>
          <w:ins w:id="951" w:author="Regina Casanova" w:date="2018-07-29T19:24:00Z">
            <w:r w:rsidRPr="00F75055">
              <w:rPr>
                <w:rFonts w:ascii="Times New Roman" w:hAnsi="Times New Roman" w:cs="Times New Roman"/>
                <w:noProof/>
                <w:webHidden/>
                <w:rPrChange w:id="952" w:author="Regina Casanova" w:date="2018-07-29T19:32:00Z">
                  <w:rPr>
                    <w:noProof/>
                    <w:webHidden/>
                  </w:rPr>
                </w:rPrChange>
              </w:rPr>
              <w:t>55</w:t>
            </w:r>
            <w:r w:rsidRPr="00F75055">
              <w:rPr>
                <w:rFonts w:ascii="Times New Roman" w:hAnsi="Times New Roman" w:cs="Times New Roman"/>
                <w:noProof/>
                <w:webHidden/>
                <w:rPrChange w:id="953" w:author="Regina Casanova" w:date="2018-07-29T19:32:00Z">
                  <w:rPr>
                    <w:noProof/>
                    <w:webHidden/>
                  </w:rPr>
                </w:rPrChange>
              </w:rPr>
              <w:fldChar w:fldCharType="end"/>
            </w:r>
            <w:r w:rsidRPr="00F75055">
              <w:rPr>
                <w:rStyle w:val="Hipervnculo"/>
                <w:rFonts w:ascii="Times New Roman" w:hAnsi="Times New Roman" w:cs="Times New Roman"/>
                <w:noProof/>
                <w:rPrChange w:id="954" w:author="Regina Casanova" w:date="2018-07-29T19:32:00Z">
                  <w:rPr>
                    <w:rStyle w:val="Hipervnculo"/>
                    <w:noProof/>
                  </w:rPr>
                </w:rPrChange>
              </w:rPr>
              <w:fldChar w:fldCharType="end"/>
            </w:r>
          </w:ins>
        </w:p>
        <w:p w14:paraId="0EB0A4EF" w14:textId="0FB780B1" w:rsidR="00CC32E0" w:rsidRPr="00F75055" w:rsidRDefault="00CC32E0" w:rsidP="00CC32E0">
          <w:pPr>
            <w:pStyle w:val="TDC2"/>
            <w:rPr>
              <w:ins w:id="955" w:author="Regina Casanova" w:date="2018-07-29T19:24:00Z"/>
              <w:rFonts w:ascii="Times New Roman" w:eastAsiaTheme="minorEastAsia" w:hAnsi="Times New Roman" w:cs="Times New Roman"/>
              <w:noProof/>
              <w:sz w:val="24"/>
              <w:szCs w:val="24"/>
              <w:lang w:val="es-PE" w:eastAsia="es-PE"/>
              <w:rPrChange w:id="956" w:author="Regina Casanova" w:date="2018-07-29T19:32:00Z">
                <w:rPr>
                  <w:ins w:id="957" w:author="Regina Casanova" w:date="2018-07-29T19:24:00Z"/>
                  <w:rFonts w:eastAsiaTheme="minorEastAsia" w:cstheme="minorBidi"/>
                  <w:noProof/>
                  <w:sz w:val="24"/>
                  <w:szCs w:val="24"/>
                  <w:lang w:val="es-PE" w:eastAsia="es-PE"/>
                </w:rPr>
              </w:rPrChange>
            </w:rPr>
          </w:pPr>
          <w:ins w:id="958" w:author="Regina Casanova" w:date="2018-07-29T19:24:00Z">
            <w:r w:rsidRPr="00F75055">
              <w:rPr>
                <w:rStyle w:val="Hipervnculo"/>
                <w:rFonts w:ascii="Times New Roman" w:hAnsi="Times New Roman" w:cs="Times New Roman"/>
                <w:noProof/>
                <w:rPrChange w:id="959" w:author="Regina Casanova" w:date="2018-07-29T19:32:00Z">
                  <w:rPr>
                    <w:rStyle w:val="Hipervnculo"/>
                    <w:noProof/>
                  </w:rPr>
                </w:rPrChange>
              </w:rPr>
              <w:fldChar w:fldCharType="begin"/>
            </w:r>
            <w:r w:rsidRPr="00F75055">
              <w:rPr>
                <w:rStyle w:val="Hipervnculo"/>
                <w:rFonts w:ascii="Times New Roman" w:hAnsi="Times New Roman" w:cs="Times New Roman"/>
                <w:noProof/>
                <w:rPrChange w:id="960" w:author="Regina Casanova" w:date="2018-07-29T19:32:00Z">
                  <w:rPr>
                    <w:rStyle w:val="Hipervnculo"/>
                    <w:noProof/>
                  </w:rPr>
                </w:rPrChange>
              </w:rPr>
              <w:instrText xml:space="preserve"> </w:instrText>
            </w:r>
            <w:r w:rsidRPr="00F75055">
              <w:rPr>
                <w:rFonts w:ascii="Times New Roman" w:hAnsi="Times New Roman" w:cs="Times New Roman"/>
                <w:noProof/>
                <w:rPrChange w:id="961" w:author="Regina Casanova" w:date="2018-07-29T19:32:00Z">
                  <w:rPr>
                    <w:noProof/>
                  </w:rPr>
                </w:rPrChange>
              </w:rPr>
              <w:instrText>HYPERLINK \l "_Toc520655668"</w:instrText>
            </w:r>
            <w:r w:rsidRPr="00F75055">
              <w:rPr>
                <w:rStyle w:val="Hipervnculo"/>
                <w:rFonts w:ascii="Times New Roman" w:hAnsi="Times New Roman" w:cs="Times New Roman"/>
                <w:noProof/>
                <w:rPrChange w:id="962"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963" w:author="Regina Casanova" w:date="2018-07-29T19:32:00Z">
                  <w:rPr>
                    <w:rStyle w:val="Hipervnculo"/>
                    <w:noProof/>
                  </w:rPr>
                </w:rPrChange>
              </w:rPr>
            </w:r>
            <w:r w:rsidRPr="00F75055">
              <w:rPr>
                <w:rStyle w:val="Hipervnculo"/>
                <w:rFonts w:ascii="Times New Roman" w:hAnsi="Times New Roman" w:cs="Times New Roman"/>
                <w:noProof/>
                <w:rPrChange w:id="964"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965" w:author="Regina Casanova" w:date="2018-07-29T19:32:00Z">
                  <w:rPr>
                    <w:rStyle w:val="Hipervnculo"/>
                    <w:noProof/>
                    <w:lang w:val="es-PE"/>
                  </w:rPr>
                </w:rPrChange>
              </w:rPr>
              <w:t>V.</w:t>
            </w:r>
            <w:r w:rsidRPr="00F75055">
              <w:rPr>
                <w:rFonts w:ascii="Times New Roman" w:eastAsiaTheme="minorEastAsia" w:hAnsi="Times New Roman" w:cs="Times New Roman"/>
                <w:noProof/>
                <w:sz w:val="24"/>
                <w:szCs w:val="24"/>
                <w:lang w:val="es-PE" w:eastAsia="es-PE"/>
                <w:rPrChange w:id="96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967" w:author="Regina Casanova" w:date="2018-07-29T19:32:00Z">
                  <w:rPr>
                    <w:rStyle w:val="Hipervnculo"/>
                    <w:noProof/>
                    <w:lang w:val="es-PE"/>
                  </w:rPr>
                </w:rPrChange>
              </w:rPr>
              <w:t>Análisis</w:t>
            </w:r>
            <w:r w:rsidRPr="00F75055">
              <w:rPr>
                <w:rFonts w:ascii="Times New Roman" w:hAnsi="Times New Roman" w:cs="Times New Roman"/>
                <w:noProof/>
                <w:webHidden/>
                <w:rPrChange w:id="968" w:author="Regina Casanova" w:date="2018-07-29T19:32:00Z">
                  <w:rPr>
                    <w:noProof/>
                    <w:webHidden/>
                  </w:rPr>
                </w:rPrChange>
              </w:rPr>
              <w:tab/>
            </w:r>
            <w:r w:rsidRPr="00F75055">
              <w:rPr>
                <w:rFonts w:ascii="Times New Roman" w:hAnsi="Times New Roman" w:cs="Times New Roman"/>
                <w:noProof/>
                <w:webHidden/>
                <w:rPrChange w:id="969" w:author="Regina Casanova" w:date="2018-07-29T19:32:00Z">
                  <w:rPr>
                    <w:noProof/>
                    <w:webHidden/>
                  </w:rPr>
                </w:rPrChange>
              </w:rPr>
              <w:fldChar w:fldCharType="begin"/>
            </w:r>
            <w:r w:rsidRPr="00F75055">
              <w:rPr>
                <w:rFonts w:ascii="Times New Roman" w:hAnsi="Times New Roman" w:cs="Times New Roman"/>
                <w:noProof/>
                <w:webHidden/>
                <w:rPrChange w:id="970" w:author="Regina Casanova" w:date="2018-07-29T19:32:00Z">
                  <w:rPr>
                    <w:noProof/>
                    <w:webHidden/>
                  </w:rPr>
                </w:rPrChange>
              </w:rPr>
              <w:instrText xml:space="preserve"> PAGEREF _Toc520655668 \h </w:instrText>
            </w:r>
            <w:r w:rsidRPr="00F75055">
              <w:rPr>
                <w:rFonts w:ascii="Times New Roman" w:hAnsi="Times New Roman" w:cs="Times New Roman"/>
                <w:noProof/>
                <w:webHidden/>
                <w:rPrChange w:id="971" w:author="Regina Casanova" w:date="2018-07-29T19:32:00Z">
                  <w:rPr>
                    <w:noProof/>
                    <w:webHidden/>
                  </w:rPr>
                </w:rPrChange>
              </w:rPr>
            </w:r>
          </w:ins>
          <w:r w:rsidRPr="00F75055">
            <w:rPr>
              <w:rFonts w:ascii="Times New Roman" w:hAnsi="Times New Roman" w:cs="Times New Roman"/>
              <w:noProof/>
              <w:webHidden/>
              <w:rPrChange w:id="972" w:author="Regina Casanova" w:date="2018-07-29T19:32:00Z">
                <w:rPr>
                  <w:noProof/>
                  <w:webHidden/>
                </w:rPr>
              </w:rPrChange>
            </w:rPr>
            <w:fldChar w:fldCharType="separate"/>
          </w:r>
          <w:ins w:id="973" w:author="Regina Casanova" w:date="2018-07-29T19:24:00Z">
            <w:r w:rsidRPr="00F75055">
              <w:rPr>
                <w:rFonts w:ascii="Times New Roman" w:hAnsi="Times New Roman" w:cs="Times New Roman"/>
                <w:noProof/>
                <w:webHidden/>
                <w:rPrChange w:id="974" w:author="Regina Casanova" w:date="2018-07-29T19:32:00Z">
                  <w:rPr>
                    <w:noProof/>
                    <w:webHidden/>
                  </w:rPr>
                </w:rPrChange>
              </w:rPr>
              <w:t>55</w:t>
            </w:r>
            <w:r w:rsidRPr="00F75055">
              <w:rPr>
                <w:rFonts w:ascii="Times New Roman" w:hAnsi="Times New Roman" w:cs="Times New Roman"/>
                <w:noProof/>
                <w:webHidden/>
                <w:rPrChange w:id="975" w:author="Regina Casanova" w:date="2018-07-29T19:32:00Z">
                  <w:rPr>
                    <w:noProof/>
                    <w:webHidden/>
                  </w:rPr>
                </w:rPrChange>
              </w:rPr>
              <w:fldChar w:fldCharType="end"/>
            </w:r>
            <w:r w:rsidRPr="00F75055">
              <w:rPr>
                <w:rStyle w:val="Hipervnculo"/>
                <w:rFonts w:ascii="Times New Roman" w:hAnsi="Times New Roman" w:cs="Times New Roman"/>
                <w:noProof/>
                <w:rPrChange w:id="976" w:author="Regina Casanova" w:date="2018-07-29T19:32:00Z">
                  <w:rPr>
                    <w:rStyle w:val="Hipervnculo"/>
                    <w:noProof/>
                  </w:rPr>
                </w:rPrChange>
              </w:rPr>
              <w:fldChar w:fldCharType="end"/>
            </w:r>
          </w:ins>
        </w:p>
        <w:p w14:paraId="29B422DE" w14:textId="1F589CFE" w:rsidR="00CC32E0" w:rsidRPr="00C3723A" w:rsidRDefault="00CC32E0" w:rsidP="00C3723A">
          <w:pPr>
            <w:pStyle w:val="TDC1"/>
            <w:rPr>
              <w:ins w:id="977" w:author="Regina Casanova" w:date="2018-07-29T19:24:00Z"/>
              <w:rFonts w:eastAsiaTheme="minorEastAsia"/>
              <w:noProof/>
              <w:sz w:val="24"/>
              <w:szCs w:val="24"/>
              <w:lang w:val="es-PE" w:eastAsia="es-PE"/>
            </w:rPr>
          </w:pPr>
          <w:ins w:id="978" w:author="Regina Casanova" w:date="2018-07-29T19:24:00Z">
            <w:r w:rsidRPr="00F75055">
              <w:rPr>
                <w:rStyle w:val="Hipervnculo"/>
                <w:rFonts w:ascii="Times New Roman" w:hAnsi="Times New Roman" w:cs="Times New Roman"/>
                <w:b w:val="0"/>
                <w:noProof/>
                <w:rPrChange w:id="979"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980" w:author="Regina Casanova" w:date="2018-07-29T19:32:00Z">
                  <w:rPr>
                    <w:rStyle w:val="Hipervnculo"/>
                    <w:noProof/>
                  </w:rPr>
                </w:rPrChange>
              </w:rPr>
              <w:instrText xml:space="preserve"> </w:instrText>
            </w:r>
            <w:r w:rsidRPr="00C3723A">
              <w:rPr>
                <w:noProof/>
              </w:rPr>
              <w:instrText>HYPERLINK \l "_Toc520655669"</w:instrText>
            </w:r>
            <w:r w:rsidRPr="00F75055">
              <w:rPr>
                <w:rStyle w:val="Hipervnculo"/>
                <w:rFonts w:ascii="Times New Roman" w:hAnsi="Times New Roman" w:cs="Times New Roman"/>
                <w:b w:val="0"/>
                <w:noProof/>
                <w:rPrChange w:id="981"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982" w:author="Regina Casanova" w:date="2018-07-29T19:32:00Z">
                  <w:rPr>
                    <w:rStyle w:val="Hipervnculo"/>
                    <w:noProof/>
                  </w:rPr>
                </w:rPrChange>
              </w:rPr>
            </w:r>
            <w:r w:rsidRPr="00F75055">
              <w:rPr>
                <w:rStyle w:val="Hipervnculo"/>
                <w:rFonts w:ascii="Times New Roman" w:hAnsi="Times New Roman" w:cs="Times New Roman"/>
                <w:b w:val="0"/>
                <w:noProof/>
                <w:rPrChange w:id="983"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984" w:author="Regina Casanova" w:date="2018-07-29T19:32:00Z">
                  <w:rPr>
                    <w:rStyle w:val="Hipervnculo"/>
                    <w:noProof/>
                  </w:rPr>
                </w:rPrChange>
              </w:rPr>
              <w:t>Resultados</w:t>
            </w:r>
            <w:r w:rsidRPr="00C3723A">
              <w:rPr>
                <w:noProof/>
                <w:webHidden/>
              </w:rPr>
              <w:tab/>
            </w:r>
            <w:r w:rsidRPr="00C3723A">
              <w:rPr>
                <w:noProof/>
                <w:webHidden/>
              </w:rPr>
              <w:fldChar w:fldCharType="begin"/>
            </w:r>
            <w:r w:rsidRPr="00C3723A">
              <w:rPr>
                <w:noProof/>
                <w:webHidden/>
              </w:rPr>
              <w:instrText xml:space="preserve"> PAGEREF _Toc520655669 \h </w:instrText>
            </w:r>
            <w:r w:rsidRPr="00C3723A">
              <w:rPr>
                <w:noProof/>
                <w:webHidden/>
              </w:rPr>
            </w:r>
          </w:ins>
          <w:r w:rsidRPr="00C3723A">
            <w:rPr>
              <w:noProof/>
              <w:webHidden/>
            </w:rPr>
            <w:fldChar w:fldCharType="separate"/>
          </w:r>
          <w:ins w:id="985" w:author="Regina Casanova" w:date="2018-07-29T19:24:00Z">
            <w:r w:rsidRPr="00C3723A">
              <w:rPr>
                <w:noProof/>
                <w:webHidden/>
              </w:rPr>
              <w:t>56</w:t>
            </w:r>
            <w:r w:rsidRPr="00C3723A">
              <w:rPr>
                <w:noProof/>
                <w:webHidden/>
              </w:rPr>
              <w:fldChar w:fldCharType="end"/>
            </w:r>
            <w:r w:rsidRPr="00F75055">
              <w:rPr>
                <w:rStyle w:val="Hipervnculo"/>
                <w:rFonts w:ascii="Times New Roman" w:hAnsi="Times New Roman" w:cs="Times New Roman"/>
                <w:b w:val="0"/>
                <w:noProof/>
                <w:rPrChange w:id="986" w:author="Regina Casanova" w:date="2018-07-29T19:32:00Z">
                  <w:rPr>
                    <w:rStyle w:val="Hipervnculo"/>
                    <w:noProof/>
                  </w:rPr>
                </w:rPrChange>
              </w:rPr>
              <w:fldChar w:fldCharType="end"/>
            </w:r>
          </w:ins>
        </w:p>
        <w:p w14:paraId="7EAA6168" w14:textId="17B29F18" w:rsidR="00CC32E0" w:rsidRPr="00F75055" w:rsidRDefault="00CC32E0" w:rsidP="00CC32E0">
          <w:pPr>
            <w:pStyle w:val="TDC2"/>
            <w:rPr>
              <w:ins w:id="987" w:author="Regina Casanova" w:date="2018-07-29T19:24:00Z"/>
              <w:rFonts w:ascii="Times New Roman" w:eastAsiaTheme="minorEastAsia" w:hAnsi="Times New Roman" w:cs="Times New Roman"/>
              <w:noProof/>
              <w:sz w:val="24"/>
              <w:szCs w:val="24"/>
              <w:lang w:val="es-PE" w:eastAsia="es-PE"/>
              <w:rPrChange w:id="988" w:author="Regina Casanova" w:date="2018-07-29T19:32:00Z">
                <w:rPr>
                  <w:ins w:id="989" w:author="Regina Casanova" w:date="2018-07-29T19:24:00Z"/>
                  <w:rFonts w:eastAsiaTheme="minorEastAsia" w:cstheme="minorBidi"/>
                  <w:noProof/>
                  <w:sz w:val="24"/>
                  <w:szCs w:val="24"/>
                  <w:lang w:val="es-PE" w:eastAsia="es-PE"/>
                </w:rPr>
              </w:rPrChange>
            </w:rPr>
          </w:pPr>
          <w:ins w:id="990" w:author="Regina Casanova" w:date="2018-07-29T19:24:00Z">
            <w:r w:rsidRPr="00F75055">
              <w:rPr>
                <w:rStyle w:val="Hipervnculo"/>
                <w:rFonts w:ascii="Times New Roman" w:hAnsi="Times New Roman" w:cs="Times New Roman"/>
                <w:noProof/>
                <w:rPrChange w:id="991" w:author="Regina Casanova" w:date="2018-07-29T19:32:00Z">
                  <w:rPr>
                    <w:rStyle w:val="Hipervnculo"/>
                    <w:noProof/>
                  </w:rPr>
                </w:rPrChange>
              </w:rPr>
              <w:fldChar w:fldCharType="begin"/>
            </w:r>
            <w:r w:rsidRPr="00F75055">
              <w:rPr>
                <w:rStyle w:val="Hipervnculo"/>
                <w:rFonts w:ascii="Times New Roman" w:hAnsi="Times New Roman" w:cs="Times New Roman"/>
                <w:noProof/>
                <w:rPrChange w:id="992" w:author="Regina Casanova" w:date="2018-07-29T19:32:00Z">
                  <w:rPr>
                    <w:rStyle w:val="Hipervnculo"/>
                    <w:noProof/>
                  </w:rPr>
                </w:rPrChange>
              </w:rPr>
              <w:instrText xml:space="preserve"> </w:instrText>
            </w:r>
            <w:r w:rsidRPr="00F75055">
              <w:rPr>
                <w:rFonts w:ascii="Times New Roman" w:hAnsi="Times New Roman" w:cs="Times New Roman"/>
                <w:noProof/>
                <w:rPrChange w:id="993" w:author="Regina Casanova" w:date="2018-07-29T19:32:00Z">
                  <w:rPr>
                    <w:noProof/>
                  </w:rPr>
                </w:rPrChange>
              </w:rPr>
              <w:instrText>HYPERLINK \l "_Toc520655670"</w:instrText>
            </w:r>
            <w:r w:rsidRPr="00F75055">
              <w:rPr>
                <w:rStyle w:val="Hipervnculo"/>
                <w:rFonts w:ascii="Times New Roman" w:hAnsi="Times New Roman" w:cs="Times New Roman"/>
                <w:noProof/>
                <w:rPrChange w:id="994"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995" w:author="Regina Casanova" w:date="2018-07-29T19:32:00Z">
                  <w:rPr>
                    <w:rStyle w:val="Hipervnculo"/>
                    <w:noProof/>
                  </w:rPr>
                </w:rPrChange>
              </w:rPr>
            </w:r>
            <w:r w:rsidRPr="00F75055">
              <w:rPr>
                <w:rStyle w:val="Hipervnculo"/>
                <w:rFonts w:ascii="Times New Roman" w:hAnsi="Times New Roman" w:cs="Times New Roman"/>
                <w:noProof/>
                <w:rPrChange w:id="996"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997" w:author="Regina Casanova" w:date="2018-07-29T19:32:00Z">
                  <w:rPr>
                    <w:rStyle w:val="Hipervnculo"/>
                    <w:noProof/>
                    <w:lang w:val="es-PE"/>
                  </w:rPr>
                </w:rPrChange>
              </w:rPr>
              <w:t>I.</w:t>
            </w:r>
            <w:r w:rsidRPr="00F75055">
              <w:rPr>
                <w:rFonts w:ascii="Times New Roman" w:eastAsiaTheme="minorEastAsia" w:hAnsi="Times New Roman" w:cs="Times New Roman"/>
                <w:noProof/>
                <w:sz w:val="24"/>
                <w:szCs w:val="24"/>
                <w:lang w:val="es-PE" w:eastAsia="es-PE"/>
                <w:rPrChange w:id="99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999" w:author="Regina Casanova" w:date="2018-07-29T19:32:00Z">
                  <w:rPr>
                    <w:rStyle w:val="Hipervnculo"/>
                    <w:noProof/>
                    <w:lang w:val="es-PE"/>
                  </w:rPr>
                </w:rPrChange>
              </w:rPr>
              <w:t>Fase Exploratoria</w:t>
            </w:r>
            <w:r w:rsidRPr="00F75055">
              <w:rPr>
                <w:rFonts w:ascii="Times New Roman" w:hAnsi="Times New Roman" w:cs="Times New Roman"/>
                <w:noProof/>
                <w:webHidden/>
                <w:rPrChange w:id="1000" w:author="Regina Casanova" w:date="2018-07-29T19:32:00Z">
                  <w:rPr>
                    <w:noProof/>
                    <w:webHidden/>
                  </w:rPr>
                </w:rPrChange>
              </w:rPr>
              <w:tab/>
            </w:r>
            <w:r w:rsidRPr="00F75055">
              <w:rPr>
                <w:rFonts w:ascii="Times New Roman" w:hAnsi="Times New Roman" w:cs="Times New Roman"/>
                <w:noProof/>
                <w:webHidden/>
                <w:rPrChange w:id="1001" w:author="Regina Casanova" w:date="2018-07-29T19:32:00Z">
                  <w:rPr>
                    <w:noProof/>
                    <w:webHidden/>
                  </w:rPr>
                </w:rPrChange>
              </w:rPr>
              <w:fldChar w:fldCharType="begin"/>
            </w:r>
            <w:r w:rsidRPr="00F75055">
              <w:rPr>
                <w:rFonts w:ascii="Times New Roman" w:hAnsi="Times New Roman" w:cs="Times New Roman"/>
                <w:noProof/>
                <w:webHidden/>
                <w:rPrChange w:id="1002" w:author="Regina Casanova" w:date="2018-07-29T19:32:00Z">
                  <w:rPr>
                    <w:noProof/>
                    <w:webHidden/>
                  </w:rPr>
                </w:rPrChange>
              </w:rPr>
              <w:instrText xml:space="preserve"> PAGEREF _Toc520655670 \h </w:instrText>
            </w:r>
            <w:r w:rsidRPr="00F75055">
              <w:rPr>
                <w:rFonts w:ascii="Times New Roman" w:hAnsi="Times New Roman" w:cs="Times New Roman"/>
                <w:noProof/>
                <w:webHidden/>
                <w:rPrChange w:id="1003" w:author="Regina Casanova" w:date="2018-07-29T19:32:00Z">
                  <w:rPr>
                    <w:noProof/>
                    <w:webHidden/>
                  </w:rPr>
                </w:rPrChange>
              </w:rPr>
            </w:r>
          </w:ins>
          <w:r w:rsidRPr="00F75055">
            <w:rPr>
              <w:rFonts w:ascii="Times New Roman" w:hAnsi="Times New Roman" w:cs="Times New Roman"/>
              <w:noProof/>
              <w:webHidden/>
              <w:rPrChange w:id="1004" w:author="Regina Casanova" w:date="2018-07-29T19:32:00Z">
                <w:rPr>
                  <w:noProof/>
                  <w:webHidden/>
                </w:rPr>
              </w:rPrChange>
            </w:rPr>
            <w:fldChar w:fldCharType="separate"/>
          </w:r>
          <w:ins w:id="1005" w:author="Regina Casanova" w:date="2018-07-29T19:24:00Z">
            <w:r w:rsidRPr="00F75055">
              <w:rPr>
                <w:rFonts w:ascii="Times New Roman" w:hAnsi="Times New Roman" w:cs="Times New Roman"/>
                <w:noProof/>
                <w:webHidden/>
                <w:rPrChange w:id="1006" w:author="Regina Casanova" w:date="2018-07-29T19:32:00Z">
                  <w:rPr>
                    <w:noProof/>
                    <w:webHidden/>
                  </w:rPr>
                </w:rPrChange>
              </w:rPr>
              <w:t>56</w:t>
            </w:r>
            <w:r w:rsidRPr="00F75055">
              <w:rPr>
                <w:rFonts w:ascii="Times New Roman" w:hAnsi="Times New Roman" w:cs="Times New Roman"/>
                <w:noProof/>
                <w:webHidden/>
                <w:rPrChange w:id="1007" w:author="Regina Casanova" w:date="2018-07-29T19:32:00Z">
                  <w:rPr>
                    <w:noProof/>
                    <w:webHidden/>
                  </w:rPr>
                </w:rPrChange>
              </w:rPr>
              <w:fldChar w:fldCharType="end"/>
            </w:r>
            <w:r w:rsidRPr="00F75055">
              <w:rPr>
                <w:rStyle w:val="Hipervnculo"/>
                <w:rFonts w:ascii="Times New Roman" w:hAnsi="Times New Roman" w:cs="Times New Roman"/>
                <w:noProof/>
                <w:rPrChange w:id="1008" w:author="Regina Casanova" w:date="2018-07-29T19:32:00Z">
                  <w:rPr>
                    <w:rStyle w:val="Hipervnculo"/>
                    <w:noProof/>
                  </w:rPr>
                </w:rPrChange>
              </w:rPr>
              <w:fldChar w:fldCharType="end"/>
            </w:r>
          </w:ins>
        </w:p>
        <w:p w14:paraId="6967CCEA" w14:textId="1B1C0268" w:rsidR="00CC32E0" w:rsidRPr="00F75055" w:rsidRDefault="00CC32E0" w:rsidP="00CC32E0">
          <w:pPr>
            <w:pStyle w:val="TDC3"/>
            <w:rPr>
              <w:ins w:id="1009" w:author="Regina Casanova" w:date="2018-07-29T19:24:00Z"/>
              <w:rFonts w:ascii="Times New Roman" w:eastAsiaTheme="minorEastAsia" w:hAnsi="Times New Roman" w:cs="Times New Roman"/>
              <w:i w:val="0"/>
              <w:noProof/>
              <w:sz w:val="24"/>
              <w:szCs w:val="24"/>
              <w:lang w:val="es-PE" w:eastAsia="es-PE"/>
              <w:rPrChange w:id="1010" w:author="Regina Casanova" w:date="2018-07-29T19:32:00Z">
                <w:rPr>
                  <w:ins w:id="1011" w:author="Regina Casanova" w:date="2018-07-29T19:24:00Z"/>
                  <w:rFonts w:eastAsiaTheme="minorEastAsia" w:cstheme="minorBidi"/>
                  <w:noProof/>
                  <w:sz w:val="24"/>
                  <w:szCs w:val="24"/>
                  <w:lang w:val="es-PE" w:eastAsia="es-PE"/>
                </w:rPr>
              </w:rPrChange>
            </w:rPr>
          </w:pPr>
          <w:ins w:id="1012" w:author="Regina Casanova" w:date="2018-07-29T19:24:00Z">
            <w:r w:rsidRPr="00F75055">
              <w:rPr>
                <w:rStyle w:val="Hipervnculo"/>
                <w:rFonts w:ascii="Times New Roman" w:hAnsi="Times New Roman" w:cs="Times New Roman"/>
                <w:i w:val="0"/>
                <w:noProof/>
                <w:rPrChange w:id="1013" w:author="Regina Casanova" w:date="2018-07-29T19:32:00Z">
                  <w:rPr>
                    <w:rStyle w:val="Hipervnculo"/>
                    <w:noProof/>
                  </w:rPr>
                </w:rPrChange>
              </w:rPr>
              <w:lastRenderedPageBreak/>
              <w:fldChar w:fldCharType="begin"/>
            </w:r>
            <w:r w:rsidRPr="00F75055">
              <w:rPr>
                <w:rStyle w:val="Hipervnculo"/>
                <w:rFonts w:ascii="Times New Roman" w:hAnsi="Times New Roman" w:cs="Times New Roman"/>
                <w:i w:val="0"/>
                <w:noProof/>
                <w:rPrChange w:id="1014" w:author="Regina Casanova" w:date="2018-07-29T19:32:00Z">
                  <w:rPr>
                    <w:rStyle w:val="Hipervnculo"/>
                    <w:noProof/>
                  </w:rPr>
                </w:rPrChange>
              </w:rPr>
              <w:instrText xml:space="preserve"> </w:instrText>
            </w:r>
            <w:r w:rsidRPr="00F75055">
              <w:rPr>
                <w:rFonts w:ascii="Times New Roman" w:hAnsi="Times New Roman" w:cs="Times New Roman"/>
                <w:i w:val="0"/>
                <w:noProof/>
                <w:rPrChange w:id="1015" w:author="Regina Casanova" w:date="2018-07-29T19:32:00Z">
                  <w:rPr>
                    <w:noProof/>
                  </w:rPr>
                </w:rPrChange>
              </w:rPr>
              <w:instrText>HYPERLINK \l "_Toc520655671"</w:instrText>
            </w:r>
            <w:r w:rsidRPr="00F75055">
              <w:rPr>
                <w:rStyle w:val="Hipervnculo"/>
                <w:rFonts w:ascii="Times New Roman" w:hAnsi="Times New Roman" w:cs="Times New Roman"/>
                <w:i w:val="0"/>
                <w:noProof/>
                <w:rPrChange w:id="101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017" w:author="Regina Casanova" w:date="2018-07-29T19:32:00Z">
                  <w:rPr>
                    <w:rStyle w:val="Hipervnculo"/>
                    <w:noProof/>
                  </w:rPr>
                </w:rPrChange>
              </w:rPr>
            </w:r>
            <w:r w:rsidRPr="00F75055">
              <w:rPr>
                <w:rStyle w:val="Hipervnculo"/>
                <w:rFonts w:ascii="Times New Roman" w:hAnsi="Times New Roman" w:cs="Times New Roman"/>
                <w:i w:val="0"/>
                <w:noProof/>
                <w:rPrChange w:id="1018"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019" w:author="Regina Casanova" w:date="2018-07-29T19:32:00Z">
                  <w:rPr>
                    <w:rStyle w:val="Hipervnculo"/>
                    <w:noProof/>
                  </w:rPr>
                </w:rPrChange>
              </w:rPr>
              <w:t>1.</w:t>
            </w:r>
            <w:r w:rsidRPr="00F75055">
              <w:rPr>
                <w:rFonts w:ascii="Times New Roman" w:eastAsiaTheme="minorEastAsia" w:hAnsi="Times New Roman" w:cs="Times New Roman"/>
                <w:i w:val="0"/>
                <w:noProof/>
                <w:sz w:val="24"/>
                <w:szCs w:val="24"/>
                <w:lang w:val="es-PE" w:eastAsia="es-PE"/>
                <w:rPrChange w:id="102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021" w:author="Regina Casanova" w:date="2018-07-29T19:32:00Z">
                  <w:rPr>
                    <w:rStyle w:val="Hipervnculo"/>
                    <w:noProof/>
                  </w:rPr>
                </w:rPrChange>
              </w:rPr>
              <w:t>Percepción de los reclamos</w:t>
            </w:r>
            <w:r w:rsidRPr="00F75055">
              <w:rPr>
                <w:rFonts w:ascii="Times New Roman" w:hAnsi="Times New Roman" w:cs="Times New Roman"/>
                <w:i w:val="0"/>
                <w:noProof/>
                <w:webHidden/>
                <w:rPrChange w:id="1022" w:author="Regina Casanova" w:date="2018-07-29T19:32:00Z">
                  <w:rPr>
                    <w:noProof/>
                    <w:webHidden/>
                  </w:rPr>
                </w:rPrChange>
              </w:rPr>
              <w:tab/>
            </w:r>
            <w:r w:rsidRPr="00F75055">
              <w:rPr>
                <w:rFonts w:ascii="Times New Roman" w:hAnsi="Times New Roman" w:cs="Times New Roman"/>
                <w:i w:val="0"/>
                <w:noProof/>
                <w:webHidden/>
                <w:rPrChange w:id="1023" w:author="Regina Casanova" w:date="2018-07-29T19:32:00Z">
                  <w:rPr>
                    <w:noProof/>
                    <w:webHidden/>
                  </w:rPr>
                </w:rPrChange>
              </w:rPr>
              <w:fldChar w:fldCharType="begin"/>
            </w:r>
            <w:r w:rsidRPr="00F75055">
              <w:rPr>
                <w:rFonts w:ascii="Times New Roman" w:hAnsi="Times New Roman" w:cs="Times New Roman"/>
                <w:i w:val="0"/>
                <w:noProof/>
                <w:webHidden/>
                <w:rPrChange w:id="1024" w:author="Regina Casanova" w:date="2018-07-29T19:32:00Z">
                  <w:rPr>
                    <w:noProof/>
                    <w:webHidden/>
                  </w:rPr>
                </w:rPrChange>
              </w:rPr>
              <w:instrText xml:space="preserve"> PAGEREF _Toc520655671 \h </w:instrText>
            </w:r>
            <w:r w:rsidRPr="00F75055">
              <w:rPr>
                <w:rFonts w:ascii="Times New Roman" w:hAnsi="Times New Roman" w:cs="Times New Roman"/>
                <w:i w:val="0"/>
                <w:noProof/>
                <w:webHidden/>
                <w:rPrChange w:id="1025" w:author="Regina Casanova" w:date="2018-07-29T19:32:00Z">
                  <w:rPr>
                    <w:noProof/>
                    <w:webHidden/>
                  </w:rPr>
                </w:rPrChange>
              </w:rPr>
            </w:r>
          </w:ins>
          <w:r w:rsidRPr="00F75055">
            <w:rPr>
              <w:rFonts w:ascii="Times New Roman" w:hAnsi="Times New Roman" w:cs="Times New Roman"/>
              <w:i w:val="0"/>
              <w:noProof/>
              <w:webHidden/>
              <w:rPrChange w:id="1026" w:author="Regina Casanova" w:date="2018-07-29T19:32:00Z">
                <w:rPr>
                  <w:noProof/>
                  <w:webHidden/>
                </w:rPr>
              </w:rPrChange>
            </w:rPr>
            <w:fldChar w:fldCharType="separate"/>
          </w:r>
          <w:ins w:id="1027" w:author="Regina Casanova" w:date="2018-07-29T19:24:00Z">
            <w:r w:rsidRPr="00F75055">
              <w:rPr>
                <w:rFonts w:ascii="Times New Roman" w:hAnsi="Times New Roman" w:cs="Times New Roman"/>
                <w:i w:val="0"/>
                <w:noProof/>
                <w:webHidden/>
                <w:rPrChange w:id="1028" w:author="Regina Casanova" w:date="2018-07-29T19:32:00Z">
                  <w:rPr>
                    <w:noProof/>
                    <w:webHidden/>
                  </w:rPr>
                </w:rPrChange>
              </w:rPr>
              <w:t>57</w:t>
            </w:r>
            <w:r w:rsidRPr="00F75055">
              <w:rPr>
                <w:rFonts w:ascii="Times New Roman" w:hAnsi="Times New Roman" w:cs="Times New Roman"/>
                <w:i w:val="0"/>
                <w:noProof/>
                <w:webHidden/>
                <w:rPrChange w:id="1029" w:author="Regina Casanova" w:date="2018-07-29T19:32:00Z">
                  <w:rPr>
                    <w:noProof/>
                    <w:webHidden/>
                  </w:rPr>
                </w:rPrChange>
              </w:rPr>
              <w:fldChar w:fldCharType="end"/>
            </w:r>
            <w:r w:rsidRPr="00F75055">
              <w:rPr>
                <w:rStyle w:val="Hipervnculo"/>
                <w:rFonts w:ascii="Times New Roman" w:hAnsi="Times New Roman" w:cs="Times New Roman"/>
                <w:i w:val="0"/>
                <w:noProof/>
                <w:rPrChange w:id="1030" w:author="Regina Casanova" w:date="2018-07-29T19:32:00Z">
                  <w:rPr>
                    <w:rStyle w:val="Hipervnculo"/>
                    <w:noProof/>
                  </w:rPr>
                </w:rPrChange>
              </w:rPr>
              <w:fldChar w:fldCharType="end"/>
            </w:r>
          </w:ins>
        </w:p>
        <w:p w14:paraId="4E2D09D8" w14:textId="305C68EB" w:rsidR="00CC32E0" w:rsidRPr="00F75055" w:rsidRDefault="00CC32E0" w:rsidP="00CC32E0">
          <w:pPr>
            <w:pStyle w:val="TDC3"/>
            <w:rPr>
              <w:ins w:id="1031" w:author="Regina Casanova" w:date="2018-07-29T19:24:00Z"/>
              <w:rFonts w:ascii="Times New Roman" w:eastAsiaTheme="minorEastAsia" w:hAnsi="Times New Roman" w:cs="Times New Roman"/>
              <w:i w:val="0"/>
              <w:noProof/>
              <w:sz w:val="24"/>
              <w:szCs w:val="24"/>
              <w:lang w:val="es-PE" w:eastAsia="es-PE"/>
              <w:rPrChange w:id="1032" w:author="Regina Casanova" w:date="2018-07-29T19:32:00Z">
                <w:rPr>
                  <w:ins w:id="1033" w:author="Regina Casanova" w:date="2018-07-29T19:24:00Z"/>
                  <w:rFonts w:eastAsiaTheme="minorEastAsia" w:cstheme="minorBidi"/>
                  <w:noProof/>
                  <w:sz w:val="24"/>
                  <w:szCs w:val="24"/>
                  <w:lang w:val="es-PE" w:eastAsia="es-PE"/>
                </w:rPr>
              </w:rPrChange>
            </w:rPr>
          </w:pPr>
          <w:ins w:id="1034" w:author="Regina Casanova" w:date="2018-07-29T19:24:00Z">
            <w:r w:rsidRPr="00F75055">
              <w:rPr>
                <w:rStyle w:val="Hipervnculo"/>
                <w:rFonts w:ascii="Times New Roman" w:hAnsi="Times New Roman" w:cs="Times New Roman"/>
                <w:i w:val="0"/>
                <w:noProof/>
                <w:rPrChange w:id="103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036" w:author="Regina Casanova" w:date="2018-07-29T19:32:00Z">
                  <w:rPr>
                    <w:rStyle w:val="Hipervnculo"/>
                    <w:noProof/>
                  </w:rPr>
                </w:rPrChange>
              </w:rPr>
              <w:instrText xml:space="preserve"> </w:instrText>
            </w:r>
            <w:r w:rsidRPr="00F75055">
              <w:rPr>
                <w:rFonts w:ascii="Times New Roman" w:hAnsi="Times New Roman" w:cs="Times New Roman"/>
                <w:i w:val="0"/>
                <w:noProof/>
                <w:rPrChange w:id="1037" w:author="Regina Casanova" w:date="2018-07-29T19:32:00Z">
                  <w:rPr>
                    <w:noProof/>
                  </w:rPr>
                </w:rPrChange>
              </w:rPr>
              <w:instrText>HYPERLINK \l "_Toc520655672"</w:instrText>
            </w:r>
            <w:r w:rsidRPr="00F75055">
              <w:rPr>
                <w:rStyle w:val="Hipervnculo"/>
                <w:rFonts w:ascii="Times New Roman" w:hAnsi="Times New Roman" w:cs="Times New Roman"/>
                <w:i w:val="0"/>
                <w:noProof/>
                <w:rPrChange w:id="103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039" w:author="Regina Casanova" w:date="2018-07-29T19:32:00Z">
                  <w:rPr>
                    <w:rStyle w:val="Hipervnculo"/>
                    <w:noProof/>
                  </w:rPr>
                </w:rPrChange>
              </w:rPr>
            </w:r>
            <w:r w:rsidRPr="00F75055">
              <w:rPr>
                <w:rStyle w:val="Hipervnculo"/>
                <w:rFonts w:ascii="Times New Roman" w:hAnsi="Times New Roman" w:cs="Times New Roman"/>
                <w:i w:val="0"/>
                <w:noProof/>
                <w:rPrChange w:id="1040"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041" w:author="Regina Casanova" w:date="2018-07-29T19:32:00Z">
                  <w:rPr>
                    <w:rStyle w:val="Hipervnculo"/>
                    <w:noProof/>
                  </w:rPr>
                </w:rPrChange>
              </w:rPr>
              <w:t>2.</w:t>
            </w:r>
            <w:r w:rsidRPr="00F75055">
              <w:rPr>
                <w:rFonts w:ascii="Times New Roman" w:eastAsiaTheme="minorEastAsia" w:hAnsi="Times New Roman" w:cs="Times New Roman"/>
                <w:i w:val="0"/>
                <w:noProof/>
                <w:sz w:val="24"/>
                <w:szCs w:val="24"/>
                <w:lang w:val="es-PE" w:eastAsia="es-PE"/>
                <w:rPrChange w:id="104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043" w:author="Regina Casanova" w:date="2018-07-29T19:32:00Z">
                  <w:rPr>
                    <w:rStyle w:val="Hipervnculo"/>
                    <w:noProof/>
                  </w:rPr>
                </w:rPrChange>
              </w:rPr>
              <w:t>Rol de los reclamos y manejo de información</w:t>
            </w:r>
            <w:r w:rsidRPr="00F75055">
              <w:rPr>
                <w:rFonts w:ascii="Times New Roman" w:hAnsi="Times New Roman" w:cs="Times New Roman"/>
                <w:i w:val="0"/>
                <w:noProof/>
                <w:webHidden/>
                <w:rPrChange w:id="1044" w:author="Regina Casanova" w:date="2018-07-29T19:32:00Z">
                  <w:rPr>
                    <w:noProof/>
                    <w:webHidden/>
                  </w:rPr>
                </w:rPrChange>
              </w:rPr>
              <w:tab/>
            </w:r>
            <w:r w:rsidRPr="00F75055">
              <w:rPr>
                <w:rFonts w:ascii="Times New Roman" w:hAnsi="Times New Roman" w:cs="Times New Roman"/>
                <w:i w:val="0"/>
                <w:noProof/>
                <w:webHidden/>
                <w:rPrChange w:id="1045" w:author="Regina Casanova" w:date="2018-07-29T19:32:00Z">
                  <w:rPr>
                    <w:noProof/>
                    <w:webHidden/>
                  </w:rPr>
                </w:rPrChange>
              </w:rPr>
              <w:fldChar w:fldCharType="begin"/>
            </w:r>
            <w:r w:rsidRPr="00F75055">
              <w:rPr>
                <w:rFonts w:ascii="Times New Roman" w:hAnsi="Times New Roman" w:cs="Times New Roman"/>
                <w:i w:val="0"/>
                <w:noProof/>
                <w:webHidden/>
                <w:rPrChange w:id="1046" w:author="Regina Casanova" w:date="2018-07-29T19:32:00Z">
                  <w:rPr>
                    <w:noProof/>
                    <w:webHidden/>
                  </w:rPr>
                </w:rPrChange>
              </w:rPr>
              <w:instrText xml:space="preserve"> PAGEREF _Toc520655672 \h </w:instrText>
            </w:r>
            <w:r w:rsidRPr="00F75055">
              <w:rPr>
                <w:rFonts w:ascii="Times New Roman" w:hAnsi="Times New Roman" w:cs="Times New Roman"/>
                <w:i w:val="0"/>
                <w:noProof/>
                <w:webHidden/>
                <w:rPrChange w:id="1047" w:author="Regina Casanova" w:date="2018-07-29T19:32:00Z">
                  <w:rPr>
                    <w:noProof/>
                    <w:webHidden/>
                  </w:rPr>
                </w:rPrChange>
              </w:rPr>
            </w:r>
          </w:ins>
          <w:r w:rsidRPr="00F75055">
            <w:rPr>
              <w:rFonts w:ascii="Times New Roman" w:hAnsi="Times New Roman" w:cs="Times New Roman"/>
              <w:i w:val="0"/>
              <w:noProof/>
              <w:webHidden/>
              <w:rPrChange w:id="1048" w:author="Regina Casanova" w:date="2018-07-29T19:32:00Z">
                <w:rPr>
                  <w:noProof/>
                  <w:webHidden/>
                </w:rPr>
              </w:rPrChange>
            </w:rPr>
            <w:fldChar w:fldCharType="separate"/>
          </w:r>
          <w:ins w:id="1049" w:author="Regina Casanova" w:date="2018-07-29T19:24:00Z">
            <w:r w:rsidRPr="00F75055">
              <w:rPr>
                <w:rFonts w:ascii="Times New Roman" w:hAnsi="Times New Roman" w:cs="Times New Roman"/>
                <w:i w:val="0"/>
                <w:noProof/>
                <w:webHidden/>
                <w:rPrChange w:id="1050" w:author="Regina Casanova" w:date="2018-07-29T19:32:00Z">
                  <w:rPr>
                    <w:noProof/>
                    <w:webHidden/>
                  </w:rPr>
                </w:rPrChange>
              </w:rPr>
              <w:t>60</w:t>
            </w:r>
            <w:r w:rsidRPr="00F75055">
              <w:rPr>
                <w:rFonts w:ascii="Times New Roman" w:hAnsi="Times New Roman" w:cs="Times New Roman"/>
                <w:i w:val="0"/>
                <w:noProof/>
                <w:webHidden/>
                <w:rPrChange w:id="1051" w:author="Regina Casanova" w:date="2018-07-29T19:32:00Z">
                  <w:rPr>
                    <w:noProof/>
                    <w:webHidden/>
                  </w:rPr>
                </w:rPrChange>
              </w:rPr>
              <w:fldChar w:fldCharType="end"/>
            </w:r>
            <w:r w:rsidRPr="00F75055">
              <w:rPr>
                <w:rStyle w:val="Hipervnculo"/>
                <w:rFonts w:ascii="Times New Roman" w:hAnsi="Times New Roman" w:cs="Times New Roman"/>
                <w:i w:val="0"/>
                <w:noProof/>
                <w:rPrChange w:id="1052" w:author="Regina Casanova" w:date="2018-07-29T19:32:00Z">
                  <w:rPr>
                    <w:rStyle w:val="Hipervnculo"/>
                    <w:noProof/>
                  </w:rPr>
                </w:rPrChange>
              </w:rPr>
              <w:fldChar w:fldCharType="end"/>
            </w:r>
          </w:ins>
        </w:p>
        <w:p w14:paraId="30DF7F55" w14:textId="0C11615C" w:rsidR="00CC32E0" w:rsidRPr="00F75055" w:rsidRDefault="00CC32E0" w:rsidP="00CC32E0">
          <w:pPr>
            <w:pStyle w:val="TDC3"/>
            <w:rPr>
              <w:ins w:id="1053" w:author="Regina Casanova" w:date="2018-07-29T19:24:00Z"/>
              <w:rFonts w:ascii="Times New Roman" w:eastAsiaTheme="minorEastAsia" w:hAnsi="Times New Roman" w:cs="Times New Roman"/>
              <w:i w:val="0"/>
              <w:noProof/>
              <w:sz w:val="24"/>
              <w:szCs w:val="24"/>
              <w:lang w:val="es-PE" w:eastAsia="es-PE"/>
              <w:rPrChange w:id="1054" w:author="Regina Casanova" w:date="2018-07-29T19:32:00Z">
                <w:rPr>
                  <w:ins w:id="1055" w:author="Regina Casanova" w:date="2018-07-29T19:24:00Z"/>
                  <w:rFonts w:eastAsiaTheme="minorEastAsia" w:cstheme="minorBidi"/>
                  <w:noProof/>
                  <w:sz w:val="24"/>
                  <w:szCs w:val="24"/>
                  <w:lang w:val="es-PE" w:eastAsia="es-PE"/>
                </w:rPr>
              </w:rPrChange>
            </w:rPr>
          </w:pPr>
          <w:ins w:id="1056" w:author="Regina Casanova" w:date="2018-07-29T19:24:00Z">
            <w:r w:rsidRPr="00F75055">
              <w:rPr>
                <w:rStyle w:val="Hipervnculo"/>
                <w:rFonts w:ascii="Times New Roman" w:hAnsi="Times New Roman" w:cs="Times New Roman"/>
                <w:i w:val="0"/>
                <w:noProof/>
                <w:rPrChange w:id="1057"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058" w:author="Regina Casanova" w:date="2018-07-29T19:32:00Z">
                  <w:rPr>
                    <w:rStyle w:val="Hipervnculo"/>
                    <w:noProof/>
                  </w:rPr>
                </w:rPrChange>
              </w:rPr>
              <w:instrText xml:space="preserve"> </w:instrText>
            </w:r>
            <w:r w:rsidRPr="00F75055">
              <w:rPr>
                <w:rFonts w:ascii="Times New Roman" w:hAnsi="Times New Roman" w:cs="Times New Roman"/>
                <w:i w:val="0"/>
                <w:noProof/>
                <w:rPrChange w:id="1059" w:author="Regina Casanova" w:date="2018-07-29T19:32:00Z">
                  <w:rPr>
                    <w:noProof/>
                  </w:rPr>
                </w:rPrChange>
              </w:rPr>
              <w:instrText>HYPERLINK \l "_Toc520655673"</w:instrText>
            </w:r>
            <w:r w:rsidRPr="00F75055">
              <w:rPr>
                <w:rStyle w:val="Hipervnculo"/>
                <w:rFonts w:ascii="Times New Roman" w:hAnsi="Times New Roman" w:cs="Times New Roman"/>
                <w:i w:val="0"/>
                <w:noProof/>
                <w:rPrChange w:id="1060"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061" w:author="Regina Casanova" w:date="2018-07-29T19:32:00Z">
                  <w:rPr>
                    <w:rStyle w:val="Hipervnculo"/>
                    <w:noProof/>
                  </w:rPr>
                </w:rPrChange>
              </w:rPr>
            </w:r>
            <w:r w:rsidRPr="00F75055">
              <w:rPr>
                <w:rStyle w:val="Hipervnculo"/>
                <w:rFonts w:ascii="Times New Roman" w:hAnsi="Times New Roman" w:cs="Times New Roman"/>
                <w:i w:val="0"/>
                <w:noProof/>
                <w:rPrChange w:id="1062"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063" w:author="Regina Casanova" w:date="2018-07-29T19:32:00Z">
                  <w:rPr>
                    <w:rStyle w:val="Hipervnculo"/>
                    <w:noProof/>
                  </w:rPr>
                </w:rPrChange>
              </w:rPr>
              <w:t>3.</w:t>
            </w:r>
            <w:r w:rsidRPr="00F75055">
              <w:rPr>
                <w:rFonts w:ascii="Times New Roman" w:eastAsiaTheme="minorEastAsia" w:hAnsi="Times New Roman" w:cs="Times New Roman"/>
                <w:i w:val="0"/>
                <w:noProof/>
                <w:sz w:val="24"/>
                <w:szCs w:val="24"/>
                <w:lang w:val="es-PE" w:eastAsia="es-PE"/>
                <w:rPrChange w:id="106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065" w:author="Regina Casanova" w:date="2018-07-29T19:32:00Z">
                  <w:rPr>
                    <w:rStyle w:val="Hipervnculo"/>
                    <w:noProof/>
                  </w:rPr>
                </w:rPrChange>
              </w:rPr>
              <w:t>Herramienta Informática</w:t>
            </w:r>
            <w:r w:rsidRPr="00F75055">
              <w:rPr>
                <w:rFonts w:ascii="Times New Roman" w:hAnsi="Times New Roman" w:cs="Times New Roman"/>
                <w:i w:val="0"/>
                <w:noProof/>
                <w:webHidden/>
                <w:rPrChange w:id="1066" w:author="Regina Casanova" w:date="2018-07-29T19:32:00Z">
                  <w:rPr>
                    <w:noProof/>
                    <w:webHidden/>
                  </w:rPr>
                </w:rPrChange>
              </w:rPr>
              <w:tab/>
            </w:r>
            <w:r w:rsidRPr="00F75055">
              <w:rPr>
                <w:rFonts w:ascii="Times New Roman" w:hAnsi="Times New Roman" w:cs="Times New Roman"/>
                <w:i w:val="0"/>
                <w:noProof/>
                <w:webHidden/>
                <w:rPrChange w:id="1067" w:author="Regina Casanova" w:date="2018-07-29T19:32:00Z">
                  <w:rPr>
                    <w:noProof/>
                    <w:webHidden/>
                  </w:rPr>
                </w:rPrChange>
              </w:rPr>
              <w:fldChar w:fldCharType="begin"/>
            </w:r>
            <w:r w:rsidRPr="00F75055">
              <w:rPr>
                <w:rFonts w:ascii="Times New Roman" w:hAnsi="Times New Roman" w:cs="Times New Roman"/>
                <w:i w:val="0"/>
                <w:noProof/>
                <w:webHidden/>
                <w:rPrChange w:id="1068" w:author="Regina Casanova" w:date="2018-07-29T19:32:00Z">
                  <w:rPr>
                    <w:noProof/>
                    <w:webHidden/>
                  </w:rPr>
                </w:rPrChange>
              </w:rPr>
              <w:instrText xml:space="preserve"> PAGEREF _Toc520655673 \h </w:instrText>
            </w:r>
            <w:r w:rsidRPr="00F75055">
              <w:rPr>
                <w:rFonts w:ascii="Times New Roman" w:hAnsi="Times New Roman" w:cs="Times New Roman"/>
                <w:i w:val="0"/>
                <w:noProof/>
                <w:webHidden/>
                <w:rPrChange w:id="1069" w:author="Regina Casanova" w:date="2018-07-29T19:32:00Z">
                  <w:rPr>
                    <w:noProof/>
                    <w:webHidden/>
                  </w:rPr>
                </w:rPrChange>
              </w:rPr>
            </w:r>
          </w:ins>
          <w:r w:rsidRPr="00F75055">
            <w:rPr>
              <w:rFonts w:ascii="Times New Roman" w:hAnsi="Times New Roman" w:cs="Times New Roman"/>
              <w:i w:val="0"/>
              <w:noProof/>
              <w:webHidden/>
              <w:rPrChange w:id="1070" w:author="Regina Casanova" w:date="2018-07-29T19:32:00Z">
                <w:rPr>
                  <w:noProof/>
                  <w:webHidden/>
                </w:rPr>
              </w:rPrChange>
            </w:rPr>
            <w:fldChar w:fldCharType="separate"/>
          </w:r>
          <w:ins w:id="1071" w:author="Regina Casanova" w:date="2018-07-29T19:24:00Z">
            <w:r w:rsidRPr="00F75055">
              <w:rPr>
                <w:rFonts w:ascii="Times New Roman" w:hAnsi="Times New Roman" w:cs="Times New Roman"/>
                <w:i w:val="0"/>
                <w:noProof/>
                <w:webHidden/>
                <w:rPrChange w:id="1072" w:author="Regina Casanova" w:date="2018-07-29T19:32:00Z">
                  <w:rPr>
                    <w:noProof/>
                    <w:webHidden/>
                  </w:rPr>
                </w:rPrChange>
              </w:rPr>
              <w:t>64</w:t>
            </w:r>
            <w:r w:rsidRPr="00F75055">
              <w:rPr>
                <w:rFonts w:ascii="Times New Roman" w:hAnsi="Times New Roman" w:cs="Times New Roman"/>
                <w:i w:val="0"/>
                <w:noProof/>
                <w:webHidden/>
                <w:rPrChange w:id="1073" w:author="Regina Casanova" w:date="2018-07-29T19:32:00Z">
                  <w:rPr>
                    <w:noProof/>
                    <w:webHidden/>
                  </w:rPr>
                </w:rPrChange>
              </w:rPr>
              <w:fldChar w:fldCharType="end"/>
            </w:r>
            <w:r w:rsidRPr="00F75055">
              <w:rPr>
                <w:rStyle w:val="Hipervnculo"/>
                <w:rFonts w:ascii="Times New Roman" w:hAnsi="Times New Roman" w:cs="Times New Roman"/>
                <w:i w:val="0"/>
                <w:noProof/>
                <w:rPrChange w:id="1074" w:author="Regina Casanova" w:date="2018-07-29T19:32:00Z">
                  <w:rPr>
                    <w:rStyle w:val="Hipervnculo"/>
                    <w:noProof/>
                  </w:rPr>
                </w:rPrChange>
              </w:rPr>
              <w:fldChar w:fldCharType="end"/>
            </w:r>
          </w:ins>
        </w:p>
        <w:p w14:paraId="0924ADE2" w14:textId="76C7BD62" w:rsidR="00CC32E0" w:rsidRPr="00F75055" w:rsidRDefault="00CC32E0" w:rsidP="00CC32E0">
          <w:pPr>
            <w:pStyle w:val="TDC3"/>
            <w:rPr>
              <w:ins w:id="1075" w:author="Regina Casanova" w:date="2018-07-29T19:24:00Z"/>
              <w:rFonts w:ascii="Times New Roman" w:eastAsiaTheme="minorEastAsia" w:hAnsi="Times New Roman" w:cs="Times New Roman"/>
              <w:i w:val="0"/>
              <w:noProof/>
              <w:sz w:val="24"/>
              <w:szCs w:val="24"/>
              <w:lang w:val="es-PE" w:eastAsia="es-PE"/>
              <w:rPrChange w:id="1076" w:author="Regina Casanova" w:date="2018-07-29T19:32:00Z">
                <w:rPr>
                  <w:ins w:id="1077" w:author="Regina Casanova" w:date="2018-07-29T19:24:00Z"/>
                  <w:rFonts w:eastAsiaTheme="minorEastAsia" w:cstheme="minorBidi"/>
                  <w:noProof/>
                  <w:sz w:val="24"/>
                  <w:szCs w:val="24"/>
                  <w:lang w:val="es-PE" w:eastAsia="es-PE"/>
                </w:rPr>
              </w:rPrChange>
            </w:rPr>
          </w:pPr>
          <w:ins w:id="1078" w:author="Regina Casanova" w:date="2018-07-29T19:24:00Z">
            <w:r w:rsidRPr="00F75055">
              <w:rPr>
                <w:rStyle w:val="Hipervnculo"/>
                <w:rFonts w:ascii="Times New Roman" w:hAnsi="Times New Roman" w:cs="Times New Roman"/>
                <w:i w:val="0"/>
                <w:noProof/>
                <w:rPrChange w:id="1079"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080" w:author="Regina Casanova" w:date="2018-07-29T19:32:00Z">
                  <w:rPr>
                    <w:rStyle w:val="Hipervnculo"/>
                    <w:noProof/>
                  </w:rPr>
                </w:rPrChange>
              </w:rPr>
              <w:instrText xml:space="preserve"> </w:instrText>
            </w:r>
            <w:r w:rsidRPr="00F75055">
              <w:rPr>
                <w:rFonts w:ascii="Times New Roman" w:hAnsi="Times New Roman" w:cs="Times New Roman"/>
                <w:i w:val="0"/>
                <w:noProof/>
                <w:rPrChange w:id="1081" w:author="Regina Casanova" w:date="2018-07-29T19:32:00Z">
                  <w:rPr>
                    <w:noProof/>
                  </w:rPr>
                </w:rPrChange>
              </w:rPr>
              <w:instrText>HYPERLINK \l "_Toc520655674"</w:instrText>
            </w:r>
            <w:r w:rsidRPr="00F75055">
              <w:rPr>
                <w:rStyle w:val="Hipervnculo"/>
                <w:rFonts w:ascii="Times New Roman" w:hAnsi="Times New Roman" w:cs="Times New Roman"/>
                <w:i w:val="0"/>
                <w:noProof/>
                <w:rPrChange w:id="1082"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083" w:author="Regina Casanova" w:date="2018-07-29T19:32:00Z">
                  <w:rPr>
                    <w:rStyle w:val="Hipervnculo"/>
                    <w:noProof/>
                  </w:rPr>
                </w:rPrChange>
              </w:rPr>
            </w:r>
            <w:r w:rsidRPr="00F75055">
              <w:rPr>
                <w:rStyle w:val="Hipervnculo"/>
                <w:rFonts w:ascii="Times New Roman" w:hAnsi="Times New Roman" w:cs="Times New Roman"/>
                <w:i w:val="0"/>
                <w:noProof/>
                <w:rPrChange w:id="1084"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085" w:author="Regina Casanova" w:date="2018-07-29T19:32:00Z">
                  <w:rPr>
                    <w:rStyle w:val="Hipervnculo"/>
                    <w:noProof/>
                  </w:rPr>
                </w:rPrChange>
              </w:rPr>
              <w:t>4.</w:t>
            </w:r>
            <w:r w:rsidRPr="00F75055">
              <w:rPr>
                <w:rFonts w:ascii="Times New Roman" w:eastAsiaTheme="minorEastAsia" w:hAnsi="Times New Roman" w:cs="Times New Roman"/>
                <w:i w:val="0"/>
                <w:noProof/>
                <w:sz w:val="24"/>
                <w:szCs w:val="24"/>
                <w:lang w:val="es-PE" w:eastAsia="es-PE"/>
                <w:rPrChange w:id="108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087" w:author="Regina Casanova" w:date="2018-07-29T19:32:00Z">
                  <w:rPr>
                    <w:rStyle w:val="Hipervnculo"/>
                    <w:noProof/>
                  </w:rPr>
                </w:rPrChange>
              </w:rPr>
              <w:t>Adicionales mencionados por los entrevistados</w:t>
            </w:r>
            <w:r w:rsidRPr="00F75055">
              <w:rPr>
                <w:rFonts w:ascii="Times New Roman" w:hAnsi="Times New Roman" w:cs="Times New Roman"/>
                <w:i w:val="0"/>
                <w:noProof/>
                <w:webHidden/>
                <w:rPrChange w:id="1088" w:author="Regina Casanova" w:date="2018-07-29T19:32:00Z">
                  <w:rPr>
                    <w:noProof/>
                    <w:webHidden/>
                  </w:rPr>
                </w:rPrChange>
              </w:rPr>
              <w:tab/>
            </w:r>
            <w:r w:rsidRPr="00F75055">
              <w:rPr>
                <w:rFonts w:ascii="Times New Roman" w:hAnsi="Times New Roman" w:cs="Times New Roman"/>
                <w:i w:val="0"/>
                <w:noProof/>
                <w:webHidden/>
                <w:rPrChange w:id="1089" w:author="Regina Casanova" w:date="2018-07-29T19:32:00Z">
                  <w:rPr>
                    <w:noProof/>
                    <w:webHidden/>
                  </w:rPr>
                </w:rPrChange>
              </w:rPr>
              <w:fldChar w:fldCharType="begin"/>
            </w:r>
            <w:r w:rsidRPr="00F75055">
              <w:rPr>
                <w:rFonts w:ascii="Times New Roman" w:hAnsi="Times New Roman" w:cs="Times New Roman"/>
                <w:i w:val="0"/>
                <w:noProof/>
                <w:webHidden/>
                <w:rPrChange w:id="1090" w:author="Regina Casanova" w:date="2018-07-29T19:32:00Z">
                  <w:rPr>
                    <w:noProof/>
                    <w:webHidden/>
                  </w:rPr>
                </w:rPrChange>
              </w:rPr>
              <w:instrText xml:space="preserve"> PAGEREF _Toc520655674 \h </w:instrText>
            </w:r>
            <w:r w:rsidRPr="00F75055">
              <w:rPr>
                <w:rFonts w:ascii="Times New Roman" w:hAnsi="Times New Roman" w:cs="Times New Roman"/>
                <w:i w:val="0"/>
                <w:noProof/>
                <w:webHidden/>
                <w:rPrChange w:id="1091" w:author="Regina Casanova" w:date="2018-07-29T19:32:00Z">
                  <w:rPr>
                    <w:noProof/>
                    <w:webHidden/>
                  </w:rPr>
                </w:rPrChange>
              </w:rPr>
            </w:r>
          </w:ins>
          <w:r w:rsidRPr="00F75055">
            <w:rPr>
              <w:rFonts w:ascii="Times New Roman" w:hAnsi="Times New Roman" w:cs="Times New Roman"/>
              <w:i w:val="0"/>
              <w:noProof/>
              <w:webHidden/>
              <w:rPrChange w:id="1092" w:author="Regina Casanova" w:date="2018-07-29T19:32:00Z">
                <w:rPr>
                  <w:noProof/>
                  <w:webHidden/>
                </w:rPr>
              </w:rPrChange>
            </w:rPr>
            <w:fldChar w:fldCharType="separate"/>
          </w:r>
          <w:ins w:id="1093" w:author="Regina Casanova" w:date="2018-07-29T19:24:00Z">
            <w:r w:rsidRPr="00F75055">
              <w:rPr>
                <w:rFonts w:ascii="Times New Roman" w:hAnsi="Times New Roman" w:cs="Times New Roman"/>
                <w:i w:val="0"/>
                <w:noProof/>
                <w:webHidden/>
                <w:rPrChange w:id="1094" w:author="Regina Casanova" w:date="2018-07-29T19:32:00Z">
                  <w:rPr>
                    <w:noProof/>
                    <w:webHidden/>
                  </w:rPr>
                </w:rPrChange>
              </w:rPr>
              <w:t>67</w:t>
            </w:r>
            <w:r w:rsidRPr="00F75055">
              <w:rPr>
                <w:rFonts w:ascii="Times New Roman" w:hAnsi="Times New Roman" w:cs="Times New Roman"/>
                <w:i w:val="0"/>
                <w:noProof/>
                <w:webHidden/>
                <w:rPrChange w:id="1095" w:author="Regina Casanova" w:date="2018-07-29T19:32:00Z">
                  <w:rPr>
                    <w:noProof/>
                    <w:webHidden/>
                  </w:rPr>
                </w:rPrChange>
              </w:rPr>
              <w:fldChar w:fldCharType="end"/>
            </w:r>
            <w:r w:rsidRPr="00F75055">
              <w:rPr>
                <w:rStyle w:val="Hipervnculo"/>
                <w:rFonts w:ascii="Times New Roman" w:hAnsi="Times New Roman" w:cs="Times New Roman"/>
                <w:i w:val="0"/>
                <w:noProof/>
                <w:rPrChange w:id="1096" w:author="Regina Casanova" w:date="2018-07-29T19:32:00Z">
                  <w:rPr>
                    <w:rStyle w:val="Hipervnculo"/>
                    <w:noProof/>
                  </w:rPr>
                </w:rPrChange>
              </w:rPr>
              <w:fldChar w:fldCharType="end"/>
            </w:r>
          </w:ins>
        </w:p>
        <w:p w14:paraId="5F2F6DF3" w14:textId="2AE2E233" w:rsidR="00CC32E0" w:rsidRPr="00F75055" w:rsidRDefault="00CC32E0" w:rsidP="00CC32E0">
          <w:pPr>
            <w:pStyle w:val="TDC3"/>
            <w:rPr>
              <w:ins w:id="1097" w:author="Regina Casanova" w:date="2018-07-29T19:24:00Z"/>
              <w:rFonts w:ascii="Times New Roman" w:eastAsiaTheme="minorEastAsia" w:hAnsi="Times New Roman" w:cs="Times New Roman"/>
              <w:i w:val="0"/>
              <w:noProof/>
              <w:sz w:val="24"/>
              <w:szCs w:val="24"/>
              <w:lang w:val="es-PE" w:eastAsia="es-PE"/>
              <w:rPrChange w:id="1098" w:author="Regina Casanova" w:date="2018-07-29T19:32:00Z">
                <w:rPr>
                  <w:ins w:id="1099" w:author="Regina Casanova" w:date="2018-07-29T19:24:00Z"/>
                  <w:rFonts w:eastAsiaTheme="minorEastAsia" w:cstheme="minorBidi"/>
                  <w:noProof/>
                  <w:sz w:val="24"/>
                  <w:szCs w:val="24"/>
                  <w:lang w:val="es-PE" w:eastAsia="es-PE"/>
                </w:rPr>
              </w:rPrChange>
            </w:rPr>
          </w:pPr>
          <w:ins w:id="1100" w:author="Regina Casanova" w:date="2018-07-29T19:24:00Z">
            <w:r w:rsidRPr="00F75055">
              <w:rPr>
                <w:rStyle w:val="Hipervnculo"/>
                <w:rFonts w:ascii="Times New Roman" w:hAnsi="Times New Roman" w:cs="Times New Roman"/>
                <w:i w:val="0"/>
                <w:noProof/>
                <w:rPrChange w:id="110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102" w:author="Regina Casanova" w:date="2018-07-29T19:32:00Z">
                  <w:rPr>
                    <w:rStyle w:val="Hipervnculo"/>
                    <w:noProof/>
                  </w:rPr>
                </w:rPrChange>
              </w:rPr>
              <w:instrText xml:space="preserve"> </w:instrText>
            </w:r>
            <w:r w:rsidRPr="00F75055">
              <w:rPr>
                <w:rFonts w:ascii="Times New Roman" w:hAnsi="Times New Roman" w:cs="Times New Roman"/>
                <w:i w:val="0"/>
                <w:noProof/>
                <w:rPrChange w:id="1103" w:author="Regina Casanova" w:date="2018-07-29T19:32:00Z">
                  <w:rPr>
                    <w:noProof/>
                  </w:rPr>
                </w:rPrChange>
              </w:rPr>
              <w:instrText>HYPERLINK \l "_Toc520655726"</w:instrText>
            </w:r>
            <w:r w:rsidRPr="00F75055">
              <w:rPr>
                <w:rStyle w:val="Hipervnculo"/>
                <w:rFonts w:ascii="Times New Roman" w:hAnsi="Times New Roman" w:cs="Times New Roman"/>
                <w:i w:val="0"/>
                <w:noProof/>
                <w:rPrChange w:id="110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105" w:author="Regina Casanova" w:date="2018-07-29T19:32:00Z">
                  <w:rPr>
                    <w:rStyle w:val="Hipervnculo"/>
                    <w:noProof/>
                  </w:rPr>
                </w:rPrChange>
              </w:rPr>
            </w:r>
            <w:r w:rsidRPr="00F75055">
              <w:rPr>
                <w:rStyle w:val="Hipervnculo"/>
                <w:rFonts w:ascii="Times New Roman" w:hAnsi="Times New Roman" w:cs="Times New Roman"/>
                <w:i w:val="0"/>
                <w:noProof/>
                <w:rPrChange w:id="1106"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107" w:author="Regina Casanova" w:date="2018-07-29T19:32:00Z">
                  <w:rPr>
                    <w:rStyle w:val="Hipervnculo"/>
                    <w:noProof/>
                  </w:rPr>
                </w:rPrChange>
              </w:rPr>
              <w:t>5.</w:t>
            </w:r>
            <w:r w:rsidRPr="00F75055">
              <w:rPr>
                <w:rFonts w:ascii="Times New Roman" w:eastAsiaTheme="minorEastAsia" w:hAnsi="Times New Roman" w:cs="Times New Roman"/>
                <w:i w:val="0"/>
                <w:noProof/>
                <w:sz w:val="24"/>
                <w:szCs w:val="24"/>
                <w:lang w:val="es-PE" w:eastAsia="es-PE"/>
                <w:rPrChange w:id="110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109" w:author="Regina Casanova" w:date="2018-07-29T19:32:00Z">
                  <w:rPr>
                    <w:rStyle w:val="Hipervnculo"/>
                    <w:noProof/>
                  </w:rPr>
                </w:rPrChange>
              </w:rPr>
              <w:t xml:space="preserve">Tablas de hallazgos resaltantes </w:t>
            </w:r>
            <w:r w:rsidRPr="00F75055">
              <w:rPr>
                <w:rFonts w:ascii="Times New Roman" w:hAnsi="Times New Roman" w:cs="Times New Roman"/>
                <w:i w:val="0"/>
                <w:noProof/>
                <w:webHidden/>
                <w:rPrChange w:id="1110" w:author="Regina Casanova" w:date="2018-07-29T19:32:00Z">
                  <w:rPr>
                    <w:noProof/>
                    <w:webHidden/>
                  </w:rPr>
                </w:rPrChange>
              </w:rPr>
              <w:tab/>
            </w:r>
            <w:r w:rsidRPr="00F75055">
              <w:rPr>
                <w:rFonts w:ascii="Times New Roman" w:hAnsi="Times New Roman" w:cs="Times New Roman"/>
                <w:i w:val="0"/>
                <w:noProof/>
                <w:webHidden/>
                <w:rPrChange w:id="1111" w:author="Regina Casanova" w:date="2018-07-29T19:32:00Z">
                  <w:rPr>
                    <w:noProof/>
                    <w:webHidden/>
                  </w:rPr>
                </w:rPrChange>
              </w:rPr>
              <w:fldChar w:fldCharType="begin"/>
            </w:r>
            <w:r w:rsidRPr="00F75055">
              <w:rPr>
                <w:rFonts w:ascii="Times New Roman" w:hAnsi="Times New Roman" w:cs="Times New Roman"/>
                <w:i w:val="0"/>
                <w:noProof/>
                <w:webHidden/>
                <w:rPrChange w:id="1112" w:author="Regina Casanova" w:date="2018-07-29T19:32:00Z">
                  <w:rPr>
                    <w:noProof/>
                    <w:webHidden/>
                  </w:rPr>
                </w:rPrChange>
              </w:rPr>
              <w:instrText xml:space="preserve"> PAGEREF _Toc520655726 \h </w:instrText>
            </w:r>
            <w:r w:rsidRPr="00F75055">
              <w:rPr>
                <w:rFonts w:ascii="Times New Roman" w:hAnsi="Times New Roman" w:cs="Times New Roman"/>
                <w:i w:val="0"/>
                <w:noProof/>
                <w:webHidden/>
                <w:rPrChange w:id="1113" w:author="Regina Casanova" w:date="2018-07-29T19:32:00Z">
                  <w:rPr>
                    <w:noProof/>
                    <w:webHidden/>
                  </w:rPr>
                </w:rPrChange>
              </w:rPr>
            </w:r>
          </w:ins>
          <w:r w:rsidRPr="00F75055">
            <w:rPr>
              <w:rFonts w:ascii="Times New Roman" w:hAnsi="Times New Roman" w:cs="Times New Roman"/>
              <w:i w:val="0"/>
              <w:noProof/>
              <w:webHidden/>
              <w:rPrChange w:id="1114" w:author="Regina Casanova" w:date="2018-07-29T19:32:00Z">
                <w:rPr>
                  <w:noProof/>
                  <w:webHidden/>
                </w:rPr>
              </w:rPrChange>
            </w:rPr>
            <w:fldChar w:fldCharType="separate"/>
          </w:r>
          <w:ins w:id="1115" w:author="Regina Casanova" w:date="2018-07-29T19:24:00Z">
            <w:r w:rsidRPr="00F75055">
              <w:rPr>
                <w:rFonts w:ascii="Times New Roman" w:hAnsi="Times New Roman" w:cs="Times New Roman"/>
                <w:i w:val="0"/>
                <w:noProof/>
                <w:webHidden/>
                <w:rPrChange w:id="1116" w:author="Regina Casanova" w:date="2018-07-29T19:32:00Z">
                  <w:rPr>
                    <w:noProof/>
                    <w:webHidden/>
                  </w:rPr>
                </w:rPrChange>
              </w:rPr>
              <w:t>69</w:t>
            </w:r>
            <w:r w:rsidRPr="00F75055">
              <w:rPr>
                <w:rFonts w:ascii="Times New Roman" w:hAnsi="Times New Roman" w:cs="Times New Roman"/>
                <w:i w:val="0"/>
                <w:noProof/>
                <w:webHidden/>
                <w:rPrChange w:id="1117" w:author="Regina Casanova" w:date="2018-07-29T19:32:00Z">
                  <w:rPr>
                    <w:noProof/>
                    <w:webHidden/>
                  </w:rPr>
                </w:rPrChange>
              </w:rPr>
              <w:fldChar w:fldCharType="end"/>
            </w:r>
            <w:r w:rsidRPr="00F75055">
              <w:rPr>
                <w:rStyle w:val="Hipervnculo"/>
                <w:rFonts w:ascii="Times New Roman" w:hAnsi="Times New Roman" w:cs="Times New Roman"/>
                <w:i w:val="0"/>
                <w:noProof/>
                <w:rPrChange w:id="1118" w:author="Regina Casanova" w:date="2018-07-29T19:32:00Z">
                  <w:rPr>
                    <w:rStyle w:val="Hipervnculo"/>
                    <w:noProof/>
                  </w:rPr>
                </w:rPrChange>
              </w:rPr>
              <w:fldChar w:fldCharType="end"/>
            </w:r>
          </w:ins>
        </w:p>
        <w:p w14:paraId="3999DB9E" w14:textId="73015456" w:rsidR="00CC32E0" w:rsidRPr="00F75055" w:rsidRDefault="00CC32E0" w:rsidP="00CC32E0">
          <w:pPr>
            <w:pStyle w:val="TDC2"/>
            <w:rPr>
              <w:ins w:id="1119" w:author="Regina Casanova" w:date="2018-07-29T19:24:00Z"/>
              <w:rFonts w:ascii="Times New Roman" w:eastAsiaTheme="minorEastAsia" w:hAnsi="Times New Roman" w:cs="Times New Roman"/>
              <w:noProof/>
              <w:sz w:val="24"/>
              <w:szCs w:val="24"/>
              <w:lang w:val="es-PE" w:eastAsia="es-PE"/>
              <w:rPrChange w:id="1120" w:author="Regina Casanova" w:date="2018-07-29T19:32:00Z">
                <w:rPr>
                  <w:ins w:id="1121" w:author="Regina Casanova" w:date="2018-07-29T19:24:00Z"/>
                  <w:rFonts w:eastAsiaTheme="minorEastAsia" w:cstheme="minorBidi"/>
                  <w:noProof/>
                  <w:sz w:val="24"/>
                  <w:szCs w:val="24"/>
                  <w:lang w:val="es-PE" w:eastAsia="es-PE"/>
                </w:rPr>
              </w:rPrChange>
            </w:rPr>
          </w:pPr>
          <w:ins w:id="1122" w:author="Regina Casanova" w:date="2018-07-29T19:24:00Z">
            <w:r w:rsidRPr="00F75055">
              <w:rPr>
                <w:rStyle w:val="Hipervnculo"/>
                <w:rFonts w:ascii="Times New Roman" w:hAnsi="Times New Roman" w:cs="Times New Roman"/>
                <w:noProof/>
                <w:rPrChange w:id="1123" w:author="Regina Casanova" w:date="2018-07-29T19:32:00Z">
                  <w:rPr>
                    <w:rStyle w:val="Hipervnculo"/>
                    <w:noProof/>
                  </w:rPr>
                </w:rPrChange>
              </w:rPr>
              <w:fldChar w:fldCharType="begin"/>
            </w:r>
            <w:r w:rsidRPr="00F75055">
              <w:rPr>
                <w:rStyle w:val="Hipervnculo"/>
                <w:rFonts w:ascii="Times New Roman" w:hAnsi="Times New Roman" w:cs="Times New Roman"/>
                <w:noProof/>
                <w:rPrChange w:id="1124" w:author="Regina Casanova" w:date="2018-07-29T19:32:00Z">
                  <w:rPr>
                    <w:rStyle w:val="Hipervnculo"/>
                    <w:noProof/>
                  </w:rPr>
                </w:rPrChange>
              </w:rPr>
              <w:instrText xml:space="preserve"> </w:instrText>
            </w:r>
            <w:r w:rsidRPr="00F75055">
              <w:rPr>
                <w:rFonts w:ascii="Times New Roman" w:hAnsi="Times New Roman" w:cs="Times New Roman"/>
                <w:noProof/>
                <w:rPrChange w:id="1125" w:author="Regina Casanova" w:date="2018-07-29T19:32:00Z">
                  <w:rPr>
                    <w:noProof/>
                  </w:rPr>
                </w:rPrChange>
              </w:rPr>
              <w:instrText>HYPERLINK \l "_Toc520655727"</w:instrText>
            </w:r>
            <w:r w:rsidRPr="00F75055">
              <w:rPr>
                <w:rStyle w:val="Hipervnculo"/>
                <w:rFonts w:ascii="Times New Roman" w:hAnsi="Times New Roman" w:cs="Times New Roman"/>
                <w:noProof/>
                <w:rPrChange w:id="1126"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127" w:author="Regina Casanova" w:date="2018-07-29T19:32:00Z">
                  <w:rPr>
                    <w:rStyle w:val="Hipervnculo"/>
                    <w:noProof/>
                  </w:rPr>
                </w:rPrChange>
              </w:rPr>
            </w:r>
            <w:r w:rsidRPr="00F75055">
              <w:rPr>
                <w:rStyle w:val="Hipervnculo"/>
                <w:rFonts w:ascii="Times New Roman" w:hAnsi="Times New Roman" w:cs="Times New Roman"/>
                <w:noProof/>
                <w:rPrChange w:id="1128"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1129" w:author="Regina Casanova" w:date="2018-07-29T19:32:00Z">
                  <w:rPr>
                    <w:rStyle w:val="Hipervnculo"/>
                    <w:noProof/>
                  </w:rPr>
                </w:rPrChange>
              </w:rPr>
              <w:t>II.</w:t>
            </w:r>
            <w:r w:rsidRPr="00F75055">
              <w:rPr>
                <w:rFonts w:ascii="Times New Roman" w:eastAsiaTheme="minorEastAsia" w:hAnsi="Times New Roman" w:cs="Times New Roman"/>
                <w:noProof/>
                <w:sz w:val="24"/>
                <w:szCs w:val="24"/>
                <w:lang w:val="es-PE" w:eastAsia="es-PE"/>
                <w:rPrChange w:id="113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rPrChange w:id="1131" w:author="Regina Casanova" w:date="2018-07-29T19:32:00Z">
                  <w:rPr>
                    <w:rStyle w:val="Hipervnculo"/>
                    <w:noProof/>
                  </w:rPr>
                </w:rPrChange>
              </w:rPr>
              <w:t>Fase de Diseño</w:t>
            </w:r>
            <w:r w:rsidRPr="00F75055">
              <w:rPr>
                <w:rFonts w:ascii="Times New Roman" w:hAnsi="Times New Roman" w:cs="Times New Roman"/>
                <w:noProof/>
                <w:webHidden/>
                <w:rPrChange w:id="1132" w:author="Regina Casanova" w:date="2018-07-29T19:32:00Z">
                  <w:rPr>
                    <w:noProof/>
                    <w:webHidden/>
                  </w:rPr>
                </w:rPrChange>
              </w:rPr>
              <w:tab/>
            </w:r>
            <w:r w:rsidRPr="00F75055">
              <w:rPr>
                <w:rFonts w:ascii="Times New Roman" w:hAnsi="Times New Roman" w:cs="Times New Roman"/>
                <w:noProof/>
                <w:webHidden/>
                <w:rPrChange w:id="1133" w:author="Regina Casanova" w:date="2018-07-29T19:32:00Z">
                  <w:rPr>
                    <w:noProof/>
                    <w:webHidden/>
                  </w:rPr>
                </w:rPrChange>
              </w:rPr>
              <w:fldChar w:fldCharType="begin"/>
            </w:r>
            <w:r w:rsidRPr="00F75055">
              <w:rPr>
                <w:rFonts w:ascii="Times New Roman" w:hAnsi="Times New Roman" w:cs="Times New Roman"/>
                <w:noProof/>
                <w:webHidden/>
                <w:rPrChange w:id="1134" w:author="Regina Casanova" w:date="2018-07-29T19:32:00Z">
                  <w:rPr>
                    <w:noProof/>
                    <w:webHidden/>
                  </w:rPr>
                </w:rPrChange>
              </w:rPr>
              <w:instrText xml:space="preserve"> PAGEREF _Toc520655727 \h </w:instrText>
            </w:r>
            <w:r w:rsidRPr="00F75055">
              <w:rPr>
                <w:rFonts w:ascii="Times New Roman" w:hAnsi="Times New Roman" w:cs="Times New Roman"/>
                <w:noProof/>
                <w:webHidden/>
                <w:rPrChange w:id="1135" w:author="Regina Casanova" w:date="2018-07-29T19:32:00Z">
                  <w:rPr>
                    <w:noProof/>
                    <w:webHidden/>
                  </w:rPr>
                </w:rPrChange>
              </w:rPr>
            </w:r>
          </w:ins>
          <w:r w:rsidRPr="00F75055">
            <w:rPr>
              <w:rFonts w:ascii="Times New Roman" w:hAnsi="Times New Roman" w:cs="Times New Roman"/>
              <w:noProof/>
              <w:webHidden/>
              <w:rPrChange w:id="1136" w:author="Regina Casanova" w:date="2018-07-29T19:32:00Z">
                <w:rPr>
                  <w:noProof/>
                  <w:webHidden/>
                </w:rPr>
              </w:rPrChange>
            </w:rPr>
            <w:fldChar w:fldCharType="separate"/>
          </w:r>
          <w:ins w:id="1137" w:author="Regina Casanova" w:date="2018-07-29T19:24:00Z">
            <w:r w:rsidRPr="00F75055">
              <w:rPr>
                <w:rFonts w:ascii="Times New Roman" w:hAnsi="Times New Roman" w:cs="Times New Roman"/>
                <w:noProof/>
                <w:webHidden/>
                <w:rPrChange w:id="1138" w:author="Regina Casanova" w:date="2018-07-29T19:32:00Z">
                  <w:rPr>
                    <w:noProof/>
                    <w:webHidden/>
                  </w:rPr>
                </w:rPrChange>
              </w:rPr>
              <w:t>1</w:t>
            </w:r>
            <w:r w:rsidRPr="00F75055">
              <w:rPr>
                <w:rFonts w:ascii="Times New Roman" w:hAnsi="Times New Roman" w:cs="Times New Roman"/>
                <w:noProof/>
                <w:webHidden/>
                <w:rPrChange w:id="1139" w:author="Regina Casanova" w:date="2018-07-29T19:32:00Z">
                  <w:rPr>
                    <w:noProof/>
                    <w:webHidden/>
                  </w:rPr>
                </w:rPrChange>
              </w:rPr>
              <w:fldChar w:fldCharType="end"/>
            </w:r>
            <w:r w:rsidRPr="00F75055">
              <w:rPr>
                <w:rStyle w:val="Hipervnculo"/>
                <w:rFonts w:ascii="Times New Roman" w:hAnsi="Times New Roman" w:cs="Times New Roman"/>
                <w:noProof/>
                <w:rPrChange w:id="1140" w:author="Regina Casanova" w:date="2018-07-29T19:32:00Z">
                  <w:rPr>
                    <w:rStyle w:val="Hipervnculo"/>
                    <w:noProof/>
                  </w:rPr>
                </w:rPrChange>
              </w:rPr>
              <w:fldChar w:fldCharType="end"/>
            </w:r>
          </w:ins>
        </w:p>
        <w:p w14:paraId="5E8B1C28" w14:textId="2BE05D6B" w:rsidR="00CC32E0" w:rsidRPr="00F75055" w:rsidRDefault="00CC32E0" w:rsidP="00CC32E0">
          <w:pPr>
            <w:pStyle w:val="TDC3"/>
            <w:rPr>
              <w:ins w:id="1141" w:author="Regina Casanova" w:date="2018-07-29T19:24:00Z"/>
              <w:rFonts w:ascii="Times New Roman" w:eastAsiaTheme="minorEastAsia" w:hAnsi="Times New Roman" w:cs="Times New Roman"/>
              <w:i w:val="0"/>
              <w:noProof/>
              <w:sz w:val="24"/>
              <w:szCs w:val="24"/>
              <w:lang w:val="es-PE" w:eastAsia="es-PE"/>
              <w:rPrChange w:id="1142" w:author="Regina Casanova" w:date="2018-07-29T19:32:00Z">
                <w:rPr>
                  <w:ins w:id="1143" w:author="Regina Casanova" w:date="2018-07-29T19:24:00Z"/>
                  <w:rFonts w:eastAsiaTheme="minorEastAsia" w:cstheme="minorBidi"/>
                  <w:noProof/>
                  <w:sz w:val="24"/>
                  <w:szCs w:val="24"/>
                  <w:lang w:val="es-PE" w:eastAsia="es-PE"/>
                </w:rPr>
              </w:rPrChange>
            </w:rPr>
          </w:pPr>
          <w:ins w:id="1144" w:author="Regina Casanova" w:date="2018-07-29T19:24:00Z">
            <w:r w:rsidRPr="00F75055">
              <w:rPr>
                <w:rStyle w:val="Hipervnculo"/>
                <w:rFonts w:ascii="Times New Roman" w:hAnsi="Times New Roman" w:cs="Times New Roman"/>
                <w:i w:val="0"/>
                <w:noProof/>
                <w:rPrChange w:id="114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146" w:author="Regina Casanova" w:date="2018-07-29T19:32:00Z">
                  <w:rPr>
                    <w:rStyle w:val="Hipervnculo"/>
                    <w:noProof/>
                  </w:rPr>
                </w:rPrChange>
              </w:rPr>
              <w:instrText xml:space="preserve"> </w:instrText>
            </w:r>
            <w:r w:rsidRPr="00F75055">
              <w:rPr>
                <w:rFonts w:ascii="Times New Roman" w:hAnsi="Times New Roman" w:cs="Times New Roman"/>
                <w:i w:val="0"/>
                <w:noProof/>
                <w:rPrChange w:id="1147" w:author="Regina Casanova" w:date="2018-07-29T19:32:00Z">
                  <w:rPr>
                    <w:noProof/>
                  </w:rPr>
                </w:rPrChange>
              </w:rPr>
              <w:instrText>HYPERLINK \l "_Toc520655728"</w:instrText>
            </w:r>
            <w:r w:rsidRPr="00F75055">
              <w:rPr>
                <w:rStyle w:val="Hipervnculo"/>
                <w:rFonts w:ascii="Times New Roman" w:hAnsi="Times New Roman" w:cs="Times New Roman"/>
                <w:i w:val="0"/>
                <w:noProof/>
                <w:rPrChange w:id="114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149" w:author="Regina Casanova" w:date="2018-07-29T19:32:00Z">
                  <w:rPr>
                    <w:rStyle w:val="Hipervnculo"/>
                    <w:noProof/>
                  </w:rPr>
                </w:rPrChange>
              </w:rPr>
            </w:r>
            <w:r w:rsidRPr="00F75055">
              <w:rPr>
                <w:rStyle w:val="Hipervnculo"/>
                <w:rFonts w:ascii="Times New Roman" w:hAnsi="Times New Roman" w:cs="Times New Roman"/>
                <w:i w:val="0"/>
                <w:noProof/>
                <w:rPrChange w:id="1150"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151" w:author="Regina Casanova" w:date="2018-07-29T19:32:00Z">
                  <w:rPr>
                    <w:rStyle w:val="Hipervnculo"/>
                    <w:noProof/>
                  </w:rPr>
                </w:rPrChange>
              </w:rPr>
              <w:t>1.</w:t>
            </w:r>
            <w:r w:rsidRPr="00F75055">
              <w:rPr>
                <w:rFonts w:ascii="Times New Roman" w:eastAsiaTheme="minorEastAsia" w:hAnsi="Times New Roman" w:cs="Times New Roman"/>
                <w:i w:val="0"/>
                <w:noProof/>
                <w:sz w:val="24"/>
                <w:szCs w:val="24"/>
                <w:lang w:val="es-PE" w:eastAsia="es-PE"/>
                <w:rPrChange w:id="115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153" w:author="Regina Casanova" w:date="2018-07-29T19:32:00Z">
                  <w:rPr>
                    <w:rStyle w:val="Hipervnculo"/>
                    <w:noProof/>
                  </w:rPr>
                </w:rPrChange>
              </w:rPr>
              <w:t>Tabla de requerimientos</w:t>
            </w:r>
            <w:r w:rsidRPr="00F75055">
              <w:rPr>
                <w:rFonts w:ascii="Times New Roman" w:hAnsi="Times New Roman" w:cs="Times New Roman"/>
                <w:i w:val="0"/>
                <w:noProof/>
                <w:webHidden/>
                <w:rPrChange w:id="1154" w:author="Regina Casanova" w:date="2018-07-29T19:32:00Z">
                  <w:rPr>
                    <w:noProof/>
                    <w:webHidden/>
                  </w:rPr>
                </w:rPrChange>
              </w:rPr>
              <w:tab/>
            </w:r>
            <w:r w:rsidRPr="00F75055">
              <w:rPr>
                <w:rFonts w:ascii="Times New Roman" w:hAnsi="Times New Roman" w:cs="Times New Roman"/>
                <w:i w:val="0"/>
                <w:noProof/>
                <w:webHidden/>
                <w:rPrChange w:id="1155" w:author="Regina Casanova" w:date="2018-07-29T19:32:00Z">
                  <w:rPr>
                    <w:noProof/>
                    <w:webHidden/>
                  </w:rPr>
                </w:rPrChange>
              </w:rPr>
              <w:fldChar w:fldCharType="begin"/>
            </w:r>
            <w:r w:rsidRPr="00F75055">
              <w:rPr>
                <w:rFonts w:ascii="Times New Roman" w:hAnsi="Times New Roman" w:cs="Times New Roman"/>
                <w:i w:val="0"/>
                <w:noProof/>
                <w:webHidden/>
                <w:rPrChange w:id="1156" w:author="Regina Casanova" w:date="2018-07-29T19:32:00Z">
                  <w:rPr>
                    <w:noProof/>
                    <w:webHidden/>
                  </w:rPr>
                </w:rPrChange>
              </w:rPr>
              <w:instrText xml:space="preserve"> PAGEREF _Toc520655728 \h </w:instrText>
            </w:r>
            <w:r w:rsidRPr="00F75055">
              <w:rPr>
                <w:rFonts w:ascii="Times New Roman" w:hAnsi="Times New Roman" w:cs="Times New Roman"/>
                <w:i w:val="0"/>
                <w:noProof/>
                <w:webHidden/>
                <w:rPrChange w:id="1157" w:author="Regina Casanova" w:date="2018-07-29T19:32:00Z">
                  <w:rPr>
                    <w:noProof/>
                    <w:webHidden/>
                  </w:rPr>
                </w:rPrChange>
              </w:rPr>
            </w:r>
          </w:ins>
          <w:r w:rsidRPr="00F75055">
            <w:rPr>
              <w:rFonts w:ascii="Times New Roman" w:hAnsi="Times New Roman" w:cs="Times New Roman"/>
              <w:i w:val="0"/>
              <w:noProof/>
              <w:webHidden/>
              <w:rPrChange w:id="1158" w:author="Regina Casanova" w:date="2018-07-29T19:32:00Z">
                <w:rPr>
                  <w:noProof/>
                  <w:webHidden/>
                </w:rPr>
              </w:rPrChange>
            </w:rPr>
            <w:fldChar w:fldCharType="separate"/>
          </w:r>
          <w:ins w:id="1159" w:author="Regina Casanova" w:date="2018-07-29T19:24:00Z">
            <w:r w:rsidRPr="00F75055">
              <w:rPr>
                <w:rFonts w:ascii="Times New Roman" w:hAnsi="Times New Roman" w:cs="Times New Roman"/>
                <w:i w:val="0"/>
                <w:noProof/>
                <w:webHidden/>
                <w:rPrChange w:id="1160" w:author="Regina Casanova" w:date="2018-07-29T19:32:00Z">
                  <w:rPr>
                    <w:noProof/>
                    <w:webHidden/>
                  </w:rPr>
                </w:rPrChange>
              </w:rPr>
              <w:t>1</w:t>
            </w:r>
            <w:r w:rsidRPr="00F75055">
              <w:rPr>
                <w:rFonts w:ascii="Times New Roman" w:hAnsi="Times New Roman" w:cs="Times New Roman"/>
                <w:i w:val="0"/>
                <w:noProof/>
                <w:webHidden/>
                <w:rPrChange w:id="1161" w:author="Regina Casanova" w:date="2018-07-29T19:32:00Z">
                  <w:rPr>
                    <w:noProof/>
                    <w:webHidden/>
                  </w:rPr>
                </w:rPrChange>
              </w:rPr>
              <w:fldChar w:fldCharType="end"/>
            </w:r>
            <w:r w:rsidRPr="00F75055">
              <w:rPr>
                <w:rStyle w:val="Hipervnculo"/>
                <w:rFonts w:ascii="Times New Roman" w:hAnsi="Times New Roman" w:cs="Times New Roman"/>
                <w:i w:val="0"/>
                <w:noProof/>
                <w:rPrChange w:id="1162" w:author="Regina Casanova" w:date="2018-07-29T19:32:00Z">
                  <w:rPr>
                    <w:rStyle w:val="Hipervnculo"/>
                    <w:noProof/>
                  </w:rPr>
                </w:rPrChange>
              </w:rPr>
              <w:fldChar w:fldCharType="end"/>
            </w:r>
          </w:ins>
        </w:p>
        <w:p w14:paraId="19C4099E" w14:textId="0AA9A31C" w:rsidR="00CC32E0" w:rsidRPr="00F75055" w:rsidRDefault="00CC32E0" w:rsidP="00CC32E0">
          <w:pPr>
            <w:pStyle w:val="TDC3"/>
            <w:rPr>
              <w:ins w:id="1163" w:author="Regina Casanova" w:date="2018-07-29T19:24:00Z"/>
              <w:rFonts w:ascii="Times New Roman" w:eastAsiaTheme="minorEastAsia" w:hAnsi="Times New Roman" w:cs="Times New Roman"/>
              <w:i w:val="0"/>
              <w:noProof/>
              <w:sz w:val="24"/>
              <w:szCs w:val="24"/>
              <w:lang w:val="es-PE" w:eastAsia="es-PE"/>
              <w:rPrChange w:id="1164" w:author="Regina Casanova" w:date="2018-07-29T19:32:00Z">
                <w:rPr>
                  <w:ins w:id="1165" w:author="Regina Casanova" w:date="2018-07-29T19:24:00Z"/>
                  <w:rFonts w:eastAsiaTheme="minorEastAsia" w:cstheme="minorBidi"/>
                  <w:noProof/>
                  <w:sz w:val="24"/>
                  <w:szCs w:val="24"/>
                  <w:lang w:val="es-PE" w:eastAsia="es-PE"/>
                </w:rPr>
              </w:rPrChange>
            </w:rPr>
          </w:pPr>
          <w:ins w:id="1166" w:author="Regina Casanova" w:date="2018-07-29T19:24:00Z">
            <w:r w:rsidRPr="00F75055">
              <w:rPr>
                <w:rStyle w:val="Hipervnculo"/>
                <w:rFonts w:ascii="Times New Roman" w:hAnsi="Times New Roman" w:cs="Times New Roman"/>
                <w:i w:val="0"/>
                <w:noProof/>
                <w:rPrChange w:id="1167"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168" w:author="Regina Casanova" w:date="2018-07-29T19:32:00Z">
                  <w:rPr>
                    <w:rStyle w:val="Hipervnculo"/>
                    <w:noProof/>
                  </w:rPr>
                </w:rPrChange>
              </w:rPr>
              <w:instrText xml:space="preserve"> </w:instrText>
            </w:r>
            <w:r w:rsidRPr="00F75055">
              <w:rPr>
                <w:rFonts w:ascii="Times New Roman" w:hAnsi="Times New Roman" w:cs="Times New Roman"/>
                <w:i w:val="0"/>
                <w:noProof/>
                <w:rPrChange w:id="1169" w:author="Regina Casanova" w:date="2018-07-29T19:32:00Z">
                  <w:rPr>
                    <w:noProof/>
                  </w:rPr>
                </w:rPrChange>
              </w:rPr>
              <w:instrText>HYPERLINK \l "_Toc520655729"</w:instrText>
            </w:r>
            <w:r w:rsidRPr="00F75055">
              <w:rPr>
                <w:rStyle w:val="Hipervnculo"/>
                <w:rFonts w:ascii="Times New Roman" w:hAnsi="Times New Roman" w:cs="Times New Roman"/>
                <w:i w:val="0"/>
                <w:noProof/>
                <w:rPrChange w:id="1170"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171" w:author="Regina Casanova" w:date="2018-07-29T19:32:00Z">
                  <w:rPr>
                    <w:rStyle w:val="Hipervnculo"/>
                    <w:noProof/>
                  </w:rPr>
                </w:rPrChange>
              </w:rPr>
            </w:r>
            <w:r w:rsidRPr="00F75055">
              <w:rPr>
                <w:rStyle w:val="Hipervnculo"/>
                <w:rFonts w:ascii="Times New Roman" w:hAnsi="Times New Roman" w:cs="Times New Roman"/>
                <w:i w:val="0"/>
                <w:noProof/>
                <w:rPrChange w:id="1172"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173" w:author="Regina Casanova" w:date="2018-07-29T19:32:00Z">
                  <w:rPr>
                    <w:rStyle w:val="Hipervnculo"/>
                    <w:noProof/>
                  </w:rPr>
                </w:rPrChange>
              </w:rPr>
              <w:t>2.</w:t>
            </w:r>
            <w:r w:rsidRPr="00F75055">
              <w:rPr>
                <w:rFonts w:ascii="Times New Roman" w:eastAsiaTheme="minorEastAsia" w:hAnsi="Times New Roman" w:cs="Times New Roman"/>
                <w:i w:val="0"/>
                <w:noProof/>
                <w:sz w:val="24"/>
                <w:szCs w:val="24"/>
                <w:lang w:val="es-PE" w:eastAsia="es-PE"/>
                <w:rPrChange w:id="117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175" w:author="Regina Casanova" w:date="2018-07-29T19:32:00Z">
                  <w:rPr>
                    <w:rStyle w:val="Hipervnculo"/>
                    <w:noProof/>
                  </w:rPr>
                </w:rPrChange>
              </w:rPr>
              <w:t>Diseño y Prototipado</w:t>
            </w:r>
            <w:r w:rsidRPr="00F75055">
              <w:rPr>
                <w:rFonts w:ascii="Times New Roman" w:hAnsi="Times New Roman" w:cs="Times New Roman"/>
                <w:i w:val="0"/>
                <w:noProof/>
                <w:webHidden/>
                <w:rPrChange w:id="1176" w:author="Regina Casanova" w:date="2018-07-29T19:32:00Z">
                  <w:rPr>
                    <w:noProof/>
                    <w:webHidden/>
                  </w:rPr>
                </w:rPrChange>
              </w:rPr>
              <w:tab/>
            </w:r>
            <w:r w:rsidRPr="00F75055">
              <w:rPr>
                <w:rFonts w:ascii="Times New Roman" w:hAnsi="Times New Roman" w:cs="Times New Roman"/>
                <w:i w:val="0"/>
                <w:noProof/>
                <w:webHidden/>
                <w:rPrChange w:id="1177" w:author="Regina Casanova" w:date="2018-07-29T19:32:00Z">
                  <w:rPr>
                    <w:noProof/>
                    <w:webHidden/>
                  </w:rPr>
                </w:rPrChange>
              </w:rPr>
              <w:fldChar w:fldCharType="begin"/>
            </w:r>
            <w:r w:rsidRPr="00F75055">
              <w:rPr>
                <w:rFonts w:ascii="Times New Roman" w:hAnsi="Times New Roman" w:cs="Times New Roman"/>
                <w:i w:val="0"/>
                <w:noProof/>
                <w:webHidden/>
                <w:rPrChange w:id="1178" w:author="Regina Casanova" w:date="2018-07-29T19:32:00Z">
                  <w:rPr>
                    <w:noProof/>
                    <w:webHidden/>
                  </w:rPr>
                </w:rPrChange>
              </w:rPr>
              <w:instrText xml:space="preserve"> PAGEREF _Toc520655729 \h </w:instrText>
            </w:r>
            <w:r w:rsidRPr="00F75055">
              <w:rPr>
                <w:rFonts w:ascii="Times New Roman" w:hAnsi="Times New Roman" w:cs="Times New Roman"/>
                <w:i w:val="0"/>
                <w:noProof/>
                <w:webHidden/>
                <w:rPrChange w:id="1179" w:author="Regina Casanova" w:date="2018-07-29T19:32:00Z">
                  <w:rPr>
                    <w:noProof/>
                    <w:webHidden/>
                  </w:rPr>
                </w:rPrChange>
              </w:rPr>
            </w:r>
          </w:ins>
          <w:r w:rsidRPr="00F75055">
            <w:rPr>
              <w:rFonts w:ascii="Times New Roman" w:hAnsi="Times New Roman" w:cs="Times New Roman"/>
              <w:i w:val="0"/>
              <w:noProof/>
              <w:webHidden/>
              <w:rPrChange w:id="1180" w:author="Regina Casanova" w:date="2018-07-29T19:32:00Z">
                <w:rPr>
                  <w:noProof/>
                  <w:webHidden/>
                </w:rPr>
              </w:rPrChange>
            </w:rPr>
            <w:fldChar w:fldCharType="separate"/>
          </w:r>
          <w:ins w:id="1181" w:author="Regina Casanova" w:date="2018-07-29T19:24:00Z">
            <w:r w:rsidRPr="00F75055">
              <w:rPr>
                <w:rFonts w:ascii="Times New Roman" w:hAnsi="Times New Roman" w:cs="Times New Roman"/>
                <w:i w:val="0"/>
                <w:noProof/>
                <w:webHidden/>
                <w:rPrChange w:id="1182" w:author="Regina Casanova" w:date="2018-07-29T19:32:00Z">
                  <w:rPr>
                    <w:noProof/>
                    <w:webHidden/>
                  </w:rPr>
                </w:rPrChange>
              </w:rPr>
              <w:t>8</w:t>
            </w:r>
            <w:r w:rsidRPr="00F75055">
              <w:rPr>
                <w:rFonts w:ascii="Times New Roman" w:hAnsi="Times New Roman" w:cs="Times New Roman"/>
                <w:i w:val="0"/>
                <w:noProof/>
                <w:webHidden/>
                <w:rPrChange w:id="1183" w:author="Regina Casanova" w:date="2018-07-29T19:32:00Z">
                  <w:rPr>
                    <w:noProof/>
                    <w:webHidden/>
                  </w:rPr>
                </w:rPrChange>
              </w:rPr>
              <w:fldChar w:fldCharType="end"/>
            </w:r>
            <w:r w:rsidRPr="00F75055">
              <w:rPr>
                <w:rStyle w:val="Hipervnculo"/>
                <w:rFonts w:ascii="Times New Roman" w:hAnsi="Times New Roman" w:cs="Times New Roman"/>
                <w:i w:val="0"/>
                <w:noProof/>
                <w:rPrChange w:id="1184" w:author="Regina Casanova" w:date="2018-07-29T19:32:00Z">
                  <w:rPr>
                    <w:rStyle w:val="Hipervnculo"/>
                    <w:noProof/>
                  </w:rPr>
                </w:rPrChange>
              </w:rPr>
              <w:fldChar w:fldCharType="end"/>
            </w:r>
          </w:ins>
        </w:p>
        <w:p w14:paraId="10B1B922" w14:textId="3C9083F4" w:rsidR="00CC32E0" w:rsidRPr="00F75055" w:rsidRDefault="00CC32E0" w:rsidP="00CC32E0">
          <w:pPr>
            <w:pStyle w:val="TDC2"/>
            <w:rPr>
              <w:ins w:id="1185" w:author="Regina Casanova" w:date="2018-07-29T19:24:00Z"/>
              <w:rFonts w:ascii="Times New Roman" w:eastAsiaTheme="minorEastAsia" w:hAnsi="Times New Roman" w:cs="Times New Roman"/>
              <w:noProof/>
              <w:sz w:val="24"/>
              <w:szCs w:val="24"/>
              <w:lang w:val="es-PE" w:eastAsia="es-PE"/>
              <w:rPrChange w:id="1186" w:author="Regina Casanova" w:date="2018-07-29T19:32:00Z">
                <w:rPr>
                  <w:ins w:id="1187" w:author="Regina Casanova" w:date="2018-07-29T19:24:00Z"/>
                  <w:rFonts w:eastAsiaTheme="minorEastAsia" w:cstheme="minorBidi"/>
                  <w:noProof/>
                  <w:sz w:val="24"/>
                  <w:szCs w:val="24"/>
                  <w:lang w:val="es-PE" w:eastAsia="es-PE"/>
                </w:rPr>
              </w:rPrChange>
            </w:rPr>
          </w:pPr>
          <w:ins w:id="1188" w:author="Regina Casanova" w:date="2018-07-29T19:24:00Z">
            <w:r w:rsidRPr="00F75055">
              <w:rPr>
                <w:rStyle w:val="Hipervnculo"/>
                <w:rFonts w:ascii="Times New Roman" w:hAnsi="Times New Roman" w:cs="Times New Roman"/>
                <w:noProof/>
                <w:rPrChange w:id="1189" w:author="Regina Casanova" w:date="2018-07-29T19:32:00Z">
                  <w:rPr>
                    <w:rStyle w:val="Hipervnculo"/>
                    <w:noProof/>
                  </w:rPr>
                </w:rPrChange>
              </w:rPr>
              <w:fldChar w:fldCharType="begin"/>
            </w:r>
            <w:r w:rsidRPr="00F75055">
              <w:rPr>
                <w:rStyle w:val="Hipervnculo"/>
                <w:rFonts w:ascii="Times New Roman" w:hAnsi="Times New Roman" w:cs="Times New Roman"/>
                <w:noProof/>
                <w:rPrChange w:id="1190" w:author="Regina Casanova" w:date="2018-07-29T19:32:00Z">
                  <w:rPr>
                    <w:rStyle w:val="Hipervnculo"/>
                    <w:noProof/>
                  </w:rPr>
                </w:rPrChange>
              </w:rPr>
              <w:instrText xml:space="preserve"> </w:instrText>
            </w:r>
            <w:r w:rsidRPr="00F75055">
              <w:rPr>
                <w:rFonts w:ascii="Times New Roman" w:hAnsi="Times New Roman" w:cs="Times New Roman"/>
                <w:noProof/>
                <w:rPrChange w:id="1191" w:author="Regina Casanova" w:date="2018-07-29T19:32:00Z">
                  <w:rPr>
                    <w:noProof/>
                  </w:rPr>
                </w:rPrChange>
              </w:rPr>
              <w:instrText>HYPERLINK \l "_Toc520655730"</w:instrText>
            </w:r>
            <w:r w:rsidRPr="00F75055">
              <w:rPr>
                <w:rStyle w:val="Hipervnculo"/>
                <w:rFonts w:ascii="Times New Roman" w:hAnsi="Times New Roman" w:cs="Times New Roman"/>
                <w:noProof/>
                <w:rPrChange w:id="1192"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193" w:author="Regina Casanova" w:date="2018-07-29T19:32:00Z">
                  <w:rPr>
                    <w:rStyle w:val="Hipervnculo"/>
                    <w:noProof/>
                  </w:rPr>
                </w:rPrChange>
              </w:rPr>
            </w:r>
            <w:r w:rsidRPr="00F75055">
              <w:rPr>
                <w:rStyle w:val="Hipervnculo"/>
                <w:rFonts w:ascii="Times New Roman" w:hAnsi="Times New Roman" w:cs="Times New Roman"/>
                <w:noProof/>
                <w:rPrChange w:id="1194"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195" w:author="Regina Casanova" w:date="2018-07-29T19:32:00Z">
                  <w:rPr>
                    <w:rStyle w:val="Hipervnculo"/>
                    <w:noProof/>
                    <w:lang w:val="es-PE"/>
                  </w:rPr>
                </w:rPrChange>
              </w:rPr>
              <w:t>III.</w:t>
            </w:r>
            <w:r w:rsidRPr="00F75055">
              <w:rPr>
                <w:rFonts w:ascii="Times New Roman" w:eastAsiaTheme="minorEastAsia" w:hAnsi="Times New Roman" w:cs="Times New Roman"/>
                <w:noProof/>
                <w:sz w:val="24"/>
                <w:szCs w:val="24"/>
                <w:lang w:val="es-PE" w:eastAsia="es-PE"/>
                <w:rPrChange w:id="119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197" w:author="Regina Casanova" w:date="2018-07-29T19:32:00Z">
                  <w:rPr>
                    <w:rStyle w:val="Hipervnculo"/>
                    <w:noProof/>
                    <w:lang w:val="es-PE"/>
                  </w:rPr>
                </w:rPrChange>
              </w:rPr>
              <w:t>Fase de Pruebas</w:t>
            </w:r>
            <w:r w:rsidRPr="00F75055">
              <w:rPr>
                <w:rFonts w:ascii="Times New Roman" w:hAnsi="Times New Roman" w:cs="Times New Roman"/>
                <w:noProof/>
                <w:webHidden/>
                <w:rPrChange w:id="1198" w:author="Regina Casanova" w:date="2018-07-29T19:32:00Z">
                  <w:rPr>
                    <w:noProof/>
                    <w:webHidden/>
                  </w:rPr>
                </w:rPrChange>
              </w:rPr>
              <w:tab/>
            </w:r>
            <w:r w:rsidRPr="00F75055">
              <w:rPr>
                <w:rFonts w:ascii="Times New Roman" w:hAnsi="Times New Roman" w:cs="Times New Roman"/>
                <w:noProof/>
                <w:webHidden/>
                <w:rPrChange w:id="1199" w:author="Regina Casanova" w:date="2018-07-29T19:32:00Z">
                  <w:rPr>
                    <w:noProof/>
                    <w:webHidden/>
                  </w:rPr>
                </w:rPrChange>
              </w:rPr>
              <w:fldChar w:fldCharType="begin"/>
            </w:r>
            <w:r w:rsidRPr="00F75055">
              <w:rPr>
                <w:rFonts w:ascii="Times New Roman" w:hAnsi="Times New Roman" w:cs="Times New Roman"/>
                <w:noProof/>
                <w:webHidden/>
                <w:rPrChange w:id="1200" w:author="Regina Casanova" w:date="2018-07-29T19:32:00Z">
                  <w:rPr>
                    <w:noProof/>
                    <w:webHidden/>
                  </w:rPr>
                </w:rPrChange>
              </w:rPr>
              <w:instrText xml:space="preserve"> PAGEREF _Toc520655730 \h </w:instrText>
            </w:r>
            <w:r w:rsidRPr="00F75055">
              <w:rPr>
                <w:rFonts w:ascii="Times New Roman" w:hAnsi="Times New Roman" w:cs="Times New Roman"/>
                <w:noProof/>
                <w:webHidden/>
                <w:rPrChange w:id="1201" w:author="Regina Casanova" w:date="2018-07-29T19:32:00Z">
                  <w:rPr>
                    <w:noProof/>
                    <w:webHidden/>
                  </w:rPr>
                </w:rPrChange>
              </w:rPr>
            </w:r>
          </w:ins>
          <w:r w:rsidRPr="00F75055">
            <w:rPr>
              <w:rFonts w:ascii="Times New Roman" w:hAnsi="Times New Roman" w:cs="Times New Roman"/>
              <w:noProof/>
              <w:webHidden/>
              <w:rPrChange w:id="1202" w:author="Regina Casanova" w:date="2018-07-29T19:32:00Z">
                <w:rPr>
                  <w:noProof/>
                  <w:webHidden/>
                </w:rPr>
              </w:rPrChange>
            </w:rPr>
            <w:fldChar w:fldCharType="separate"/>
          </w:r>
          <w:ins w:id="1203" w:author="Regina Casanova" w:date="2018-07-29T19:24:00Z">
            <w:r w:rsidRPr="00F75055">
              <w:rPr>
                <w:rFonts w:ascii="Times New Roman" w:hAnsi="Times New Roman" w:cs="Times New Roman"/>
                <w:noProof/>
                <w:webHidden/>
                <w:rPrChange w:id="1204" w:author="Regina Casanova" w:date="2018-07-29T19:32:00Z">
                  <w:rPr>
                    <w:noProof/>
                    <w:webHidden/>
                  </w:rPr>
                </w:rPrChange>
              </w:rPr>
              <w:t>13</w:t>
            </w:r>
            <w:r w:rsidRPr="00F75055">
              <w:rPr>
                <w:rFonts w:ascii="Times New Roman" w:hAnsi="Times New Roman" w:cs="Times New Roman"/>
                <w:noProof/>
                <w:webHidden/>
                <w:rPrChange w:id="1205" w:author="Regina Casanova" w:date="2018-07-29T19:32:00Z">
                  <w:rPr>
                    <w:noProof/>
                    <w:webHidden/>
                  </w:rPr>
                </w:rPrChange>
              </w:rPr>
              <w:fldChar w:fldCharType="end"/>
            </w:r>
            <w:r w:rsidRPr="00F75055">
              <w:rPr>
                <w:rStyle w:val="Hipervnculo"/>
                <w:rFonts w:ascii="Times New Roman" w:hAnsi="Times New Roman" w:cs="Times New Roman"/>
                <w:noProof/>
                <w:rPrChange w:id="1206" w:author="Regina Casanova" w:date="2018-07-29T19:32:00Z">
                  <w:rPr>
                    <w:rStyle w:val="Hipervnculo"/>
                    <w:noProof/>
                  </w:rPr>
                </w:rPrChange>
              </w:rPr>
              <w:fldChar w:fldCharType="end"/>
            </w:r>
          </w:ins>
        </w:p>
        <w:p w14:paraId="0D1812D0" w14:textId="05F035B8" w:rsidR="00CC32E0" w:rsidRPr="00F75055" w:rsidRDefault="00CC32E0" w:rsidP="00CC32E0">
          <w:pPr>
            <w:pStyle w:val="TDC3"/>
            <w:rPr>
              <w:ins w:id="1207" w:author="Regina Casanova" w:date="2018-07-29T19:24:00Z"/>
              <w:rFonts w:ascii="Times New Roman" w:eastAsiaTheme="minorEastAsia" w:hAnsi="Times New Roman" w:cs="Times New Roman"/>
              <w:i w:val="0"/>
              <w:noProof/>
              <w:sz w:val="24"/>
              <w:szCs w:val="24"/>
              <w:lang w:val="es-PE" w:eastAsia="es-PE"/>
              <w:rPrChange w:id="1208" w:author="Regina Casanova" w:date="2018-07-29T19:32:00Z">
                <w:rPr>
                  <w:ins w:id="1209" w:author="Regina Casanova" w:date="2018-07-29T19:24:00Z"/>
                  <w:rFonts w:eastAsiaTheme="minorEastAsia" w:cstheme="minorBidi"/>
                  <w:noProof/>
                  <w:sz w:val="24"/>
                  <w:szCs w:val="24"/>
                  <w:lang w:val="es-PE" w:eastAsia="es-PE"/>
                </w:rPr>
              </w:rPrChange>
            </w:rPr>
          </w:pPr>
          <w:ins w:id="1210" w:author="Regina Casanova" w:date="2018-07-29T19:24:00Z">
            <w:r w:rsidRPr="00F75055">
              <w:rPr>
                <w:rStyle w:val="Hipervnculo"/>
                <w:rFonts w:ascii="Times New Roman" w:hAnsi="Times New Roman" w:cs="Times New Roman"/>
                <w:i w:val="0"/>
                <w:noProof/>
                <w:rPrChange w:id="1211"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212" w:author="Regina Casanova" w:date="2018-07-29T19:32:00Z">
                  <w:rPr>
                    <w:rStyle w:val="Hipervnculo"/>
                    <w:noProof/>
                  </w:rPr>
                </w:rPrChange>
              </w:rPr>
              <w:instrText xml:space="preserve"> </w:instrText>
            </w:r>
            <w:r w:rsidRPr="00F75055">
              <w:rPr>
                <w:rFonts w:ascii="Times New Roman" w:hAnsi="Times New Roman" w:cs="Times New Roman"/>
                <w:i w:val="0"/>
                <w:noProof/>
                <w:rPrChange w:id="1213" w:author="Regina Casanova" w:date="2018-07-29T19:32:00Z">
                  <w:rPr>
                    <w:noProof/>
                  </w:rPr>
                </w:rPrChange>
              </w:rPr>
              <w:instrText>HYPERLINK \l "_Toc520655731"</w:instrText>
            </w:r>
            <w:r w:rsidRPr="00F75055">
              <w:rPr>
                <w:rStyle w:val="Hipervnculo"/>
                <w:rFonts w:ascii="Times New Roman" w:hAnsi="Times New Roman" w:cs="Times New Roman"/>
                <w:i w:val="0"/>
                <w:noProof/>
                <w:rPrChange w:id="1214"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215" w:author="Regina Casanova" w:date="2018-07-29T19:32:00Z">
                  <w:rPr>
                    <w:rStyle w:val="Hipervnculo"/>
                    <w:noProof/>
                  </w:rPr>
                </w:rPrChange>
              </w:rPr>
            </w:r>
            <w:r w:rsidRPr="00F75055">
              <w:rPr>
                <w:rStyle w:val="Hipervnculo"/>
                <w:rFonts w:ascii="Times New Roman" w:hAnsi="Times New Roman" w:cs="Times New Roman"/>
                <w:i w:val="0"/>
                <w:noProof/>
                <w:rPrChange w:id="1216"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217" w:author="Regina Casanova" w:date="2018-07-29T19:32:00Z">
                  <w:rPr>
                    <w:rStyle w:val="Hipervnculo"/>
                    <w:noProof/>
                  </w:rPr>
                </w:rPrChange>
              </w:rPr>
              <w:t>1.</w:t>
            </w:r>
            <w:r w:rsidRPr="00F75055">
              <w:rPr>
                <w:rFonts w:ascii="Times New Roman" w:eastAsiaTheme="minorEastAsia" w:hAnsi="Times New Roman" w:cs="Times New Roman"/>
                <w:i w:val="0"/>
                <w:noProof/>
                <w:sz w:val="24"/>
                <w:szCs w:val="24"/>
                <w:lang w:val="es-PE" w:eastAsia="es-PE"/>
                <w:rPrChange w:id="121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219" w:author="Regina Casanova" w:date="2018-07-29T19:32:00Z">
                  <w:rPr>
                    <w:rStyle w:val="Hipervnculo"/>
                    <w:noProof/>
                  </w:rPr>
                </w:rPrChange>
              </w:rPr>
              <w:t>Personal de SUSALUD</w:t>
            </w:r>
            <w:r w:rsidRPr="00F75055">
              <w:rPr>
                <w:rFonts w:ascii="Times New Roman" w:hAnsi="Times New Roman" w:cs="Times New Roman"/>
                <w:i w:val="0"/>
                <w:noProof/>
                <w:webHidden/>
                <w:rPrChange w:id="1220" w:author="Regina Casanova" w:date="2018-07-29T19:32:00Z">
                  <w:rPr>
                    <w:noProof/>
                    <w:webHidden/>
                  </w:rPr>
                </w:rPrChange>
              </w:rPr>
              <w:tab/>
            </w:r>
            <w:r w:rsidRPr="00F75055">
              <w:rPr>
                <w:rFonts w:ascii="Times New Roman" w:hAnsi="Times New Roman" w:cs="Times New Roman"/>
                <w:i w:val="0"/>
                <w:noProof/>
                <w:webHidden/>
                <w:rPrChange w:id="1221" w:author="Regina Casanova" w:date="2018-07-29T19:32:00Z">
                  <w:rPr>
                    <w:noProof/>
                    <w:webHidden/>
                  </w:rPr>
                </w:rPrChange>
              </w:rPr>
              <w:fldChar w:fldCharType="begin"/>
            </w:r>
            <w:r w:rsidRPr="00F75055">
              <w:rPr>
                <w:rFonts w:ascii="Times New Roman" w:hAnsi="Times New Roman" w:cs="Times New Roman"/>
                <w:i w:val="0"/>
                <w:noProof/>
                <w:webHidden/>
                <w:rPrChange w:id="1222" w:author="Regina Casanova" w:date="2018-07-29T19:32:00Z">
                  <w:rPr>
                    <w:noProof/>
                    <w:webHidden/>
                  </w:rPr>
                </w:rPrChange>
              </w:rPr>
              <w:instrText xml:space="preserve"> PAGEREF _Toc520655731 \h </w:instrText>
            </w:r>
            <w:r w:rsidRPr="00F75055">
              <w:rPr>
                <w:rFonts w:ascii="Times New Roman" w:hAnsi="Times New Roman" w:cs="Times New Roman"/>
                <w:i w:val="0"/>
                <w:noProof/>
                <w:webHidden/>
                <w:rPrChange w:id="1223" w:author="Regina Casanova" w:date="2018-07-29T19:32:00Z">
                  <w:rPr>
                    <w:noProof/>
                    <w:webHidden/>
                  </w:rPr>
                </w:rPrChange>
              </w:rPr>
            </w:r>
          </w:ins>
          <w:r w:rsidRPr="00F75055">
            <w:rPr>
              <w:rFonts w:ascii="Times New Roman" w:hAnsi="Times New Roman" w:cs="Times New Roman"/>
              <w:i w:val="0"/>
              <w:noProof/>
              <w:webHidden/>
              <w:rPrChange w:id="1224" w:author="Regina Casanova" w:date="2018-07-29T19:32:00Z">
                <w:rPr>
                  <w:noProof/>
                  <w:webHidden/>
                </w:rPr>
              </w:rPrChange>
            </w:rPr>
            <w:fldChar w:fldCharType="separate"/>
          </w:r>
          <w:ins w:id="1225" w:author="Regina Casanova" w:date="2018-07-29T19:24:00Z">
            <w:r w:rsidRPr="00F75055">
              <w:rPr>
                <w:rFonts w:ascii="Times New Roman" w:hAnsi="Times New Roman" w:cs="Times New Roman"/>
                <w:i w:val="0"/>
                <w:noProof/>
                <w:webHidden/>
                <w:rPrChange w:id="1226" w:author="Regina Casanova" w:date="2018-07-29T19:32:00Z">
                  <w:rPr>
                    <w:noProof/>
                    <w:webHidden/>
                  </w:rPr>
                </w:rPrChange>
              </w:rPr>
              <w:t>20</w:t>
            </w:r>
            <w:r w:rsidRPr="00F75055">
              <w:rPr>
                <w:rFonts w:ascii="Times New Roman" w:hAnsi="Times New Roman" w:cs="Times New Roman"/>
                <w:i w:val="0"/>
                <w:noProof/>
                <w:webHidden/>
                <w:rPrChange w:id="1227" w:author="Regina Casanova" w:date="2018-07-29T19:32:00Z">
                  <w:rPr>
                    <w:noProof/>
                    <w:webHidden/>
                  </w:rPr>
                </w:rPrChange>
              </w:rPr>
              <w:fldChar w:fldCharType="end"/>
            </w:r>
            <w:r w:rsidRPr="00F75055">
              <w:rPr>
                <w:rStyle w:val="Hipervnculo"/>
                <w:rFonts w:ascii="Times New Roman" w:hAnsi="Times New Roman" w:cs="Times New Roman"/>
                <w:i w:val="0"/>
                <w:noProof/>
                <w:rPrChange w:id="1228" w:author="Regina Casanova" w:date="2018-07-29T19:32:00Z">
                  <w:rPr>
                    <w:rStyle w:val="Hipervnculo"/>
                    <w:noProof/>
                  </w:rPr>
                </w:rPrChange>
              </w:rPr>
              <w:fldChar w:fldCharType="end"/>
            </w:r>
          </w:ins>
        </w:p>
        <w:p w14:paraId="6F9677A6" w14:textId="391D0BEC" w:rsidR="00CC32E0" w:rsidRPr="00F75055" w:rsidRDefault="00CC32E0" w:rsidP="00CC32E0">
          <w:pPr>
            <w:pStyle w:val="TDC3"/>
            <w:rPr>
              <w:ins w:id="1229" w:author="Regina Casanova" w:date="2018-07-29T19:24:00Z"/>
              <w:rFonts w:ascii="Times New Roman" w:eastAsiaTheme="minorEastAsia" w:hAnsi="Times New Roman" w:cs="Times New Roman"/>
              <w:i w:val="0"/>
              <w:noProof/>
              <w:sz w:val="24"/>
              <w:szCs w:val="24"/>
              <w:lang w:val="es-PE" w:eastAsia="es-PE"/>
              <w:rPrChange w:id="1230" w:author="Regina Casanova" w:date="2018-07-29T19:32:00Z">
                <w:rPr>
                  <w:ins w:id="1231" w:author="Regina Casanova" w:date="2018-07-29T19:24:00Z"/>
                  <w:rFonts w:eastAsiaTheme="minorEastAsia" w:cstheme="minorBidi"/>
                  <w:noProof/>
                  <w:sz w:val="24"/>
                  <w:szCs w:val="24"/>
                  <w:lang w:val="es-PE" w:eastAsia="es-PE"/>
                </w:rPr>
              </w:rPrChange>
            </w:rPr>
          </w:pPr>
          <w:ins w:id="1232" w:author="Regina Casanova" w:date="2018-07-29T19:24:00Z">
            <w:r w:rsidRPr="00F75055">
              <w:rPr>
                <w:rStyle w:val="Hipervnculo"/>
                <w:rFonts w:ascii="Times New Roman" w:hAnsi="Times New Roman" w:cs="Times New Roman"/>
                <w:i w:val="0"/>
                <w:noProof/>
                <w:rPrChange w:id="1233"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234" w:author="Regina Casanova" w:date="2018-07-29T19:32:00Z">
                  <w:rPr>
                    <w:rStyle w:val="Hipervnculo"/>
                    <w:noProof/>
                  </w:rPr>
                </w:rPrChange>
              </w:rPr>
              <w:instrText xml:space="preserve"> </w:instrText>
            </w:r>
            <w:r w:rsidRPr="00F75055">
              <w:rPr>
                <w:rFonts w:ascii="Times New Roman" w:hAnsi="Times New Roman" w:cs="Times New Roman"/>
                <w:i w:val="0"/>
                <w:noProof/>
                <w:rPrChange w:id="1235" w:author="Regina Casanova" w:date="2018-07-29T19:32:00Z">
                  <w:rPr>
                    <w:noProof/>
                  </w:rPr>
                </w:rPrChange>
              </w:rPr>
              <w:instrText>HYPERLINK \l "_Toc520655732"</w:instrText>
            </w:r>
            <w:r w:rsidRPr="00F75055">
              <w:rPr>
                <w:rStyle w:val="Hipervnculo"/>
                <w:rFonts w:ascii="Times New Roman" w:hAnsi="Times New Roman" w:cs="Times New Roman"/>
                <w:i w:val="0"/>
                <w:noProof/>
                <w:rPrChange w:id="1236"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237" w:author="Regina Casanova" w:date="2018-07-29T19:32:00Z">
                  <w:rPr>
                    <w:rStyle w:val="Hipervnculo"/>
                    <w:noProof/>
                  </w:rPr>
                </w:rPrChange>
              </w:rPr>
            </w:r>
            <w:r w:rsidRPr="00F75055">
              <w:rPr>
                <w:rStyle w:val="Hipervnculo"/>
                <w:rFonts w:ascii="Times New Roman" w:hAnsi="Times New Roman" w:cs="Times New Roman"/>
                <w:i w:val="0"/>
                <w:noProof/>
                <w:rPrChange w:id="1238"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239" w:author="Regina Casanova" w:date="2018-07-29T19:32:00Z">
                  <w:rPr>
                    <w:rStyle w:val="Hipervnculo"/>
                    <w:noProof/>
                  </w:rPr>
                </w:rPrChange>
              </w:rPr>
              <w:t>2.</w:t>
            </w:r>
            <w:r w:rsidRPr="00F75055">
              <w:rPr>
                <w:rFonts w:ascii="Times New Roman" w:eastAsiaTheme="minorEastAsia" w:hAnsi="Times New Roman" w:cs="Times New Roman"/>
                <w:i w:val="0"/>
                <w:noProof/>
                <w:sz w:val="24"/>
                <w:szCs w:val="24"/>
                <w:lang w:val="es-PE" w:eastAsia="es-PE"/>
                <w:rPrChange w:id="124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241" w:author="Regina Casanova" w:date="2018-07-29T19:32:00Z">
                  <w:rPr>
                    <w:rStyle w:val="Hipervnculo"/>
                    <w:noProof/>
                  </w:rPr>
                </w:rPrChange>
              </w:rPr>
              <w:t>Gestores de IPRESS</w:t>
            </w:r>
            <w:r w:rsidRPr="00F75055">
              <w:rPr>
                <w:rFonts w:ascii="Times New Roman" w:hAnsi="Times New Roman" w:cs="Times New Roman"/>
                <w:i w:val="0"/>
                <w:noProof/>
                <w:webHidden/>
                <w:rPrChange w:id="1242" w:author="Regina Casanova" w:date="2018-07-29T19:32:00Z">
                  <w:rPr>
                    <w:noProof/>
                    <w:webHidden/>
                  </w:rPr>
                </w:rPrChange>
              </w:rPr>
              <w:tab/>
            </w:r>
            <w:r w:rsidRPr="00F75055">
              <w:rPr>
                <w:rFonts w:ascii="Times New Roman" w:hAnsi="Times New Roman" w:cs="Times New Roman"/>
                <w:i w:val="0"/>
                <w:noProof/>
                <w:webHidden/>
                <w:rPrChange w:id="1243" w:author="Regina Casanova" w:date="2018-07-29T19:32:00Z">
                  <w:rPr>
                    <w:noProof/>
                    <w:webHidden/>
                  </w:rPr>
                </w:rPrChange>
              </w:rPr>
              <w:fldChar w:fldCharType="begin"/>
            </w:r>
            <w:r w:rsidRPr="00F75055">
              <w:rPr>
                <w:rFonts w:ascii="Times New Roman" w:hAnsi="Times New Roman" w:cs="Times New Roman"/>
                <w:i w:val="0"/>
                <w:noProof/>
                <w:webHidden/>
                <w:rPrChange w:id="1244" w:author="Regina Casanova" w:date="2018-07-29T19:32:00Z">
                  <w:rPr>
                    <w:noProof/>
                    <w:webHidden/>
                  </w:rPr>
                </w:rPrChange>
              </w:rPr>
              <w:instrText xml:space="preserve"> PAGEREF _Toc520655732 \h </w:instrText>
            </w:r>
            <w:r w:rsidRPr="00F75055">
              <w:rPr>
                <w:rFonts w:ascii="Times New Roman" w:hAnsi="Times New Roman" w:cs="Times New Roman"/>
                <w:i w:val="0"/>
                <w:noProof/>
                <w:webHidden/>
                <w:rPrChange w:id="1245" w:author="Regina Casanova" w:date="2018-07-29T19:32:00Z">
                  <w:rPr>
                    <w:noProof/>
                    <w:webHidden/>
                  </w:rPr>
                </w:rPrChange>
              </w:rPr>
            </w:r>
          </w:ins>
          <w:r w:rsidRPr="00F75055">
            <w:rPr>
              <w:rFonts w:ascii="Times New Roman" w:hAnsi="Times New Roman" w:cs="Times New Roman"/>
              <w:i w:val="0"/>
              <w:noProof/>
              <w:webHidden/>
              <w:rPrChange w:id="1246" w:author="Regina Casanova" w:date="2018-07-29T19:32:00Z">
                <w:rPr>
                  <w:noProof/>
                  <w:webHidden/>
                </w:rPr>
              </w:rPrChange>
            </w:rPr>
            <w:fldChar w:fldCharType="separate"/>
          </w:r>
          <w:ins w:id="1247" w:author="Regina Casanova" w:date="2018-07-29T19:24:00Z">
            <w:r w:rsidRPr="00F75055">
              <w:rPr>
                <w:rFonts w:ascii="Times New Roman" w:hAnsi="Times New Roman" w:cs="Times New Roman"/>
                <w:i w:val="0"/>
                <w:noProof/>
                <w:webHidden/>
                <w:rPrChange w:id="1248" w:author="Regina Casanova" w:date="2018-07-29T19:32:00Z">
                  <w:rPr>
                    <w:noProof/>
                    <w:webHidden/>
                  </w:rPr>
                </w:rPrChange>
              </w:rPr>
              <w:t>21</w:t>
            </w:r>
            <w:r w:rsidRPr="00F75055">
              <w:rPr>
                <w:rFonts w:ascii="Times New Roman" w:hAnsi="Times New Roman" w:cs="Times New Roman"/>
                <w:i w:val="0"/>
                <w:noProof/>
                <w:webHidden/>
                <w:rPrChange w:id="1249" w:author="Regina Casanova" w:date="2018-07-29T19:32:00Z">
                  <w:rPr>
                    <w:noProof/>
                    <w:webHidden/>
                  </w:rPr>
                </w:rPrChange>
              </w:rPr>
              <w:fldChar w:fldCharType="end"/>
            </w:r>
            <w:r w:rsidRPr="00F75055">
              <w:rPr>
                <w:rStyle w:val="Hipervnculo"/>
                <w:rFonts w:ascii="Times New Roman" w:hAnsi="Times New Roman" w:cs="Times New Roman"/>
                <w:i w:val="0"/>
                <w:noProof/>
                <w:rPrChange w:id="1250" w:author="Regina Casanova" w:date="2018-07-29T19:32:00Z">
                  <w:rPr>
                    <w:rStyle w:val="Hipervnculo"/>
                    <w:noProof/>
                  </w:rPr>
                </w:rPrChange>
              </w:rPr>
              <w:fldChar w:fldCharType="end"/>
            </w:r>
          </w:ins>
        </w:p>
        <w:p w14:paraId="7A78FD15" w14:textId="12AA0DED" w:rsidR="00CC32E0" w:rsidRPr="00F75055" w:rsidRDefault="00CC32E0" w:rsidP="00CC32E0">
          <w:pPr>
            <w:pStyle w:val="TDC3"/>
            <w:rPr>
              <w:ins w:id="1251" w:author="Regina Casanova" w:date="2018-07-29T19:24:00Z"/>
              <w:rFonts w:ascii="Times New Roman" w:eastAsiaTheme="minorEastAsia" w:hAnsi="Times New Roman" w:cs="Times New Roman"/>
              <w:i w:val="0"/>
              <w:noProof/>
              <w:sz w:val="24"/>
              <w:szCs w:val="24"/>
              <w:lang w:val="es-PE" w:eastAsia="es-PE"/>
              <w:rPrChange w:id="1252" w:author="Regina Casanova" w:date="2018-07-29T19:32:00Z">
                <w:rPr>
                  <w:ins w:id="1253" w:author="Regina Casanova" w:date="2018-07-29T19:24:00Z"/>
                  <w:rFonts w:eastAsiaTheme="minorEastAsia" w:cstheme="minorBidi"/>
                  <w:noProof/>
                  <w:sz w:val="24"/>
                  <w:szCs w:val="24"/>
                  <w:lang w:val="es-PE" w:eastAsia="es-PE"/>
                </w:rPr>
              </w:rPrChange>
            </w:rPr>
          </w:pPr>
          <w:ins w:id="1254" w:author="Regina Casanova" w:date="2018-07-29T19:24:00Z">
            <w:r w:rsidRPr="00F75055">
              <w:rPr>
                <w:rStyle w:val="Hipervnculo"/>
                <w:rFonts w:ascii="Times New Roman" w:hAnsi="Times New Roman" w:cs="Times New Roman"/>
                <w:i w:val="0"/>
                <w:noProof/>
                <w:rPrChange w:id="1255"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256" w:author="Regina Casanova" w:date="2018-07-29T19:32:00Z">
                  <w:rPr>
                    <w:rStyle w:val="Hipervnculo"/>
                    <w:noProof/>
                  </w:rPr>
                </w:rPrChange>
              </w:rPr>
              <w:instrText xml:space="preserve"> </w:instrText>
            </w:r>
            <w:r w:rsidRPr="00F75055">
              <w:rPr>
                <w:rFonts w:ascii="Times New Roman" w:hAnsi="Times New Roman" w:cs="Times New Roman"/>
                <w:i w:val="0"/>
                <w:noProof/>
                <w:rPrChange w:id="1257" w:author="Regina Casanova" w:date="2018-07-29T19:32:00Z">
                  <w:rPr>
                    <w:noProof/>
                  </w:rPr>
                </w:rPrChange>
              </w:rPr>
              <w:instrText>HYPERLINK \l "_Toc520655733"</w:instrText>
            </w:r>
            <w:r w:rsidRPr="00F75055">
              <w:rPr>
                <w:rStyle w:val="Hipervnculo"/>
                <w:rFonts w:ascii="Times New Roman" w:hAnsi="Times New Roman" w:cs="Times New Roman"/>
                <w:i w:val="0"/>
                <w:noProof/>
                <w:rPrChange w:id="1258"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259" w:author="Regina Casanova" w:date="2018-07-29T19:32:00Z">
                  <w:rPr>
                    <w:rStyle w:val="Hipervnculo"/>
                    <w:noProof/>
                  </w:rPr>
                </w:rPrChange>
              </w:rPr>
            </w:r>
            <w:r w:rsidRPr="00F75055">
              <w:rPr>
                <w:rStyle w:val="Hipervnculo"/>
                <w:rFonts w:ascii="Times New Roman" w:hAnsi="Times New Roman" w:cs="Times New Roman"/>
                <w:i w:val="0"/>
                <w:noProof/>
                <w:rPrChange w:id="1260"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261" w:author="Regina Casanova" w:date="2018-07-29T19:32:00Z">
                  <w:rPr>
                    <w:rStyle w:val="Hipervnculo"/>
                    <w:noProof/>
                  </w:rPr>
                </w:rPrChange>
              </w:rPr>
              <w:t>3.</w:t>
            </w:r>
            <w:r w:rsidRPr="00F75055">
              <w:rPr>
                <w:rFonts w:ascii="Times New Roman" w:eastAsiaTheme="minorEastAsia" w:hAnsi="Times New Roman" w:cs="Times New Roman"/>
                <w:i w:val="0"/>
                <w:noProof/>
                <w:sz w:val="24"/>
                <w:szCs w:val="24"/>
                <w:lang w:val="es-PE" w:eastAsia="es-PE"/>
                <w:rPrChange w:id="1262"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263" w:author="Regina Casanova" w:date="2018-07-29T19:32:00Z">
                  <w:rPr>
                    <w:rStyle w:val="Hipervnculo"/>
                    <w:noProof/>
                  </w:rPr>
                </w:rPrChange>
              </w:rPr>
              <w:t>Ciudadanos</w:t>
            </w:r>
            <w:r w:rsidRPr="00F75055">
              <w:rPr>
                <w:rFonts w:ascii="Times New Roman" w:hAnsi="Times New Roman" w:cs="Times New Roman"/>
                <w:i w:val="0"/>
                <w:noProof/>
                <w:webHidden/>
                <w:rPrChange w:id="1264" w:author="Regina Casanova" w:date="2018-07-29T19:32:00Z">
                  <w:rPr>
                    <w:noProof/>
                    <w:webHidden/>
                  </w:rPr>
                </w:rPrChange>
              </w:rPr>
              <w:tab/>
            </w:r>
            <w:r w:rsidRPr="00F75055">
              <w:rPr>
                <w:rFonts w:ascii="Times New Roman" w:hAnsi="Times New Roman" w:cs="Times New Roman"/>
                <w:i w:val="0"/>
                <w:noProof/>
                <w:webHidden/>
                <w:rPrChange w:id="1265" w:author="Regina Casanova" w:date="2018-07-29T19:32:00Z">
                  <w:rPr>
                    <w:noProof/>
                    <w:webHidden/>
                  </w:rPr>
                </w:rPrChange>
              </w:rPr>
              <w:fldChar w:fldCharType="begin"/>
            </w:r>
            <w:r w:rsidRPr="00F75055">
              <w:rPr>
                <w:rFonts w:ascii="Times New Roman" w:hAnsi="Times New Roman" w:cs="Times New Roman"/>
                <w:i w:val="0"/>
                <w:noProof/>
                <w:webHidden/>
                <w:rPrChange w:id="1266" w:author="Regina Casanova" w:date="2018-07-29T19:32:00Z">
                  <w:rPr>
                    <w:noProof/>
                    <w:webHidden/>
                  </w:rPr>
                </w:rPrChange>
              </w:rPr>
              <w:instrText xml:space="preserve"> PAGEREF _Toc520655733 \h </w:instrText>
            </w:r>
            <w:r w:rsidRPr="00F75055">
              <w:rPr>
                <w:rFonts w:ascii="Times New Roman" w:hAnsi="Times New Roman" w:cs="Times New Roman"/>
                <w:i w:val="0"/>
                <w:noProof/>
                <w:webHidden/>
                <w:rPrChange w:id="1267" w:author="Regina Casanova" w:date="2018-07-29T19:32:00Z">
                  <w:rPr>
                    <w:noProof/>
                    <w:webHidden/>
                  </w:rPr>
                </w:rPrChange>
              </w:rPr>
            </w:r>
          </w:ins>
          <w:r w:rsidRPr="00F75055">
            <w:rPr>
              <w:rFonts w:ascii="Times New Roman" w:hAnsi="Times New Roman" w:cs="Times New Roman"/>
              <w:i w:val="0"/>
              <w:noProof/>
              <w:webHidden/>
              <w:rPrChange w:id="1268" w:author="Regina Casanova" w:date="2018-07-29T19:32:00Z">
                <w:rPr>
                  <w:noProof/>
                  <w:webHidden/>
                </w:rPr>
              </w:rPrChange>
            </w:rPr>
            <w:fldChar w:fldCharType="separate"/>
          </w:r>
          <w:ins w:id="1269" w:author="Regina Casanova" w:date="2018-07-29T19:24:00Z">
            <w:r w:rsidRPr="00F75055">
              <w:rPr>
                <w:rFonts w:ascii="Times New Roman" w:hAnsi="Times New Roman" w:cs="Times New Roman"/>
                <w:i w:val="0"/>
                <w:noProof/>
                <w:webHidden/>
                <w:rPrChange w:id="1270" w:author="Regina Casanova" w:date="2018-07-29T19:32:00Z">
                  <w:rPr>
                    <w:noProof/>
                    <w:webHidden/>
                  </w:rPr>
                </w:rPrChange>
              </w:rPr>
              <w:t>21</w:t>
            </w:r>
            <w:r w:rsidRPr="00F75055">
              <w:rPr>
                <w:rFonts w:ascii="Times New Roman" w:hAnsi="Times New Roman" w:cs="Times New Roman"/>
                <w:i w:val="0"/>
                <w:noProof/>
                <w:webHidden/>
                <w:rPrChange w:id="1271" w:author="Regina Casanova" w:date="2018-07-29T19:32:00Z">
                  <w:rPr>
                    <w:noProof/>
                    <w:webHidden/>
                  </w:rPr>
                </w:rPrChange>
              </w:rPr>
              <w:fldChar w:fldCharType="end"/>
            </w:r>
            <w:r w:rsidRPr="00F75055">
              <w:rPr>
                <w:rStyle w:val="Hipervnculo"/>
                <w:rFonts w:ascii="Times New Roman" w:hAnsi="Times New Roman" w:cs="Times New Roman"/>
                <w:i w:val="0"/>
                <w:noProof/>
                <w:rPrChange w:id="1272" w:author="Regina Casanova" w:date="2018-07-29T19:32:00Z">
                  <w:rPr>
                    <w:rStyle w:val="Hipervnculo"/>
                    <w:noProof/>
                  </w:rPr>
                </w:rPrChange>
              </w:rPr>
              <w:fldChar w:fldCharType="end"/>
            </w:r>
          </w:ins>
        </w:p>
        <w:p w14:paraId="0E92107C" w14:textId="465BE4AD" w:rsidR="00CC32E0" w:rsidRPr="00F75055" w:rsidRDefault="00CC32E0" w:rsidP="00CC32E0">
          <w:pPr>
            <w:pStyle w:val="TDC3"/>
            <w:rPr>
              <w:ins w:id="1273" w:author="Regina Casanova" w:date="2018-07-29T19:24:00Z"/>
              <w:rFonts w:ascii="Times New Roman" w:eastAsiaTheme="minorEastAsia" w:hAnsi="Times New Roman" w:cs="Times New Roman"/>
              <w:i w:val="0"/>
              <w:noProof/>
              <w:sz w:val="24"/>
              <w:szCs w:val="24"/>
              <w:lang w:val="es-PE" w:eastAsia="es-PE"/>
              <w:rPrChange w:id="1274" w:author="Regina Casanova" w:date="2018-07-29T19:32:00Z">
                <w:rPr>
                  <w:ins w:id="1275" w:author="Regina Casanova" w:date="2018-07-29T19:24:00Z"/>
                  <w:rFonts w:eastAsiaTheme="minorEastAsia" w:cstheme="minorBidi"/>
                  <w:noProof/>
                  <w:sz w:val="24"/>
                  <w:szCs w:val="24"/>
                  <w:lang w:val="es-PE" w:eastAsia="es-PE"/>
                </w:rPr>
              </w:rPrChange>
            </w:rPr>
          </w:pPr>
          <w:ins w:id="1276" w:author="Regina Casanova" w:date="2018-07-29T19:24:00Z">
            <w:r w:rsidRPr="00F75055">
              <w:rPr>
                <w:rStyle w:val="Hipervnculo"/>
                <w:rFonts w:ascii="Times New Roman" w:hAnsi="Times New Roman" w:cs="Times New Roman"/>
                <w:i w:val="0"/>
                <w:noProof/>
                <w:rPrChange w:id="1277"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278" w:author="Regina Casanova" w:date="2018-07-29T19:32:00Z">
                  <w:rPr>
                    <w:rStyle w:val="Hipervnculo"/>
                    <w:noProof/>
                  </w:rPr>
                </w:rPrChange>
              </w:rPr>
              <w:instrText xml:space="preserve"> </w:instrText>
            </w:r>
            <w:r w:rsidRPr="00F75055">
              <w:rPr>
                <w:rFonts w:ascii="Times New Roman" w:hAnsi="Times New Roman" w:cs="Times New Roman"/>
                <w:i w:val="0"/>
                <w:noProof/>
                <w:rPrChange w:id="1279" w:author="Regina Casanova" w:date="2018-07-29T19:32:00Z">
                  <w:rPr>
                    <w:noProof/>
                  </w:rPr>
                </w:rPrChange>
              </w:rPr>
              <w:instrText>HYPERLINK \l "_Toc520655734"</w:instrText>
            </w:r>
            <w:r w:rsidRPr="00F75055">
              <w:rPr>
                <w:rStyle w:val="Hipervnculo"/>
                <w:rFonts w:ascii="Times New Roman" w:hAnsi="Times New Roman" w:cs="Times New Roman"/>
                <w:i w:val="0"/>
                <w:noProof/>
                <w:rPrChange w:id="1280"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281" w:author="Regina Casanova" w:date="2018-07-29T19:32:00Z">
                  <w:rPr>
                    <w:rStyle w:val="Hipervnculo"/>
                    <w:noProof/>
                  </w:rPr>
                </w:rPrChange>
              </w:rPr>
            </w:r>
            <w:r w:rsidRPr="00F75055">
              <w:rPr>
                <w:rStyle w:val="Hipervnculo"/>
                <w:rFonts w:ascii="Times New Roman" w:hAnsi="Times New Roman" w:cs="Times New Roman"/>
                <w:i w:val="0"/>
                <w:noProof/>
                <w:rPrChange w:id="1282" w:author="Regina Casanova" w:date="2018-07-29T19:32:00Z">
                  <w:rPr>
                    <w:rStyle w:val="Hipervnculo"/>
                    <w:noProof/>
                  </w:rPr>
                </w:rPrChange>
              </w:rPr>
              <w:fldChar w:fldCharType="separate"/>
            </w:r>
            <w:r w:rsidRPr="00F75055">
              <w:rPr>
                <w:rStyle w:val="Hipervnculo"/>
                <w:rFonts w:ascii="Times New Roman" w:hAnsi="Times New Roman" w:cs="Times New Roman"/>
                <w:i w:val="0"/>
                <w:noProof/>
                <w:rPrChange w:id="1283" w:author="Regina Casanova" w:date="2018-07-29T19:32:00Z">
                  <w:rPr>
                    <w:rStyle w:val="Hipervnculo"/>
                    <w:noProof/>
                  </w:rPr>
                </w:rPrChange>
              </w:rPr>
              <w:t>4.</w:t>
            </w:r>
            <w:r w:rsidRPr="00F75055">
              <w:rPr>
                <w:rFonts w:ascii="Times New Roman" w:eastAsiaTheme="minorEastAsia" w:hAnsi="Times New Roman" w:cs="Times New Roman"/>
                <w:i w:val="0"/>
                <w:noProof/>
                <w:sz w:val="24"/>
                <w:szCs w:val="24"/>
                <w:lang w:val="es-PE" w:eastAsia="es-PE"/>
                <w:rPrChange w:id="1284"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rPrChange w:id="1285" w:author="Regina Casanova" w:date="2018-07-29T19:32:00Z">
                  <w:rPr>
                    <w:rStyle w:val="Hipervnculo"/>
                    <w:noProof/>
                  </w:rPr>
                </w:rPrChange>
              </w:rPr>
              <w:t>Reclasificación de la Tabla de Clasificación de Reclamos</w:t>
            </w:r>
            <w:r w:rsidRPr="00F75055">
              <w:rPr>
                <w:rFonts w:ascii="Times New Roman" w:hAnsi="Times New Roman" w:cs="Times New Roman"/>
                <w:i w:val="0"/>
                <w:noProof/>
                <w:webHidden/>
                <w:rPrChange w:id="1286" w:author="Regina Casanova" w:date="2018-07-29T19:32:00Z">
                  <w:rPr>
                    <w:noProof/>
                    <w:webHidden/>
                  </w:rPr>
                </w:rPrChange>
              </w:rPr>
              <w:tab/>
            </w:r>
            <w:r w:rsidRPr="00F75055">
              <w:rPr>
                <w:rFonts w:ascii="Times New Roman" w:hAnsi="Times New Roman" w:cs="Times New Roman"/>
                <w:i w:val="0"/>
                <w:noProof/>
                <w:webHidden/>
                <w:rPrChange w:id="1287" w:author="Regina Casanova" w:date="2018-07-29T19:32:00Z">
                  <w:rPr>
                    <w:noProof/>
                    <w:webHidden/>
                  </w:rPr>
                </w:rPrChange>
              </w:rPr>
              <w:fldChar w:fldCharType="begin"/>
            </w:r>
            <w:r w:rsidRPr="00F75055">
              <w:rPr>
                <w:rFonts w:ascii="Times New Roman" w:hAnsi="Times New Roman" w:cs="Times New Roman"/>
                <w:i w:val="0"/>
                <w:noProof/>
                <w:webHidden/>
                <w:rPrChange w:id="1288" w:author="Regina Casanova" w:date="2018-07-29T19:32:00Z">
                  <w:rPr>
                    <w:noProof/>
                    <w:webHidden/>
                  </w:rPr>
                </w:rPrChange>
              </w:rPr>
              <w:instrText xml:space="preserve"> PAGEREF _Toc520655734 \h </w:instrText>
            </w:r>
            <w:r w:rsidRPr="00F75055">
              <w:rPr>
                <w:rFonts w:ascii="Times New Roman" w:hAnsi="Times New Roman" w:cs="Times New Roman"/>
                <w:i w:val="0"/>
                <w:noProof/>
                <w:webHidden/>
                <w:rPrChange w:id="1289" w:author="Regina Casanova" w:date="2018-07-29T19:32:00Z">
                  <w:rPr>
                    <w:noProof/>
                    <w:webHidden/>
                  </w:rPr>
                </w:rPrChange>
              </w:rPr>
            </w:r>
          </w:ins>
          <w:r w:rsidRPr="00F75055">
            <w:rPr>
              <w:rFonts w:ascii="Times New Roman" w:hAnsi="Times New Roman" w:cs="Times New Roman"/>
              <w:i w:val="0"/>
              <w:noProof/>
              <w:webHidden/>
              <w:rPrChange w:id="1290" w:author="Regina Casanova" w:date="2018-07-29T19:32:00Z">
                <w:rPr>
                  <w:noProof/>
                  <w:webHidden/>
                </w:rPr>
              </w:rPrChange>
            </w:rPr>
            <w:fldChar w:fldCharType="separate"/>
          </w:r>
          <w:ins w:id="1291" w:author="Regina Casanova" w:date="2018-07-29T19:24:00Z">
            <w:r w:rsidRPr="00F75055">
              <w:rPr>
                <w:rFonts w:ascii="Times New Roman" w:hAnsi="Times New Roman" w:cs="Times New Roman"/>
                <w:i w:val="0"/>
                <w:noProof/>
                <w:webHidden/>
                <w:rPrChange w:id="1292" w:author="Regina Casanova" w:date="2018-07-29T19:32:00Z">
                  <w:rPr>
                    <w:noProof/>
                    <w:webHidden/>
                  </w:rPr>
                </w:rPrChange>
              </w:rPr>
              <w:t>23</w:t>
            </w:r>
            <w:r w:rsidRPr="00F75055">
              <w:rPr>
                <w:rFonts w:ascii="Times New Roman" w:hAnsi="Times New Roman" w:cs="Times New Roman"/>
                <w:i w:val="0"/>
                <w:noProof/>
                <w:webHidden/>
                <w:rPrChange w:id="1293" w:author="Regina Casanova" w:date="2018-07-29T19:32:00Z">
                  <w:rPr>
                    <w:noProof/>
                    <w:webHidden/>
                  </w:rPr>
                </w:rPrChange>
              </w:rPr>
              <w:fldChar w:fldCharType="end"/>
            </w:r>
            <w:r w:rsidRPr="00F75055">
              <w:rPr>
                <w:rStyle w:val="Hipervnculo"/>
                <w:rFonts w:ascii="Times New Roman" w:hAnsi="Times New Roman" w:cs="Times New Roman"/>
                <w:i w:val="0"/>
                <w:noProof/>
                <w:rPrChange w:id="1294" w:author="Regina Casanova" w:date="2018-07-29T19:32:00Z">
                  <w:rPr>
                    <w:rStyle w:val="Hipervnculo"/>
                    <w:noProof/>
                  </w:rPr>
                </w:rPrChange>
              </w:rPr>
              <w:fldChar w:fldCharType="end"/>
            </w:r>
          </w:ins>
        </w:p>
        <w:p w14:paraId="148F1049" w14:textId="260D0231" w:rsidR="00CC32E0" w:rsidRPr="00C3723A" w:rsidRDefault="00CC32E0" w:rsidP="00C3723A">
          <w:pPr>
            <w:pStyle w:val="TDC1"/>
            <w:rPr>
              <w:ins w:id="1295" w:author="Regina Casanova" w:date="2018-07-29T19:24:00Z"/>
              <w:rFonts w:eastAsiaTheme="minorEastAsia"/>
              <w:noProof/>
              <w:sz w:val="24"/>
              <w:szCs w:val="24"/>
              <w:lang w:val="es-PE" w:eastAsia="es-PE"/>
            </w:rPr>
          </w:pPr>
          <w:ins w:id="1296" w:author="Regina Casanova" w:date="2018-07-29T19:24:00Z">
            <w:r w:rsidRPr="00F75055">
              <w:rPr>
                <w:rStyle w:val="Hipervnculo"/>
                <w:rFonts w:ascii="Times New Roman" w:hAnsi="Times New Roman" w:cs="Times New Roman"/>
                <w:b w:val="0"/>
                <w:noProof/>
                <w:rPrChange w:id="1297"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1298" w:author="Regina Casanova" w:date="2018-07-29T19:32:00Z">
                  <w:rPr>
                    <w:rStyle w:val="Hipervnculo"/>
                    <w:noProof/>
                  </w:rPr>
                </w:rPrChange>
              </w:rPr>
              <w:instrText xml:space="preserve"> </w:instrText>
            </w:r>
            <w:r w:rsidRPr="00C3723A">
              <w:rPr>
                <w:noProof/>
              </w:rPr>
              <w:instrText>HYPERLINK \l "_Toc520655735"</w:instrText>
            </w:r>
            <w:r w:rsidRPr="00F75055">
              <w:rPr>
                <w:rStyle w:val="Hipervnculo"/>
                <w:rFonts w:ascii="Times New Roman" w:hAnsi="Times New Roman" w:cs="Times New Roman"/>
                <w:b w:val="0"/>
                <w:noProof/>
                <w:rPrChange w:id="1299"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1300" w:author="Regina Casanova" w:date="2018-07-29T19:32:00Z">
                  <w:rPr>
                    <w:rStyle w:val="Hipervnculo"/>
                    <w:noProof/>
                  </w:rPr>
                </w:rPrChange>
              </w:rPr>
            </w:r>
            <w:r w:rsidRPr="00F75055">
              <w:rPr>
                <w:rStyle w:val="Hipervnculo"/>
                <w:rFonts w:ascii="Times New Roman" w:hAnsi="Times New Roman" w:cs="Times New Roman"/>
                <w:b w:val="0"/>
                <w:noProof/>
                <w:rPrChange w:id="1301"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1302" w:author="Regina Casanova" w:date="2018-07-29T19:32:00Z">
                  <w:rPr>
                    <w:rStyle w:val="Hipervnculo"/>
                    <w:noProof/>
                  </w:rPr>
                </w:rPrChange>
              </w:rPr>
              <w:t>Discusión</w:t>
            </w:r>
            <w:r w:rsidRPr="00C3723A">
              <w:rPr>
                <w:noProof/>
                <w:webHidden/>
              </w:rPr>
              <w:tab/>
            </w:r>
            <w:r w:rsidRPr="00C3723A">
              <w:rPr>
                <w:noProof/>
                <w:webHidden/>
              </w:rPr>
              <w:fldChar w:fldCharType="begin"/>
            </w:r>
            <w:r w:rsidRPr="00C3723A">
              <w:rPr>
                <w:noProof/>
                <w:webHidden/>
              </w:rPr>
              <w:instrText xml:space="preserve"> PAGEREF _Toc520655735 \h </w:instrText>
            </w:r>
            <w:r w:rsidRPr="00C3723A">
              <w:rPr>
                <w:noProof/>
                <w:webHidden/>
              </w:rPr>
            </w:r>
          </w:ins>
          <w:r w:rsidRPr="00C3723A">
            <w:rPr>
              <w:noProof/>
              <w:webHidden/>
            </w:rPr>
            <w:fldChar w:fldCharType="separate"/>
          </w:r>
          <w:ins w:id="1303" w:author="Regina Casanova" w:date="2018-07-29T19:24:00Z">
            <w:r w:rsidRPr="00C3723A">
              <w:rPr>
                <w:noProof/>
                <w:webHidden/>
              </w:rPr>
              <w:t>28</w:t>
            </w:r>
            <w:r w:rsidRPr="00C3723A">
              <w:rPr>
                <w:noProof/>
                <w:webHidden/>
              </w:rPr>
              <w:fldChar w:fldCharType="end"/>
            </w:r>
            <w:r w:rsidRPr="00F75055">
              <w:rPr>
                <w:rStyle w:val="Hipervnculo"/>
                <w:rFonts w:ascii="Times New Roman" w:hAnsi="Times New Roman" w:cs="Times New Roman"/>
                <w:b w:val="0"/>
                <w:noProof/>
                <w:rPrChange w:id="1304" w:author="Regina Casanova" w:date="2018-07-29T19:32:00Z">
                  <w:rPr>
                    <w:rStyle w:val="Hipervnculo"/>
                    <w:noProof/>
                  </w:rPr>
                </w:rPrChange>
              </w:rPr>
              <w:fldChar w:fldCharType="end"/>
            </w:r>
          </w:ins>
        </w:p>
        <w:p w14:paraId="4F706C94" w14:textId="729D8EEC" w:rsidR="00CC32E0" w:rsidRPr="00F75055" w:rsidRDefault="00CC32E0" w:rsidP="00CC32E0">
          <w:pPr>
            <w:pStyle w:val="TDC2"/>
            <w:rPr>
              <w:ins w:id="1305" w:author="Regina Casanova" w:date="2018-07-29T19:24:00Z"/>
              <w:rFonts w:ascii="Times New Roman" w:eastAsiaTheme="minorEastAsia" w:hAnsi="Times New Roman" w:cs="Times New Roman"/>
              <w:noProof/>
              <w:sz w:val="24"/>
              <w:szCs w:val="24"/>
              <w:lang w:val="es-PE" w:eastAsia="es-PE"/>
              <w:rPrChange w:id="1306" w:author="Regina Casanova" w:date="2018-07-29T19:32:00Z">
                <w:rPr>
                  <w:ins w:id="1307" w:author="Regina Casanova" w:date="2018-07-29T19:24:00Z"/>
                  <w:rFonts w:eastAsiaTheme="minorEastAsia" w:cstheme="minorBidi"/>
                  <w:noProof/>
                  <w:sz w:val="24"/>
                  <w:szCs w:val="24"/>
                  <w:lang w:val="es-PE" w:eastAsia="es-PE"/>
                </w:rPr>
              </w:rPrChange>
            </w:rPr>
          </w:pPr>
          <w:ins w:id="1308" w:author="Regina Casanova" w:date="2018-07-29T19:24:00Z">
            <w:r w:rsidRPr="00F75055">
              <w:rPr>
                <w:rStyle w:val="Hipervnculo"/>
                <w:rFonts w:ascii="Times New Roman" w:hAnsi="Times New Roman" w:cs="Times New Roman"/>
                <w:noProof/>
                <w:rPrChange w:id="1309" w:author="Regina Casanova" w:date="2018-07-29T19:32:00Z">
                  <w:rPr>
                    <w:rStyle w:val="Hipervnculo"/>
                    <w:noProof/>
                  </w:rPr>
                </w:rPrChange>
              </w:rPr>
              <w:fldChar w:fldCharType="begin"/>
            </w:r>
            <w:r w:rsidRPr="00F75055">
              <w:rPr>
                <w:rStyle w:val="Hipervnculo"/>
                <w:rFonts w:ascii="Times New Roman" w:hAnsi="Times New Roman" w:cs="Times New Roman"/>
                <w:noProof/>
                <w:rPrChange w:id="1310" w:author="Regina Casanova" w:date="2018-07-29T19:32:00Z">
                  <w:rPr>
                    <w:rStyle w:val="Hipervnculo"/>
                    <w:noProof/>
                  </w:rPr>
                </w:rPrChange>
              </w:rPr>
              <w:instrText xml:space="preserve"> </w:instrText>
            </w:r>
            <w:r w:rsidRPr="00F75055">
              <w:rPr>
                <w:rFonts w:ascii="Times New Roman" w:hAnsi="Times New Roman" w:cs="Times New Roman"/>
                <w:noProof/>
                <w:rPrChange w:id="1311" w:author="Regina Casanova" w:date="2018-07-29T19:32:00Z">
                  <w:rPr>
                    <w:noProof/>
                  </w:rPr>
                </w:rPrChange>
              </w:rPr>
              <w:instrText>HYPERLINK \l "_Toc520655736"</w:instrText>
            </w:r>
            <w:r w:rsidRPr="00F75055">
              <w:rPr>
                <w:rStyle w:val="Hipervnculo"/>
                <w:rFonts w:ascii="Times New Roman" w:hAnsi="Times New Roman" w:cs="Times New Roman"/>
                <w:noProof/>
                <w:rPrChange w:id="1312"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313" w:author="Regina Casanova" w:date="2018-07-29T19:32:00Z">
                  <w:rPr>
                    <w:rStyle w:val="Hipervnculo"/>
                    <w:noProof/>
                  </w:rPr>
                </w:rPrChange>
              </w:rPr>
            </w:r>
            <w:r w:rsidRPr="00F75055">
              <w:rPr>
                <w:rStyle w:val="Hipervnculo"/>
                <w:rFonts w:ascii="Times New Roman" w:hAnsi="Times New Roman" w:cs="Times New Roman"/>
                <w:noProof/>
                <w:rPrChange w:id="1314"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315" w:author="Regina Casanova" w:date="2018-07-29T19:32:00Z">
                  <w:rPr>
                    <w:rStyle w:val="Hipervnculo"/>
                    <w:noProof/>
                    <w:lang w:val="es-PE"/>
                  </w:rPr>
                </w:rPrChange>
              </w:rPr>
              <w:t>I.</w:t>
            </w:r>
            <w:r w:rsidRPr="00F75055">
              <w:rPr>
                <w:rFonts w:ascii="Times New Roman" w:eastAsiaTheme="minorEastAsia" w:hAnsi="Times New Roman" w:cs="Times New Roman"/>
                <w:noProof/>
                <w:sz w:val="24"/>
                <w:szCs w:val="24"/>
                <w:lang w:val="es-PE" w:eastAsia="es-PE"/>
                <w:rPrChange w:id="1316"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317" w:author="Regina Casanova" w:date="2018-07-29T19:32:00Z">
                  <w:rPr>
                    <w:rStyle w:val="Hipervnculo"/>
                    <w:noProof/>
                    <w:lang w:val="es-PE"/>
                  </w:rPr>
                </w:rPrChange>
              </w:rPr>
              <w:t>De los hallazgos en la fase exploratoria</w:t>
            </w:r>
            <w:r w:rsidRPr="00F75055">
              <w:rPr>
                <w:rFonts w:ascii="Times New Roman" w:hAnsi="Times New Roman" w:cs="Times New Roman"/>
                <w:noProof/>
                <w:webHidden/>
                <w:rPrChange w:id="1318" w:author="Regina Casanova" w:date="2018-07-29T19:32:00Z">
                  <w:rPr>
                    <w:noProof/>
                    <w:webHidden/>
                  </w:rPr>
                </w:rPrChange>
              </w:rPr>
              <w:tab/>
            </w:r>
            <w:r w:rsidRPr="00F75055">
              <w:rPr>
                <w:rFonts w:ascii="Times New Roman" w:hAnsi="Times New Roman" w:cs="Times New Roman"/>
                <w:noProof/>
                <w:webHidden/>
                <w:rPrChange w:id="1319" w:author="Regina Casanova" w:date="2018-07-29T19:32:00Z">
                  <w:rPr>
                    <w:noProof/>
                    <w:webHidden/>
                  </w:rPr>
                </w:rPrChange>
              </w:rPr>
              <w:fldChar w:fldCharType="begin"/>
            </w:r>
            <w:r w:rsidRPr="00F75055">
              <w:rPr>
                <w:rFonts w:ascii="Times New Roman" w:hAnsi="Times New Roman" w:cs="Times New Roman"/>
                <w:noProof/>
                <w:webHidden/>
                <w:rPrChange w:id="1320" w:author="Regina Casanova" w:date="2018-07-29T19:32:00Z">
                  <w:rPr>
                    <w:noProof/>
                    <w:webHidden/>
                  </w:rPr>
                </w:rPrChange>
              </w:rPr>
              <w:instrText xml:space="preserve"> PAGEREF _Toc520655736 \h </w:instrText>
            </w:r>
            <w:r w:rsidRPr="00F75055">
              <w:rPr>
                <w:rFonts w:ascii="Times New Roman" w:hAnsi="Times New Roman" w:cs="Times New Roman"/>
                <w:noProof/>
                <w:webHidden/>
                <w:rPrChange w:id="1321" w:author="Regina Casanova" w:date="2018-07-29T19:32:00Z">
                  <w:rPr>
                    <w:noProof/>
                    <w:webHidden/>
                  </w:rPr>
                </w:rPrChange>
              </w:rPr>
            </w:r>
          </w:ins>
          <w:r w:rsidRPr="00F75055">
            <w:rPr>
              <w:rFonts w:ascii="Times New Roman" w:hAnsi="Times New Roman" w:cs="Times New Roman"/>
              <w:noProof/>
              <w:webHidden/>
              <w:rPrChange w:id="1322" w:author="Regina Casanova" w:date="2018-07-29T19:32:00Z">
                <w:rPr>
                  <w:noProof/>
                  <w:webHidden/>
                </w:rPr>
              </w:rPrChange>
            </w:rPr>
            <w:fldChar w:fldCharType="separate"/>
          </w:r>
          <w:ins w:id="1323" w:author="Regina Casanova" w:date="2018-07-29T19:24:00Z">
            <w:r w:rsidRPr="00F75055">
              <w:rPr>
                <w:rFonts w:ascii="Times New Roman" w:hAnsi="Times New Roman" w:cs="Times New Roman"/>
                <w:noProof/>
                <w:webHidden/>
                <w:rPrChange w:id="1324" w:author="Regina Casanova" w:date="2018-07-29T19:32:00Z">
                  <w:rPr>
                    <w:noProof/>
                    <w:webHidden/>
                  </w:rPr>
                </w:rPrChange>
              </w:rPr>
              <w:t>34</w:t>
            </w:r>
            <w:r w:rsidRPr="00F75055">
              <w:rPr>
                <w:rFonts w:ascii="Times New Roman" w:hAnsi="Times New Roman" w:cs="Times New Roman"/>
                <w:noProof/>
                <w:webHidden/>
                <w:rPrChange w:id="1325" w:author="Regina Casanova" w:date="2018-07-29T19:32:00Z">
                  <w:rPr>
                    <w:noProof/>
                    <w:webHidden/>
                  </w:rPr>
                </w:rPrChange>
              </w:rPr>
              <w:fldChar w:fldCharType="end"/>
            </w:r>
            <w:r w:rsidRPr="00F75055">
              <w:rPr>
                <w:rStyle w:val="Hipervnculo"/>
                <w:rFonts w:ascii="Times New Roman" w:hAnsi="Times New Roman" w:cs="Times New Roman"/>
                <w:noProof/>
                <w:rPrChange w:id="1326" w:author="Regina Casanova" w:date="2018-07-29T19:32:00Z">
                  <w:rPr>
                    <w:rStyle w:val="Hipervnculo"/>
                    <w:noProof/>
                  </w:rPr>
                </w:rPrChange>
              </w:rPr>
              <w:fldChar w:fldCharType="end"/>
            </w:r>
          </w:ins>
        </w:p>
        <w:p w14:paraId="27023C1D" w14:textId="183FA98A" w:rsidR="00CC32E0" w:rsidRPr="00F75055" w:rsidRDefault="00CC32E0" w:rsidP="00CC32E0">
          <w:pPr>
            <w:pStyle w:val="TDC2"/>
            <w:rPr>
              <w:ins w:id="1327" w:author="Regina Casanova" w:date="2018-07-29T19:24:00Z"/>
              <w:rFonts w:ascii="Times New Roman" w:eastAsiaTheme="minorEastAsia" w:hAnsi="Times New Roman" w:cs="Times New Roman"/>
              <w:noProof/>
              <w:sz w:val="24"/>
              <w:szCs w:val="24"/>
              <w:lang w:val="es-PE" w:eastAsia="es-PE"/>
              <w:rPrChange w:id="1328" w:author="Regina Casanova" w:date="2018-07-29T19:32:00Z">
                <w:rPr>
                  <w:ins w:id="1329" w:author="Regina Casanova" w:date="2018-07-29T19:24:00Z"/>
                  <w:rFonts w:eastAsiaTheme="minorEastAsia" w:cstheme="minorBidi"/>
                  <w:noProof/>
                  <w:sz w:val="24"/>
                  <w:szCs w:val="24"/>
                  <w:lang w:val="es-PE" w:eastAsia="es-PE"/>
                </w:rPr>
              </w:rPrChange>
            </w:rPr>
          </w:pPr>
          <w:ins w:id="1330" w:author="Regina Casanova" w:date="2018-07-29T19:24:00Z">
            <w:r w:rsidRPr="00F75055">
              <w:rPr>
                <w:rStyle w:val="Hipervnculo"/>
                <w:rFonts w:ascii="Times New Roman" w:hAnsi="Times New Roman" w:cs="Times New Roman"/>
                <w:noProof/>
                <w:rPrChange w:id="1331" w:author="Regina Casanova" w:date="2018-07-29T19:32:00Z">
                  <w:rPr>
                    <w:rStyle w:val="Hipervnculo"/>
                    <w:noProof/>
                  </w:rPr>
                </w:rPrChange>
              </w:rPr>
              <w:fldChar w:fldCharType="begin"/>
            </w:r>
            <w:r w:rsidRPr="00F75055">
              <w:rPr>
                <w:rStyle w:val="Hipervnculo"/>
                <w:rFonts w:ascii="Times New Roman" w:hAnsi="Times New Roman" w:cs="Times New Roman"/>
                <w:noProof/>
                <w:rPrChange w:id="1332" w:author="Regina Casanova" w:date="2018-07-29T19:32:00Z">
                  <w:rPr>
                    <w:rStyle w:val="Hipervnculo"/>
                    <w:noProof/>
                  </w:rPr>
                </w:rPrChange>
              </w:rPr>
              <w:instrText xml:space="preserve"> </w:instrText>
            </w:r>
            <w:r w:rsidRPr="00F75055">
              <w:rPr>
                <w:rFonts w:ascii="Times New Roman" w:hAnsi="Times New Roman" w:cs="Times New Roman"/>
                <w:noProof/>
                <w:rPrChange w:id="1333" w:author="Regina Casanova" w:date="2018-07-29T19:32:00Z">
                  <w:rPr>
                    <w:noProof/>
                  </w:rPr>
                </w:rPrChange>
              </w:rPr>
              <w:instrText>HYPERLINK \l "_Toc520655737"</w:instrText>
            </w:r>
            <w:r w:rsidRPr="00F75055">
              <w:rPr>
                <w:rStyle w:val="Hipervnculo"/>
                <w:rFonts w:ascii="Times New Roman" w:hAnsi="Times New Roman" w:cs="Times New Roman"/>
                <w:noProof/>
                <w:rPrChange w:id="1334"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335" w:author="Regina Casanova" w:date="2018-07-29T19:32:00Z">
                  <w:rPr>
                    <w:rStyle w:val="Hipervnculo"/>
                    <w:noProof/>
                  </w:rPr>
                </w:rPrChange>
              </w:rPr>
            </w:r>
            <w:r w:rsidRPr="00F75055">
              <w:rPr>
                <w:rStyle w:val="Hipervnculo"/>
                <w:rFonts w:ascii="Times New Roman" w:hAnsi="Times New Roman" w:cs="Times New Roman"/>
                <w:noProof/>
                <w:rPrChange w:id="1336"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337" w:author="Regina Casanova" w:date="2018-07-29T19:32:00Z">
                  <w:rPr>
                    <w:rStyle w:val="Hipervnculo"/>
                    <w:noProof/>
                    <w:lang w:val="es-PE"/>
                  </w:rPr>
                </w:rPrChange>
              </w:rPr>
              <w:t>II.</w:t>
            </w:r>
            <w:r w:rsidRPr="00F75055">
              <w:rPr>
                <w:rFonts w:ascii="Times New Roman" w:eastAsiaTheme="minorEastAsia" w:hAnsi="Times New Roman" w:cs="Times New Roman"/>
                <w:noProof/>
                <w:sz w:val="24"/>
                <w:szCs w:val="24"/>
                <w:lang w:val="es-PE" w:eastAsia="es-PE"/>
                <w:rPrChange w:id="1338"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339" w:author="Regina Casanova" w:date="2018-07-29T19:32:00Z">
                  <w:rPr>
                    <w:rStyle w:val="Hipervnculo"/>
                    <w:noProof/>
                    <w:lang w:val="es-PE"/>
                  </w:rPr>
                </w:rPrChange>
              </w:rPr>
              <w:t>De los hallazgos de la fase de prueba</w:t>
            </w:r>
            <w:r w:rsidRPr="00F75055">
              <w:rPr>
                <w:rFonts w:ascii="Times New Roman" w:hAnsi="Times New Roman" w:cs="Times New Roman"/>
                <w:noProof/>
                <w:webHidden/>
                <w:rPrChange w:id="1340" w:author="Regina Casanova" w:date="2018-07-29T19:32:00Z">
                  <w:rPr>
                    <w:noProof/>
                    <w:webHidden/>
                  </w:rPr>
                </w:rPrChange>
              </w:rPr>
              <w:tab/>
            </w:r>
            <w:r w:rsidRPr="00F75055">
              <w:rPr>
                <w:rFonts w:ascii="Times New Roman" w:hAnsi="Times New Roman" w:cs="Times New Roman"/>
                <w:noProof/>
                <w:webHidden/>
                <w:rPrChange w:id="1341" w:author="Regina Casanova" w:date="2018-07-29T19:32:00Z">
                  <w:rPr>
                    <w:noProof/>
                    <w:webHidden/>
                  </w:rPr>
                </w:rPrChange>
              </w:rPr>
              <w:fldChar w:fldCharType="begin"/>
            </w:r>
            <w:r w:rsidRPr="00F75055">
              <w:rPr>
                <w:rFonts w:ascii="Times New Roman" w:hAnsi="Times New Roman" w:cs="Times New Roman"/>
                <w:noProof/>
                <w:webHidden/>
                <w:rPrChange w:id="1342" w:author="Regina Casanova" w:date="2018-07-29T19:32:00Z">
                  <w:rPr>
                    <w:noProof/>
                    <w:webHidden/>
                  </w:rPr>
                </w:rPrChange>
              </w:rPr>
              <w:instrText xml:space="preserve"> PAGEREF _Toc520655737 \h </w:instrText>
            </w:r>
            <w:r w:rsidRPr="00F75055">
              <w:rPr>
                <w:rFonts w:ascii="Times New Roman" w:hAnsi="Times New Roman" w:cs="Times New Roman"/>
                <w:noProof/>
                <w:webHidden/>
                <w:rPrChange w:id="1343" w:author="Regina Casanova" w:date="2018-07-29T19:32:00Z">
                  <w:rPr>
                    <w:noProof/>
                    <w:webHidden/>
                  </w:rPr>
                </w:rPrChange>
              </w:rPr>
            </w:r>
          </w:ins>
          <w:r w:rsidRPr="00F75055">
            <w:rPr>
              <w:rFonts w:ascii="Times New Roman" w:hAnsi="Times New Roman" w:cs="Times New Roman"/>
              <w:noProof/>
              <w:webHidden/>
              <w:rPrChange w:id="1344" w:author="Regina Casanova" w:date="2018-07-29T19:32:00Z">
                <w:rPr>
                  <w:noProof/>
                  <w:webHidden/>
                </w:rPr>
              </w:rPrChange>
            </w:rPr>
            <w:fldChar w:fldCharType="separate"/>
          </w:r>
          <w:ins w:id="1345" w:author="Regina Casanova" w:date="2018-07-29T19:24:00Z">
            <w:r w:rsidRPr="00F75055">
              <w:rPr>
                <w:rFonts w:ascii="Times New Roman" w:hAnsi="Times New Roman" w:cs="Times New Roman"/>
                <w:noProof/>
                <w:webHidden/>
                <w:rPrChange w:id="1346" w:author="Regina Casanova" w:date="2018-07-29T19:32:00Z">
                  <w:rPr>
                    <w:noProof/>
                    <w:webHidden/>
                  </w:rPr>
                </w:rPrChange>
              </w:rPr>
              <w:t>38</w:t>
            </w:r>
            <w:r w:rsidRPr="00F75055">
              <w:rPr>
                <w:rFonts w:ascii="Times New Roman" w:hAnsi="Times New Roman" w:cs="Times New Roman"/>
                <w:noProof/>
                <w:webHidden/>
                <w:rPrChange w:id="1347" w:author="Regina Casanova" w:date="2018-07-29T19:32:00Z">
                  <w:rPr>
                    <w:noProof/>
                    <w:webHidden/>
                  </w:rPr>
                </w:rPrChange>
              </w:rPr>
              <w:fldChar w:fldCharType="end"/>
            </w:r>
            <w:r w:rsidRPr="00F75055">
              <w:rPr>
                <w:rStyle w:val="Hipervnculo"/>
                <w:rFonts w:ascii="Times New Roman" w:hAnsi="Times New Roman" w:cs="Times New Roman"/>
                <w:noProof/>
                <w:rPrChange w:id="1348" w:author="Regina Casanova" w:date="2018-07-29T19:32:00Z">
                  <w:rPr>
                    <w:rStyle w:val="Hipervnculo"/>
                    <w:noProof/>
                  </w:rPr>
                </w:rPrChange>
              </w:rPr>
              <w:fldChar w:fldCharType="end"/>
            </w:r>
          </w:ins>
        </w:p>
        <w:p w14:paraId="1BC8EFEA" w14:textId="5B76EB86" w:rsidR="00CC32E0" w:rsidRPr="00F75055" w:rsidRDefault="00CC32E0" w:rsidP="00CC32E0">
          <w:pPr>
            <w:pStyle w:val="TDC2"/>
            <w:rPr>
              <w:ins w:id="1349" w:author="Regina Casanova" w:date="2018-07-29T19:24:00Z"/>
              <w:rFonts w:ascii="Times New Roman" w:eastAsiaTheme="minorEastAsia" w:hAnsi="Times New Roman" w:cs="Times New Roman"/>
              <w:noProof/>
              <w:sz w:val="24"/>
              <w:szCs w:val="24"/>
              <w:lang w:val="es-PE" w:eastAsia="es-PE"/>
              <w:rPrChange w:id="1350" w:author="Regina Casanova" w:date="2018-07-29T19:32:00Z">
                <w:rPr>
                  <w:ins w:id="1351" w:author="Regina Casanova" w:date="2018-07-29T19:24:00Z"/>
                  <w:rFonts w:eastAsiaTheme="minorEastAsia" w:cstheme="minorBidi"/>
                  <w:noProof/>
                  <w:sz w:val="24"/>
                  <w:szCs w:val="24"/>
                  <w:lang w:val="es-PE" w:eastAsia="es-PE"/>
                </w:rPr>
              </w:rPrChange>
            </w:rPr>
          </w:pPr>
          <w:ins w:id="1352" w:author="Regina Casanova" w:date="2018-07-29T19:24:00Z">
            <w:r w:rsidRPr="00F75055">
              <w:rPr>
                <w:rStyle w:val="Hipervnculo"/>
                <w:rFonts w:ascii="Times New Roman" w:hAnsi="Times New Roman" w:cs="Times New Roman"/>
                <w:noProof/>
                <w:rPrChange w:id="1353" w:author="Regina Casanova" w:date="2018-07-29T19:32:00Z">
                  <w:rPr>
                    <w:rStyle w:val="Hipervnculo"/>
                    <w:noProof/>
                  </w:rPr>
                </w:rPrChange>
              </w:rPr>
              <w:fldChar w:fldCharType="begin"/>
            </w:r>
            <w:r w:rsidRPr="00F75055">
              <w:rPr>
                <w:rStyle w:val="Hipervnculo"/>
                <w:rFonts w:ascii="Times New Roman" w:hAnsi="Times New Roman" w:cs="Times New Roman"/>
                <w:noProof/>
                <w:rPrChange w:id="1354" w:author="Regina Casanova" w:date="2018-07-29T19:32:00Z">
                  <w:rPr>
                    <w:rStyle w:val="Hipervnculo"/>
                    <w:noProof/>
                  </w:rPr>
                </w:rPrChange>
              </w:rPr>
              <w:instrText xml:space="preserve"> </w:instrText>
            </w:r>
            <w:r w:rsidRPr="00F75055">
              <w:rPr>
                <w:rFonts w:ascii="Times New Roman" w:hAnsi="Times New Roman" w:cs="Times New Roman"/>
                <w:noProof/>
                <w:rPrChange w:id="1355" w:author="Regina Casanova" w:date="2018-07-29T19:32:00Z">
                  <w:rPr>
                    <w:noProof/>
                  </w:rPr>
                </w:rPrChange>
              </w:rPr>
              <w:instrText>HYPERLINK \l "_Toc520655738"</w:instrText>
            </w:r>
            <w:r w:rsidRPr="00F75055">
              <w:rPr>
                <w:rStyle w:val="Hipervnculo"/>
                <w:rFonts w:ascii="Times New Roman" w:hAnsi="Times New Roman" w:cs="Times New Roman"/>
                <w:noProof/>
                <w:rPrChange w:id="1356"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357" w:author="Regina Casanova" w:date="2018-07-29T19:32:00Z">
                  <w:rPr>
                    <w:rStyle w:val="Hipervnculo"/>
                    <w:noProof/>
                  </w:rPr>
                </w:rPrChange>
              </w:rPr>
            </w:r>
            <w:r w:rsidRPr="00F75055">
              <w:rPr>
                <w:rStyle w:val="Hipervnculo"/>
                <w:rFonts w:ascii="Times New Roman" w:hAnsi="Times New Roman" w:cs="Times New Roman"/>
                <w:noProof/>
                <w:rPrChange w:id="1358"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1359" w:author="Regina Casanova" w:date="2018-07-29T19:32:00Z">
                  <w:rPr>
                    <w:rStyle w:val="Hipervnculo"/>
                    <w:noProof/>
                  </w:rPr>
                </w:rPrChange>
              </w:rPr>
              <w:t>III.</w:t>
            </w:r>
            <w:r w:rsidRPr="00F75055">
              <w:rPr>
                <w:rFonts w:ascii="Times New Roman" w:eastAsiaTheme="minorEastAsia" w:hAnsi="Times New Roman" w:cs="Times New Roman"/>
                <w:noProof/>
                <w:sz w:val="24"/>
                <w:szCs w:val="24"/>
                <w:lang w:val="es-PE" w:eastAsia="es-PE"/>
                <w:rPrChange w:id="1360"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rPrChange w:id="1361" w:author="Regina Casanova" w:date="2018-07-29T19:32:00Z">
                  <w:rPr>
                    <w:rStyle w:val="Hipervnculo"/>
                    <w:noProof/>
                  </w:rPr>
                </w:rPrChange>
              </w:rPr>
              <w:t>Limitaciones</w:t>
            </w:r>
            <w:r w:rsidRPr="00F75055">
              <w:rPr>
                <w:rFonts w:ascii="Times New Roman" w:hAnsi="Times New Roman" w:cs="Times New Roman"/>
                <w:noProof/>
                <w:webHidden/>
                <w:rPrChange w:id="1362" w:author="Regina Casanova" w:date="2018-07-29T19:32:00Z">
                  <w:rPr>
                    <w:noProof/>
                    <w:webHidden/>
                  </w:rPr>
                </w:rPrChange>
              </w:rPr>
              <w:tab/>
            </w:r>
            <w:r w:rsidRPr="00F75055">
              <w:rPr>
                <w:rFonts w:ascii="Times New Roman" w:hAnsi="Times New Roman" w:cs="Times New Roman"/>
                <w:noProof/>
                <w:webHidden/>
                <w:rPrChange w:id="1363" w:author="Regina Casanova" w:date="2018-07-29T19:32:00Z">
                  <w:rPr>
                    <w:noProof/>
                    <w:webHidden/>
                  </w:rPr>
                </w:rPrChange>
              </w:rPr>
              <w:fldChar w:fldCharType="begin"/>
            </w:r>
            <w:r w:rsidRPr="00F75055">
              <w:rPr>
                <w:rFonts w:ascii="Times New Roman" w:hAnsi="Times New Roman" w:cs="Times New Roman"/>
                <w:noProof/>
                <w:webHidden/>
                <w:rPrChange w:id="1364" w:author="Regina Casanova" w:date="2018-07-29T19:32:00Z">
                  <w:rPr>
                    <w:noProof/>
                    <w:webHidden/>
                  </w:rPr>
                </w:rPrChange>
              </w:rPr>
              <w:instrText xml:space="preserve"> PAGEREF _Toc520655738 \h </w:instrText>
            </w:r>
            <w:r w:rsidRPr="00F75055">
              <w:rPr>
                <w:rFonts w:ascii="Times New Roman" w:hAnsi="Times New Roman" w:cs="Times New Roman"/>
                <w:noProof/>
                <w:webHidden/>
                <w:rPrChange w:id="1365" w:author="Regina Casanova" w:date="2018-07-29T19:32:00Z">
                  <w:rPr>
                    <w:noProof/>
                    <w:webHidden/>
                  </w:rPr>
                </w:rPrChange>
              </w:rPr>
            </w:r>
          </w:ins>
          <w:r w:rsidRPr="00F75055">
            <w:rPr>
              <w:rFonts w:ascii="Times New Roman" w:hAnsi="Times New Roman" w:cs="Times New Roman"/>
              <w:noProof/>
              <w:webHidden/>
              <w:rPrChange w:id="1366" w:author="Regina Casanova" w:date="2018-07-29T19:32:00Z">
                <w:rPr>
                  <w:noProof/>
                  <w:webHidden/>
                </w:rPr>
              </w:rPrChange>
            </w:rPr>
            <w:fldChar w:fldCharType="separate"/>
          </w:r>
          <w:ins w:id="1367" w:author="Regina Casanova" w:date="2018-07-29T19:24:00Z">
            <w:r w:rsidRPr="00F75055">
              <w:rPr>
                <w:rFonts w:ascii="Times New Roman" w:hAnsi="Times New Roman" w:cs="Times New Roman"/>
                <w:noProof/>
                <w:webHidden/>
                <w:rPrChange w:id="1368" w:author="Regina Casanova" w:date="2018-07-29T19:32:00Z">
                  <w:rPr>
                    <w:noProof/>
                    <w:webHidden/>
                  </w:rPr>
                </w:rPrChange>
              </w:rPr>
              <w:t>39</w:t>
            </w:r>
            <w:r w:rsidRPr="00F75055">
              <w:rPr>
                <w:rFonts w:ascii="Times New Roman" w:hAnsi="Times New Roman" w:cs="Times New Roman"/>
                <w:noProof/>
                <w:webHidden/>
                <w:rPrChange w:id="1369" w:author="Regina Casanova" w:date="2018-07-29T19:32:00Z">
                  <w:rPr>
                    <w:noProof/>
                    <w:webHidden/>
                  </w:rPr>
                </w:rPrChange>
              </w:rPr>
              <w:fldChar w:fldCharType="end"/>
            </w:r>
            <w:r w:rsidRPr="00F75055">
              <w:rPr>
                <w:rStyle w:val="Hipervnculo"/>
                <w:rFonts w:ascii="Times New Roman" w:hAnsi="Times New Roman" w:cs="Times New Roman"/>
                <w:noProof/>
                <w:rPrChange w:id="1370" w:author="Regina Casanova" w:date="2018-07-29T19:32:00Z">
                  <w:rPr>
                    <w:rStyle w:val="Hipervnculo"/>
                    <w:noProof/>
                  </w:rPr>
                </w:rPrChange>
              </w:rPr>
              <w:fldChar w:fldCharType="end"/>
            </w:r>
          </w:ins>
        </w:p>
        <w:p w14:paraId="06A8B383" w14:textId="1475FBC6" w:rsidR="00CC32E0" w:rsidRPr="00C3723A" w:rsidRDefault="00CC32E0" w:rsidP="00C3723A">
          <w:pPr>
            <w:pStyle w:val="TDC1"/>
            <w:rPr>
              <w:ins w:id="1371" w:author="Regina Casanova" w:date="2018-07-29T19:24:00Z"/>
              <w:rFonts w:eastAsiaTheme="minorEastAsia"/>
              <w:noProof/>
              <w:sz w:val="24"/>
              <w:szCs w:val="24"/>
              <w:lang w:val="es-PE" w:eastAsia="es-PE"/>
            </w:rPr>
          </w:pPr>
          <w:ins w:id="1372" w:author="Regina Casanova" w:date="2018-07-29T19:24:00Z">
            <w:r w:rsidRPr="00F75055">
              <w:rPr>
                <w:rStyle w:val="Hipervnculo"/>
                <w:rFonts w:ascii="Times New Roman" w:hAnsi="Times New Roman" w:cs="Times New Roman"/>
                <w:b w:val="0"/>
                <w:noProof/>
                <w:rPrChange w:id="1373"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1374" w:author="Regina Casanova" w:date="2018-07-29T19:32:00Z">
                  <w:rPr>
                    <w:rStyle w:val="Hipervnculo"/>
                    <w:noProof/>
                  </w:rPr>
                </w:rPrChange>
              </w:rPr>
              <w:instrText xml:space="preserve"> </w:instrText>
            </w:r>
            <w:r w:rsidRPr="00C3723A">
              <w:rPr>
                <w:noProof/>
              </w:rPr>
              <w:instrText>HYPERLINK \l "_Toc520655739"</w:instrText>
            </w:r>
            <w:r w:rsidRPr="00F75055">
              <w:rPr>
                <w:rStyle w:val="Hipervnculo"/>
                <w:rFonts w:ascii="Times New Roman" w:hAnsi="Times New Roman" w:cs="Times New Roman"/>
                <w:b w:val="0"/>
                <w:noProof/>
                <w:rPrChange w:id="1375"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1376" w:author="Regina Casanova" w:date="2018-07-29T19:32:00Z">
                  <w:rPr>
                    <w:rStyle w:val="Hipervnculo"/>
                    <w:noProof/>
                  </w:rPr>
                </w:rPrChange>
              </w:rPr>
            </w:r>
            <w:r w:rsidRPr="00F75055">
              <w:rPr>
                <w:rStyle w:val="Hipervnculo"/>
                <w:rFonts w:ascii="Times New Roman" w:hAnsi="Times New Roman" w:cs="Times New Roman"/>
                <w:b w:val="0"/>
                <w:noProof/>
                <w:rPrChange w:id="1377"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1378" w:author="Regina Casanova" w:date="2018-07-29T19:32:00Z">
                  <w:rPr>
                    <w:rStyle w:val="Hipervnculo"/>
                    <w:noProof/>
                  </w:rPr>
                </w:rPrChange>
              </w:rPr>
              <w:t>Conclusiones</w:t>
            </w:r>
            <w:r w:rsidRPr="00C3723A">
              <w:rPr>
                <w:noProof/>
                <w:webHidden/>
              </w:rPr>
              <w:tab/>
            </w:r>
            <w:r w:rsidRPr="00C3723A">
              <w:rPr>
                <w:noProof/>
                <w:webHidden/>
              </w:rPr>
              <w:fldChar w:fldCharType="begin"/>
            </w:r>
            <w:r w:rsidRPr="00C3723A">
              <w:rPr>
                <w:noProof/>
                <w:webHidden/>
              </w:rPr>
              <w:instrText xml:space="preserve"> PAGEREF _Toc520655739 \h </w:instrText>
            </w:r>
            <w:r w:rsidRPr="00C3723A">
              <w:rPr>
                <w:noProof/>
                <w:webHidden/>
              </w:rPr>
            </w:r>
          </w:ins>
          <w:r w:rsidRPr="00C3723A">
            <w:rPr>
              <w:noProof/>
              <w:webHidden/>
            </w:rPr>
            <w:fldChar w:fldCharType="separate"/>
          </w:r>
          <w:ins w:id="1379" w:author="Regina Casanova" w:date="2018-07-29T19:24:00Z">
            <w:r w:rsidRPr="00C3723A">
              <w:rPr>
                <w:noProof/>
                <w:webHidden/>
              </w:rPr>
              <w:t>41</w:t>
            </w:r>
            <w:r w:rsidRPr="00C3723A">
              <w:rPr>
                <w:noProof/>
                <w:webHidden/>
              </w:rPr>
              <w:fldChar w:fldCharType="end"/>
            </w:r>
            <w:r w:rsidRPr="00F75055">
              <w:rPr>
                <w:rStyle w:val="Hipervnculo"/>
                <w:rFonts w:ascii="Times New Roman" w:hAnsi="Times New Roman" w:cs="Times New Roman"/>
                <w:b w:val="0"/>
                <w:noProof/>
                <w:rPrChange w:id="1380" w:author="Regina Casanova" w:date="2018-07-29T19:32:00Z">
                  <w:rPr>
                    <w:rStyle w:val="Hipervnculo"/>
                    <w:noProof/>
                  </w:rPr>
                </w:rPrChange>
              </w:rPr>
              <w:fldChar w:fldCharType="end"/>
            </w:r>
          </w:ins>
        </w:p>
        <w:p w14:paraId="23B661CC" w14:textId="44C0D2E3" w:rsidR="00CC32E0" w:rsidRPr="00C3723A" w:rsidRDefault="00CC32E0" w:rsidP="00C3723A">
          <w:pPr>
            <w:pStyle w:val="TDC1"/>
            <w:rPr>
              <w:ins w:id="1381" w:author="Regina Casanova" w:date="2018-07-29T19:24:00Z"/>
              <w:rFonts w:eastAsiaTheme="minorEastAsia"/>
              <w:noProof/>
              <w:sz w:val="24"/>
              <w:szCs w:val="24"/>
              <w:lang w:val="es-PE" w:eastAsia="es-PE"/>
            </w:rPr>
            <w:pPrChange w:id="1382" w:author="Regina Casanova" w:date="2018-07-29T19:33:00Z">
              <w:pPr>
                <w:pStyle w:val="TDC3"/>
              </w:pPr>
            </w:pPrChange>
          </w:pPr>
          <w:ins w:id="1383" w:author="Regina Casanova" w:date="2018-07-29T19:24:00Z">
            <w:r w:rsidRPr="00F75055">
              <w:rPr>
                <w:rStyle w:val="Hipervnculo"/>
                <w:rFonts w:ascii="Times New Roman" w:hAnsi="Times New Roman" w:cs="Times New Roman"/>
                <w:b w:val="0"/>
                <w:noProof/>
                <w:rPrChange w:id="1384"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1385" w:author="Regina Casanova" w:date="2018-07-29T19:32:00Z">
                  <w:rPr>
                    <w:rStyle w:val="Hipervnculo"/>
                    <w:noProof/>
                  </w:rPr>
                </w:rPrChange>
              </w:rPr>
              <w:instrText xml:space="preserve"> </w:instrText>
            </w:r>
            <w:r w:rsidRPr="00C3723A">
              <w:rPr>
                <w:noProof/>
              </w:rPr>
              <w:instrText>HYPERLINK \l "_Toc520655744"</w:instrText>
            </w:r>
            <w:r w:rsidRPr="00F75055">
              <w:rPr>
                <w:rStyle w:val="Hipervnculo"/>
                <w:rFonts w:ascii="Times New Roman" w:hAnsi="Times New Roman" w:cs="Times New Roman"/>
                <w:b w:val="0"/>
                <w:noProof/>
                <w:rPrChange w:id="1386"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1387" w:author="Regina Casanova" w:date="2018-07-29T19:32:00Z">
                  <w:rPr>
                    <w:rStyle w:val="Hipervnculo"/>
                    <w:noProof/>
                  </w:rPr>
                </w:rPrChange>
              </w:rPr>
            </w:r>
            <w:r w:rsidRPr="00F75055">
              <w:rPr>
                <w:rStyle w:val="Hipervnculo"/>
                <w:rFonts w:ascii="Times New Roman" w:hAnsi="Times New Roman" w:cs="Times New Roman"/>
                <w:b w:val="0"/>
                <w:noProof/>
                <w:rPrChange w:id="1388"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1389" w:author="Regina Casanova" w:date="2018-07-29T19:32:00Z">
                  <w:rPr>
                    <w:rStyle w:val="Hipervnculo"/>
                    <w:noProof/>
                  </w:rPr>
                </w:rPrChange>
              </w:rPr>
              <w:t>Recomendaciones</w:t>
            </w:r>
            <w:r w:rsidRPr="00C3723A">
              <w:rPr>
                <w:noProof/>
                <w:webHidden/>
              </w:rPr>
              <w:tab/>
            </w:r>
            <w:r w:rsidRPr="00C3723A">
              <w:rPr>
                <w:noProof/>
                <w:webHidden/>
              </w:rPr>
              <w:fldChar w:fldCharType="begin"/>
            </w:r>
            <w:r w:rsidRPr="00C3723A">
              <w:rPr>
                <w:noProof/>
                <w:webHidden/>
              </w:rPr>
              <w:instrText xml:space="preserve"> PAGEREF _Toc520655744 \h </w:instrText>
            </w:r>
            <w:r w:rsidRPr="00C3723A">
              <w:rPr>
                <w:noProof/>
                <w:webHidden/>
              </w:rPr>
            </w:r>
          </w:ins>
          <w:r w:rsidRPr="00C3723A">
            <w:rPr>
              <w:noProof/>
              <w:webHidden/>
            </w:rPr>
            <w:fldChar w:fldCharType="separate"/>
          </w:r>
          <w:ins w:id="1390" w:author="Regina Casanova" w:date="2018-07-29T19:24:00Z">
            <w:r w:rsidRPr="00C3723A">
              <w:rPr>
                <w:noProof/>
                <w:webHidden/>
              </w:rPr>
              <w:t>42</w:t>
            </w:r>
            <w:r w:rsidRPr="00C3723A">
              <w:rPr>
                <w:noProof/>
                <w:webHidden/>
              </w:rPr>
              <w:fldChar w:fldCharType="end"/>
            </w:r>
            <w:r w:rsidRPr="00F75055">
              <w:rPr>
                <w:rStyle w:val="Hipervnculo"/>
                <w:rFonts w:ascii="Times New Roman" w:hAnsi="Times New Roman" w:cs="Times New Roman"/>
                <w:b w:val="0"/>
                <w:noProof/>
                <w:rPrChange w:id="1391" w:author="Regina Casanova" w:date="2018-07-29T19:32:00Z">
                  <w:rPr>
                    <w:rStyle w:val="Hipervnculo"/>
                    <w:noProof/>
                  </w:rPr>
                </w:rPrChange>
              </w:rPr>
              <w:fldChar w:fldCharType="end"/>
            </w:r>
          </w:ins>
        </w:p>
        <w:p w14:paraId="26D2A607" w14:textId="7BFEEF54" w:rsidR="00CC32E0" w:rsidRPr="00C3723A" w:rsidRDefault="00CC32E0" w:rsidP="00C3723A">
          <w:pPr>
            <w:pStyle w:val="TDC1"/>
            <w:rPr>
              <w:ins w:id="1392" w:author="Regina Casanova" w:date="2018-07-29T19:24:00Z"/>
              <w:rFonts w:eastAsiaTheme="minorEastAsia"/>
              <w:noProof/>
              <w:sz w:val="24"/>
              <w:szCs w:val="24"/>
              <w:lang w:val="es-PE" w:eastAsia="es-PE"/>
            </w:rPr>
          </w:pPr>
          <w:ins w:id="1393" w:author="Regina Casanova" w:date="2018-07-29T19:24:00Z">
            <w:r w:rsidRPr="00F75055">
              <w:rPr>
                <w:rStyle w:val="Hipervnculo"/>
                <w:rFonts w:ascii="Times New Roman" w:hAnsi="Times New Roman" w:cs="Times New Roman"/>
                <w:b w:val="0"/>
                <w:noProof/>
                <w:rPrChange w:id="1394"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1395" w:author="Regina Casanova" w:date="2018-07-29T19:32:00Z">
                  <w:rPr>
                    <w:rStyle w:val="Hipervnculo"/>
                    <w:noProof/>
                  </w:rPr>
                </w:rPrChange>
              </w:rPr>
              <w:instrText xml:space="preserve"> </w:instrText>
            </w:r>
            <w:r w:rsidRPr="00C3723A">
              <w:rPr>
                <w:noProof/>
              </w:rPr>
              <w:instrText>HYPERLINK \l "_Toc520655748"</w:instrText>
            </w:r>
            <w:r w:rsidRPr="00F75055">
              <w:rPr>
                <w:rStyle w:val="Hipervnculo"/>
                <w:rFonts w:ascii="Times New Roman" w:hAnsi="Times New Roman" w:cs="Times New Roman"/>
                <w:b w:val="0"/>
                <w:noProof/>
                <w:rPrChange w:id="1396"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1397" w:author="Regina Casanova" w:date="2018-07-29T19:32:00Z">
                  <w:rPr>
                    <w:rStyle w:val="Hipervnculo"/>
                    <w:noProof/>
                  </w:rPr>
                </w:rPrChange>
              </w:rPr>
            </w:r>
            <w:r w:rsidRPr="00F75055">
              <w:rPr>
                <w:rStyle w:val="Hipervnculo"/>
                <w:rFonts w:ascii="Times New Roman" w:hAnsi="Times New Roman" w:cs="Times New Roman"/>
                <w:b w:val="0"/>
                <w:noProof/>
                <w:rPrChange w:id="1398"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1399" w:author="Regina Casanova" w:date="2018-07-29T19:32:00Z">
                  <w:rPr>
                    <w:rStyle w:val="Hipervnculo"/>
                    <w:noProof/>
                  </w:rPr>
                </w:rPrChange>
              </w:rPr>
              <w:t>Referencias bibliográficas</w:t>
            </w:r>
            <w:r w:rsidRPr="00C3723A">
              <w:rPr>
                <w:noProof/>
                <w:webHidden/>
              </w:rPr>
              <w:tab/>
            </w:r>
            <w:r w:rsidRPr="00C3723A">
              <w:rPr>
                <w:noProof/>
                <w:webHidden/>
              </w:rPr>
              <w:fldChar w:fldCharType="begin"/>
            </w:r>
            <w:r w:rsidRPr="00C3723A">
              <w:rPr>
                <w:noProof/>
                <w:webHidden/>
              </w:rPr>
              <w:instrText xml:space="preserve"> PAGEREF _Toc520655748 \h </w:instrText>
            </w:r>
            <w:r w:rsidRPr="00C3723A">
              <w:rPr>
                <w:noProof/>
                <w:webHidden/>
              </w:rPr>
            </w:r>
          </w:ins>
          <w:r w:rsidRPr="00C3723A">
            <w:rPr>
              <w:noProof/>
              <w:webHidden/>
            </w:rPr>
            <w:fldChar w:fldCharType="separate"/>
          </w:r>
          <w:ins w:id="1400" w:author="Regina Casanova" w:date="2018-07-29T19:24:00Z">
            <w:r w:rsidRPr="00C3723A">
              <w:rPr>
                <w:noProof/>
                <w:webHidden/>
              </w:rPr>
              <w:t>44</w:t>
            </w:r>
            <w:r w:rsidRPr="00C3723A">
              <w:rPr>
                <w:noProof/>
                <w:webHidden/>
              </w:rPr>
              <w:fldChar w:fldCharType="end"/>
            </w:r>
            <w:r w:rsidRPr="00F75055">
              <w:rPr>
                <w:rStyle w:val="Hipervnculo"/>
                <w:rFonts w:ascii="Times New Roman" w:hAnsi="Times New Roman" w:cs="Times New Roman"/>
                <w:b w:val="0"/>
                <w:noProof/>
                <w:rPrChange w:id="1401" w:author="Regina Casanova" w:date="2018-07-29T19:32:00Z">
                  <w:rPr>
                    <w:rStyle w:val="Hipervnculo"/>
                    <w:noProof/>
                  </w:rPr>
                </w:rPrChange>
              </w:rPr>
              <w:fldChar w:fldCharType="end"/>
            </w:r>
          </w:ins>
        </w:p>
        <w:p w14:paraId="7A3828FD" w14:textId="72380EBF" w:rsidR="00CC32E0" w:rsidRPr="00C3723A" w:rsidRDefault="00CC32E0" w:rsidP="00C3723A">
          <w:pPr>
            <w:pStyle w:val="TDC1"/>
            <w:rPr>
              <w:ins w:id="1402" w:author="Regina Casanova" w:date="2018-07-29T19:24:00Z"/>
              <w:rFonts w:eastAsiaTheme="minorEastAsia"/>
              <w:noProof/>
              <w:sz w:val="24"/>
              <w:szCs w:val="24"/>
              <w:lang w:val="es-PE" w:eastAsia="es-PE"/>
            </w:rPr>
          </w:pPr>
          <w:ins w:id="1403" w:author="Regina Casanova" w:date="2018-07-29T19:24:00Z">
            <w:r w:rsidRPr="00F75055">
              <w:rPr>
                <w:rStyle w:val="Hipervnculo"/>
                <w:rFonts w:ascii="Times New Roman" w:hAnsi="Times New Roman" w:cs="Times New Roman"/>
                <w:b w:val="0"/>
                <w:noProof/>
                <w:rPrChange w:id="1404" w:author="Regina Casanova" w:date="2018-07-29T19:32:00Z">
                  <w:rPr>
                    <w:rStyle w:val="Hipervnculo"/>
                    <w:noProof/>
                  </w:rPr>
                </w:rPrChange>
              </w:rPr>
              <w:fldChar w:fldCharType="begin"/>
            </w:r>
            <w:r w:rsidRPr="00F75055">
              <w:rPr>
                <w:rStyle w:val="Hipervnculo"/>
                <w:rFonts w:ascii="Times New Roman" w:hAnsi="Times New Roman" w:cs="Times New Roman"/>
                <w:b w:val="0"/>
                <w:noProof/>
                <w:rPrChange w:id="1405" w:author="Regina Casanova" w:date="2018-07-29T19:32:00Z">
                  <w:rPr>
                    <w:rStyle w:val="Hipervnculo"/>
                    <w:noProof/>
                  </w:rPr>
                </w:rPrChange>
              </w:rPr>
              <w:instrText xml:space="preserve"> </w:instrText>
            </w:r>
            <w:r w:rsidRPr="00C3723A">
              <w:rPr>
                <w:noProof/>
              </w:rPr>
              <w:instrText>HYPERLINK \l "_Toc520655749"</w:instrText>
            </w:r>
            <w:r w:rsidRPr="00F75055">
              <w:rPr>
                <w:rStyle w:val="Hipervnculo"/>
                <w:rFonts w:ascii="Times New Roman" w:hAnsi="Times New Roman" w:cs="Times New Roman"/>
                <w:b w:val="0"/>
                <w:noProof/>
                <w:rPrChange w:id="1406" w:author="Regina Casanova" w:date="2018-07-29T19:32:00Z">
                  <w:rPr>
                    <w:rStyle w:val="Hipervnculo"/>
                    <w:noProof/>
                  </w:rPr>
                </w:rPrChange>
              </w:rPr>
              <w:instrText xml:space="preserve"> </w:instrText>
            </w:r>
            <w:r w:rsidRPr="00F75055">
              <w:rPr>
                <w:rStyle w:val="Hipervnculo"/>
                <w:rFonts w:ascii="Times New Roman" w:hAnsi="Times New Roman" w:cs="Times New Roman"/>
                <w:b w:val="0"/>
                <w:noProof/>
                <w:rPrChange w:id="1407" w:author="Regina Casanova" w:date="2018-07-29T19:32:00Z">
                  <w:rPr>
                    <w:rStyle w:val="Hipervnculo"/>
                    <w:noProof/>
                  </w:rPr>
                </w:rPrChange>
              </w:rPr>
            </w:r>
            <w:r w:rsidRPr="00F75055">
              <w:rPr>
                <w:rStyle w:val="Hipervnculo"/>
                <w:rFonts w:ascii="Times New Roman" w:hAnsi="Times New Roman" w:cs="Times New Roman"/>
                <w:b w:val="0"/>
                <w:noProof/>
                <w:rPrChange w:id="1408" w:author="Regina Casanova" w:date="2018-07-29T19:32:00Z">
                  <w:rPr>
                    <w:rStyle w:val="Hipervnculo"/>
                    <w:noProof/>
                  </w:rPr>
                </w:rPrChange>
              </w:rPr>
              <w:fldChar w:fldCharType="separate"/>
            </w:r>
            <w:r w:rsidRPr="00F75055">
              <w:rPr>
                <w:rStyle w:val="Hipervnculo"/>
                <w:rFonts w:ascii="Times New Roman" w:hAnsi="Times New Roman" w:cs="Times New Roman"/>
                <w:b w:val="0"/>
                <w:noProof/>
                <w:rPrChange w:id="1409" w:author="Regina Casanova" w:date="2018-07-29T19:32:00Z">
                  <w:rPr>
                    <w:rStyle w:val="Hipervnculo"/>
                    <w:noProof/>
                  </w:rPr>
                </w:rPrChange>
              </w:rPr>
              <w:t>Anexos</w:t>
            </w:r>
            <w:r w:rsidRPr="00C3723A">
              <w:rPr>
                <w:noProof/>
                <w:webHidden/>
              </w:rPr>
              <w:tab/>
            </w:r>
            <w:r w:rsidRPr="00C3723A">
              <w:rPr>
                <w:noProof/>
                <w:webHidden/>
              </w:rPr>
              <w:fldChar w:fldCharType="begin"/>
            </w:r>
            <w:r w:rsidRPr="00C3723A">
              <w:rPr>
                <w:noProof/>
                <w:webHidden/>
              </w:rPr>
              <w:instrText xml:space="preserve"> PAGEREF _Toc520655749 \h </w:instrText>
            </w:r>
            <w:r w:rsidRPr="00C3723A">
              <w:rPr>
                <w:noProof/>
                <w:webHidden/>
              </w:rPr>
            </w:r>
          </w:ins>
          <w:r w:rsidRPr="00C3723A">
            <w:rPr>
              <w:noProof/>
              <w:webHidden/>
            </w:rPr>
            <w:fldChar w:fldCharType="separate"/>
          </w:r>
          <w:ins w:id="1410" w:author="Regina Casanova" w:date="2018-07-29T19:24:00Z">
            <w:r w:rsidRPr="00C3723A">
              <w:rPr>
                <w:noProof/>
                <w:webHidden/>
              </w:rPr>
              <w:t>50</w:t>
            </w:r>
            <w:r w:rsidRPr="00C3723A">
              <w:rPr>
                <w:noProof/>
                <w:webHidden/>
              </w:rPr>
              <w:fldChar w:fldCharType="end"/>
            </w:r>
            <w:r w:rsidRPr="00F75055">
              <w:rPr>
                <w:rStyle w:val="Hipervnculo"/>
                <w:rFonts w:ascii="Times New Roman" w:hAnsi="Times New Roman" w:cs="Times New Roman"/>
                <w:b w:val="0"/>
                <w:noProof/>
                <w:rPrChange w:id="1411" w:author="Regina Casanova" w:date="2018-07-29T19:32:00Z">
                  <w:rPr>
                    <w:rStyle w:val="Hipervnculo"/>
                    <w:noProof/>
                  </w:rPr>
                </w:rPrChange>
              </w:rPr>
              <w:fldChar w:fldCharType="end"/>
            </w:r>
          </w:ins>
        </w:p>
        <w:p w14:paraId="578978EE" w14:textId="7772697C" w:rsidR="00CC32E0" w:rsidRPr="00F75055" w:rsidRDefault="00CC32E0" w:rsidP="00CC32E0">
          <w:pPr>
            <w:pStyle w:val="TDC2"/>
            <w:rPr>
              <w:ins w:id="1412" w:author="Regina Casanova" w:date="2018-07-29T19:24:00Z"/>
              <w:rFonts w:ascii="Times New Roman" w:eastAsiaTheme="minorEastAsia" w:hAnsi="Times New Roman" w:cs="Times New Roman"/>
              <w:noProof/>
              <w:sz w:val="24"/>
              <w:szCs w:val="24"/>
              <w:lang w:val="es-PE" w:eastAsia="es-PE"/>
              <w:rPrChange w:id="1413" w:author="Regina Casanova" w:date="2018-07-29T19:32:00Z">
                <w:rPr>
                  <w:ins w:id="1414" w:author="Regina Casanova" w:date="2018-07-29T19:24:00Z"/>
                  <w:rFonts w:eastAsiaTheme="minorEastAsia" w:cstheme="minorBidi"/>
                  <w:noProof/>
                  <w:sz w:val="24"/>
                  <w:szCs w:val="24"/>
                  <w:lang w:val="es-PE" w:eastAsia="es-PE"/>
                </w:rPr>
              </w:rPrChange>
            </w:rPr>
          </w:pPr>
          <w:ins w:id="1415" w:author="Regina Casanova" w:date="2018-07-29T19:24:00Z">
            <w:r w:rsidRPr="00F75055">
              <w:rPr>
                <w:rStyle w:val="Hipervnculo"/>
                <w:rFonts w:ascii="Times New Roman" w:hAnsi="Times New Roman" w:cs="Times New Roman"/>
                <w:noProof/>
                <w:rPrChange w:id="1416" w:author="Regina Casanova" w:date="2018-07-29T19:32:00Z">
                  <w:rPr>
                    <w:rStyle w:val="Hipervnculo"/>
                    <w:noProof/>
                  </w:rPr>
                </w:rPrChange>
              </w:rPr>
              <w:fldChar w:fldCharType="begin"/>
            </w:r>
            <w:r w:rsidRPr="00F75055">
              <w:rPr>
                <w:rStyle w:val="Hipervnculo"/>
                <w:rFonts w:ascii="Times New Roman" w:hAnsi="Times New Roman" w:cs="Times New Roman"/>
                <w:noProof/>
                <w:rPrChange w:id="1417" w:author="Regina Casanova" w:date="2018-07-29T19:32:00Z">
                  <w:rPr>
                    <w:rStyle w:val="Hipervnculo"/>
                    <w:noProof/>
                  </w:rPr>
                </w:rPrChange>
              </w:rPr>
              <w:instrText xml:space="preserve"> </w:instrText>
            </w:r>
            <w:r w:rsidRPr="00F75055">
              <w:rPr>
                <w:rFonts w:ascii="Times New Roman" w:hAnsi="Times New Roman" w:cs="Times New Roman"/>
                <w:noProof/>
                <w:rPrChange w:id="1418" w:author="Regina Casanova" w:date="2018-07-29T19:32:00Z">
                  <w:rPr>
                    <w:noProof/>
                  </w:rPr>
                </w:rPrChange>
              </w:rPr>
              <w:instrText>HYPERLINK \l "_Toc520655750"</w:instrText>
            </w:r>
            <w:r w:rsidRPr="00F75055">
              <w:rPr>
                <w:rStyle w:val="Hipervnculo"/>
                <w:rFonts w:ascii="Times New Roman" w:hAnsi="Times New Roman" w:cs="Times New Roman"/>
                <w:noProof/>
                <w:rPrChange w:id="1419"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420" w:author="Regina Casanova" w:date="2018-07-29T19:32:00Z">
                  <w:rPr>
                    <w:rStyle w:val="Hipervnculo"/>
                    <w:noProof/>
                  </w:rPr>
                </w:rPrChange>
              </w:rPr>
            </w:r>
            <w:r w:rsidRPr="00F75055">
              <w:rPr>
                <w:rStyle w:val="Hipervnculo"/>
                <w:rFonts w:ascii="Times New Roman" w:hAnsi="Times New Roman" w:cs="Times New Roman"/>
                <w:noProof/>
                <w:rPrChange w:id="1421"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422" w:author="Regina Casanova" w:date="2018-07-29T19:32:00Z">
                  <w:rPr>
                    <w:rStyle w:val="Hipervnculo"/>
                    <w:noProof/>
                    <w:lang w:val="es-PE"/>
                  </w:rPr>
                </w:rPrChange>
              </w:rPr>
              <w:t>I.</w:t>
            </w:r>
            <w:r w:rsidRPr="00F75055">
              <w:rPr>
                <w:rFonts w:ascii="Times New Roman" w:eastAsiaTheme="minorEastAsia" w:hAnsi="Times New Roman" w:cs="Times New Roman"/>
                <w:noProof/>
                <w:sz w:val="24"/>
                <w:szCs w:val="24"/>
                <w:lang w:val="es-PE" w:eastAsia="es-PE"/>
                <w:rPrChange w:id="1423"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424" w:author="Regina Casanova" w:date="2018-07-29T19:32:00Z">
                  <w:rPr>
                    <w:rStyle w:val="Hipervnculo"/>
                    <w:noProof/>
                    <w:lang w:val="es-PE"/>
                  </w:rPr>
                </w:rPrChange>
              </w:rPr>
              <w:t>Anexo 1: Consentimiento Informado del usuario final para realizar entrevistas a profundidad.</w:t>
            </w:r>
            <w:r w:rsidRPr="00F75055">
              <w:rPr>
                <w:rFonts w:ascii="Times New Roman" w:hAnsi="Times New Roman" w:cs="Times New Roman"/>
                <w:noProof/>
                <w:webHidden/>
                <w:rPrChange w:id="1425" w:author="Regina Casanova" w:date="2018-07-29T19:32:00Z">
                  <w:rPr>
                    <w:noProof/>
                    <w:webHidden/>
                  </w:rPr>
                </w:rPrChange>
              </w:rPr>
              <w:tab/>
            </w:r>
            <w:r w:rsidRPr="00F75055">
              <w:rPr>
                <w:rFonts w:ascii="Times New Roman" w:hAnsi="Times New Roman" w:cs="Times New Roman"/>
                <w:noProof/>
                <w:webHidden/>
                <w:rPrChange w:id="1426" w:author="Regina Casanova" w:date="2018-07-29T19:32:00Z">
                  <w:rPr>
                    <w:noProof/>
                    <w:webHidden/>
                  </w:rPr>
                </w:rPrChange>
              </w:rPr>
              <w:fldChar w:fldCharType="begin"/>
            </w:r>
            <w:r w:rsidRPr="00F75055">
              <w:rPr>
                <w:rFonts w:ascii="Times New Roman" w:hAnsi="Times New Roman" w:cs="Times New Roman"/>
                <w:noProof/>
                <w:webHidden/>
                <w:rPrChange w:id="1427" w:author="Regina Casanova" w:date="2018-07-29T19:32:00Z">
                  <w:rPr>
                    <w:noProof/>
                    <w:webHidden/>
                  </w:rPr>
                </w:rPrChange>
              </w:rPr>
              <w:instrText xml:space="preserve"> PAGEREF _Toc520655750 \h </w:instrText>
            </w:r>
            <w:r w:rsidRPr="00F75055">
              <w:rPr>
                <w:rFonts w:ascii="Times New Roman" w:hAnsi="Times New Roman" w:cs="Times New Roman"/>
                <w:noProof/>
                <w:webHidden/>
                <w:rPrChange w:id="1428" w:author="Regina Casanova" w:date="2018-07-29T19:32:00Z">
                  <w:rPr>
                    <w:noProof/>
                    <w:webHidden/>
                  </w:rPr>
                </w:rPrChange>
              </w:rPr>
            </w:r>
          </w:ins>
          <w:r w:rsidRPr="00F75055">
            <w:rPr>
              <w:rFonts w:ascii="Times New Roman" w:hAnsi="Times New Roman" w:cs="Times New Roman"/>
              <w:noProof/>
              <w:webHidden/>
              <w:rPrChange w:id="1429" w:author="Regina Casanova" w:date="2018-07-29T19:32:00Z">
                <w:rPr>
                  <w:noProof/>
                  <w:webHidden/>
                </w:rPr>
              </w:rPrChange>
            </w:rPr>
            <w:fldChar w:fldCharType="separate"/>
          </w:r>
          <w:ins w:id="1430" w:author="Regina Casanova" w:date="2018-07-29T19:24:00Z">
            <w:r w:rsidRPr="00F75055">
              <w:rPr>
                <w:rFonts w:ascii="Times New Roman" w:hAnsi="Times New Roman" w:cs="Times New Roman"/>
                <w:noProof/>
                <w:webHidden/>
                <w:rPrChange w:id="1431" w:author="Regina Casanova" w:date="2018-07-29T19:32:00Z">
                  <w:rPr>
                    <w:noProof/>
                    <w:webHidden/>
                  </w:rPr>
                </w:rPrChange>
              </w:rPr>
              <w:t>50</w:t>
            </w:r>
            <w:r w:rsidRPr="00F75055">
              <w:rPr>
                <w:rFonts w:ascii="Times New Roman" w:hAnsi="Times New Roman" w:cs="Times New Roman"/>
                <w:noProof/>
                <w:webHidden/>
                <w:rPrChange w:id="1432" w:author="Regina Casanova" w:date="2018-07-29T19:32:00Z">
                  <w:rPr>
                    <w:noProof/>
                    <w:webHidden/>
                  </w:rPr>
                </w:rPrChange>
              </w:rPr>
              <w:fldChar w:fldCharType="end"/>
            </w:r>
            <w:r w:rsidRPr="00F75055">
              <w:rPr>
                <w:rStyle w:val="Hipervnculo"/>
                <w:rFonts w:ascii="Times New Roman" w:hAnsi="Times New Roman" w:cs="Times New Roman"/>
                <w:noProof/>
                <w:rPrChange w:id="1433" w:author="Regina Casanova" w:date="2018-07-29T19:32:00Z">
                  <w:rPr>
                    <w:rStyle w:val="Hipervnculo"/>
                    <w:noProof/>
                  </w:rPr>
                </w:rPrChange>
              </w:rPr>
              <w:fldChar w:fldCharType="end"/>
            </w:r>
          </w:ins>
        </w:p>
        <w:p w14:paraId="4FF12896" w14:textId="5C9A854A" w:rsidR="00CC32E0" w:rsidRPr="00F75055" w:rsidRDefault="00CC32E0" w:rsidP="00CC32E0">
          <w:pPr>
            <w:pStyle w:val="TDC2"/>
            <w:rPr>
              <w:ins w:id="1434" w:author="Regina Casanova" w:date="2018-07-29T19:24:00Z"/>
              <w:rFonts w:ascii="Times New Roman" w:eastAsiaTheme="minorEastAsia" w:hAnsi="Times New Roman" w:cs="Times New Roman"/>
              <w:noProof/>
              <w:sz w:val="24"/>
              <w:szCs w:val="24"/>
              <w:lang w:val="es-PE" w:eastAsia="es-PE"/>
              <w:rPrChange w:id="1435" w:author="Regina Casanova" w:date="2018-07-29T19:32:00Z">
                <w:rPr>
                  <w:ins w:id="1436" w:author="Regina Casanova" w:date="2018-07-29T19:24:00Z"/>
                  <w:rFonts w:eastAsiaTheme="minorEastAsia" w:cstheme="minorBidi"/>
                  <w:noProof/>
                  <w:sz w:val="24"/>
                  <w:szCs w:val="24"/>
                  <w:lang w:val="es-PE" w:eastAsia="es-PE"/>
                </w:rPr>
              </w:rPrChange>
            </w:rPr>
          </w:pPr>
          <w:ins w:id="1437" w:author="Regina Casanova" w:date="2018-07-29T19:24:00Z">
            <w:r w:rsidRPr="00F75055">
              <w:rPr>
                <w:rStyle w:val="Hipervnculo"/>
                <w:rFonts w:ascii="Times New Roman" w:hAnsi="Times New Roman" w:cs="Times New Roman"/>
                <w:noProof/>
                <w:rPrChange w:id="1438" w:author="Regina Casanova" w:date="2018-07-29T19:32:00Z">
                  <w:rPr>
                    <w:rStyle w:val="Hipervnculo"/>
                    <w:noProof/>
                  </w:rPr>
                </w:rPrChange>
              </w:rPr>
              <w:fldChar w:fldCharType="begin"/>
            </w:r>
            <w:r w:rsidRPr="00F75055">
              <w:rPr>
                <w:rStyle w:val="Hipervnculo"/>
                <w:rFonts w:ascii="Times New Roman" w:hAnsi="Times New Roman" w:cs="Times New Roman"/>
                <w:noProof/>
                <w:rPrChange w:id="1439" w:author="Regina Casanova" w:date="2018-07-29T19:32:00Z">
                  <w:rPr>
                    <w:rStyle w:val="Hipervnculo"/>
                    <w:noProof/>
                  </w:rPr>
                </w:rPrChange>
              </w:rPr>
              <w:instrText xml:space="preserve"> </w:instrText>
            </w:r>
            <w:r w:rsidRPr="00F75055">
              <w:rPr>
                <w:rFonts w:ascii="Times New Roman" w:hAnsi="Times New Roman" w:cs="Times New Roman"/>
                <w:noProof/>
                <w:rPrChange w:id="1440" w:author="Regina Casanova" w:date="2018-07-29T19:32:00Z">
                  <w:rPr>
                    <w:noProof/>
                  </w:rPr>
                </w:rPrChange>
              </w:rPr>
              <w:instrText>HYPERLINK \l "_Toc520655751"</w:instrText>
            </w:r>
            <w:r w:rsidRPr="00F75055">
              <w:rPr>
                <w:rStyle w:val="Hipervnculo"/>
                <w:rFonts w:ascii="Times New Roman" w:hAnsi="Times New Roman" w:cs="Times New Roman"/>
                <w:noProof/>
                <w:rPrChange w:id="1441"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442" w:author="Regina Casanova" w:date="2018-07-29T19:32:00Z">
                  <w:rPr>
                    <w:rStyle w:val="Hipervnculo"/>
                    <w:noProof/>
                  </w:rPr>
                </w:rPrChange>
              </w:rPr>
            </w:r>
            <w:r w:rsidRPr="00F75055">
              <w:rPr>
                <w:rStyle w:val="Hipervnculo"/>
                <w:rFonts w:ascii="Times New Roman" w:hAnsi="Times New Roman" w:cs="Times New Roman"/>
                <w:noProof/>
                <w:rPrChange w:id="1443"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444" w:author="Regina Casanova" w:date="2018-07-29T19:32:00Z">
                  <w:rPr>
                    <w:rStyle w:val="Hipervnculo"/>
                    <w:noProof/>
                    <w:lang w:val="es-PE"/>
                  </w:rPr>
                </w:rPrChange>
              </w:rPr>
              <w:t>II.</w:t>
            </w:r>
            <w:r w:rsidRPr="00F75055">
              <w:rPr>
                <w:rFonts w:ascii="Times New Roman" w:eastAsiaTheme="minorEastAsia" w:hAnsi="Times New Roman" w:cs="Times New Roman"/>
                <w:noProof/>
                <w:sz w:val="24"/>
                <w:szCs w:val="24"/>
                <w:lang w:val="es-PE" w:eastAsia="es-PE"/>
                <w:rPrChange w:id="1445"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446" w:author="Regina Casanova" w:date="2018-07-29T19:32:00Z">
                  <w:rPr>
                    <w:rStyle w:val="Hipervnculo"/>
                    <w:noProof/>
                    <w:lang w:val="es-PE"/>
                  </w:rPr>
                </w:rPrChange>
              </w:rPr>
              <w:t>Anexo 2: Guía Semi-Estructurada de Entrevista a Profundidad para usuarios finales Nº1</w:t>
            </w:r>
            <w:r w:rsidRPr="00F75055">
              <w:rPr>
                <w:rFonts w:ascii="Times New Roman" w:hAnsi="Times New Roman" w:cs="Times New Roman"/>
                <w:noProof/>
                <w:webHidden/>
                <w:rPrChange w:id="1447" w:author="Regina Casanova" w:date="2018-07-29T19:32:00Z">
                  <w:rPr>
                    <w:noProof/>
                    <w:webHidden/>
                  </w:rPr>
                </w:rPrChange>
              </w:rPr>
              <w:tab/>
            </w:r>
            <w:r w:rsidRPr="00F75055">
              <w:rPr>
                <w:rFonts w:ascii="Times New Roman" w:hAnsi="Times New Roman" w:cs="Times New Roman"/>
                <w:noProof/>
                <w:webHidden/>
                <w:rPrChange w:id="1448" w:author="Regina Casanova" w:date="2018-07-29T19:32:00Z">
                  <w:rPr>
                    <w:noProof/>
                    <w:webHidden/>
                  </w:rPr>
                </w:rPrChange>
              </w:rPr>
              <w:fldChar w:fldCharType="begin"/>
            </w:r>
            <w:r w:rsidRPr="00F75055">
              <w:rPr>
                <w:rFonts w:ascii="Times New Roman" w:hAnsi="Times New Roman" w:cs="Times New Roman"/>
                <w:noProof/>
                <w:webHidden/>
                <w:rPrChange w:id="1449" w:author="Regina Casanova" w:date="2018-07-29T19:32:00Z">
                  <w:rPr>
                    <w:noProof/>
                    <w:webHidden/>
                  </w:rPr>
                </w:rPrChange>
              </w:rPr>
              <w:instrText xml:space="preserve"> PAGEREF _Toc520655751 \h </w:instrText>
            </w:r>
            <w:r w:rsidRPr="00F75055">
              <w:rPr>
                <w:rFonts w:ascii="Times New Roman" w:hAnsi="Times New Roman" w:cs="Times New Roman"/>
                <w:noProof/>
                <w:webHidden/>
                <w:rPrChange w:id="1450" w:author="Regina Casanova" w:date="2018-07-29T19:32:00Z">
                  <w:rPr>
                    <w:noProof/>
                    <w:webHidden/>
                  </w:rPr>
                </w:rPrChange>
              </w:rPr>
            </w:r>
          </w:ins>
          <w:r w:rsidRPr="00F75055">
            <w:rPr>
              <w:rFonts w:ascii="Times New Roman" w:hAnsi="Times New Roman" w:cs="Times New Roman"/>
              <w:noProof/>
              <w:webHidden/>
              <w:rPrChange w:id="1451" w:author="Regina Casanova" w:date="2018-07-29T19:32:00Z">
                <w:rPr>
                  <w:noProof/>
                  <w:webHidden/>
                </w:rPr>
              </w:rPrChange>
            </w:rPr>
            <w:fldChar w:fldCharType="separate"/>
          </w:r>
          <w:ins w:id="1452" w:author="Regina Casanova" w:date="2018-07-29T19:24:00Z">
            <w:r w:rsidRPr="00F75055">
              <w:rPr>
                <w:rFonts w:ascii="Times New Roman" w:hAnsi="Times New Roman" w:cs="Times New Roman"/>
                <w:noProof/>
                <w:webHidden/>
                <w:rPrChange w:id="1453" w:author="Regina Casanova" w:date="2018-07-29T19:32:00Z">
                  <w:rPr>
                    <w:noProof/>
                    <w:webHidden/>
                  </w:rPr>
                </w:rPrChange>
              </w:rPr>
              <w:t>53</w:t>
            </w:r>
            <w:r w:rsidRPr="00F75055">
              <w:rPr>
                <w:rFonts w:ascii="Times New Roman" w:hAnsi="Times New Roman" w:cs="Times New Roman"/>
                <w:noProof/>
                <w:webHidden/>
                <w:rPrChange w:id="1454" w:author="Regina Casanova" w:date="2018-07-29T19:32:00Z">
                  <w:rPr>
                    <w:noProof/>
                    <w:webHidden/>
                  </w:rPr>
                </w:rPrChange>
              </w:rPr>
              <w:fldChar w:fldCharType="end"/>
            </w:r>
            <w:r w:rsidRPr="00F75055">
              <w:rPr>
                <w:rStyle w:val="Hipervnculo"/>
                <w:rFonts w:ascii="Times New Roman" w:hAnsi="Times New Roman" w:cs="Times New Roman"/>
                <w:noProof/>
                <w:rPrChange w:id="1455" w:author="Regina Casanova" w:date="2018-07-29T19:32:00Z">
                  <w:rPr>
                    <w:rStyle w:val="Hipervnculo"/>
                    <w:noProof/>
                  </w:rPr>
                </w:rPrChange>
              </w:rPr>
              <w:fldChar w:fldCharType="end"/>
            </w:r>
          </w:ins>
        </w:p>
        <w:p w14:paraId="71AEF26F" w14:textId="27B25E92" w:rsidR="00CC32E0" w:rsidRPr="00F75055" w:rsidRDefault="00CC32E0" w:rsidP="00CC32E0">
          <w:pPr>
            <w:pStyle w:val="TDC2"/>
            <w:rPr>
              <w:ins w:id="1456" w:author="Regina Casanova" w:date="2018-07-29T19:24:00Z"/>
              <w:rFonts w:ascii="Times New Roman" w:eastAsiaTheme="minorEastAsia" w:hAnsi="Times New Roman" w:cs="Times New Roman"/>
              <w:noProof/>
              <w:sz w:val="24"/>
              <w:szCs w:val="24"/>
              <w:lang w:val="es-PE" w:eastAsia="es-PE"/>
              <w:rPrChange w:id="1457" w:author="Regina Casanova" w:date="2018-07-29T19:32:00Z">
                <w:rPr>
                  <w:ins w:id="1458" w:author="Regina Casanova" w:date="2018-07-29T19:24:00Z"/>
                  <w:rFonts w:eastAsiaTheme="minorEastAsia" w:cstheme="minorBidi"/>
                  <w:noProof/>
                  <w:sz w:val="24"/>
                  <w:szCs w:val="24"/>
                  <w:lang w:val="es-PE" w:eastAsia="es-PE"/>
                </w:rPr>
              </w:rPrChange>
            </w:rPr>
          </w:pPr>
          <w:ins w:id="1459" w:author="Regina Casanova" w:date="2018-07-29T19:24:00Z">
            <w:r w:rsidRPr="00F75055">
              <w:rPr>
                <w:rStyle w:val="Hipervnculo"/>
                <w:rFonts w:ascii="Times New Roman" w:hAnsi="Times New Roman" w:cs="Times New Roman"/>
                <w:noProof/>
                <w:rPrChange w:id="1460" w:author="Regina Casanova" w:date="2018-07-29T19:32:00Z">
                  <w:rPr>
                    <w:rStyle w:val="Hipervnculo"/>
                    <w:noProof/>
                  </w:rPr>
                </w:rPrChange>
              </w:rPr>
              <w:fldChar w:fldCharType="begin"/>
            </w:r>
            <w:r w:rsidRPr="00F75055">
              <w:rPr>
                <w:rStyle w:val="Hipervnculo"/>
                <w:rFonts w:ascii="Times New Roman" w:hAnsi="Times New Roman" w:cs="Times New Roman"/>
                <w:noProof/>
                <w:rPrChange w:id="1461" w:author="Regina Casanova" w:date="2018-07-29T19:32:00Z">
                  <w:rPr>
                    <w:rStyle w:val="Hipervnculo"/>
                    <w:noProof/>
                  </w:rPr>
                </w:rPrChange>
              </w:rPr>
              <w:instrText xml:space="preserve"> </w:instrText>
            </w:r>
            <w:r w:rsidRPr="00F75055">
              <w:rPr>
                <w:rFonts w:ascii="Times New Roman" w:hAnsi="Times New Roman" w:cs="Times New Roman"/>
                <w:noProof/>
                <w:rPrChange w:id="1462" w:author="Regina Casanova" w:date="2018-07-29T19:32:00Z">
                  <w:rPr>
                    <w:noProof/>
                  </w:rPr>
                </w:rPrChange>
              </w:rPr>
              <w:instrText>HYPERLINK \l "_Toc520655752"</w:instrText>
            </w:r>
            <w:r w:rsidRPr="00F75055">
              <w:rPr>
                <w:rStyle w:val="Hipervnculo"/>
                <w:rFonts w:ascii="Times New Roman" w:hAnsi="Times New Roman" w:cs="Times New Roman"/>
                <w:noProof/>
                <w:rPrChange w:id="1463"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464" w:author="Regina Casanova" w:date="2018-07-29T19:32:00Z">
                  <w:rPr>
                    <w:rStyle w:val="Hipervnculo"/>
                    <w:noProof/>
                  </w:rPr>
                </w:rPrChange>
              </w:rPr>
            </w:r>
            <w:r w:rsidRPr="00F75055">
              <w:rPr>
                <w:rStyle w:val="Hipervnculo"/>
                <w:rFonts w:ascii="Times New Roman" w:hAnsi="Times New Roman" w:cs="Times New Roman"/>
                <w:noProof/>
                <w:rPrChange w:id="1465"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466" w:author="Regina Casanova" w:date="2018-07-29T19:32:00Z">
                  <w:rPr>
                    <w:rStyle w:val="Hipervnculo"/>
                    <w:noProof/>
                    <w:lang w:val="es-PE"/>
                  </w:rPr>
                </w:rPrChange>
              </w:rPr>
              <w:t>III.</w:t>
            </w:r>
            <w:r w:rsidRPr="00F75055">
              <w:rPr>
                <w:rFonts w:ascii="Times New Roman" w:eastAsiaTheme="minorEastAsia" w:hAnsi="Times New Roman" w:cs="Times New Roman"/>
                <w:noProof/>
                <w:sz w:val="24"/>
                <w:szCs w:val="24"/>
                <w:lang w:val="es-PE" w:eastAsia="es-PE"/>
                <w:rPrChange w:id="1467"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468" w:author="Regina Casanova" w:date="2018-07-29T19:32:00Z">
                  <w:rPr>
                    <w:rStyle w:val="Hipervnculo"/>
                    <w:noProof/>
                    <w:lang w:val="es-PE"/>
                  </w:rPr>
                </w:rPrChange>
              </w:rPr>
              <w:t>Anexo 3: Guía Estructurada de Entrevista a Profundidad para usuarios finales Nº2</w:t>
            </w:r>
            <w:r w:rsidRPr="00F75055">
              <w:rPr>
                <w:rFonts w:ascii="Times New Roman" w:hAnsi="Times New Roman" w:cs="Times New Roman"/>
                <w:noProof/>
                <w:webHidden/>
                <w:rPrChange w:id="1469" w:author="Regina Casanova" w:date="2018-07-29T19:32:00Z">
                  <w:rPr>
                    <w:noProof/>
                    <w:webHidden/>
                  </w:rPr>
                </w:rPrChange>
              </w:rPr>
              <w:tab/>
            </w:r>
            <w:r w:rsidRPr="00F75055">
              <w:rPr>
                <w:rFonts w:ascii="Times New Roman" w:hAnsi="Times New Roman" w:cs="Times New Roman"/>
                <w:noProof/>
                <w:webHidden/>
                <w:rPrChange w:id="1470" w:author="Regina Casanova" w:date="2018-07-29T19:32:00Z">
                  <w:rPr>
                    <w:noProof/>
                    <w:webHidden/>
                  </w:rPr>
                </w:rPrChange>
              </w:rPr>
              <w:fldChar w:fldCharType="begin"/>
            </w:r>
            <w:r w:rsidRPr="00F75055">
              <w:rPr>
                <w:rFonts w:ascii="Times New Roman" w:hAnsi="Times New Roman" w:cs="Times New Roman"/>
                <w:noProof/>
                <w:webHidden/>
                <w:rPrChange w:id="1471" w:author="Regina Casanova" w:date="2018-07-29T19:32:00Z">
                  <w:rPr>
                    <w:noProof/>
                    <w:webHidden/>
                  </w:rPr>
                </w:rPrChange>
              </w:rPr>
              <w:instrText xml:space="preserve"> PAGEREF _Toc520655752 \h </w:instrText>
            </w:r>
            <w:r w:rsidRPr="00F75055">
              <w:rPr>
                <w:rFonts w:ascii="Times New Roman" w:hAnsi="Times New Roman" w:cs="Times New Roman"/>
                <w:noProof/>
                <w:webHidden/>
                <w:rPrChange w:id="1472" w:author="Regina Casanova" w:date="2018-07-29T19:32:00Z">
                  <w:rPr>
                    <w:noProof/>
                    <w:webHidden/>
                  </w:rPr>
                </w:rPrChange>
              </w:rPr>
            </w:r>
          </w:ins>
          <w:r w:rsidRPr="00F75055">
            <w:rPr>
              <w:rFonts w:ascii="Times New Roman" w:hAnsi="Times New Roman" w:cs="Times New Roman"/>
              <w:noProof/>
              <w:webHidden/>
              <w:rPrChange w:id="1473" w:author="Regina Casanova" w:date="2018-07-29T19:32:00Z">
                <w:rPr>
                  <w:noProof/>
                  <w:webHidden/>
                </w:rPr>
              </w:rPrChange>
            </w:rPr>
            <w:fldChar w:fldCharType="separate"/>
          </w:r>
          <w:ins w:id="1474" w:author="Regina Casanova" w:date="2018-07-29T19:24:00Z">
            <w:r w:rsidRPr="00F75055">
              <w:rPr>
                <w:rFonts w:ascii="Times New Roman" w:hAnsi="Times New Roman" w:cs="Times New Roman"/>
                <w:noProof/>
                <w:webHidden/>
                <w:rPrChange w:id="1475" w:author="Regina Casanova" w:date="2018-07-29T19:32:00Z">
                  <w:rPr>
                    <w:noProof/>
                    <w:webHidden/>
                  </w:rPr>
                </w:rPrChange>
              </w:rPr>
              <w:t>55</w:t>
            </w:r>
            <w:r w:rsidRPr="00F75055">
              <w:rPr>
                <w:rFonts w:ascii="Times New Roman" w:hAnsi="Times New Roman" w:cs="Times New Roman"/>
                <w:noProof/>
                <w:webHidden/>
                <w:rPrChange w:id="1476" w:author="Regina Casanova" w:date="2018-07-29T19:32:00Z">
                  <w:rPr>
                    <w:noProof/>
                    <w:webHidden/>
                  </w:rPr>
                </w:rPrChange>
              </w:rPr>
              <w:fldChar w:fldCharType="end"/>
            </w:r>
            <w:r w:rsidRPr="00F75055">
              <w:rPr>
                <w:rStyle w:val="Hipervnculo"/>
                <w:rFonts w:ascii="Times New Roman" w:hAnsi="Times New Roman" w:cs="Times New Roman"/>
                <w:noProof/>
                <w:rPrChange w:id="1477" w:author="Regina Casanova" w:date="2018-07-29T19:32:00Z">
                  <w:rPr>
                    <w:rStyle w:val="Hipervnculo"/>
                    <w:noProof/>
                  </w:rPr>
                </w:rPrChange>
              </w:rPr>
              <w:fldChar w:fldCharType="end"/>
            </w:r>
          </w:ins>
        </w:p>
        <w:p w14:paraId="5F977466" w14:textId="6FB5EA4F" w:rsidR="00CC32E0" w:rsidRPr="00F75055" w:rsidRDefault="00CC32E0" w:rsidP="00CC32E0">
          <w:pPr>
            <w:pStyle w:val="TDC2"/>
            <w:rPr>
              <w:ins w:id="1478" w:author="Regina Casanova" w:date="2018-07-29T19:24:00Z"/>
              <w:rFonts w:ascii="Times New Roman" w:eastAsiaTheme="minorEastAsia" w:hAnsi="Times New Roman" w:cs="Times New Roman"/>
              <w:noProof/>
              <w:sz w:val="24"/>
              <w:szCs w:val="24"/>
              <w:lang w:val="es-PE" w:eastAsia="es-PE"/>
              <w:rPrChange w:id="1479" w:author="Regina Casanova" w:date="2018-07-29T19:32:00Z">
                <w:rPr>
                  <w:ins w:id="1480" w:author="Regina Casanova" w:date="2018-07-29T19:24:00Z"/>
                  <w:rFonts w:eastAsiaTheme="minorEastAsia" w:cstheme="minorBidi"/>
                  <w:noProof/>
                  <w:sz w:val="24"/>
                  <w:szCs w:val="24"/>
                  <w:lang w:val="es-PE" w:eastAsia="es-PE"/>
                </w:rPr>
              </w:rPrChange>
            </w:rPr>
          </w:pPr>
          <w:ins w:id="1481" w:author="Regina Casanova" w:date="2018-07-29T19:24:00Z">
            <w:r w:rsidRPr="00F75055">
              <w:rPr>
                <w:rStyle w:val="Hipervnculo"/>
                <w:rFonts w:ascii="Times New Roman" w:hAnsi="Times New Roman" w:cs="Times New Roman"/>
                <w:noProof/>
                <w:rPrChange w:id="1482" w:author="Regina Casanova" w:date="2018-07-29T19:32:00Z">
                  <w:rPr>
                    <w:rStyle w:val="Hipervnculo"/>
                    <w:noProof/>
                  </w:rPr>
                </w:rPrChange>
              </w:rPr>
              <w:lastRenderedPageBreak/>
              <w:fldChar w:fldCharType="begin"/>
            </w:r>
            <w:r w:rsidRPr="00F75055">
              <w:rPr>
                <w:rStyle w:val="Hipervnculo"/>
                <w:rFonts w:ascii="Times New Roman" w:hAnsi="Times New Roman" w:cs="Times New Roman"/>
                <w:noProof/>
                <w:rPrChange w:id="1483" w:author="Regina Casanova" w:date="2018-07-29T19:32:00Z">
                  <w:rPr>
                    <w:rStyle w:val="Hipervnculo"/>
                    <w:noProof/>
                  </w:rPr>
                </w:rPrChange>
              </w:rPr>
              <w:instrText xml:space="preserve"> </w:instrText>
            </w:r>
            <w:r w:rsidRPr="00F75055">
              <w:rPr>
                <w:rFonts w:ascii="Times New Roman" w:hAnsi="Times New Roman" w:cs="Times New Roman"/>
                <w:noProof/>
                <w:rPrChange w:id="1484" w:author="Regina Casanova" w:date="2018-07-29T19:32:00Z">
                  <w:rPr>
                    <w:noProof/>
                  </w:rPr>
                </w:rPrChange>
              </w:rPr>
              <w:instrText>HYPERLINK \l "_Toc520655753"</w:instrText>
            </w:r>
            <w:r w:rsidRPr="00F75055">
              <w:rPr>
                <w:rStyle w:val="Hipervnculo"/>
                <w:rFonts w:ascii="Times New Roman" w:hAnsi="Times New Roman" w:cs="Times New Roman"/>
                <w:noProof/>
                <w:rPrChange w:id="1485"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486" w:author="Regina Casanova" w:date="2018-07-29T19:32:00Z">
                  <w:rPr>
                    <w:rStyle w:val="Hipervnculo"/>
                    <w:noProof/>
                  </w:rPr>
                </w:rPrChange>
              </w:rPr>
            </w:r>
            <w:r w:rsidRPr="00F75055">
              <w:rPr>
                <w:rStyle w:val="Hipervnculo"/>
                <w:rFonts w:ascii="Times New Roman" w:hAnsi="Times New Roman" w:cs="Times New Roman"/>
                <w:noProof/>
                <w:rPrChange w:id="1487" w:author="Regina Casanova" w:date="2018-07-29T19:32:00Z">
                  <w:rPr>
                    <w:rStyle w:val="Hipervnculo"/>
                    <w:noProof/>
                  </w:rPr>
                </w:rPrChange>
              </w:rPr>
              <w:fldChar w:fldCharType="separate"/>
            </w:r>
            <w:r w:rsidRPr="00F75055">
              <w:rPr>
                <w:rStyle w:val="Hipervnculo"/>
                <w:rFonts w:ascii="Times New Roman" w:hAnsi="Times New Roman" w:cs="Times New Roman"/>
                <w:noProof/>
                <w:lang w:val="es-PE"/>
                <w:rPrChange w:id="1488" w:author="Regina Casanova" w:date="2018-07-29T19:32:00Z">
                  <w:rPr>
                    <w:rStyle w:val="Hipervnculo"/>
                    <w:noProof/>
                    <w:lang w:val="es-PE"/>
                  </w:rPr>
                </w:rPrChange>
              </w:rPr>
              <w:t>IV.</w:t>
            </w:r>
            <w:r w:rsidRPr="00F75055">
              <w:rPr>
                <w:rFonts w:ascii="Times New Roman" w:eastAsiaTheme="minorEastAsia" w:hAnsi="Times New Roman" w:cs="Times New Roman"/>
                <w:noProof/>
                <w:sz w:val="24"/>
                <w:szCs w:val="24"/>
                <w:lang w:val="es-PE" w:eastAsia="es-PE"/>
                <w:rPrChange w:id="1489"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lang w:val="es-PE"/>
                <w:rPrChange w:id="1490" w:author="Regina Casanova" w:date="2018-07-29T19:32:00Z">
                  <w:rPr>
                    <w:rStyle w:val="Hipervnculo"/>
                    <w:noProof/>
                    <w:lang w:val="es-PE"/>
                  </w:rPr>
                </w:rPrChange>
              </w:rPr>
              <w:t>Anexo 4. Encuesta de Aspectos Demográficos de Entrevistados del Sistema de Gestión de Reclamos para el Sistema de Salud del Perú</w:t>
            </w:r>
            <w:r w:rsidRPr="00F75055">
              <w:rPr>
                <w:rFonts w:ascii="Times New Roman" w:hAnsi="Times New Roman" w:cs="Times New Roman"/>
                <w:noProof/>
                <w:webHidden/>
                <w:rPrChange w:id="1491" w:author="Regina Casanova" w:date="2018-07-29T19:32:00Z">
                  <w:rPr>
                    <w:noProof/>
                    <w:webHidden/>
                  </w:rPr>
                </w:rPrChange>
              </w:rPr>
              <w:tab/>
            </w:r>
            <w:r w:rsidRPr="00F75055">
              <w:rPr>
                <w:rFonts w:ascii="Times New Roman" w:hAnsi="Times New Roman" w:cs="Times New Roman"/>
                <w:noProof/>
                <w:webHidden/>
                <w:rPrChange w:id="1492" w:author="Regina Casanova" w:date="2018-07-29T19:32:00Z">
                  <w:rPr>
                    <w:noProof/>
                    <w:webHidden/>
                  </w:rPr>
                </w:rPrChange>
              </w:rPr>
              <w:fldChar w:fldCharType="begin"/>
            </w:r>
            <w:r w:rsidRPr="00F75055">
              <w:rPr>
                <w:rFonts w:ascii="Times New Roman" w:hAnsi="Times New Roman" w:cs="Times New Roman"/>
                <w:noProof/>
                <w:webHidden/>
                <w:rPrChange w:id="1493" w:author="Regina Casanova" w:date="2018-07-29T19:32:00Z">
                  <w:rPr>
                    <w:noProof/>
                    <w:webHidden/>
                  </w:rPr>
                </w:rPrChange>
              </w:rPr>
              <w:instrText xml:space="preserve"> PAGEREF _Toc520655753 \h </w:instrText>
            </w:r>
            <w:r w:rsidRPr="00F75055">
              <w:rPr>
                <w:rFonts w:ascii="Times New Roman" w:hAnsi="Times New Roman" w:cs="Times New Roman"/>
                <w:noProof/>
                <w:webHidden/>
                <w:rPrChange w:id="1494" w:author="Regina Casanova" w:date="2018-07-29T19:32:00Z">
                  <w:rPr>
                    <w:noProof/>
                    <w:webHidden/>
                  </w:rPr>
                </w:rPrChange>
              </w:rPr>
            </w:r>
          </w:ins>
          <w:r w:rsidRPr="00F75055">
            <w:rPr>
              <w:rFonts w:ascii="Times New Roman" w:hAnsi="Times New Roman" w:cs="Times New Roman"/>
              <w:noProof/>
              <w:webHidden/>
              <w:rPrChange w:id="1495" w:author="Regina Casanova" w:date="2018-07-29T19:32:00Z">
                <w:rPr>
                  <w:noProof/>
                  <w:webHidden/>
                </w:rPr>
              </w:rPrChange>
            </w:rPr>
            <w:fldChar w:fldCharType="separate"/>
          </w:r>
          <w:ins w:id="1496" w:author="Regina Casanova" w:date="2018-07-29T19:24:00Z">
            <w:r w:rsidRPr="00F75055">
              <w:rPr>
                <w:rFonts w:ascii="Times New Roman" w:hAnsi="Times New Roman" w:cs="Times New Roman"/>
                <w:noProof/>
                <w:webHidden/>
                <w:rPrChange w:id="1497" w:author="Regina Casanova" w:date="2018-07-29T19:32:00Z">
                  <w:rPr>
                    <w:noProof/>
                    <w:webHidden/>
                  </w:rPr>
                </w:rPrChange>
              </w:rPr>
              <w:t>57</w:t>
            </w:r>
            <w:r w:rsidRPr="00F75055">
              <w:rPr>
                <w:rFonts w:ascii="Times New Roman" w:hAnsi="Times New Roman" w:cs="Times New Roman"/>
                <w:noProof/>
                <w:webHidden/>
                <w:rPrChange w:id="1498" w:author="Regina Casanova" w:date="2018-07-29T19:32:00Z">
                  <w:rPr>
                    <w:noProof/>
                    <w:webHidden/>
                  </w:rPr>
                </w:rPrChange>
              </w:rPr>
              <w:fldChar w:fldCharType="end"/>
            </w:r>
            <w:r w:rsidRPr="00F75055">
              <w:rPr>
                <w:rStyle w:val="Hipervnculo"/>
                <w:rFonts w:ascii="Times New Roman" w:hAnsi="Times New Roman" w:cs="Times New Roman"/>
                <w:noProof/>
                <w:rPrChange w:id="1499" w:author="Regina Casanova" w:date="2018-07-29T19:32:00Z">
                  <w:rPr>
                    <w:rStyle w:val="Hipervnculo"/>
                    <w:noProof/>
                  </w:rPr>
                </w:rPrChange>
              </w:rPr>
              <w:fldChar w:fldCharType="end"/>
            </w:r>
          </w:ins>
        </w:p>
        <w:p w14:paraId="5059526F" w14:textId="213B9847" w:rsidR="00CC32E0" w:rsidRPr="00F75055" w:rsidRDefault="00CC32E0" w:rsidP="00CC32E0">
          <w:pPr>
            <w:pStyle w:val="TDC2"/>
            <w:rPr>
              <w:ins w:id="1500" w:author="Regina Casanova" w:date="2018-07-29T19:24:00Z"/>
              <w:rFonts w:ascii="Times New Roman" w:eastAsiaTheme="minorEastAsia" w:hAnsi="Times New Roman" w:cs="Times New Roman"/>
              <w:noProof/>
              <w:sz w:val="24"/>
              <w:szCs w:val="24"/>
              <w:lang w:val="es-PE" w:eastAsia="es-PE"/>
              <w:rPrChange w:id="1501" w:author="Regina Casanova" w:date="2018-07-29T19:32:00Z">
                <w:rPr>
                  <w:ins w:id="1502" w:author="Regina Casanova" w:date="2018-07-29T19:24:00Z"/>
                  <w:rFonts w:eastAsiaTheme="minorEastAsia" w:cstheme="minorBidi"/>
                  <w:noProof/>
                  <w:sz w:val="24"/>
                  <w:szCs w:val="24"/>
                  <w:lang w:val="es-PE" w:eastAsia="es-PE"/>
                </w:rPr>
              </w:rPrChange>
            </w:rPr>
          </w:pPr>
          <w:ins w:id="1503" w:author="Regina Casanova" w:date="2018-07-29T19:24:00Z">
            <w:r w:rsidRPr="00F75055">
              <w:rPr>
                <w:rStyle w:val="Hipervnculo"/>
                <w:rFonts w:ascii="Times New Roman" w:hAnsi="Times New Roman" w:cs="Times New Roman"/>
                <w:noProof/>
                <w:rPrChange w:id="1504" w:author="Regina Casanova" w:date="2018-07-29T19:32:00Z">
                  <w:rPr>
                    <w:rStyle w:val="Hipervnculo"/>
                    <w:noProof/>
                  </w:rPr>
                </w:rPrChange>
              </w:rPr>
              <w:fldChar w:fldCharType="begin"/>
            </w:r>
            <w:r w:rsidRPr="00F75055">
              <w:rPr>
                <w:rStyle w:val="Hipervnculo"/>
                <w:rFonts w:ascii="Times New Roman" w:hAnsi="Times New Roman" w:cs="Times New Roman"/>
                <w:noProof/>
                <w:rPrChange w:id="1505" w:author="Regina Casanova" w:date="2018-07-29T19:32:00Z">
                  <w:rPr>
                    <w:rStyle w:val="Hipervnculo"/>
                    <w:noProof/>
                  </w:rPr>
                </w:rPrChange>
              </w:rPr>
              <w:instrText xml:space="preserve"> </w:instrText>
            </w:r>
            <w:r w:rsidRPr="00F75055">
              <w:rPr>
                <w:rFonts w:ascii="Times New Roman" w:hAnsi="Times New Roman" w:cs="Times New Roman"/>
                <w:noProof/>
                <w:rPrChange w:id="1506" w:author="Regina Casanova" w:date="2018-07-29T19:32:00Z">
                  <w:rPr>
                    <w:noProof/>
                  </w:rPr>
                </w:rPrChange>
              </w:rPr>
              <w:instrText>HYPERLINK \l "_Toc520655754"</w:instrText>
            </w:r>
            <w:r w:rsidRPr="00F75055">
              <w:rPr>
                <w:rStyle w:val="Hipervnculo"/>
                <w:rFonts w:ascii="Times New Roman" w:hAnsi="Times New Roman" w:cs="Times New Roman"/>
                <w:noProof/>
                <w:rPrChange w:id="1507"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508" w:author="Regina Casanova" w:date="2018-07-29T19:32:00Z">
                  <w:rPr>
                    <w:rStyle w:val="Hipervnculo"/>
                    <w:noProof/>
                  </w:rPr>
                </w:rPrChange>
              </w:rPr>
            </w:r>
            <w:r w:rsidRPr="00F75055">
              <w:rPr>
                <w:rStyle w:val="Hipervnculo"/>
                <w:rFonts w:ascii="Times New Roman" w:hAnsi="Times New Roman" w:cs="Times New Roman"/>
                <w:noProof/>
                <w:rPrChange w:id="1509" w:author="Regina Casanova" w:date="2018-07-29T19:32:00Z">
                  <w:rPr>
                    <w:rStyle w:val="Hipervnculo"/>
                    <w:noProof/>
                  </w:rPr>
                </w:rPrChange>
              </w:rPr>
              <w:fldChar w:fldCharType="separate"/>
            </w:r>
            <w:r w:rsidRPr="00F75055">
              <w:rPr>
                <w:rStyle w:val="Hipervnculo"/>
                <w:rFonts w:ascii="Times New Roman" w:hAnsi="Times New Roman" w:cs="Times New Roman"/>
                <w:noProof/>
                <w:rPrChange w:id="1510" w:author="Regina Casanova" w:date="2018-07-29T19:32:00Z">
                  <w:rPr>
                    <w:rStyle w:val="Hipervnculo"/>
                    <w:noProof/>
                  </w:rPr>
                </w:rPrChange>
              </w:rPr>
              <w:t>V.</w:t>
            </w:r>
            <w:r w:rsidRPr="00F75055">
              <w:rPr>
                <w:rFonts w:ascii="Times New Roman" w:eastAsiaTheme="minorEastAsia" w:hAnsi="Times New Roman" w:cs="Times New Roman"/>
                <w:noProof/>
                <w:sz w:val="24"/>
                <w:szCs w:val="24"/>
                <w:lang w:val="es-PE" w:eastAsia="es-PE"/>
                <w:rPrChange w:id="1511"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noProof/>
                <w:rPrChange w:id="1512" w:author="Regina Casanova" w:date="2018-07-29T19:32:00Z">
                  <w:rPr>
                    <w:rStyle w:val="Hipervnculo"/>
                    <w:noProof/>
                  </w:rPr>
                </w:rPrChange>
              </w:rPr>
              <w:t xml:space="preserve">Anexo 5. Muestra de </w:t>
            </w:r>
            <w:r w:rsidRPr="00F75055">
              <w:rPr>
                <w:rStyle w:val="Hipervnculo"/>
                <w:rFonts w:ascii="Times New Roman" w:hAnsi="Times New Roman" w:cs="Times New Roman"/>
                <w:noProof/>
                <w:lang w:val="es-PE"/>
                <w:rPrChange w:id="1513" w:author="Regina Casanova" w:date="2018-07-29T19:32:00Z">
                  <w:rPr>
                    <w:rStyle w:val="Hipervnculo"/>
                    <w:noProof/>
                    <w:lang w:val="es-PE"/>
                  </w:rPr>
                </w:rPrChange>
              </w:rPr>
              <w:t>Wireframes</w:t>
            </w:r>
            <w:r w:rsidRPr="00F75055">
              <w:rPr>
                <w:rStyle w:val="Hipervnculo"/>
                <w:rFonts w:ascii="Times New Roman" w:hAnsi="Times New Roman" w:cs="Times New Roman"/>
                <w:noProof/>
                <w:rPrChange w:id="1514" w:author="Regina Casanova" w:date="2018-07-29T19:32:00Z">
                  <w:rPr>
                    <w:rStyle w:val="Hipervnculo"/>
                    <w:noProof/>
                  </w:rPr>
                </w:rPrChange>
              </w:rPr>
              <w:t xml:space="preserve"> desarrollados para la etapa de Diseño</w:t>
            </w:r>
            <w:r w:rsidRPr="00F75055">
              <w:rPr>
                <w:rFonts w:ascii="Times New Roman" w:hAnsi="Times New Roman" w:cs="Times New Roman"/>
                <w:noProof/>
                <w:webHidden/>
                <w:rPrChange w:id="1515" w:author="Regina Casanova" w:date="2018-07-29T19:32:00Z">
                  <w:rPr>
                    <w:noProof/>
                    <w:webHidden/>
                  </w:rPr>
                </w:rPrChange>
              </w:rPr>
              <w:tab/>
            </w:r>
            <w:r w:rsidRPr="00F75055">
              <w:rPr>
                <w:rFonts w:ascii="Times New Roman" w:hAnsi="Times New Roman" w:cs="Times New Roman"/>
                <w:noProof/>
                <w:webHidden/>
                <w:rPrChange w:id="1516" w:author="Regina Casanova" w:date="2018-07-29T19:32:00Z">
                  <w:rPr>
                    <w:noProof/>
                    <w:webHidden/>
                  </w:rPr>
                </w:rPrChange>
              </w:rPr>
              <w:fldChar w:fldCharType="begin"/>
            </w:r>
            <w:r w:rsidRPr="00F75055">
              <w:rPr>
                <w:rFonts w:ascii="Times New Roman" w:hAnsi="Times New Roman" w:cs="Times New Roman"/>
                <w:noProof/>
                <w:webHidden/>
                <w:rPrChange w:id="1517" w:author="Regina Casanova" w:date="2018-07-29T19:32:00Z">
                  <w:rPr>
                    <w:noProof/>
                    <w:webHidden/>
                  </w:rPr>
                </w:rPrChange>
              </w:rPr>
              <w:instrText xml:space="preserve"> PAGEREF _Toc520655754 \h </w:instrText>
            </w:r>
            <w:r w:rsidRPr="00F75055">
              <w:rPr>
                <w:rFonts w:ascii="Times New Roman" w:hAnsi="Times New Roman" w:cs="Times New Roman"/>
                <w:noProof/>
                <w:webHidden/>
                <w:rPrChange w:id="1518" w:author="Regina Casanova" w:date="2018-07-29T19:32:00Z">
                  <w:rPr>
                    <w:noProof/>
                    <w:webHidden/>
                  </w:rPr>
                </w:rPrChange>
              </w:rPr>
            </w:r>
          </w:ins>
          <w:r w:rsidRPr="00F75055">
            <w:rPr>
              <w:rFonts w:ascii="Times New Roman" w:hAnsi="Times New Roman" w:cs="Times New Roman"/>
              <w:noProof/>
              <w:webHidden/>
              <w:rPrChange w:id="1519" w:author="Regina Casanova" w:date="2018-07-29T19:32:00Z">
                <w:rPr>
                  <w:noProof/>
                  <w:webHidden/>
                </w:rPr>
              </w:rPrChange>
            </w:rPr>
            <w:fldChar w:fldCharType="separate"/>
          </w:r>
          <w:ins w:id="1520" w:author="Regina Casanova" w:date="2018-07-29T19:24:00Z">
            <w:r w:rsidRPr="00F75055">
              <w:rPr>
                <w:rFonts w:ascii="Times New Roman" w:hAnsi="Times New Roman" w:cs="Times New Roman"/>
                <w:noProof/>
                <w:webHidden/>
                <w:rPrChange w:id="1521" w:author="Regina Casanova" w:date="2018-07-29T19:32:00Z">
                  <w:rPr>
                    <w:noProof/>
                    <w:webHidden/>
                  </w:rPr>
                </w:rPrChange>
              </w:rPr>
              <w:t>58</w:t>
            </w:r>
            <w:r w:rsidRPr="00F75055">
              <w:rPr>
                <w:rFonts w:ascii="Times New Roman" w:hAnsi="Times New Roman" w:cs="Times New Roman"/>
                <w:noProof/>
                <w:webHidden/>
                <w:rPrChange w:id="1522" w:author="Regina Casanova" w:date="2018-07-29T19:32:00Z">
                  <w:rPr>
                    <w:noProof/>
                    <w:webHidden/>
                  </w:rPr>
                </w:rPrChange>
              </w:rPr>
              <w:fldChar w:fldCharType="end"/>
            </w:r>
            <w:r w:rsidRPr="00F75055">
              <w:rPr>
                <w:rStyle w:val="Hipervnculo"/>
                <w:rFonts w:ascii="Times New Roman" w:hAnsi="Times New Roman" w:cs="Times New Roman"/>
                <w:noProof/>
                <w:rPrChange w:id="1523" w:author="Regina Casanova" w:date="2018-07-29T19:32:00Z">
                  <w:rPr>
                    <w:rStyle w:val="Hipervnculo"/>
                    <w:noProof/>
                  </w:rPr>
                </w:rPrChange>
              </w:rPr>
              <w:fldChar w:fldCharType="end"/>
            </w:r>
          </w:ins>
        </w:p>
        <w:p w14:paraId="0DBC3CF3" w14:textId="30F9604A" w:rsidR="00CC32E0" w:rsidRPr="00F75055" w:rsidRDefault="00CC32E0" w:rsidP="00CC32E0">
          <w:pPr>
            <w:pStyle w:val="TDC2"/>
            <w:rPr>
              <w:ins w:id="1524" w:author="Regina Casanova" w:date="2018-07-29T19:24:00Z"/>
              <w:rFonts w:ascii="Times New Roman" w:eastAsiaTheme="minorEastAsia" w:hAnsi="Times New Roman" w:cs="Times New Roman"/>
              <w:noProof/>
              <w:sz w:val="24"/>
              <w:szCs w:val="24"/>
              <w:lang w:val="es-PE" w:eastAsia="es-PE"/>
              <w:rPrChange w:id="1525" w:author="Regina Casanova" w:date="2018-07-29T19:32:00Z">
                <w:rPr>
                  <w:ins w:id="1526" w:author="Regina Casanova" w:date="2018-07-29T19:24:00Z"/>
                  <w:rFonts w:eastAsiaTheme="minorEastAsia" w:cstheme="minorBidi"/>
                  <w:noProof/>
                  <w:sz w:val="24"/>
                  <w:szCs w:val="24"/>
                  <w:lang w:val="es-PE" w:eastAsia="es-PE"/>
                </w:rPr>
              </w:rPrChange>
            </w:rPr>
          </w:pPr>
          <w:ins w:id="1527" w:author="Regina Casanova" w:date="2018-07-29T19:24:00Z">
            <w:r w:rsidRPr="00F75055">
              <w:rPr>
                <w:rStyle w:val="Hipervnculo"/>
                <w:rFonts w:ascii="Times New Roman" w:hAnsi="Times New Roman" w:cs="Times New Roman"/>
                <w:noProof/>
                <w:rPrChange w:id="1528" w:author="Regina Casanova" w:date="2018-07-29T19:32:00Z">
                  <w:rPr>
                    <w:rStyle w:val="Hipervnculo"/>
                    <w:noProof/>
                  </w:rPr>
                </w:rPrChange>
              </w:rPr>
              <w:fldChar w:fldCharType="begin"/>
            </w:r>
            <w:r w:rsidRPr="00F75055">
              <w:rPr>
                <w:rStyle w:val="Hipervnculo"/>
                <w:rFonts w:ascii="Times New Roman" w:hAnsi="Times New Roman" w:cs="Times New Roman"/>
                <w:noProof/>
                <w:rPrChange w:id="1529" w:author="Regina Casanova" w:date="2018-07-29T19:32:00Z">
                  <w:rPr>
                    <w:rStyle w:val="Hipervnculo"/>
                    <w:noProof/>
                  </w:rPr>
                </w:rPrChange>
              </w:rPr>
              <w:instrText xml:space="preserve"> </w:instrText>
            </w:r>
            <w:r w:rsidRPr="00F75055">
              <w:rPr>
                <w:rFonts w:ascii="Times New Roman" w:hAnsi="Times New Roman" w:cs="Times New Roman"/>
                <w:noProof/>
                <w:rPrChange w:id="1530" w:author="Regina Casanova" w:date="2018-07-29T19:32:00Z">
                  <w:rPr>
                    <w:noProof/>
                  </w:rPr>
                </w:rPrChange>
              </w:rPr>
              <w:instrText>HYPERLINK \l "_Toc520655755"</w:instrText>
            </w:r>
            <w:r w:rsidRPr="00F75055">
              <w:rPr>
                <w:rStyle w:val="Hipervnculo"/>
                <w:rFonts w:ascii="Times New Roman" w:hAnsi="Times New Roman" w:cs="Times New Roman"/>
                <w:noProof/>
                <w:rPrChange w:id="1531" w:author="Regina Casanova" w:date="2018-07-29T19:32:00Z">
                  <w:rPr>
                    <w:rStyle w:val="Hipervnculo"/>
                    <w:noProof/>
                  </w:rPr>
                </w:rPrChange>
              </w:rPr>
              <w:instrText xml:space="preserve"> </w:instrText>
            </w:r>
            <w:r w:rsidRPr="00F75055">
              <w:rPr>
                <w:rStyle w:val="Hipervnculo"/>
                <w:rFonts w:ascii="Times New Roman" w:hAnsi="Times New Roman" w:cs="Times New Roman"/>
                <w:noProof/>
                <w:rPrChange w:id="1532" w:author="Regina Casanova" w:date="2018-07-29T19:32:00Z">
                  <w:rPr>
                    <w:rStyle w:val="Hipervnculo"/>
                    <w:noProof/>
                  </w:rPr>
                </w:rPrChange>
              </w:rPr>
            </w:r>
            <w:r w:rsidRPr="00F75055">
              <w:rPr>
                <w:rStyle w:val="Hipervnculo"/>
                <w:rFonts w:ascii="Times New Roman" w:hAnsi="Times New Roman" w:cs="Times New Roman"/>
                <w:noProof/>
                <w:rPrChange w:id="1533" w:author="Regina Casanova" w:date="2018-07-29T19:32:00Z">
                  <w:rPr>
                    <w:rStyle w:val="Hipervnculo"/>
                    <w:noProof/>
                  </w:rPr>
                </w:rPrChange>
              </w:rPr>
              <w:fldChar w:fldCharType="separate"/>
            </w:r>
            <w:r w:rsidRPr="00F75055">
              <w:rPr>
                <w:rStyle w:val="Hipervnculo"/>
                <w:rFonts w:ascii="Times New Roman" w:eastAsia="Times New Roman" w:hAnsi="Times New Roman" w:cs="Times New Roman"/>
                <w:noProof/>
                <w:lang w:eastAsia="es-PE"/>
                <w:rPrChange w:id="1534" w:author="Regina Casanova" w:date="2018-07-29T19:32:00Z">
                  <w:rPr>
                    <w:rStyle w:val="Hipervnculo"/>
                    <w:rFonts w:eastAsia="Times New Roman"/>
                    <w:noProof/>
                    <w:lang w:eastAsia="es-PE"/>
                  </w:rPr>
                </w:rPrChange>
              </w:rPr>
              <w:t>VI.</w:t>
            </w:r>
            <w:r w:rsidRPr="00F75055">
              <w:rPr>
                <w:rFonts w:ascii="Times New Roman" w:eastAsiaTheme="minorEastAsia" w:hAnsi="Times New Roman" w:cs="Times New Roman"/>
                <w:noProof/>
                <w:sz w:val="24"/>
                <w:szCs w:val="24"/>
                <w:lang w:val="es-PE" w:eastAsia="es-PE"/>
                <w:rPrChange w:id="1535" w:author="Regina Casanova" w:date="2018-07-29T19:32:00Z">
                  <w:rPr>
                    <w:rFonts w:eastAsiaTheme="minorEastAsia" w:cstheme="minorBidi"/>
                    <w:noProof/>
                    <w:sz w:val="24"/>
                    <w:szCs w:val="24"/>
                    <w:lang w:val="es-PE" w:eastAsia="es-PE"/>
                  </w:rPr>
                </w:rPrChange>
              </w:rPr>
              <w:tab/>
            </w:r>
            <w:r w:rsidRPr="00F75055">
              <w:rPr>
                <w:rStyle w:val="Hipervnculo"/>
                <w:rFonts w:ascii="Times New Roman" w:eastAsia="Times New Roman" w:hAnsi="Times New Roman" w:cs="Times New Roman"/>
                <w:noProof/>
                <w:lang w:eastAsia="es-PE"/>
                <w:rPrChange w:id="1536" w:author="Regina Casanova" w:date="2018-07-29T19:32:00Z">
                  <w:rPr>
                    <w:rStyle w:val="Hipervnculo"/>
                    <w:rFonts w:eastAsia="Times New Roman"/>
                    <w:noProof/>
                    <w:lang w:eastAsia="es-PE"/>
                  </w:rPr>
                </w:rPrChange>
              </w:rPr>
              <w:t>Anexo 6. Diagramas de Flujo por tipo de usuario</w:t>
            </w:r>
            <w:r w:rsidRPr="00F75055">
              <w:rPr>
                <w:rFonts w:ascii="Times New Roman" w:hAnsi="Times New Roman" w:cs="Times New Roman"/>
                <w:noProof/>
                <w:webHidden/>
                <w:rPrChange w:id="1537" w:author="Regina Casanova" w:date="2018-07-29T19:32:00Z">
                  <w:rPr>
                    <w:noProof/>
                    <w:webHidden/>
                  </w:rPr>
                </w:rPrChange>
              </w:rPr>
              <w:tab/>
            </w:r>
            <w:r w:rsidRPr="00F75055">
              <w:rPr>
                <w:rFonts w:ascii="Times New Roman" w:hAnsi="Times New Roman" w:cs="Times New Roman"/>
                <w:noProof/>
                <w:webHidden/>
                <w:rPrChange w:id="1538" w:author="Regina Casanova" w:date="2018-07-29T19:32:00Z">
                  <w:rPr>
                    <w:noProof/>
                    <w:webHidden/>
                  </w:rPr>
                </w:rPrChange>
              </w:rPr>
              <w:fldChar w:fldCharType="begin"/>
            </w:r>
            <w:r w:rsidRPr="00F75055">
              <w:rPr>
                <w:rFonts w:ascii="Times New Roman" w:hAnsi="Times New Roman" w:cs="Times New Roman"/>
                <w:noProof/>
                <w:webHidden/>
                <w:rPrChange w:id="1539" w:author="Regina Casanova" w:date="2018-07-29T19:32:00Z">
                  <w:rPr>
                    <w:noProof/>
                    <w:webHidden/>
                  </w:rPr>
                </w:rPrChange>
              </w:rPr>
              <w:instrText xml:space="preserve"> PAGEREF _Toc520655755 \h </w:instrText>
            </w:r>
            <w:r w:rsidRPr="00F75055">
              <w:rPr>
                <w:rFonts w:ascii="Times New Roman" w:hAnsi="Times New Roman" w:cs="Times New Roman"/>
                <w:noProof/>
                <w:webHidden/>
                <w:rPrChange w:id="1540" w:author="Regina Casanova" w:date="2018-07-29T19:32:00Z">
                  <w:rPr>
                    <w:noProof/>
                    <w:webHidden/>
                  </w:rPr>
                </w:rPrChange>
              </w:rPr>
            </w:r>
          </w:ins>
          <w:r w:rsidRPr="00F75055">
            <w:rPr>
              <w:rFonts w:ascii="Times New Roman" w:hAnsi="Times New Roman" w:cs="Times New Roman"/>
              <w:noProof/>
              <w:webHidden/>
              <w:rPrChange w:id="1541" w:author="Regina Casanova" w:date="2018-07-29T19:32:00Z">
                <w:rPr>
                  <w:noProof/>
                  <w:webHidden/>
                </w:rPr>
              </w:rPrChange>
            </w:rPr>
            <w:fldChar w:fldCharType="separate"/>
          </w:r>
          <w:ins w:id="1542" w:author="Regina Casanova" w:date="2018-07-29T19:24:00Z">
            <w:r w:rsidRPr="00F75055">
              <w:rPr>
                <w:rFonts w:ascii="Times New Roman" w:hAnsi="Times New Roman" w:cs="Times New Roman"/>
                <w:noProof/>
                <w:webHidden/>
                <w:rPrChange w:id="1543" w:author="Regina Casanova" w:date="2018-07-29T19:32:00Z">
                  <w:rPr>
                    <w:noProof/>
                    <w:webHidden/>
                  </w:rPr>
                </w:rPrChange>
              </w:rPr>
              <w:t>60</w:t>
            </w:r>
            <w:r w:rsidRPr="00F75055">
              <w:rPr>
                <w:rFonts w:ascii="Times New Roman" w:hAnsi="Times New Roman" w:cs="Times New Roman"/>
                <w:noProof/>
                <w:webHidden/>
                <w:rPrChange w:id="1544" w:author="Regina Casanova" w:date="2018-07-29T19:32:00Z">
                  <w:rPr>
                    <w:noProof/>
                    <w:webHidden/>
                  </w:rPr>
                </w:rPrChange>
              </w:rPr>
              <w:fldChar w:fldCharType="end"/>
            </w:r>
            <w:r w:rsidRPr="00F75055">
              <w:rPr>
                <w:rStyle w:val="Hipervnculo"/>
                <w:rFonts w:ascii="Times New Roman" w:hAnsi="Times New Roman" w:cs="Times New Roman"/>
                <w:noProof/>
                <w:rPrChange w:id="1545" w:author="Regina Casanova" w:date="2018-07-29T19:32:00Z">
                  <w:rPr>
                    <w:rStyle w:val="Hipervnculo"/>
                    <w:noProof/>
                  </w:rPr>
                </w:rPrChange>
              </w:rPr>
              <w:fldChar w:fldCharType="end"/>
            </w:r>
          </w:ins>
        </w:p>
        <w:p w14:paraId="097AFAD7" w14:textId="6FE443A8" w:rsidR="00CC32E0" w:rsidRPr="00F75055" w:rsidRDefault="00CC32E0" w:rsidP="00CC32E0">
          <w:pPr>
            <w:pStyle w:val="TDC3"/>
            <w:rPr>
              <w:ins w:id="1546" w:author="Regina Casanova" w:date="2018-07-29T19:24:00Z"/>
              <w:rFonts w:ascii="Times New Roman" w:eastAsiaTheme="minorEastAsia" w:hAnsi="Times New Roman" w:cs="Times New Roman"/>
              <w:i w:val="0"/>
              <w:noProof/>
              <w:sz w:val="24"/>
              <w:szCs w:val="24"/>
              <w:lang w:val="es-PE" w:eastAsia="es-PE"/>
              <w:rPrChange w:id="1547" w:author="Regina Casanova" w:date="2018-07-29T19:32:00Z">
                <w:rPr>
                  <w:ins w:id="1548" w:author="Regina Casanova" w:date="2018-07-29T19:24:00Z"/>
                  <w:rFonts w:eastAsiaTheme="minorEastAsia" w:cstheme="minorBidi"/>
                  <w:noProof/>
                  <w:sz w:val="24"/>
                  <w:szCs w:val="24"/>
                  <w:lang w:val="es-PE" w:eastAsia="es-PE"/>
                </w:rPr>
              </w:rPrChange>
            </w:rPr>
          </w:pPr>
          <w:ins w:id="1549" w:author="Regina Casanova" w:date="2018-07-29T19:24:00Z">
            <w:r w:rsidRPr="00F75055">
              <w:rPr>
                <w:rStyle w:val="Hipervnculo"/>
                <w:rFonts w:ascii="Times New Roman" w:hAnsi="Times New Roman" w:cs="Times New Roman"/>
                <w:i w:val="0"/>
                <w:noProof/>
                <w:rPrChange w:id="1550"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551" w:author="Regina Casanova" w:date="2018-07-29T19:32:00Z">
                  <w:rPr>
                    <w:rStyle w:val="Hipervnculo"/>
                    <w:noProof/>
                  </w:rPr>
                </w:rPrChange>
              </w:rPr>
              <w:instrText xml:space="preserve"> </w:instrText>
            </w:r>
            <w:r w:rsidRPr="00F75055">
              <w:rPr>
                <w:rFonts w:ascii="Times New Roman" w:hAnsi="Times New Roman" w:cs="Times New Roman"/>
                <w:i w:val="0"/>
                <w:noProof/>
                <w:rPrChange w:id="1552" w:author="Regina Casanova" w:date="2018-07-29T19:32:00Z">
                  <w:rPr>
                    <w:noProof/>
                  </w:rPr>
                </w:rPrChange>
              </w:rPr>
              <w:instrText>HYPERLINK \l "_Toc520655756"</w:instrText>
            </w:r>
            <w:r w:rsidRPr="00F75055">
              <w:rPr>
                <w:rStyle w:val="Hipervnculo"/>
                <w:rFonts w:ascii="Times New Roman" w:hAnsi="Times New Roman" w:cs="Times New Roman"/>
                <w:i w:val="0"/>
                <w:noProof/>
                <w:rPrChange w:id="1553"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554" w:author="Regina Casanova" w:date="2018-07-29T19:32:00Z">
                  <w:rPr>
                    <w:rStyle w:val="Hipervnculo"/>
                    <w:noProof/>
                  </w:rPr>
                </w:rPrChange>
              </w:rPr>
            </w:r>
            <w:r w:rsidRPr="00F75055">
              <w:rPr>
                <w:rStyle w:val="Hipervnculo"/>
                <w:rFonts w:ascii="Times New Roman" w:hAnsi="Times New Roman" w:cs="Times New Roman"/>
                <w:i w:val="0"/>
                <w:noProof/>
                <w:rPrChange w:id="1555"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eastAsia="es-PE"/>
                <w:rPrChange w:id="1556" w:author="Regina Casanova" w:date="2018-07-29T19:32:00Z">
                  <w:rPr>
                    <w:rStyle w:val="Hipervnculo"/>
                    <w:noProof/>
                    <w:lang w:eastAsia="es-PE"/>
                  </w:rPr>
                </w:rPrChange>
              </w:rPr>
              <w:t>1.</w:t>
            </w:r>
            <w:r w:rsidRPr="00F75055">
              <w:rPr>
                <w:rFonts w:ascii="Times New Roman" w:eastAsiaTheme="minorEastAsia" w:hAnsi="Times New Roman" w:cs="Times New Roman"/>
                <w:i w:val="0"/>
                <w:noProof/>
                <w:sz w:val="24"/>
                <w:szCs w:val="24"/>
                <w:lang w:val="es-PE" w:eastAsia="es-PE"/>
                <w:rPrChange w:id="1557"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eastAsia="es-PE"/>
                <w:rPrChange w:id="1558" w:author="Regina Casanova" w:date="2018-07-29T19:32:00Z">
                  <w:rPr>
                    <w:rStyle w:val="Hipervnculo"/>
                    <w:noProof/>
                    <w:lang w:eastAsia="es-PE"/>
                  </w:rPr>
                </w:rPrChange>
              </w:rPr>
              <w:t>Personal de SUSALUD</w:t>
            </w:r>
            <w:r w:rsidRPr="00F75055">
              <w:rPr>
                <w:rFonts w:ascii="Times New Roman" w:hAnsi="Times New Roman" w:cs="Times New Roman"/>
                <w:i w:val="0"/>
                <w:noProof/>
                <w:webHidden/>
                <w:rPrChange w:id="1559" w:author="Regina Casanova" w:date="2018-07-29T19:32:00Z">
                  <w:rPr>
                    <w:noProof/>
                    <w:webHidden/>
                  </w:rPr>
                </w:rPrChange>
              </w:rPr>
              <w:tab/>
            </w:r>
            <w:r w:rsidRPr="00F75055">
              <w:rPr>
                <w:rFonts w:ascii="Times New Roman" w:hAnsi="Times New Roman" w:cs="Times New Roman"/>
                <w:i w:val="0"/>
                <w:noProof/>
                <w:webHidden/>
                <w:rPrChange w:id="1560" w:author="Regina Casanova" w:date="2018-07-29T19:32:00Z">
                  <w:rPr>
                    <w:noProof/>
                    <w:webHidden/>
                  </w:rPr>
                </w:rPrChange>
              </w:rPr>
              <w:fldChar w:fldCharType="begin"/>
            </w:r>
            <w:r w:rsidRPr="00F75055">
              <w:rPr>
                <w:rFonts w:ascii="Times New Roman" w:hAnsi="Times New Roman" w:cs="Times New Roman"/>
                <w:i w:val="0"/>
                <w:noProof/>
                <w:webHidden/>
                <w:rPrChange w:id="1561" w:author="Regina Casanova" w:date="2018-07-29T19:32:00Z">
                  <w:rPr>
                    <w:noProof/>
                    <w:webHidden/>
                  </w:rPr>
                </w:rPrChange>
              </w:rPr>
              <w:instrText xml:space="preserve"> PAGEREF _Toc520655756 \h </w:instrText>
            </w:r>
            <w:r w:rsidRPr="00F75055">
              <w:rPr>
                <w:rFonts w:ascii="Times New Roman" w:hAnsi="Times New Roman" w:cs="Times New Roman"/>
                <w:i w:val="0"/>
                <w:noProof/>
                <w:webHidden/>
                <w:rPrChange w:id="1562" w:author="Regina Casanova" w:date="2018-07-29T19:32:00Z">
                  <w:rPr>
                    <w:noProof/>
                    <w:webHidden/>
                  </w:rPr>
                </w:rPrChange>
              </w:rPr>
            </w:r>
          </w:ins>
          <w:r w:rsidRPr="00F75055">
            <w:rPr>
              <w:rFonts w:ascii="Times New Roman" w:hAnsi="Times New Roman" w:cs="Times New Roman"/>
              <w:i w:val="0"/>
              <w:noProof/>
              <w:webHidden/>
              <w:rPrChange w:id="1563" w:author="Regina Casanova" w:date="2018-07-29T19:32:00Z">
                <w:rPr>
                  <w:noProof/>
                  <w:webHidden/>
                </w:rPr>
              </w:rPrChange>
            </w:rPr>
            <w:fldChar w:fldCharType="separate"/>
          </w:r>
          <w:ins w:id="1564" w:author="Regina Casanova" w:date="2018-07-29T19:24:00Z">
            <w:r w:rsidRPr="00F75055">
              <w:rPr>
                <w:rFonts w:ascii="Times New Roman" w:hAnsi="Times New Roman" w:cs="Times New Roman"/>
                <w:i w:val="0"/>
                <w:noProof/>
                <w:webHidden/>
                <w:rPrChange w:id="1565" w:author="Regina Casanova" w:date="2018-07-29T19:32:00Z">
                  <w:rPr>
                    <w:noProof/>
                    <w:webHidden/>
                  </w:rPr>
                </w:rPrChange>
              </w:rPr>
              <w:t>60</w:t>
            </w:r>
            <w:r w:rsidRPr="00F75055">
              <w:rPr>
                <w:rFonts w:ascii="Times New Roman" w:hAnsi="Times New Roman" w:cs="Times New Roman"/>
                <w:i w:val="0"/>
                <w:noProof/>
                <w:webHidden/>
                <w:rPrChange w:id="1566" w:author="Regina Casanova" w:date="2018-07-29T19:32:00Z">
                  <w:rPr>
                    <w:noProof/>
                    <w:webHidden/>
                  </w:rPr>
                </w:rPrChange>
              </w:rPr>
              <w:fldChar w:fldCharType="end"/>
            </w:r>
            <w:r w:rsidRPr="00F75055">
              <w:rPr>
                <w:rStyle w:val="Hipervnculo"/>
                <w:rFonts w:ascii="Times New Roman" w:hAnsi="Times New Roman" w:cs="Times New Roman"/>
                <w:i w:val="0"/>
                <w:noProof/>
                <w:rPrChange w:id="1567" w:author="Regina Casanova" w:date="2018-07-29T19:32:00Z">
                  <w:rPr>
                    <w:rStyle w:val="Hipervnculo"/>
                    <w:noProof/>
                  </w:rPr>
                </w:rPrChange>
              </w:rPr>
              <w:fldChar w:fldCharType="end"/>
            </w:r>
          </w:ins>
        </w:p>
        <w:p w14:paraId="4DF5C54C" w14:textId="6F97C716" w:rsidR="00CC32E0" w:rsidRPr="00F75055" w:rsidRDefault="00CC32E0" w:rsidP="00CC32E0">
          <w:pPr>
            <w:pStyle w:val="TDC3"/>
            <w:rPr>
              <w:ins w:id="1568" w:author="Regina Casanova" w:date="2018-07-29T19:24:00Z"/>
              <w:rFonts w:ascii="Times New Roman" w:eastAsiaTheme="minorEastAsia" w:hAnsi="Times New Roman" w:cs="Times New Roman"/>
              <w:i w:val="0"/>
              <w:noProof/>
              <w:sz w:val="24"/>
              <w:szCs w:val="24"/>
              <w:lang w:val="es-PE" w:eastAsia="es-PE"/>
              <w:rPrChange w:id="1569" w:author="Regina Casanova" w:date="2018-07-29T19:32:00Z">
                <w:rPr>
                  <w:ins w:id="1570" w:author="Regina Casanova" w:date="2018-07-29T19:24:00Z"/>
                  <w:rFonts w:eastAsiaTheme="minorEastAsia" w:cstheme="minorBidi"/>
                  <w:noProof/>
                  <w:sz w:val="24"/>
                  <w:szCs w:val="24"/>
                  <w:lang w:val="es-PE" w:eastAsia="es-PE"/>
                </w:rPr>
              </w:rPrChange>
            </w:rPr>
          </w:pPr>
          <w:ins w:id="1571" w:author="Regina Casanova" w:date="2018-07-29T19:24:00Z">
            <w:r w:rsidRPr="00F75055">
              <w:rPr>
                <w:rStyle w:val="Hipervnculo"/>
                <w:rFonts w:ascii="Times New Roman" w:hAnsi="Times New Roman" w:cs="Times New Roman"/>
                <w:i w:val="0"/>
                <w:noProof/>
                <w:rPrChange w:id="1572"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573" w:author="Regina Casanova" w:date="2018-07-29T19:32:00Z">
                  <w:rPr>
                    <w:rStyle w:val="Hipervnculo"/>
                    <w:noProof/>
                  </w:rPr>
                </w:rPrChange>
              </w:rPr>
              <w:instrText xml:space="preserve"> </w:instrText>
            </w:r>
            <w:r w:rsidRPr="00F75055">
              <w:rPr>
                <w:rFonts w:ascii="Times New Roman" w:hAnsi="Times New Roman" w:cs="Times New Roman"/>
                <w:i w:val="0"/>
                <w:noProof/>
                <w:rPrChange w:id="1574" w:author="Regina Casanova" w:date="2018-07-29T19:32:00Z">
                  <w:rPr>
                    <w:noProof/>
                  </w:rPr>
                </w:rPrChange>
              </w:rPr>
              <w:instrText>HYPERLINK \l "_Toc520655757"</w:instrText>
            </w:r>
            <w:r w:rsidRPr="00F75055">
              <w:rPr>
                <w:rStyle w:val="Hipervnculo"/>
                <w:rFonts w:ascii="Times New Roman" w:hAnsi="Times New Roman" w:cs="Times New Roman"/>
                <w:i w:val="0"/>
                <w:noProof/>
                <w:rPrChange w:id="1575"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576" w:author="Regina Casanova" w:date="2018-07-29T19:32:00Z">
                  <w:rPr>
                    <w:rStyle w:val="Hipervnculo"/>
                    <w:noProof/>
                  </w:rPr>
                </w:rPrChange>
              </w:rPr>
            </w:r>
            <w:r w:rsidRPr="00F75055">
              <w:rPr>
                <w:rStyle w:val="Hipervnculo"/>
                <w:rFonts w:ascii="Times New Roman" w:hAnsi="Times New Roman" w:cs="Times New Roman"/>
                <w:i w:val="0"/>
                <w:noProof/>
                <w:rPrChange w:id="1577"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eastAsia="es-PE"/>
                <w:rPrChange w:id="1578" w:author="Regina Casanova" w:date="2018-07-29T19:32:00Z">
                  <w:rPr>
                    <w:rStyle w:val="Hipervnculo"/>
                    <w:noProof/>
                    <w:lang w:eastAsia="es-PE"/>
                  </w:rPr>
                </w:rPrChange>
              </w:rPr>
              <w:t>2.</w:t>
            </w:r>
            <w:r w:rsidRPr="00F75055">
              <w:rPr>
                <w:rFonts w:ascii="Times New Roman" w:eastAsiaTheme="minorEastAsia" w:hAnsi="Times New Roman" w:cs="Times New Roman"/>
                <w:i w:val="0"/>
                <w:noProof/>
                <w:sz w:val="24"/>
                <w:szCs w:val="24"/>
                <w:lang w:val="es-PE" w:eastAsia="es-PE"/>
                <w:rPrChange w:id="1579"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eastAsia="es-PE"/>
                <w:rPrChange w:id="1580" w:author="Regina Casanova" w:date="2018-07-29T19:32:00Z">
                  <w:rPr>
                    <w:rStyle w:val="Hipervnculo"/>
                    <w:noProof/>
                    <w:lang w:eastAsia="es-PE"/>
                  </w:rPr>
                </w:rPrChange>
              </w:rPr>
              <w:t>Gestores de IPRESS</w:t>
            </w:r>
            <w:r w:rsidRPr="00F75055">
              <w:rPr>
                <w:rFonts w:ascii="Times New Roman" w:hAnsi="Times New Roman" w:cs="Times New Roman"/>
                <w:i w:val="0"/>
                <w:noProof/>
                <w:webHidden/>
                <w:rPrChange w:id="1581" w:author="Regina Casanova" w:date="2018-07-29T19:32:00Z">
                  <w:rPr>
                    <w:noProof/>
                    <w:webHidden/>
                  </w:rPr>
                </w:rPrChange>
              </w:rPr>
              <w:tab/>
            </w:r>
            <w:r w:rsidRPr="00F75055">
              <w:rPr>
                <w:rFonts w:ascii="Times New Roman" w:hAnsi="Times New Roman" w:cs="Times New Roman"/>
                <w:i w:val="0"/>
                <w:noProof/>
                <w:webHidden/>
                <w:rPrChange w:id="1582" w:author="Regina Casanova" w:date="2018-07-29T19:32:00Z">
                  <w:rPr>
                    <w:noProof/>
                    <w:webHidden/>
                  </w:rPr>
                </w:rPrChange>
              </w:rPr>
              <w:fldChar w:fldCharType="begin"/>
            </w:r>
            <w:r w:rsidRPr="00F75055">
              <w:rPr>
                <w:rFonts w:ascii="Times New Roman" w:hAnsi="Times New Roman" w:cs="Times New Roman"/>
                <w:i w:val="0"/>
                <w:noProof/>
                <w:webHidden/>
                <w:rPrChange w:id="1583" w:author="Regina Casanova" w:date="2018-07-29T19:32:00Z">
                  <w:rPr>
                    <w:noProof/>
                    <w:webHidden/>
                  </w:rPr>
                </w:rPrChange>
              </w:rPr>
              <w:instrText xml:space="preserve"> PAGEREF _Toc520655757 \h </w:instrText>
            </w:r>
            <w:r w:rsidRPr="00F75055">
              <w:rPr>
                <w:rFonts w:ascii="Times New Roman" w:hAnsi="Times New Roman" w:cs="Times New Roman"/>
                <w:i w:val="0"/>
                <w:noProof/>
                <w:webHidden/>
                <w:rPrChange w:id="1584" w:author="Regina Casanova" w:date="2018-07-29T19:32:00Z">
                  <w:rPr>
                    <w:noProof/>
                    <w:webHidden/>
                  </w:rPr>
                </w:rPrChange>
              </w:rPr>
            </w:r>
          </w:ins>
          <w:r w:rsidRPr="00F75055">
            <w:rPr>
              <w:rFonts w:ascii="Times New Roman" w:hAnsi="Times New Roman" w:cs="Times New Roman"/>
              <w:i w:val="0"/>
              <w:noProof/>
              <w:webHidden/>
              <w:rPrChange w:id="1585" w:author="Regina Casanova" w:date="2018-07-29T19:32:00Z">
                <w:rPr>
                  <w:noProof/>
                  <w:webHidden/>
                </w:rPr>
              </w:rPrChange>
            </w:rPr>
            <w:fldChar w:fldCharType="separate"/>
          </w:r>
          <w:ins w:id="1586" w:author="Regina Casanova" w:date="2018-07-29T19:24:00Z">
            <w:r w:rsidRPr="00F75055">
              <w:rPr>
                <w:rFonts w:ascii="Times New Roman" w:hAnsi="Times New Roman" w:cs="Times New Roman"/>
                <w:i w:val="0"/>
                <w:noProof/>
                <w:webHidden/>
                <w:rPrChange w:id="1587" w:author="Regina Casanova" w:date="2018-07-29T19:32:00Z">
                  <w:rPr>
                    <w:noProof/>
                    <w:webHidden/>
                  </w:rPr>
                </w:rPrChange>
              </w:rPr>
              <w:t>62</w:t>
            </w:r>
            <w:r w:rsidRPr="00F75055">
              <w:rPr>
                <w:rFonts w:ascii="Times New Roman" w:hAnsi="Times New Roman" w:cs="Times New Roman"/>
                <w:i w:val="0"/>
                <w:noProof/>
                <w:webHidden/>
                <w:rPrChange w:id="1588" w:author="Regina Casanova" w:date="2018-07-29T19:32:00Z">
                  <w:rPr>
                    <w:noProof/>
                    <w:webHidden/>
                  </w:rPr>
                </w:rPrChange>
              </w:rPr>
              <w:fldChar w:fldCharType="end"/>
            </w:r>
            <w:r w:rsidRPr="00F75055">
              <w:rPr>
                <w:rStyle w:val="Hipervnculo"/>
                <w:rFonts w:ascii="Times New Roman" w:hAnsi="Times New Roman" w:cs="Times New Roman"/>
                <w:i w:val="0"/>
                <w:noProof/>
                <w:rPrChange w:id="1589" w:author="Regina Casanova" w:date="2018-07-29T19:32:00Z">
                  <w:rPr>
                    <w:rStyle w:val="Hipervnculo"/>
                    <w:noProof/>
                  </w:rPr>
                </w:rPrChange>
              </w:rPr>
              <w:fldChar w:fldCharType="end"/>
            </w:r>
          </w:ins>
        </w:p>
        <w:p w14:paraId="689EE17A" w14:textId="5E542C4D" w:rsidR="00CC32E0" w:rsidRPr="00F75055" w:rsidRDefault="00CC32E0" w:rsidP="00CC32E0">
          <w:pPr>
            <w:pStyle w:val="TDC3"/>
            <w:rPr>
              <w:ins w:id="1590" w:author="Regina Casanova" w:date="2018-07-29T19:24:00Z"/>
              <w:rFonts w:ascii="Times New Roman" w:eastAsiaTheme="minorEastAsia" w:hAnsi="Times New Roman" w:cs="Times New Roman"/>
              <w:i w:val="0"/>
              <w:noProof/>
              <w:sz w:val="24"/>
              <w:szCs w:val="24"/>
              <w:lang w:val="es-PE" w:eastAsia="es-PE"/>
              <w:rPrChange w:id="1591" w:author="Regina Casanova" w:date="2018-07-29T19:32:00Z">
                <w:rPr>
                  <w:ins w:id="1592" w:author="Regina Casanova" w:date="2018-07-29T19:24:00Z"/>
                  <w:rFonts w:eastAsiaTheme="minorEastAsia" w:cstheme="minorBidi"/>
                  <w:noProof/>
                  <w:sz w:val="24"/>
                  <w:szCs w:val="24"/>
                  <w:lang w:val="es-PE" w:eastAsia="es-PE"/>
                </w:rPr>
              </w:rPrChange>
            </w:rPr>
          </w:pPr>
          <w:ins w:id="1593" w:author="Regina Casanova" w:date="2018-07-29T19:24:00Z">
            <w:r w:rsidRPr="00F75055">
              <w:rPr>
                <w:rStyle w:val="Hipervnculo"/>
                <w:rFonts w:ascii="Times New Roman" w:hAnsi="Times New Roman" w:cs="Times New Roman"/>
                <w:i w:val="0"/>
                <w:noProof/>
                <w:rPrChange w:id="1594" w:author="Regina Casanova" w:date="2018-07-29T19:32:00Z">
                  <w:rPr>
                    <w:rStyle w:val="Hipervnculo"/>
                    <w:noProof/>
                  </w:rPr>
                </w:rPrChange>
              </w:rPr>
              <w:fldChar w:fldCharType="begin"/>
            </w:r>
            <w:r w:rsidRPr="00F75055">
              <w:rPr>
                <w:rStyle w:val="Hipervnculo"/>
                <w:rFonts w:ascii="Times New Roman" w:hAnsi="Times New Roman" w:cs="Times New Roman"/>
                <w:i w:val="0"/>
                <w:noProof/>
                <w:rPrChange w:id="1595" w:author="Regina Casanova" w:date="2018-07-29T19:32:00Z">
                  <w:rPr>
                    <w:rStyle w:val="Hipervnculo"/>
                    <w:noProof/>
                  </w:rPr>
                </w:rPrChange>
              </w:rPr>
              <w:instrText xml:space="preserve"> </w:instrText>
            </w:r>
            <w:r w:rsidRPr="00F75055">
              <w:rPr>
                <w:rFonts w:ascii="Times New Roman" w:hAnsi="Times New Roman" w:cs="Times New Roman"/>
                <w:i w:val="0"/>
                <w:noProof/>
                <w:rPrChange w:id="1596" w:author="Regina Casanova" w:date="2018-07-29T19:32:00Z">
                  <w:rPr>
                    <w:noProof/>
                  </w:rPr>
                </w:rPrChange>
              </w:rPr>
              <w:instrText>HYPERLINK \l "_Toc520655758"</w:instrText>
            </w:r>
            <w:r w:rsidRPr="00F75055">
              <w:rPr>
                <w:rStyle w:val="Hipervnculo"/>
                <w:rFonts w:ascii="Times New Roman" w:hAnsi="Times New Roman" w:cs="Times New Roman"/>
                <w:i w:val="0"/>
                <w:noProof/>
                <w:rPrChange w:id="1597" w:author="Regina Casanova" w:date="2018-07-29T19:32:00Z">
                  <w:rPr>
                    <w:rStyle w:val="Hipervnculo"/>
                    <w:noProof/>
                  </w:rPr>
                </w:rPrChange>
              </w:rPr>
              <w:instrText xml:space="preserve"> </w:instrText>
            </w:r>
            <w:r w:rsidRPr="00F75055">
              <w:rPr>
                <w:rStyle w:val="Hipervnculo"/>
                <w:rFonts w:ascii="Times New Roman" w:hAnsi="Times New Roman" w:cs="Times New Roman"/>
                <w:i w:val="0"/>
                <w:noProof/>
                <w:rPrChange w:id="1598" w:author="Regina Casanova" w:date="2018-07-29T19:32:00Z">
                  <w:rPr>
                    <w:rStyle w:val="Hipervnculo"/>
                    <w:noProof/>
                  </w:rPr>
                </w:rPrChange>
              </w:rPr>
            </w:r>
            <w:r w:rsidRPr="00F75055">
              <w:rPr>
                <w:rStyle w:val="Hipervnculo"/>
                <w:rFonts w:ascii="Times New Roman" w:hAnsi="Times New Roman" w:cs="Times New Roman"/>
                <w:i w:val="0"/>
                <w:noProof/>
                <w:rPrChange w:id="1599" w:author="Regina Casanova" w:date="2018-07-29T19:32:00Z">
                  <w:rPr>
                    <w:rStyle w:val="Hipervnculo"/>
                    <w:noProof/>
                  </w:rPr>
                </w:rPrChange>
              </w:rPr>
              <w:fldChar w:fldCharType="separate"/>
            </w:r>
            <w:r w:rsidRPr="00F75055">
              <w:rPr>
                <w:rStyle w:val="Hipervnculo"/>
                <w:rFonts w:ascii="Times New Roman" w:hAnsi="Times New Roman" w:cs="Times New Roman"/>
                <w:i w:val="0"/>
                <w:noProof/>
                <w:lang w:eastAsia="es-PE"/>
                <w:rPrChange w:id="1600" w:author="Regina Casanova" w:date="2018-07-29T19:32:00Z">
                  <w:rPr>
                    <w:rStyle w:val="Hipervnculo"/>
                    <w:noProof/>
                    <w:lang w:eastAsia="es-PE"/>
                  </w:rPr>
                </w:rPrChange>
              </w:rPr>
              <w:t>3.</w:t>
            </w:r>
            <w:r w:rsidRPr="00F75055">
              <w:rPr>
                <w:rFonts w:ascii="Times New Roman" w:eastAsiaTheme="minorEastAsia" w:hAnsi="Times New Roman" w:cs="Times New Roman"/>
                <w:i w:val="0"/>
                <w:noProof/>
                <w:sz w:val="24"/>
                <w:szCs w:val="24"/>
                <w:lang w:val="es-PE" w:eastAsia="es-PE"/>
                <w:rPrChange w:id="1601" w:author="Regina Casanova" w:date="2018-07-29T19:32:00Z">
                  <w:rPr>
                    <w:rFonts w:eastAsiaTheme="minorEastAsia" w:cstheme="minorBidi"/>
                    <w:noProof/>
                    <w:sz w:val="24"/>
                    <w:szCs w:val="24"/>
                    <w:lang w:val="es-PE" w:eastAsia="es-PE"/>
                  </w:rPr>
                </w:rPrChange>
              </w:rPr>
              <w:tab/>
            </w:r>
            <w:r w:rsidRPr="00F75055">
              <w:rPr>
                <w:rStyle w:val="Hipervnculo"/>
                <w:rFonts w:ascii="Times New Roman" w:hAnsi="Times New Roman" w:cs="Times New Roman"/>
                <w:i w:val="0"/>
                <w:noProof/>
                <w:lang w:eastAsia="es-PE"/>
                <w:rPrChange w:id="1602" w:author="Regina Casanova" w:date="2018-07-29T19:32:00Z">
                  <w:rPr>
                    <w:rStyle w:val="Hipervnculo"/>
                    <w:noProof/>
                    <w:lang w:eastAsia="es-PE"/>
                  </w:rPr>
                </w:rPrChange>
              </w:rPr>
              <w:t>Ciudadanos</w:t>
            </w:r>
            <w:r w:rsidRPr="00F75055">
              <w:rPr>
                <w:rFonts w:ascii="Times New Roman" w:hAnsi="Times New Roman" w:cs="Times New Roman"/>
                <w:i w:val="0"/>
                <w:noProof/>
                <w:webHidden/>
                <w:rPrChange w:id="1603" w:author="Regina Casanova" w:date="2018-07-29T19:32:00Z">
                  <w:rPr>
                    <w:noProof/>
                    <w:webHidden/>
                  </w:rPr>
                </w:rPrChange>
              </w:rPr>
              <w:tab/>
            </w:r>
            <w:r w:rsidRPr="00F75055">
              <w:rPr>
                <w:rFonts w:ascii="Times New Roman" w:hAnsi="Times New Roman" w:cs="Times New Roman"/>
                <w:i w:val="0"/>
                <w:noProof/>
                <w:webHidden/>
                <w:rPrChange w:id="1604" w:author="Regina Casanova" w:date="2018-07-29T19:32:00Z">
                  <w:rPr>
                    <w:noProof/>
                    <w:webHidden/>
                  </w:rPr>
                </w:rPrChange>
              </w:rPr>
              <w:fldChar w:fldCharType="begin"/>
            </w:r>
            <w:r w:rsidRPr="00F75055">
              <w:rPr>
                <w:rFonts w:ascii="Times New Roman" w:hAnsi="Times New Roman" w:cs="Times New Roman"/>
                <w:i w:val="0"/>
                <w:noProof/>
                <w:webHidden/>
                <w:rPrChange w:id="1605" w:author="Regina Casanova" w:date="2018-07-29T19:32:00Z">
                  <w:rPr>
                    <w:noProof/>
                    <w:webHidden/>
                  </w:rPr>
                </w:rPrChange>
              </w:rPr>
              <w:instrText xml:space="preserve"> PAGEREF _Toc520655758 \h </w:instrText>
            </w:r>
            <w:r w:rsidRPr="00F75055">
              <w:rPr>
                <w:rFonts w:ascii="Times New Roman" w:hAnsi="Times New Roman" w:cs="Times New Roman"/>
                <w:i w:val="0"/>
                <w:noProof/>
                <w:webHidden/>
                <w:rPrChange w:id="1606" w:author="Regina Casanova" w:date="2018-07-29T19:32:00Z">
                  <w:rPr>
                    <w:noProof/>
                    <w:webHidden/>
                  </w:rPr>
                </w:rPrChange>
              </w:rPr>
            </w:r>
          </w:ins>
          <w:r w:rsidRPr="00F75055">
            <w:rPr>
              <w:rFonts w:ascii="Times New Roman" w:hAnsi="Times New Roman" w:cs="Times New Roman"/>
              <w:i w:val="0"/>
              <w:noProof/>
              <w:webHidden/>
              <w:rPrChange w:id="1607" w:author="Regina Casanova" w:date="2018-07-29T19:32:00Z">
                <w:rPr>
                  <w:noProof/>
                  <w:webHidden/>
                </w:rPr>
              </w:rPrChange>
            </w:rPr>
            <w:fldChar w:fldCharType="separate"/>
          </w:r>
          <w:ins w:id="1608" w:author="Regina Casanova" w:date="2018-07-29T19:24:00Z">
            <w:r w:rsidRPr="00F75055">
              <w:rPr>
                <w:rFonts w:ascii="Times New Roman" w:hAnsi="Times New Roman" w:cs="Times New Roman"/>
                <w:i w:val="0"/>
                <w:noProof/>
                <w:webHidden/>
                <w:rPrChange w:id="1609" w:author="Regina Casanova" w:date="2018-07-29T19:32:00Z">
                  <w:rPr>
                    <w:noProof/>
                    <w:webHidden/>
                  </w:rPr>
                </w:rPrChange>
              </w:rPr>
              <w:t>64</w:t>
            </w:r>
            <w:r w:rsidRPr="00F75055">
              <w:rPr>
                <w:rFonts w:ascii="Times New Roman" w:hAnsi="Times New Roman" w:cs="Times New Roman"/>
                <w:i w:val="0"/>
                <w:noProof/>
                <w:webHidden/>
                <w:rPrChange w:id="1610" w:author="Regina Casanova" w:date="2018-07-29T19:32:00Z">
                  <w:rPr>
                    <w:noProof/>
                    <w:webHidden/>
                  </w:rPr>
                </w:rPrChange>
              </w:rPr>
              <w:fldChar w:fldCharType="end"/>
            </w:r>
            <w:r w:rsidRPr="00F75055">
              <w:rPr>
                <w:rStyle w:val="Hipervnculo"/>
                <w:rFonts w:ascii="Times New Roman" w:hAnsi="Times New Roman" w:cs="Times New Roman"/>
                <w:i w:val="0"/>
                <w:noProof/>
                <w:rPrChange w:id="1611" w:author="Regina Casanova" w:date="2018-07-29T19:32:00Z">
                  <w:rPr>
                    <w:rStyle w:val="Hipervnculo"/>
                    <w:noProof/>
                  </w:rPr>
                </w:rPrChange>
              </w:rPr>
              <w:fldChar w:fldCharType="end"/>
            </w:r>
          </w:ins>
        </w:p>
        <w:p w14:paraId="3BE8563C" w14:textId="109B31C2" w:rsidR="009E6BE6" w:rsidRPr="004F498A" w:rsidDel="00F95B03" w:rsidRDefault="009E6BE6" w:rsidP="009E6BE6">
          <w:pPr>
            <w:pStyle w:val="TDC1"/>
            <w:rPr>
              <w:del w:id="1612" w:author="Regina Casanova" w:date="2018-07-29T19:18:00Z"/>
              <w:rFonts w:ascii="Times New Roman" w:eastAsiaTheme="minorEastAsia" w:hAnsi="Times New Roman" w:cs="Times New Roman"/>
              <w:b w:val="0"/>
              <w:bCs w:val="0"/>
              <w:caps w:val="0"/>
              <w:noProof/>
              <w:sz w:val="24"/>
              <w:szCs w:val="24"/>
              <w:lang w:val="es-PE" w:eastAsia="es-PE"/>
            </w:rPr>
          </w:pPr>
          <w:del w:id="1613" w:author="Regina Casanova" w:date="2018-07-29T19:18:00Z">
            <w:r w:rsidRPr="00F75055" w:rsidDel="00F95B03">
              <w:rPr>
                <w:rFonts w:ascii="Times New Roman" w:hAnsi="Times New Roman" w:cs="Times New Roman"/>
                <w:b w:val="0"/>
                <w:noProof/>
                <w:sz w:val="24"/>
                <w:szCs w:val="24"/>
                <w:rPrChange w:id="1614" w:author="Regina Casanova" w:date="2018-07-29T19:32:00Z">
                  <w:rPr>
                    <w:rStyle w:val="Hipervnculo"/>
                    <w:rFonts w:ascii="Times New Roman" w:hAnsi="Times New Roman" w:cs="Times New Roman"/>
                    <w:noProof/>
                    <w:sz w:val="24"/>
                    <w:szCs w:val="24"/>
                  </w:rPr>
                </w:rPrChange>
              </w:rPr>
              <w:delText>Asesor de Tesis</w:delText>
            </w:r>
            <w:r w:rsidRPr="00F75055" w:rsidDel="00F95B03">
              <w:rPr>
                <w:rFonts w:ascii="Times New Roman" w:hAnsi="Times New Roman" w:cs="Times New Roman"/>
                <w:b w:val="0"/>
                <w:noProof/>
                <w:webHidden/>
                <w:sz w:val="24"/>
                <w:szCs w:val="24"/>
              </w:rPr>
              <w:tab/>
              <w:delText>3</w:delText>
            </w:r>
          </w:del>
        </w:p>
        <w:p w14:paraId="5B411616" w14:textId="1E629EC0" w:rsidR="009E6BE6" w:rsidRPr="004F498A" w:rsidDel="00F95B03" w:rsidRDefault="009E6BE6" w:rsidP="009E6BE6">
          <w:pPr>
            <w:pStyle w:val="TDC1"/>
            <w:rPr>
              <w:del w:id="1615" w:author="Regina Casanova" w:date="2018-07-29T19:18:00Z"/>
              <w:rFonts w:ascii="Times New Roman" w:eastAsiaTheme="minorEastAsia" w:hAnsi="Times New Roman" w:cs="Times New Roman"/>
              <w:b w:val="0"/>
              <w:bCs w:val="0"/>
              <w:caps w:val="0"/>
              <w:noProof/>
              <w:sz w:val="24"/>
              <w:szCs w:val="24"/>
              <w:lang w:val="es-PE" w:eastAsia="es-PE"/>
            </w:rPr>
          </w:pPr>
          <w:del w:id="1616" w:author="Regina Casanova" w:date="2018-07-29T19:18:00Z">
            <w:r w:rsidRPr="00F75055" w:rsidDel="00F95B03">
              <w:rPr>
                <w:rFonts w:ascii="Times New Roman" w:hAnsi="Times New Roman" w:cs="Times New Roman"/>
                <w:b w:val="0"/>
                <w:noProof/>
                <w:sz w:val="24"/>
                <w:szCs w:val="24"/>
                <w:rPrChange w:id="1617" w:author="Regina Casanova" w:date="2018-07-29T19:32:00Z">
                  <w:rPr>
                    <w:rStyle w:val="Hipervnculo"/>
                    <w:rFonts w:ascii="Times New Roman" w:hAnsi="Times New Roman" w:cs="Times New Roman"/>
                    <w:noProof/>
                    <w:sz w:val="24"/>
                    <w:szCs w:val="24"/>
                  </w:rPr>
                </w:rPrChange>
              </w:rPr>
              <w:delText>Dedicatoria</w:delText>
            </w:r>
            <w:r w:rsidRPr="00F75055" w:rsidDel="00F95B03">
              <w:rPr>
                <w:rFonts w:ascii="Times New Roman" w:hAnsi="Times New Roman" w:cs="Times New Roman"/>
                <w:b w:val="0"/>
                <w:noProof/>
                <w:webHidden/>
                <w:sz w:val="24"/>
                <w:szCs w:val="24"/>
              </w:rPr>
              <w:tab/>
              <w:delText>4</w:delText>
            </w:r>
          </w:del>
        </w:p>
        <w:p w14:paraId="6AF91F1C" w14:textId="244FBBC9" w:rsidR="009E6BE6" w:rsidRPr="004F498A" w:rsidDel="00F95B03" w:rsidRDefault="009E6BE6" w:rsidP="009E6BE6">
          <w:pPr>
            <w:pStyle w:val="TDC1"/>
            <w:rPr>
              <w:del w:id="1618" w:author="Regina Casanova" w:date="2018-07-29T19:18:00Z"/>
              <w:rFonts w:ascii="Times New Roman" w:eastAsiaTheme="minorEastAsia" w:hAnsi="Times New Roman" w:cs="Times New Roman"/>
              <w:b w:val="0"/>
              <w:bCs w:val="0"/>
              <w:caps w:val="0"/>
              <w:noProof/>
              <w:sz w:val="24"/>
              <w:szCs w:val="24"/>
              <w:lang w:val="es-PE" w:eastAsia="es-PE"/>
            </w:rPr>
          </w:pPr>
          <w:del w:id="1619" w:author="Regina Casanova" w:date="2018-07-29T19:18:00Z">
            <w:r w:rsidRPr="00F75055" w:rsidDel="00F95B03">
              <w:rPr>
                <w:rFonts w:ascii="Times New Roman" w:hAnsi="Times New Roman" w:cs="Times New Roman"/>
                <w:b w:val="0"/>
                <w:noProof/>
                <w:sz w:val="24"/>
                <w:szCs w:val="24"/>
                <w:rPrChange w:id="1620" w:author="Regina Casanova" w:date="2018-07-29T19:32:00Z">
                  <w:rPr>
                    <w:rStyle w:val="Hipervnculo"/>
                    <w:rFonts w:ascii="Times New Roman" w:hAnsi="Times New Roman" w:cs="Times New Roman"/>
                    <w:noProof/>
                    <w:sz w:val="24"/>
                    <w:szCs w:val="24"/>
                  </w:rPr>
                </w:rPrChange>
              </w:rPr>
              <w:delText>Agradecimientos</w:delText>
            </w:r>
            <w:r w:rsidRPr="00F75055" w:rsidDel="00F95B03">
              <w:rPr>
                <w:rFonts w:ascii="Times New Roman" w:hAnsi="Times New Roman" w:cs="Times New Roman"/>
                <w:b w:val="0"/>
                <w:noProof/>
                <w:webHidden/>
                <w:sz w:val="24"/>
                <w:szCs w:val="24"/>
              </w:rPr>
              <w:tab/>
              <w:delText>5</w:delText>
            </w:r>
          </w:del>
        </w:p>
        <w:p w14:paraId="722B5C32" w14:textId="327159BD" w:rsidR="009E6BE6" w:rsidRPr="004F498A" w:rsidDel="00F95B03" w:rsidRDefault="009E6BE6" w:rsidP="009E6BE6">
          <w:pPr>
            <w:pStyle w:val="TDC1"/>
            <w:rPr>
              <w:del w:id="1621" w:author="Regina Casanova" w:date="2018-07-29T19:18:00Z"/>
              <w:rFonts w:ascii="Times New Roman" w:eastAsiaTheme="minorEastAsia" w:hAnsi="Times New Roman" w:cs="Times New Roman"/>
              <w:b w:val="0"/>
              <w:bCs w:val="0"/>
              <w:caps w:val="0"/>
              <w:noProof/>
              <w:sz w:val="24"/>
              <w:szCs w:val="24"/>
              <w:lang w:val="es-PE" w:eastAsia="es-PE"/>
            </w:rPr>
          </w:pPr>
          <w:del w:id="1622" w:author="Regina Casanova" w:date="2018-07-29T19:18:00Z">
            <w:r w:rsidRPr="00F75055" w:rsidDel="00F95B03">
              <w:rPr>
                <w:rFonts w:ascii="Times New Roman" w:hAnsi="Times New Roman" w:cs="Times New Roman"/>
                <w:b w:val="0"/>
                <w:noProof/>
                <w:sz w:val="24"/>
                <w:szCs w:val="24"/>
                <w:rPrChange w:id="1623" w:author="Regina Casanova" w:date="2018-07-29T19:32:00Z">
                  <w:rPr>
                    <w:rStyle w:val="Hipervnculo"/>
                    <w:rFonts w:ascii="Times New Roman" w:hAnsi="Times New Roman" w:cs="Times New Roman"/>
                    <w:noProof/>
                    <w:sz w:val="24"/>
                    <w:szCs w:val="24"/>
                  </w:rPr>
                </w:rPrChange>
              </w:rPr>
              <w:delText>Fuente de Financiamiento</w:delText>
            </w:r>
            <w:r w:rsidRPr="00F75055" w:rsidDel="00F95B03">
              <w:rPr>
                <w:rFonts w:ascii="Times New Roman" w:hAnsi="Times New Roman" w:cs="Times New Roman"/>
                <w:b w:val="0"/>
                <w:noProof/>
                <w:webHidden/>
                <w:sz w:val="24"/>
                <w:szCs w:val="24"/>
              </w:rPr>
              <w:tab/>
              <w:delText>6</w:delText>
            </w:r>
          </w:del>
        </w:p>
        <w:p w14:paraId="047CE114" w14:textId="7E4EBB03" w:rsidR="009E6BE6" w:rsidRPr="004F498A" w:rsidDel="00F95B03" w:rsidRDefault="009E6BE6" w:rsidP="009E6BE6">
          <w:pPr>
            <w:pStyle w:val="TDC1"/>
            <w:rPr>
              <w:del w:id="1624" w:author="Regina Casanova" w:date="2018-07-29T19:18:00Z"/>
              <w:rFonts w:ascii="Times New Roman" w:eastAsiaTheme="minorEastAsia" w:hAnsi="Times New Roman" w:cs="Times New Roman"/>
              <w:b w:val="0"/>
              <w:bCs w:val="0"/>
              <w:caps w:val="0"/>
              <w:noProof/>
              <w:sz w:val="24"/>
              <w:szCs w:val="24"/>
              <w:lang w:val="es-PE" w:eastAsia="es-PE"/>
            </w:rPr>
          </w:pPr>
          <w:del w:id="1625" w:author="Regina Casanova" w:date="2018-07-29T19:18:00Z">
            <w:r w:rsidRPr="00F75055" w:rsidDel="00F95B03">
              <w:rPr>
                <w:rFonts w:ascii="Times New Roman" w:hAnsi="Times New Roman" w:cs="Times New Roman"/>
                <w:b w:val="0"/>
                <w:noProof/>
                <w:sz w:val="24"/>
                <w:szCs w:val="24"/>
                <w:rPrChange w:id="1626" w:author="Regina Casanova" w:date="2018-07-29T19:32:00Z">
                  <w:rPr>
                    <w:rStyle w:val="Hipervnculo"/>
                    <w:rFonts w:ascii="Times New Roman" w:hAnsi="Times New Roman" w:cs="Times New Roman"/>
                    <w:noProof/>
                    <w:sz w:val="24"/>
                    <w:szCs w:val="24"/>
                  </w:rPr>
                </w:rPrChange>
              </w:rPr>
              <w:delText>Declaración del autor</w:delText>
            </w:r>
            <w:r w:rsidRPr="00F75055" w:rsidDel="00F95B03">
              <w:rPr>
                <w:rFonts w:ascii="Times New Roman" w:hAnsi="Times New Roman" w:cs="Times New Roman"/>
                <w:b w:val="0"/>
                <w:noProof/>
                <w:webHidden/>
                <w:sz w:val="24"/>
                <w:szCs w:val="24"/>
              </w:rPr>
              <w:tab/>
              <w:delText>7</w:delText>
            </w:r>
          </w:del>
        </w:p>
        <w:p w14:paraId="45D379EE" w14:textId="3FFFDB22" w:rsidR="009E6BE6" w:rsidRPr="004F498A" w:rsidDel="00F95B03" w:rsidRDefault="009E6BE6" w:rsidP="009E6BE6">
          <w:pPr>
            <w:pStyle w:val="TDC1"/>
            <w:rPr>
              <w:del w:id="1627" w:author="Regina Casanova" w:date="2018-07-29T19:18:00Z"/>
              <w:rFonts w:ascii="Times New Roman" w:eastAsiaTheme="minorEastAsia" w:hAnsi="Times New Roman" w:cs="Times New Roman"/>
              <w:b w:val="0"/>
              <w:bCs w:val="0"/>
              <w:caps w:val="0"/>
              <w:noProof/>
              <w:sz w:val="24"/>
              <w:szCs w:val="24"/>
              <w:lang w:val="es-PE" w:eastAsia="es-PE"/>
            </w:rPr>
          </w:pPr>
          <w:del w:id="1628" w:author="Regina Casanova" w:date="2018-07-29T19:18:00Z">
            <w:r w:rsidRPr="00F75055" w:rsidDel="00F95B03">
              <w:rPr>
                <w:rFonts w:ascii="Times New Roman" w:hAnsi="Times New Roman" w:cs="Times New Roman"/>
                <w:b w:val="0"/>
                <w:noProof/>
                <w:sz w:val="24"/>
                <w:szCs w:val="24"/>
                <w:rPrChange w:id="1629" w:author="Regina Casanova" w:date="2018-07-29T19:32:00Z">
                  <w:rPr>
                    <w:rStyle w:val="Hipervnculo"/>
                    <w:rFonts w:ascii="Times New Roman" w:hAnsi="Times New Roman" w:cs="Times New Roman"/>
                    <w:noProof/>
                    <w:sz w:val="24"/>
                    <w:szCs w:val="24"/>
                  </w:rPr>
                </w:rPrChange>
              </w:rPr>
              <w:delText>Listado de Acrónimos</w:delText>
            </w:r>
            <w:r w:rsidRPr="00F75055" w:rsidDel="00F95B03">
              <w:rPr>
                <w:rFonts w:ascii="Times New Roman" w:hAnsi="Times New Roman" w:cs="Times New Roman"/>
                <w:b w:val="0"/>
                <w:noProof/>
                <w:webHidden/>
                <w:sz w:val="24"/>
                <w:szCs w:val="24"/>
              </w:rPr>
              <w:tab/>
              <w:delText>11</w:delText>
            </w:r>
          </w:del>
        </w:p>
        <w:p w14:paraId="5CF98C1B" w14:textId="7CEF62E0" w:rsidR="009E6BE6" w:rsidRPr="004F498A" w:rsidDel="00F95B03" w:rsidRDefault="009E6BE6" w:rsidP="009E6BE6">
          <w:pPr>
            <w:pStyle w:val="TDC1"/>
            <w:rPr>
              <w:del w:id="1630" w:author="Regina Casanova" w:date="2018-07-29T19:18:00Z"/>
              <w:rFonts w:ascii="Times New Roman" w:eastAsiaTheme="minorEastAsia" w:hAnsi="Times New Roman" w:cs="Times New Roman"/>
              <w:b w:val="0"/>
              <w:bCs w:val="0"/>
              <w:caps w:val="0"/>
              <w:noProof/>
              <w:sz w:val="24"/>
              <w:szCs w:val="24"/>
              <w:lang w:val="es-PE" w:eastAsia="es-PE"/>
            </w:rPr>
          </w:pPr>
          <w:del w:id="1631" w:author="Regina Casanova" w:date="2018-07-29T19:18:00Z">
            <w:r w:rsidRPr="00F75055" w:rsidDel="00F95B03">
              <w:rPr>
                <w:rFonts w:ascii="Times New Roman" w:hAnsi="Times New Roman" w:cs="Times New Roman"/>
                <w:b w:val="0"/>
                <w:noProof/>
                <w:sz w:val="24"/>
                <w:szCs w:val="24"/>
                <w:rPrChange w:id="1632" w:author="Regina Casanova" w:date="2018-07-29T19:32:00Z">
                  <w:rPr>
                    <w:rStyle w:val="Hipervnculo"/>
                    <w:rFonts w:ascii="Times New Roman" w:hAnsi="Times New Roman" w:cs="Times New Roman"/>
                    <w:noProof/>
                    <w:sz w:val="24"/>
                    <w:szCs w:val="24"/>
                  </w:rPr>
                </w:rPrChange>
              </w:rPr>
              <w:delText>Resumen</w:delText>
            </w:r>
            <w:r w:rsidRPr="00F75055" w:rsidDel="00F95B03">
              <w:rPr>
                <w:rFonts w:ascii="Times New Roman" w:hAnsi="Times New Roman" w:cs="Times New Roman"/>
                <w:b w:val="0"/>
                <w:noProof/>
                <w:webHidden/>
                <w:sz w:val="24"/>
                <w:szCs w:val="24"/>
              </w:rPr>
              <w:tab/>
              <w:delText>12</w:delText>
            </w:r>
          </w:del>
        </w:p>
        <w:p w14:paraId="6C80D02E" w14:textId="664DB29F" w:rsidR="009E6BE6" w:rsidRPr="004F498A" w:rsidDel="00F95B03" w:rsidRDefault="009E6BE6" w:rsidP="009E6BE6">
          <w:pPr>
            <w:pStyle w:val="TDC1"/>
            <w:rPr>
              <w:del w:id="1633" w:author="Regina Casanova" w:date="2018-07-29T19:18:00Z"/>
              <w:rFonts w:ascii="Times New Roman" w:eastAsiaTheme="minorEastAsia" w:hAnsi="Times New Roman" w:cs="Times New Roman"/>
              <w:b w:val="0"/>
              <w:bCs w:val="0"/>
              <w:caps w:val="0"/>
              <w:noProof/>
              <w:sz w:val="24"/>
              <w:szCs w:val="24"/>
              <w:lang w:val="es-PE" w:eastAsia="es-PE"/>
            </w:rPr>
          </w:pPr>
          <w:del w:id="1634" w:author="Regina Casanova" w:date="2018-07-29T19:18:00Z">
            <w:r w:rsidRPr="00F75055" w:rsidDel="00F95B03">
              <w:rPr>
                <w:rFonts w:ascii="Times New Roman" w:hAnsi="Times New Roman" w:cs="Times New Roman"/>
                <w:b w:val="0"/>
                <w:noProof/>
                <w:sz w:val="24"/>
                <w:szCs w:val="24"/>
                <w:rPrChange w:id="1635" w:author="Regina Casanova" w:date="2018-07-29T19:32:00Z">
                  <w:rPr>
                    <w:rStyle w:val="Hipervnculo"/>
                    <w:rFonts w:ascii="Times New Roman" w:hAnsi="Times New Roman" w:cs="Times New Roman"/>
                    <w:noProof/>
                    <w:sz w:val="24"/>
                    <w:szCs w:val="24"/>
                  </w:rPr>
                </w:rPrChange>
              </w:rPr>
              <w:delText>Palabras Clave</w:delText>
            </w:r>
            <w:r w:rsidRPr="00F75055" w:rsidDel="00F95B03">
              <w:rPr>
                <w:rFonts w:ascii="Times New Roman" w:hAnsi="Times New Roman" w:cs="Times New Roman"/>
                <w:b w:val="0"/>
                <w:noProof/>
                <w:webHidden/>
                <w:sz w:val="24"/>
                <w:szCs w:val="24"/>
              </w:rPr>
              <w:tab/>
              <w:delText>14</w:delText>
            </w:r>
          </w:del>
        </w:p>
        <w:p w14:paraId="24BF75E4" w14:textId="4BF6920B" w:rsidR="009E6BE6" w:rsidRPr="004F498A" w:rsidDel="00F95B03" w:rsidRDefault="009E6BE6" w:rsidP="009E6BE6">
          <w:pPr>
            <w:pStyle w:val="TDC1"/>
            <w:rPr>
              <w:del w:id="1636" w:author="Regina Casanova" w:date="2018-07-29T19:18:00Z"/>
              <w:rFonts w:ascii="Times New Roman" w:eastAsiaTheme="minorEastAsia" w:hAnsi="Times New Roman" w:cs="Times New Roman"/>
              <w:b w:val="0"/>
              <w:bCs w:val="0"/>
              <w:caps w:val="0"/>
              <w:noProof/>
              <w:sz w:val="24"/>
              <w:szCs w:val="24"/>
              <w:lang w:val="es-PE" w:eastAsia="es-PE"/>
            </w:rPr>
          </w:pPr>
          <w:del w:id="1637" w:author="Regina Casanova" w:date="2018-07-29T19:18:00Z">
            <w:r w:rsidRPr="00F75055" w:rsidDel="00F95B03">
              <w:rPr>
                <w:rFonts w:ascii="Times New Roman" w:hAnsi="Times New Roman" w:cs="Times New Roman"/>
                <w:b w:val="0"/>
                <w:noProof/>
                <w:sz w:val="24"/>
                <w:szCs w:val="24"/>
                <w:rPrChange w:id="1638" w:author="Regina Casanova" w:date="2018-07-29T19:32:00Z">
                  <w:rPr>
                    <w:rStyle w:val="Hipervnculo"/>
                    <w:rFonts w:ascii="Times New Roman" w:hAnsi="Times New Roman" w:cs="Times New Roman"/>
                    <w:noProof/>
                    <w:sz w:val="24"/>
                    <w:szCs w:val="24"/>
                  </w:rPr>
                </w:rPrChange>
              </w:rPr>
              <w:delText>Introducción</w:delText>
            </w:r>
            <w:r w:rsidRPr="00F75055" w:rsidDel="00F95B03">
              <w:rPr>
                <w:rFonts w:ascii="Times New Roman" w:hAnsi="Times New Roman" w:cs="Times New Roman"/>
                <w:b w:val="0"/>
                <w:noProof/>
                <w:webHidden/>
                <w:sz w:val="24"/>
                <w:szCs w:val="24"/>
              </w:rPr>
              <w:tab/>
              <w:delText>15</w:delText>
            </w:r>
          </w:del>
        </w:p>
        <w:p w14:paraId="601A64FF" w14:textId="6C5827CA" w:rsidR="009E6BE6" w:rsidRPr="004F498A" w:rsidDel="00F95B03" w:rsidRDefault="009E6BE6" w:rsidP="009E6BE6">
          <w:pPr>
            <w:pStyle w:val="TDC1"/>
            <w:rPr>
              <w:del w:id="1639" w:author="Regina Casanova" w:date="2018-07-29T19:18:00Z"/>
              <w:rFonts w:ascii="Times New Roman" w:eastAsiaTheme="minorEastAsia" w:hAnsi="Times New Roman" w:cs="Times New Roman"/>
              <w:b w:val="0"/>
              <w:bCs w:val="0"/>
              <w:caps w:val="0"/>
              <w:noProof/>
              <w:sz w:val="24"/>
              <w:szCs w:val="24"/>
              <w:lang w:val="es-PE" w:eastAsia="es-PE"/>
            </w:rPr>
          </w:pPr>
          <w:del w:id="1640" w:author="Regina Casanova" w:date="2018-07-29T19:18:00Z">
            <w:r w:rsidRPr="00F75055" w:rsidDel="00F95B03">
              <w:rPr>
                <w:rFonts w:ascii="Times New Roman" w:hAnsi="Times New Roman" w:cs="Times New Roman"/>
                <w:b w:val="0"/>
                <w:noProof/>
                <w:sz w:val="24"/>
                <w:szCs w:val="24"/>
                <w:rPrChange w:id="1641" w:author="Regina Casanova" w:date="2018-07-29T19:32:00Z">
                  <w:rPr>
                    <w:rStyle w:val="Hipervnculo"/>
                    <w:rFonts w:ascii="Times New Roman" w:hAnsi="Times New Roman" w:cs="Times New Roman"/>
                    <w:noProof/>
                    <w:sz w:val="24"/>
                    <w:szCs w:val="24"/>
                  </w:rPr>
                </w:rPrChange>
              </w:rPr>
              <w:delText>Planteamiento del Problema</w:delText>
            </w:r>
            <w:r w:rsidRPr="00F75055" w:rsidDel="00F95B03">
              <w:rPr>
                <w:rFonts w:ascii="Times New Roman" w:hAnsi="Times New Roman" w:cs="Times New Roman"/>
                <w:b w:val="0"/>
                <w:noProof/>
                <w:webHidden/>
                <w:sz w:val="24"/>
                <w:szCs w:val="24"/>
              </w:rPr>
              <w:tab/>
              <w:delText>17</w:delText>
            </w:r>
          </w:del>
        </w:p>
        <w:p w14:paraId="6FA17B2D" w14:textId="2A57886A" w:rsidR="009E6BE6" w:rsidRPr="004F498A" w:rsidDel="00F95B03" w:rsidRDefault="009E6BE6" w:rsidP="009E6BE6">
          <w:pPr>
            <w:pStyle w:val="TDC1"/>
            <w:rPr>
              <w:del w:id="1642" w:author="Regina Casanova" w:date="2018-07-29T19:18:00Z"/>
              <w:rFonts w:ascii="Times New Roman" w:eastAsiaTheme="minorEastAsia" w:hAnsi="Times New Roman" w:cs="Times New Roman"/>
              <w:b w:val="0"/>
              <w:bCs w:val="0"/>
              <w:caps w:val="0"/>
              <w:noProof/>
              <w:sz w:val="24"/>
              <w:szCs w:val="24"/>
              <w:lang w:val="es-PE" w:eastAsia="es-PE"/>
            </w:rPr>
          </w:pPr>
          <w:del w:id="1643" w:author="Regina Casanova" w:date="2018-07-29T19:18:00Z">
            <w:r w:rsidRPr="00F75055" w:rsidDel="00F95B03">
              <w:rPr>
                <w:rFonts w:ascii="Times New Roman" w:hAnsi="Times New Roman" w:cs="Times New Roman"/>
                <w:b w:val="0"/>
                <w:noProof/>
                <w:sz w:val="24"/>
                <w:szCs w:val="24"/>
                <w:rPrChange w:id="1644" w:author="Regina Casanova" w:date="2018-07-29T19:32:00Z">
                  <w:rPr>
                    <w:rStyle w:val="Hipervnculo"/>
                    <w:rFonts w:ascii="Times New Roman" w:hAnsi="Times New Roman" w:cs="Times New Roman"/>
                    <w:noProof/>
                    <w:sz w:val="24"/>
                    <w:szCs w:val="24"/>
                  </w:rPr>
                </w:rPrChange>
              </w:rPr>
              <w:delText>Marco Teórico</w:delText>
            </w:r>
            <w:r w:rsidRPr="00F75055" w:rsidDel="00F95B03">
              <w:rPr>
                <w:rFonts w:ascii="Times New Roman" w:hAnsi="Times New Roman" w:cs="Times New Roman"/>
                <w:b w:val="0"/>
                <w:noProof/>
                <w:webHidden/>
                <w:sz w:val="24"/>
                <w:szCs w:val="24"/>
              </w:rPr>
              <w:tab/>
              <w:delText>19</w:delText>
            </w:r>
          </w:del>
        </w:p>
        <w:p w14:paraId="20FF66CF" w14:textId="45601A41" w:rsidR="009E6BE6" w:rsidRPr="00F75055" w:rsidDel="00F95B03" w:rsidRDefault="009E6BE6" w:rsidP="009E6BE6">
          <w:pPr>
            <w:pStyle w:val="TDC2"/>
            <w:rPr>
              <w:del w:id="1645" w:author="Regina Casanova" w:date="2018-07-29T19:18:00Z"/>
              <w:rFonts w:ascii="Times New Roman" w:eastAsiaTheme="minorEastAsia" w:hAnsi="Times New Roman" w:cs="Times New Roman"/>
              <w:smallCaps w:val="0"/>
              <w:noProof/>
              <w:sz w:val="24"/>
              <w:szCs w:val="24"/>
              <w:lang w:val="es-PE" w:eastAsia="es-PE"/>
            </w:rPr>
          </w:pPr>
          <w:del w:id="1646" w:author="Regina Casanova" w:date="2018-07-29T19:18:00Z">
            <w:r w:rsidRPr="00F75055" w:rsidDel="00F95B03">
              <w:rPr>
                <w:rFonts w:ascii="Times New Roman" w:hAnsi="Times New Roman" w:cs="Times New Roman"/>
                <w:noProof/>
                <w:sz w:val="24"/>
                <w:szCs w:val="24"/>
                <w:lang w:val="es-PE"/>
                <w:rPrChange w:id="1647" w:author="Regina Casanova" w:date="2018-07-29T19:32:00Z">
                  <w:rPr>
                    <w:rStyle w:val="Hipervnculo"/>
                    <w:rFonts w:ascii="Times New Roman" w:hAnsi="Times New Roman" w:cs="Times New Roman"/>
                    <w:noProof/>
                    <w:sz w:val="24"/>
                    <w:szCs w:val="24"/>
                    <w:lang w:val="es-PE"/>
                  </w:rPr>
                </w:rPrChange>
              </w:rPr>
              <w:delText>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648" w:author="Regina Casanova" w:date="2018-07-29T19:32:00Z">
                  <w:rPr>
                    <w:rStyle w:val="Hipervnculo"/>
                    <w:rFonts w:ascii="Times New Roman" w:hAnsi="Times New Roman" w:cs="Times New Roman"/>
                    <w:noProof/>
                    <w:sz w:val="24"/>
                    <w:szCs w:val="24"/>
                    <w:lang w:val="es-PE"/>
                  </w:rPr>
                </w:rPrChange>
              </w:rPr>
              <w:delText>Calidad de Atención al usuario y sistemas de gestión para reclamos en el sector salud</w:delText>
            </w:r>
            <w:r w:rsidRPr="00F75055" w:rsidDel="00F95B03">
              <w:rPr>
                <w:rFonts w:ascii="Times New Roman" w:hAnsi="Times New Roman" w:cs="Times New Roman"/>
                <w:noProof/>
                <w:webHidden/>
                <w:sz w:val="24"/>
                <w:szCs w:val="24"/>
              </w:rPr>
              <w:tab/>
              <w:delText>19</w:delText>
            </w:r>
          </w:del>
        </w:p>
        <w:p w14:paraId="0117D79D" w14:textId="15F21096" w:rsidR="009E6BE6" w:rsidRPr="004F498A" w:rsidDel="00F95B03" w:rsidRDefault="009E6BE6" w:rsidP="009E6BE6">
          <w:pPr>
            <w:pStyle w:val="TDC3"/>
            <w:spacing w:line="480" w:lineRule="auto"/>
            <w:rPr>
              <w:del w:id="1649" w:author="Regina Casanova" w:date="2018-07-29T19:18:00Z"/>
              <w:rFonts w:ascii="Times New Roman" w:eastAsiaTheme="minorEastAsia" w:hAnsi="Times New Roman" w:cs="Times New Roman"/>
              <w:i w:val="0"/>
              <w:iCs w:val="0"/>
              <w:noProof/>
              <w:sz w:val="24"/>
              <w:szCs w:val="24"/>
              <w:lang w:val="es-PE" w:eastAsia="es-PE"/>
            </w:rPr>
          </w:pPr>
          <w:del w:id="1650" w:author="Regina Casanova" w:date="2018-07-29T19:18:00Z">
            <w:r w:rsidRPr="00F75055" w:rsidDel="00F95B03">
              <w:rPr>
                <w:rFonts w:ascii="Times New Roman" w:hAnsi="Times New Roman" w:cs="Times New Roman"/>
                <w:i w:val="0"/>
                <w:noProof/>
                <w:sz w:val="24"/>
                <w:szCs w:val="24"/>
                <w:lang w:val="es-PE"/>
                <w:rPrChange w:id="1651" w:author="Regina Casanova" w:date="2018-07-29T19:32:00Z">
                  <w:rPr>
                    <w:rStyle w:val="Hipervnculo"/>
                    <w:rFonts w:ascii="Times New Roman" w:hAnsi="Times New Roman" w:cs="Times New Roman"/>
                    <w:noProof/>
                    <w:sz w:val="24"/>
                    <w:szCs w:val="24"/>
                    <w:lang w:val="es-PE"/>
                  </w:rPr>
                </w:rPrChange>
              </w:rPr>
              <w:delText>1.</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52" w:author="Regina Casanova" w:date="2018-07-29T19:32:00Z">
                  <w:rPr>
                    <w:rStyle w:val="Hipervnculo"/>
                    <w:rFonts w:ascii="Times New Roman" w:hAnsi="Times New Roman" w:cs="Times New Roman"/>
                    <w:noProof/>
                    <w:sz w:val="24"/>
                    <w:szCs w:val="24"/>
                    <w:lang w:val="es-PE"/>
                  </w:rPr>
                </w:rPrChange>
              </w:rPr>
              <w:delText>Calidad de Atención en Salud al Usuario</w:delText>
            </w:r>
            <w:r w:rsidRPr="00F75055" w:rsidDel="00F95B03">
              <w:rPr>
                <w:rFonts w:ascii="Times New Roman" w:hAnsi="Times New Roman" w:cs="Times New Roman"/>
                <w:i w:val="0"/>
                <w:noProof/>
                <w:webHidden/>
                <w:sz w:val="24"/>
                <w:szCs w:val="24"/>
              </w:rPr>
              <w:tab/>
              <w:delText>19</w:delText>
            </w:r>
          </w:del>
        </w:p>
        <w:p w14:paraId="0AB74F4C" w14:textId="52EADCFE" w:rsidR="009E6BE6" w:rsidRPr="004F498A" w:rsidDel="00F95B03" w:rsidRDefault="009E6BE6" w:rsidP="009E6BE6">
          <w:pPr>
            <w:pStyle w:val="TDC3"/>
            <w:spacing w:line="480" w:lineRule="auto"/>
            <w:rPr>
              <w:del w:id="1653" w:author="Regina Casanova" w:date="2018-07-29T19:18:00Z"/>
              <w:rFonts w:ascii="Times New Roman" w:eastAsiaTheme="minorEastAsia" w:hAnsi="Times New Roman" w:cs="Times New Roman"/>
              <w:i w:val="0"/>
              <w:iCs w:val="0"/>
              <w:noProof/>
              <w:sz w:val="24"/>
              <w:szCs w:val="24"/>
              <w:lang w:val="es-PE" w:eastAsia="es-PE"/>
            </w:rPr>
          </w:pPr>
          <w:del w:id="1654" w:author="Regina Casanova" w:date="2018-07-29T19:18:00Z">
            <w:r w:rsidRPr="00F75055" w:rsidDel="00F95B03">
              <w:rPr>
                <w:rFonts w:ascii="Times New Roman" w:hAnsi="Times New Roman" w:cs="Times New Roman"/>
                <w:i w:val="0"/>
                <w:noProof/>
                <w:sz w:val="24"/>
                <w:szCs w:val="24"/>
                <w:lang w:val="es-PE"/>
                <w:rPrChange w:id="1655" w:author="Regina Casanova" w:date="2018-07-29T19:32:00Z">
                  <w:rPr>
                    <w:rStyle w:val="Hipervnculo"/>
                    <w:rFonts w:ascii="Times New Roman" w:hAnsi="Times New Roman" w:cs="Times New Roman"/>
                    <w:noProof/>
                    <w:sz w:val="24"/>
                    <w:szCs w:val="24"/>
                    <w:lang w:val="es-PE"/>
                  </w:rPr>
                </w:rPrChange>
              </w:rPr>
              <w:delText>2.</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56" w:author="Regina Casanova" w:date="2018-07-29T19:32:00Z">
                  <w:rPr>
                    <w:rStyle w:val="Hipervnculo"/>
                    <w:rFonts w:ascii="Times New Roman" w:hAnsi="Times New Roman" w:cs="Times New Roman"/>
                    <w:noProof/>
                    <w:sz w:val="24"/>
                    <w:szCs w:val="24"/>
                    <w:lang w:val="es-PE"/>
                  </w:rPr>
                </w:rPrChange>
              </w:rPr>
              <w:delText>Satisfacción del paciente e importancia de su monitoreo</w:delText>
            </w:r>
            <w:r w:rsidRPr="00F75055" w:rsidDel="00F95B03">
              <w:rPr>
                <w:rFonts w:ascii="Times New Roman" w:hAnsi="Times New Roman" w:cs="Times New Roman"/>
                <w:i w:val="0"/>
                <w:noProof/>
                <w:webHidden/>
                <w:sz w:val="24"/>
                <w:szCs w:val="24"/>
              </w:rPr>
              <w:tab/>
              <w:delText>20</w:delText>
            </w:r>
          </w:del>
        </w:p>
        <w:p w14:paraId="3569BEFF" w14:textId="131A880F" w:rsidR="009E6BE6" w:rsidRPr="004F498A" w:rsidDel="00F95B03" w:rsidRDefault="009E6BE6" w:rsidP="009E6BE6">
          <w:pPr>
            <w:pStyle w:val="TDC3"/>
            <w:spacing w:line="480" w:lineRule="auto"/>
            <w:rPr>
              <w:del w:id="1657" w:author="Regina Casanova" w:date="2018-07-29T19:18:00Z"/>
              <w:rFonts w:ascii="Times New Roman" w:eastAsiaTheme="minorEastAsia" w:hAnsi="Times New Roman" w:cs="Times New Roman"/>
              <w:i w:val="0"/>
              <w:iCs w:val="0"/>
              <w:noProof/>
              <w:sz w:val="24"/>
              <w:szCs w:val="24"/>
              <w:lang w:val="es-PE" w:eastAsia="es-PE"/>
            </w:rPr>
          </w:pPr>
          <w:del w:id="1658" w:author="Regina Casanova" w:date="2018-07-29T19:18:00Z">
            <w:r w:rsidRPr="00F75055" w:rsidDel="00F95B03">
              <w:rPr>
                <w:rFonts w:ascii="Times New Roman" w:hAnsi="Times New Roman" w:cs="Times New Roman"/>
                <w:i w:val="0"/>
                <w:noProof/>
                <w:sz w:val="24"/>
                <w:szCs w:val="24"/>
                <w:lang w:val="es-PE"/>
                <w:rPrChange w:id="1659" w:author="Regina Casanova" w:date="2018-07-29T19:32:00Z">
                  <w:rPr>
                    <w:rStyle w:val="Hipervnculo"/>
                    <w:rFonts w:ascii="Times New Roman" w:hAnsi="Times New Roman" w:cs="Times New Roman"/>
                    <w:noProof/>
                    <w:sz w:val="24"/>
                    <w:szCs w:val="24"/>
                    <w:lang w:val="es-PE"/>
                  </w:rPr>
                </w:rPrChange>
              </w:rPr>
              <w:delText>3.</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60" w:author="Regina Casanova" w:date="2018-07-29T19:32:00Z">
                  <w:rPr>
                    <w:rStyle w:val="Hipervnculo"/>
                    <w:rFonts w:ascii="Times New Roman" w:hAnsi="Times New Roman" w:cs="Times New Roman"/>
                    <w:noProof/>
                    <w:sz w:val="24"/>
                    <w:szCs w:val="24"/>
                    <w:lang w:val="es-PE"/>
                  </w:rPr>
                </w:rPrChange>
              </w:rPr>
              <w:delText>Formas de monitoreo en Perú y el Mundo</w:delText>
            </w:r>
            <w:r w:rsidRPr="00F75055" w:rsidDel="00F95B03">
              <w:rPr>
                <w:rFonts w:ascii="Times New Roman" w:hAnsi="Times New Roman" w:cs="Times New Roman"/>
                <w:i w:val="0"/>
                <w:noProof/>
                <w:webHidden/>
                <w:sz w:val="24"/>
                <w:szCs w:val="24"/>
              </w:rPr>
              <w:tab/>
              <w:delText>20</w:delText>
            </w:r>
          </w:del>
        </w:p>
        <w:p w14:paraId="34D11E4F" w14:textId="678180A4" w:rsidR="009E6BE6" w:rsidRPr="004F498A" w:rsidDel="00F95B03" w:rsidRDefault="009E6BE6" w:rsidP="009E6BE6">
          <w:pPr>
            <w:pStyle w:val="TDC3"/>
            <w:spacing w:line="480" w:lineRule="auto"/>
            <w:rPr>
              <w:del w:id="1661" w:author="Regina Casanova" w:date="2018-07-29T19:18:00Z"/>
              <w:rFonts w:ascii="Times New Roman" w:eastAsiaTheme="minorEastAsia" w:hAnsi="Times New Roman" w:cs="Times New Roman"/>
              <w:i w:val="0"/>
              <w:iCs w:val="0"/>
              <w:noProof/>
              <w:sz w:val="24"/>
              <w:szCs w:val="24"/>
              <w:lang w:val="es-PE" w:eastAsia="es-PE"/>
            </w:rPr>
          </w:pPr>
          <w:del w:id="1662" w:author="Regina Casanova" w:date="2018-07-29T19:18:00Z">
            <w:r w:rsidRPr="00F75055" w:rsidDel="00F95B03">
              <w:rPr>
                <w:rFonts w:ascii="Times New Roman" w:hAnsi="Times New Roman" w:cs="Times New Roman"/>
                <w:i w:val="0"/>
                <w:noProof/>
                <w:sz w:val="24"/>
                <w:szCs w:val="24"/>
                <w:lang w:val="es-PE"/>
                <w:rPrChange w:id="1663" w:author="Regina Casanova" w:date="2018-07-29T19:32:00Z">
                  <w:rPr>
                    <w:rStyle w:val="Hipervnculo"/>
                    <w:rFonts w:ascii="Times New Roman" w:hAnsi="Times New Roman" w:cs="Times New Roman"/>
                    <w:noProof/>
                    <w:sz w:val="24"/>
                    <w:szCs w:val="24"/>
                    <w:lang w:val="es-PE"/>
                  </w:rPr>
                </w:rPrChange>
              </w:rPr>
              <w:delText>4.</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64" w:author="Regina Casanova" w:date="2018-07-29T19:32:00Z">
                  <w:rPr>
                    <w:rStyle w:val="Hipervnculo"/>
                    <w:rFonts w:ascii="Times New Roman" w:hAnsi="Times New Roman" w:cs="Times New Roman"/>
                    <w:noProof/>
                    <w:sz w:val="24"/>
                    <w:szCs w:val="24"/>
                    <w:lang w:val="es-PE"/>
                  </w:rPr>
                </w:rPrChange>
              </w:rPr>
              <w:delText>Sistema de gestión de reclamos en el sector salud</w:delText>
            </w:r>
            <w:r w:rsidRPr="00F75055" w:rsidDel="00F95B03">
              <w:rPr>
                <w:rFonts w:ascii="Times New Roman" w:hAnsi="Times New Roman" w:cs="Times New Roman"/>
                <w:i w:val="0"/>
                <w:noProof/>
                <w:webHidden/>
                <w:sz w:val="24"/>
                <w:szCs w:val="24"/>
              </w:rPr>
              <w:tab/>
              <w:delText>22</w:delText>
            </w:r>
          </w:del>
        </w:p>
        <w:p w14:paraId="55847A70" w14:textId="51C15000" w:rsidR="009E6BE6" w:rsidRPr="00F75055" w:rsidDel="00F95B03" w:rsidRDefault="009E6BE6" w:rsidP="009E6BE6">
          <w:pPr>
            <w:pStyle w:val="TDC2"/>
            <w:rPr>
              <w:del w:id="1665" w:author="Regina Casanova" w:date="2018-07-29T19:18:00Z"/>
              <w:rFonts w:ascii="Times New Roman" w:eastAsiaTheme="minorEastAsia" w:hAnsi="Times New Roman" w:cs="Times New Roman"/>
              <w:smallCaps w:val="0"/>
              <w:noProof/>
              <w:sz w:val="24"/>
              <w:szCs w:val="24"/>
              <w:lang w:val="es-PE" w:eastAsia="es-PE"/>
            </w:rPr>
          </w:pPr>
          <w:del w:id="1666" w:author="Regina Casanova" w:date="2018-07-29T19:18:00Z">
            <w:r w:rsidRPr="00F75055" w:rsidDel="00F95B03">
              <w:rPr>
                <w:rFonts w:ascii="Times New Roman" w:hAnsi="Times New Roman" w:cs="Times New Roman"/>
                <w:noProof/>
                <w:sz w:val="24"/>
                <w:szCs w:val="24"/>
                <w:lang w:val="es-PE"/>
                <w:rPrChange w:id="1667" w:author="Regina Casanova" w:date="2018-07-29T19:32:00Z">
                  <w:rPr>
                    <w:rStyle w:val="Hipervnculo"/>
                    <w:rFonts w:ascii="Times New Roman" w:hAnsi="Times New Roman" w:cs="Times New Roman"/>
                    <w:noProof/>
                    <w:sz w:val="24"/>
                    <w:szCs w:val="24"/>
                    <w:lang w:val="es-PE"/>
                  </w:rPr>
                </w:rPrChange>
              </w:rPr>
              <w:delText>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668" w:author="Regina Casanova" w:date="2018-07-29T19:32:00Z">
                  <w:rPr>
                    <w:rStyle w:val="Hipervnculo"/>
                    <w:rFonts w:ascii="Times New Roman" w:hAnsi="Times New Roman" w:cs="Times New Roman"/>
                    <w:noProof/>
                    <w:sz w:val="24"/>
                    <w:szCs w:val="24"/>
                    <w:lang w:val="es-PE"/>
                  </w:rPr>
                </w:rPrChange>
              </w:rPr>
              <w:delText>Diseño Centrado en el Usuario y su importancia en el sector salud</w:delText>
            </w:r>
            <w:r w:rsidRPr="00F75055" w:rsidDel="00F95B03">
              <w:rPr>
                <w:rFonts w:ascii="Times New Roman" w:hAnsi="Times New Roman" w:cs="Times New Roman"/>
                <w:noProof/>
                <w:webHidden/>
                <w:sz w:val="24"/>
                <w:szCs w:val="24"/>
              </w:rPr>
              <w:tab/>
              <w:delText>27</w:delText>
            </w:r>
          </w:del>
        </w:p>
        <w:p w14:paraId="565A0E4D" w14:textId="0DC92F95" w:rsidR="009E6BE6" w:rsidRPr="004F498A" w:rsidDel="00F95B03" w:rsidRDefault="009E6BE6" w:rsidP="009E6BE6">
          <w:pPr>
            <w:pStyle w:val="TDC3"/>
            <w:spacing w:line="480" w:lineRule="auto"/>
            <w:rPr>
              <w:del w:id="1669" w:author="Regina Casanova" w:date="2018-07-29T19:18:00Z"/>
              <w:rFonts w:ascii="Times New Roman" w:eastAsiaTheme="minorEastAsia" w:hAnsi="Times New Roman" w:cs="Times New Roman"/>
              <w:i w:val="0"/>
              <w:iCs w:val="0"/>
              <w:noProof/>
              <w:sz w:val="24"/>
              <w:szCs w:val="24"/>
              <w:lang w:val="es-PE" w:eastAsia="es-PE"/>
            </w:rPr>
          </w:pPr>
          <w:del w:id="1670" w:author="Regina Casanova" w:date="2018-07-29T19:18:00Z">
            <w:r w:rsidRPr="00F75055" w:rsidDel="00F95B03">
              <w:rPr>
                <w:rFonts w:ascii="Times New Roman" w:hAnsi="Times New Roman" w:cs="Times New Roman"/>
                <w:i w:val="0"/>
                <w:noProof/>
                <w:sz w:val="24"/>
                <w:szCs w:val="24"/>
                <w:lang w:val="es-PE"/>
                <w:rPrChange w:id="1671" w:author="Regina Casanova" w:date="2018-07-29T19:32:00Z">
                  <w:rPr>
                    <w:rStyle w:val="Hipervnculo"/>
                    <w:rFonts w:ascii="Times New Roman" w:hAnsi="Times New Roman" w:cs="Times New Roman"/>
                    <w:noProof/>
                    <w:sz w:val="24"/>
                    <w:szCs w:val="24"/>
                    <w:lang w:val="es-PE"/>
                  </w:rPr>
                </w:rPrChange>
              </w:rPr>
              <w:delText>1.</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72" w:author="Regina Casanova" w:date="2018-07-29T19:32:00Z">
                  <w:rPr>
                    <w:rStyle w:val="Hipervnculo"/>
                    <w:rFonts w:ascii="Times New Roman" w:hAnsi="Times New Roman" w:cs="Times New Roman"/>
                    <w:noProof/>
                    <w:sz w:val="24"/>
                    <w:szCs w:val="24"/>
                    <w:lang w:val="es-PE"/>
                  </w:rPr>
                </w:rPrChange>
              </w:rPr>
              <w:delText>Descripción e Importancia</w:delText>
            </w:r>
            <w:r w:rsidRPr="00F75055" w:rsidDel="00F95B03">
              <w:rPr>
                <w:rFonts w:ascii="Times New Roman" w:hAnsi="Times New Roman" w:cs="Times New Roman"/>
                <w:i w:val="0"/>
                <w:noProof/>
                <w:webHidden/>
                <w:sz w:val="24"/>
                <w:szCs w:val="24"/>
              </w:rPr>
              <w:tab/>
              <w:delText>27</w:delText>
            </w:r>
          </w:del>
        </w:p>
        <w:p w14:paraId="57E3843A" w14:textId="0999AC46" w:rsidR="009E6BE6" w:rsidRPr="004F498A" w:rsidDel="00F95B03" w:rsidRDefault="009E6BE6" w:rsidP="009E6BE6">
          <w:pPr>
            <w:pStyle w:val="TDC3"/>
            <w:spacing w:line="480" w:lineRule="auto"/>
            <w:rPr>
              <w:del w:id="1673" w:author="Regina Casanova" w:date="2018-07-29T19:18:00Z"/>
              <w:rFonts w:ascii="Times New Roman" w:eastAsiaTheme="minorEastAsia" w:hAnsi="Times New Roman" w:cs="Times New Roman"/>
              <w:i w:val="0"/>
              <w:iCs w:val="0"/>
              <w:noProof/>
              <w:sz w:val="24"/>
              <w:szCs w:val="24"/>
              <w:lang w:val="es-PE" w:eastAsia="es-PE"/>
            </w:rPr>
          </w:pPr>
          <w:del w:id="1674" w:author="Regina Casanova" w:date="2018-07-29T19:18:00Z">
            <w:r w:rsidRPr="00F75055" w:rsidDel="00F95B03">
              <w:rPr>
                <w:rFonts w:ascii="Times New Roman" w:hAnsi="Times New Roman" w:cs="Times New Roman"/>
                <w:i w:val="0"/>
                <w:noProof/>
                <w:sz w:val="24"/>
                <w:szCs w:val="24"/>
                <w:lang w:val="es-PE"/>
                <w:rPrChange w:id="1675" w:author="Regina Casanova" w:date="2018-07-29T19:32:00Z">
                  <w:rPr>
                    <w:rStyle w:val="Hipervnculo"/>
                    <w:rFonts w:ascii="Times New Roman" w:hAnsi="Times New Roman" w:cs="Times New Roman"/>
                    <w:noProof/>
                    <w:sz w:val="24"/>
                    <w:szCs w:val="24"/>
                    <w:lang w:val="es-PE"/>
                  </w:rPr>
                </w:rPrChange>
              </w:rPr>
              <w:delText>2.</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76" w:author="Regina Casanova" w:date="2018-07-29T19:32:00Z">
                  <w:rPr>
                    <w:rStyle w:val="Hipervnculo"/>
                    <w:rFonts w:ascii="Times New Roman" w:hAnsi="Times New Roman" w:cs="Times New Roman"/>
                    <w:noProof/>
                    <w:sz w:val="24"/>
                    <w:szCs w:val="24"/>
                    <w:lang w:val="es-PE"/>
                  </w:rPr>
                </w:rPrChange>
              </w:rPr>
              <w:delText>Metodología del diseño centrado en el usuario</w:delText>
            </w:r>
            <w:r w:rsidRPr="00F75055" w:rsidDel="00F95B03">
              <w:rPr>
                <w:rFonts w:ascii="Times New Roman" w:hAnsi="Times New Roman" w:cs="Times New Roman"/>
                <w:i w:val="0"/>
                <w:noProof/>
                <w:webHidden/>
                <w:sz w:val="24"/>
                <w:szCs w:val="24"/>
              </w:rPr>
              <w:tab/>
              <w:delText>28</w:delText>
            </w:r>
          </w:del>
        </w:p>
        <w:p w14:paraId="4E548042" w14:textId="60FE69FA" w:rsidR="009E6BE6" w:rsidRPr="004F498A" w:rsidDel="00F95B03" w:rsidRDefault="009E6BE6" w:rsidP="009E6BE6">
          <w:pPr>
            <w:pStyle w:val="TDC3"/>
            <w:spacing w:line="480" w:lineRule="auto"/>
            <w:rPr>
              <w:del w:id="1677" w:author="Regina Casanova" w:date="2018-07-29T19:18:00Z"/>
              <w:rFonts w:ascii="Times New Roman" w:eastAsiaTheme="minorEastAsia" w:hAnsi="Times New Roman" w:cs="Times New Roman"/>
              <w:i w:val="0"/>
              <w:iCs w:val="0"/>
              <w:noProof/>
              <w:sz w:val="24"/>
              <w:szCs w:val="24"/>
              <w:lang w:val="es-PE" w:eastAsia="es-PE"/>
            </w:rPr>
          </w:pPr>
          <w:del w:id="1678" w:author="Regina Casanova" w:date="2018-07-29T19:18:00Z">
            <w:r w:rsidRPr="00F75055" w:rsidDel="00F95B03">
              <w:rPr>
                <w:rFonts w:ascii="Times New Roman" w:hAnsi="Times New Roman" w:cs="Times New Roman"/>
                <w:i w:val="0"/>
                <w:noProof/>
                <w:sz w:val="24"/>
                <w:szCs w:val="24"/>
                <w:lang w:val="es-PE"/>
                <w:rPrChange w:id="1679" w:author="Regina Casanova" w:date="2018-07-29T19:32:00Z">
                  <w:rPr>
                    <w:rStyle w:val="Hipervnculo"/>
                    <w:rFonts w:ascii="Times New Roman" w:hAnsi="Times New Roman" w:cs="Times New Roman"/>
                    <w:noProof/>
                    <w:sz w:val="24"/>
                    <w:szCs w:val="24"/>
                    <w:lang w:val="es-PE"/>
                  </w:rPr>
                </w:rPrChange>
              </w:rPr>
              <w:delText>3.</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80" w:author="Regina Casanova" w:date="2018-07-29T19:32:00Z">
                  <w:rPr>
                    <w:rStyle w:val="Hipervnculo"/>
                    <w:rFonts w:ascii="Times New Roman" w:hAnsi="Times New Roman" w:cs="Times New Roman"/>
                    <w:noProof/>
                    <w:sz w:val="24"/>
                    <w:szCs w:val="24"/>
                    <w:lang w:val="es-PE"/>
                  </w:rPr>
                </w:rPrChange>
              </w:rPr>
              <w:delText>Diseño centrado en el usuario en el sector salud: Importancia</w:delText>
            </w:r>
            <w:r w:rsidRPr="00F75055" w:rsidDel="00F95B03">
              <w:rPr>
                <w:rFonts w:ascii="Times New Roman" w:hAnsi="Times New Roman" w:cs="Times New Roman"/>
                <w:i w:val="0"/>
                <w:noProof/>
                <w:webHidden/>
                <w:sz w:val="24"/>
                <w:szCs w:val="24"/>
              </w:rPr>
              <w:tab/>
              <w:delText>31</w:delText>
            </w:r>
          </w:del>
        </w:p>
        <w:p w14:paraId="1AC93FFE" w14:textId="0F82479A" w:rsidR="009E6BE6" w:rsidRPr="00F75055" w:rsidDel="00F95B03" w:rsidRDefault="009E6BE6" w:rsidP="009E6BE6">
          <w:pPr>
            <w:pStyle w:val="TDC2"/>
            <w:rPr>
              <w:del w:id="1681" w:author="Regina Casanova" w:date="2018-07-29T19:18:00Z"/>
              <w:rFonts w:ascii="Times New Roman" w:eastAsiaTheme="minorEastAsia" w:hAnsi="Times New Roman" w:cs="Times New Roman"/>
              <w:smallCaps w:val="0"/>
              <w:noProof/>
              <w:sz w:val="24"/>
              <w:szCs w:val="24"/>
              <w:lang w:val="es-PE" w:eastAsia="es-PE"/>
            </w:rPr>
          </w:pPr>
          <w:del w:id="1682" w:author="Regina Casanova" w:date="2018-07-29T19:18:00Z">
            <w:r w:rsidRPr="00F75055" w:rsidDel="00F95B03">
              <w:rPr>
                <w:rFonts w:ascii="Times New Roman" w:hAnsi="Times New Roman" w:cs="Times New Roman"/>
                <w:noProof/>
                <w:sz w:val="24"/>
                <w:szCs w:val="24"/>
                <w:lang w:val="es-PE"/>
                <w:rPrChange w:id="1683" w:author="Regina Casanova" w:date="2018-07-29T19:32:00Z">
                  <w:rPr>
                    <w:rStyle w:val="Hipervnculo"/>
                    <w:rFonts w:ascii="Times New Roman" w:hAnsi="Times New Roman" w:cs="Times New Roman"/>
                    <w:noProof/>
                    <w:sz w:val="24"/>
                    <w:szCs w:val="24"/>
                    <w:lang w:val="es-PE"/>
                  </w:rPr>
                </w:rPrChange>
              </w:rPr>
              <w:delText>III.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684" w:author="Regina Casanova" w:date="2018-07-29T19:32:00Z">
                  <w:rPr>
                    <w:rStyle w:val="Hipervnculo"/>
                    <w:rFonts w:ascii="Times New Roman" w:hAnsi="Times New Roman" w:cs="Times New Roman"/>
                    <w:noProof/>
                    <w:sz w:val="24"/>
                    <w:szCs w:val="24"/>
                    <w:lang w:val="es-PE"/>
                  </w:rPr>
                </w:rPrChange>
              </w:rPr>
              <w:delText>Caso: Superintendencia Nacional de Salud (SUSALUD) – Perú</w:delText>
            </w:r>
            <w:r w:rsidRPr="00F75055" w:rsidDel="00F95B03">
              <w:rPr>
                <w:rFonts w:ascii="Times New Roman" w:hAnsi="Times New Roman" w:cs="Times New Roman"/>
                <w:noProof/>
                <w:webHidden/>
                <w:sz w:val="24"/>
                <w:szCs w:val="24"/>
              </w:rPr>
              <w:tab/>
              <w:delText>32</w:delText>
            </w:r>
          </w:del>
        </w:p>
        <w:p w14:paraId="35A8A8D9" w14:textId="30049447" w:rsidR="009E6BE6" w:rsidRPr="004F498A" w:rsidDel="00F95B03" w:rsidRDefault="009E6BE6" w:rsidP="009E6BE6">
          <w:pPr>
            <w:pStyle w:val="TDC3"/>
            <w:spacing w:line="480" w:lineRule="auto"/>
            <w:rPr>
              <w:del w:id="1685" w:author="Regina Casanova" w:date="2018-07-29T19:18:00Z"/>
              <w:rFonts w:ascii="Times New Roman" w:eastAsiaTheme="minorEastAsia" w:hAnsi="Times New Roman" w:cs="Times New Roman"/>
              <w:i w:val="0"/>
              <w:iCs w:val="0"/>
              <w:noProof/>
              <w:sz w:val="24"/>
              <w:szCs w:val="24"/>
              <w:lang w:val="es-PE" w:eastAsia="es-PE"/>
            </w:rPr>
          </w:pPr>
          <w:del w:id="1686" w:author="Regina Casanova" w:date="2018-07-29T19:18:00Z">
            <w:r w:rsidRPr="00F75055" w:rsidDel="00F95B03">
              <w:rPr>
                <w:rFonts w:ascii="Times New Roman" w:hAnsi="Times New Roman" w:cs="Times New Roman"/>
                <w:i w:val="0"/>
                <w:noProof/>
                <w:sz w:val="24"/>
                <w:szCs w:val="24"/>
                <w:lang w:val="es-PE"/>
                <w:rPrChange w:id="1687" w:author="Regina Casanova" w:date="2018-07-29T19:32:00Z">
                  <w:rPr>
                    <w:rStyle w:val="Hipervnculo"/>
                    <w:rFonts w:ascii="Times New Roman" w:hAnsi="Times New Roman" w:cs="Times New Roman"/>
                    <w:noProof/>
                    <w:sz w:val="24"/>
                    <w:szCs w:val="24"/>
                    <w:lang w:val="es-PE"/>
                  </w:rPr>
                </w:rPrChange>
              </w:rPr>
              <w:delText>1.</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88" w:author="Regina Casanova" w:date="2018-07-29T19:32:00Z">
                  <w:rPr>
                    <w:rStyle w:val="Hipervnculo"/>
                    <w:rFonts w:ascii="Times New Roman" w:hAnsi="Times New Roman" w:cs="Times New Roman"/>
                    <w:noProof/>
                    <w:sz w:val="24"/>
                    <w:szCs w:val="24"/>
                    <w:lang w:val="es-PE"/>
                  </w:rPr>
                </w:rPrChange>
              </w:rPr>
              <w:delText>Descripción</w:delText>
            </w:r>
            <w:r w:rsidRPr="00F75055" w:rsidDel="00F95B03">
              <w:rPr>
                <w:rFonts w:ascii="Times New Roman" w:hAnsi="Times New Roman" w:cs="Times New Roman"/>
                <w:i w:val="0"/>
                <w:noProof/>
                <w:webHidden/>
                <w:sz w:val="24"/>
                <w:szCs w:val="24"/>
              </w:rPr>
              <w:tab/>
              <w:delText>32</w:delText>
            </w:r>
          </w:del>
        </w:p>
        <w:p w14:paraId="226261CE" w14:textId="379C688A" w:rsidR="009E6BE6" w:rsidRPr="004F498A" w:rsidDel="00F95B03" w:rsidRDefault="009E6BE6" w:rsidP="009E6BE6">
          <w:pPr>
            <w:pStyle w:val="TDC3"/>
            <w:spacing w:line="480" w:lineRule="auto"/>
            <w:rPr>
              <w:del w:id="1689" w:author="Regina Casanova" w:date="2018-07-29T19:18:00Z"/>
              <w:rFonts w:ascii="Times New Roman" w:eastAsiaTheme="minorEastAsia" w:hAnsi="Times New Roman" w:cs="Times New Roman"/>
              <w:i w:val="0"/>
              <w:iCs w:val="0"/>
              <w:noProof/>
              <w:sz w:val="24"/>
              <w:szCs w:val="24"/>
              <w:lang w:val="es-PE" w:eastAsia="es-PE"/>
            </w:rPr>
          </w:pPr>
          <w:del w:id="1690" w:author="Regina Casanova" w:date="2018-07-29T19:18:00Z">
            <w:r w:rsidRPr="00F75055" w:rsidDel="00F95B03">
              <w:rPr>
                <w:rFonts w:ascii="Times New Roman" w:hAnsi="Times New Roman" w:cs="Times New Roman"/>
                <w:i w:val="0"/>
                <w:noProof/>
                <w:sz w:val="24"/>
                <w:szCs w:val="24"/>
                <w:lang w:val="es-PE"/>
                <w:rPrChange w:id="1691" w:author="Regina Casanova" w:date="2018-07-29T19:32:00Z">
                  <w:rPr>
                    <w:rStyle w:val="Hipervnculo"/>
                    <w:rFonts w:ascii="Times New Roman" w:hAnsi="Times New Roman" w:cs="Times New Roman"/>
                    <w:noProof/>
                    <w:sz w:val="24"/>
                    <w:szCs w:val="24"/>
                    <w:lang w:val="es-PE"/>
                  </w:rPr>
                </w:rPrChange>
              </w:rPr>
              <w:delText>2.</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92" w:author="Regina Casanova" w:date="2018-07-29T19:32:00Z">
                  <w:rPr>
                    <w:rStyle w:val="Hipervnculo"/>
                    <w:rFonts w:ascii="Times New Roman" w:hAnsi="Times New Roman" w:cs="Times New Roman"/>
                    <w:noProof/>
                    <w:sz w:val="24"/>
                    <w:szCs w:val="24"/>
                    <w:lang w:val="es-PE"/>
                  </w:rPr>
                </w:rPrChange>
              </w:rPr>
              <w:delText>Sistema de Solicitudes en Atención al Ciudadano</w:delText>
            </w:r>
            <w:r w:rsidRPr="00F75055" w:rsidDel="00F95B03">
              <w:rPr>
                <w:rFonts w:ascii="Times New Roman" w:hAnsi="Times New Roman" w:cs="Times New Roman"/>
                <w:i w:val="0"/>
                <w:noProof/>
                <w:webHidden/>
                <w:sz w:val="24"/>
                <w:szCs w:val="24"/>
              </w:rPr>
              <w:tab/>
              <w:delText>33</w:delText>
            </w:r>
          </w:del>
        </w:p>
        <w:p w14:paraId="334ECE90" w14:textId="045EB2A0" w:rsidR="009E6BE6" w:rsidRPr="004F498A" w:rsidDel="00F95B03" w:rsidRDefault="009E6BE6" w:rsidP="009E6BE6">
          <w:pPr>
            <w:pStyle w:val="TDC3"/>
            <w:spacing w:line="480" w:lineRule="auto"/>
            <w:rPr>
              <w:del w:id="1693" w:author="Regina Casanova" w:date="2018-07-29T19:18:00Z"/>
              <w:rFonts w:ascii="Times New Roman" w:eastAsiaTheme="minorEastAsia" w:hAnsi="Times New Roman" w:cs="Times New Roman"/>
              <w:i w:val="0"/>
              <w:iCs w:val="0"/>
              <w:noProof/>
              <w:sz w:val="24"/>
              <w:szCs w:val="24"/>
              <w:lang w:val="es-PE" w:eastAsia="es-PE"/>
            </w:rPr>
          </w:pPr>
          <w:del w:id="1694" w:author="Regina Casanova" w:date="2018-07-29T19:18:00Z">
            <w:r w:rsidRPr="00F75055" w:rsidDel="00F95B03">
              <w:rPr>
                <w:rFonts w:ascii="Times New Roman" w:hAnsi="Times New Roman" w:cs="Times New Roman"/>
                <w:i w:val="0"/>
                <w:noProof/>
                <w:sz w:val="24"/>
                <w:szCs w:val="24"/>
                <w:lang w:val="es-PE"/>
                <w:rPrChange w:id="1695" w:author="Regina Casanova" w:date="2018-07-29T19:32:00Z">
                  <w:rPr>
                    <w:rStyle w:val="Hipervnculo"/>
                    <w:rFonts w:ascii="Times New Roman" w:hAnsi="Times New Roman" w:cs="Times New Roman"/>
                    <w:noProof/>
                    <w:sz w:val="24"/>
                    <w:szCs w:val="24"/>
                    <w:lang w:val="es-PE"/>
                  </w:rPr>
                </w:rPrChange>
              </w:rPr>
              <w:delText>3.</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696" w:author="Regina Casanova" w:date="2018-07-29T19:32:00Z">
                  <w:rPr>
                    <w:rStyle w:val="Hipervnculo"/>
                    <w:rFonts w:ascii="Times New Roman" w:hAnsi="Times New Roman" w:cs="Times New Roman"/>
                    <w:noProof/>
                    <w:sz w:val="24"/>
                    <w:szCs w:val="24"/>
                    <w:lang w:val="es-PE"/>
                  </w:rPr>
                </w:rPrChange>
              </w:rPr>
              <w:delText>Normativa vigente para el recojo y manejo de reclamos en el sector salud</w:delText>
            </w:r>
            <w:r w:rsidRPr="00F75055" w:rsidDel="00F95B03">
              <w:rPr>
                <w:rFonts w:ascii="Times New Roman" w:hAnsi="Times New Roman" w:cs="Times New Roman"/>
                <w:i w:val="0"/>
                <w:noProof/>
                <w:webHidden/>
                <w:sz w:val="24"/>
                <w:szCs w:val="24"/>
              </w:rPr>
              <w:tab/>
              <w:delText>35</w:delText>
            </w:r>
          </w:del>
        </w:p>
        <w:p w14:paraId="71574306" w14:textId="509DBD74" w:rsidR="009E6BE6" w:rsidRPr="004F498A" w:rsidDel="00F95B03" w:rsidRDefault="009E6BE6" w:rsidP="009E6BE6">
          <w:pPr>
            <w:pStyle w:val="TDC3"/>
            <w:spacing w:line="480" w:lineRule="auto"/>
            <w:rPr>
              <w:del w:id="1697" w:author="Regina Casanova" w:date="2018-07-29T19:18:00Z"/>
              <w:rFonts w:ascii="Times New Roman" w:eastAsiaTheme="minorEastAsia" w:hAnsi="Times New Roman" w:cs="Times New Roman"/>
              <w:i w:val="0"/>
              <w:iCs w:val="0"/>
              <w:noProof/>
              <w:sz w:val="24"/>
              <w:szCs w:val="24"/>
              <w:lang w:val="es-PE" w:eastAsia="es-PE"/>
            </w:rPr>
          </w:pPr>
          <w:del w:id="1698" w:author="Regina Casanova" w:date="2018-07-29T19:18:00Z">
            <w:r w:rsidRPr="00F75055" w:rsidDel="00F95B03">
              <w:rPr>
                <w:rFonts w:ascii="Times New Roman" w:hAnsi="Times New Roman" w:cs="Times New Roman"/>
                <w:i w:val="0"/>
                <w:noProof/>
                <w:sz w:val="24"/>
                <w:szCs w:val="24"/>
                <w:lang w:val="es-PE"/>
                <w:rPrChange w:id="1699" w:author="Regina Casanova" w:date="2018-07-29T19:32:00Z">
                  <w:rPr>
                    <w:rStyle w:val="Hipervnculo"/>
                    <w:rFonts w:ascii="Times New Roman" w:hAnsi="Times New Roman" w:cs="Times New Roman"/>
                    <w:noProof/>
                    <w:sz w:val="24"/>
                    <w:szCs w:val="24"/>
                    <w:lang w:val="es-PE"/>
                  </w:rPr>
                </w:rPrChange>
              </w:rPr>
              <w:delText>4.</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700" w:author="Regina Casanova" w:date="2018-07-29T19:32:00Z">
                  <w:rPr>
                    <w:rStyle w:val="Hipervnculo"/>
                    <w:rFonts w:ascii="Times New Roman" w:hAnsi="Times New Roman" w:cs="Times New Roman"/>
                    <w:noProof/>
                    <w:sz w:val="24"/>
                    <w:szCs w:val="24"/>
                    <w:lang w:val="es-PE"/>
                  </w:rPr>
                </w:rPrChange>
              </w:rPr>
              <w:delText>Limitaciones del Sistema de Solicitudes en Atención al Ciudadano</w:delText>
            </w:r>
            <w:r w:rsidRPr="00F75055" w:rsidDel="00F95B03">
              <w:rPr>
                <w:rFonts w:ascii="Times New Roman" w:hAnsi="Times New Roman" w:cs="Times New Roman"/>
                <w:i w:val="0"/>
                <w:noProof/>
                <w:webHidden/>
                <w:sz w:val="24"/>
                <w:szCs w:val="24"/>
              </w:rPr>
              <w:tab/>
              <w:delText>37</w:delText>
            </w:r>
          </w:del>
        </w:p>
        <w:p w14:paraId="3BB33FC8" w14:textId="342A8C0C" w:rsidR="009E6BE6" w:rsidRPr="004F498A" w:rsidDel="00F95B03" w:rsidRDefault="009E6BE6" w:rsidP="009E6BE6">
          <w:pPr>
            <w:pStyle w:val="TDC3"/>
            <w:spacing w:line="480" w:lineRule="auto"/>
            <w:rPr>
              <w:del w:id="1701" w:author="Regina Casanova" w:date="2018-07-29T19:18:00Z"/>
              <w:rFonts w:ascii="Times New Roman" w:eastAsiaTheme="minorEastAsia" w:hAnsi="Times New Roman" w:cs="Times New Roman"/>
              <w:i w:val="0"/>
              <w:iCs w:val="0"/>
              <w:noProof/>
              <w:sz w:val="24"/>
              <w:szCs w:val="24"/>
              <w:lang w:val="es-PE" w:eastAsia="es-PE"/>
            </w:rPr>
          </w:pPr>
          <w:del w:id="1702" w:author="Regina Casanova" w:date="2018-07-29T19:18:00Z">
            <w:r w:rsidRPr="00F75055" w:rsidDel="00F95B03">
              <w:rPr>
                <w:rFonts w:ascii="Times New Roman" w:hAnsi="Times New Roman" w:cs="Times New Roman"/>
                <w:i w:val="0"/>
                <w:noProof/>
                <w:sz w:val="24"/>
                <w:szCs w:val="24"/>
                <w:lang w:val="es-PE"/>
                <w:rPrChange w:id="1703" w:author="Regina Casanova" w:date="2018-07-29T19:32:00Z">
                  <w:rPr>
                    <w:rStyle w:val="Hipervnculo"/>
                    <w:rFonts w:ascii="Times New Roman" w:hAnsi="Times New Roman" w:cs="Times New Roman"/>
                    <w:noProof/>
                    <w:sz w:val="24"/>
                    <w:szCs w:val="24"/>
                    <w:lang w:val="es-PE"/>
                  </w:rPr>
                </w:rPrChange>
              </w:rPr>
              <w:delText>5.</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704" w:author="Regina Casanova" w:date="2018-07-29T19:32:00Z">
                  <w:rPr>
                    <w:rStyle w:val="Hipervnculo"/>
                    <w:rFonts w:ascii="Times New Roman" w:hAnsi="Times New Roman" w:cs="Times New Roman"/>
                    <w:noProof/>
                    <w:sz w:val="24"/>
                    <w:szCs w:val="24"/>
                    <w:lang w:val="es-PE"/>
                  </w:rPr>
                </w:rPrChange>
              </w:rPr>
              <w:delText>Oportunidades de Mejora</w:delText>
            </w:r>
            <w:r w:rsidRPr="00F75055" w:rsidDel="00F95B03">
              <w:rPr>
                <w:rFonts w:ascii="Times New Roman" w:hAnsi="Times New Roman" w:cs="Times New Roman"/>
                <w:i w:val="0"/>
                <w:noProof/>
                <w:webHidden/>
                <w:sz w:val="24"/>
                <w:szCs w:val="24"/>
              </w:rPr>
              <w:tab/>
              <w:delText>38</w:delText>
            </w:r>
          </w:del>
        </w:p>
        <w:p w14:paraId="66A2A635" w14:textId="19E1ED61" w:rsidR="009E6BE6" w:rsidRPr="004F498A" w:rsidDel="00F95B03" w:rsidRDefault="009E6BE6" w:rsidP="009E6BE6">
          <w:pPr>
            <w:pStyle w:val="TDC3"/>
            <w:spacing w:line="480" w:lineRule="auto"/>
            <w:rPr>
              <w:del w:id="1705" w:author="Regina Casanova" w:date="2018-07-29T19:18:00Z"/>
              <w:rFonts w:ascii="Times New Roman" w:eastAsiaTheme="minorEastAsia" w:hAnsi="Times New Roman" w:cs="Times New Roman"/>
              <w:i w:val="0"/>
              <w:iCs w:val="0"/>
              <w:noProof/>
              <w:sz w:val="24"/>
              <w:szCs w:val="24"/>
              <w:lang w:val="es-PE" w:eastAsia="es-PE"/>
            </w:rPr>
          </w:pPr>
          <w:del w:id="1706" w:author="Regina Casanova" w:date="2018-07-29T19:18:00Z">
            <w:r w:rsidRPr="00F75055" w:rsidDel="00F95B03">
              <w:rPr>
                <w:rFonts w:ascii="Times New Roman" w:hAnsi="Times New Roman" w:cs="Times New Roman"/>
                <w:i w:val="0"/>
                <w:noProof/>
                <w:sz w:val="24"/>
                <w:szCs w:val="24"/>
                <w:lang w:val="es-PE"/>
                <w:rPrChange w:id="1707" w:author="Regina Casanova" w:date="2018-07-29T19:32:00Z">
                  <w:rPr>
                    <w:rStyle w:val="Hipervnculo"/>
                    <w:rFonts w:ascii="Times New Roman" w:hAnsi="Times New Roman" w:cs="Times New Roman"/>
                    <w:noProof/>
                    <w:sz w:val="24"/>
                    <w:szCs w:val="24"/>
                    <w:lang w:val="es-PE"/>
                  </w:rPr>
                </w:rPrChange>
              </w:rPr>
              <w:delText>6.</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708" w:author="Regina Casanova" w:date="2018-07-29T19:32:00Z">
                  <w:rPr>
                    <w:rStyle w:val="Hipervnculo"/>
                    <w:rFonts w:ascii="Times New Roman" w:hAnsi="Times New Roman" w:cs="Times New Roman"/>
                    <w:noProof/>
                    <w:sz w:val="24"/>
                    <w:szCs w:val="24"/>
                    <w:lang w:val="es-PE"/>
                  </w:rPr>
                </w:rPrChange>
              </w:rPr>
              <w:delText>Diseño centrado en el usuario en el sector Salud en Perú</w:delText>
            </w:r>
            <w:r w:rsidRPr="00F75055" w:rsidDel="00F95B03">
              <w:rPr>
                <w:rFonts w:ascii="Times New Roman" w:hAnsi="Times New Roman" w:cs="Times New Roman"/>
                <w:i w:val="0"/>
                <w:noProof/>
                <w:webHidden/>
                <w:sz w:val="24"/>
                <w:szCs w:val="24"/>
              </w:rPr>
              <w:tab/>
              <w:delText>39</w:delText>
            </w:r>
          </w:del>
        </w:p>
        <w:p w14:paraId="08CF3532" w14:textId="2521B38C" w:rsidR="009E6BE6" w:rsidRPr="004F498A" w:rsidDel="00F95B03" w:rsidRDefault="009E6BE6" w:rsidP="009E6BE6">
          <w:pPr>
            <w:pStyle w:val="TDC1"/>
            <w:rPr>
              <w:del w:id="1709" w:author="Regina Casanova" w:date="2018-07-29T19:18:00Z"/>
              <w:rFonts w:ascii="Times New Roman" w:eastAsiaTheme="minorEastAsia" w:hAnsi="Times New Roman" w:cs="Times New Roman"/>
              <w:b w:val="0"/>
              <w:bCs w:val="0"/>
              <w:caps w:val="0"/>
              <w:noProof/>
              <w:sz w:val="24"/>
              <w:szCs w:val="24"/>
              <w:lang w:val="es-PE" w:eastAsia="es-PE"/>
            </w:rPr>
          </w:pPr>
          <w:del w:id="1710" w:author="Regina Casanova" w:date="2018-07-29T19:18:00Z">
            <w:r w:rsidRPr="00F75055" w:rsidDel="00F95B03">
              <w:rPr>
                <w:rFonts w:ascii="Times New Roman" w:hAnsi="Times New Roman" w:cs="Times New Roman"/>
                <w:b w:val="0"/>
                <w:noProof/>
                <w:sz w:val="24"/>
                <w:szCs w:val="24"/>
                <w:rPrChange w:id="1711" w:author="Regina Casanova" w:date="2018-07-29T19:32:00Z">
                  <w:rPr>
                    <w:rStyle w:val="Hipervnculo"/>
                    <w:rFonts w:ascii="Times New Roman" w:hAnsi="Times New Roman" w:cs="Times New Roman"/>
                    <w:noProof/>
                    <w:sz w:val="24"/>
                    <w:szCs w:val="24"/>
                  </w:rPr>
                </w:rPrChange>
              </w:rPr>
              <w:delText>Justificación del estudio</w:delText>
            </w:r>
            <w:r w:rsidRPr="00F75055" w:rsidDel="00F95B03">
              <w:rPr>
                <w:rFonts w:ascii="Times New Roman" w:hAnsi="Times New Roman" w:cs="Times New Roman"/>
                <w:b w:val="0"/>
                <w:noProof/>
                <w:webHidden/>
                <w:sz w:val="24"/>
                <w:szCs w:val="24"/>
              </w:rPr>
              <w:tab/>
              <w:delText>40</w:delText>
            </w:r>
          </w:del>
        </w:p>
        <w:p w14:paraId="10386EE6" w14:textId="6FA3741F" w:rsidR="009E6BE6" w:rsidRPr="004F498A" w:rsidDel="00F95B03" w:rsidRDefault="009E6BE6" w:rsidP="009E6BE6">
          <w:pPr>
            <w:pStyle w:val="TDC1"/>
            <w:rPr>
              <w:del w:id="1712" w:author="Regina Casanova" w:date="2018-07-29T19:18:00Z"/>
              <w:rFonts w:ascii="Times New Roman" w:eastAsiaTheme="minorEastAsia" w:hAnsi="Times New Roman" w:cs="Times New Roman"/>
              <w:b w:val="0"/>
              <w:bCs w:val="0"/>
              <w:caps w:val="0"/>
              <w:noProof/>
              <w:sz w:val="24"/>
              <w:szCs w:val="24"/>
              <w:lang w:val="es-PE" w:eastAsia="es-PE"/>
            </w:rPr>
          </w:pPr>
          <w:del w:id="1713" w:author="Regina Casanova" w:date="2018-07-29T19:18:00Z">
            <w:r w:rsidRPr="00F75055" w:rsidDel="00F95B03">
              <w:rPr>
                <w:rFonts w:ascii="Times New Roman" w:hAnsi="Times New Roman" w:cs="Times New Roman"/>
                <w:b w:val="0"/>
                <w:noProof/>
                <w:sz w:val="24"/>
                <w:szCs w:val="24"/>
                <w:rPrChange w:id="1714" w:author="Regina Casanova" w:date="2018-07-29T19:32:00Z">
                  <w:rPr>
                    <w:rStyle w:val="Hipervnculo"/>
                    <w:rFonts w:ascii="Times New Roman" w:hAnsi="Times New Roman" w:cs="Times New Roman"/>
                    <w:noProof/>
                    <w:sz w:val="24"/>
                    <w:szCs w:val="24"/>
                  </w:rPr>
                </w:rPrChange>
              </w:rPr>
              <w:delText>Objetivos</w:delText>
            </w:r>
            <w:r w:rsidRPr="00F75055" w:rsidDel="00F95B03">
              <w:rPr>
                <w:rFonts w:ascii="Times New Roman" w:hAnsi="Times New Roman" w:cs="Times New Roman"/>
                <w:b w:val="0"/>
                <w:noProof/>
                <w:webHidden/>
                <w:sz w:val="24"/>
                <w:szCs w:val="24"/>
              </w:rPr>
              <w:tab/>
              <w:delText>42</w:delText>
            </w:r>
          </w:del>
        </w:p>
        <w:p w14:paraId="600315B7" w14:textId="7A47FAF1" w:rsidR="009E6BE6" w:rsidRPr="00F75055" w:rsidDel="00F95B03" w:rsidRDefault="009E6BE6" w:rsidP="009E6BE6">
          <w:pPr>
            <w:pStyle w:val="TDC2"/>
            <w:rPr>
              <w:del w:id="1715" w:author="Regina Casanova" w:date="2018-07-29T19:18:00Z"/>
              <w:rFonts w:ascii="Times New Roman" w:eastAsiaTheme="minorEastAsia" w:hAnsi="Times New Roman" w:cs="Times New Roman"/>
              <w:smallCaps w:val="0"/>
              <w:noProof/>
              <w:sz w:val="24"/>
              <w:szCs w:val="24"/>
              <w:lang w:val="es-PE" w:eastAsia="es-PE"/>
            </w:rPr>
          </w:pPr>
          <w:del w:id="1716" w:author="Regina Casanova" w:date="2018-07-29T19:18:00Z">
            <w:r w:rsidRPr="00F75055" w:rsidDel="00F95B03">
              <w:rPr>
                <w:rFonts w:ascii="Times New Roman" w:hAnsi="Times New Roman" w:cs="Times New Roman"/>
                <w:noProof/>
                <w:sz w:val="24"/>
                <w:szCs w:val="24"/>
                <w:lang w:val="es-PE"/>
                <w:rPrChange w:id="1717" w:author="Regina Casanova" w:date="2018-07-29T19:32:00Z">
                  <w:rPr>
                    <w:rStyle w:val="Hipervnculo"/>
                    <w:rFonts w:ascii="Times New Roman" w:hAnsi="Times New Roman" w:cs="Times New Roman"/>
                    <w:noProof/>
                    <w:sz w:val="24"/>
                    <w:szCs w:val="24"/>
                    <w:lang w:val="es-PE"/>
                  </w:rPr>
                </w:rPrChange>
              </w:rPr>
              <w:delText>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18" w:author="Regina Casanova" w:date="2018-07-29T19:32:00Z">
                  <w:rPr>
                    <w:rStyle w:val="Hipervnculo"/>
                    <w:rFonts w:ascii="Times New Roman" w:hAnsi="Times New Roman" w:cs="Times New Roman"/>
                    <w:noProof/>
                    <w:sz w:val="24"/>
                    <w:szCs w:val="24"/>
                    <w:lang w:val="es-PE"/>
                  </w:rPr>
                </w:rPrChange>
              </w:rPr>
              <w:delText>Objetivo General</w:delText>
            </w:r>
            <w:r w:rsidRPr="00F75055" w:rsidDel="00F95B03">
              <w:rPr>
                <w:rFonts w:ascii="Times New Roman" w:hAnsi="Times New Roman" w:cs="Times New Roman"/>
                <w:noProof/>
                <w:webHidden/>
                <w:sz w:val="24"/>
                <w:szCs w:val="24"/>
              </w:rPr>
              <w:tab/>
              <w:delText>42</w:delText>
            </w:r>
          </w:del>
        </w:p>
        <w:p w14:paraId="7164F51B" w14:textId="661AA422" w:rsidR="009E6BE6" w:rsidRPr="00F75055" w:rsidDel="00F95B03" w:rsidRDefault="009E6BE6" w:rsidP="009E6BE6">
          <w:pPr>
            <w:pStyle w:val="TDC2"/>
            <w:rPr>
              <w:del w:id="1719" w:author="Regina Casanova" w:date="2018-07-29T19:18:00Z"/>
              <w:rFonts w:ascii="Times New Roman" w:eastAsiaTheme="minorEastAsia" w:hAnsi="Times New Roman" w:cs="Times New Roman"/>
              <w:smallCaps w:val="0"/>
              <w:noProof/>
              <w:sz w:val="24"/>
              <w:szCs w:val="24"/>
              <w:lang w:val="es-PE" w:eastAsia="es-PE"/>
            </w:rPr>
          </w:pPr>
          <w:del w:id="1720" w:author="Regina Casanova" w:date="2018-07-29T19:18:00Z">
            <w:r w:rsidRPr="00F75055" w:rsidDel="00F95B03">
              <w:rPr>
                <w:rFonts w:ascii="Times New Roman" w:hAnsi="Times New Roman" w:cs="Times New Roman"/>
                <w:noProof/>
                <w:sz w:val="24"/>
                <w:szCs w:val="24"/>
                <w:lang w:val="es-PE"/>
                <w:rPrChange w:id="1721" w:author="Regina Casanova" w:date="2018-07-29T19:32:00Z">
                  <w:rPr>
                    <w:rStyle w:val="Hipervnculo"/>
                    <w:rFonts w:ascii="Times New Roman" w:hAnsi="Times New Roman" w:cs="Times New Roman"/>
                    <w:noProof/>
                    <w:sz w:val="24"/>
                    <w:szCs w:val="24"/>
                    <w:lang w:val="es-PE"/>
                  </w:rPr>
                </w:rPrChange>
              </w:rPr>
              <w:delText>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22" w:author="Regina Casanova" w:date="2018-07-29T19:32:00Z">
                  <w:rPr>
                    <w:rStyle w:val="Hipervnculo"/>
                    <w:rFonts w:ascii="Times New Roman" w:hAnsi="Times New Roman" w:cs="Times New Roman"/>
                    <w:noProof/>
                    <w:sz w:val="24"/>
                    <w:szCs w:val="24"/>
                    <w:lang w:val="es-PE"/>
                  </w:rPr>
                </w:rPrChange>
              </w:rPr>
              <w:delText>Objetivos Específicos</w:delText>
            </w:r>
            <w:r w:rsidRPr="00F75055" w:rsidDel="00F95B03">
              <w:rPr>
                <w:rFonts w:ascii="Times New Roman" w:hAnsi="Times New Roman" w:cs="Times New Roman"/>
                <w:noProof/>
                <w:webHidden/>
                <w:sz w:val="24"/>
                <w:szCs w:val="24"/>
              </w:rPr>
              <w:tab/>
              <w:delText>42</w:delText>
            </w:r>
          </w:del>
        </w:p>
        <w:p w14:paraId="491BEEAA" w14:textId="435DFC32" w:rsidR="009E6BE6" w:rsidRPr="004F498A" w:rsidDel="00F95B03" w:rsidRDefault="009E6BE6" w:rsidP="009E6BE6">
          <w:pPr>
            <w:pStyle w:val="TDC1"/>
            <w:rPr>
              <w:del w:id="1723" w:author="Regina Casanova" w:date="2018-07-29T19:18:00Z"/>
              <w:rFonts w:ascii="Times New Roman" w:eastAsiaTheme="minorEastAsia" w:hAnsi="Times New Roman" w:cs="Times New Roman"/>
              <w:b w:val="0"/>
              <w:bCs w:val="0"/>
              <w:caps w:val="0"/>
              <w:noProof/>
              <w:sz w:val="24"/>
              <w:szCs w:val="24"/>
              <w:lang w:val="es-PE" w:eastAsia="es-PE"/>
            </w:rPr>
          </w:pPr>
          <w:del w:id="1724" w:author="Regina Casanova" w:date="2018-07-29T19:18:00Z">
            <w:r w:rsidRPr="00F75055" w:rsidDel="00F95B03">
              <w:rPr>
                <w:rFonts w:ascii="Times New Roman" w:hAnsi="Times New Roman" w:cs="Times New Roman"/>
                <w:b w:val="0"/>
                <w:noProof/>
                <w:sz w:val="24"/>
                <w:szCs w:val="24"/>
                <w:rPrChange w:id="1725" w:author="Regina Casanova" w:date="2018-07-29T19:32:00Z">
                  <w:rPr>
                    <w:rStyle w:val="Hipervnculo"/>
                    <w:rFonts w:ascii="Times New Roman" w:hAnsi="Times New Roman" w:cs="Times New Roman"/>
                    <w:noProof/>
                    <w:sz w:val="24"/>
                    <w:szCs w:val="24"/>
                  </w:rPr>
                </w:rPrChange>
              </w:rPr>
              <w:delText>Metodología</w:delText>
            </w:r>
            <w:r w:rsidRPr="00F75055" w:rsidDel="00F95B03">
              <w:rPr>
                <w:rFonts w:ascii="Times New Roman" w:hAnsi="Times New Roman" w:cs="Times New Roman"/>
                <w:b w:val="0"/>
                <w:noProof/>
                <w:webHidden/>
                <w:sz w:val="24"/>
                <w:szCs w:val="24"/>
              </w:rPr>
              <w:tab/>
              <w:delText>43</w:delText>
            </w:r>
          </w:del>
        </w:p>
        <w:p w14:paraId="4F9FD24A" w14:textId="0B535403" w:rsidR="009E6BE6" w:rsidRPr="00F75055" w:rsidDel="00F95B03" w:rsidRDefault="009E6BE6" w:rsidP="009E6BE6">
          <w:pPr>
            <w:pStyle w:val="TDC2"/>
            <w:rPr>
              <w:del w:id="1726" w:author="Regina Casanova" w:date="2018-07-29T19:18:00Z"/>
              <w:rFonts w:ascii="Times New Roman" w:eastAsiaTheme="minorEastAsia" w:hAnsi="Times New Roman" w:cs="Times New Roman"/>
              <w:smallCaps w:val="0"/>
              <w:noProof/>
              <w:sz w:val="24"/>
              <w:szCs w:val="24"/>
              <w:lang w:val="es-PE" w:eastAsia="es-PE"/>
            </w:rPr>
          </w:pPr>
          <w:del w:id="1727" w:author="Regina Casanova" w:date="2018-07-29T19:18:00Z">
            <w:r w:rsidRPr="00F75055" w:rsidDel="00F95B03">
              <w:rPr>
                <w:rFonts w:ascii="Times New Roman" w:hAnsi="Times New Roman" w:cs="Times New Roman"/>
                <w:noProof/>
                <w:sz w:val="24"/>
                <w:szCs w:val="24"/>
                <w:lang w:val="es-PE"/>
                <w:rPrChange w:id="1728" w:author="Regina Casanova" w:date="2018-07-29T19:32:00Z">
                  <w:rPr>
                    <w:rStyle w:val="Hipervnculo"/>
                    <w:rFonts w:ascii="Times New Roman" w:hAnsi="Times New Roman" w:cs="Times New Roman"/>
                    <w:noProof/>
                    <w:sz w:val="24"/>
                    <w:szCs w:val="24"/>
                    <w:lang w:val="es-PE"/>
                  </w:rPr>
                </w:rPrChange>
              </w:rPr>
              <w:delText>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29" w:author="Regina Casanova" w:date="2018-07-29T19:32:00Z">
                  <w:rPr>
                    <w:rStyle w:val="Hipervnculo"/>
                    <w:rFonts w:ascii="Times New Roman" w:hAnsi="Times New Roman" w:cs="Times New Roman"/>
                    <w:noProof/>
                    <w:sz w:val="24"/>
                    <w:szCs w:val="24"/>
                    <w:lang w:val="es-PE"/>
                  </w:rPr>
                </w:rPrChange>
              </w:rPr>
              <w:delText>Diseño del estudio</w:delText>
            </w:r>
            <w:r w:rsidRPr="00F75055" w:rsidDel="00F95B03">
              <w:rPr>
                <w:rFonts w:ascii="Times New Roman" w:hAnsi="Times New Roman" w:cs="Times New Roman"/>
                <w:noProof/>
                <w:webHidden/>
                <w:sz w:val="24"/>
                <w:szCs w:val="24"/>
              </w:rPr>
              <w:tab/>
              <w:delText>43</w:delText>
            </w:r>
          </w:del>
        </w:p>
        <w:p w14:paraId="41533541" w14:textId="0BA1D9DF" w:rsidR="009E6BE6" w:rsidRPr="00F75055" w:rsidDel="00F95B03" w:rsidRDefault="009E6BE6" w:rsidP="009E6BE6">
          <w:pPr>
            <w:pStyle w:val="TDC2"/>
            <w:rPr>
              <w:del w:id="1730" w:author="Regina Casanova" w:date="2018-07-29T19:18:00Z"/>
              <w:rFonts w:ascii="Times New Roman" w:eastAsiaTheme="minorEastAsia" w:hAnsi="Times New Roman" w:cs="Times New Roman"/>
              <w:smallCaps w:val="0"/>
              <w:noProof/>
              <w:sz w:val="24"/>
              <w:szCs w:val="24"/>
              <w:lang w:val="es-PE" w:eastAsia="es-PE"/>
            </w:rPr>
          </w:pPr>
          <w:del w:id="1731" w:author="Regina Casanova" w:date="2018-07-29T19:18:00Z">
            <w:r w:rsidRPr="00F75055" w:rsidDel="00F95B03">
              <w:rPr>
                <w:rFonts w:ascii="Times New Roman" w:hAnsi="Times New Roman" w:cs="Times New Roman"/>
                <w:noProof/>
                <w:sz w:val="24"/>
                <w:szCs w:val="24"/>
                <w:lang w:val="es-PE"/>
                <w:rPrChange w:id="1732" w:author="Regina Casanova" w:date="2018-07-29T19:32:00Z">
                  <w:rPr>
                    <w:rStyle w:val="Hipervnculo"/>
                    <w:rFonts w:ascii="Times New Roman" w:hAnsi="Times New Roman" w:cs="Times New Roman"/>
                    <w:noProof/>
                    <w:sz w:val="24"/>
                    <w:szCs w:val="24"/>
                    <w:lang w:val="es-PE"/>
                  </w:rPr>
                </w:rPrChange>
              </w:rPr>
              <w:delText>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33" w:author="Regina Casanova" w:date="2018-07-29T19:32:00Z">
                  <w:rPr>
                    <w:rStyle w:val="Hipervnculo"/>
                    <w:rFonts w:ascii="Times New Roman" w:hAnsi="Times New Roman" w:cs="Times New Roman"/>
                    <w:noProof/>
                    <w:sz w:val="24"/>
                    <w:szCs w:val="24"/>
                    <w:lang w:val="es-PE"/>
                  </w:rPr>
                </w:rPrChange>
              </w:rPr>
              <w:delText>Población</w:delText>
            </w:r>
            <w:r w:rsidRPr="00F75055" w:rsidDel="00F95B03">
              <w:rPr>
                <w:rFonts w:ascii="Times New Roman" w:hAnsi="Times New Roman" w:cs="Times New Roman"/>
                <w:noProof/>
                <w:webHidden/>
                <w:sz w:val="24"/>
                <w:szCs w:val="24"/>
              </w:rPr>
              <w:tab/>
              <w:delText>43</w:delText>
            </w:r>
          </w:del>
        </w:p>
        <w:p w14:paraId="302EC652" w14:textId="43A5C334" w:rsidR="009E6BE6" w:rsidRPr="00F75055" w:rsidDel="00F95B03" w:rsidRDefault="009E6BE6" w:rsidP="009E6BE6">
          <w:pPr>
            <w:pStyle w:val="TDC2"/>
            <w:rPr>
              <w:del w:id="1734" w:author="Regina Casanova" w:date="2018-07-29T19:18:00Z"/>
              <w:rFonts w:ascii="Times New Roman" w:eastAsiaTheme="minorEastAsia" w:hAnsi="Times New Roman" w:cs="Times New Roman"/>
              <w:smallCaps w:val="0"/>
              <w:noProof/>
              <w:sz w:val="24"/>
              <w:szCs w:val="24"/>
              <w:lang w:val="es-PE" w:eastAsia="es-PE"/>
            </w:rPr>
          </w:pPr>
          <w:del w:id="1735" w:author="Regina Casanova" w:date="2018-07-29T19:18:00Z">
            <w:r w:rsidRPr="00F75055" w:rsidDel="00F95B03">
              <w:rPr>
                <w:rFonts w:ascii="Times New Roman" w:hAnsi="Times New Roman" w:cs="Times New Roman"/>
                <w:noProof/>
                <w:sz w:val="24"/>
                <w:szCs w:val="24"/>
                <w:lang w:val="es-PE"/>
                <w:rPrChange w:id="1736" w:author="Regina Casanova" w:date="2018-07-29T19:32:00Z">
                  <w:rPr>
                    <w:rStyle w:val="Hipervnculo"/>
                    <w:rFonts w:ascii="Times New Roman" w:hAnsi="Times New Roman" w:cs="Times New Roman"/>
                    <w:noProof/>
                    <w:sz w:val="24"/>
                    <w:szCs w:val="24"/>
                    <w:lang w:val="es-PE"/>
                  </w:rPr>
                </w:rPrChange>
              </w:rPr>
              <w:delText>III.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37" w:author="Regina Casanova" w:date="2018-07-29T19:32:00Z">
                  <w:rPr>
                    <w:rStyle w:val="Hipervnculo"/>
                    <w:rFonts w:ascii="Times New Roman" w:hAnsi="Times New Roman" w:cs="Times New Roman"/>
                    <w:noProof/>
                    <w:sz w:val="24"/>
                    <w:szCs w:val="24"/>
                    <w:lang w:val="es-PE"/>
                  </w:rPr>
                </w:rPrChange>
              </w:rPr>
              <w:delText>Muestra</w:delText>
            </w:r>
            <w:r w:rsidRPr="00F75055" w:rsidDel="00F95B03">
              <w:rPr>
                <w:rFonts w:ascii="Times New Roman" w:hAnsi="Times New Roman" w:cs="Times New Roman"/>
                <w:noProof/>
                <w:webHidden/>
                <w:sz w:val="24"/>
                <w:szCs w:val="24"/>
              </w:rPr>
              <w:tab/>
              <w:delText>43</w:delText>
            </w:r>
          </w:del>
        </w:p>
        <w:p w14:paraId="0D7B0B1D" w14:textId="10492A62" w:rsidR="009E6BE6" w:rsidRPr="00F75055" w:rsidDel="00F95B03" w:rsidRDefault="009E6BE6" w:rsidP="009E6BE6">
          <w:pPr>
            <w:pStyle w:val="TDC2"/>
            <w:rPr>
              <w:del w:id="1738" w:author="Regina Casanova" w:date="2018-07-29T19:18:00Z"/>
              <w:rFonts w:ascii="Times New Roman" w:eastAsiaTheme="minorEastAsia" w:hAnsi="Times New Roman" w:cs="Times New Roman"/>
              <w:smallCaps w:val="0"/>
              <w:noProof/>
              <w:sz w:val="24"/>
              <w:szCs w:val="24"/>
              <w:lang w:val="es-PE" w:eastAsia="es-PE"/>
            </w:rPr>
          </w:pPr>
          <w:del w:id="1739" w:author="Regina Casanova" w:date="2018-07-29T19:18:00Z">
            <w:r w:rsidRPr="00F75055" w:rsidDel="00F95B03">
              <w:rPr>
                <w:rFonts w:ascii="Times New Roman" w:hAnsi="Times New Roman" w:cs="Times New Roman"/>
                <w:noProof/>
                <w:sz w:val="24"/>
                <w:szCs w:val="24"/>
                <w:lang w:val="es-PE"/>
                <w:rPrChange w:id="1740" w:author="Regina Casanova" w:date="2018-07-29T19:32:00Z">
                  <w:rPr>
                    <w:rStyle w:val="Hipervnculo"/>
                    <w:rFonts w:ascii="Times New Roman" w:hAnsi="Times New Roman" w:cs="Times New Roman"/>
                    <w:noProof/>
                    <w:sz w:val="24"/>
                    <w:szCs w:val="24"/>
                    <w:lang w:val="es-PE"/>
                  </w:rPr>
                </w:rPrChange>
              </w:rPr>
              <w:delText>IV.</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41" w:author="Regina Casanova" w:date="2018-07-29T19:32:00Z">
                  <w:rPr>
                    <w:rStyle w:val="Hipervnculo"/>
                    <w:rFonts w:ascii="Times New Roman" w:hAnsi="Times New Roman" w:cs="Times New Roman"/>
                    <w:noProof/>
                    <w:sz w:val="24"/>
                    <w:szCs w:val="24"/>
                    <w:lang w:val="es-PE"/>
                  </w:rPr>
                </w:rPrChange>
              </w:rPr>
              <w:delText>Operacionalización de variables</w:delText>
            </w:r>
            <w:r w:rsidRPr="00F75055" w:rsidDel="00F95B03">
              <w:rPr>
                <w:rFonts w:ascii="Times New Roman" w:hAnsi="Times New Roman" w:cs="Times New Roman"/>
                <w:noProof/>
                <w:webHidden/>
                <w:sz w:val="24"/>
                <w:szCs w:val="24"/>
              </w:rPr>
              <w:tab/>
              <w:delText>44</w:delText>
            </w:r>
          </w:del>
        </w:p>
        <w:p w14:paraId="44660A69" w14:textId="71BF6266" w:rsidR="009E6BE6" w:rsidRPr="00F75055" w:rsidDel="00F95B03" w:rsidRDefault="009E6BE6" w:rsidP="009E6BE6">
          <w:pPr>
            <w:pStyle w:val="TDC2"/>
            <w:rPr>
              <w:del w:id="1742" w:author="Regina Casanova" w:date="2018-07-29T19:18:00Z"/>
              <w:rFonts w:ascii="Times New Roman" w:eastAsiaTheme="minorEastAsia" w:hAnsi="Times New Roman" w:cs="Times New Roman"/>
              <w:smallCaps w:val="0"/>
              <w:noProof/>
              <w:sz w:val="24"/>
              <w:szCs w:val="24"/>
              <w:lang w:val="es-PE" w:eastAsia="es-PE"/>
            </w:rPr>
          </w:pPr>
          <w:del w:id="1743" w:author="Regina Casanova" w:date="2018-07-29T19:18:00Z">
            <w:r w:rsidRPr="00F75055" w:rsidDel="00F95B03">
              <w:rPr>
                <w:rFonts w:ascii="Times New Roman" w:hAnsi="Times New Roman" w:cs="Times New Roman"/>
                <w:noProof/>
                <w:sz w:val="24"/>
                <w:szCs w:val="24"/>
                <w:lang w:val="es-PE"/>
                <w:rPrChange w:id="1744" w:author="Regina Casanova" w:date="2018-07-29T19:32:00Z">
                  <w:rPr>
                    <w:rStyle w:val="Hipervnculo"/>
                    <w:rFonts w:ascii="Times New Roman" w:hAnsi="Times New Roman" w:cs="Times New Roman"/>
                    <w:noProof/>
                    <w:sz w:val="24"/>
                    <w:szCs w:val="24"/>
                    <w:lang w:val="es-PE"/>
                  </w:rPr>
                </w:rPrChange>
              </w:rPr>
              <w:delText>V.</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45" w:author="Regina Casanova" w:date="2018-07-29T19:32:00Z">
                  <w:rPr>
                    <w:rStyle w:val="Hipervnculo"/>
                    <w:rFonts w:ascii="Times New Roman" w:hAnsi="Times New Roman" w:cs="Times New Roman"/>
                    <w:noProof/>
                    <w:sz w:val="24"/>
                    <w:szCs w:val="24"/>
                    <w:lang w:val="es-PE"/>
                  </w:rPr>
                </w:rPrChange>
              </w:rPr>
              <w:delText>Procedimientos y técnicas</w:delText>
            </w:r>
            <w:r w:rsidRPr="00F75055" w:rsidDel="00F95B03">
              <w:rPr>
                <w:rFonts w:ascii="Times New Roman" w:hAnsi="Times New Roman" w:cs="Times New Roman"/>
                <w:noProof/>
                <w:webHidden/>
                <w:sz w:val="24"/>
                <w:szCs w:val="24"/>
              </w:rPr>
              <w:tab/>
              <w:delText>45</w:delText>
            </w:r>
          </w:del>
        </w:p>
        <w:p w14:paraId="19AA44CD" w14:textId="50111D41" w:rsidR="009E6BE6" w:rsidRPr="004F498A" w:rsidDel="00F95B03" w:rsidRDefault="009E6BE6" w:rsidP="009E6BE6">
          <w:pPr>
            <w:pStyle w:val="TDC3"/>
            <w:spacing w:line="480" w:lineRule="auto"/>
            <w:rPr>
              <w:del w:id="1746" w:author="Regina Casanova" w:date="2018-07-29T19:18:00Z"/>
              <w:rFonts w:ascii="Times New Roman" w:eastAsiaTheme="minorEastAsia" w:hAnsi="Times New Roman" w:cs="Times New Roman"/>
              <w:i w:val="0"/>
              <w:iCs w:val="0"/>
              <w:noProof/>
              <w:sz w:val="24"/>
              <w:szCs w:val="24"/>
              <w:lang w:val="es-PE" w:eastAsia="es-PE"/>
            </w:rPr>
          </w:pPr>
          <w:del w:id="1747" w:author="Regina Casanova" w:date="2018-07-29T19:18:00Z">
            <w:r w:rsidRPr="00F75055" w:rsidDel="00F95B03">
              <w:rPr>
                <w:rFonts w:ascii="Times New Roman" w:hAnsi="Times New Roman" w:cs="Times New Roman"/>
                <w:i w:val="0"/>
                <w:noProof/>
                <w:sz w:val="24"/>
                <w:szCs w:val="24"/>
                <w:lang w:val="es-PE"/>
                <w:rPrChange w:id="1748" w:author="Regina Casanova" w:date="2018-07-29T19:32:00Z">
                  <w:rPr>
                    <w:rStyle w:val="Hipervnculo"/>
                    <w:rFonts w:ascii="Times New Roman" w:hAnsi="Times New Roman" w:cs="Times New Roman"/>
                    <w:noProof/>
                    <w:sz w:val="24"/>
                    <w:szCs w:val="24"/>
                    <w:lang w:val="es-PE"/>
                  </w:rPr>
                </w:rPrChange>
              </w:rPr>
              <w:delText>1.</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749" w:author="Regina Casanova" w:date="2018-07-29T19:32:00Z">
                  <w:rPr>
                    <w:rStyle w:val="Hipervnculo"/>
                    <w:rFonts w:ascii="Times New Roman" w:hAnsi="Times New Roman" w:cs="Times New Roman"/>
                    <w:noProof/>
                    <w:sz w:val="24"/>
                    <w:szCs w:val="24"/>
                    <w:lang w:val="es-PE"/>
                  </w:rPr>
                </w:rPrChange>
              </w:rPr>
              <w:delText>Investigación de usuarios</w:delText>
            </w:r>
            <w:r w:rsidRPr="00F75055" w:rsidDel="00F95B03">
              <w:rPr>
                <w:rFonts w:ascii="Times New Roman" w:hAnsi="Times New Roman" w:cs="Times New Roman"/>
                <w:i w:val="0"/>
                <w:noProof/>
                <w:webHidden/>
                <w:sz w:val="24"/>
                <w:szCs w:val="24"/>
              </w:rPr>
              <w:tab/>
              <w:delText>45</w:delText>
            </w:r>
          </w:del>
        </w:p>
        <w:p w14:paraId="341E1A1B" w14:textId="16114E82" w:rsidR="009E6BE6" w:rsidRPr="004F498A" w:rsidDel="00F95B03" w:rsidRDefault="009E6BE6" w:rsidP="009E6BE6">
          <w:pPr>
            <w:pStyle w:val="TDC3"/>
            <w:spacing w:line="480" w:lineRule="auto"/>
            <w:rPr>
              <w:del w:id="1750" w:author="Regina Casanova" w:date="2018-07-29T19:18:00Z"/>
              <w:rFonts w:ascii="Times New Roman" w:eastAsiaTheme="minorEastAsia" w:hAnsi="Times New Roman" w:cs="Times New Roman"/>
              <w:i w:val="0"/>
              <w:iCs w:val="0"/>
              <w:noProof/>
              <w:sz w:val="24"/>
              <w:szCs w:val="24"/>
              <w:lang w:val="es-PE" w:eastAsia="es-PE"/>
            </w:rPr>
          </w:pPr>
          <w:del w:id="1751" w:author="Regina Casanova" w:date="2018-07-29T19:18:00Z">
            <w:r w:rsidRPr="00F75055" w:rsidDel="00F95B03">
              <w:rPr>
                <w:rFonts w:ascii="Times New Roman" w:hAnsi="Times New Roman" w:cs="Times New Roman"/>
                <w:i w:val="0"/>
                <w:noProof/>
                <w:sz w:val="24"/>
                <w:szCs w:val="24"/>
                <w:lang w:val="es-PE"/>
                <w:rPrChange w:id="1752" w:author="Regina Casanova" w:date="2018-07-29T19:32:00Z">
                  <w:rPr>
                    <w:rStyle w:val="Hipervnculo"/>
                    <w:rFonts w:ascii="Times New Roman" w:hAnsi="Times New Roman" w:cs="Times New Roman"/>
                    <w:noProof/>
                    <w:sz w:val="24"/>
                    <w:szCs w:val="24"/>
                    <w:lang w:val="es-PE"/>
                  </w:rPr>
                </w:rPrChange>
              </w:rPr>
              <w:delText>2.</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753" w:author="Regina Casanova" w:date="2018-07-29T19:32:00Z">
                  <w:rPr>
                    <w:rStyle w:val="Hipervnculo"/>
                    <w:rFonts w:ascii="Times New Roman" w:hAnsi="Times New Roman" w:cs="Times New Roman"/>
                    <w:noProof/>
                    <w:sz w:val="24"/>
                    <w:szCs w:val="24"/>
                    <w:lang w:val="es-PE"/>
                  </w:rPr>
                </w:rPrChange>
              </w:rPr>
              <w:delText>Diseño y Prototipado</w:delText>
            </w:r>
            <w:r w:rsidRPr="00F75055" w:rsidDel="00F95B03">
              <w:rPr>
                <w:rFonts w:ascii="Times New Roman" w:hAnsi="Times New Roman" w:cs="Times New Roman"/>
                <w:i w:val="0"/>
                <w:noProof/>
                <w:webHidden/>
                <w:sz w:val="24"/>
                <w:szCs w:val="24"/>
              </w:rPr>
              <w:tab/>
              <w:delText>46</w:delText>
            </w:r>
          </w:del>
        </w:p>
        <w:p w14:paraId="01DC490A" w14:textId="50FDA889" w:rsidR="009E6BE6" w:rsidRPr="004F498A" w:rsidDel="00F95B03" w:rsidRDefault="009E6BE6" w:rsidP="009E6BE6">
          <w:pPr>
            <w:pStyle w:val="TDC3"/>
            <w:spacing w:line="480" w:lineRule="auto"/>
            <w:rPr>
              <w:del w:id="1754" w:author="Regina Casanova" w:date="2018-07-29T19:18:00Z"/>
              <w:rFonts w:ascii="Times New Roman" w:eastAsiaTheme="minorEastAsia" w:hAnsi="Times New Roman" w:cs="Times New Roman"/>
              <w:i w:val="0"/>
              <w:iCs w:val="0"/>
              <w:noProof/>
              <w:sz w:val="24"/>
              <w:szCs w:val="24"/>
              <w:lang w:val="es-PE" w:eastAsia="es-PE"/>
            </w:rPr>
          </w:pPr>
          <w:del w:id="1755" w:author="Regina Casanova" w:date="2018-07-29T19:18:00Z">
            <w:r w:rsidRPr="00F75055" w:rsidDel="00F95B03">
              <w:rPr>
                <w:rFonts w:ascii="Times New Roman" w:hAnsi="Times New Roman" w:cs="Times New Roman"/>
                <w:i w:val="0"/>
                <w:noProof/>
                <w:sz w:val="24"/>
                <w:szCs w:val="24"/>
                <w:lang w:val="es-PE"/>
                <w:rPrChange w:id="1756" w:author="Regina Casanova" w:date="2018-07-29T19:32:00Z">
                  <w:rPr>
                    <w:rStyle w:val="Hipervnculo"/>
                    <w:rFonts w:ascii="Times New Roman" w:hAnsi="Times New Roman" w:cs="Times New Roman"/>
                    <w:noProof/>
                    <w:sz w:val="24"/>
                    <w:szCs w:val="24"/>
                    <w:lang w:val="es-PE"/>
                  </w:rPr>
                </w:rPrChange>
              </w:rPr>
              <w:delText>3.</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lang w:val="es-PE"/>
                <w:rPrChange w:id="1757" w:author="Regina Casanova" w:date="2018-07-29T19:32:00Z">
                  <w:rPr>
                    <w:rStyle w:val="Hipervnculo"/>
                    <w:rFonts w:ascii="Times New Roman" w:hAnsi="Times New Roman" w:cs="Times New Roman"/>
                    <w:noProof/>
                    <w:sz w:val="24"/>
                    <w:szCs w:val="24"/>
                    <w:lang w:val="es-PE"/>
                  </w:rPr>
                </w:rPrChange>
              </w:rPr>
              <w:delText>Pruebas de Usuario</w:delText>
            </w:r>
            <w:r w:rsidRPr="00F75055" w:rsidDel="00F95B03">
              <w:rPr>
                <w:rFonts w:ascii="Times New Roman" w:hAnsi="Times New Roman" w:cs="Times New Roman"/>
                <w:i w:val="0"/>
                <w:noProof/>
                <w:webHidden/>
                <w:sz w:val="24"/>
                <w:szCs w:val="24"/>
              </w:rPr>
              <w:tab/>
              <w:delText>47</w:delText>
            </w:r>
          </w:del>
        </w:p>
        <w:p w14:paraId="7AEAC631" w14:textId="79BBC41C" w:rsidR="009E6BE6" w:rsidRPr="00F75055" w:rsidDel="00F95B03" w:rsidRDefault="009E6BE6" w:rsidP="009E6BE6">
          <w:pPr>
            <w:pStyle w:val="TDC2"/>
            <w:rPr>
              <w:del w:id="1758" w:author="Regina Casanova" w:date="2018-07-29T19:18:00Z"/>
              <w:rFonts w:ascii="Times New Roman" w:eastAsiaTheme="minorEastAsia" w:hAnsi="Times New Roman" w:cs="Times New Roman"/>
              <w:smallCaps w:val="0"/>
              <w:noProof/>
              <w:sz w:val="24"/>
              <w:szCs w:val="24"/>
              <w:lang w:val="es-PE" w:eastAsia="es-PE"/>
            </w:rPr>
          </w:pPr>
          <w:del w:id="1759" w:author="Regina Casanova" w:date="2018-07-29T19:18:00Z">
            <w:r w:rsidRPr="00F75055" w:rsidDel="00F95B03">
              <w:rPr>
                <w:rFonts w:ascii="Times New Roman" w:hAnsi="Times New Roman" w:cs="Times New Roman"/>
                <w:noProof/>
                <w:sz w:val="24"/>
                <w:szCs w:val="24"/>
                <w:lang w:val="es-PE"/>
                <w:rPrChange w:id="1760" w:author="Regina Casanova" w:date="2018-07-29T19:32:00Z">
                  <w:rPr>
                    <w:rStyle w:val="Hipervnculo"/>
                    <w:rFonts w:ascii="Times New Roman" w:hAnsi="Times New Roman" w:cs="Times New Roman"/>
                    <w:noProof/>
                    <w:sz w:val="24"/>
                    <w:szCs w:val="24"/>
                    <w:lang w:val="es-PE"/>
                  </w:rPr>
                </w:rPrChange>
              </w:rPr>
              <w:delText>VI.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61" w:author="Regina Casanova" w:date="2018-07-29T19:32:00Z">
                  <w:rPr>
                    <w:rStyle w:val="Hipervnculo"/>
                    <w:rFonts w:ascii="Times New Roman" w:hAnsi="Times New Roman" w:cs="Times New Roman"/>
                    <w:noProof/>
                    <w:sz w:val="24"/>
                    <w:szCs w:val="24"/>
                    <w:lang w:val="es-PE"/>
                  </w:rPr>
                </w:rPrChange>
              </w:rPr>
              <w:delText>Consideraciones éticas</w:delText>
            </w:r>
            <w:r w:rsidRPr="00F75055" w:rsidDel="00F95B03">
              <w:rPr>
                <w:rFonts w:ascii="Times New Roman" w:hAnsi="Times New Roman" w:cs="Times New Roman"/>
                <w:noProof/>
                <w:webHidden/>
                <w:sz w:val="24"/>
                <w:szCs w:val="24"/>
              </w:rPr>
              <w:tab/>
              <w:delText>48</w:delText>
            </w:r>
          </w:del>
        </w:p>
        <w:p w14:paraId="1BC24389" w14:textId="6577C48D" w:rsidR="009E6BE6" w:rsidRPr="00F75055" w:rsidDel="00F95B03" w:rsidRDefault="009E6BE6" w:rsidP="009E6BE6">
          <w:pPr>
            <w:pStyle w:val="TDC2"/>
            <w:rPr>
              <w:del w:id="1762" w:author="Regina Casanova" w:date="2018-07-29T19:18:00Z"/>
              <w:rFonts w:ascii="Times New Roman" w:eastAsiaTheme="minorEastAsia" w:hAnsi="Times New Roman" w:cs="Times New Roman"/>
              <w:smallCaps w:val="0"/>
              <w:noProof/>
              <w:sz w:val="24"/>
              <w:szCs w:val="24"/>
              <w:lang w:val="es-PE" w:eastAsia="es-PE"/>
            </w:rPr>
          </w:pPr>
          <w:del w:id="1763" w:author="Regina Casanova" w:date="2018-07-29T19:18:00Z">
            <w:r w:rsidRPr="00F75055" w:rsidDel="00F95B03">
              <w:rPr>
                <w:rFonts w:ascii="Times New Roman" w:hAnsi="Times New Roman" w:cs="Times New Roman"/>
                <w:noProof/>
                <w:sz w:val="24"/>
                <w:szCs w:val="24"/>
                <w:lang w:val="es-PE"/>
                <w:rPrChange w:id="1764" w:author="Regina Casanova" w:date="2018-07-29T19:32:00Z">
                  <w:rPr>
                    <w:rStyle w:val="Hipervnculo"/>
                    <w:rFonts w:ascii="Times New Roman" w:hAnsi="Times New Roman" w:cs="Times New Roman"/>
                    <w:noProof/>
                    <w:sz w:val="24"/>
                    <w:szCs w:val="24"/>
                    <w:lang w:val="es-PE"/>
                  </w:rPr>
                </w:rPrChange>
              </w:rPr>
              <w:delText>VII.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65" w:author="Regina Casanova" w:date="2018-07-29T19:32:00Z">
                  <w:rPr>
                    <w:rStyle w:val="Hipervnculo"/>
                    <w:rFonts w:ascii="Times New Roman" w:hAnsi="Times New Roman" w:cs="Times New Roman"/>
                    <w:noProof/>
                    <w:sz w:val="24"/>
                    <w:szCs w:val="24"/>
                    <w:lang w:val="es-PE"/>
                  </w:rPr>
                </w:rPrChange>
              </w:rPr>
              <w:delText>Análisis</w:delText>
            </w:r>
            <w:r w:rsidRPr="00F75055" w:rsidDel="00F95B03">
              <w:rPr>
                <w:rFonts w:ascii="Times New Roman" w:hAnsi="Times New Roman" w:cs="Times New Roman"/>
                <w:noProof/>
                <w:webHidden/>
                <w:sz w:val="24"/>
                <w:szCs w:val="24"/>
              </w:rPr>
              <w:tab/>
              <w:delText>49</w:delText>
            </w:r>
          </w:del>
        </w:p>
        <w:p w14:paraId="06A5A162" w14:textId="3447A8BD" w:rsidR="009E6BE6" w:rsidRPr="004F498A" w:rsidDel="00F95B03" w:rsidRDefault="009E6BE6" w:rsidP="009E6BE6">
          <w:pPr>
            <w:pStyle w:val="TDC1"/>
            <w:rPr>
              <w:del w:id="1766" w:author="Regina Casanova" w:date="2018-07-29T19:18:00Z"/>
              <w:rFonts w:ascii="Times New Roman" w:eastAsiaTheme="minorEastAsia" w:hAnsi="Times New Roman" w:cs="Times New Roman"/>
              <w:b w:val="0"/>
              <w:bCs w:val="0"/>
              <w:caps w:val="0"/>
              <w:noProof/>
              <w:sz w:val="24"/>
              <w:szCs w:val="24"/>
              <w:lang w:val="es-PE" w:eastAsia="es-PE"/>
            </w:rPr>
          </w:pPr>
          <w:del w:id="1767" w:author="Regina Casanova" w:date="2018-07-29T19:18:00Z">
            <w:r w:rsidRPr="00F75055" w:rsidDel="00F95B03">
              <w:rPr>
                <w:rFonts w:ascii="Times New Roman" w:hAnsi="Times New Roman" w:cs="Times New Roman"/>
                <w:b w:val="0"/>
                <w:noProof/>
                <w:sz w:val="24"/>
                <w:szCs w:val="24"/>
                <w:rPrChange w:id="1768" w:author="Regina Casanova" w:date="2018-07-29T19:32:00Z">
                  <w:rPr>
                    <w:rStyle w:val="Hipervnculo"/>
                    <w:rFonts w:ascii="Times New Roman" w:hAnsi="Times New Roman" w:cs="Times New Roman"/>
                    <w:noProof/>
                    <w:sz w:val="24"/>
                    <w:szCs w:val="24"/>
                  </w:rPr>
                </w:rPrChange>
              </w:rPr>
              <w:delText>Resultados</w:delText>
            </w:r>
            <w:r w:rsidRPr="00F75055" w:rsidDel="00F95B03">
              <w:rPr>
                <w:rFonts w:ascii="Times New Roman" w:hAnsi="Times New Roman" w:cs="Times New Roman"/>
                <w:b w:val="0"/>
                <w:noProof/>
                <w:webHidden/>
                <w:sz w:val="24"/>
                <w:szCs w:val="24"/>
              </w:rPr>
              <w:tab/>
              <w:delText>50</w:delText>
            </w:r>
          </w:del>
        </w:p>
        <w:p w14:paraId="1B2CF270" w14:textId="63BB2FAE" w:rsidR="009E6BE6" w:rsidRPr="00F75055" w:rsidDel="00F95B03" w:rsidRDefault="009E6BE6" w:rsidP="009E6BE6">
          <w:pPr>
            <w:pStyle w:val="TDC2"/>
            <w:rPr>
              <w:del w:id="1769" w:author="Regina Casanova" w:date="2018-07-29T19:18:00Z"/>
              <w:rFonts w:ascii="Times New Roman" w:eastAsiaTheme="minorEastAsia" w:hAnsi="Times New Roman" w:cs="Times New Roman"/>
              <w:smallCaps w:val="0"/>
              <w:noProof/>
              <w:sz w:val="24"/>
              <w:szCs w:val="24"/>
              <w:lang w:val="es-PE" w:eastAsia="es-PE"/>
            </w:rPr>
          </w:pPr>
          <w:del w:id="1770" w:author="Regina Casanova" w:date="2018-07-29T19:18:00Z">
            <w:r w:rsidRPr="00F75055" w:rsidDel="00F95B03">
              <w:rPr>
                <w:rFonts w:ascii="Times New Roman" w:hAnsi="Times New Roman" w:cs="Times New Roman"/>
                <w:noProof/>
                <w:sz w:val="24"/>
                <w:szCs w:val="24"/>
                <w:lang w:val="es-PE"/>
                <w:rPrChange w:id="1771" w:author="Regina Casanova" w:date="2018-07-29T19:32:00Z">
                  <w:rPr>
                    <w:rStyle w:val="Hipervnculo"/>
                    <w:rFonts w:ascii="Times New Roman" w:hAnsi="Times New Roman" w:cs="Times New Roman"/>
                    <w:noProof/>
                    <w:sz w:val="24"/>
                    <w:szCs w:val="24"/>
                    <w:lang w:val="es-PE"/>
                  </w:rPr>
                </w:rPrChange>
              </w:rPr>
              <w:delText>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772" w:author="Regina Casanova" w:date="2018-07-29T19:32:00Z">
                  <w:rPr>
                    <w:rStyle w:val="Hipervnculo"/>
                    <w:rFonts w:ascii="Times New Roman" w:hAnsi="Times New Roman" w:cs="Times New Roman"/>
                    <w:noProof/>
                    <w:sz w:val="24"/>
                    <w:szCs w:val="24"/>
                    <w:lang w:val="es-PE"/>
                  </w:rPr>
                </w:rPrChange>
              </w:rPr>
              <w:delText>Fase Exploratoria</w:delText>
            </w:r>
            <w:r w:rsidRPr="00F75055" w:rsidDel="00F95B03">
              <w:rPr>
                <w:rFonts w:ascii="Times New Roman" w:hAnsi="Times New Roman" w:cs="Times New Roman"/>
                <w:noProof/>
                <w:webHidden/>
                <w:sz w:val="24"/>
                <w:szCs w:val="24"/>
              </w:rPr>
              <w:tab/>
              <w:delText>50</w:delText>
            </w:r>
          </w:del>
        </w:p>
        <w:p w14:paraId="265D7141" w14:textId="226358B7" w:rsidR="009E6BE6" w:rsidRPr="004F498A" w:rsidDel="00F95B03" w:rsidRDefault="009E6BE6" w:rsidP="009E6BE6">
          <w:pPr>
            <w:pStyle w:val="TDC3"/>
            <w:spacing w:line="480" w:lineRule="auto"/>
            <w:rPr>
              <w:del w:id="1773" w:author="Regina Casanova" w:date="2018-07-29T19:18:00Z"/>
              <w:rFonts w:ascii="Times New Roman" w:eastAsiaTheme="minorEastAsia" w:hAnsi="Times New Roman" w:cs="Times New Roman"/>
              <w:i w:val="0"/>
              <w:iCs w:val="0"/>
              <w:noProof/>
              <w:sz w:val="24"/>
              <w:szCs w:val="24"/>
              <w:lang w:val="es-PE" w:eastAsia="es-PE"/>
            </w:rPr>
          </w:pPr>
          <w:del w:id="1774" w:author="Regina Casanova" w:date="2018-07-29T19:18:00Z">
            <w:r w:rsidRPr="00F75055" w:rsidDel="00F95B03">
              <w:rPr>
                <w:rFonts w:ascii="Times New Roman" w:hAnsi="Times New Roman" w:cs="Times New Roman"/>
                <w:i w:val="0"/>
                <w:noProof/>
                <w:sz w:val="24"/>
                <w:szCs w:val="24"/>
                <w:rPrChange w:id="1775" w:author="Regina Casanova" w:date="2018-07-29T19:32:00Z">
                  <w:rPr>
                    <w:rStyle w:val="Hipervnculo"/>
                    <w:rFonts w:ascii="Times New Roman" w:hAnsi="Times New Roman" w:cs="Times New Roman"/>
                    <w:noProof/>
                    <w:sz w:val="24"/>
                    <w:szCs w:val="24"/>
                  </w:rPr>
                </w:rPrChange>
              </w:rPr>
              <w:delText>1.</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776" w:author="Regina Casanova" w:date="2018-07-29T19:32:00Z">
                  <w:rPr>
                    <w:rStyle w:val="Hipervnculo"/>
                    <w:rFonts w:ascii="Times New Roman" w:hAnsi="Times New Roman" w:cs="Times New Roman"/>
                    <w:noProof/>
                    <w:sz w:val="24"/>
                    <w:szCs w:val="24"/>
                  </w:rPr>
                </w:rPrChange>
              </w:rPr>
              <w:delText>Personal de SUSALUD</w:delText>
            </w:r>
            <w:r w:rsidRPr="00F75055" w:rsidDel="00F95B03">
              <w:rPr>
                <w:rFonts w:ascii="Times New Roman" w:hAnsi="Times New Roman" w:cs="Times New Roman"/>
                <w:i w:val="0"/>
                <w:noProof/>
                <w:webHidden/>
                <w:sz w:val="24"/>
                <w:szCs w:val="24"/>
              </w:rPr>
              <w:tab/>
              <w:delText>51</w:delText>
            </w:r>
          </w:del>
        </w:p>
        <w:p w14:paraId="69CE97CA" w14:textId="6FC70697" w:rsidR="009E6BE6" w:rsidRPr="004F498A" w:rsidDel="00F95B03" w:rsidRDefault="009E6BE6" w:rsidP="009E6BE6">
          <w:pPr>
            <w:pStyle w:val="TDC3"/>
            <w:spacing w:line="480" w:lineRule="auto"/>
            <w:rPr>
              <w:del w:id="1777" w:author="Regina Casanova" w:date="2018-07-29T19:18:00Z"/>
              <w:rFonts w:ascii="Times New Roman" w:eastAsiaTheme="minorEastAsia" w:hAnsi="Times New Roman" w:cs="Times New Roman"/>
              <w:i w:val="0"/>
              <w:iCs w:val="0"/>
              <w:noProof/>
              <w:sz w:val="24"/>
              <w:szCs w:val="24"/>
              <w:lang w:val="es-PE" w:eastAsia="es-PE"/>
            </w:rPr>
          </w:pPr>
          <w:del w:id="1778" w:author="Regina Casanova" w:date="2018-07-29T19:18:00Z">
            <w:r w:rsidRPr="00F75055" w:rsidDel="00F95B03">
              <w:rPr>
                <w:rFonts w:ascii="Times New Roman" w:hAnsi="Times New Roman" w:cs="Times New Roman"/>
                <w:i w:val="0"/>
                <w:noProof/>
                <w:sz w:val="24"/>
                <w:szCs w:val="24"/>
                <w:rPrChange w:id="1779" w:author="Regina Casanova" w:date="2018-07-29T19:32:00Z">
                  <w:rPr>
                    <w:rStyle w:val="Hipervnculo"/>
                    <w:rFonts w:ascii="Times New Roman" w:hAnsi="Times New Roman" w:cs="Times New Roman"/>
                    <w:noProof/>
                    <w:sz w:val="24"/>
                    <w:szCs w:val="24"/>
                  </w:rPr>
                </w:rPrChange>
              </w:rPr>
              <w:delText>2.</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780" w:author="Regina Casanova" w:date="2018-07-29T19:32:00Z">
                  <w:rPr>
                    <w:rStyle w:val="Hipervnculo"/>
                    <w:rFonts w:ascii="Times New Roman" w:hAnsi="Times New Roman" w:cs="Times New Roman"/>
                    <w:noProof/>
                    <w:sz w:val="24"/>
                    <w:szCs w:val="24"/>
                  </w:rPr>
                </w:rPrChange>
              </w:rPr>
              <w:delText>Gestores de IPRESS</w:delText>
            </w:r>
            <w:r w:rsidRPr="00F75055" w:rsidDel="00F95B03">
              <w:rPr>
                <w:rFonts w:ascii="Times New Roman" w:hAnsi="Times New Roman" w:cs="Times New Roman"/>
                <w:i w:val="0"/>
                <w:noProof/>
                <w:webHidden/>
                <w:sz w:val="24"/>
                <w:szCs w:val="24"/>
              </w:rPr>
              <w:tab/>
              <w:delText>56</w:delText>
            </w:r>
          </w:del>
        </w:p>
        <w:p w14:paraId="35A1FDAB" w14:textId="0E88D5FC" w:rsidR="009E6BE6" w:rsidRPr="004F498A" w:rsidDel="00F95B03" w:rsidRDefault="009E6BE6" w:rsidP="009E6BE6">
          <w:pPr>
            <w:pStyle w:val="TDC3"/>
            <w:spacing w:line="480" w:lineRule="auto"/>
            <w:rPr>
              <w:del w:id="1781" w:author="Regina Casanova" w:date="2018-07-29T19:18:00Z"/>
              <w:rFonts w:ascii="Times New Roman" w:eastAsiaTheme="minorEastAsia" w:hAnsi="Times New Roman" w:cs="Times New Roman"/>
              <w:i w:val="0"/>
              <w:iCs w:val="0"/>
              <w:noProof/>
              <w:sz w:val="24"/>
              <w:szCs w:val="24"/>
              <w:lang w:val="es-PE" w:eastAsia="es-PE"/>
            </w:rPr>
          </w:pPr>
          <w:del w:id="1782" w:author="Regina Casanova" w:date="2018-07-29T19:18:00Z">
            <w:r w:rsidRPr="00F75055" w:rsidDel="00F95B03">
              <w:rPr>
                <w:rFonts w:ascii="Times New Roman" w:hAnsi="Times New Roman" w:cs="Times New Roman"/>
                <w:i w:val="0"/>
                <w:noProof/>
                <w:sz w:val="24"/>
                <w:szCs w:val="24"/>
                <w:rPrChange w:id="1783" w:author="Regina Casanova" w:date="2018-07-29T19:32:00Z">
                  <w:rPr>
                    <w:rStyle w:val="Hipervnculo"/>
                    <w:rFonts w:ascii="Times New Roman" w:hAnsi="Times New Roman" w:cs="Times New Roman"/>
                    <w:noProof/>
                    <w:sz w:val="24"/>
                    <w:szCs w:val="24"/>
                  </w:rPr>
                </w:rPrChange>
              </w:rPr>
              <w:delText>3.</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784" w:author="Regina Casanova" w:date="2018-07-29T19:32:00Z">
                  <w:rPr>
                    <w:rStyle w:val="Hipervnculo"/>
                    <w:rFonts w:ascii="Times New Roman" w:hAnsi="Times New Roman" w:cs="Times New Roman"/>
                    <w:noProof/>
                    <w:sz w:val="24"/>
                    <w:szCs w:val="24"/>
                  </w:rPr>
                </w:rPrChange>
              </w:rPr>
              <w:delText>Ciudadanos</w:delText>
            </w:r>
            <w:r w:rsidRPr="00F75055" w:rsidDel="00F95B03">
              <w:rPr>
                <w:rFonts w:ascii="Times New Roman" w:hAnsi="Times New Roman" w:cs="Times New Roman"/>
                <w:i w:val="0"/>
                <w:noProof/>
                <w:webHidden/>
                <w:sz w:val="24"/>
                <w:szCs w:val="24"/>
              </w:rPr>
              <w:tab/>
              <w:delText>62</w:delText>
            </w:r>
          </w:del>
        </w:p>
        <w:p w14:paraId="228D686F" w14:textId="63E87CE4" w:rsidR="009E6BE6" w:rsidRPr="004F498A" w:rsidDel="00F95B03" w:rsidRDefault="009E6BE6" w:rsidP="009E6BE6">
          <w:pPr>
            <w:pStyle w:val="TDC3"/>
            <w:spacing w:line="480" w:lineRule="auto"/>
            <w:rPr>
              <w:del w:id="1785" w:author="Regina Casanova" w:date="2018-07-29T19:18:00Z"/>
              <w:rFonts w:ascii="Times New Roman" w:eastAsiaTheme="minorEastAsia" w:hAnsi="Times New Roman" w:cs="Times New Roman"/>
              <w:i w:val="0"/>
              <w:iCs w:val="0"/>
              <w:noProof/>
              <w:sz w:val="24"/>
              <w:szCs w:val="24"/>
              <w:lang w:val="es-PE" w:eastAsia="es-PE"/>
            </w:rPr>
          </w:pPr>
          <w:del w:id="1786" w:author="Regina Casanova" w:date="2018-07-29T19:18:00Z">
            <w:r w:rsidRPr="00F75055" w:rsidDel="00F95B03">
              <w:rPr>
                <w:rFonts w:ascii="Times New Roman" w:hAnsi="Times New Roman" w:cs="Times New Roman"/>
                <w:i w:val="0"/>
                <w:noProof/>
                <w:sz w:val="24"/>
                <w:szCs w:val="24"/>
                <w:rPrChange w:id="1787" w:author="Regina Casanova" w:date="2018-07-29T19:32:00Z">
                  <w:rPr>
                    <w:rStyle w:val="Hipervnculo"/>
                    <w:rFonts w:ascii="Times New Roman" w:hAnsi="Times New Roman" w:cs="Times New Roman"/>
                    <w:noProof/>
                    <w:sz w:val="24"/>
                    <w:szCs w:val="24"/>
                  </w:rPr>
                </w:rPrChange>
              </w:rPr>
              <w:delText>4.</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788" w:author="Regina Casanova" w:date="2018-07-29T19:32:00Z">
                  <w:rPr>
                    <w:rStyle w:val="Hipervnculo"/>
                    <w:rFonts w:ascii="Times New Roman" w:hAnsi="Times New Roman" w:cs="Times New Roman"/>
                    <w:noProof/>
                    <w:sz w:val="24"/>
                    <w:szCs w:val="24"/>
                  </w:rPr>
                </w:rPrChange>
              </w:rPr>
              <w:delText>Tabla de hallazgos resaltantes</w:delText>
            </w:r>
            <w:r w:rsidRPr="00F75055" w:rsidDel="00F95B03">
              <w:rPr>
                <w:rFonts w:ascii="Times New Roman" w:hAnsi="Times New Roman" w:cs="Times New Roman"/>
                <w:i w:val="0"/>
                <w:noProof/>
                <w:webHidden/>
                <w:sz w:val="24"/>
                <w:szCs w:val="24"/>
              </w:rPr>
              <w:tab/>
              <w:delText>67</w:delText>
            </w:r>
          </w:del>
        </w:p>
        <w:p w14:paraId="25EC1F9A" w14:textId="394B938A" w:rsidR="009E6BE6" w:rsidRPr="004F498A" w:rsidDel="00F95B03" w:rsidRDefault="009E6BE6" w:rsidP="009E6BE6">
          <w:pPr>
            <w:pStyle w:val="TDC3"/>
            <w:spacing w:line="480" w:lineRule="auto"/>
            <w:rPr>
              <w:del w:id="1789" w:author="Regina Casanova" w:date="2018-07-29T19:18:00Z"/>
              <w:rFonts w:ascii="Times New Roman" w:eastAsiaTheme="minorEastAsia" w:hAnsi="Times New Roman" w:cs="Times New Roman"/>
              <w:i w:val="0"/>
              <w:iCs w:val="0"/>
              <w:noProof/>
              <w:sz w:val="24"/>
              <w:szCs w:val="24"/>
              <w:lang w:val="es-PE" w:eastAsia="es-PE"/>
            </w:rPr>
          </w:pPr>
          <w:del w:id="1790" w:author="Regina Casanova" w:date="2018-07-29T19:18:00Z">
            <w:r w:rsidRPr="00F75055" w:rsidDel="00F95B03">
              <w:rPr>
                <w:rFonts w:ascii="Times New Roman" w:hAnsi="Times New Roman" w:cs="Times New Roman"/>
                <w:i w:val="0"/>
                <w:noProof/>
                <w:sz w:val="24"/>
                <w:szCs w:val="24"/>
                <w:rPrChange w:id="1791" w:author="Regina Casanova" w:date="2018-07-29T19:32:00Z">
                  <w:rPr>
                    <w:rStyle w:val="Hipervnculo"/>
                    <w:rFonts w:ascii="Times New Roman" w:hAnsi="Times New Roman" w:cs="Times New Roman"/>
                    <w:noProof/>
                    <w:sz w:val="24"/>
                    <w:szCs w:val="24"/>
                  </w:rPr>
                </w:rPrChange>
              </w:rPr>
              <w:delText>5.</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792" w:author="Regina Casanova" w:date="2018-07-29T19:32:00Z">
                  <w:rPr>
                    <w:rStyle w:val="Hipervnculo"/>
                    <w:rFonts w:ascii="Times New Roman" w:hAnsi="Times New Roman" w:cs="Times New Roman"/>
                    <w:noProof/>
                    <w:sz w:val="24"/>
                    <w:szCs w:val="24"/>
                  </w:rPr>
                </w:rPrChange>
              </w:rPr>
              <w:delText>Tabla de requerimientos</w:delText>
            </w:r>
            <w:r w:rsidRPr="00F75055" w:rsidDel="00F95B03">
              <w:rPr>
                <w:rFonts w:ascii="Times New Roman" w:hAnsi="Times New Roman" w:cs="Times New Roman"/>
                <w:i w:val="0"/>
                <w:noProof/>
                <w:webHidden/>
                <w:sz w:val="24"/>
                <w:szCs w:val="24"/>
              </w:rPr>
              <w:tab/>
              <w:delText>69</w:delText>
            </w:r>
          </w:del>
        </w:p>
        <w:p w14:paraId="6E85100A" w14:textId="46A9F59F" w:rsidR="009E6BE6" w:rsidRPr="004F498A" w:rsidDel="00F95B03" w:rsidRDefault="009E6BE6" w:rsidP="009E6BE6">
          <w:pPr>
            <w:pStyle w:val="TDC3"/>
            <w:spacing w:line="480" w:lineRule="auto"/>
            <w:rPr>
              <w:del w:id="1793" w:author="Regina Casanova" w:date="2018-07-29T19:18:00Z"/>
              <w:rFonts w:ascii="Times New Roman" w:eastAsiaTheme="minorEastAsia" w:hAnsi="Times New Roman" w:cs="Times New Roman"/>
              <w:i w:val="0"/>
              <w:iCs w:val="0"/>
              <w:noProof/>
              <w:sz w:val="24"/>
              <w:szCs w:val="24"/>
              <w:lang w:val="es-PE" w:eastAsia="es-PE"/>
            </w:rPr>
          </w:pPr>
          <w:del w:id="1794" w:author="Regina Casanova" w:date="2018-07-29T19:18:00Z">
            <w:r w:rsidRPr="00F75055" w:rsidDel="00F95B03">
              <w:rPr>
                <w:rFonts w:ascii="Times New Roman" w:hAnsi="Times New Roman" w:cs="Times New Roman"/>
                <w:i w:val="0"/>
                <w:noProof/>
                <w:sz w:val="24"/>
                <w:szCs w:val="24"/>
                <w:rPrChange w:id="1795" w:author="Regina Casanova" w:date="2018-07-29T19:32:00Z">
                  <w:rPr>
                    <w:rStyle w:val="Hipervnculo"/>
                    <w:rFonts w:ascii="Times New Roman" w:hAnsi="Times New Roman" w:cs="Times New Roman"/>
                    <w:noProof/>
                    <w:sz w:val="24"/>
                    <w:szCs w:val="24"/>
                  </w:rPr>
                </w:rPrChange>
              </w:rPr>
              <w:delText>6.</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796" w:author="Regina Casanova" w:date="2018-07-29T19:32:00Z">
                  <w:rPr>
                    <w:rStyle w:val="Hipervnculo"/>
                    <w:rFonts w:ascii="Times New Roman" w:hAnsi="Times New Roman" w:cs="Times New Roman"/>
                    <w:noProof/>
                    <w:sz w:val="24"/>
                    <w:szCs w:val="24"/>
                  </w:rPr>
                </w:rPrChange>
              </w:rPr>
              <w:delText>Reclasificación de la Tabla de Clasificación de Reclamos</w:delText>
            </w:r>
            <w:r w:rsidRPr="00F75055" w:rsidDel="00F95B03">
              <w:rPr>
                <w:rFonts w:ascii="Times New Roman" w:hAnsi="Times New Roman" w:cs="Times New Roman"/>
                <w:i w:val="0"/>
                <w:noProof/>
                <w:webHidden/>
                <w:sz w:val="24"/>
                <w:szCs w:val="24"/>
              </w:rPr>
              <w:tab/>
              <w:delText>77</w:delText>
            </w:r>
          </w:del>
        </w:p>
        <w:p w14:paraId="01C53936" w14:textId="5A545DB6" w:rsidR="009E6BE6" w:rsidRPr="00F75055" w:rsidDel="00F95B03" w:rsidRDefault="009E6BE6" w:rsidP="009E6BE6">
          <w:pPr>
            <w:pStyle w:val="TDC2"/>
            <w:rPr>
              <w:del w:id="1797" w:author="Regina Casanova" w:date="2018-07-29T19:18:00Z"/>
              <w:rFonts w:ascii="Times New Roman" w:eastAsiaTheme="minorEastAsia" w:hAnsi="Times New Roman" w:cs="Times New Roman"/>
              <w:smallCaps w:val="0"/>
              <w:noProof/>
              <w:sz w:val="24"/>
              <w:szCs w:val="24"/>
              <w:lang w:val="es-PE" w:eastAsia="es-PE"/>
            </w:rPr>
          </w:pPr>
          <w:del w:id="1798" w:author="Regina Casanova" w:date="2018-07-29T19:18:00Z">
            <w:r w:rsidRPr="00F75055" w:rsidDel="00F95B03">
              <w:rPr>
                <w:rFonts w:ascii="Times New Roman" w:hAnsi="Times New Roman" w:cs="Times New Roman"/>
                <w:noProof/>
                <w:sz w:val="24"/>
                <w:szCs w:val="24"/>
                <w:rPrChange w:id="1799" w:author="Regina Casanova" w:date="2018-07-29T19:32:00Z">
                  <w:rPr>
                    <w:rStyle w:val="Hipervnculo"/>
                    <w:rFonts w:ascii="Times New Roman" w:hAnsi="Times New Roman" w:cs="Times New Roman"/>
                    <w:noProof/>
                    <w:sz w:val="24"/>
                    <w:szCs w:val="24"/>
                  </w:rPr>
                </w:rPrChange>
              </w:rPr>
              <w:delText>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rPrChange w:id="1800" w:author="Regina Casanova" w:date="2018-07-29T19:32:00Z">
                  <w:rPr>
                    <w:rStyle w:val="Hipervnculo"/>
                    <w:rFonts w:ascii="Times New Roman" w:hAnsi="Times New Roman" w:cs="Times New Roman"/>
                    <w:noProof/>
                    <w:sz w:val="24"/>
                    <w:szCs w:val="24"/>
                  </w:rPr>
                </w:rPrChange>
              </w:rPr>
              <w:delText>Fase de Diseño</w:delText>
            </w:r>
            <w:r w:rsidRPr="00F75055" w:rsidDel="00F95B03">
              <w:rPr>
                <w:rFonts w:ascii="Times New Roman" w:hAnsi="Times New Roman" w:cs="Times New Roman"/>
                <w:noProof/>
                <w:webHidden/>
                <w:sz w:val="24"/>
                <w:szCs w:val="24"/>
              </w:rPr>
              <w:tab/>
              <w:delText>81</w:delText>
            </w:r>
          </w:del>
        </w:p>
        <w:p w14:paraId="06307D8D" w14:textId="26FEBFAC" w:rsidR="009E6BE6" w:rsidRPr="00F75055" w:rsidDel="00F95B03" w:rsidRDefault="009E6BE6" w:rsidP="009E6BE6">
          <w:pPr>
            <w:pStyle w:val="TDC2"/>
            <w:rPr>
              <w:del w:id="1801" w:author="Regina Casanova" w:date="2018-07-29T19:18:00Z"/>
              <w:rFonts w:ascii="Times New Roman" w:eastAsiaTheme="minorEastAsia" w:hAnsi="Times New Roman" w:cs="Times New Roman"/>
              <w:smallCaps w:val="0"/>
              <w:noProof/>
              <w:sz w:val="24"/>
              <w:szCs w:val="24"/>
              <w:lang w:val="es-PE" w:eastAsia="es-PE"/>
            </w:rPr>
          </w:pPr>
          <w:del w:id="1802" w:author="Regina Casanova" w:date="2018-07-29T19:18:00Z">
            <w:r w:rsidRPr="00F75055" w:rsidDel="00F95B03">
              <w:rPr>
                <w:rFonts w:ascii="Times New Roman" w:hAnsi="Times New Roman" w:cs="Times New Roman"/>
                <w:noProof/>
                <w:sz w:val="24"/>
                <w:szCs w:val="24"/>
                <w:lang w:val="es-PE"/>
                <w:rPrChange w:id="1803" w:author="Regina Casanova" w:date="2018-07-29T19:32:00Z">
                  <w:rPr>
                    <w:rStyle w:val="Hipervnculo"/>
                    <w:rFonts w:ascii="Times New Roman" w:hAnsi="Times New Roman" w:cs="Times New Roman"/>
                    <w:noProof/>
                    <w:sz w:val="24"/>
                    <w:szCs w:val="24"/>
                    <w:lang w:val="es-PE"/>
                  </w:rPr>
                </w:rPrChange>
              </w:rPr>
              <w:delText>III.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804" w:author="Regina Casanova" w:date="2018-07-29T19:32:00Z">
                  <w:rPr>
                    <w:rStyle w:val="Hipervnculo"/>
                    <w:rFonts w:ascii="Times New Roman" w:hAnsi="Times New Roman" w:cs="Times New Roman"/>
                    <w:noProof/>
                    <w:sz w:val="24"/>
                    <w:szCs w:val="24"/>
                    <w:lang w:val="es-PE"/>
                  </w:rPr>
                </w:rPrChange>
              </w:rPr>
              <w:delText>Fase de Pruebas</w:delText>
            </w:r>
            <w:r w:rsidRPr="00F75055" w:rsidDel="00F95B03">
              <w:rPr>
                <w:rFonts w:ascii="Times New Roman" w:hAnsi="Times New Roman" w:cs="Times New Roman"/>
                <w:noProof/>
                <w:webHidden/>
                <w:sz w:val="24"/>
                <w:szCs w:val="24"/>
              </w:rPr>
              <w:tab/>
              <w:delText>83</w:delText>
            </w:r>
          </w:del>
        </w:p>
        <w:p w14:paraId="0D4D2ECB" w14:textId="00D85FAD" w:rsidR="009E6BE6" w:rsidRPr="004F498A" w:rsidDel="00F95B03" w:rsidRDefault="009E6BE6" w:rsidP="009E6BE6">
          <w:pPr>
            <w:pStyle w:val="TDC3"/>
            <w:spacing w:line="480" w:lineRule="auto"/>
            <w:rPr>
              <w:del w:id="1805" w:author="Regina Casanova" w:date="2018-07-29T19:18:00Z"/>
              <w:rFonts w:ascii="Times New Roman" w:eastAsiaTheme="minorEastAsia" w:hAnsi="Times New Roman" w:cs="Times New Roman"/>
              <w:i w:val="0"/>
              <w:iCs w:val="0"/>
              <w:noProof/>
              <w:sz w:val="24"/>
              <w:szCs w:val="24"/>
              <w:lang w:val="es-PE" w:eastAsia="es-PE"/>
            </w:rPr>
          </w:pPr>
          <w:del w:id="1806" w:author="Regina Casanova" w:date="2018-07-29T19:18:00Z">
            <w:r w:rsidRPr="00F75055" w:rsidDel="00F95B03">
              <w:rPr>
                <w:rFonts w:ascii="Times New Roman" w:hAnsi="Times New Roman" w:cs="Times New Roman"/>
                <w:i w:val="0"/>
                <w:noProof/>
                <w:sz w:val="24"/>
                <w:szCs w:val="24"/>
                <w:rPrChange w:id="1807" w:author="Regina Casanova" w:date="2018-07-29T19:32:00Z">
                  <w:rPr>
                    <w:rStyle w:val="Hipervnculo"/>
                    <w:rFonts w:ascii="Times New Roman" w:hAnsi="Times New Roman" w:cs="Times New Roman"/>
                    <w:noProof/>
                    <w:sz w:val="24"/>
                    <w:szCs w:val="24"/>
                  </w:rPr>
                </w:rPrChange>
              </w:rPr>
              <w:delText>1.</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808" w:author="Regina Casanova" w:date="2018-07-29T19:32:00Z">
                  <w:rPr>
                    <w:rStyle w:val="Hipervnculo"/>
                    <w:rFonts w:ascii="Times New Roman" w:hAnsi="Times New Roman" w:cs="Times New Roman"/>
                    <w:noProof/>
                    <w:sz w:val="24"/>
                    <w:szCs w:val="24"/>
                  </w:rPr>
                </w:rPrChange>
              </w:rPr>
              <w:delText>Personal de SUSALUD:</w:delText>
            </w:r>
            <w:r w:rsidRPr="00F75055" w:rsidDel="00F95B03">
              <w:rPr>
                <w:rFonts w:ascii="Times New Roman" w:hAnsi="Times New Roman" w:cs="Times New Roman"/>
                <w:i w:val="0"/>
                <w:noProof/>
                <w:webHidden/>
                <w:sz w:val="24"/>
                <w:szCs w:val="24"/>
              </w:rPr>
              <w:tab/>
              <w:delText>85</w:delText>
            </w:r>
          </w:del>
        </w:p>
        <w:p w14:paraId="6508DE6D" w14:textId="256CB4DD" w:rsidR="009E6BE6" w:rsidRPr="004F498A" w:rsidDel="00F95B03" w:rsidRDefault="009E6BE6" w:rsidP="009E6BE6">
          <w:pPr>
            <w:pStyle w:val="TDC3"/>
            <w:spacing w:line="480" w:lineRule="auto"/>
            <w:rPr>
              <w:del w:id="1809" w:author="Regina Casanova" w:date="2018-07-29T19:18:00Z"/>
              <w:rFonts w:ascii="Times New Roman" w:eastAsiaTheme="minorEastAsia" w:hAnsi="Times New Roman" w:cs="Times New Roman"/>
              <w:i w:val="0"/>
              <w:iCs w:val="0"/>
              <w:noProof/>
              <w:sz w:val="24"/>
              <w:szCs w:val="24"/>
              <w:lang w:val="es-PE" w:eastAsia="es-PE"/>
            </w:rPr>
          </w:pPr>
          <w:del w:id="1810" w:author="Regina Casanova" w:date="2018-07-29T19:18:00Z">
            <w:r w:rsidRPr="00F75055" w:rsidDel="00F95B03">
              <w:rPr>
                <w:rFonts w:ascii="Times New Roman" w:hAnsi="Times New Roman" w:cs="Times New Roman"/>
                <w:i w:val="0"/>
                <w:noProof/>
                <w:sz w:val="24"/>
                <w:szCs w:val="24"/>
                <w:rPrChange w:id="1811" w:author="Regina Casanova" w:date="2018-07-29T19:32:00Z">
                  <w:rPr>
                    <w:rStyle w:val="Hipervnculo"/>
                    <w:rFonts w:ascii="Times New Roman" w:hAnsi="Times New Roman" w:cs="Times New Roman"/>
                    <w:noProof/>
                    <w:sz w:val="24"/>
                    <w:szCs w:val="24"/>
                  </w:rPr>
                </w:rPrChange>
              </w:rPr>
              <w:delText>2.</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812" w:author="Regina Casanova" w:date="2018-07-29T19:32:00Z">
                  <w:rPr>
                    <w:rStyle w:val="Hipervnculo"/>
                    <w:rFonts w:ascii="Times New Roman" w:hAnsi="Times New Roman" w:cs="Times New Roman"/>
                    <w:noProof/>
                    <w:sz w:val="24"/>
                    <w:szCs w:val="24"/>
                  </w:rPr>
                </w:rPrChange>
              </w:rPr>
              <w:delText>Gestores de IPRESS:</w:delText>
            </w:r>
            <w:r w:rsidRPr="00F75055" w:rsidDel="00F95B03">
              <w:rPr>
                <w:rFonts w:ascii="Times New Roman" w:hAnsi="Times New Roman" w:cs="Times New Roman"/>
                <w:i w:val="0"/>
                <w:noProof/>
                <w:webHidden/>
                <w:sz w:val="24"/>
                <w:szCs w:val="24"/>
              </w:rPr>
              <w:tab/>
              <w:delText>85</w:delText>
            </w:r>
          </w:del>
        </w:p>
        <w:p w14:paraId="2049F17D" w14:textId="4A987BBB" w:rsidR="009E6BE6" w:rsidRPr="004F498A" w:rsidDel="00F95B03" w:rsidRDefault="009E6BE6" w:rsidP="009E6BE6">
          <w:pPr>
            <w:pStyle w:val="TDC3"/>
            <w:spacing w:line="480" w:lineRule="auto"/>
            <w:rPr>
              <w:del w:id="1813" w:author="Regina Casanova" w:date="2018-07-29T19:18:00Z"/>
              <w:rFonts w:ascii="Times New Roman" w:eastAsiaTheme="minorEastAsia" w:hAnsi="Times New Roman" w:cs="Times New Roman"/>
              <w:i w:val="0"/>
              <w:iCs w:val="0"/>
              <w:noProof/>
              <w:sz w:val="24"/>
              <w:szCs w:val="24"/>
              <w:lang w:val="es-PE" w:eastAsia="es-PE"/>
            </w:rPr>
          </w:pPr>
          <w:del w:id="1814" w:author="Regina Casanova" w:date="2018-07-29T19:18:00Z">
            <w:r w:rsidRPr="00F75055" w:rsidDel="00F95B03">
              <w:rPr>
                <w:rFonts w:ascii="Times New Roman" w:hAnsi="Times New Roman" w:cs="Times New Roman"/>
                <w:i w:val="0"/>
                <w:noProof/>
                <w:sz w:val="24"/>
                <w:szCs w:val="24"/>
                <w:rPrChange w:id="1815" w:author="Regina Casanova" w:date="2018-07-29T19:32:00Z">
                  <w:rPr>
                    <w:rStyle w:val="Hipervnculo"/>
                    <w:rFonts w:ascii="Times New Roman" w:hAnsi="Times New Roman" w:cs="Times New Roman"/>
                    <w:noProof/>
                    <w:sz w:val="24"/>
                    <w:szCs w:val="24"/>
                  </w:rPr>
                </w:rPrChange>
              </w:rPr>
              <w:delText>3.</w:delText>
            </w:r>
            <w:r w:rsidRPr="004F498A" w:rsidDel="00F95B03">
              <w:rPr>
                <w:rFonts w:ascii="Times New Roman" w:eastAsiaTheme="minorEastAsia" w:hAnsi="Times New Roman" w:cs="Times New Roman"/>
                <w:i w:val="0"/>
                <w:iCs w:val="0"/>
                <w:noProof/>
                <w:sz w:val="24"/>
                <w:szCs w:val="24"/>
                <w:lang w:val="es-PE" w:eastAsia="es-PE"/>
              </w:rPr>
              <w:tab/>
            </w:r>
            <w:r w:rsidRPr="00F75055" w:rsidDel="00F95B03">
              <w:rPr>
                <w:rFonts w:ascii="Times New Roman" w:hAnsi="Times New Roman" w:cs="Times New Roman"/>
                <w:i w:val="0"/>
                <w:noProof/>
                <w:sz w:val="24"/>
                <w:szCs w:val="24"/>
                <w:rPrChange w:id="1816" w:author="Regina Casanova" w:date="2018-07-29T19:32:00Z">
                  <w:rPr>
                    <w:rStyle w:val="Hipervnculo"/>
                    <w:rFonts w:ascii="Times New Roman" w:hAnsi="Times New Roman" w:cs="Times New Roman"/>
                    <w:noProof/>
                    <w:sz w:val="24"/>
                    <w:szCs w:val="24"/>
                  </w:rPr>
                </w:rPrChange>
              </w:rPr>
              <w:delText>Ciudadanos:</w:delText>
            </w:r>
            <w:r w:rsidRPr="00F75055" w:rsidDel="00F95B03">
              <w:rPr>
                <w:rFonts w:ascii="Times New Roman" w:hAnsi="Times New Roman" w:cs="Times New Roman"/>
                <w:i w:val="0"/>
                <w:noProof/>
                <w:webHidden/>
                <w:sz w:val="24"/>
                <w:szCs w:val="24"/>
              </w:rPr>
              <w:tab/>
              <w:delText>86</w:delText>
            </w:r>
          </w:del>
        </w:p>
        <w:p w14:paraId="4FC21EF4" w14:textId="1EE63482" w:rsidR="009E6BE6" w:rsidRPr="004F498A" w:rsidDel="00F95B03" w:rsidRDefault="009E6BE6" w:rsidP="009E6BE6">
          <w:pPr>
            <w:pStyle w:val="TDC1"/>
            <w:rPr>
              <w:del w:id="1817" w:author="Regina Casanova" w:date="2018-07-29T19:18:00Z"/>
              <w:rFonts w:ascii="Times New Roman" w:eastAsiaTheme="minorEastAsia" w:hAnsi="Times New Roman" w:cs="Times New Roman"/>
              <w:b w:val="0"/>
              <w:bCs w:val="0"/>
              <w:caps w:val="0"/>
              <w:noProof/>
              <w:sz w:val="24"/>
              <w:szCs w:val="24"/>
              <w:lang w:val="es-PE" w:eastAsia="es-PE"/>
            </w:rPr>
          </w:pPr>
          <w:del w:id="1818" w:author="Regina Casanova" w:date="2018-07-29T19:18:00Z">
            <w:r w:rsidRPr="00F75055" w:rsidDel="00F95B03">
              <w:rPr>
                <w:rFonts w:ascii="Times New Roman" w:hAnsi="Times New Roman" w:cs="Times New Roman"/>
                <w:b w:val="0"/>
                <w:noProof/>
                <w:sz w:val="24"/>
                <w:szCs w:val="24"/>
                <w:rPrChange w:id="1819" w:author="Regina Casanova" w:date="2018-07-29T19:32:00Z">
                  <w:rPr>
                    <w:rStyle w:val="Hipervnculo"/>
                    <w:rFonts w:ascii="Times New Roman" w:hAnsi="Times New Roman" w:cs="Times New Roman"/>
                    <w:noProof/>
                    <w:sz w:val="24"/>
                    <w:szCs w:val="24"/>
                  </w:rPr>
                </w:rPrChange>
              </w:rPr>
              <w:delText>Discusión</w:delText>
            </w:r>
            <w:r w:rsidRPr="00F75055" w:rsidDel="00F95B03">
              <w:rPr>
                <w:rFonts w:ascii="Times New Roman" w:hAnsi="Times New Roman" w:cs="Times New Roman"/>
                <w:b w:val="0"/>
                <w:noProof/>
                <w:webHidden/>
                <w:sz w:val="24"/>
                <w:szCs w:val="24"/>
              </w:rPr>
              <w:tab/>
              <w:delText>88</w:delText>
            </w:r>
          </w:del>
        </w:p>
        <w:p w14:paraId="652A489C" w14:textId="1474A067" w:rsidR="009E6BE6" w:rsidRPr="00F75055" w:rsidDel="00F95B03" w:rsidRDefault="009E6BE6" w:rsidP="009E6BE6">
          <w:pPr>
            <w:pStyle w:val="TDC2"/>
            <w:rPr>
              <w:del w:id="1820" w:author="Regina Casanova" w:date="2018-07-29T19:18:00Z"/>
              <w:rFonts w:ascii="Times New Roman" w:eastAsiaTheme="minorEastAsia" w:hAnsi="Times New Roman" w:cs="Times New Roman"/>
              <w:smallCaps w:val="0"/>
              <w:noProof/>
              <w:sz w:val="24"/>
              <w:szCs w:val="24"/>
              <w:lang w:val="es-PE" w:eastAsia="es-PE"/>
            </w:rPr>
          </w:pPr>
          <w:del w:id="1821" w:author="Regina Casanova" w:date="2018-07-29T19:18:00Z">
            <w:r w:rsidRPr="00F75055" w:rsidDel="00F95B03">
              <w:rPr>
                <w:rFonts w:ascii="Times New Roman" w:hAnsi="Times New Roman" w:cs="Times New Roman"/>
                <w:noProof/>
                <w:sz w:val="24"/>
                <w:szCs w:val="24"/>
                <w:lang w:val="es-PE"/>
                <w:rPrChange w:id="1822" w:author="Regina Casanova" w:date="2018-07-29T19:32:00Z">
                  <w:rPr>
                    <w:rStyle w:val="Hipervnculo"/>
                    <w:rFonts w:ascii="Times New Roman" w:hAnsi="Times New Roman" w:cs="Times New Roman"/>
                    <w:noProof/>
                    <w:sz w:val="24"/>
                    <w:szCs w:val="24"/>
                    <w:lang w:val="es-PE"/>
                  </w:rPr>
                </w:rPrChange>
              </w:rPr>
              <w:delText>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823" w:author="Regina Casanova" w:date="2018-07-29T19:32:00Z">
                  <w:rPr>
                    <w:rStyle w:val="Hipervnculo"/>
                    <w:rFonts w:ascii="Times New Roman" w:hAnsi="Times New Roman" w:cs="Times New Roman"/>
                    <w:noProof/>
                    <w:sz w:val="24"/>
                    <w:szCs w:val="24"/>
                    <w:lang w:val="es-PE"/>
                  </w:rPr>
                </w:rPrChange>
              </w:rPr>
              <w:delText>De los hallazgos en la fase exploratoria</w:delText>
            </w:r>
            <w:r w:rsidRPr="00F75055" w:rsidDel="00F95B03">
              <w:rPr>
                <w:rFonts w:ascii="Times New Roman" w:hAnsi="Times New Roman" w:cs="Times New Roman"/>
                <w:noProof/>
                <w:webHidden/>
                <w:sz w:val="24"/>
                <w:szCs w:val="24"/>
              </w:rPr>
              <w:tab/>
              <w:delText>90</w:delText>
            </w:r>
          </w:del>
        </w:p>
        <w:p w14:paraId="22307DF0" w14:textId="1B060D01" w:rsidR="009E6BE6" w:rsidRPr="00F75055" w:rsidDel="00F95B03" w:rsidRDefault="009E6BE6" w:rsidP="009E6BE6">
          <w:pPr>
            <w:pStyle w:val="TDC2"/>
            <w:rPr>
              <w:del w:id="1824" w:author="Regina Casanova" w:date="2018-07-29T19:18:00Z"/>
              <w:rFonts w:ascii="Times New Roman" w:eastAsiaTheme="minorEastAsia" w:hAnsi="Times New Roman" w:cs="Times New Roman"/>
              <w:smallCaps w:val="0"/>
              <w:noProof/>
              <w:sz w:val="24"/>
              <w:szCs w:val="24"/>
              <w:lang w:val="es-PE" w:eastAsia="es-PE"/>
            </w:rPr>
          </w:pPr>
          <w:del w:id="1825" w:author="Regina Casanova" w:date="2018-07-29T19:18:00Z">
            <w:r w:rsidRPr="00F75055" w:rsidDel="00F95B03">
              <w:rPr>
                <w:rFonts w:ascii="Times New Roman" w:hAnsi="Times New Roman" w:cs="Times New Roman"/>
                <w:noProof/>
                <w:sz w:val="24"/>
                <w:szCs w:val="24"/>
                <w:lang w:val="es-PE"/>
                <w:rPrChange w:id="1826" w:author="Regina Casanova" w:date="2018-07-29T19:32:00Z">
                  <w:rPr>
                    <w:rStyle w:val="Hipervnculo"/>
                    <w:rFonts w:ascii="Times New Roman" w:hAnsi="Times New Roman" w:cs="Times New Roman"/>
                    <w:noProof/>
                    <w:sz w:val="24"/>
                    <w:szCs w:val="24"/>
                    <w:lang w:val="es-PE"/>
                  </w:rPr>
                </w:rPrChange>
              </w:rPr>
              <w:delText>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827" w:author="Regina Casanova" w:date="2018-07-29T19:32:00Z">
                  <w:rPr>
                    <w:rStyle w:val="Hipervnculo"/>
                    <w:rFonts w:ascii="Times New Roman" w:hAnsi="Times New Roman" w:cs="Times New Roman"/>
                    <w:noProof/>
                    <w:sz w:val="24"/>
                    <w:szCs w:val="24"/>
                    <w:lang w:val="es-PE"/>
                  </w:rPr>
                </w:rPrChange>
              </w:rPr>
              <w:delText>De los hallazgos de la fase de prueba</w:delText>
            </w:r>
            <w:r w:rsidRPr="00F75055" w:rsidDel="00F95B03">
              <w:rPr>
                <w:rFonts w:ascii="Times New Roman" w:hAnsi="Times New Roman" w:cs="Times New Roman"/>
                <w:noProof/>
                <w:webHidden/>
                <w:sz w:val="24"/>
                <w:szCs w:val="24"/>
              </w:rPr>
              <w:tab/>
              <w:delText>94</w:delText>
            </w:r>
          </w:del>
        </w:p>
        <w:p w14:paraId="395C1DEE" w14:textId="2E24F3FE" w:rsidR="009E6BE6" w:rsidRPr="004F498A" w:rsidDel="00F95B03" w:rsidRDefault="009E6BE6" w:rsidP="009E6BE6">
          <w:pPr>
            <w:pStyle w:val="TDC1"/>
            <w:rPr>
              <w:del w:id="1828" w:author="Regina Casanova" w:date="2018-07-29T19:18:00Z"/>
              <w:rFonts w:ascii="Times New Roman" w:eastAsiaTheme="minorEastAsia" w:hAnsi="Times New Roman" w:cs="Times New Roman"/>
              <w:b w:val="0"/>
              <w:bCs w:val="0"/>
              <w:caps w:val="0"/>
              <w:noProof/>
              <w:sz w:val="24"/>
              <w:szCs w:val="24"/>
              <w:lang w:val="es-PE" w:eastAsia="es-PE"/>
            </w:rPr>
          </w:pPr>
          <w:del w:id="1829" w:author="Regina Casanova" w:date="2018-07-29T19:18:00Z">
            <w:r w:rsidRPr="00F75055" w:rsidDel="00F95B03">
              <w:rPr>
                <w:rFonts w:ascii="Times New Roman" w:hAnsi="Times New Roman" w:cs="Times New Roman"/>
                <w:b w:val="0"/>
                <w:noProof/>
                <w:sz w:val="24"/>
                <w:szCs w:val="24"/>
                <w:rPrChange w:id="1830" w:author="Regina Casanova" w:date="2018-07-29T19:32:00Z">
                  <w:rPr>
                    <w:rStyle w:val="Hipervnculo"/>
                    <w:rFonts w:ascii="Times New Roman" w:hAnsi="Times New Roman" w:cs="Times New Roman"/>
                    <w:noProof/>
                    <w:sz w:val="24"/>
                    <w:szCs w:val="24"/>
                  </w:rPr>
                </w:rPrChange>
              </w:rPr>
              <w:delText>Conclusiones</w:delText>
            </w:r>
            <w:r w:rsidRPr="00F75055" w:rsidDel="00F95B03">
              <w:rPr>
                <w:rFonts w:ascii="Times New Roman" w:hAnsi="Times New Roman" w:cs="Times New Roman"/>
                <w:b w:val="0"/>
                <w:noProof/>
                <w:webHidden/>
                <w:sz w:val="24"/>
                <w:szCs w:val="24"/>
              </w:rPr>
              <w:tab/>
              <w:delText>96</w:delText>
            </w:r>
          </w:del>
        </w:p>
        <w:p w14:paraId="1DF500B7" w14:textId="5EDCADAD" w:rsidR="009E6BE6" w:rsidRPr="004F498A" w:rsidDel="00F95B03" w:rsidRDefault="009E6BE6" w:rsidP="009E6BE6">
          <w:pPr>
            <w:pStyle w:val="TDC1"/>
            <w:rPr>
              <w:del w:id="1831" w:author="Regina Casanova" w:date="2018-07-29T19:18:00Z"/>
              <w:rFonts w:ascii="Times New Roman" w:eastAsiaTheme="minorEastAsia" w:hAnsi="Times New Roman" w:cs="Times New Roman"/>
              <w:b w:val="0"/>
              <w:bCs w:val="0"/>
              <w:caps w:val="0"/>
              <w:noProof/>
              <w:sz w:val="24"/>
              <w:szCs w:val="24"/>
              <w:lang w:val="es-PE" w:eastAsia="es-PE"/>
            </w:rPr>
          </w:pPr>
          <w:del w:id="1832" w:author="Regina Casanova" w:date="2018-07-29T19:18:00Z">
            <w:r w:rsidRPr="00F75055" w:rsidDel="00F95B03">
              <w:rPr>
                <w:rFonts w:ascii="Times New Roman" w:hAnsi="Times New Roman" w:cs="Times New Roman"/>
                <w:b w:val="0"/>
                <w:noProof/>
                <w:sz w:val="24"/>
                <w:szCs w:val="24"/>
                <w:rPrChange w:id="1833" w:author="Regina Casanova" w:date="2018-07-29T19:32:00Z">
                  <w:rPr>
                    <w:rStyle w:val="Hipervnculo"/>
                    <w:rFonts w:ascii="Times New Roman" w:hAnsi="Times New Roman" w:cs="Times New Roman"/>
                    <w:noProof/>
                    <w:sz w:val="24"/>
                    <w:szCs w:val="24"/>
                  </w:rPr>
                </w:rPrChange>
              </w:rPr>
              <w:delText>Recomendaciones</w:delText>
            </w:r>
            <w:r w:rsidRPr="00F75055" w:rsidDel="00F95B03">
              <w:rPr>
                <w:rFonts w:ascii="Times New Roman" w:hAnsi="Times New Roman" w:cs="Times New Roman"/>
                <w:b w:val="0"/>
                <w:noProof/>
                <w:webHidden/>
                <w:sz w:val="24"/>
                <w:szCs w:val="24"/>
              </w:rPr>
              <w:tab/>
              <w:delText>97</w:delText>
            </w:r>
          </w:del>
        </w:p>
        <w:p w14:paraId="5B292A5F" w14:textId="5E33CEFC" w:rsidR="009E6BE6" w:rsidRPr="004F498A" w:rsidDel="00F95B03" w:rsidRDefault="009E6BE6" w:rsidP="009E6BE6">
          <w:pPr>
            <w:pStyle w:val="TDC1"/>
            <w:rPr>
              <w:del w:id="1834" w:author="Regina Casanova" w:date="2018-07-29T19:18:00Z"/>
              <w:rFonts w:ascii="Times New Roman" w:eastAsiaTheme="minorEastAsia" w:hAnsi="Times New Roman" w:cs="Times New Roman"/>
              <w:b w:val="0"/>
              <w:bCs w:val="0"/>
              <w:caps w:val="0"/>
              <w:noProof/>
              <w:sz w:val="24"/>
              <w:szCs w:val="24"/>
              <w:lang w:val="es-PE" w:eastAsia="es-PE"/>
            </w:rPr>
          </w:pPr>
          <w:del w:id="1835" w:author="Regina Casanova" w:date="2018-07-29T19:18:00Z">
            <w:r w:rsidRPr="00F75055" w:rsidDel="00F95B03">
              <w:rPr>
                <w:rFonts w:ascii="Times New Roman" w:hAnsi="Times New Roman" w:cs="Times New Roman"/>
                <w:b w:val="0"/>
                <w:noProof/>
                <w:sz w:val="24"/>
                <w:szCs w:val="24"/>
                <w:rPrChange w:id="1836" w:author="Regina Casanova" w:date="2018-07-29T19:32:00Z">
                  <w:rPr>
                    <w:rStyle w:val="Hipervnculo"/>
                    <w:rFonts w:ascii="Times New Roman" w:hAnsi="Times New Roman" w:cs="Times New Roman"/>
                    <w:noProof/>
                    <w:sz w:val="24"/>
                    <w:szCs w:val="24"/>
                  </w:rPr>
                </w:rPrChange>
              </w:rPr>
              <w:delText>Referencias bibliográficas</w:delText>
            </w:r>
            <w:r w:rsidRPr="00F75055" w:rsidDel="00F95B03">
              <w:rPr>
                <w:rFonts w:ascii="Times New Roman" w:hAnsi="Times New Roman" w:cs="Times New Roman"/>
                <w:b w:val="0"/>
                <w:noProof/>
                <w:webHidden/>
                <w:sz w:val="24"/>
                <w:szCs w:val="24"/>
              </w:rPr>
              <w:tab/>
              <w:delText>98</w:delText>
            </w:r>
          </w:del>
        </w:p>
        <w:p w14:paraId="554B59B3" w14:textId="0D04802A" w:rsidR="009E6BE6" w:rsidRPr="004F498A" w:rsidDel="00F95B03" w:rsidRDefault="009E6BE6" w:rsidP="009E6BE6">
          <w:pPr>
            <w:pStyle w:val="TDC1"/>
            <w:rPr>
              <w:del w:id="1837" w:author="Regina Casanova" w:date="2018-07-29T19:18:00Z"/>
              <w:rFonts w:ascii="Times New Roman" w:eastAsiaTheme="minorEastAsia" w:hAnsi="Times New Roman" w:cs="Times New Roman"/>
              <w:b w:val="0"/>
              <w:bCs w:val="0"/>
              <w:caps w:val="0"/>
              <w:noProof/>
              <w:sz w:val="24"/>
              <w:szCs w:val="24"/>
              <w:lang w:val="es-PE" w:eastAsia="es-PE"/>
            </w:rPr>
          </w:pPr>
          <w:del w:id="1838" w:author="Regina Casanova" w:date="2018-07-29T19:18:00Z">
            <w:r w:rsidRPr="00F75055" w:rsidDel="00F95B03">
              <w:rPr>
                <w:rFonts w:ascii="Times New Roman" w:hAnsi="Times New Roman" w:cs="Times New Roman"/>
                <w:b w:val="0"/>
                <w:noProof/>
                <w:sz w:val="24"/>
                <w:szCs w:val="24"/>
                <w:rPrChange w:id="1839" w:author="Regina Casanova" w:date="2018-07-29T19:32:00Z">
                  <w:rPr>
                    <w:rStyle w:val="Hipervnculo"/>
                    <w:rFonts w:ascii="Times New Roman" w:hAnsi="Times New Roman" w:cs="Times New Roman"/>
                    <w:noProof/>
                    <w:sz w:val="24"/>
                    <w:szCs w:val="24"/>
                  </w:rPr>
                </w:rPrChange>
              </w:rPr>
              <w:delText>Anexos</w:delText>
            </w:r>
            <w:r w:rsidRPr="00F75055" w:rsidDel="00F95B03">
              <w:rPr>
                <w:rFonts w:ascii="Times New Roman" w:hAnsi="Times New Roman" w:cs="Times New Roman"/>
                <w:b w:val="0"/>
                <w:noProof/>
                <w:webHidden/>
                <w:sz w:val="24"/>
                <w:szCs w:val="24"/>
              </w:rPr>
              <w:tab/>
              <w:delText>103</w:delText>
            </w:r>
          </w:del>
        </w:p>
        <w:p w14:paraId="46BD040A" w14:textId="22DEBBD7" w:rsidR="009E6BE6" w:rsidRPr="00F75055" w:rsidDel="00F95B03" w:rsidRDefault="009E6BE6" w:rsidP="009E6BE6">
          <w:pPr>
            <w:pStyle w:val="TDC2"/>
            <w:rPr>
              <w:del w:id="1840" w:author="Regina Casanova" w:date="2018-07-29T19:18:00Z"/>
              <w:rFonts w:ascii="Times New Roman" w:eastAsiaTheme="minorEastAsia" w:hAnsi="Times New Roman" w:cs="Times New Roman"/>
              <w:smallCaps w:val="0"/>
              <w:noProof/>
              <w:sz w:val="24"/>
              <w:szCs w:val="24"/>
              <w:lang w:val="es-PE" w:eastAsia="es-PE"/>
            </w:rPr>
          </w:pPr>
          <w:del w:id="1841" w:author="Regina Casanova" w:date="2018-07-29T19:18:00Z">
            <w:r w:rsidRPr="00F75055" w:rsidDel="00F95B03">
              <w:rPr>
                <w:rFonts w:ascii="Times New Roman" w:hAnsi="Times New Roman" w:cs="Times New Roman"/>
                <w:noProof/>
                <w:sz w:val="24"/>
                <w:szCs w:val="24"/>
                <w:lang w:val="es-PE"/>
                <w:rPrChange w:id="1842" w:author="Regina Casanova" w:date="2018-07-29T19:32:00Z">
                  <w:rPr>
                    <w:rStyle w:val="Hipervnculo"/>
                    <w:rFonts w:ascii="Times New Roman" w:hAnsi="Times New Roman" w:cs="Times New Roman"/>
                    <w:noProof/>
                    <w:sz w:val="24"/>
                    <w:szCs w:val="24"/>
                    <w:lang w:val="es-PE"/>
                  </w:rPr>
                </w:rPrChange>
              </w:rPr>
              <w:delText>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843" w:author="Regina Casanova" w:date="2018-07-29T19:32:00Z">
                  <w:rPr>
                    <w:rStyle w:val="Hipervnculo"/>
                    <w:rFonts w:ascii="Times New Roman" w:hAnsi="Times New Roman" w:cs="Times New Roman"/>
                    <w:noProof/>
                    <w:sz w:val="24"/>
                    <w:szCs w:val="24"/>
                    <w:lang w:val="es-PE"/>
                  </w:rPr>
                </w:rPrChange>
              </w:rPr>
              <w:delText>Anexo 1: Consentimiento Informado del usuario final para realizar entrevistas a profundidad.</w:delText>
            </w:r>
            <w:r w:rsidRPr="00F75055" w:rsidDel="00F95B03">
              <w:rPr>
                <w:rFonts w:ascii="Times New Roman" w:hAnsi="Times New Roman" w:cs="Times New Roman"/>
                <w:noProof/>
                <w:webHidden/>
                <w:sz w:val="24"/>
                <w:szCs w:val="24"/>
              </w:rPr>
              <w:tab/>
              <w:delText>103</w:delText>
            </w:r>
          </w:del>
        </w:p>
        <w:p w14:paraId="5C50CF92" w14:textId="4AE066E7" w:rsidR="009E6BE6" w:rsidRPr="00F75055" w:rsidDel="00F95B03" w:rsidRDefault="009E6BE6" w:rsidP="009E6BE6">
          <w:pPr>
            <w:pStyle w:val="TDC2"/>
            <w:rPr>
              <w:del w:id="1844" w:author="Regina Casanova" w:date="2018-07-29T19:18:00Z"/>
              <w:rFonts w:ascii="Times New Roman" w:eastAsiaTheme="minorEastAsia" w:hAnsi="Times New Roman" w:cs="Times New Roman"/>
              <w:smallCaps w:val="0"/>
              <w:noProof/>
              <w:sz w:val="24"/>
              <w:szCs w:val="24"/>
              <w:lang w:val="es-PE" w:eastAsia="es-PE"/>
            </w:rPr>
          </w:pPr>
          <w:del w:id="1845" w:author="Regina Casanova" w:date="2018-07-29T19:18:00Z">
            <w:r w:rsidRPr="00F75055" w:rsidDel="00F95B03">
              <w:rPr>
                <w:rFonts w:ascii="Times New Roman" w:hAnsi="Times New Roman" w:cs="Times New Roman"/>
                <w:noProof/>
                <w:sz w:val="24"/>
                <w:szCs w:val="24"/>
                <w:lang w:val="es-PE"/>
                <w:rPrChange w:id="1846" w:author="Regina Casanova" w:date="2018-07-29T19:32:00Z">
                  <w:rPr>
                    <w:rStyle w:val="Hipervnculo"/>
                    <w:rFonts w:ascii="Times New Roman" w:hAnsi="Times New Roman" w:cs="Times New Roman"/>
                    <w:noProof/>
                    <w:sz w:val="24"/>
                    <w:szCs w:val="24"/>
                    <w:lang w:val="es-PE"/>
                  </w:rPr>
                </w:rPrChange>
              </w:rPr>
              <w:delText>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847" w:author="Regina Casanova" w:date="2018-07-29T19:32:00Z">
                  <w:rPr>
                    <w:rStyle w:val="Hipervnculo"/>
                    <w:rFonts w:ascii="Times New Roman" w:hAnsi="Times New Roman" w:cs="Times New Roman"/>
                    <w:noProof/>
                    <w:sz w:val="24"/>
                    <w:szCs w:val="24"/>
                    <w:lang w:val="es-PE"/>
                  </w:rPr>
                </w:rPrChange>
              </w:rPr>
              <w:delText>Anexo 2: Guía Semi-Estructurada de Entrevista a Profundidad para usuarios finales Nº1</w:delText>
            </w:r>
            <w:r w:rsidRPr="00F75055" w:rsidDel="00F95B03">
              <w:rPr>
                <w:rFonts w:ascii="Times New Roman" w:hAnsi="Times New Roman" w:cs="Times New Roman"/>
                <w:noProof/>
                <w:webHidden/>
                <w:sz w:val="24"/>
                <w:szCs w:val="24"/>
              </w:rPr>
              <w:tab/>
              <w:delText>106</w:delText>
            </w:r>
          </w:del>
        </w:p>
        <w:p w14:paraId="2337E903" w14:textId="127B64FD" w:rsidR="009E6BE6" w:rsidRPr="00F75055" w:rsidDel="00F95B03" w:rsidRDefault="009E6BE6" w:rsidP="009E6BE6">
          <w:pPr>
            <w:pStyle w:val="TDC2"/>
            <w:rPr>
              <w:del w:id="1848" w:author="Regina Casanova" w:date="2018-07-29T19:18:00Z"/>
              <w:rFonts w:ascii="Times New Roman" w:eastAsiaTheme="minorEastAsia" w:hAnsi="Times New Roman" w:cs="Times New Roman"/>
              <w:smallCaps w:val="0"/>
              <w:noProof/>
              <w:sz w:val="24"/>
              <w:szCs w:val="24"/>
              <w:lang w:val="es-PE" w:eastAsia="es-PE"/>
            </w:rPr>
          </w:pPr>
          <w:del w:id="1849" w:author="Regina Casanova" w:date="2018-07-29T19:18:00Z">
            <w:r w:rsidRPr="00F75055" w:rsidDel="00F95B03">
              <w:rPr>
                <w:rFonts w:ascii="Times New Roman" w:hAnsi="Times New Roman" w:cs="Times New Roman"/>
                <w:noProof/>
                <w:sz w:val="24"/>
                <w:szCs w:val="24"/>
                <w:lang w:val="es-PE"/>
                <w:rPrChange w:id="1850" w:author="Regina Casanova" w:date="2018-07-29T19:32:00Z">
                  <w:rPr>
                    <w:rStyle w:val="Hipervnculo"/>
                    <w:rFonts w:ascii="Times New Roman" w:hAnsi="Times New Roman" w:cs="Times New Roman"/>
                    <w:noProof/>
                    <w:sz w:val="24"/>
                    <w:szCs w:val="24"/>
                    <w:lang w:val="es-PE"/>
                  </w:rPr>
                </w:rPrChange>
              </w:rPr>
              <w:delText>III.</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851" w:author="Regina Casanova" w:date="2018-07-29T19:32:00Z">
                  <w:rPr>
                    <w:rStyle w:val="Hipervnculo"/>
                    <w:rFonts w:ascii="Times New Roman" w:hAnsi="Times New Roman" w:cs="Times New Roman"/>
                    <w:noProof/>
                    <w:sz w:val="24"/>
                    <w:szCs w:val="24"/>
                    <w:lang w:val="es-PE"/>
                  </w:rPr>
                </w:rPrChange>
              </w:rPr>
              <w:delText>Anexo 3: Guía Estructurada de Entrevista a Profundidad para usuarios finales Nº2</w:delText>
            </w:r>
            <w:r w:rsidRPr="00F75055" w:rsidDel="00F95B03">
              <w:rPr>
                <w:rFonts w:ascii="Times New Roman" w:hAnsi="Times New Roman" w:cs="Times New Roman"/>
                <w:noProof/>
                <w:webHidden/>
                <w:sz w:val="24"/>
                <w:szCs w:val="24"/>
              </w:rPr>
              <w:tab/>
              <w:delText>108</w:delText>
            </w:r>
          </w:del>
        </w:p>
        <w:p w14:paraId="32F2CAD1" w14:textId="06DFF4FC" w:rsidR="009E6BE6" w:rsidRPr="00F75055" w:rsidDel="00F95B03" w:rsidRDefault="009E6BE6" w:rsidP="009E6BE6">
          <w:pPr>
            <w:pStyle w:val="TDC2"/>
            <w:rPr>
              <w:del w:id="1852" w:author="Regina Casanova" w:date="2018-07-29T19:18:00Z"/>
              <w:rFonts w:ascii="Times New Roman" w:eastAsiaTheme="minorEastAsia" w:hAnsi="Times New Roman" w:cs="Times New Roman"/>
              <w:smallCaps w:val="0"/>
              <w:noProof/>
              <w:sz w:val="24"/>
              <w:szCs w:val="24"/>
              <w:lang w:val="es-PE" w:eastAsia="es-PE"/>
            </w:rPr>
          </w:pPr>
          <w:del w:id="1853" w:author="Regina Casanova" w:date="2018-07-29T19:18:00Z">
            <w:r w:rsidRPr="00F75055" w:rsidDel="00F95B03">
              <w:rPr>
                <w:rFonts w:ascii="Times New Roman" w:hAnsi="Times New Roman" w:cs="Times New Roman"/>
                <w:noProof/>
                <w:sz w:val="24"/>
                <w:szCs w:val="24"/>
                <w:lang w:val="es-PE"/>
                <w:rPrChange w:id="1854" w:author="Regina Casanova" w:date="2018-07-29T19:32:00Z">
                  <w:rPr>
                    <w:rStyle w:val="Hipervnculo"/>
                    <w:rFonts w:ascii="Times New Roman" w:hAnsi="Times New Roman" w:cs="Times New Roman"/>
                    <w:noProof/>
                    <w:sz w:val="24"/>
                    <w:szCs w:val="24"/>
                    <w:lang w:val="es-PE"/>
                  </w:rPr>
                </w:rPrChange>
              </w:rPr>
              <w:delText>IV.</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lang w:val="es-PE"/>
                <w:rPrChange w:id="1855" w:author="Regina Casanova" w:date="2018-07-29T19:32:00Z">
                  <w:rPr>
                    <w:rStyle w:val="Hipervnculo"/>
                    <w:rFonts w:ascii="Times New Roman" w:hAnsi="Times New Roman" w:cs="Times New Roman"/>
                    <w:noProof/>
                    <w:sz w:val="24"/>
                    <w:szCs w:val="24"/>
                    <w:lang w:val="es-PE"/>
                  </w:rPr>
                </w:rPrChange>
              </w:rPr>
              <w:delText>Anexo 4. Encuesta de Aspectos Demográficos de Entrevistados del Sistema de Gestión de Reclamos para el Sistema de Salud del Perú</w:delText>
            </w:r>
            <w:r w:rsidRPr="00F75055" w:rsidDel="00F95B03">
              <w:rPr>
                <w:rFonts w:ascii="Times New Roman" w:hAnsi="Times New Roman" w:cs="Times New Roman"/>
                <w:noProof/>
                <w:webHidden/>
                <w:sz w:val="24"/>
                <w:szCs w:val="24"/>
              </w:rPr>
              <w:tab/>
              <w:delText>110</w:delText>
            </w:r>
          </w:del>
        </w:p>
        <w:p w14:paraId="275B8CA5" w14:textId="01635B42" w:rsidR="009E6BE6" w:rsidRPr="00F75055" w:rsidDel="00F95B03" w:rsidRDefault="009E6BE6" w:rsidP="009E6BE6">
          <w:pPr>
            <w:pStyle w:val="TDC2"/>
            <w:rPr>
              <w:del w:id="1856" w:author="Regina Casanova" w:date="2018-07-29T19:18:00Z"/>
              <w:rFonts w:ascii="Times New Roman" w:eastAsiaTheme="minorEastAsia" w:hAnsi="Times New Roman" w:cs="Times New Roman"/>
              <w:smallCaps w:val="0"/>
              <w:noProof/>
              <w:sz w:val="24"/>
              <w:szCs w:val="24"/>
              <w:lang w:val="es-PE" w:eastAsia="es-PE"/>
            </w:rPr>
          </w:pPr>
          <w:del w:id="1857" w:author="Regina Casanova" w:date="2018-07-29T19:18:00Z">
            <w:r w:rsidRPr="00F75055" w:rsidDel="00F95B03">
              <w:rPr>
                <w:rFonts w:ascii="Times New Roman" w:hAnsi="Times New Roman" w:cs="Times New Roman"/>
                <w:noProof/>
                <w:sz w:val="24"/>
                <w:szCs w:val="24"/>
                <w:rPrChange w:id="1858" w:author="Regina Casanova" w:date="2018-07-29T19:32:00Z">
                  <w:rPr>
                    <w:rStyle w:val="Hipervnculo"/>
                    <w:rFonts w:ascii="Times New Roman" w:hAnsi="Times New Roman" w:cs="Times New Roman"/>
                    <w:noProof/>
                    <w:sz w:val="24"/>
                    <w:szCs w:val="24"/>
                  </w:rPr>
                </w:rPrChange>
              </w:rPr>
              <w:delText>V.</w:delText>
            </w:r>
            <w:r w:rsidRPr="00F75055" w:rsidDel="00F95B03">
              <w:rPr>
                <w:rFonts w:ascii="Times New Roman" w:eastAsiaTheme="minorEastAsia" w:hAnsi="Times New Roman" w:cs="Times New Roman"/>
                <w:smallCaps w:val="0"/>
                <w:noProof/>
                <w:sz w:val="24"/>
                <w:szCs w:val="24"/>
                <w:lang w:val="es-PE" w:eastAsia="es-PE"/>
              </w:rPr>
              <w:tab/>
            </w:r>
            <w:r w:rsidRPr="00F75055" w:rsidDel="00F95B03">
              <w:rPr>
                <w:rFonts w:ascii="Times New Roman" w:hAnsi="Times New Roman" w:cs="Times New Roman"/>
                <w:noProof/>
                <w:sz w:val="24"/>
                <w:szCs w:val="24"/>
                <w:rPrChange w:id="1859" w:author="Regina Casanova" w:date="2018-07-29T19:32:00Z">
                  <w:rPr>
                    <w:rStyle w:val="Hipervnculo"/>
                    <w:rFonts w:ascii="Times New Roman" w:hAnsi="Times New Roman" w:cs="Times New Roman"/>
                    <w:noProof/>
                    <w:sz w:val="24"/>
                    <w:szCs w:val="24"/>
                  </w:rPr>
                </w:rPrChange>
              </w:rPr>
              <w:delText xml:space="preserve">Anexo 5. Muestra de </w:delText>
            </w:r>
            <w:r w:rsidRPr="00F75055" w:rsidDel="00F95B03">
              <w:rPr>
                <w:rFonts w:ascii="Times New Roman" w:hAnsi="Times New Roman" w:cs="Times New Roman"/>
                <w:noProof/>
                <w:sz w:val="24"/>
                <w:szCs w:val="24"/>
                <w:lang w:val="en-US"/>
                <w:rPrChange w:id="1860" w:author="Regina Casanova" w:date="2018-07-29T19:32:00Z">
                  <w:rPr>
                    <w:rStyle w:val="Hipervnculo"/>
                    <w:rFonts w:ascii="Times New Roman" w:hAnsi="Times New Roman" w:cs="Times New Roman"/>
                    <w:noProof/>
                    <w:sz w:val="24"/>
                    <w:szCs w:val="24"/>
                    <w:lang w:val="en-US"/>
                  </w:rPr>
                </w:rPrChange>
              </w:rPr>
              <w:delText>Wireframes</w:delText>
            </w:r>
            <w:r w:rsidRPr="00F75055" w:rsidDel="00F95B03">
              <w:rPr>
                <w:rFonts w:ascii="Times New Roman" w:hAnsi="Times New Roman" w:cs="Times New Roman"/>
                <w:noProof/>
                <w:sz w:val="24"/>
                <w:szCs w:val="24"/>
                <w:rPrChange w:id="1861" w:author="Regina Casanova" w:date="2018-07-29T19:32:00Z">
                  <w:rPr>
                    <w:rStyle w:val="Hipervnculo"/>
                    <w:rFonts w:ascii="Times New Roman" w:hAnsi="Times New Roman" w:cs="Times New Roman"/>
                    <w:noProof/>
                    <w:sz w:val="24"/>
                    <w:szCs w:val="24"/>
                  </w:rPr>
                </w:rPrChange>
              </w:rPr>
              <w:delText xml:space="preserve"> desarrollados para la etapa de Diseño</w:delText>
            </w:r>
            <w:r w:rsidRPr="00F75055" w:rsidDel="00F95B03">
              <w:rPr>
                <w:rFonts w:ascii="Times New Roman" w:hAnsi="Times New Roman" w:cs="Times New Roman"/>
                <w:noProof/>
                <w:webHidden/>
                <w:sz w:val="24"/>
                <w:szCs w:val="24"/>
              </w:rPr>
              <w:tab/>
              <w:delText>111</w:delText>
            </w:r>
          </w:del>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1862" w:name="_Toc520655616"/>
      <w:r w:rsidRPr="00BA156B">
        <w:lastRenderedPageBreak/>
        <w:t>Listado de Acrónimos</w:t>
      </w:r>
      <w:bookmarkEnd w:id="1862"/>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1863" w:name="_Toc520655617"/>
      <w:r w:rsidRPr="00625BCC">
        <w:lastRenderedPageBreak/>
        <w:t>Resumen</w:t>
      </w:r>
      <w:bookmarkEnd w:id="1863"/>
    </w:p>
    <w:p w14:paraId="6264D193" w14:textId="31849105" w:rsidR="00BA0102" w:rsidRPr="00625BCC" w:rsidRDefault="00B81518" w:rsidP="00625BCC">
      <w:pPr>
        <w:pStyle w:val="Texto"/>
      </w:pPr>
      <w:r w:rsidRPr="00BA156B">
        <w:t xml:space="preserve">En los servicios de salud, </w:t>
      </w:r>
      <w:commentRangeStart w:id="1864"/>
      <w:r w:rsidRPr="00BA156B">
        <w:t xml:space="preserve">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ins w:id="1865" w:author="Regina Casanova" w:date="2018-07-21T12:29:00Z">
        <w:r w:rsidR="00405C87">
          <w:t>Como</w:t>
        </w:r>
      </w:ins>
      <w:ins w:id="1866" w:author="Regina Casanova" w:date="2018-07-21T12:23:00Z">
        <w:r w:rsidR="00405C87">
          <w:t xml:space="preserve"> la satisfacción</w:t>
        </w:r>
      </w:ins>
      <w:ins w:id="1867" w:author="Regina Casanova" w:date="2018-07-21T12:24:00Z">
        <w:r w:rsidR="00405C87">
          <w:t xml:space="preserve"> de los pacientes y sus familiares depende mucho de </w:t>
        </w:r>
      </w:ins>
      <w:ins w:id="1868" w:author="Regina Casanova" w:date="2018-07-21T12:25:00Z">
        <w:r w:rsidR="00405C87">
          <w:t>la</w:t>
        </w:r>
      </w:ins>
      <w:ins w:id="1869" w:author="Regina Casanova" w:date="2018-07-21T12:24:00Z">
        <w:r w:rsidR="00405C87">
          <w:t xml:space="preserve"> percepci</w:t>
        </w:r>
      </w:ins>
      <w:ins w:id="1870" w:author="Regina Casanova" w:date="2018-07-21T12:25:00Z">
        <w:r w:rsidR="00405C87">
          <w:t xml:space="preserve">ón </w:t>
        </w:r>
      </w:ins>
      <w:ins w:id="1871" w:author="Regina Casanova" w:date="2018-07-21T12:23:00Z">
        <w:r w:rsidR="00405C87">
          <w:t xml:space="preserve"> </w:t>
        </w:r>
      </w:ins>
      <w:ins w:id="1872" w:author="Regina Casanova" w:date="2018-07-21T12:25:00Z">
        <w:r w:rsidR="00405C87">
          <w:t xml:space="preserve">de </w:t>
        </w:r>
      </w:ins>
      <w:ins w:id="1873" w:author="Regina Casanova" w:date="2018-07-21T12:26:00Z">
        <w:r w:rsidR="00405C87">
          <w:t>los mismos</w:t>
        </w:r>
      </w:ins>
      <w:ins w:id="1874" w:author="Regina Casanova" w:date="2018-07-21T12:25:00Z">
        <w:r w:rsidR="00405C87">
          <w:t xml:space="preserve">, una forma aproximada </w:t>
        </w:r>
      </w:ins>
      <w:ins w:id="1875" w:author="Regina Casanova" w:date="2018-07-21T12:27:00Z">
        <w:r w:rsidR="00405C87">
          <w:t>para poder monitorear</w:t>
        </w:r>
      </w:ins>
      <w:ins w:id="1876" w:author="Regina Casanova" w:date="2018-07-21T12:28:00Z">
        <w:r w:rsidR="00405C87">
          <w:t>la</w:t>
        </w:r>
      </w:ins>
      <w:ins w:id="1877" w:author="Regina Casanova" w:date="2018-07-21T12:27:00Z">
        <w:r w:rsidR="00405C87">
          <w:t xml:space="preserve"> es a partir de</w:t>
        </w:r>
      </w:ins>
      <w:ins w:id="1878" w:author="Regina Casanova" w:date="2018-07-21T12:30:00Z">
        <w:r w:rsidR="00405C87">
          <w:t xml:space="preserve"> una revisión constante de</w:t>
        </w:r>
      </w:ins>
      <w:ins w:id="1879" w:author="Regina Casanova" w:date="2018-07-21T12:28:00Z">
        <w:r w:rsidR="00405C87">
          <w:t xml:space="preserve"> </w:t>
        </w:r>
      </w:ins>
      <w:ins w:id="1880" w:author="Regina Casanova" w:date="2018-07-21T12:27:00Z">
        <w:r w:rsidR="00405C87">
          <w:t>los rec</w:t>
        </w:r>
      </w:ins>
      <w:ins w:id="1881" w:author="Regina Casanova" w:date="2018-07-21T12:28:00Z">
        <w:r w:rsidR="00405C87">
          <w:t>l</w:t>
        </w:r>
      </w:ins>
      <w:ins w:id="1882" w:author="Regina Casanova" w:date="2018-07-21T12:27:00Z">
        <w:r w:rsidR="00405C87">
          <w:t>amos que llegan al establecimiento</w:t>
        </w:r>
      </w:ins>
      <w:ins w:id="1883" w:author="Regina Casanova" w:date="2018-07-21T12:28:00Z">
        <w:r w:rsidR="00405C87">
          <w:t>, ya que ellos</w:t>
        </w:r>
      </w:ins>
      <w:ins w:id="1884" w:author="Regina Casanova" w:date="2018-07-21T12:30:00Z">
        <w:r w:rsidR="00405C87">
          <w:t xml:space="preserve"> permiten conocer las </w:t>
        </w:r>
      </w:ins>
      <w:ins w:id="1885" w:author="Regina Casanova" w:date="2018-07-21T12:32:00Z">
        <w:r w:rsidR="00AC34D7">
          <w:t>percepciones de los pacientes y familiares sobre la atención brindada</w:t>
        </w:r>
      </w:ins>
      <w:ins w:id="1886" w:author="Regina Casanova" w:date="2018-07-21T12:27:00Z">
        <w:r w:rsidR="00405C87">
          <w:t>.</w:t>
        </w:r>
      </w:ins>
      <w:ins w:id="1887" w:author="Regina Casanova" w:date="2018-07-21T12:25:00Z">
        <w:r w:rsidR="00405C87">
          <w:t xml:space="preserve"> </w:t>
        </w:r>
      </w:ins>
      <w:del w:id="1888" w:author="Regina Casanova" w:date="2018-07-21T12:32:00Z">
        <w:r w:rsidR="00FB5E77" w:rsidRPr="00BA156B" w:rsidDel="00AC34D7">
          <w:delText>Monitorear su</w:delText>
        </w:r>
        <w:r w:rsidR="004F2FF9" w:rsidRPr="00BA156B" w:rsidDel="00AC34D7">
          <w:delText xml:space="preserve"> satisfacci</w:delText>
        </w:r>
        <w:r w:rsidR="00FB5E77" w:rsidRPr="00BA156B" w:rsidDel="00AC34D7">
          <w:delText>ón no implica gran esfue</w:delText>
        </w:r>
      </w:del>
      <w:del w:id="1889" w:author="Regina Casanova" w:date="2018-07-21T12:33:00Z">
        <w:r w:rsidR="00FB5E77" w:rsidRPr="00BA156B" w:rsidDel="00AC34D7">
          <w:delText xml:space="preserve">rzo si se monitorean los reclamos que llegan al establecimiento. </w:delText>
        </w:r>
      </w:del>
      <w:commentRangeEnd w:id="1864"/>
      <w:r w:rsidR="004105E1">
        <w:rPr>
          <w:rStyle w:val="Refdecomentario"/>
          <w:rFonts w:cstheme="minorBidi"/>
          <w:lang w:val="es-ES_tradnl"/>
        </w:rPr>
        <w:commentReference w:id="1864"/>
      </w:r>
      <w:r w:rsidR="00521763" w:rsidRPr="00BA156B">
        <w:t>Este proceso</w:t>
      </w:r>
      <w:r w:rsidR="00FB5E77" w:rsidRPr="00BA156B">
        <w:t xml:space="preserve"> se optimiza al usar un </w:t>
      </w:r>
      <w:del w:id="1890" w:author="Regina Casanova" w:date="2018-07-29T19:39:00Z">
        <w:r w:rsidR="00FB5E77" w:rsidRPr="00BA156B" w:rsidDel="001828F5">
          <w:delText xml:space="preserve">sistema </w:delText>
        </w:r>
      </w:del>
      <w:ins w:id="1891" w:author="Regina Casanova" w:date="2018-07-29T19:39:00Z">
        <w:r w:rsidR="001828F5">
          <w:t>aplicativo informático para la</w:t>
        </w:r>
      </w:ins>
      <w:del w:id="1892" w:author="Regina Casanova" w:date="2018-07-29T19:39:00Z">
        <w:r w:rsidR="00FB5E77" w:rsidRPr="00BA156B" w:rsidDel="001828F5">
          <w:delText>de</w:delText>
        </w:r>
      </w:del>
      <w:r w:rsidR="00FB5E77" w:rsidRPr="00BA156B">
        <w:t xml:space="preserve"> gestión de reclamos que ayude en </w:t>
      </w:r>
      <w:r w:rsidR="00322DDA" w:rsidRPr="00BA156B">
        <w:t xml:space="preserve">su </w:t>
      </w:r>
      <w:r w:rsidR="00FB5E77" w:rsidRPr="00BA156B">
        <w:t xml:space="preserve">admisión y manejo. En el Perú, los establecimientos de salud públicos no cuentan con dicho </w:t>
      </w:r>
      <w:ins w:id="1893" w:author="Regina Casanova" w:date="2018-07-29T19:39:00Z">
        <w:r w:rsidR="001828F5">
          <w:t>aplicativo</w:t>
        </w:r>
      </w:ins>
      <w:del w:id="1894" w:author="Regina Casanova" w:date="2018-07-29T19:39:00Z">
        <w:r w:rsidR="00FB5E77" w:rsidRPr="00BA156B" w:rsidDel="001828F5">
          <w:delText>sistema</w:delText>
        </w:r>
      </w:del>
      <w:r w:rsidR="00FB5E77" w:rsidRPr="00BA156B">
        <w:t xml:space="preserve">, lo cual hace tediosa la gestión de los reclamos y los gestores en salud no tienen acceso sencillo a la </w:t>
      </w:r>
      <w:r w:rsidR="00BA0102" w:rsidRPr="00BA156B">
        <w:t xml:space="preserve">retroalimentación de los ciudadanos. Es por ello que el objetivo de este estudio fue diseñar un </w:t>
      </w:r>
      <w:ins w:id="1895" w:author="Regina Casanova" w:date="2018-07-29T19:39:00Z">
        <w:r w:rsidR="001828F5">
          <w:t>aplicativo informático</w:t>
        </w:r>
      </w:ins>
      <w:del w:id="1896" w:author="Regina Casanova" w:date="2018-07-29T19:39:00Z">
        <w:r w:rsidR="00BA0102" w:rsidRPr="00BA156B" w:rsidDel="001828F5">
          <w:delText>sistema</w:delText>
        </w:r>
      </w:del>
      <w:r w:rsidR="00BA0102" w:rsidRPr="00BA156B">
        <w:t xml:space="preserve"> </w:t>
      </w:r>
      <w:ins w:id="1897" w:author="Regina Casanova" w:date="2018-07-29T19:39:00Z">
        <w:r w:rsidR="001828F5">
          <w:t>para la</w:t>
        </w:r>
      </w:ins>
      <w:del w:id="1898" w:author="Regina Casanova" w:date="2018-07-29T19:39:00Z">
        <w:r w:rsidR="00BA0102" w:rsidRPr="00BA156B" w:rsidDel="001828F5">
          <w:delText>de</w:delText>
        </w:r>
      </w:del>
      <w:r w:rsidR="00BA0102" w:rsidRPr="00BA156B">
        <w:t xml:space="preserve"> gestión de reclamos que permitiera el acceso a diversos tipos de usuarios y pudiera ser funcional para cada uno de ellos.</w:t>
      </w:r>
    </w:p>
    <w:p w14:paraId="45BC0E3E" w14:textId="5C02ED2E"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w:t>
      </w:r>
      <w:ins w:id="1899" w:author="Regina Casanova" w:date="2018-07-29T19:40:00Z">
        <w:r w:rsidR="004F498A">
          <w:t xml:space="preserve">nueva propuesta para la </w:t>
        </w:r>
      </w:ins>
      <w:r w:rsidR="006D406E" w:rsidRPr="00BA156B">
        <w:t xml:space="preserve">clasificación de los </w:t>
      </w:r>
      <w:ins w:id="1900" w:author="Regina Casanova" w:date="2018-07-29T19:40:00Z">
        <w:r w:rsidR="004F498A">
          <w:t xml:space="preserve">tipos de </w:t>
        </w:r>
      </w:ins>
      <w:r w:rsidR="006D406E" w:rsidRPr="00BA156B">
        <w:t>reclamos</w:t>
      </w:r>
      <w:ins w:id="1901" w:author="Regina Casanova" w:date="2018-07-29T19:41:00Z">
        <w:r w:rsidR="004F498A">
          <w:t xml:space="preserve"> que, en caso ser aprobada, permitirá tipificar</w:t>
        </w:r>
      </w:ins>
      <w:del w:id="1902" w:author="Regina Casanova" w:date="2018-07-29T19:41:00Z">
        <w:r w:rsidR="006D406E" w:rsidRPr="00BA156B" w:rsidDel="004F498A">
          <w:delText xml:space="preserve"> que permit</w:delText>
        </w:r>
        <w:r w:rsidR="008A1FE8" w:rsidRPr="00BA156B" w:rsidDel="004F498A">
          <w:delText>ió</w:delText>
        </w:r>
        <w:r w:rsidR="006D406E" w:rsidRPr="00BA156B" w:rsidDel="004F498A">
          <w:delText xml:space="preserve"> obtener </w:delText>
        </w:r>
      </w:del>
      <w:del w:id="1903" w:author="Regina Casanova" w:date="2018-07-29T19:40:00Z">
        <w:r w:rsidR="006D406E" w:rsidRPr="00BA156B" w:rsidDel="004F498A">
          <w:delText>estadísticas</w:delText>
        </w:r>
      </w:del>
      <w:del w:id="1904" w:author="Regina Casanova" w:date="2018-07-29T19:41:00Z">
        <w:r w:rsidR="006D406E" w:rsidRPr="00BA156B" w:rsidDel="004F498A">
          <w:delText xml:space="preserve"> simples para encontrar problemas</w:delText>
        </w:r>
      </w:del>
      <w:ins w:id="1905" w:author="Regina Casanova" w:date="2018-07-29T19:41:00Z">
        <w:r w:rsidR="004F498A">
          <w:t xml:space="preserve"> los reclamos</w:t>
        </w:r>
      </w:ins>
      <w:r w:rsidR="006D406E" w:rsidRPr="00BA156B">
        <w:t xml:space="preserve">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w:t>
      </w:r>
      <w:r w:rsidR="008B3B57" w:rsidRPr="00BA156B">
        <w:lastRenderedPageBreak/>
        <w:t xml:space="preserve">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s que se 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A1E28D7" w:rsidR="008B3B57" w:rsidRDefault="00C474EE" w:rsidP="00625BCC">
      <w:pPr>
        <w:pStyle w:val="Texto"/>
        <w:rPr>
          <w:ins w:id="1906" w:author="Luis Fernando Llanos Zavalaga" w:date="2018-07-10T12:34:00Z"/>
        </w:rPr>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0211AD21" w14:textId="77777777" w:rsidR="00C46B65" w:rsidRPr="00BA156B" w:rsidRDefault="00C46B65" w:rsidP="00625BCC">
      <w:pPr>
        <w:pStyle w:val="Texto"/>
      </w:pPr>
    </w:p>
    <w:p w14:paraId="6DC0373D" w14:textId="21E6BC2C" w:rsidR="00A12DD0" w:rsidRPr="00FA52C7" w:rsidRDefault="00A12DD0" w:rsidP="00C651E7">
      <w:r w:rsidRPr="00C651E7">
        <w:rPr>
          <w:b/>
        </w:rPr>
        <w:t>Palabras Clave</w:t>
      </w:r>
    </w:p>
    <w:p w14:paraId="060E2E92" w14:textId="0DF201CA" w:rsidR="00E7463B" w:rsidRPr="00625BCC" w:rsidRDefault="00E7463B" w:rsidP="00625BCC">
      <w:pPr>
        <w:pStyle w:val="Texto"/>
      </w:pPr>
      <w:commentRangeStart w:id="1907"/>
      <w:r w:rsidRPr="00BA156B">
        <w:t xml:space="preserve">Calidad de Atención en salud; Satisfacción del paciente; Expresión de Inconformidad; </w:t>
      </w:r>
      <w:r w:rsidR="00F6159D" w:rsidRPr="00BA156B">
        <w:t xml:space="preserve">Dificultades en Atención en Salud; </w:t>
      </w:r>
      <w:del w:id="1908" w:author="Regina Casanova" w:date="2018-07-21T12:36:00Z">
        <w:r w:rsidRPr="00BA156B" w:rsidDel="00FE5347">
          <w:delText xml:space="preserve">Entrevistas a Profundidad; Análisis de Necesidades; Requerimientos de Sistema; </w:delText>
        </w:r>
      </w:del>
      <w:r w:rsidRPr="009E6BE6">
        <w:rPr>
          <w:lang w:val="es-PE"/>
        </w:rPr>
        <w:t>User Experience; Card Sorting Modified Delphi</w:t>
      </w:r>
      <w:r w:rsidR="00F6159D" w:rsidRPr="009E6BE6">
        <w:rPr>
          <w:lang w:val="es-PE"/>
        </w:rPr>
        <w:t>;</w:t>
      </w:r>
      <w:r w:rsidRPr="009E6BE6">
        <w:rPr>
          <w:lang w:val="es-PE"/>
        </w:rPr>
        <w:t xml:space="preserve"> </w:t>
      </w:r>
      <w:del w:id="1909" w:author="Regina Casanova" w:date="2018-07-21T12:36:00Z">
        <w:r w:rsidR="00F6159D" w:rsidRPr="009E6BE6" w:rsidDel="00FE5347">
          <w:rPr>
            <w:lang w:val="es-PE"/>
          </w:rPr>
          <w:delText>Wireframes</w:delText>
        </w:r>
        <w:r w:rsidR="00F6159D" w:rsidRPr="00BA156B" w:rsidDel="00FE5347">
          <w:delText xml:space="preserve">; </w:delText>
        </w:r>
      </w:del>
      <w:r w:rsidR="00F6159D" w:rsidRPr="00BA156B">
        <w:t>Prototipos en alta fidelidad; Prototipo Funcional;</w:t>
      </w:r>
      <w:del w:id="1910" w:author="Regina Casanova" w:date="2018-07-21T12:36:00Z">
        <w:r w:rsidR="00F6159D" w:rsidRPr="00BA156B" w:rsidDel="00FE5347">
          <w:delText xml:space="preserve"> </w:delText>
        </w:r>
        <w:r w:rsidRPr="00BA156B" w:rsidDel="00FE5347">
          <w:delText>Desarrollo de Tareas;</w:delText>
        </w:r>
      </w:del>
      <w:r w:rsidRPr="00BA156B">
        <w:t xml:space="preserve"> Pruebas de Usabilidad; </w:t>
      </w:r>
      <w:r w:rsidR="00625BCC">
        <w:t>Diseño iterativo.</w:t>
      </w:r>
      <w:commentRangeEnd w:id="1907"/>
      <w:r w:rsidR="00C46B65">
        <w:rPr>
          <w:rStyle w:val="Refdecomentario"/>
          <w:rFonts w:cstheme="minorBidi"/>
          <w:lang w:val="es-ES_tradnl"/>
        </w:rPr>
        <w:commentReference w:id="1907"/>
      </w:r>
    </w:p>
    <w:p w14:paraId="784F84DC" w14:textId="4BBB28D6" w:rsidR="006E5828" w:rsidDel="00AD23D8" w:rsidRDefault="006E5828" w:rsidP="00625BCC">
      <w:pPr>
        <w:pStyle w:val="Ttulo1"/>
        <w:rPr>
          <w:del w:id="1911" w:author="Regina Casanova" w:date="2018-07-29T20:04:00Z"/>
        </w:rPr>
        <w:sectPr w:rsidR="006E5828" w:rsidDel="00AD23D8" w:rsidSect="00C271AB">
          <w:footerReference w:type="even" r:id="rId12"/>
          <w:footerReference w:type="default" r:id="rId13"/>
          <w:footerReference w:type="first" r:id="rId14"/>
          <w:pgSz w:w="11900" w:h="16840"/>
          <w:pgMar w:top="1701" w:right="1701" w:bottom="1701" w:left="2268" w:header="708" w:footer="708" w:gutter="0"/>
          <w:cols w:space="708"/>
          <w:titlePg/>
          <w:docGrid w:linePitch="360"/>
        </w:sectPr>
      </w:pPr>
    </w:p>
    <w:p w14:paraId="247FA4DC" w14:textId="2E0105FD" w:rsidR="0049325E" w:rsidRPr="00625BCC" w:rsidRDefault="00A12DD0" w:rsidP="00625BCC">
      <w:pPr>
        <w:pStyle w:val="Ttulo1"/>
      </w:pPr>
      <w:bookmarkStart w:id="1912" w:name="_Toc520655618"/>
      <w:r w:rsidRPr="00BA156B">
        <w:lastRenderedPageBreak/>
        <w:t>Introducción</w:t>
      </w:r>
      <w:bookmarkEnd w:id="1912"/>
    </w:p>
    <w:p w14:paraId="4FE44EC2" w14:textId="0220BC96"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w:t>
      </w:r>
      <w:ins w:id="1913" w:author="Regina Casanova" w:date="2018-07-22T12:22:00Z">
        <w:r w:rsidR="004F4F11">
          <w:t>A pesar que la relación entre insatisfacci</w:t>
        </w:r>
        <w:r w:rsidR="00F552E5">
          <w:t xml:space="preserve">ón y la </w:t>
        </w:r>
      </w:ins>
      <w:ins w:id="1914" w:author="Regina Casanova" w:date="2018-07-22T12:23:00Z">
        <w:r w:rsidR="00F552E5">
          <w:t xml:space="preserve">presentación de reclamos necesita considerar otros factores como la personalidad, actitud y factores geográficos de los reclamantes, </w:t>
        </w:r>
      </w:ins>
      <w:ins w:id="1915" w:author="Regina Casanova" w:date="2018-07-22T12:26:00Z">
        <w:r w:rsidR="00F552E5">
          <w:t xml:space="preserve">en ausencia de ellos </w:t>
        </w:r>
      </w:ins>
      <w:ins w:id="1916" w:author="Regina Casanova" w:date="2018-07-22T12:25:00Z">
        <w:r w:rsidR="00F552E5">
          <w:t>se ha encontrado</w:t>
        </w:r>
      </w:ins>
      <w:ins w:id="1917" w:author="Regina Casanova" w:date="2018-07-22T12:23:00Z">
        <w:r w:rsidR="00F552E5">
          <w:t xml:space="preserve"> una correlación entre la satisfacci</w:t>
        </w:r>
      </w:ins>
      <w:ins w:id="1918" w:author="Regina Casanova" w:date="2018-07-22T12:24:00Z">
        <w:r w:rsidR="00F552E5">
          <w:t xml:space="preserve">ón y la presentación de reclamos </w:t>
        </w:r>
      </w:ins>
      <w:del w:id="1919" w:author="Regina Casanova" w:date="2018-07-22T12:24:00Z">
        <w:r w:rsidR="003D138E" w:rsidRPr="00BA156B" w:rsidDel="00F552E5">
          <w:delText xml:space="preserve">Para poder medir la satisfacción de </w:delText>
        </w:r>
      </w:del>
      <w:ins w:id="1920" w:author="Luis Fernando Llanos Zavalaga" w:date="2018-07-10T12:36:00Z">
        <w:del w:id="1921" w:author="Regina Casanova" w:date="2018-07-22T12:24:00Z">
          <w:r w:rsidR="00C46B65" w:rsidDel="00F552E5">
            <w:delText>ambos</w:delText>
          </w:r>
        </w:del>
      </w:ins>
      <w:del w:id="1922" w:author="Regina Casanova" w:date="2018-07-22T12:24:00Z">
        <w:r w:rsidR="003D138E" w:rsidRPr="00BA156B" w:rsidDel="00F552E5">
          <w:delText xml:space="preserve"> tipos de usuarios del servicio de salud, </w:delText>
        </w:r>
        <w:r w:rsidR="00D32C56" w:rsidRPr="00BA156B" w:rsidDel="00F552E5">
          <w:delText xml:space="preserve">monitorear los reclamos </w:delText>
        </w:r>
      </w:del>
      <w:del w:id="1923" w:author="Regina Casanova" w:date="2018-07-21T12:39:00Z">
        <w:r w:rsidR="00D32C56" w:rsidRPr="00BA156B" w:rsidDel="000D6AC8">
          <w:delText>es</w:delText>
        </w:r>
      </w:del>
      <w:del w:id="1924" w:author="Regina Casanova" w:date="2018-07-22T12:24:00Z">
        <w:r w:rsidR="00D32C56" w:rsidRPr="00BA156B" w:rsidDel="00F552E5">
          <w:delText xml:space="preserve"> </w:delText>
        </w:r>
      </w:del>
      <w:del w:id="1925" w:author="Regina Casanova" w:date="2018-07-21T12:39:00Z">
        <w:r w:rsidR="00D32C56" w:rsidRPr="00BA156B" w:rsidDel="000D6AC8">
          <w:delText xml:space="preserve">una </w:delText>
        </w:r>
      </w:del>
      <w:del w:id="1926" w:author="Regina Casanova" w:date="2018-07-22T12:24:00Z">
        <w:r w:rsidR="00D32C56" w:rsidRPr="00BA156B" w:rsidDel="00F552E5">
          <w:delText>forma efectiva</w:delText>
        </w:r>
      </w:del>
      <w:del w:id="1927" w:author="Regina Casanova" w:date="2018-07-21T12:39:00Z">
        <w:r w:rsidR="00D32C56" w:rsidRPr="00BA156B" w:rsidDel="000D6AC8">
          <w:delText xml:space="preserve"> de</w:delText>
        </w:r>
      </w:del>
      <w:del w:id="1928" w:author="Regina Casanova" w:date="2018-07-22T12:24:00Z">
        <w:r w:rsidR="00D32C56" w:rsidRPr="00BA156B" w:rsidDel="00F552E5">
          <w:delText xml:space="preserve"> estar al tanto de que la satisfacción de ciudadanos no decaiga </w:delText>
        </w:r>
      </w:del>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ins w:id="1929" w:author="Regina Casanova" w:date="2018-07-22T12:28:00Z">
        <w:r w:rsidR="00F552E5">
          <w:t xml:space="preserve">Es decir, un monitoreo de los reclamos nos brinda una aproximación acerca de la satisfacción del servicio dado. </w:t>
        </w:r>
      </w:ins>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w:t>
      </w:r>
      <w:commentRangeStart w:id="1930"/>
      <w:r w:rsidR="00636506" w:rsidRPr="00BA156B">
        <w:t xml:space="preserve">formas </w:t>
      </w:r>
      <w:ins w:id="1931" w:author="Regina Casanova" w:date="2018-07-22T12:30:00Z">
        <w:r w:rsidR="00F552E5">
          <w:t>reglamentadas y organizadas</w:t>
        </w:r>
      </w:ins>
      <w:del w:id="1932" w:author="Regina Casanova" w:date="2018-07-22T12:29:00Z">
        <w:r w:rsidR="00636506" w:rsidRPr="00BA156B" w:rsidDel="00F552E5">
          <w:delText>sistematizadas</w:delText>
        </w:r>
      </w:del>
      <w:r w:rsidR="00636506" w:rsidRPr="00BA156B">
        <w:t xml:space="preserve"> </w:t>
      </w:r>
      <w:commentRangeEnd w:id="1930"/>
      <w:r w:rsidR="00C46B65">
        <w:rPr>
          <w:rStyle w:val="Refdecomentario"/>
          <w:rFonts w:cstheme="minorBidi"/>
          <w:lang w:val="es-ES_tradnl"/>
        </w:rPr>
        <w:commentReference w:id="1930"/>
      </w:r>
      <w:r w:rsidR="00636506" w:rsidRPr="00BA156B">
        <w:t xml:space="preserve">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w:t>
      </w:r>
      <w:ins w:id="1933" w:author="Regina Casanova" w:date="2018-07-22T13:28:00Z">
        <w:r w:rsidR="00BA2777">
          <w:t>n</w:t>
        </w:r>
      </w:ins>
      <w:ins w:id="1934" w:author="Regina Casanova" w:date="2018-07-22T13:27:00Z">
        <w:r w:rsidR="00BA2777">
          <w:t xml:space="preserve"> </w:t>
        </w:r>
      </w:ins>
      <w:del w:id="1935" w:author="Regina Casanova" w:date="2018-07-22T13:28:00Z">
        <w:r w:rsidR="00636506" w:rsidRPr="00BA156B" w:rsidDel="00BA2777">
          <w:delText xml:space="preserve"> </w:delText>
        </w:r>
      </w:del>
      <w:del w:id="1936" w:author="Regina Casanova" w:date="2018-07-22T13:24:00Z">
        <w:r w:rsidR="00636506" w:rsidRPr="00BA156B" w:rsidDel="00BA2777">
          <w:delText>software</w:delText>
        </w:r>
      </w:del>
      <w:ins w:id="1937" w:author="Regina Casanova" w:date="2018-07-22T13:24:00Z">
        <w:r w:rsidR="00BA2777">
          <w:t>aplicativo</w:t>
        </w:r>
      </w:ins>
      <w:ins w:id="1938" w:author="Regina Casanova" w:date="2018-07-22T13:28:00Z">
        <w:r w:rsidR="00BA2777">
          <w:t>s</w:t>
        </w:r>
      </w:ins>
      <w:ins w:id="1939" w:author="Regina Casanova" w:date="2018-07-22T13:24:00Z">
        <w:r w:rsidR="00BA2777">
          <w:t xml:space="preserve"> informático</w:t>
        </w:r>
      </w:ins>
      <w:ins w:id="1940" w:author="Regina Casanova" w:date="2018-07-22T13:28:00Z">
        <w:r w:rsidR="00BA2777">
          <w:t>s</w:t>
        </w:r>
      </w:ins>
      <w:r w:rsidR="00636506" w:rsidRPr="00BA156B">
        <w:t xml:space="preserve"> comercial</w:t>
      </w:r>
      <w:ins w:id="1941" w:author="Regina Casanova" w:date="2018-07-22T13:28:00Z">
        <w:r w:rsidR="00BA2777">
          <w:t>es</w:t>
        </w:r>
      </w:ins>
      <w:r w:rsidR="00636506" w:rsidRPr="00BA156B">
        <w:t xml:space="preserve"> que</w:t>
      </w:r>
      <w:ins w:id="1942" w:author="Regina Casanova" w:date="2018-07-22T13:28:00Z">
        <w:r w:rsidR="00BA2777">
          <w:t>, incluso</w:t>
        </w:r>
      </w:ins>
      <w:ins w:id="1943" w:author="Regina Casanova" w:date="2018-07-22T13:27:00Z">
        <w:r w:rsidR="00BA2777">
          <w:t xml:space="preserve"> </w:t>
        </w:r>
      </w:ins>
      <w:ins w:id="1944" w:author="Regina Casanova" w:date="2018-07-22T13:28:00Z">
        <w:r w:rsidR="00BA2777">
          <w:t>han sido</w:t>
        </w:r>
      </w:ins>
      <w:del w:id="1945" w:author="Regina Casanova" w:date="2018-07-22T13:27:00Z">
        <w:r w:rsidR="00636506" w:rsidRPr="00BA156B" w:rsidDel="00BA2777">
          <w:delText xml:space="preserve"> ha</w:delText>
        </w:r>
      </w:del>
      <w:r w:rsidR="00636506" w:rsidRPr="00BA156B">
        <w:t xml:space="preserve"> </w:t>
      </w:r>
      <w:del w:id="1946" w:author="Regina Casanova" w:date="2018-07-22T13:28:00Z">
        <w:r w:rsidR="00636506" w:rsidRPr="00BA156B" w:rsidDel="00BA2777">
          <w:delText xml:space="preserve">sido </w:delText>
        </w:r>
      </w:del>
      <w:r w:rsidR="00636506" w:rsidRPr="00BA156B">
        <w:t>utilizad</w:t>
      </w:r>
      <w:r w:rsidR="00647FAB" w:rsidRPr="00BA156B">
        <w:t>o</w:t>
      </w:r>
      <w:ins w:id="1947" w:author="Regina Casanova" w:date="2018-07-22T13:28:00Z">
        <w:r w:rsidR="00BA2777">
          <w:t>s</w:t>
        </w:r>
      </w:ins>
      <w:r w:rsidR="00636506" w:rsidRPr="00BA156B">
        <w:t xml:space="preserve"> </w:t>
      </w:r>
      <w:del w:id="1948" w:author="Regina Casanova" w:date="2018-07-22T13:28:00Z">
        <w:r w:rsidR="00880BFD" w:rsidRPr="00BA156B" w:rsidDel="00BA2777">
          <w:delText xml:space="preserve">incluso </w:delText>
        </w:r>
      </w:del>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5E83D921" w:rsidR="00D62010" w:rsidRPr="00BA156B" w:rsidRDefault="000839E6" w:rsidP="00625BCC">
      <w:pPr>
        <w:pStyle w:val="Texto"/>
      </w:pPr>
      <w:ins w:id="1949" w:author="Regina Casanova" w:date="2018-07-22T12:41:00Z">
        <w:r>
          <w:t>En el</w:t>
        </w:r>
      </w:ins>
      <w:ins w:id="1950" w:author="Regina Casanova" w:date="2018-07-22T12:46:00Z">
        <w:r>
          <w:t xml:space="preserve"> </w:t>
        </w:r>
      </w:ins>
      <w:ins w:id="1951" w:author="Regina Casanova" w:date="2018-07-22T12:41:00Z">
        <w:r w:rsidR="003119A5">
          <w:t>Per</w:t>
        </w:r>
        <w:r>
          <w:t>ú</w:t>
        </w:r>
        <w:r w:rsidR="003119A5">
          <w:t xml:space="preserve"> se cuenta con normativa </w:t>
        </w:r>
      </w:ins>
      <w:ins w:id="1952" w:author="Regina Casanova" w:date="2018-07-22T12:46:00Z">
        <w:r>
          <w:t>que regula</w:t>
        </w:r>
      </w:ins>
      <w:ins w:id="1953" w:author="Regina Casanova" w:date="2018-07-22T12:42:00Z">
        <w:r>
          <w:t xml:space="preserve"> </w:t>
        </w:r>
        <w:r w:rsidR="003119A5">
          <w:t xml:space="preserve">el recojo y tratamiento de reclamos presentados en el sector salud. Sin embargo, problemas tanto </w:t>
        </w:r>
        <w:r>
          <w:t xml:space="preserve">en infraestructura </w:t>
        </w:r>
      </w:ins>
      <w:ins w:id="1954" w:author="Regina Casanova" w:date="2018-07-22T12:47:00Z">
        <w:r>
          <w:t>inmobiliaria</w:t>
        </w:r>
      </w:ins>
      <w:ins w:id="1955" w:author="Regina Casanova" w:date="2018-07-22T12:42:00Z">
        <w:r w:rsidR="003119A5">
          <w:t xml:space="preserve"> como tecnológica hacen que </w:t>
        </w:r>
      </w:ins>
      <w:ins w:id="1956" w:author="Regina Casanova" w:date="2018-07-22T12:47:00Z">
        <w:r>
          <w:t>existan</w:t>
        </w:r>
      </w:ins>
      <w:ins w:id="1957" w:author="Regina Casanova" w:date="2018-07-22T12:43:00Z">
        <w:r w:rsidR="003119A5">
          <w:t xml:space="preserve"> </w:t>
        </w:r>
      </w:ins>
      <w:ins w:id="1958" w:author="Regina Casanova" w:date="2018-07-22T12:42:00Z">
        <w:r w:rsidR="003119A5">
          <w:t xml:space="preserve">limitaciones en la correcta </w:t>
        </w:r>
      </w:ins>
      <w:ins w:id="1959" w:author="Regina Casanova" w:date="2018-07-22T12:43:00Z">
        <w:r w:rsidR="003119A5">
          <w:t>ejecuci</w:t>
        </w:r>
        <w:r>
          <w:t>ón de lo normado</w:t>
        </w:r>
      </w:ins>
      <w:ins w:id="1960" w:author="Regina Casanova" w:date="2018-07-22T12:47:00Z">
        <w:r>
          <w:t>,</w:t>
        </w:r>
      </w:ins>
      <w:ins w:id="1961" w:author="Regina Casanova" w:date="2018-07-22T12:43:00Z">
        <w:r>
          <w:t xml:space="preserve"> </w:t>
        </w:r>
      </w:ins>
      <w:ins w:id="1962" w:author="Regina Casanova" w:date="2018-07-22T12:47:00Z">
        <w:r>
          <w:t>i</w:t>
        </w:r>
      </w:ins>
      <w:ins w:id="1963" w:author="Regina Casanova" w:date="2018-07-22T12:43:00Z">
        <w:r w:rsidR="003119A5">
          <w:t>ncluso haciendo</w:t>
        </w:r>
      </w:ins>
      <w:ins w:id="1964" w:author="Regina Casanova" w:date="2018-07-22T12:44:00Z">
        <w:r>
          <w:t xml:space="preserve"> casi imposible</w:t>
        </w:r>
      </w:ins>
      <w:ins w:id="1965" w:author="Regina Casanova" w:date="2018-07-22T12:43:00Z">
        <w:r w:rsidR="003119A5">
          <w:t xml:space="preserve"> el uso de </w:t>
        </w:r>
      </w:ins>
      <w:ins w:id="1966" w:author="Regina Casanova" w:date="2018-07-22T13:29:00Z">
        <w:r w:rsidR="00503F22">
          <w:t xml:space="preserve">aplicativos informáticos </w:t>
        </w:r>
      </w:ins>
      <w:ins w:id="1967" w:author="Regina Casanova" w:date="2018-07-22T12:43:00Z">
        <w:r w:rsidR="003119A5">
          <w:t>comercial</w:t>
        </w:r>
      </w:ins>
      <w:ins w:id="1968" w:author="Regina Casanova" w:date="2018-07-22T13:29:00Z">
        <w:r w:rsidR="00503F22">
          <w:t>es</w:t>
        </w:r>
      </w:ins>
      <w:ins w:id="1969" w:author="Regina Casanova" w:date="2018-07-22T12:43:00Z">
        <w:r w:rsidR="003119A5">
          <w:t xml:space="preserve"> </w:t>
        </w:r>
      </w:ins>
      <w:ins w:id="1970" w:author="Regina Casanova" w:date="2018-07-22T12:47:00Z">
        <w:r>
          <w:t>que permita</w:t>
        </w:r>
      </w:ins>
      <w:ins w:id="1971" w:author="Regina Casanova" w:date="2018-07-22T13:29:00Z">
        <w:r w:rsidR="00503F22">
          <w:t>n</w:t>
        </w:r>
      </w:ins>
      <w:ins w:id="1972" w:author="Regina Casanova" w:date="2018-07-22T12:47:00Z">
        <w:r>
          <w:t xml:space="preserve"> una</w:t>
        </w:r>
      </w:ins>
      <w:ins w:id="1973" w:author="Regina Casanova" w:date="2018-07-22T12:44:00Z">
        <w:r>
          <w:t xml:space="preserve"> correcta organizaci</w:t>
        </w:r>
      </w:ins>
      <w:ins w:id="1974" w:author="Regina Casanova" w:date="2018-07-22T12:45:00Z">
        <w:r>
          <w:t>ón de reclamos en el sector salud.</w:t>
        </w:r>
      </w:ins>
      <w:ins w:id="1975" w:author="Regina Casanova" w:date="2018-07-22T12:42:00Z">
        <w:r w:rsidR="003119A5">
          <w:t xml:space="preserve"> </w:t>
        </w:r>
      </w:ins>
      <w:commentRangeStart w:id="1976"/>
      <w:del w:id="1977" w:author="Regina Casanova" w:date="2018-07-22T12:45:00Z">
        <w:r w:rsidR="005D31DC" w:rsidRPr="00BA156B" w:rsidDel="000839E6">
          <w:delText>Sin embargo, en el Perú no se cuenta con la infraestructura necesaria para poder utilizar</w:delText>
        </w:r>
        <w:r w:rsidR="00D62010" w:rsidRPr="00BA156B" w:rsidDel="000839E6">
          <w:delText xml:space="preserve"> este software ya que está pensado para la recolección de comunicaciones digitales con los ciudadanos. </w:delText>
        </w:r>
        <w:commentRangeEnd w:id="1976"/>
        <w:r w:rsidR="00C46B65" w:rsidDel="000839E6">
          <w:rPr>
            <w:rStyle w:val="Refdecomentario"/>
            <w:rFonts w:cstheme="minorBidi"/>
            <w:lang w:val="es-ES_tradnl"/>
          </w:rPr>
          <w:commentReference w:id="1976"/>
        </w:r>
      </w:del>
      <w:r w:rsidR="00D62010" w:rsidRPr="00BA156B">
        <w:t xml:space="preserve">En el caso de la Superintendencia Nacional de Salud (SUSALUD) del </w:t>
      </w:r>
      <w:r w:rsidR="00D62010" w:rsidRPr="00BA156B">
        <w:lastRenderedPageBreak/>
        <w:t xml:space="preserve">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ins w:id="1978" w:author="Luis Fernando Llanos Zavalaga" w:date="2018-07-10T12:45:00Z">
        <w:r w:rsidR="005216C4">
          <w:t>,</w:t>
        </w:r>
      </w:ins>
      <w:r w:rsidR="00D62010" w:rsidRPr="00BA156B">
        <w:t xml:space="preserve"> a la par</w:t>
      </w:r>
      <w:ins w:id="1979" w:author="Luis Fernando Llanos Zavalaga" w:date="2018-07-10T12:45:00Z">
        <w:r w:rsidR="005216C4">
          <w:t>,</w:t>
        </w:r>
      </w:ins>
      <w:r w:rsidR="00D62010" w:rsidRPr="00BA156B">
        <w:t xml:space="preserve"> brindar información a los gestores de </w:t>
      </w:r>
      <w:r w:rsidR="00F0136E" w:rsidRPr="00BA156B">
        <w:t xml:space="preserve">distintas </w:t>
      </w:r>
      <w:r w:rsidR="00D62010" w:rsidRPr="00BA156B">
        <w:t xml:space="preserve">IPRESS </w:t>
      </w:r>
      <w:del w:id="1980" w:author="Luis Fernando Llanos Zavalaga" w:date="2018-07-10T12:46:00Z">
        <w:r w:rsidR="00D62010" w:rsidRPr="00BA156B" w:rsidDel="005216C4">
          <w:delText xml:space="preserve">para </w:delText>
        </w:r>
      </w:del>
      <w:ins w:id="1981" w:author="Luis Fernando Llanos Zavalaga" w:date="2018-07-10T12:46:00Z">
        <w:r w:rsidR="005216C4">
          <w:t>que permita</w:t>
        </w:r>
        <w:r w:rsidR="005216C4" w:rsidRPr="00BA156B">
          <w:t xml:space="preserve"> </w:t>
        </w:r>
      </w:ins>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1982" w:author="Regina Casanova" w:date="2018-07-22T13:07:00Z">
        <w:r w:rsidR="002A2AA7">
          <w:t xml:space="preserve">aplicativo </w:t>
        </w:r>
        <w:r w:rsidR="005C71C1">
          <w:t xml:space="preserve">informático </w:t>
        </w:r>
      </w:ins>
      <w:commentRangeStart w:id="1983"/>
      <w:del w:id="1984" w:author="Regina Casanova" w:date="2018-07-22T13:07:00Z">
        <w:r w:rsidR="007E4000" w:rsidRPr="00BA156B" w:rsidDel="002A2AA7">
          <w:delText xml:space="preserve"> </w:delText>
        </w:r>
        <w:commentRangeEnd w:id="1983"/>
        <w:r w:rsidR="002A2AA7" w:rsidDel="002A2AA7">
          <w:rPr>
            <w:rStyle w:val="Refdecomentario"/>
            <w:rFonts w:cstheme="minorBidi"/>
            <w:lang w:val="es-ES_tradnl"/>
          </w:rPr>
          <w:commentReference w:id="1983"/>
        </w:r>
      </w:del>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ins w:id="1985" w:author="Regina Casanova" w:date="2018-07-22T13:08:00Z">
        <w:r w:rsidR="005C71C1">
          <w:t>aplicativo informático</w:t>
        </w:r>
      </w:ins>
      <w:commentRangeStart w:id="1986"/>
      <w:del w:id="1987" w:author="Regina Casanova" w:date="2018-07-22T13:08:00Z">
        <w:r w:rsidR="00792C24" w:rsidRPr="00BA156B" w:rsidDel="005C71C1">
          <w:delText>sistema</w:delText>
        </w:r>
      </w:del>
      <w:commentRangeEnd w:id="1986"/>
      <w:r w:rsidR="002A2AA7">
        <w:rPr>
          <w:rStyle w:val="Refdecomentario"/>
          <w:rFonts w:cstheme="minorBidi"/>
          <w:lang w:val="es-ES_tradnl"/>
        </w:rPr>
        <w:commentReference w:id="1986"/>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07C5A5FB" w:rsidR="00465DBE" w:rsidRPr="00BA156B" w:rsidRDefault="002A2AA7" w:rsidP="00625BCC">
      <w:pPr>
        <w:pStyle w:val="Texto"/>
      </w:pPr>
      <w:ins w:id="1988" w:author="Regina Casanova" w:date="2018-07-22T13:00:00Z">
        <w:r>
          <w:t xml:space="preserve">Este aplicativo </w:t>
        </w:r>
      </w:ins>
      <w:ins w:id="1989" w:author="Regina Casanova" w:date="2018-07-22T13:08:00Z">
        <w:r w:rsidR="005C71C1">
          <w:t xml:space="preserve">informático </w:t>
        </w:r>
      </w:ins>
      <w:ins w:id="1990" w:author="Regina Casanova" w:date="2018-07-22T13:00:00Z">
        <w:r>
          <w:t>de gestión de reclamos, al estar basado en</w:t>
        </w:r>
      </w:ins>
      <w:del w:id="1991" w:author="Regina Casanova" w:date="2018-07-22T13:01:00Z">
        <w:r w:rsidR="00465DBE" w:rsidRPr="00BA156B" w:rsidDel="002A2AA7">
          <w:delText xml:space="preserve">Adicionalmente, este </w:delText>
        </w:r>
        <w:commentRangeStart w:id="1992"/>
        <w:r w:rsidR="00465DBE" w:rsidRPr="00BA156B" w:rsidDel="002A2AA7">
          <w:delText>sistema de gestión de reclamos estaría basado en</w:delText>
        </w:r>
      </w:del>
      <w:r w:rsidR="00465DBE" w:rsidRPr="00BA156B">
        <w:t xml:space="preserve"> los principios requeridos </w:t>
      </w:r>
      <w:ins w:id="1993" w:author="Regina Casanova" w:date="2018-07-22T13:01:00Z">
        <w:r>
          <w:t>que</w:t>
        </w:r>
      </w:ins>
      <w:del w:id="1994" w:author="Regina Casanova" w:date="2018-07-22T13:01:00Z">
        <w:r w:rsidR="00465DBE" w:rsidRPr="00BA156B" w:rsidDel="002A2AA7">
          <w:delText>para</w:delText>
        </w:r>
      </w:del>
      <w:r w:rsidR="00465DBE" w:rsidRPr="00BA156B">
        <w:t xml:space="preserve"> garanti</w:t>
      </w:r>
      <w:ins w:id="1995" w:author="Regina Casanova" w:date="2018-07-22T13:01:00Z">
        <w:r>
          <w:t>cen</w:t>
        </w:r>
      </w:ins>
      <w:del w:id="1996" w:author="Regina Casanova" w:date="2018-07-22T13:01:00Z">
        <w:r w:rsidR="00465DBE" w:rsidRPr="00BA156B" w:rsidDel="002A2AA7">
          <w:delText>zar</w:delText>
        </w:r>
      </w:del>
      <w:r w:rsidR="00465DBE" w:rsidRPr="00BA156B">
        <w:t xml:space="preserve"> la </w:t>
      </w:r>
      <w:ins w:id="1997" w:author="Regina Casanova" w:date="2018-07-22T13:01:00Z">
        <w:r>
          <w:t xml:space="preserve">correcta </w:t>
        </w:r>
      </w:ins>
      <w:r w:rsidR="00465DBE" w:rsidRPr="00BA156B">
        <w:t>recolección</w:t>
      </w:r>
      <w:ins w:id="1998" w:author="Regina Casanova" w:date="2018-07-22T13:01:00Z">
        <w:r>
          <w:t>, manejo y uso</w:t>
        </w:r>
      </w:ins>
      <w:r w:rsidR="00465DBE" w:rsidRPr="00BA156B">
        <w:t xml:space="preserve"> de</w:t>
      </w:r>
      <w:ins w:id="1999" w:author="Regina Casanova" w:date="2018-07-22T13:02:00Z">
        <w:r>
          <w:t xml:space="preserve"> los</w:t>
        </w:r>
      </w:ins>
      <w:r w:rsidR="00465DBE" w:rsidRPr="00BA156B">
        <w:t xml:space="preserve"> reclamos</w:t>
      </w:r>
      <w:ins w:id="2000" w:author="Regina Casanova" w:date="2018-07-22T13:02:00Z">
        <w:r>
          <w:t xml:space="preserve"> y su información</w:t>
        </w:r>
      </w:ins>
      <w:del w:id="2001" w:author="Regina Casanova" w:date="2018-07-22T13:02:00Z">
        <w:r w:rsidR="00465DBE" w:rsidRPr="00BA156B" w:rsidDel="002A2AA7">
          <w:delText>,</w:delText>
        </w:r>
      </w:del>
      <w:r w:rsidR="00465DBE" w:rsidRPr="00BA156B">
        <w:t xml:space="preserve"> </w:t>
      </w:r>
      <w:del w:id="2002" w:author="Regina Casanova" w:date="2018-07-22T13:02:00Z">
        <w:r w:rsidR="00465DBE" w:rsidRPr="00BA156B" w:rsidDel="002A2AA7">
          <w:delText xml:space="preserve">su manejo y uso de dicha información </w:delText>
        </w:r>
      </w:del>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ins w:id="2003" w:author="Regina Casanova" w:date="2018-07-22T13:02:00Z">
        <w:r>
          <w:t xml:space="preserve"> presuponen un fortalecimiento para el sistema de gestión de reclamos</w:t>
        </w:r>
      </w:ins>
      <w:r w:rsidR="00465DBE" w:rsidRPr="00BA156B">
        <w:t xml:space="preserve">. </w:t>
      </w:r>
      <w:commentRangeEnd w:id="1992"/>
      <w:r w:rsidR="005216C4">
        <w:rPr>
          <w:rStyle w:val="Refdecomentario"/>
          <w:rFonts w:cstheme="minorBidi"/>
          <w:lang w:val="es-ES_tradnl"/>
        </w:rPr>
        <w:commentReference w:id="1992"/>
      </w:r>
      <w:r w:rsidR="00CE1173" w:rsidRPr="00BA156B">
        <w:rPr>
          <w:color w:val="000000" w:themeColor="text1"/>
        </w:rPr>
        <w:t xml:space="preserve">Esta tesis se centra en encontrar un diseño posible para dicho </w:t>
      </w:r>
      <w:commentRangeStart w:id="2004"/>
      <w:del w:id="2005" w:author="Regina Casanova" w:date="2018-07-22T13:07:00Z">
        <w:r w:rsidR="00CE1173" w:rsidRPr="00BA156B" w:rsidDel="002A2AA7">
          <w:rPr>
            <w:color w:val="000000" w:themeColor="text1"/>
          </w:rPr>
          <w:delText>sistema centralizado</w:delText>
        </w:r>
        <w:commentRangeEnd w:id="2004"/>
        <w:r w:rsidDel="002A2AA7">
          <w:rPr>
            <w:rStyle w:val="Refdecomentario"/>
            <w:rFonts w:cstheme="minorBidi"/>
            <w:lang w:val="es-ES_tradnl"/>
          </w:rPr>
          <w:commentReference w:id="2004"/>
        </w:r>
      </w:del>
      <w:ins w:id="2006" w:author="Regina Casanova" w:date="2018-07-22T13:07:00Z">
        <w:r>
          <w:rPr>
            <w:color w:val="000000" w:themeColor="text1"/>
          </w:rPr>
          <w:t>aplicativo</w:t>
        </w:r>
      </w:ins>
      <w:ins w:id="2007" w:author="Regina Casanova" w:date="2018-07-22T13:08:00Z">
        <w:r w:rsidR="005C71C1">
          <w:rPr>
            <w:color w:val="000000" w:themeColor="text1"/>
          </w:rPr>
          <w:t xml:space="preserve"> informático</w:t>
        </w:r>
      </w:ins>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w:t>
      </w:r>
      <w:ins w:id="2008" w:author="Regina Casanova" w:date="2018-07-29T19:43:00Z">
        <w:r w:rsidR="004F498A">
          <w:rPr>
            <w:color w:val="000000" w:themeColor="text1"/>
          </w:rPr>
          <w:t>aplicativo informático</w:t>
        </w:r>
      </w:ins>
      <w:del w:id="2009" w:author="Regina Casanova" w:date="2018-07-29T19:43:00Z">
        <w:r w:rsidR="00CE1173" w:rsidRPr="00BA156B" w:rsidDel="004F498A">
          <w:rPr>
            <w:color w:val="000000" w:themeColor="text1"/>
          </w:rPr>
          <w:delText>sistema</w:delText>
        </w:r>
      </w:del>
      <w:r w:rsidR="00CE1173" w:rsidRPr="00BA156B">
        <w:rPr>
          <w:color w:val="000000" w:themeColor="text1"/>
        </w:rPr>
        <w:t xml:space="preserve">. </w:t>
      </w:r>
    </w:p>
    <w:p w14:paraId="2DBA919E" w14:textId="30CF0D69" w:rsidR="00DC394C" w:rsidRPr="00625BCC" w:rsidRDefault="00A12DD0" w:rsidP="00625BCC">
      <w:pPr>
        <w:pStyle w:val="Ttulo1"/>
      </w:pPr>
      <w:bookmarkStart w:id="2010" w:name="_Toc520655619"/>
      <w:r w:rsidRPr="00625BCC">
        <w:lastRenderedPageBreak/>
        <w:t>Planteamiento del Problema</w:t>
      </w:r>
      <w:bookmarkEnd w:id="2010"/>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commentRangeStart w:id="2011"/>
      <w:r w:rsidRPr="00BA156B">
        <w:t>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commentRangeEnd w:id="2011"/>
      <w:r w:rsidR="005216C4">
        <w:rPr>
          <w:rStyle w:val="Refdecomentario"/>
          <w:rFonts w:cstheme="minorBidi"/>
          <w:lang w:val="es-ES_tradnl"/>
        </w:rPr>
        <w:commentReference w:id="2011"/>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40C811D" w:rsidR="00F97069" w:rsidRPr="00BA156B" w:rsidRDefault="00E04B5A" w:rsidP="00625BCC">
      <w:pPr>
        <w:pStyle w:val="Texto"/>
      </w:pPr>
      <w:r w:rsidRPr="00BA156B">
        <w:t>SUSALUD</w:t>
      </w:r>
      <w:r w:rsidR="00DC394C" w:rsidRPr="00BA156B">
        <w:t xml:space="preserve">, como entidad fiscalizadora del sector Salud en el Perú, cuenta con un </w:t>
      </w:r>
      <w:del w:id="2012" w:author="Regina Casanova" w:date="2018-06-18T17:53:00Z">
        <w:r w:rsidR="00DC394C" w:rsidRPr="00BA156B" w:rsidDel="00E94926">
          <w:delText>sistema informático</w:delText>
        </w:r>
      </w:del>
      <w:ins w:id="2013" w:author="Regina Casanova" w:date="2018-07-22T19:10:00Z">
        <w:r w:rsidR="00212ACA">
          <w:t>aplicativo informático</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w:t>
      </w:r>
      <w:ins w:id="2014" w:author="Regina Casanova" w:date="2018-07-29T19:44:00Z">
        <w:r w:rsidR="004F498A">
          <w:t>aplicativo informático</w:t>
        </w:r>
      </w:ins>
      <w:del w:id="2015" w:author="Regina Casanova" w:date="2018-07-29T19:44:00Z">
        <w:r w:rsidR="002479F9" w:rsidRPr="00BA156B" w:rsidDel="004F498A">
          <w:delText>sistema</w:delText>
        </w:r>
      </w:del>
      <w:r w:rsidR="002479F9" w:rsidRPr="00BA156B">
        <w:t xml:space="preserve"> de recojo de reclamos en su web consiste en un simple formulario que el </w:t>
      </w:r>
      <w:r w:rsidR="00F97069" w:rsidRPr="00BA156B">
        <w:t>paciente o tercero legitim</w:t>
      </w:r>
      <w:del w:id="2016" w:author="Regina Casanova" w:date="2018-07-22T19:10:00Z">
        <w:r w:rsidR="00F97069" w:rsidRPr="00BA156B" w:rsidDel="00212ACA">
          <w:delText>iz</w:delText>
        </w:r>
      </w:del>
      <w:r w:rsidR="00F97069" w:rsidRPr="00BA156B">
        <w:t>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w:t>
      </w:r>
      <w:r w:rsidR="002479F9" w:rsidRPr="00BA156B">
        <w:lastRenderedPageBreak/>
        <w:t xml:space="preserve">inconformidad presentada 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07649EC5"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commentRangeStart w:id="2017"/>
      <w:r w:rsidR="008F2FAA" w:rsidRPr="00BA156B">
        <w:t xml:space="preserve">se les brinda </w:t>
      </w:r>
      <w:commentRangeEnd w:id="2017"/>
      <w:r w:rsidR="00AC5970">
        <w:rPr>
          <w:rStyle w:val="Refdecomentario"/>
          <w:rFonts w:cstheme="minorBidi"/>
          <w:lang w:val="es-ES_tradnl"/>
        </w:rPr>
        <w:commentReference w:id="2017"/>
      </w:r>
      <w:r w:rsidRPr="00BA156B">
        <w:t xml:space="preserve">poca atención </w:t>
      </w:r>
      <w:ins w:id="2018" w:author="Regina Casanova" w:date="2018-07-22T19:10:00Z">
        <w:r w:rsidR="000A0C44">
          <w:t xml:space="preserve">a los reclamos </w:t>
        </w:r>
      </w:ins>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 xml:space="preserve">de un </w:t>
      </w:r>
      <w:ins w:id="2019" w:author="Regina Casanova" w:date="2018-07-29T19:44:00Z">
        <w:r w:rsidR="004F498A">
          <w:t>aplicativo informático</w:t>
        </w:r>
      </w:ins>
      <w:del w:id="2020" w:author="Regina Casanova" w:date="2018-07-29T19:44:00Z">
        <w:r w:rsidR="008F2FAA" w:rsidRPr="00BA156B" w:rsidDel="004F498A">
          <w:delText>sistema de información</w:delText>
        </w:r>
      </w:del>
      <w:r w:rsidR="008F2FAA" w:rsidRPr="00BA156B">
        <w:t xml:space="preserve">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2021" w:name="_Toc520655620"/>
      <w:r w:rsidRPr="00BA156B">
        <w:lastRenderedPageBreak/>
        <w:t>Marco Teórico</w:t>
      </w:r>
      <w:bookmarkEnd w:id="2021"/>
    </w:p>
    <w:p w14:paraId="3C1D63EF" w14:textId="77777777" w:rsidR="00562533" w:rsidRPr="00BA156B" w:rsidRDefault="00562533" w:rsidP="009E44F3">
      <w:pPr>
        <w:pStyle w:val="Ttulo2"/>
        <w:rPr>
          <w:lang w:val="es-PE"/>
        </w:rPr>
      </w:pPr>
      <w:bookmarkStart w:id="2022" w:name="_Toc520655621"/>
      <w:r w:rsidRPr="00BA156B">
        <w:rPr>
          <w:lang w:val="es-PE"/>
        </w:rPr>
        <w:t>Calidad de Atención al usuario y sistemas de gestión para reclamos en el sector salud</w:t>
      </w:r>
      <w:bookmarkEnd w:id="2022"/>
    </w:p>
    <w:p w14:paraId="4E8F8D22" w14:textId="77777777" w:rsidR="00AB21A0" w:rsidRPr="00BA156B" w:rsidRDefault="00AB21A0" w:rsidP="00000899">
      <w:pPr>
        <w:pStyle w:val="Ttulo3"/>
        <w:rPr>
          <w:lang w:val="es-PE"/>
        </w:rPr>
      </w:pPr>
      <w:bookmarkStart w:id="2023" w:name="_Toc520655622"/>
      <w:r w:rsidRPr="00BA156B">
        <w:rPr>
          <w:lang w:val="es-PE"/>
        </w:rPr>
        <w:t>Calidad de Atención en Salud al Usuario</w:t>
      </w:r>
      <w:bookmarkEnd w:id="2023"/>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2024" w:name="_Toc520655623"/>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2024"/>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25C1EEBE" w:rsidR="00562533" w:rsidRPr="00BA156B" w:rsidRDefault="00562533" w:rsidP="00000899">
      <w:pPr>
        <w:pStyle w:val="Ttulo3"/>
        <w:rPr>
          <w:lang w:val="es-PE"/>
        </w:rPr>
      </w:pPr>
      <w:bookmarkStart w:id="2025" w:name="_Toc520655624"/>
      <w:commentRangeStart w:id="2026"/>
      <w:r w:rsidRPr="00BA156B">
        <w:rPr>
          <w:lang w:val="es-PE"/>
        </w:rPr>
        <w:t xml:space="preserve">Formas de monitoreo </w:t>
      </w:r>
      <w:ins w:id="2027" w:author="Regina Casanova" w:date="2018-07-22T19:11:00Z">
        <w:r w:rsidR="000A0C44">
          <w:rPr>
            <w:lang w:val="es-PE"/>
          </w:rPr>
          <w:t xml:space="preserve">de la atención sanitaria </w:t>
        </w:r>
      </w:ins>
      <w:r w:rsidRPr="00BA156B">
        <w:rPr>
          <w:lang w:val="es-PE"/>
        </w:rPr>
        <w:t>en</w:t>
      </w:r>
      <w:ins w:id="2028" w:author="Regina Casanova" w:date="2018-07-22T19:11:00Z">
        <w:r w:rsidR="000A0C44">
          <w:rPr>
            <w:lang w:val="es-PE"/>
          </w:rPr>
          <w:t xml:space="preserve"> el</w:t>
        </w:r>
      </w:ins>
      <w:r w:rsidRPr="00BA156B">
        <w:rPr>
          <w:lang w:val="es-PE"/>
        </w:rPr>
        <w:t xml:space="preserve"> Perú y el Mundo</w:t>
      </w:r>
      <w:commentRangeEnd w:id="2026"/>
      <w:r w:rsidR="00510903">
        <w:rPr>
          <w:rStyle w:val="Refdecomentario"/>
          <w:rFonts w:eastAsiaTheme="minorHAnsi" w:cstheme="minorBidi"/>
          <w:color w:val="auto"/>
          <w:lang w:val="es-ES_tradnl"/>
        </w:rPr>
        <w:commentReference w:id="2026"/>
      </w:r>
      <w:bookmarkEnd w:id="2025"/>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F916E3">
        <w:t>Hospital Consumer Asse</w:t>
      </w:r>
      <w:r w:rsidR="00C52C63" w:rsidRPr="00F916E3">
        <w:t>s</w:t>
      </w:r>
      <w:r w:rsidRPr="00F916E3">
        <w:t xml:space="preserve">sment of Healthcare Providers and </w:t>
      </w:r>
      <w:r w:rsidRPr="00F916E3">
        <w:lastRenderedPageBreak/>
        <w:t>Systems</w:t>
      </w:r>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2029"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030" w:author="Regina Casanova" w:date="2018-06-15T15:10:00Z">
        <w:r w:rsidR="003910CB">
          <w:t xml:space="preserve">Debido a que los sistemas hospitalarios presentan una compleja </w:t>
        </w:r>
      </w:ins>
      <w:ins w:id="2031" w:author="Regina Casanova" w:date="2018-06-15T15:11:00Z">
        <w:r w:rsidR="003910CB">
          <w:t>interrelación</w:t>
        </w:r>
      </w:ins>
      <w:ins w:id="2032" w:author="Regina Casanova" w:date="2018-06-15T15:10:00Z">
        <w:r w:rsidR="003910CB">
          <w:t xml:space="preserve"> entre diversos procesos, servicios y personal, el monitoreo de calidad de atenció</w:t>
        </w:r>
      </w:ins>
      <w:ins w:id="2033" w:author="Regina Casanova" w:date="2018-06-15T15:11:00Z">
        <w:r w:rsidR="003910CB">
          <w:t>n puede</w:t>
        </w:r>
      </w:ins>
      <w:ins w:id="2034" w:author="Regina Casanova" w:date="2018-06-15T15:13:00Z">
        <w:r w:rsidR="003910CB">
          <w:t xml:space="preserve"> ser</w:t>
        </w:r>
      </w:ins>
      <w:ins w:id="2035" w:author="Regina Casanova" w:date="2018-06-15T15:11:00Z">
        <w:r w:rsidR="003910CB">
          <w:t xml:space="preserve"> realiza</w:t>
        </w:r>
      </w:ins>
      <w:ins w:id="2036" w:author="Regina Casanova" w:date="2018-06-15T15:13:00Z">
        <w:r w:rsidR="003910CB">
          <w:t>da</w:t>
        </w:r>
      </w:ins>
      <w:ins w:id="2037" w:author="Regina Casanova" w:date="2018-06-15T15:11:00Z">
        <w:r w:rsidR="003910CB">
          <w:t xml:space="preserve"> de diversas maneras</w:t>
        </w:r>
      </w:ins>
      <w:ins w:id="2038" w:author="Regina Casanova" w:date="2018-06-15T15:49:00Z">
        <w:r w:rsidR="00CF1D12">
          <w:t xml:space="preserve"> </w:t>
        </w:r>
      </w:ins>
      <w:ins w:id="2039"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2040" w:author="Regina Casanova" w:date="2018-06-15T15:50:00Z">
        <w:r w:rsidR="00615A96">
          <w:fldChar w:fldCharType="end"/>
        </w:r>
      </w:ins>
      <w:ins w:id="2041" w:author="Regina Casanova" w:date="2018-06-15T15:11:00Z">
        <w:r w:rsidR="003910CB">
          <w:t xml:space="preserve"> </w:t>
        </w:r>
      </w:ins>
      <w:ins w:id="2042" w:author="Regina Casanova" w:date="2018-06-15T15:12:00Z">
        <w:r w:rsidR="003910CB">
          <w:t xml:space="preserve">siendo una de </w:t>
        </w:r>
      </w:ins>
      <w:ins w:id="2043" w:author="Regina Casanova" w:date="2018-06-15T15:13:00Z">
        <w:r w:rsidR="003910CB">
          <w:t>estas</w:t>
        </w:r>
      </w:ins>
      <w:ins w:id="2044" w:author="Regina Casanova" w:date="2018-06-15T15:11:00Z">
        <w:r w:rsidR="003910CB">
          <w:t xml:space="preserve"> </w:t>
        </w:r>
      </w:ins>
      <w:ins w:id="2045" w:author="Regina Casanova" w:date="2018-06-15T15:12:00Z">
        <w:r w:rsidR="003910CB">
          <w:t>la</w:t>
        </w:r>
      </w:ins>
      <w:ins w:id="2046" w:author="Regina Casanova" w:date="2018-06-15T15:11:00Z">
        <w:r w:rsidR="003910CB">
          <w:t xml:space="preserve"> correcta gestión y monitoreo de los reclamos</w:t>
        </w:r>
      </w:ins>
      <w:ins w:id="2047" w:author="Regina Casanova" w:date="2018-06-15T15:12:00Z">
        <w:r w:rsidR="003910CB">
          <w:t>, que</w:t>
        </w:r>
      </w:ins>
      <w:ins w:id="2048" w:author="Regina Casanova" w:date="2018-06-15T15:14:00Z">
        <w:r w:rsidR="003910CB">
          <w:t xml:space="preserve"> por ser presentados por los mismos pacientes que reciben el servicio,</w:t>
        </w:r>
      </w:ins>
      <w:ins w:id="2049" w:author="Regina Casanova" w:date="2018-06-15T15:13:00Z">
        <w:r w:rsidR="003910CB">
          <w:t xml:space="preserve"> </w:t>
        </w:r>
      </w:ins>
      <w:ins w:id="2050" w:author="Regina Casanova" w:date="2018-06-15T15:14:00Z">
        <w:r w:rsidR="003910CB">
          <w:t>permitiría</w:t>
        </w:r>
      </w:ins>
      <w:ins w:id="2051" w:author="Regina Casanova" w:date="2018-06-15T15:12:00Z">
        <w:r w:rsidR="003910CB">
          <w:t xml:space="preserve"> obtener una aproximación para el monitoreo de la calidad de atención brindada.</w:t>
        </w:r>
      </w:ins>
    </w:p>
    <w:p w14:paraId="5A02499E" w14:textId="40A8A331" w:rsidR="00FC6B75" w:rsidRPr="00BA156B" w:rsidDel="000A0C44" w:rsidRDefault="00A90C62" w:rsidP="00625BCC">
      <w:pPr>
        <w:pStyle w:val="Texto"/>
        <w:rPr>
          <w:del w:id="2052" w:author="Regina Casanova" w:date="2018-07-22T19:14:00Z"/>
        </w:rPr>
      </w:pPr>
      <w:commentRangeStart w:id="2053"/>
      <w:del w:id="2054" w:author="Regina Casanova" w:date="2018-07-22T19:14:00Z">
        <w:r w:rsidRPr="00BA156B" w:rsidDel="000A0C44">
          <w:delText>Dejando al monitoreo de reclamos como una forma de monitorear la calidad de atención.</w:delText>
        </w:r>
        <w:commentRangeEnd w:id="2053"/>
        <w:r w:rsidR="007A0FFF" w:rsidDel="000A0C44">
          <w:rPr>
            <w:rStyle w:val="Refdecomentario"/>
            <w:rFonts w:cstheme="minorBidi"/>
            <w:lang w:val="es-ES_tradnl"/>
          </w:rPr>
          <w:commentReference w:id="2053"/>
        </w:r>
      </w:del>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w:t>
      </w:r>
      <w:r w:rsidR="00755F71" w:rsidRPr="00BA156B">
        <w:lastRenderedPageBreak/>
        <w:t>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4EBEB214"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w:t>
      </w:r>
      <w:del w:id="2055" w:author="Regina Casanova" w:date="2018-07-29T19:45:00Z">
        <w:r w:rsidR="002A7D6F" w:rsidRPr="00BA156B" w:rsidDel="004F498A">
          <w:delText xml:space="preserve">sistema </w:delText>
        </w:r>
      </w:del>
      <w:ins w:id="2056" w:author="Regina Casanova" w:date="2018-07-29T19:45:00Z">
        <w:r w:rsidR="004F498A">
          <w:t>aplicativo informático</w:t>
        </w:r>
        <w:r w:rsidR="004F498A" w:rsidRPr="00BA156B">
          <w:t xml:space="preserve"> </w:t>
        </w:r>
        <w:r w:rsidR="004F498A">
          <w:t>“</w:t>
        </w:r>
      </w:ins>
      <w:r w:rsidR="002A7D6F" w:rsidRPr="00BA156B">
        <w:t>Registro Informático de Atención al Asegurado de EsSalud</w:t>
      </w:r>
      <w:ins w:id="2057" w:author="Regina Casanova" w:date="2018-07-29T19:45:00Z">
        <w:r w:rsidR="004F498A">
          <w:t>”</w:t>
        </w:r>
      </w:ins>
      <w:r w:rsidR="002A7D6F" w:rsidRPr="00BA156B">
        <w:t xml:space="preserve">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2058" w:name="_Toc520655625"/>
      <w:r w:rsidRPr="00BA156B">
        <w:rPr>
          <w:lang w:val="es-PE"/>
        </w:rPr>
        <w:lastRenderedPageBreak/>
        <w:t>Sistema de gestión de reclamos en el sector salud</w:t>
      </w:r>
      <w:bookmarkEnd w:id="2058"/>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Mejora de la calidad</w:t>
      </w:r>
      <w:del w:id="2059" w:author="Regina Casanova" w:date="2018-07-29T13:33:00Z">
        <w:r w:rsidRPr="00BD5A50" w:rsidDel="00CD33CC">
          <w:delText>:</w:delText>
        </w:r>
      </w:del>
      <w:r w:rsidRPr="00BD5A50">
        <w:t xml:space="preserve">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Divulgación pública</w:t>
      </w:r>
      <w:del w:id="2060" w:author="Regina Casanova" w:date="2018-07-29T13:33:00Z">
        <w:r w:rsidRPr="00BA156B" w:rsidDel="00CD33CC">
          <w:delText>:</w:delText>
        </w:r>
      </w:del>
      <w:r w:rsidRPr="00BA156B">
        <w:t xml:space="preserve">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Compromiso</w:t>
      </w:r>
      <w:del w:id="2061" w:author="Regina Casanova" w:date="2018-07-29T13:33:00Z">
        <w:r w:rsidRPr="00BA156B" w:rsidDel="00CD33CC">
          <w:delText>:</w:delText>
        </w:r>
      </w:del>
      <w:r w:rsidRPr="00BA156B">
        <w:t xml:space="preserve">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Accesibilidad</w:t>
      </w:r>
      <w:del w:id="2062" w:author="Regina Casanova" w:date="2018-07-29T13:33:00Z">
        <w:r w:rsidRPr="00BA156B" w:rsidDel="00CD33CC">
          <w:delText>:</w:delText>
        </w:r>
      </w:del>
      <w:r w:rsidRPr="00BA156B">
        <w:t xml:space="preserve">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Sensibilidad</w:t>
      </w:r>
      <w:del w:id="2063" w:author="Regina Casanova" w:date="2018-07-29T13:33:00Z">
        <w:r w:rsidRPr="00BA156B" w:rsidDel="00CD33CC">
          <w:delText>:</w:delText>
        </w:r>
      </w:del>
      <w:r w:rsidRPr="00BA156B">
        <w:t xml:space="preserve">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Transparencia y Responsabilidad</w:t>
      </w:r>
      <w:del w:id="2064" w:author="Regina Casanova" w:date="2018-07-29T13:32:00Z">
        <w:r w:rsidRPr="00BA156B" w:rsidDel="00CD33CC">
          <w:delText>:</w:delText>
        </w:r>
      </w:del>
      <w:r w:rsidRPr="00BA156B">
        <w:t xml:space="preserve">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Privacidad y Confidencialidad</w:t>
      </w:r>
      <w:del w:id="2065" w:author="Regina Casanova" w:date="2018-07-29T13:32:00Z">
        <w:r w:rsidRPr="00BA156B" w:rsidDel="00CD33CC">
          <w:delText xml:space="preserve">: </w:delText>
        </w:r>
      </w:del>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24E3AA8D" w:rsidR="00ED563C" w:rsidRPr="00BD5A50" w:rsidRDefault="00CC0FCF" w:rsidP="000A0C44">
      <w:pPr>
        <w:pStyle w:val="Ttulo4"/>
      </w:pPr>
      <w:ins w:id="2066" w:author="Regina Casanova" w:date="2018-07-22T19:22:00Z">
        <w:r>
          <w:t xml:space="preserve">Aplicativos informáticos comerciales </w:t>
        </w:r>
      </w:ins>
      <w:commentRangeStart w:id="2067"/>
      <w:del w:id="2068" w:author="Regina Casanova" w:date="2018-07-22T19:22:00Z">
        <w:r w:rsidR="007C273E" w:rsidRPr="00BD5A50" w:rsidDel="00CC0FCF">
          <w:delText>Softwa</w:delText>
        </w:r>
      </w:del>
      <w:del w:id="2069" w:author="Regina Casanova" w:date="2018-07-22T19:23:00Z">
        <w:r w:rsidR="007C273E" w:rsidRPr="00BD5A50" w:rsidDel="00CC0FCF">
          <w:delText>re comercial de</w:delText>
        </w:r>
      </w:del>
      <w:ins w:id="2070" w:author="Regina Casanova" w:date="2018-07-22T19:23:00Z">
        <w:r>
          <w:t>para un</w:t>
        </w:r>
      </w:ins>
      <w:r w:rsidR="007C273E" w:rsidRPr="00BD5A50">
        <w:t xml:space="preserve"> </w:t>
      </w:r>
      <w:r w:rsidR="00B75533" w:rsidRPr="00BD5A50">
        <w:t>Sistema de Gestión de Recl</w:t>
      </w:r>
      <w:r w:rsidR="00BD5A50">
        <w:t xml:space="preserve">amos </w:t>
      </w:r>
      <w:commentRangeEnd w:id="2067"/>
      <w:r w:rsidR="007A0FFF">
        <w:rPr>
          <w:rStyle w:val="Refdecomentario"/>
          <w:rFonts w:eastAsiaTheme="minorHAnsi" w:cstheme="minorBidi"/>
          <w:i w:val="0"/>
          <w:iCs w:val="0"/>
          <w:color w:val="auto"/>
        </w:rPr>
        <w:commentReference w:id="2067"/>
      </w:r>
    </w:p>
    <w:p w14:paraId="1AB80DEA" w14:textId="2A739FCC" w:rsidR="00CC0FCF" w:rsidRDefault="00CC0FCF" w:rsidP="00CC0FCF">
      <w:pPr>
        <w:pStyle w:val="Texto"/>
        <w:rPr>
          <w:ins w:id="2071" w:author="Regina Casanova" w:date="2018-07-22T19:23:00Z"/>
        </w:rPr>
      </w:pPr>
      <w:ins w:id="2072" w:author="Regina Casanova" w:date="2018-07-22T19:23:00Z">
        <w:r>
          <w:t>Aunque un sistema de gestión de reclamos no se limita exclusivamente al uso de un aplicativo informático para gestionarlos</w:t>
        </w:r>
      </w:ins>
      <w:ins w:id="2073" w:author="Regina Casanova" w:date="2018-07-22T19:24:00Z">
        <w:r>
          <w:t>, el uso de un aplicativo informático se presenta como una buena alternativa en el caso de</w:t>
        </w:r>
      </w:ins>
      <w:ins w:id="2074" w:author="Regina Casanova" w:date="2018-07-22T19:25:00Z">
        <w:r>
          <w:t xml:space="preserve"> </w:t>
        </w:r>
      </w:ins>
      <w:ins w:id="2075" w:author="Regina Casanova" w:date="2018-07-22T19:23:00Z">
        <w:r>
          <w:t xml:space="preserve">tener </w:t>
        </w:r>
      </w:ins>
      <w:ins w:id="2076" w:author="Regina Casanova" w:date="2018-07-22T19:25:00Z">
        <w:r>
          <w:t xml:space="preserve">previamente bien definidos </w:t>
        </w:r>
      </w:ins>
      <w:ins w:id="2077" w:author="Regina Casanova" w:date="2018-07-22T19:23:00Z">
        <w:r>
          <w:t xml:space="preserve">procesos y actores sobre la resolución de reclamos. Si es que esto no se encuentran debidamente definidos, el uso de un </w:t>
        </w:r>
      </w:ins>
      <w:ins w:id="2078" w:author="Regina Casanova" w:date="2018-07-22T19:25:00Z">
        <w:r>
          <w:t>aplicativo informático</w:t>
        </w:r>
      </w:ins>
      <w:ins w:id="2079" w:author="Regina Casanova" w:date="2018-07-22T19:23:00Z">
        <w:r>
          <w:t xml:space="preserve"> para la gestión de ellos no resultará verdaderamente útil ya que, aunque capaz presente un ordenamiento de los datos de los reclamos, seguiría existiendo desorden para la resolución de ellos.</w:t>
        </w:r>
      </w:ins>
    </w:p>
    <w:p w14:paraId="5ABD39A1" w14:textId="4144204A" w:rsidR="00D963F6" w:rsidRPr="00C128AA" w:rsidRDefault="007A53DE" w:rsidP="00C128AA">
      <w:pPr>
        <w:pStyle w:val="Texto"/>
      </w:pPr>
      <w:r w:rsidRPr="00C128AA">
        <w:t>Actualme</w:t>
      </w:r>
      <w:r w:rsidR="007B6188" w:rsidRPr="00C128AA">
        <w:t>nte existe</w:t>
      </w:r>
      <w:ins w:id="2080" w:author="Regina Casanova" w:date="2018-07-22T19:26:00Z">
        <w:r w:rsidR="00CC0FCF">
          <w:t>n aplicativos informáticos</w:t>
        </w:r>
      </w:ins>
      <w:del w:id="2081" w:author="Regina Casanova" w:date="2018-07-22T19:26:00Z">
        <w:r w:rsidR="001306F6" w:rsidRPr="00C128AA" w:rsidDel="00CC0FCF">
          <w:delText xml:space="preserve"> software</w:delText>
        </w:r>
      </w:del>
      <w:r w:rsidRPr="00C128AA">
        <w:t xml:space="preserve"> </w:t>
      </w:r>
      <w:r w:rsidR="007B6188" w:rsidRPr="00C128AA">
        <w:t>comercial</w:t>
      </w:r>
      <w:ins w:id="2082" w:author="Regina Casanova" w:date="2018-07-22T19:26:00Z">
        <w:r w:rsidR="00CC0FCF">
          <w:t>es</w:t>
        </w:r>
      </w:ins>
      <w:r w:rsidR="007B6188" w:rsidRPr="00C128AA">
        <w:t xml:space="preserve">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 xml:space="preserve">ste tipo de </w:t>
      </w:r>
      <w:del w:id="2083" w:author="Regina Casanova" w:date="2018-07-22T19:26:00Z">
        <w:r w:rsidR="0063061D" w:rsidRPr="00C128AA" w:rsidDel="00CC0FCF">
          <w:delText xml:space="preserve">software </w:delText>
        </w:r>
      </w:del>
      <w:ins w:id="2084" w:author="Regina Casanova" w:date="2018-07-22T19:26:00Z">
        <w:r w:rsidR="00CC0FCF">
          <w:t>aplicativos</w:t>
        </w:r>
        <w:r w:rsidR="00CC0FCF" w:rsidRPr="00C128AA">
          <w:t xml:space="preserve"> </w:t>
        </w:r>
      </w:ins>
      <w:r w:rsidR="0063061D" w:rsidRPr="00C128AA">
        <w:t>se caracteriza</w:t>
      </w:r>
      <w:ins w:id="2085" w:author="Regina Casanova" w:date="2018-07-22T19:26:00Z">
        <w:r w:rsidR="00CC0FCF">
          <w:t>n</w:t>
        </w:r>
      </w:ins>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w:t>
      </w:r>
      <w:r w:rsidR="00A4596C" w:rsidRPr="00C128AA">
        <w:lastRenderedPageBreak/>
        <w:t xml:space="preserve">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w:t>
      </w:r>
      <w:ins w:id="2086" w:author="Regina Casanova" w:date="2018-07-22T19:27:00Z">
        <w:r w:rsidR="00CC0FCF">
          <w:t>aplicativo</w:t>
        </w:r>
      </w:ins>
      <w:del w:id="2087" w:author="Regina Casanova" w:date="2018-07-22T19:27:00Z">
        <w:r w:rsidR="00561C11" w:rsidRPr="00C128AA" w:rsidDel="00CC0FCF">
          <w:delText>software</w:delText>
        </w:r>
      </w:del>
      <w:r w:rsidR="00561C11" w:rsidRPr="00C128AA">
        <w:t xml:space="preserv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61CDF345" w:rsidR="007C273E" w:rsidRDefault="007C273E" w:rsidP="00C128AA">
      <w:pPr>
        <w:pStyle w:val="Texto"/>
        <w:rPr>
          <w:ins w:id="2088"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w:t>
      </w:r>
      <w:del w:id="2089" w:author="Regina Casanova" w:date="2018-07-29T19:16:00Z">
        <w:r w:rsidR="00D963F6" w:rsidRPr="00C128AA" w:rsidDel="00F95B03">
          <w:delText>software</w:delText>
        </w:r>
      </w:del>
      <w:ins w:id="2090" w:author="Regina Casanova" w:date="2018-07-29T19:16:00Z">
        <w:r w:rsidR="00F95B03">
          <w:t>aplicativo informático</w:t>
        </w:r>
      </w:ins>
      <w:r w:rsidR="00D963F6" w:rsidRPr="00C128AA">
        <w:t xml:space="preserve"> CRM 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2F281E39" w14:textId="7305A71E" w:rsidR="00CC0FCF" w:rsidRDefault="00F95233" w:rsidP="00CC0FCF">
      <w:pPr>
        <w:pStyle w:val="Texto"/>
        <w:rPr>
          <w:ins w:id="2091" w:author="Regina Casanova" w:date="2018-07-22T19:23: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w:t>
      </w:r>
      <w:ins w:id="2092" w:author="Regina Casanova" w:date="2018-07-22T19:28:00Z">
        <w:r w:rsidR="00CC0FCF">
          <w:t>aplicativo</w:t>
        </w:r>
      </w:ins>
      <w:del w:id="2093" w:author="Regina Casanova" w:date="2018-07-22T19:28:00Z">
        <w:r w:rsidR="00D963F6" w:rsidRPr="00C128AA" w:rsidDel="00CC0FCF">
          <w:delText>software</w:delText>
        </w:r>
      </w:del>
      <w:r w:rsidR="00D963F6" w:rsidRPr="00C128AA">
        <w:t xml:space="preserve"> no sea viable </w:t>
      </w:r>
      <w:r w:rsidR="00BA1222" w:rsidRPr="00C128AA">
        <w:t xml:space="preserve">como </w:t>
      </w:r>
      <w:r w:rsidR="00D963F6" w:rsidRPr="00C128AA">
        <w:t>una solución informática interconectada a nivel nacional.</w:t>
      </w:r>
      <w:ins w:id="2094" w:author="Regina Casanova" w:date="2018-07-22T19:23:00Z">
        <w:r w:rsidR="00CC0FCF" w:rsidRPr="00CC0FCF">
          <w:t xml:space="preserve"> </w:t>
        </w:r>
      </w:ins>
    </w:p>
    <w:p w14:paraId="048B59D7" w14:textId="79FB0CD4" w:rsidR="00A60A6F" w:rsidDel="00CC0FCF" w:rsidRDefault="00A60A6F" w:rsidP="00C128AA">
      <w:pPr>
        <w:pStyle w:val="Texto"/>
        <w:rPr>
          <w:ins w:id="2095" w:author="Luis Fernando Llanos Zavalaga" w:date="2018-07-10T13:29:00Z"/>
          <w:del w:id="2096" w:author="Regina Casanova" w:date="2018-07-22T19:23:00Z"/>
        </w:rPr>
      </w:pPr>
      <w:bookmarkStart w:id="2097" w:name="_Toc520655231"/>
      <w:bookmarkStart w:id="2098" w:name="_Toc520655626"/>
      <w:bookmarkEnd w:id="2097"/>
      <w:bookmarkEnd w:id="2098"/>
    </w:p>
    <w:p w14:paraId="0347CC5F" w14:textId="2761E2CC" w:rsidR="007A0FFF" w:rsidRPr="00C128AA" w:rsidDel="00CC0FCF" w:rsidRDefault="007A0FFF" w:rsidP="00C128AA">
      <w:pPr>
        <w:pStyle w:val="Texto"/>
        <w:rPr>
          <w:del w:id="2099" w:author="Regina Casanova" w:date="2018-07-22T19:21:00Z"/>
        </w:rPr>
      </w:pPr>
      <w:bookmarkStart w:id="2100" w:name="_Toc520655232"/>
      <w:bookmarkStart w:id="2101" w:name="_Toc520655627"/>
      <w:bookmarkEnd w:id="2100"/>
      <w:bookmarkEnd w:id="2101"/>
    </w:p>
    <w:p w14:paraId="5312F403" w14:textId="77777777" w:rsidR="00562533" w:rsidRPr="00BA156B" w:rsidRDefault="00562533" w:rsidP="009E44F3">
      <w:pPr>
        <w:pStyle w:val="Ttulo2"/>
        <w:rPr>
          <w:lang w:val="es-PE"/>
        </w:rPr>
      </w:pPr>
      <w:bookmarkStart w:id="2102" w:name="_Toc520655628"/>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2102"/>
    </w:p>
    <w:p w14:paraId="19280443" w14:textId="77777777" w:rsidR="00B674F0" w:rsidRPr="00BA156B" w:rsidRDefault="00562533" w:rsidP="00465DBE">
      <w:pPr>
        <w:pStyle w:val="Ttulo3"/>
        <w:rPr>
          <w:lang w:val="es-PE"/>
        </w:rPr>
      </w:pPr>
      <w:bookmarkStart w:id="2103" w:name="_Toc520655629"/>
      <w:r w:rsidRPr="00BA156B">
        <w:rPr>
          <w:lang w:val="es-PE"/>
        </w:rPr>
        <w:t>Descripción e Importancia</w:t>
      </w:r>
      <w:bookmarkEnd w:id="2103"/>
    </w:p>
    <w:p w14:paraId="2F384AC5" w14:textId="2C38326A"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2104" w:author="Regina Casanova" w:date="2018-07-22T19:28:00Z">
        <w:r w:rsidR="00CC0FCF">
          <w:rPr>
            <w:lang w:val="es-PE"/>
          </w:rPr>
          <w:t>aplicativos informáticos</w:t>
        </w:r>
      </w:ins>
      <w:r w:rsidR="00BA45B9" w:rsidRPr="00BA156B">
        <w:rPr>
          <w:lang w:val="es-PE"/>
        </w:rPr>
        <w:t xml:space="preserve"> con el propósito de hacer</w:t>
      </w:r>
      <w:ins w:id="2105" w:author="Regina Casanova" w:date="2018-06-18T17:57:00Z">
        <w:r w:rsidR="007E1695">
          <w:rPr>
            <w:lang w:val="es-PE"/>
          </w:rPr>
          <w:t xml:space="preserve"> </w:t>
        </w:r>
      </w:ins>
      <w:ins w:id="2106" w:author="Regina Casanova" w:date="2018-07-22T19:28:00Z">
        <w:r w:rsidR="00CC0FCF">
          <w:rPr>
            <w:lang w:val="es-PE"/>
          </w:rPr>
          <w:t>aplicativos</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w:t>
      </w:r>
      <w:r w:rsidRPr="00BA156B">
        <w:rPr>
          <w:lang w:val="es-PE"/>
        </w:rPr>
        <w:lastRenderedPageBreak/>
        <w:t xml:space="preserve">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2F0AC8CC" w:rsidR="00B674F0" w:rsidRPr="00BA156B" w:rsidRDefault="00B674F0" w:rsidP="00A50DD7">
      <w:pPr>
        <w:pStyle w:val="Texto"/>
        <w:numPr>
          <w:ilvl w:val="0"/>
          <w:numId w:val="23"/>
        </w:numPr>
      </w:pPr>
      <w:r w:rsidRPr="00BA156B">
        <w:t>Mejorar el rendimiento de un</w:t>
      </w:r>
      <w:ins w:id="2107" w:author="Regina Casanova" w:date="2018-07-22T19:28:00Z">
        <w:r w:rsidR="00CC0FCF">
          <w:t xml:space="preserve"> aplicativo informático</w:t>
        </w:r>
      </w:ins>
      <w:del w:id="2108" w:author="Regina Casanova" w:date="2018-07-22T19:28:00Z">
        <w:r w:rsidRPr="00BA156B" w:rsidDel="00CC0FCF">
          <w:delText xml:space="preserve"> </w:delText>
        </w:r>
      </w:del>
      <w:del w:id="2109" w:author="Regina Casanova" w:date="2018-06-18T17:53:00Z">
        <w:r w:rsidRPr="00BA156B" w:rsidDel="00E94926">
          <w:delText>sistema</w:delText>
        </w:r>
        <w:r w:rsidR="00BA45B9" w:rsidRPr="00BA156B" w:rsidDel="00E94926">
          <w:delText xml:space="preserve"> informático</w:delText>
        </w:r>
      </w:del>
      <w:r w:rsidR="007B7445" w:rsidRPr="00BA156B">
        <w:t>.</w:t>
      </w:r>
    </w:p>
    <w:p w14:paraId="1741B491"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6852556" w:rsidR="00B674F0" w:rsidRPr="00C128AA" w:rsidRDefault="00B674F0" w:rsidP="00C128AA">
      <w:pPr>
        <w:pStyle w:val="Texto"/>
      </w:pPr>
      <w:r w:rsidRPr="00BA156B">
        <w:t xml:space="preserve">Los resultados de un diseño centrado en el usuario se perciben en un </w:t>
      </w:r>
      <w:ins w:id="2110" w:author="Regina Casanova" w:date="2018-07-22T19:30:00Z">
        <w:r w:rsidR="00CC0FCF">
          <w:t>aplicativo informático</w:t>
        </w:r>
      </w:ins>
      <w:del w:id="2111" w:author="Regina Casanova" w:date="2018-06-18T17:53:00Z">
        <w:r w:rsidRPr="00BA156B" w:rsidDel="00E94926">
          <w:delText>sistema</w:delText>
        </w:r>
      </w:del>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1437D26F"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2112" w:author="Regina Casanova" w:date="2018-06-18T17:53:00Z">
        <w:r w:rsidRPr="00BA156B" w:rsidDel="00E94926">
          <w:delText>sistema informático</w:delText>
        </w:r>
      </w:del>
      <w:ins w:id="2113" w:author="Regina Casanova" w:date="2018-07-22T19:31:00Z">
        <w:r w:rsidR="00CC0FCF">
          <w:t>aplicativo informático</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0761AB23" w:rsidR="00B674F0" w:rsidRPr="00BA156B" w:rsidRDefault="00B674F0" w:rsidP="00A50DD7">
      <w:pPr>
        <w:pStyle w:val="Texto"/>
        <w:numPr>
          <w:ilvl w:val="0"/>
          <w:numId w:val="24"/>
        </w:numPr>
      </w:pPr>
      <w:r w:rsidRPr="00BA156B">
        <w:lastRenderedPageBreak/>
        <w:t xml:space="preserve">De Memoria: que se refiera a la facilidad con la que el usuario recuerda </w:t>
      </w:r>
      <w:r w:rsidR="00030212">
        <w:t>cómo utilizar el</w:t>
      </w:r>
      <w:del w:id="2114" w:author="Regina Casanova" w:date="2018-06-18T17:58:00Z">
        <w:r w:rsidRPr="00BA156B" w:rsidDel="00030212">
          <w:delText>el</w:delText>
        </w:r>
      </w:del>
      <w:r w:rsidRPr="00BA156B">
        <w:t xml:space="preserve"> </w:t>
      </w:r>
      <w:del w:id="2115" w:author="Regina Casanova" w:date="2018-06-18T17:53:00Z">
        <w:r w:rsidRPr="00BA156B" w:rsidDel="00E94926">
          <w:delText>sistema</w:delText>
        </w:r>
      </w:del>
      <w:ins w:id="2116" w:author="Regina Casanova" w:date="2018-07-22T19:31:00Z">
        <w:r w:rsidR="00CC0FCF">
          <w:t>aplicativo informático</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15A948F8"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ins w:id="2117" w:author="Regina Casanova" w:date="2018-07-22T19:32:00Z">
        <w:r w:rsidR="00CC0FCF">
          <w:t>aplicativo informático</w:t>
        </w:r>
      </w:ins>
      <w:del w:id="2118" w:author="Regina Casanova" w:date="2018-06-18T17:53:00Z">
        <w:r w:rsidRPr="00BA156B" w:rsidDel="00E94926">
          <w:delText>sistema</w:delText>
        </w:r>
      </w:del>
      <w:r w:rsidR="007B7445" w:rsidRPr="00BA156B">
        <w:t>.</w:t>
      </w:r>
    </w:p>
    <w:p w14:paraId="110E110F" w14:textId="0985892A" w:rsidR="00CE40F8" w:rsidRPr="00017896" w:rsidRDefault="00CE40F8" w:rsidP="00017896">
      <w:pPr>
        <w:pStyle w:val="Texto"/>
      </w:pPr>
      <w:r w:rsidRPr="00BA156B">
        <w:t xml:space="preserve">Cuando se diseña un </w:t>
      </w:r>
      <w:ins w:id="2119" w:author="Regina Casanova" w:date="2018-07-22T19:32:00Z">
        <w:r w:rsidR="00CC0FCF">
          <w:t>aplicativo informático</w:t>
        </w:r>
      </w:ins>
      <w:del w:id="2120" w:author="Regina Casanova" w:date="2018-06-18T17:53:00Z">
        <w:r w:rsidRPr="00BA156B" w:rsidDel="00E94926">
          <w:delText>sistema informático</w:delText>
        </w:r>
      </w:del>
      <w:r w:rsidRPr="00BA156B">
        <w:t xml:space="preserve"> sin considerar a los usuarios finales de este, puede resultar en </w:t>
      </w:r>
      <w:ins w:id="2121" w:author="Regina Casanova" w:date="2018-07-22T19:32:00Z">
        <w:r w:rsidR="00CC0FCF">
          <w:t>aplicativos informáticos</w:t>
        </w:r>
      </w:ins>
      <w:del w:id="2122" w:author="Regina Casanova" w:date="2018-06-18T17:53:00Z">
        <w:r w:rsidRPr="00BA156B" w:rsidDel="00E94926">
          <w:delText>sistemas informáticos</w:delText>
        </w:r>
      </w:del>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2123" w:name="_Toc520655630"/>
      <w:commentRangeStart w:id="2124"/>
      <w:r w:rsidRPr="00BA156B">
        <w:rPr>
          <w:lang w:val="es-PE"/>
        </w:rPr>
        <w:t>Metodología</w:t>
      </w:r>
      <w:r w:rsidR="002553D9" w:rsidRPr="00BA156B">
        <w:rPr>
          <w:lang w:val="es-PE"/>
        </w:rPr>
        <w:t xml:space="preserve"> del diseño centrado en el usuario</w:t>
      </w:r>
      <w:commentRangeEnd w:id="2124"/>
      <w:r w:rsidR="007A0FFF">
        <w:rPr>
          <w:rStyle w:val="Refdecomentario"/>
          <w:rFonts w:eastAsiaTheme="minorHAnsi" w:cstheme="minorBidi"/>
          <w:color w:val="auto"/>
          <w:lang w:val="es-ES_tradnl"/>
        </w:rPr>
        <w:commentReference w:id="2124"/>
      </w:r>
      <w:bookmarkEnd w:id="2123"/>
    </w:p>
    <w:p w14:paraId="64C8EB82" w14:textId="77777777" w:rsidR="00021605" w:rsidRDefault="00D62806" w:rsidP="00017896">
      <w:pPr>
        <w:pStyle w:val="Texto"/>
        <w:rPr>
          <w:ins w:id="2125" w:author="Regina Casanova" w:date="2018-07-22T19:59:00Z"/>
        </w:rPr>
      </w:pPr>
      <w:r w:rsidRPr="00BA156B">
        <w:t xml:space="preserve">Según el </w:t>
      </w:r>
      <w:r w:rsidR="0038486C" w:rsidRPr="00F916E3">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w:t>
      </w:r>
      <w:ins w:id="2126" w:author="Regina Casanova" w:date="2018-07-22T19:48:00Z">
        <w:r w:rsidR="00021605">
          <w:t>,</w:t>
        </w:r>
      </w:ins>
      <w:r w:rsidRPr="00BA156B">
        <w:t xml:space="preserve"> </w:t>
      </w:r>
      <w:ins w:id="2127" w:author="Regina Casanova" w:date="2018-07-22T19:48:00Z">
        <w:r w:rsidR="00021605">
          <w:t xml:space="preserve">aunque los principios básicos y técnicas son iguales, puede </w:t>
        </w:r>
      </w:ins>
      <w:ins w:id="2128" w:author="Regina Casanova" w:date="2018-07-22T19:46:00Z">
        <w:r w:rsidR="00021605">
          <w:t>p</w:t>
        </w:r>
      </w:ins>
      <w:ins w:id="2129" w:author="Regina Casanova" w:date="2018-07-22T19:47:00Z">
        <w:r w:rsidR="00021605">
          <w:t>resenta</w:t>
        </w:r>
      </w:ins>
      <w:ins w:id="2130" w:author="Regina Casanova" w:date="2018-07-22T19:48:00Z">
        <w:r w:rsidR="00021605">
          <w:t>r</w:t>
        </w:r>
      </w:ins>
      <w:ins w:id="2131" w:author="Regina Casanova" w:date="2018-07-22T19:47:00Z">
        <w:r w:rsidR="00021605">
          <w:t xml:space="preserve"> diversas variaciones. </w:t>
        </w:r>
      </w:ins>
      <w:ins w:id="2132" w:author="Regina Casanova" w:date="2018-07-22T19:49:00Z">
        <w:r w:rsidR="00021605">
          <w:t xml:space="preserve">La siguiente imagen </w:t>
        </w:r>
      </w:ins>
      <w:ins w:id="2133" w:author="Regina Casanova" w:date="2018-07-22T19:50:00Z">
        <w:r w:rsidR="00021605">
          <w:t>gráfica</w:t>
        </w:r>
      </w:ins>
      <w:ins w:id="2134" w:author="Regina Casanova" w:date="2018-07-22T19:48:00Z">
        <w:r w:rsidR="00021605">
          <w:t xml:space="preserve"> el proceso usualmente utilizad</w:t>
        </w:r>
      </w:ins>
      <w:ins w:id="2135" w:author="Regina Casanova" w:date="2018-07-22T19:49:00Z">
        <w:r w:rsidR="00021605">
          <w:t>o</w:t>
        </w:r>
      </w:ins>
      <w:ins w:id="2136" w:author="Regina Casanova" w:date="2018-07-22T19:48:00Z">
        <w:r w:rsidR="00021605">
          <w:t xml:space="preserve"> para la creación de aplicaciones Web</w:t>
        </w:r>
      </w:ins>
      <w:ins w:id="2137" w:author="Regina Casanova" w:date="2018-07-22T19:50:00Z">
        <w:r w:rsidR="00021605">
          <w:t>.</w:t>
        </w:r>
      </w:ins>
    </w:p>
    <w:p w14:paraId="0D8B5ED8" w14:textId="1489278F" w:rsidR="00021605" w:rsidRPr="00C126C6" w:rsidRDefault="00021605">
      <w:pPr>
        <w:pStyle w:val="Texto"/>
        <w:jc w:val="center"/>
        <w:rPr>
          <w:ins w:id="2138" w:author="Regina Casanova" w:date="2018-07-22T19:50:00Z"/>
          <w:sz w:val="20"/>
          <w:szCs w:val="20"/>
          <w:rPrChange w:id="2139" w:author="Regina Casanova" w:date="2018-07-22T19:59:00Z">
            <w:rPr>
              <w:ins w:id="2140" w:author="Regina Casanova" w:date="2018-07-22T19:50:00Z"/>
            </w:rPr>
          </w:rPrChange>
        </w:rPr>
        <w:pPrChange w:id="2141" w:author="Regina Casanova" w:date="2018-07-22T19:59:00Z">
          <w:pPr>
            <w:pStyle w:val="Texto"/>
          </w:pPr>
        </w:pPrChange>
      </w:pPr>
      <w:ins w:id="2142" w:author="Regina Casanova" w:date="2018-07-22T19:51:00Z">
        <w:r>
          <w:rPr>
            <w:noProof/>
          </w:rPr>
          <w:drawing>
            <wp:anchor distT="0" distB="0" distL="114300" distR="114300" simplePos="0" relativeHeight="251667456" behindDoc="0" locked="0" layoutInCell="1" allowOverlap="1" wp14:anchorId="2991E293" wp14:editId="7CF14F88">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5">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ins>
      <w:ins w:id="2143" w:author="Regina Casanova" w:date="2018-07-22T19:52:00Z">
        <w:r w:rsidRPr="00C126C6">
          <w:rPr>
            <w:sz w:val="20"/>
            <w:szCs w:val="20"/>
            <w:rPrChange w:id="2144" w:author="Regina Casanova" w:date="2018-07-22T19:59:00Z">
              <w:rPr/>
            </w:rPrChange>
          </w:rPr>
          <w:t>Fuente: Usabilla.com</w:t>
        </w:r>
      </w:ins>
      <w:ins w:id="2145" w:author="Regina Casanova" w:date="2018-07-22T19:57:00Z">
        <w:r w:rsidRPr="00C126C6">
          <w:rPr>
            <w:sz w:val="20"/>
            <w:szCs w:val="20"/>
            <w:rPrChange w:id="2146" w:author="Regina Casanova" w:date="2018-07-22T19:59:00Z">
              <w:rPr/>
            </w:rPrChange>
          </w:rPr>
          <w:t xml:space="preserve"> </w:t>
        </w:r>
      </w:ins>
      <w:ins w:id="2147" w:author="Regina Casanova" w:date="2018-07-22T19:58:00Z">
        <w:r w:rsidR="00C126C6" w:rsidRPr="00C126C6">
          <w:rPr>
            <w:sz w:val="20"/>
            <w:szCs w:val="20"/>
            <w:rPrChange w:id="2148" w:author="Regina Casanova" w:date="2018-07-22T19:59:00Z">
              <w:rPr/>
            </w:rPrChange>
          </w:rPr>
          <w:fldChar w:fldCharType="begin" w:fldLock="1"/>
        </w:r>
      </w:ins>
      <w:r w:rsidR="00C126C6" w:rsidRPr="00C126C6">
        <w:rPr>
          <w:sz w:val="20"/>
          <w:szCs w:val="20"/>
          <w:rPrChange w:id="2149" w:author="Regina Casanova" w:date="2018-07-22T19:59:00Z">
            <w:rPr/>
          </w:rPrChange>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(29)","plainTextFormattedCitation":"(29)"},"properties":{"noteIndex":0},"schema":"https://github.com/citation-style-language/schema/raw/master/csl-citation.json"}</w:instrText>
      </w:r>
      <w:r w:rsidR="00C126C6" w:rsidRPr="00C126C6">
        <w:rPr>
          <w:sz w:val="20"/>
          <w:szCs w:val="20"/>
          <w:rPrChange w:id="2150" w:author="Regina Casanova" w:date="2018-07-22T19:59:00Z">
            <w:rPr/>
          </w:rPrChange>
        </w:rPr>
        <w:fldChar w:fldCharType="separate"/>
      </w:r>
      <w:r w:rsidR="00C126C6" w:rsidRPr="00C126C6">
        <w:rPr>
          <w:noProof/>
          <w:sz w:val="20"/>
          <w:szCs w:val="20"/>
          <w:rPrChange w:id="2151" w:author="Regina Casanova" w:date="2018-07-22T19:59:00Z">
            <w:rPr>
              <w:noProof/>
            </w:rPr>
          </w:rPrChange>
        </w:rPr>
        <w:t>(29)</w:t>
      </w:r>
      <w:ins w:id="2152" w:author="Regina Casanova" w:date="2018-07-22T19:58:00Z">
        <w:r w:rsidR="00C126C6" w:rsidRPr="00C126C6">
          <w:rPr>
            <w:sz w:val="20"/>
            <w:szCs w:val="20"/>
            <w:rPrChange w:id="2153" w:author="Regina Casanova" w:date="2018-07-22T19:59:00Z">
              <w:rPr/>
            </w:rPrChange>
          </w:rPr>
          <w:fldChar w:fldCharType="end"/>
        </w:r>
      </w:ins>
    </w:p>
    <w:p w14:paraId="19B57AF8" w14:textId="00A02FE7" w:rsidR="00B674F0" w:rsidRPr="00017896" w:rsidRDefault="00021605" w:rsidP="00017896">
      <w:pPr>
        <w:pStyle w:val="Texto"/>
      </w:pPr>
      <w:ins w:id="2154" w:author="Regina Casanova" w:date="2018-07-22T19:50:00Z">
        <w:r>
          <w:lastRenderedPageBreak/>
          <w:t>De las fases mostradas en la imagen</w:t>
        </w:r>
      </w:ins>
      <w:ins w:id="2155" w:author="Regina Casanova" w:date="2018-07-22T20:00:00Z">
        <w:r w:rsidR="00563A8A">
          <w:t xml:space="preserve"> anterior</w:t>
        </w:r>
      </w:ins>
      <w:ins w:id="2156" w:author="Regina Casanova" w:date="2018-07-22T19:50:00Z">
        <w:r w:rsidR="00563A8A">
          <w:t xml:space="preserve">, </w:t>
        </w:r>
      </w:ins>
      <w:ins w:id="2157" w:author="Regina Casanova" w:date="2018-07-22T20:00:00Z">
        <w:r w:rsidR="00563A8A">
          <w:t xml:space="preserve">se hace mucha incidencia en </w:t>
        </w:r>
      </w:ins>
      <w:ins w:id="2158" w:author="Regina Casanova" w:date="2018-07-22T20:01:00Z">
        <w:r w:rsidR="00563A8A">
          <w:t>la estructura de</w:t>
        </w:r>
      </w:ins>
      <w:ins w:id="2159" w:author="Regina Casanova" w:date="2018-07-22T20:00:00Z">
        <w:r w:rsidR="00563A8A">
          <w:t xml:space="preserve"> las 3 primeras fases</w:t>
        </w:r>
      </w:ins>
      <w:ins w:id="2160" w:author="Regina Casanova" w:date="2018-07-22T20:01:00Z">
        <w:r w:rsidR="00563A8A">
          <w:t>:</w:t>
        </w:r>
      </w:ins>
      <w:del w:id="2161" w:author="Regina Casanova" w:date="2018-07-22T19:45:00Z">
        <w:r w:rsidR="00D62806" w:rsidRPr="00BA156B" w:rsidDel="00021605">
          <w:delText>tiene 3</w:delText>
        </w:r>
      </w:del>
      <w:del w:id="2162" w:author="Regina Casanova" w:date="2018-07-22T19:48:00Z">
        <w:r w:rsidR="00D62806" w:rsidRPr="00BA156B" w:rsidDel="00021605">
          <w:delText xml:space="preserve"> componentes principales:</w:delText>
        </w:r>
      </w:del>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del w:id="2163" w:author="Regina Casanova" w:date="2018-07-29T13:32:00Z">
        <w:r w:rsidRPr="00BA156B" w:rsidDel="00CD33CC">
          <w:delText>:</w:delText>
        </w:r>
      </w:del>
      <w:r w:rsidRPr="00BA156B">
        <w:t xml:space="preserve"> </w:t>
      </w:r>
    </w:p>
    <w:p w14:paraId="623B3723" w14:textId="0E1D45B3" w:rsidR="00B674F0" w:rsidRPr="00BA156B" w:rsidRDefault="00B674F0" w:rsidP="007046F5">
      <w:pPr>
        <w:pStyle w:val="Texto"/>
      </w:pPr>
      <w:r w:rsidRPr="00BA156B">
        <w:t xml:space="preserve">Se recopila información sobre el contexto de uso y los requerimientos específicos para el </w:t>
      </w:r>
      <w:ins w:id="2164" w:author="Regina Casanova" w:date="2018-07-22T20:01:00Z">
        <w:r w:rsidR="00563A8A">
          <w:t>aplicativo informático</w:t>
        </w:r>
      </w:ins>
      <w:del w:id="2165" w:author="Regina Casanova" w:date="2018-06-18T17:53:00Z">
        <w:r w:rsidRPr="00BA156B" w:rsidDel="00E94926">
          <w:delText>sistema</w:delText>
        </w:r>
      </w:del>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del w:id="2166" w:author="Regina Casanova" w:date="2018-07-29T13:32:00Z">
        <w:r w:rsidRPr="00017896" w:rsidDel="00CD33CC">
          <w:rPr>
            <w:rStyle w:val="TextoCar"/>
          </w:rPr>
          <w:delText>:</w:delText>
        </w:r>
      </w:del>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091EE387"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2167" w:author="Regina Casanova" w:date="2018-06-18T17:53:00Z">
        <w:r w:rsidRPr="00BA156B" w:rsidDel="00E94926">
          <w:delText>sistema</w:delText>
        </w:r>
      </w:del>
      <w:ins w:id="2168" w:author="Regina Casanova" w:date="2018-07-22T20:01:00Z">
        <w:r w:rsidR="00563A8A">
          <w:t>aplicativo informático</w:t>
        </w:r>
      </w:ins>
      <w:r w:rsidR="007B7445" w:rsidRPr="00BA156B">
        <w:t>.</w:t>
      </w:r>
    </w:p>
    <w:p w14:paraId="3CAAB3B9" w14:textId="5E33E0A2" w:rsidR="00B674F0" w:rsidRPr="00BA156B" w:rsidRDefault="00B674F0" w:rsidP="00A50DD7">
      <w:pPr>
        <w:pStyle w:val="Texto"/>
        <w:numPr>
          <w:ilvl w:val="3"/>
          <w:numId w:val="17"/>
        </w:numPr>
      </w:pPr>
      <w:r w:rsidRPr="00BA156B">
        <w:t xml:space="preserve">Desafíos y Limitaciones que enfrentará el </w:t>
      </w:r>
      <w:ins w:id="2169" w:author="Regina Casanova" w:date="2018-07-22T20:02:00Z">
        <w:r w:rsidR="00563A8A">
          <w:t>aplicativo informático</w:t>
        </w:r>
      </w:ins>
      <w:del w:id="2170" w:author="Regina Casanova" w:date="2018-06-18T17:53:00Z">
        <w:r w:rsidRPr="00BA156B" w:rsidDel="00E94926">
          <w:delText>sistema</w:delText>
        </w:r>
      </w:del>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del w:id="2171" w:author="Regina Casanova" w:date="2018-07-29T13:32:00Z">
        <w:r w:rsidRPr="00BA156B" w:rsidDel="00CD33CC">
          <w:rPr>
            <w:lang w:val="es-PE"/>
          </w:rPr>
          <w:delText>:</w:delText>
        </w:r>
      </w:del>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5D6686F" w:rsidR="00B674F0" w:rsidRPr="00BA156B" w:rsidRDefault="00B674F0" w:rsidP="00A50DD7">
      <w:pPr>
        <w:pStyle w:val="Texto"/>
        <w:numPr>
          <w:ilvl w:val="0"/>
          <w:numId w:val="18"/>
        </w:numPr>
      </w:pPr>
      <w:r w:rsidRPr="00BA156B">
        <w:t xml:space="preserve">Objetivos de los usuarios finales en el </w:t>
      </w:r>
      <w:ins w:id="2172" w:author="Regina Casanova" w:date="2018-07-22T20:02:00Z">
        <w:r w:rsidR="00563A8A">
          <w:t>aplicativo informático</w:t>
        </w:r>
      </w:ins>
      <w:del w:id="2173" w:author="Regina Casanova" w:date="2018-06-18T17:53:00Z">
        <w:r w:rsidRPr="00BA156B" w:rsidDel="00E94926">
          <w:delText>sistema</w:delText>
        </w:r>
      </w:del>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2174" w:author="Regina Casanova" w:date="2018-06-18T17:47:00Z">
        <w:r w:rsidR="00E94926">
          <w:t>.</w:t>
        </w:r>
      </w:ins>
    </w:p>
    <w:p w14:paraId="3BA5BDC4" w14:textId="1BCED01F" w:rsidR="00B674F0" w:rsidRPr="00BA156B" w:rsidRDefault="00B674F0" w:rsidP="00466892">
      <w:pPr>
        <w:pStyle w:val="Ttulo5"/>
        <w:rPr>
          <w:lang w:val="es-PE"/>
        </w:rPr>
      </w:pPr>
      <w:r w:rsidRPr="00BA156B">
        <w:rPr>
          <w:lang w:val="es-PE"/>
        </w:rPr>
        <w:lastRenderedPageBreak/>
        <w:t xml:space="preserve">Análisis del </w:t>
      </w:r>
      <w:ins w:id="2175" w:author="Regina Casanova" w:date="2018-07-22T20:02:00Z">
        <w:r w:rsidR="00563A8A">
          <w:rPr>
            <w:lang w:val="es-PE"/>
          </w:rPr>
          <w:t>alplicativo informático</w:t>
        </w:r>
      </w:ins>
      <w:del w:id="2176" w:author="Regina Casanova" w:date="2018-06-18T17:53:00Z">
        <w:r w:rsidRPr="00BA156B" w:rsidDel="00E94926">
          <w:rPr>
            <w:lang w:val="es-PE"/>
          </w:rPr>
          <w:delText>sistema</w:delText>
        </w:r>
      </w:del>
      <w:del w:id="2177" w:author="Regina Casanova" w:date="2018-07-29T13:32:00Z">
        <w:r w:rsidRPr="00BA156B" w:rsidDel="00CD33CC">
          <w:rPr>
            <w:lang w:val="es-PE"/>
          </w:rPr>
          <w:delText>:</w:delText>
        </w:r>
      </w:del>
    </w:p>
    <w:p w14:paraId="606DEDA8" w14:textId="3C53B948"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2178"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ins w:id="2179" w:author="Regina Casanova" w:date="2018-07-22T20:02:00Z">
        <w:r w:rsidR="00563A8A">
          <w:t>aplicativo informático</w:t>
        </w:r>
      </w:ins>
      <w:del w:id="2180" w:author="Regina Casanova" w:date="2018-06-18T17:53:00Z">
        <w:r w:rsidRPr="00BA156B" w:rsidDel="00E94926">
          <w:delText>sistema</w:delText>
        </w:r>
      </w:del>
      <w:r w:rsidRPr="00BA156B">
        <w:t>, su agrupación y jerarquía</w:t>
      </w:r>
      <w:r w:rsidR="007B7445" w:rsidRPr="00BA156B">
        <w:t>.</w:t>
      </w:r>
    </w:p>
    <w:p w14:paraId="4DD44390" w14:textId="48ED3E25" w:rsidR="00107D89" w:rsidRPr="00017896" w:rsidRDefault="00B674F0" w:rsidP="00A50DD7">
      <w:pPr>
        <w:pStyle w:val="Texto"/>
        <w:numPr>
          <w:ilvl w:val="0"/>
          <w:numId w:val="19"/>
        </w:numPr>
      </w:pPr>
      <w:r w:rsidRPr="00BA156B">
        <w:t xml:space="preserve">Flujo: Identificar el flujo que tendrá el </w:t>
      </w:r>
      <w:ins w:id="2181" w:author="Regina Casanova" w:date="2018-07-22T20:02:00Z">
        <w:r w:rsidR="00563A8A">
          <w:t>aplicativo informático</w:t>
        </w:r>
      </w:ins>
      <w:del w:id="2182" w:author="Regina Casanova" w:date="2018-06-18T18:00:00Z">
        <w:r w:rsidRPr="00BA156B" w:rsidDel="00A240B1">
          <w:delText>sistema</w:delText>
        </w:r>
      </w:del>
      <w:r w:rsidR="007B7445" w:rsidRPr="00BA156B">
        <w:t>.</w:t>
      </w:r>
      <w:r w:rsidRPr="00BA156B">
        <w:t xml:space="preserve"> Es decir, </w:t>
      </w:r>
      <w:r w:rsidR="00107D89" w:rsidRPr="00BA156B">
        <w:t>cuál</w:t>
      </w:r>
      <w:r w:rsidRPr="00BA156B">
        <w:t xml:space="preserve"> será el orden de las pantallas que verá el usuario final cuando utilice el </w:t>
      </w:r>
      <w:ins w:id="2183" w:author="Regina Casanova" w:date="2018-07-22T20:02:00Z">
        <w:r w:rsidR="00563A8A">
          <w:t>aplicativo inform</w:t>
        </w:r>
      </w:ins>
      <w:ins w:id="2184" w:author="Regina Casanova" w:date="2018-07-22T20:03:00Z">
        <w:r w:rsidR="00563A8A">
          <w:t>ático</w:t>
        </w:r>
      </w:ins>
      <w:del w:id="2185" w:author="Regina Casanova" w:date="2018-06-18T17:53:00Z">
        <w:r w:rsidRPr="00BA156B" w:rsidDel="00E94926">
          <w:delText>sistema</w:delText>
        </w:r>
      </w:del>
      <w:r w:rsidR="007B7445" w:rsidRPr="00BA156B">
        <w:t>.</w:t>
      </w:r>
      <w:ins w:id="2186" w:author="Regina Casanova" w:date="2018-06-18T17:47:00Z">
        <w:r w:rsidR="00E94926">
          <w:t xml:space="preserve"> </w:t>
        </w:r>
      </w:ins>
    </w:p>
    <w:p w14:paraId="20E6A333" w14:textId="77777777" w:rsidR="00466892" w:rsidRDefault="00B674F0" w:rsidP="00466892">
      <w:pPr>
        <w:pStyle w:val="Ttulo4"/>
      </w:pPr>
      <w:r w:rsidRPr="00BA156B">
        <w:t>Diseño</w:t>
      </w:r>
      <w:del w:id="2187" w:author="Regina Casanova" w:date="2018-07-29T13:32:00Z">
        <w:r w:rsidRPr="00BA156B" w:rsidDel="00CD33CC">
          <w:delText>:</w:delText>
        </w:r>
      </w:del>
      <w:r w:rsidRPr="00BA156B">
        <w:t xml:space="preserve">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F916E3">
        <w:rPr>
          <w:lang w:val="es-ES"/>
        </w:rPr>
        <w:t>Wireframes</w:t>
      </w:r>
      <w:r w:rsidRPr="00BA156B">
        <w:t>)</w:t>
      </w:r>
      <w:del w:id="2188" w:author="Regina Casanova" w:date="2018-07-29T13:32:00Z">
        <w:r w:rsidR="00B674F0" w:rsidRPr="00BA156B" w:rsidDel="00CD33CC">
          <w:delText>:</w:delText>
        </w:r>
      </w:del>
      <w:r w:rsidR="00B674F0" w:rsidRPr="00BA156B">
        <w:t xml:space="preserve"> </w:t>
      </w:r>
    </w:p>
    <w:p w14:paraId="623EACDF" w14:textId="7AFD3E70" w:rsidR="00B674F0" w:rsidRPr="00BA156B" w:rsidRDefault="00B674F0" w:rsidP="00466892">
      <w:pPr>
        <w:pStyle w:val="Texto"/>
      </w:pPr>
      <w:r w:rsidRPr="00BA156B">
        <w:t xml:space="preserve">Se utiliza para la diagramación del </w:t>
      </w:r>
      <w:ins w:id="2189" w:author="Regina Casanova" w:date="2018-07-22T20:03:00Z">
        <w:r w:rsidR="00563A8A">
          <w:t>aplicativo informático</w:t>
        </w:r>
      </w:ins>
      <w:del w:id="2190" w:author="Regina Casanova" w:date="2018-06-18T17:53:00Z">
        <w:r w:rsidRPr="00BA156B" w:rsidDel="00E94926">
          <w:delText>sistema</w:delText>
        </w:r>
      </w:del>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F916E3">
        <w:t>wireframes</w:t>
      </w:r>
      <w:r w:rsidRPr="00BA156B">
        <w:t xml:space="preserve"> en lápiz y papel y/o </w:t>
      </w:r>
      <w:r w:rsidRPr="00F916E3">
        <w:t>wirefra</w:t>
      </w:r>
      <w:r w:rsidR="00107D89" w:rsidRPr="00F916E3">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F916E3">
        <w:rPr>
          <w:lang w:val="es-ES"/>
        </w:rPr>
        <w:t>Mockup</w:t>
      </w:r>
      <w:r w:rsidRPr="00BA156B">
        <w:t>)</w:t>
      </w:r>
      <w:del w:id="2191" w:author="Regina Casanova" w:date="2018-07-29T13:32:00Z">
        <w:r w:rsidRPr="00BA156B" w:rsidDel="00CD33CC">
          <w:delText>:</w:delText>
        </w:r>
      </w:del>
      <w:r w:rsidRPr="00BA156B">
        <w:t xml:space="preserve"> </w:t>
      </w:r>
    </w:p>
    <w:p w14:paraId="197ACFB0" w14:textId="00E9026F"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ins w:id="2192" w:author="Regina Casanova" w:date="2018-07-22T20:03:00Z">
        <w:r w:rsidR="001C1FCB">
          <w:t>aplicativo informático</w:t>
        </w:r>
      </w:ins>
      <w:del w:id="2193" w:author="Regina Casanova" w:date="2018-06-18T17:53:00Z">
        <w:r w:rsidR="00B674F0" w:rsidRPr="00BA156B" w:rsidDel="00E94926">
          <w:delText>sistema</w:delText>
        </w:r>
      </w:del>
      <w:r w:rsidRPr="00BA156B">
        <w:t xml:space="preserve"> y posterior a la realización de </w:t>
      </w:r>
      <w:r w:rsidRPr="00F916E3">
        <w:t>wireframes</w:t>
      </w:r>
      <w:r w:rsidR="007B7445" w:rsidRPr="00BA156B">
        <w:t>.</w:t>
      </w:r>
    </w:p>
    <w:p w14:paraId="2F7B05B1" w14:textId="77777777" w:rsidR="00466892" w:rsidRDefault="00107D89" w:rsidP="00466892">
      <w:pPr>
        <w:pStyle w:val="Ttulo5"/>
      </w:pPr>
      <w:r w:rsidRPr="00BA156B">
        <w:lastRenderedPageBreak/>
        <w:t>Prototipado funcional</w:t>
      </w:r>
      <w:del w:id="2194" w:author="Regina Casanova" w:date="2018-07-29T13:32:00Z">
        <w:r w:rsidR="00B674F0" w:rsidRPr="00BA156B" w:rsidDel="00CD33CC">
          <w:delText>:</w:delText>
        </w:r>
      </w:del>
      <w:r w:rsidR="00B674F0" w:rsidRPr="00BA156B">
        <w:t xml:space="preserve"> </w:t>
      </w:r>
    </w:p>
    <w:p w14:paraId="66B2D063" w14:textId="54252049" w:rsidR="00107D89" w:rsidRPr="00017896" w:rsidRDefault="00B674F0" w:rsidP="00466892">
      <w:pPr>
        <w:pStyle w:val="Texto"/>
      </w:pPr>
      <w:r w:rsidRPr="00BA156B">
        <w:t xml:space="preserve">Es la forma de darle interacción a los </w:t>
      </w:r>
      <w:r w:rsidRPr="00F916E3">
        <w:t>mockups</w:t>
      </w:r>
      <w:r w:rsidRPr="00BA156B">
        <w:t xml:space="preserve"> de las diversas pantallas para tener un resultado final unificado en el que se aprecie tanto la distribución, detalles y flujo del</w:t>
      </w:r>
      <w:ins w:id="2195" w:author="Regina Casanova" w:date="2018-07-22T20:03:00Z">
        <w:r w:rsidR="001C1FCB">
          <w:t xml:space="preserve"> aplicativo informático</w:t>
        </w:r>
      </w:ins>
      <w:del w:id="2196" w:author="Regina Casanova" w:date="2018-07-22T20:03:00Z">
        <w:r w:rsidRPr="00BA156B" w:rsidDel="001C1FCB">
          <w:delText xml:space="preserve"> </w:delText>
        </w:r>
      </w:del>
      <w:del w:id="2197" w:author="Regina Casanova" w:date="2018-06-18T17:53:00Z">
        <w:r w:rsidRPr="00BA156B" w:rsidDel="00E94926">
          <w:delText>sistema</w:delText>
        </w:r>
      </w:del>
      <w:r w:rsidR="007B7445" w:rsidRPr="00BA156B">
        <w:t>.</w:t>
      </w:r>
    </w:p>
    <w:p w14:paraId="251BECEF" w14:textId="77777777" w:rsidR="00466892" w:rsidRDefault="00B674F0" w:rsidP="00466892">
      <w:pPr>
        <w:pStyle w:val="Ttulo4"/>
      </w:pPr>
      <w:r w:rsidRPr="00BA156B">
        <w:t>Evaluación</w:t>
      </w:r>
      <w:del w:id="2198" w:author="Regina Casanova" w:date="2018-07-29T13:32:00Z">
        <w:r w:rsidRPr="00BA156B" w:rsidDel="00CD33CC">
          <w:delText>:</w:delText>
        </w:r>
      </w:del>
      <w:r w:rsidRPr="00BA156B">
        <w:t xml:space="preserve">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del w:id="2199" w:author="Regina Casanova" w:date="2018-07-29T13:31:00Z">
        <w:r w:rsidRPr="00BA156B" w:rsidDel="00CD33CC">
          <w:delText xml:space="preserve">: </w:delText>
        </w:r>
      </w:del>
    </w:p>
    <w:p w14:paraId="69CA09BC" w14:textId="5994142C"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C126C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(30)","plainTextFormattedCitation":"(30)","previouslyFormattedCitation":"(29)"},"properties":{"noteIndex":0},"schema":"https://github.com/citation-style-language/schema/raw/master/csl-citation.json"}</w:instrText>
      </w:r>
      <w:r w:rsidR="00EC2BAF" w:rsidRPr="00BA156B">
        <w:fldChar w:fldCharType="separate"/>
      </w:r>
      <w:r w:rsidR="00C126C6" w:rsidRPr="00C126C6">
        <w:rPr>
          <w:noProof/>
        </w:rPr>
        <w:t>(30)</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del w:id="2200" w:author="Regina Casanova" w:date="2018-07-29T13:31:00Z">
        <w:r w:rsidRPr="00BA156B" w:rsidDel="00CD33CC">
          <w:delText>:</w:delText>
        </w:r>
      </w:del>
      <w:r w:rsidRPr="00BA156B">
        <w:t xml:space="preserve"> </w:t>
      </w:r>
    </w:p>
    <w:p w14:paraId="00D27BFE" w14:textId="23E83937" w:rsidR="00107D89" w:rsidRPr="00017896" w:rsidRDefault="00B674F0" w:rsidP="00466892">
      <w:pPr>
        <w:pStyle w:val="Texto"/>
      </w:pPr>
      <w:r w:rsidRPr="00BA156B">
        <w:t>Pruebas con usuarios para encontrar p</w:t>
      </w:r>
      <w:r w:rsidR="00107D89" w:rsidRPr="00BA156B">
        <w:t xml:space="preserve">osibles problemas de usabilidad. </w:t>
      </w:r>
      <w:ins w:id="2201" w:author="Regina Casanova" w:date="2018-06-21T12:44:00Z">
        <w:r w:rsidR="007925FD">
          <w:t xml:space="preserve">Una de las maneras de realizar pruebas con usuarios </w:t>
        </w:r>
      </w:ins>
      <w:ins w:id="2202" w:author="Regina Casanova" w:date="2018-06-21T12:45:00Z">
        <w:r w:rsidR="007925FD">
          <w:t>es</w:t>
        </w:r>
      </w:ins>
      <w:ins w:id="2203" w:author="Regina Casanova" w:date="2018-06-21T12:44:00Z">
        <w:r w:rsidR="007925FD">
          <w:t xml:space="preserve"> la </w:t>
        </w:r>
      </w:ins>
      <w:ins w:id="2204" w:author="Regina Casanova" w:date="2018-06-21T12:45:00Z">
        <w:r w:rsidR="007925FD">
          <w:t>“Realización de Tareas” que</w:t>
        </w:r>
      </w:ins>
      <w:ins w:id="2205" w:author="Regina Casanova" w:date="2018-06-21T12:46:00Z">
        <w:r w:rsidR="007925FD">
          <w:t xml:space="preserve"> sirve para</w:t>
        </w:r>
      </w:ins>
      <w:ins w:id="2206" w:author="Regina Casanova" w:date="2018-06-21T12:45:00Z">
        <w:r w:rsidR="007925FD">
          <w:t xml:space="preserve"> aprend</w:t>
        </w:r>
      </w:ins>
      <w:ins w:id="2207" w:author="Regina Casanova" w:date="2018-06-21T12:47:00Z">
        <w:r w:rsidR="007925FD">
          <w:t>er</w:t>
        </w:r>
      </w:ins>
      <w:ins w:id="2208" w:author="Regina Casanova" w:date="2018-06-21T12:45:00Z">
        <w:r w:rsidR="007925FD">
          <w:t xml:space="preserve"> acerca de los usuarios por medio de la observaci</w:t>
        </w:r>
      </w:ins>
      <w:ins w:id="2209" w:author="Regina Casanova" w:date="2018-06-21T12:47:00Z">
        <w:r w:rsidR="007925FD">
          <w:t xml:space="preserve">ón directa mientras ellos realizan tareas interactuando con el prototipo e intentan cumplir ciertos objetivos. </w:t>
        </w:r>
      </w:ins>
      <w:ins w:id="2210" w:author="Regina Casanova" w:date="2018-06-21T12:48:00Z">
        <w:r w:rsidR="007925FD">
          <w:t xml:space="preserve">Este método ayuda a identificar problemas en las tareas que el </w:t>
        </w:r>
      </w:ins>
      <w:ins w:id="2211" w:author="Regina Casanova" w:date="2018-07-29T19:16:00Z">
        <w:r w:rsidR="00F95B03">
          <w:t>aplicativo informático</w:t>
        </w:r>
      </w:ins>
      <w:ins w:id="2212" w:author="Regina Casanova" w:date="2018-06-21T12:48:00Z">
        <w:r w:rsidR="007925FD">
          <w:t xml:space="preserve"> debe ser capaz de realizar y una vez identificados, ayuda a probar su rediseño. </w:t>
        </w:r>
      </w:ins>
      <w:ins w:id="2213" w:author="Regina Casanova" w:date="2018-06-21T12:50:00Z">
        <w:r w:rsidR="007925FD">
          <w:t>Para esto, deben identificarse tareas por cada tipo de usuario que puedan ser resueltas con el prototipo a probar y entregarlo a los usuarios al momento de la prueba</w:t>
        </w:r>
      </w:ins>
      <w:ins w:id="2214" w:author="Regina Casanova" w:date="2018-06-21T12:52:00Z">
        <w:r w:rsidR="007925FD">
          <w:t xml:space="preserve"> </w:t>
        </w:r>
      </w:ins>
      <w:ins w:id="2215" w:author="Regina Casanova" w:date="2018-06-21T12:54:00Z">
        <w:r w:rsidR="007925FD">
          <w:fldChar w:fldCharType="begin" w:fldLock="1"/>
        </w:r>
      </w:ins>
      <w:r w:rsidR="00C126C6">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(31)","plainTextFormattedCitation":"(31)","previouslyFormattedCitation":"(30)"},"properties":{"noteIndex":0},"schema":"https://github.com/citation-style-language/schema/raw/master/csl-citation.json"}</w:instrText>
      </w:r>
      <w:r w:rsidR="007925FD">
        <w:fldChar w:fldCharType="separate"/>
      </w:r>
      <w:r w:rsidR="00C126C6" w:rsidRPr="00C126C6">
        <w:rPr>
          <w:noProof/>
        </w:rPr>
        <w:t>(31)</w:t>
      </w:r>
      <w:ins w:id="2216" w:author="Regina Casanova" w:date="2018-06-21T12:54:00Z">
        <w:r w:rsidR="007925FD">
          <w:fldChar w:fldCharType="end"/>
        </w:r>
      </w:ins>
      <w:ins w:id="2217" w:author="Regina Casanova" w:date="2018-06-21T12:50:00Z">
        <w:r w:rsidR="007925FD">
          <w:t>.</w:t>
        </w:r>
      </w:ins>
      <w:ins w:id="2218" w:author="Regina Casanova" w:date="2018-06-21T12:51:00Z">
        <w:r w:rsidR="007925FD">
          <w:t xml:space="preserve"> Si el usuario logra realizar la tarea encomendada, se presta más </w:t>
        </w:r>
        <w:r w:rsidR="007925FD">
          <w:lastRenderedPageBreak/>
          <w:t>atención al flujo que utilizo este para conseguirla y, en el caso que no se lograra realizar la tarea, se presta atenci</w:t>
        </w:r>
      </w:ins>
      <w:ins w:id="2219" w:author="Regina Casanova" w:date="2018-06-21T12:52:00Z">
        <w:r w:rsidR="007925FD">
          <w:t>ón a cuales podrían haber sido los inconvenientes del usuario que impidieron que este realizara la tarea.</w:t>
        </w:r>
      </w:ins>
      <w:ins w:id="2220" w:author="Regina Casanova" w:date="2018-06-21T12:50:00Z">
        <w:r w:rsidR="007925FD">
          <w:t xml:space="preserve"> </w:t>
        </w:r>
      </w:ins>
      <w:ins w:id="2221" w:author="Regina Casanova" w:date="2018-06-21T13:04:00Z">
        <w:r w:rsidR="00D92F33">
          <w:t xml:space="preserve">El desarrollo de la “Realización de Tareas” </w:t>
        </w:r>
      </w:ins>
      <w:del w:id="2222" w:author="Regina Casanova" w:date="2018-06-21T12:52:00Z">
        <w:r w:rsidR="00107D89" w:rsidRPr="00BA156B" w:rsidDel="007925FD">
          <w:delText>Consiste en</w:delText>
        </w:r>
        <w:r w:rsidRPr="00BA156B" w:rsidDel="007925FD">
          <w:delText xml:space="preserve"> darle al usuario una tarea a realizar dentro del </w:delText>
        </w:r>
      </w:del>
      <w:del w:id="2223" w:author="Regina Casanova" w:date="2018-06-18T17:53:00Z">
        <w:r w:rsidRPr="00BA156B" w:rsidDel="00E94926">
          <w:delText>sistema</w:delText>
        </w:r>
      </w:del>
      <w:del w:id="2224"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2225" w:author="Regina Casanova" w:date="2018-06-21T13:04:00Z">
        <w:r w:rsidRPr="00BA156B" w:rsidDel="00D92F33">
          <w:delText>Adicionalmente,</w:delText>
        </w:r>
      </w:del>
      <w:ins w:id="2226" w:author="Regina Casanova" w:date="2018-06-21T13:01:00Z">
        <w:r w:rsidR="00D92F33">
          <w:t>va</w:t>
        </w:r>
      </w:ins>
      <w:ins w:id="2227" w:author="Regina Casanova" w:date="2018-06-21T13:04:00Z">
        <w:r w:rsidR="00D92F33">
          <w:t xml:space="preserve"> usualmente</w:t>
        </w:r>
      </w:ins>
      <w:ins w:id="2228" w:author="Regina Casanova" w:date="2018-06-21T13:01:00Z">
        <w:r w:rsidR="00D92F33">
          <w:t xml:space="preserve"> de la mano con</w:t>
        </w:r>
      </w:ins>
      <w:r w:rsidRPr="00BA156B">
        <w:t xml:space="preserve"> </w:t>
      </w:r>
      <w:ins w:id="2229" w:author="Regina Casanova" w:date="2018-06-21T12:55:00Z">
        <w:r w:rsidR="007925FD">
          <w:t>la metodología “</w:t>
        </w:r>
        <w:r w:rsidR="007925FD" w:rsidRPr="00F916E3">
          <w:t>Think-Aloud</w:t>
        </w:r>
        <w:r w:rsidR="007925FD">
          <w:t xml:space="preserve">” </w:t>
        </w:r>
      </w:ins>
      <w:ins w:id="2230" w:author="Regina Casanova" w:date="2018-06-21T13:04:00Z">
        <w:r w:rsidR="00D92F33">
          <w:t xml:space="preserve">ya que </w:t>
        </w:r>
      </w:ins>
      <w:ins w:id="2231" w:author="Regina Casanova" w:date="2018-06-21T13:01:00Z">
        <w:r w:rsidR="00D92F33">
          <w:t xml:space="preserve">ayuda a </w:t>
        </w:r>
      </w:ins>
      <w:ins w:id="2232" w:author="Regina Casanova" w:date="2018-06-21T13:03:00Z">
        <w:r w:rsidR="00D92F33">
          <w:t xml:space="preserve">determinar expectativas de los usuarios e identificar aspectos del </w:t>
        </w:r>
      </w:ins>
      <w:ins w:id="2233" w:author="Regina Casanova" w:date="2018-07-29T19:16:00Z">
        <w:r w:rsidR="00F95B03">
          <w:t>aplicativo informático</w:t>
        </w:r>
      </w:ins>
      <w:ins w:id="2234" w:author="Regina Casanova" w:date="2018-06-21T13:03:00Z">
        <w:r w:rsidR="00D92F33">
          <w:t xml:space="preserve"> que puedan resultar confusos</w:t>
        </w:r>
      </w:ins>
      <w:ins w:id="2235" w:author="Regina Casanova" w:date="2018-06-21T13:04:00Z">
        <w:r w:rsidR="00D92F33">
          <w:t>.</w:t>
        </w:r>
      </w:ins>
      <w:ins w:id="2236" w:author="Regina Casanova" w:date="2018-06-21T13:01:00Z">
        <w:r w:rsidR="007925FD">
          <w:t xml:space="preserve"> </w:t>
        </w:r>
      </w:ins>
      <w:ins w:id="2237" w:author="Regina Casanova" w:date="2018-06-21T13:05:00Z">
        <w:r w:rsidR="00D92F33">
          <w:t>C</w:t>
        </w:r>
      </w:ins>
      <w:ins w:id="2238" w:author="Regina Casanova" w:date="2018-06-21T13:01:00Z">
        <w:r w:rsidR="00D92F33">
          <w:t xml:space="preserve">onsiste en </w:t>
        </w:r>
      </w:ins>
      <w:ins w:id="2239" w:author="Regina Casanova" w:date="2018-06-21T13:05:00Z">
        <w:r w:rsidR="00D92F33">
          <w:t>l</w:t>
        </w:r>
      </w:ins>
      <w:ins w:id="2240" w:author="Regina Casanova" w:date="2018-06-21T13:01:00Z">
        <w:r w:rsidR="007925FD">
          <w:t>a observaci</w:t>
        </w:r>
        <w:r w:rsidR="00D92F33">
          <w:t>ó</w:t>
        </w:r>
        <w:r w:rsidR="007925FD">
          <w:t xml:space="preserve">n directa </w:t>
        </w:r>
      </w:ins>
      <w:ins w:id="2241" w:author="Regina Casanova" w:date="2018-06-21T13:05:00Z">
        <w:r w:rsidR="00D92F33">
          <w:t xml:space="preserve">mientras el usuario va realizando la tarea y se le pide al usuario que </w:t>
        </w:r>
      </w:ins>
      <w:ins w:id="2242" w:author="Regina Casanova" w:date="2018-06-21T13:01:00Z">
        <w:r w:rsidR="00D92F33">
          <w:t xml:space="preserve">vaya explicando </w:t>
        </w:r>
      </w:ins>
      <w:ins w:id="2243" w:author="Regina Casanova" w:date="2018-06-21T13:02:00Z">
        <w:r w:rsidR="00D92F33">
          <w:t>en voz alta lo que observa, entiende, siente y hace en cada momento</w:t>
        </w:r>
      </w:ins>
      <w:ins w:id="2244" w:author="Regina Casanova" w:date="2018-06-21T13:06:00Z">
        <w:r w:rsidR="00D92F33">
          <w:t xml:space="preserve"> </w:t>
        </w:r>
      </w:ins>
      <w:ins w:id="2245" w:author="Regina Casanova" w:date="2018-06-21T13:07:00Z">
        <w:r w:rsidR="00D92F33">
          <w:fldChar w:fldCharType="begin" w:fldLock="1"/>
        </w:r>
      </w:ins>
      <w:r w:rsidR="00C126C6">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(32)","plainTextFormattedCitation":"(32)","previouslyFormattedCitation":"(31)"},"properties":{"noteIndex":0},"schema":"https://github.com/citation-style-language/schema/raw/master/csl-citation.json"}</w:instrText>
      </w:r>
      <w:r w:rsidR="00D92F33">
        <w:fldChar w:fldCharType="separate"/>
      </w:r>
      <w:r w:rsidR="00C126C6" w:rsidRPr="00C126C6">
        <w:rPr>
          <w:noProof/>
        </w:rPr>
        <w:t>(32)</w:t>
      </w:r>
      <w:ins w:id="2246" w:author="Regina Casanova" w:date="2018-06-21T13:07:00Z">
        <w:r w:rsidR="00D92F33">
          <w:fldChar w:fldCharType="end"/>
        </w:r>
      </w:ins>
      <w:ins w:id="2247" w:author="Regina Casanova" w:date="2018-06-21T13:02:00Z">
        <w:r w:rsidR="00D92F33">
          <w:t>.</w:t>
        </w:r>
      </w:ins>
      <w:del w:id="2248" w:author="Regina Casanova" w:date="2018-06-21T12:55:00Z">
        <w:r w:rsidRPr="00BA156B" w:rsidDel="007925FD">
          <w:delText xml:space="preserve">con este test se ve la efectividad del </w:delText>
        </w:r>
      </w:del>
      <w:del w:id="2249" w:author="Regina Casanova" w:date="2018-06-18T17:53:00Z">
        <w:r w:rsidRPr="00BA156B" w:rsidDel="00E94926">
          <w:delText>sistema</w:delText>
        </w:r>
      </w:del>
      <w:del w:id="2250"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44FA634C" w:rsidR="00B674F0" w:rsidRPr="00BA156B" w:rsidRDefault="007A0FFF" w:rsidP="00107D89">
      <w:pPr>
        <w:pStyle w:val="Ttulo3"/>
        <w:rPr>
          <w:lang w:val="es-PE"/>
        </w:rPr>
      </w:pPr>
      <w:bookmarkStart w:id="2251" w:name="_Toc520655631"/>
      <w:ins w:id="2252" w:author="Luis Fernando Llanos Zavalaga" w:date="2018-07-10T13:33:00Z">
        <w:r w:rsidRPr="00BA156B">
          <w:rPr>
            <w:lang w:val="es-PE"/>
          </w:rPr>
          <w:t xml:space="preserve">Importancia </w:t>
        </w:r>
        <w:r>
          <w:rPr>
            <w:lang w:val="es-PE"/>
          </w:rPr>
          <w:t xml:space="preserve">del </w:t>
        </w:r>
      </w:ins>
      <w:r w:rsidR="00562533" w:rsidRPr="00BA156B">
        <w:rPr>
          <w:lang w:val="es-PE"/>
        </w:rPr>
        <w:t>Diseño centrado en el usuario en el sector salud</w:t>
      </w:r>
      <w:ins w:id="2253" w:author="Luis Fernando Llanos Zavalaga" w:date="2018-07-10T13:33:00Z">
        <w:r>
          <w:rPr>
            <w:lang w:val="es-PE"/>
          </w:rPr>
          <w:t>.</w:t>
        </w:r>
      </w:ins>
      <w:bookmarkEnd w:id="2251"/>
      <w:del w:id="2254" w:author="Luis Fernando Llanos Zavalaga" w:date="2018-07-10T13:33:00Z">
        <w:r w:rsidR="00562533" w:rsidRPr="00BA156B" w:rsidDel="007A0FFF">
          <w:rPr>
            <w:lang w:val="es-PE"/>
          </w:rPr>
          <w:delText>:</w:delText>
        </w:r>
      </w:del>
      <w:r w:rsidR="00562533" w:rsidRPr="00BA156B">
        <w:rPr>
          <w:lang w:val="es-PE"/>
        </w:rPr>
        <w:t xml:space="preserve"> </w:t>
      </w:r>
      <w:del w:id="2255" w:author="Luis Fernando Llanos Zavalaga" w:date="2018-07-10T13:33:00Z">
        <w:r w:rsidR="00562533" w:rsidRPr="00BA156B" w:rsidDel="007A0FFF">
          <w:rPr>
            <w:lang w:val="es-PE"/>
          </w:rPr>
          <w:delText>Importancia</w:delText>
        </w:r>
      </w:del>
    </w:p>
    <w:p w14:paraId="7FBC53FB" w14:textId="5AE3812F"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F916E3">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ins w:id="2256" w:author="Regina Casanova" w:date="2018-07-22T20:03:00Z">
        <w:r w:rsidR="001C1FCB">
          <w:t>aplicativo informático</w:t>
        </w:r>
      </w:ins>
      <w:del w:id="2257" w:author="Regina Casanova" w:date="2018-06-18T17:53:00Z">
        <w:r w:rsidR="00B674F0" w:rsidRPr="00BA156B" w:rsidDel="00E94926">
          <w:delText xml:space="preserve">sistema </w:delText>
        </w:r>
      </w:del>
      <w:ins w:id="2258" w:author="Regina Casanova" w:date="2018-06-18T17:49:00Z">
        <w:r w:rsidR="00E94926">
          <w:t xml:space="preserve"> </w:t>
        </w:r>
      </w:ins>
      <w:r w:rsidR="00B674F0" w:rsidRPr="00BA156B">
        <w:t xml:space="preserve">clínico </w:t>
      </w:r>
      <w:r w:rsidR="00EC2BAF" w:rsidRPr="00BA156B">
        <w:fldChar w:fldCharType="begin" w:fldLock="1"/>
      </w:r>
      <w:r w:rsidR="00C126C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(33)","plainTextFormattedCitation":"(33)","previouslyFormattedCitation":"(32)"},"properties":{"noteIndex":0},"schema":"https://github.com/citation-style-language/schema/raw/master/csl-citation.json"}</w:instrText>
      </w:r>
      <w:r w:rsidR="00EC2BAF" w:rsidRPr="00BA156B">
        <w:fldChar w:fldCharType="separate"/>
      </w:r>
      <w:r w:rsidR="00C126C6" w:rsidRPr="00C126C6">
        <w:rPr>
          <w:noProof/>
        </w:rPr>
        <w:t>(33)</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ins w:id="2259" w:author="Regina Casanova" w:date="2018-07-22T20:04:00Z">
        <w:r w:rsidR="001C1FCB">
          <w:t>aplicativo informático</w:t>
        </w:r>
      </w:ins>
      <w:del w:id="2260" w:author="Regina Casanova" w:date="2018-06-18T17:53:00Z">
        <w:r w:rsidR="00B674F0" w:rsidRPr="00BA156B" w:rsidDel="00E94926">
          <w:delText xml:space="preserve">sistema </w:delText>
        </w:r>
      </w:del>
      <w:ins w:id="2261"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C126C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(34)","plainTextFormattedCitation":"(34)","previouslyFormattedCitation":"(33)"},"properties":{"noteIndex":0},"schema":"https://github.com/citation-style-language/schema/raw/master/csl-citation.json"}</w:instrText>
      </w:r>
      <w:r w:rsidR="00EC2BAF" w:rsidRPr="00BA156B">
        <w:fldChar w:fldCharType="separate"/>
      </w:r>
      <w:r w:rsidR="00C126C6" w:rsidRPr="00C126C6">
        <w:rPr>
          <w:noProof/>
        </w:rPr>
        <w:t>(34)</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007B7445" w:rsidRPr="00BA156B">
        <w:t>.</w:t>
      </w:r>
      <w:r w:rsidR="00B674F0" w:rsidRPr="00BA156B">
        <w:t xml:space="preserve"> </w:t>
      </w:r>
    </w:p>
    <w:p w14:paraId="40B47E81" w14:textId="37B50C82" w:rsidR="003E4989" w:rsidRDefault="00B018AF" w:rsidP="00017896">
      <w:pPr>
        <w:pStyle w:val="Texto"/>
        <w:rPr>
          <w:ins w:id="2262" w:author="Regina Casanova" w:date="2018-07-22T20:27:00Z"/>
        </w:rPr>
      </w:pPr>
      <w:r w:rsidRPr="00BA156B">
        <w:lastRenderedPageBreak/>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Pr="00BA156B">
        <w:t>.</w:t>
      </w:r>
    </w:p>
    <w:p w14:paraId="19C8A9AA" w14:textId="77777777" w:rsidR="00EC3B35" w:rsidRPr="00BA156B" w:rsidRDefault="00EC3B35" w:rsidP="00EC3B35">
      <w:pPr>
        <w:pStyle w:val="Ttulo3"/>
        <w:rPr>
          <w:ins w:id="2263" w:author="Regina Casanova" w:date="2018-07-22T20:27:00Z"/>
        </w:rPr>
      </w:pPr>
      <w:bookmarkStart w:id="2264" w:name="_Toc520655632"/>
      <w:commentRangeStart w:id="2265"/>
      <w:ins w:id="2266" w:author="Regina Casanova" w:date="2018-07-22T20:27:00Z">
        <w:r w:rsidRPr="00BA156B">
          <w:t xml:space="preserve">Diseño centrado en el usuario en el sector Salud en </w:t>
        </w:r>
        <w:commentRangeStart w:id="2267"/>
        <w:r w:rsidRPr="00BA156B">
          <w:t>Perú</w:t>
        </w:r>
        <w:commentRangeEnd w:id="2265"/>
        <w:r>
          <w:rPr>
            <w:rStyle w:val="Refdecomentario"/>
            <w:rFonts w:eastAsiaTheme="minorHAnsi" w:cstheme="minorBidi"/>
            <w:color w:val="auto"/>
            <w:lang w:val="es-ES_tradnl"/>
          </w:rPr>
          <w:commentReference w:id="2265"/>
        </w:r>
        <w:commentRangeEnd w:id="2267"/>
        <w:r>
          <w:rPr>
            <w:rStyle w:val="Refdecomentario"/>
            <w:rFonts w:eastAsiaTheme="minorHAnsi" w:cstheme="minorBidi"/>
            <w:color w:val="auto"/>
            <w:lang w:val="es-ES_tradnl"/>
          </w:rPr>
          <w:commentReference w:id="2267"/>
        </w:r>
        <w:bookmarkEnd w:id="2264"/>
      </w:ins>
    </w:p>
    <w:p w14:paraId="4221A44B" w14:textId="3CF72DFB" w:rsidR="00EC3B35" w:rsidRPr="00017896" w:rsidRDefault="00EC3B35" w:rsidP="00EC3B35">
      <w:pPr>
        <w:pStyle w:val="Texto"/>
        <w:rPr>
          <w:ins w:id="2268" w:author="Regina Casanova" w:date="2018-07-22T20:27:00Z"/>
        </w:rPr>
      </w:pPr>
      <w:ins w:id="2269" w:author="Regina Casanova" w:date="2018-07-22T20:27:00Z">
        <w:r w:rsidRPr="00BA156B">
          <w:t xml:space="preserve">En el caso del Perú, todavía existe una alta resistencia al cambio en el aspecto tecnológico, por la idea equivocada de que, por la adopción de nuevas tecnologías, los empleados podrían perjudicarse en su trabajo o incluso perderlo. Es por esto que la implementación de nuevos </w:t>
        </w:r>
      </w:ins>
      <w:ins w:id="2270" w:author="Regina Casanova" w:date="2018-07-22T20:28:00Z">
        <w:r>
          <w:t>aplicativos informáticos</w:t>
        </w:r>
      </w:ins>
      <w:ins w:id="2271" w:author="Regina Casanova" w:date="2018-07-22T20:27:00Z">
        <w:r>
          <w:t xml:space="preserve">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ins>
      <w:ins w:id="2272" w:author="Regina Casanova" w:date="2018-07-29T19:16:00Z">
        <w:r w:rsidR="00F95B03">
          <w:t>aplicativo informático</w:t>
        </w:r>
      </w:ins>
      <w:ins w:id="2273" w:author="Regina Casanova" w:date="2018-07-22T20:27:00Z">
        <w:r w:rsidRPr="00BA156B">
          <w:t xml:space="preserve">, falta de experiencia en dichos enfoques y principalmente, la idea de que un </w:t>
        </w:r>
      </w:ins>
      <w:ins w:id="2274" w:author="Regina Casanova" w:date="2018-07-22T20:28:00Z">
        <w:r>
          <w:t>aplicativo informático</w:t>
        </w:r>
      </w:ins>
      <w:ins w:id="2275" w:author="Regina Casanova" w:date="2018-07-22T20:27:00Z">
        <w:r w:rsidRPr="00BA156B">
          <w:t xml:space="preserve"> solo debe desarrollarse para cumplir los objetivos de la empresa y no darle valor a las apreciaciones de los usuarios finales.</w:t>
        </w:r>
      </w:ins>
    </w:p>
    <w:p w14:paraId="471D8ED0" w14:textId="726DB979" w:rsidR="00EC3B35" w:rsidDel="00EC3B35" w:rsidRDefault="00EC3B35" w:rsidP="00017896">
      <w:pPr>
        <w:pStyle w:val="Texto"/>
        <w:rPr>
          <w:ins w:id="2276" w:author="Luis Fernando Llanos Zavalaga" w:date="2018-07-10T13:33:00Z"/>
          <w:del w:id="2277" w:author="Regina Casanova" w:date="2018-07-22T20:27:00Z"/>
        </w:rPr>
      </w:pPr>
      <w:bookmarkStart w:id="2278" w:name="_Toc520655238"/>
      <w:bookmarkStart w:id="2279" w:name="_Toc520655633"/>
      <w:bookmarkEnd w:id="2278"/>
      <w:bookmarkEnd w:id="2279"/>
    </w:p>
    <w:p w14:paraId="6A336DC5" w14:textId="70E3D8F4" w:rsidR="007A0FFF" w:rsidRPr="00017896" w:rsidDel="008E0DE1" w:rsidRDefault="007A0FFF" w:rsidP="00017896">
      <w:pPr>
        <w:pStyle w:val="Texto"/>
        <w:rPr>
          <w:del w:id="2280" w:author="Regina Casanova" w:date="2018-07-22T20:04:00Z"/>
        </w:rPr>
      </w:pPr>
      <w:bookmarkStart w:id="2281" w:name="_Toc520655239"/>
      <w:bookmarkStart w:id="2282" w:name="_Toc520655634"/>
      <w:bookmarkEnd w:id="2281"/>
      <w:bookmarkEnd w:id="2282"/>
    </w:p>
    <w:p w14:paraId="6765E5B7" w14:textId="77777777" w:rsidR="00562533" w:rsidRPr="00BA156B" w:rsidRDefault="00562533" w:rsidP="009E44F3">
      <w:pPr>
        <w:pStyle w:val="Ttulo2"/>
        <w:rPr>
          <w:lang w:val="es-PE"/>
        </w:rPr>
      </w:pPr>
      <w:bookmarkStart w:id="2283" w:name="_Toc520655635"/>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2283"/>
    </w:p>
    <w:p w14:paraId="4B2A88ED" w14:textId="77777777" w:rsidR="00262D6E" w:rsidRPr="00BA156B" w:rsidRDefault="00262D6E" w:rsidP="004F4C96">
      <w:pPr>
        <w:pStyle w:val="Ttulo3"/>
        <w:rPr>
          <w:lang w:val="es-PE"/>
        </w:rPr>
      </w:pPr>
      <w:bookmarkStart w:id="2284" w:name="_Toc520655636"/>
      <w:r w:rsidRPr="00BA156B">
        <w:rPr>
          <w:lang w:val="es-PE"/>
        </w:rPr>
        <w:t>D</w:t>
      </w:r>
      <w:r w:rsidR="00562533" w:rsidRPr="00BA156B">
        <w:rPr>
          <w:lang w:val="es-PE"/>
        </w:rPr>
        <w:t>escripción</w:t>
      </w:r>
      <w:bookmarkEnd w:id="2284"/>
    </w:p>
    <w:p w14:paraId="0F14FA91" w14:textId="0ABB075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C126C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(36)","plainTextFormattedCitation":"(36)","previouslyFormattedCitation":"(35)"},"properties":{"noteIndex":0},"schema":"https://github.com/citation-style-language/schema/raw/master/csl-citation.json"}</w:instrText>
      </w:r>
      <w:r w:rsidR="00EC2BAF" w:rsidRPr="00BA156B">
        <w:fldChar w:fldCharType="separate"/>
      </w:r>
      <w:r w:rsidR="00C126C6" w:rsidRPr="00C126C6">
        <w:rPr>
          <w:noProof/>
        </w:rPr>
        <w:t>(36)</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48941968"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7B7445" w:rsidRPr="00BA156B">
        <w:t>.</w:t>
      </w:r>
    </w:p>
    <w:p w14:paraId="63B1E8BB" w14:textId="55132FDE"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xml:space="preserve">. Esto significa que el 37.4% de la población, aproximadamente </w:t>
      </w:r>
      <w:r w:rsidR="00CC65BF" w:rsidRPr="00BA156B">
        <w:lastRenderedPageBreak/>
        <w:t>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C126C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(38)","plainTextFormattedCitation":"(38)","previouslyFormattedCitation":"(37)"},"properties":{"noteIndex":0},"schema":"https://github.com/citation-style-language/schema/raw/master/csl-citation.json"}</w:instrText>
      </w:r>
      <w:r w:rsidR="00EC2BAF" w:rsidRPr="00BA156B">
        <w:fldChar w:fldCharType="separate"/>
      </w:r>
      <w:r w:rsidR="00C126C6" w:rsidRPr="00C126C6">
        <w:rPr>
          <w:noProof/>
        </w:rPr>
        <w:t>(38)</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2285" w:name="_Toc520655637"/>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285"/>
    </w:p>
    <w:p w14:paraId="2668E4B8" w14:textId="420FF165"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2286" w:author="Regina Casanova" w:date="2018-06-18T16:52:00Z">
        <w:r w:rsidR="00F305B6">
          <w:t>, un</w:t>
        </w:r>
      </w:ins>
      <w:ins w:id="2287" w:author="Regina Casanova" w:date="2018-07-22T20:04:00Z">
        <w:r w:rsidR="008E0DE1">
          <w:t xml:space="preserve"> aplicativo informático</w:t>
        </w:r>
      </w:ins>
      <w:r w:rsidRPr="00BA156B">
        <w:t xml:space="preserve"> con el cual se espera obtener una retroalimentación de parte de los ciudadanos sobre la calidad de los servicios de salud brindados en diversas partes del Perú, dentro d</w:t>
      </w:r>
      <w:r w:rsidR="009B63B8" w:rsidRPr="00BA156B">
        <w:t>e este</w:t>
      </w:r>
      <w:ins w:id="2288" w:author="Regina Casanova" w:date="2018-07-22T20:04:00Z">
        <w:r w:rsidR="008E0DE1">
          <w:t xml:space="preserve"> aplicativo informático</w:t>
        </w:r>
      </w:ins>
      <w:del w:id="2289" w:author="Regina Casanova" w:date="2018-07-22T20:04:00Z">
        <w:r w:rsidR="009B63B8" w:rsidRPr="00BA156B" w:rsidDel="008E0DE1">
          <w:delText xml:space="preserve"> </w:delText>
        </w:r>
      </w:del>
      <w:del w:id="2290" w:author="Regina Casanova" w:date="2018-06-18T17:53:00Z">
        <w:r w:rsidR="009B63B8" w:rsidRPr="00BA156B" w:rsidDel="00E94926">
          <w:delText>sistema</w:delText>
        </w:r>
      </w:del>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3DEE80F3" w:rsidR="008D2441" w:rsidRPr="00017896" w:rsidRDefault="00376FA3" w:rsidP="00017896">
      <w:pPr>
        <w:pStyle w:val="Texto"/>
      </w:pPr>
      <w:r w:rsidRPr="00BA156B">
        <w:t xml:space="preserve">Estas solicitudes pueden ser ingresadas al </w:t>
      </w:r>
      <w:ins w:id="2291" w:author="Regina Casanova" w:date="2018-07-22T20:04:00Z">
        <w:r w:rsidR="008E0DE1">
          <w:t>aplicativo informático</w:t>
        </w:r>
      </w:ins>
      <w:del w:id="2292" w:author="Regina Casanova" w:date="2018-06-18T17:53:00Z">
        <w:r w:rsidRPr="00BA156B" w:rsidDel="00E94926">
          <w:delText xml:space="preserve">sistema </w:delText>
        </w:r>
      </w:del>
      <w:ins w:id="2293"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2294"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C126C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(41)","plainTextFormattedCitation":"(41)","previouslyFormattedCitation":"(40)"},"properties":{"noteIndex":0},"schema":"https://github.com/citation-style-language/schema/raw/master/csl-citation.json"}</w:instrText>
      </w:r>
      <w:r w:rsidR="00EC2BAF" w:rsidRPr="00BA156B">
        <w:fldChar w:fldCharType="separate"/>
      </w:r>
      <w:r w:rsidR="00C126C6" w:rsidRPr="00C126C6">
        <w:rPr>
          <w:noProof/>
        </w:rPr>
        <w:t>(41)</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C126C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(42)","plainTextFormattedCitation":"(42)","previouslyFormattedCitation":"(41)"},"properties":{"noteIndex":0},"schema":"https://github.com/citation-style-language/schema/raw/master/csl-citation.json"}</w:instrText>
      </w:r>
      <w:r w:rsidR="00EC2BAF" w:rsidRPr="00BA156B">
        <w:fldChar w:fldCharType="separate"/>
      </w:r>
      <w:r w:rsidR="00C126C6" w:rsidRPr="00C126C6">
        <w:rPr>
          <w:noProof/>
        </w:rPr>
        <w:t>(42)</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w:t>
      </w:r>
      <w:r w:rsidR="00913D4D" w:rsidRPr="00BA156B">
        <w:lastRenderedPageBreak/>
        <w:t xml:space="preserve">solicitudes presentadas, siguiéndole por la </w:t>
      </w:r>
      <w:r w:rsidR="00D3505A" w:rsidRPr="00BA156B">
        <w:t>vía</w:t>
      </w:r>
      <w:r w:rsidR="00913D4D" w:rsidRPr="00BA156B">
        <w:t xml:space="preserve"> presencial con el 21.34% y luego por </w:t>
      </w:r>
      <w:del w:id="2295"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n-US"/>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651641"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p>
    <w:p w14:paraId="6959A8B9" w14:textId="7E53DDB3"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C126C6">
        <w:instrText>ADDIN CSL_CITATION {"citationItems":[{"id":"ITEM-1","itemData":{"URL":"http://mapa.susalud.gob.pe/","accessed":{"date-parts":[["2018","3","14"]]},"id":"ITEM-1","issued":{"date-parts":[["0"]]},"title":"SUSALUD | Mapa Georeferenciado","type":"webpage"},"uris":["http://www.mendeley.com/documents/?uuid=4d475be5-26d8-34ec-a72d-f3285c46af48"]}],"mendeley":{"formattedCitation":"(43)","plainTextFormattedCitation":"(43)","previouslyFormattedCitation":"(42)"},"properties":{"noteIndex":0},"schema":"https://github.com/citation-style-language/schema/raw/master/csl-citation.json"}</w:instrText>
      </w:r>
      <w:r w:rsidR="00EC2BAF" w:rsidRPr="00BA156B">
        <w:fldChar w:fldCharType="separate"/>
      </w:r>
      <w:r w:rsidR="00C126C6" w:rsidRPr="00C126C6">
        <w:rPr>
          <w:noProof/>
        </w:rPr>
        <w:t>(43)</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2296" w:name="_Toc520655638"/>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296"/>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07D4F69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C126C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(44)","plainTextFormattedCitation":"(44)","previouslyFormattedCitation":"(43)"},"properties":{"noteIndex":0},"schema":"https://github.com/citation-style-language/schema/raw/master/csl-citation.json"}</w:instrText>
      </w:r>
      <w:r w:rsidR="00EC2BAF" w:rsidRPr="00BA156B">
        <w:fldChar w:fldCharType="separate"/>
      </w:r>
      <w:r w:rsidR="00C126C6" w:rsidRPr="00C126C6">
        <w:rPr>
          <w:noProof/>
        </w:rPr>
        <w:t>(44)</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2297" w:name="_Toc520655639"/>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297"/>
    </w:p>
    <w:p w14:paraId="15F5DE3E" w14:textId="17CB16F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C126C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(45)","plainTextFormattedCitation":"(45)","previouslyFormattedCitation":"(44)"},"properties":{"noteIndex":0},"schema":"https://github.com/citation-style-language/schema/raw/master/csl-citation.json"}</w:instrText>
      </w:r>
      <w:r w:rsidR="00EC2BAF" w:rsidRPr="00BA156B">
        <w:fldChar w:fldCharType="separate"/>
      </w:r>
      <w:r w:rsidR="00C126C6" w:rsidRPr="00C126C6">
        <w:rPr>
          <w:noProof/>
        </w:rPr>
        <w:t>(45)</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1D668960"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ins w:id="2298" w:author="Regina Casanova" w:date="2018-07-22T20:05:00Z">
        <w:r w:rsidR="008E0DE1">
          <w:t>aplicativo informático</w:t>
        </w:r>
      </w:ins>
      <w:del w:id="2299" w:author="Regina Casanova" w:date="2018-06-18T17:53:00Z">
        <w:r w:rsidRPr="00BA156B" w:rsidDel="00E94926">
          <w:delText>sistema informático</w:delText>
        </w:r>
      </w:del>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 xml:space="preserve">hoja de </w:t>
      </w:r>
      <w:r w:rsidR="0046688E" w:rsidRPr="00BA156B">
        <w:lastRenderedPageBreak/>
        <w:t>cálculo</w:t>
      </w:r>
      <w:r w:rsidRPr="00BA156B">
        <w:t xml:space="preserve"> al </w:t>
      </w:r>
      <w:ins w:id="2300" w:author="Regina Casanova" w:date="2018-07-22T20:05:00Z">
        <w:r w:rsidR="008E0DE1">
          <w:t>aplicativo informático</w:t>
        </w:r>
      </w:ins>
      <w:del w:id="2301" w:author="Regina Casanova" w:date="2018-06-18T17:53:00Z">
        <w:r w:rsidRPr="00BA156B" w:rsidDel="00E94926">
          <w:delText>sistema informático</w:delText>
        </w:r>
      </w:del>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1C46417A"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2302" w:name="_Toc520655640"/>
      <w:r w:rsidRPr="00BA156B">
        <w:rPr>
          <w:lang w:val="es-PE"/>
        </w:rPr>
        <w:t>Oportunidades de Mejora</w:t>
      </w:r>
      <w:bookmarkEnd w:id="2302"/>
    </w:p>
    <w:p w14:paraId="74223F1D" w14:textId="0F515244" w:rsidR="00B674F0" w:rsidRDefault="004053C8" w:rsidP="00017896">
      <w:pPr>
        <w:pStyle w:val="Texto"/>
        <w:rPr>
          <w:ins w:id="2303"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ins w:id="2304" w:author="Regina Casanova" w:date="2018-07-22T20:05:00Z">
        <w:r w:rsidR="00753D9C">
          <w:t>aplicativo informático</w:t>
        </w:r>
      </w:ins>
      <w:del w:id="2305" w:author="Regina Casanova" w:date="2018-06-18T18:03:00Z">
        <w:r w:rsidR="00562533" w:rsidRPr="00BA156B" w:rsidDel="0067704D">
          <w:delText>sistema</w:delText>
        </w:r>
      </w:del>
      <w:r w:rsidR="00562533" w:rsidRPr="00BA156B">
        <w:t xml:space="preserve"> teniendo en cuenta tanto las necesidades de los asegurados como la de las IPRESS y SUSALUD</w:t>
      </w:r>
      <w:r w:rsidR="007B7445" w:rsidRPr="00BA156B">
        <w:t>.</w:t>
      </w:r>
      <w:r w:rsidR="00562533" w:rsidRPr="00BA156B">
        <w:t xml:space="preserve"> Un </w:t>
      </w:r>
      <w:ins w:id="2306" w:author="Regina Casanova" w:date="2018-07-22T20:05:00Z">
        <w:r w:rsidR="00753D9C">
          <w:t>aplicativo inform</w:t>
        </w:r>
      </w:ins>
      <w:ins w:id="2307" w:author="Regina Casanova" w:date="2018-07-22T20:06:00Z">
        <w:r w:rsidR="00753D9C">
          <w:t>ático</w:t>
        </w:r>
      </w:ins>
      <w:del w:id="2308" w:author="Regina Casanova" w:date="2018-06-18T17:53:00Z">
        <w:r w:rsidR="00562533" w:rsidRPr="00BA156B" w:rsidDel="00E94926">
          <w:delText xml:space="preserve">sistema </w:delText>
        </w:r>
      </w:del>
      <w:ins w:id="2309"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ins w:id="2310" w:author="Regina Casanova" w:date="2018-07-22T20:06:00Z">
        <w:r w:rsidR="00753D9C">
          <w:t>aplicativo informático</w:t>
        </w:r>
      </w:ins>
      <w:del w:id="2311" w:author="Regina Casanova" w:date="2018-06-18T17:53:00Z">
        <w:r w:rsidR="00562533" w:rsidRPr="00BA156B" w:rsidDel="00E94926">
          <w:delText>sis</w:delText>
        </w:r>
        <w:r w:rsidRPr="00BA156B" w:rsidDel="00E94926">
          <w:delText>tema</w:delText>
        </w:r>
      </w:del>
      <w:r w:rsidRPr="00BA156B">
        <w:t xml:space="preserve"> se mejoraría el alcance de la información proveniente en los reclamos y podría manejarse de una forma que permita proponer proyectos de mejora para </w:t>
      </w:r>
      <w:ins w:id="2312" w:author="Regina Casanova" w:date="2018-06-18T16:40:00Z">
        <w:r w:rsidR="00EF06FE">
          <w:t xml:space="preserve">la red </w:t>
        </w:r>
      </w:ins>
      <w:ins w:id="2313" w:author="Regina Casanova" w:date="2018-06-20T12:00:00Z">
        <w:r w:rsidR="00591BA7">
          <w:t xml:space="preserve">de establecimientos de salud del </w:t>
        </w:r>
      </w:ins>
      <w:ins w:id="2314" w:author="Regina Casanova" w:date="2018-06-18T16:40:00Z">
        <w:r w:rsidR="00EF06FE">
          <w:t xml:space="preserve">MINSA </w:t>
        </w:r>
      </w:ins>
      <w:del w:id="2315" w:author="Regina Casanova" w:date="2018-06-18T16:40:00Z">
        <w:r w:rsidRPr="00BA156B" w:rsidDel="00EF06FE">
          <w:delText xml:space="preserve">el sistema de salud </w:delText>
        </w:r>
      </w:del>
      <w:r w:rsidRPr="00BA156B">
        <w:t>del Perú.</w:t>
      </w:r>
    </w:p>
    <w:p w14:paraId="11D69D2F" w14:textId="6486C2BB" w:rsidR="00A60A6F" w:rsidRDefault="001435D9" w:rsidP="00017896">
      <w:pPr>
        <w:pStyle w:val="Texto"/>
      </w:pPr>
      <w:ins w:id="2316" w:author="Regina Casanova" w:date="2018-06-20T16:20:00Z">
        <w:r>
          <w:t xml:space="preserve">Durante la </w:t>
        </w:r>
      </w:ins>
      <w:ins w:id="2317" w:author="Regina Casanova" w:date="2018-06-20T16:03:00Z">
        <w:r>
          <w:t>búsqueda</w:t>
        </w:r>
        <w:r w:rsidR="00A60A6F">
          <w:t xml:space="preserve"> </w:t>
        </w:r>
        <w:r>
          <w:t>bibliográfica</w:t>
        </w:r>
      </w:ins>
      <w:ins w:id="2318" w:author="Regina Casanova" w:date="2018-06-20T16:20:00Z">
        <w:r>
          <w:t xml:space="preserve"> de este estudio, se realizaron búsquedas </w:t>
        </w:r>
      </w:ins>
      <w:ins w:id="2319" w:author="Regina Casanova" w:date="2018-06-20T16:03:00Z">
        <w:r w:rsidR="00A60A6F">
          <w:t>acerca de sistemas parecidos que se utiliza</w:t>
        </w:r>
        <w:del w:id="2320" w:author="Luis Fernando Llanos Zavalaga" w:date="2018-07-10T13:46:00Z">
          <w:r w:rsidR="00A60A6F" w:rsidDel="000B37FE">
            <w:delText>ra</w:delText>
          </w:r>
        </w:del>
        <w:r w:rsidR="00A60A6F">
          <w:t xml:space="preserve">n en otros países para el recojo, manejo y gestión de los reclamos, se encontraron referencias a manuales de gestión de reclamos los </w:t>
        </w:r>
        <w:r w:rsidR="00A60A6F">
          <w:lastRenderedPageBreak/>
          <w:t>cuales fueron explicados en e</w:t>
        </w:r>
      </w:ins>
      <w:ins w:id="2321" w:author="Regina Casanova" w:date="2018-06-20T16:04:00Z">
        <w:r w:rsidR="00A60A6F">
          <w:t>l primer</w:t>
        </w:r>
      </w:ins>
      <w:ins w:id="2322" w:author="Regina Casanova" w:date="2018-06-20T16:03:00Z">
        <w:r w:rsidR="00A60A6F">
          <w:t xml:space="preserve"> capítulo</w:t>
        </w:r>
      </w:ins>
      <w:ins w:id="2323" w:author="Regina Casanova" w:date="2018-06-20T16:04:00Z">
        <w:r w:rsidR="00A60A6F">
          <w:t xml:space="preserve"> de este estudio</w:t>
        </w:r>
      </w:ins>
      <w:ins w:id="2324" w:author="Regina Casanova" w:date="2018-06-20T16:03:00Z">
        <w:r w:rsidR="00A60A6F">
          <w:t xml:space="preserve">. No se encontraron referencias a </w:t>
        </w:r>
      </w:ins>
      <w:ins w:id="2325" w:author="Regina Casanova" w:date="2018-07-29T19:47:00Z">
        <w:r w:rsidR="004F498A">
          <w:t>aplicativos</w:t>
        </w:r>
      </w:ins>
      <w:ins w:id="2326" w:author="Regina Casanova" w:date="2018-06-20T16:04:00Z">
        <w:r w:rsidR="00A60A6F">
          <w:t xml:space="preserve"> </w:t>
        </w:r>
      </w:ins>
      <w:ins w:id="2327" w:author="Regina Casanova" w:date="2018-06-20T16:05:00Z">
        <w:r w:rsidR="00A60A6F">
          <w:t xml:space="preserve">de gestión de reclamos </w:t>
        </w:r>
      </w:ins>
      <w:ins w:id="2328" w:author="Regina Casanova" w:date="2018-06-20T16:04:00Z">
        <w:r w:rsidR="00A60A6F">
          <w:t xml:space="preserve">ideados utilizando una metodología de investigación como </w:t>
        </w:r>
      </w:ins>
      <w:ins w:id="2329" w:author="Regina Casanova" w:date="2018-06-20T16:05:00Z">
        <w:r w:rsidR="00A60A6F">
          <w:t xml:space="preserve">la de UCD. </w:t>
        </w:r>
      </w:ins>
      <w:ins w:id="2330" w:author="Regina Casanova" w:date="2018-06-20T16:08:00Z">
        <w:r w:rsidR="00A60A6F">
          <w:t xml:space="preserve">Dicha búsqueda bibliográfica </w:t>
        </w:r>
      </w:ins>
      <w:ins w:id="2331" w:author="Regina Casanova" w:date="2018-06-20T16:11:00Z">
        <w:r w:rsidR="00A60A6F">
          <w:t xml:space="preserve">se </w:t>
        </w:r>
      </w:ins>
      <w:ins w:id="2332" w:author="Regina Casanova" w:date="2018-06-20T16:13:00Z">
        <w:r>
          <w:t>realizó</w:t>
        </w:r>
      </w:ins>
      <w:ins w:id="2333" w:author="Regina Casanova" w:date="2018-06-20T16:11:00Z">
        <w:r w:rsidR="00A60A6F">
          <w:t xml:space="preserve"> en</w:t>
        </w:r>
      </w:ins>
      <w:ins w:id="2334" w:author="Regina Casanova" w:date="2018-06-20T16:12:00Z">
        <w:r>
          <w:t xml:space="preserve"> </w:t>
        </w:r>
      </w:ins>
      <w:ins w:id="2335" w:author="Regina Casanova" w:date="2018-07-07T13:30:00Z">
        <w:r w:rsidR="007B5AA2">
          <w:t>las bases de datos</w:t>
        </w:r>
      </w:ins>
      <w:commentRangeStart w:id="2336"/>
      <w:ins w:id="2337" w:author="Regina Casanova" w:date="2018-06-20T16:12:00Z">
        <w:r>
          <w:t xml:space="preserve"> </w:t>
        </w:r>
      </w:ins>
      <w:commentRangeEnd w:id="2336"/>
      <w:r w:rsidR="00F916E3">
        <w:rPr>
          <w:rStyle w:val="Refdecomentario"/>
          <w:rFonts w:cstheme="minorBidi"/>
          <w:lang w:val="es-ES_tradnl"/>
        </w:rPr>
        <w:commentReference w:id="2336"/>
      </w:r>
      <w:r>
        <w:t>“PubMed”, “Scopus” y “Science Direct” bajo la búsqueda de “</w:t>
      </w:r>
      <w:r w:rsidRPr="007925FD">
        <w:rPr>
          <w:lang w:val="es-PE"/>
          <w:rPrChange w:id="2338" w:author="Regina Casanova" w:date="2018-06-21T12:54:00Z">
            <w:rPr/>
          </w:rPrChang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60DC36F1" w14:textId="1FF201F6" w:rsidR="00B674F0" w:rsidRPr="00BA156B" w:rsidDel="00EC3B35" w:rsidRDefault="00B674F0" w:rsidP="004053C8">
      <w:pPr>
        <w:pStyle w:val="Ttulo3"/>
        <w:rPr>
          <w:del w:id="2339" w:author="Regina Casanova" w:date="2018-07-22T20:27:00Z"/>
          <w:lang w:val="es-PE"/>
        </w:rPr>
      </w:pPr>
      <w:commentRangeStart w:id="2340"/>
      <w:del w:id="2341" w:author="Regina Casanova" w:date="2018-07-22T20:27:00Z">
        <w:r w:rsidRPr="00BA156B" w:rsidDel="00EC3B35">
          <w:rPr>
            <w:lang w:val="es-PE"/>
          </w:rPr>
          <w:delText xml:space="preserve">Diseño centrado en el usuario en el sector Salud en </w:delText>
        </w:r>
        <w:commentRangeStart w:id="2342"/>
        <w:r w:rsidRPr="00BA156B" w:rsidDel="00EC3B35">
          <w:rPr>
            <w:lang w:val="es-PE"/>
          </w:rPr>
          <w:delText>Perú</w:delText>
        </w:r>
        <w:commentRangeEnd w:id="2340"/>
        <w:r w:rsidR="000B37FE" w:rsidDel="00EC3B35">
          <w:rPr>
            <w:rStyle w:val="Refdecomentario"/>
            <w:rFonts w:eastAsiaTheme="minorHAnsi" w:cstheme="minorBidi"/>
            <w:color w:val="auto"/>
            <w:lang w:val="es-ES_tradnl"/>
          </w:rPr>
          <w:commentReference w:id="2340"/>
        </w:r>
        <w:commentRangeEnd w:id="2342"/>
        <w:r w:rsidR="00B34010" w:rsidDel="00EC3B35">
          <w:rPr>
            <w:rStyle w:val="Refdecomentario"/>
            <w:rFonts w:eastAsiaTheme="minorHAnsi" w:cstheme="minorBidi"/>
            <w:color w:val="auto"/>
            <w:lang w:val="es-ES_tradnl"/>
          </w:rPr>
          <w:commentReference w:id="2342"/>
        </w:r>
      </w:del>
    </w:p>
    <w:p w14:paraId="2C456423" w14:textId="2C53FD49" w:rsidR="00A12DD0" w:rsidRPr="00017896" w:rsidDel="00EC3B35" w:rsidRDefault="00B674F0" w:rsidP="00017896">
      <w:pPr>
        <w:pStyle w:val="Texto"/>
        <w:rPr>
          <w:del w:id="2343" w:author="Regina Casanova" w:date="2018-07-22T20:27:00Z"/>
        </w:rPr>
      </w:pPr>
      <w:del w:id="2344" w:author="Regina Casanova" w:date="2018-07-22T20:27:00Z">
        <w:r w:rsidRPr="00BA156B" w:rsidDel="00EC3B35">
          <w:delText xml:space="preserve">En el caso del Perú, todavía existe una alta resistencia al cambio en el aspecto tecnológico, por la idea equivocada de </w:delText>
        </w:r>
        <w:r w:rsidR="004C67AC" w:rsidRPr="00BA156B" w:rsidDel="00EC3B35">
          <w:delText>que,</w:delText>
        </w:r>
        <w:r w:rsidRPr="00BA156B" w:rsidDel="00EC3B35">
          <w:delText xml:space="preserve"> por la adopción de nuevas tecnologías, </w:delText>
        </w:r>
        <w:r w:rsidR="00465CE9" w:rsidRPr="00BA156B" w:rsidDel="00EC3B35">
          <w:delText>los empleados</w:delText>
        </w:r>
        <w:r w:rsidRPr="00BA156B" w:rsidDel="00EC3B35">
          <w:delText xml:space="preserve"> podrían </w:delText>
        </w:r>
        <w:r w:rsidR="00B419AD" w:rsidRPr="00BA156B" w:rsidDel="00EC3B35">
          <w:delText>perjudicarse en su trabajo o incluso perderlo</w:delText>
        </w:r>
        <w:r w:rsidR="007B7445" w:rsidRPr="00BA156B" w:rsidDel="00EC3B35">
          <w:delText>.</w:delText>
        </w:r>
        <w:r w:rsidRPr="00BA156B" w:rsidDel="00EC3B35">
          <w:delText xml:space="preserve"> Es por esto que la implementación de nuevos </w:delText>
        </w:r>
      </w:del>
      <w:del w:id="2345" w:author="Regina Casanova" w:date="2018-06-18T17:53:00Z">
        <w:r w:rsidRPr="00BA156B" w:rsidDel="00E94926">
          <w:delText xml:space="preserve">sistemas </w:delText>
        </w:r>
      </w:del>
      <w:del w:id="2346" w:author="Regina Casanova" w:date="2018-07-22T20:27:00Z">
        <w:r w:rsidRPr="00BA156B" w:rsidDel="00EC3B35">
          <w:delText xml:space="preserve">para la mejora de procesos es limitada ya que los pocos </w:delText>
        </w:r>
        <w:r w:rsidR="00DE4BF7" w:rsidDel="00EC3B35">
          <w:delText>de ellos</w:delText>
        </w:r>
        <w:r w:rsidRPr="00BA156B" w:rsidDel="00EC3B35">
          <w:delText xml:space="preserve"> que llegan a implementarse, no llegan a ser aprovechados en su totalidad</w:delText>
        </w:r>
        <w:r w:rsidR="007B7445" w:rsidRPr="00BA156B" w:rsidDel="00EC3B35">
          <w:delText>.</w:delText>
        </w:r>
        <w:r w:rsidR="00302C59" w:rsidRPr="00BA156B" w:rsidDel="00EC3B35">
          <w:delText xml:space="preserve"> Seguir los enfoques de </w:delText>
        </w:r>
        <w:r w:rsidRPr="00BA156B" w:rsidDel="00EC3B35">
          <w:delText xml:space="preserve">UCD podría marcar una diferencia significativa en la adopción de </w:delText>
        </w:r>
      </w:del>
      <w:del w:id="2347" w:author="Regina Casanova" w:date="2018-06-18T17:53:00Z">
        <w:r w:rsidRPr="00BA156B" w:rsidDel="00E94926">
          <w:delText>sistemas informáticos</w:delText>
        </w:r>
      </w:del>
      <w:del w:id="2348" w:author="Regina Casanova" w:date="2018-07-22T20:27:00Z">
        <w:r w:rsidRPr="00BA156B" w:rsidDel="00EC3B35">
          <w:delText xml:space="preserve"> en el sector salud, tanto en sistemas clínicos como en sistemas de gestión de diversos recursos</w:delText>
        </w:r>
        <w:r w:rsidR="007B7445" w:rsidRPr="00BA156B" w:rsidDel="00EC3B35">
          <w:delText>.</w:delText>
        </w:r>
        <w:r w:rsidRPr="00BA156B" w:rsidDel="00EC3B35">
          <w:delText xml:space="preserve"> El uso de estos enfoques se ve</w:delText>
        </w:r>
        <w:r w:rsidR="00465CE9" w:rsidDel="00EC3B35">
          <w:delText xml:space="preserve"> limitado debido a que no se </w:delText>
        </w:r>
        <w:r w:rsidRPr="00BA156B" w:rsidDel="00EC3B35">
          <w:delText>da la importancia necesaria a las pruebas de aplicativos con usuarios, a la falta de tiempo y recursos en la implementación de dic</w:delText>
        </w:r>
        <w:r w:rsidR="00302C59" w:rsidRPr="00BA156B" w:rsidDel="00EC3B35">
          <w:delText xml:space="preserve">hos </w:delText>
        </w:r>
      </w:del>
      <w:del w:id="2349" w:author="Regina Casanova" w:date="2018-06-18T18:04:00Z">
        <w:r w:rsidR="00302C59" w:rsidRPr="00BA156B" w:rsidDel="0067704D">
          <w:delText>sistemas</w:delText>
        </w:r>
      </w:del>
      <w:del w:id="2350" w:author="Regina Casanova" w:date="2018-07-22T20:27:00Z">
        <w:r w:rsidR="00302C59" w:rsidRPr="00BA156B" w:rsidDel="00EC3B35">
          <w:delText>, falta de experiencia</w:delText>
        </w:r>
        <w:r w:rsidRPr="00BA156B" w:rsidDel="00EC3B35">
          <w:delText xml:space="preserve"> en dichos enfoques y principalmente, la idea de que un </w:delText>
        </w:r>
      </w:del>
      <w:del w:id="2351" w:author="Regina Casanova" w:date="2018-06-18T17:53:00Z">
        <w:r w:rsidRPr="00BA156B" w:rsidDel="00E94926">
          <w:delText>sistema</w:delText>
        </w:r>
      </w:del>
      <w:del w:id="2352" w:author="Regina Casanova" w:date="2018-07-22T20:27:00Z">
        <w:r w:rsidRPr="00BA156B" w:rsidDel="00EC3B35">
          <w:delText xml:space="preserve"> solo debe desarrollarse para cumplir los objetivos de la empresa y no darle valor a las apreciaciones de los usuarios finales</w:delText>
        </w:r>
        <w:r w:rsidR="007B7445" w:rsidRPr="00BA156B" w:rsidDel="00EC3B35">
          <w:delText>.</w:delText>
        </w:r>
      </w:del>
    </w:p>
    <w:p w14:paraId="39665754" w14:textId="07545E11" w:rsidR="0023033B" w:rsidRPr="000538FD" w:rsidRDefault="00A12DD0" w:rsidP="000538FD">
      <w:pPr>
        <w:pStyle w:val="Ttulo1"/>
      </w:pPr>
      <w:bookmarkStart w:id="2353" w:name="_Toc520655641"/>
      <w:r w:rsidRPr="00BA156B">
        <w:lastRenderedPageBreak/>
        <w:t>Justificación del estudio</w:t>
      </w:r>
      <w:bookmarkEnd w:id="2353"/>
    </w:p>
    <w:p w14:paraId="40E406DF" w14:textId="769AC2D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ins w:id="2354" w:author="Regina Casanova" w:date="2018-07-22T20:36:00Z">
        <w:r w:rsidR="006C0F8E">
          <w:t>la implementación de</w:t>
        </w:r>
      </w:ins>
      <w:del w:id="2355" w:author="Regina Casanova" w:date="2018-07-22T20:36:00Z">
        <w:r w:rsidR="00CE1173" w:rsidRPr="00BA156B" w:rsidDel="006C0F8E">
          <w:delText>y</w:delText>
        </w:r>
      </w:del>
      <w:del w:id="2356" w:author="Regina Casanova" w:date="2018-07-22T20:37:00Z">
        <w:r w:rsidR="00CE1173" w:rsidRPr="00BA156B" w:rsidDel="006C0F8E">
          <w:delText>a que la necesidad de</w:delText>
        </w:r>
      </w:del>
      <w:r w:rsidR="00CE1173" w:rsidRPr="00BA156B">
        <w:t xml:space="preserve"> un </w:t>
      </w:r>
      <w:commentRangeStart w:id="2357"/>
      <w:del w:id="2358" w:author="Regina Casanova" w:date="2018-06-18T17:53:00Z">
        <w:r w:rsidR="00CE1173" w:rsidRPr="00BA156B" w:rsidDel="00E94926">
          <w:delText>sistema</w:delText>
        </w:r>
      </w:del>
      <w:ins w:id="2359" w:author="Regina Casanova" w:date="2018-07-22T20:30:00Z">
        <w:r w:rsidR="00EC3B35">
          <w:t>aplicativo informático</w:t>
        </w:r>
      </w:ins>
      <w:r w:rsidR="00CE1173" w:rsidRPr="00BA156B">
        <w:t xml:space="preserve"> centralizado</w:t>
      </w:r>
      <w:ins w:id="2360" w:author="Regina Casanova" w:date="2018-07-22T20:29:00Z">
        <w:r w:rsidR="00EC3B35">
          <w:t xml:space="preserve"> </w:t>
        </w:r>
      </w:ins>
      <w:ins w:id="2361" w:author="Regina Casanova" w:date="2018-07-22T20:30:00Z">
        <w:r w:rsidR="006C0F8E">
          <w:t>que permita</w:t>
        </w:r>
      </w:ins>
      <w:ins w:id="2362" w:author="Regina Casanova" w:date="2018-07-22T20:34:00Z">
        <w:r w:rsidR="006C0F8E">
          <w:t xml:space="preserve"> a todas las IPRESS recoger y manejar </w:t>
        </w:r>
      </w:ins>
      <w:ins w:id="2363" w:author="Regina Casanova" w:date="2018-07-22T20:37:00Z">
        <w:r w:rsidR="006C0F8E">
          <w:t>sus</w:t>
        </w:r>
      </w:ins>
      <w:ins w:id="2364" w:author="Regina Casanova" w:date="2018-07-22T20:34:00Z">
        <w:r w:rsidR="006C0F8E">
          <w:t xml:space="preserve"> reclamos</w:t>
        </w:r>
      </w:ins>
      <w:ins w:id="2365" w:author="Regina Casanova" w:date="2018-07-22T20:35:00Z">
        <w:r w:rsidR="006C0F8E">
          <w:t xml:space="preserve"> de manera ordenada y que </w:t>
        </w:r>
      </w:ins>
      <w:ins w:id="2366" w:author="Regina Casanova" w:date="2018-07-22T20:36:00Z">
        <w:r w:rsidR="006C0F8E">
          <w:t>además</w:t>
        </w:r>
      </w:ins>
      <w:ins w:id="2367" w:author="Regina Casanova" w:date="2018-07-22T20:35:00Z">
        <w:r w:rsidR="006C0F8E">
          <w:t xml:space="preserve"> </w:t>
        </w:r>
      </w:ins>
      <w:ins w:id="2368" w:author="Regina Casanova" w:date="2018-07-22T20:36:00Z">
        <w:r w:rsidR="006C0F8E">
          <w:t>permita</w:t>
        </w:r>
      </w:ins>
      <w:ins w:id="2369" w:author="Regina Casanova" w:date="2018-07-22T20:34:00Z">
        <w:r w:rsidR="006C0F8E">
          <w:t xml:space="preserve"> </w:t>
        </w:r>
      </w:ins>
      <w:ins w:id="2370" w:author="Regina Casanova" w:date="2018-07-22T20:33:00Z">
        <w:r w:rsidR="00EC3B35">
          <w:t>la supervisión de SUSALUD</w:t>
        </w:r>
      </w:ins>
      <w:ins w:id="2371" w:author="Regina Casanova" w:date="2018-07-22T20:38:00Z">
        <w:r w:rsidR="006C0F8E">
          <w:t xml:space="preserve"> </w:t>
        </w:r>
      </w:ins>
      <w:ins w:id="2372" w:author="Regina Casanova" w:date="2018-07-22T20:39:00Z">
        <w:r w:rsidR="006C0F8E">
          <w:t>sería</w:t>
        </w:r>
      </w:ins>
      <w:ins w:id="2373" w:author="Regina Casanova" w:date="2018-07-22T20:40:00Z">
        <w:r w:rsidR="006C0F8E">
          <w:t xml:space="preserve"> de</w:t>
        </w:r>
      </w:ins>
      <w:ins w:id="2374" w:author="Regina Casanova" w:date="2018-07-22T20:38:00Z">
        <w:r w:rsidR="006C0F8E">
          <w:t xml:space="preserve"> much</w:t>
        </w:r>
      </w:ins>
      <w:ins w:id="2375" w:author="Regina Casanova" w:date="2018-07-22T20:40:00Z">
        <w:r w:rsidR="006C0F8E">
          <w:t>a</w:t>
        </w:r>
      </w:ins>
      <w:ins w:id="2376" w:author="Regina Casanova" w:date="2018-07-22T20:38:00Z">
        <w:r w:rsidR="006C0F8E">
          <w:t xml:space="preserve"> más </w:t>
        </w:r>
      </w:ins>
      <w:ins w:id="2377" w:author="Regina Casanova" w:date="2018-07-22T20:40:00Z">
        <w:r w:rsidR="006C0F8E">
          <w:t>utilidad</w:t>
        </w:r>
      </w:ins>
      <w:ins w:id="2378" w:author="Regina Casanova" w:date="2018-07-22T20:38:00Z">
        <w:r w:rsidR="006C0F8E">
          <w:t xml:space="preserve"> que</w:t>
        </w:r>
      </w:ins>
      <w:ins w:id="2379" w:author="Regina Casanova" w:date="2018-07-22T20:39:00Z">
        <w:r w:rsidR="006C0F8E">
          <w:t xml:space="preserve"> </w:t>
        </w:r>
      </w:ins>
      <w:del w:id="2380" w:author="Regina Casanova" w:date="2018-07-22T20:39:00Z">
        <w:r w:rsidR="00CE1173" w:rsidRPr="00BA156B" w:rsidDel="006C0F8E">
          <w:delText xml:space="preserve"> </w:delText>
        </w:r>
        <w:commentRangeEnd w:id="2357"/>
        <w:r w:rsidR="000B37FE" w:rsidDel="006C0F8E">
          <w:rPr>
            <w:rStyle w:val="Refdecomentario"/>
            <w:rFonts w:cstheme="minorBidi"/>
            <w:lang w:val="es-ES_tradnl"/>
          </w:rPr>
          <w:commentReference w:id="2357"/>
        </w:r>
        <w:r w:rsidR="00CE1173" w:rsidRPr="00BA156B" w:rsidDel="006C0F8E">
          <w:delText xml:space="preserve">de gestión de reclamos para mejorar </w:delText>
        </w:r>
        <w:r w:rsidR="008E7D99" w:rsidRPr="00BA156B" w:rsidDel="006C0F8E">
          <w:delText xml:space="preserve">su </w:delText>
        </w:r>
        <w:r w:rsidR="00CE1173" w:rsidRPr="00BA156B" w:rsidDel="006C0F8E">
          <w:delText xml:space="preserve">manejo </w:delText>
        </w:r>
        <w:r w:rsidR="008E7D99" w:rsidRPr="00BA156B" w:rsidDel="006C0F8E">
          <w:delText>es</w:delText>
        </w:r>
        <w:r w:rsidR="00CE1173" w:rsidRPr="00BA156B" w:rsidDel="006C0F8E">
          <w:delText xml:space="preserve"> </w:delText>
        </w:r>
        <w:r w:rsidR="008E7D99" w:rsidRPr="00BA156B" w:rsidDel="006C0F8E">
          <w:delText xml:space="preserve">necesario </w:delText>
        </w:r>
        <w:r w:rsidR="00CE1173" w:rsidRPr="00BA156B" w:rsidDel="006C0F8E">
          <w:delText xml:space="preserve">para monitorear y mejorar la calidad de atención en salud </w:delText>
        </w:r>
        <w:r w:rsidR="00EC2BAF" w:rsidRPr="00BA156B" w:rsidDel="006C0F8E">
          <w:fldChar w:fldCharType="begin" w:fldLock="1"/>
        </w:r>
        <w:r w:rsidR="00E319D4" w:rsidRPr="006C0F8E" w:rsidDel="006C0F8E">
          <w:del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delInstrText>
        </w:r>
        <w:r w:rsidR="00EC2BAF" w:rsidRPr="00BA156B" w:rsidDel="006C0F8E">
          <w:fldChar w:fldCharType="separate"/>
        </w:r>
        <w:r w:rsidR="00CE1173" w:rsidRPr="006C0F8E" w:rsidDel="006C0F8E">
          <w:rPr>
            <w:noProof/>
          </w:rPr>
          <w:delText>(11)</w:delText>
        </w:r>
        <w:r w:rsidR="00EC2BAF" w:rsidRPr="00BA156B" w:rsidDel="006C0F8E">
          <w:fldChar w:fldCharType="end"/>
        </w:r>
      </w:del>
      <w:del w:id="2381" w:author="Regina Casanova" w:date="2018-07-22T20:38:00Z">
        <w:r w:rsidR="008E7D99" w:rsidRPr="00BA156B" w:rsidDel="006C0F8E">
          <w:delText>,</w:delText>
        </w:r>
      </w:del>
      <w:del w:id="2382" w:author="Regina Casanova" w:date="2018-07-22T20:39:00Z">
        <w:r w:rsidR="00CE1173" w:rsidRPr="00BA156B" w:rsidDel="006C0F8E">
          <w:delText xml:space="preserve"> </w:delText>
        </w:r>
        <w:r w:rsidR="00AC63D1" w:rsidRPr="00BA156B" w:rsidDel="006C0F8E">
          <w:delText xml:space="preserve">no </w:delText>
        </w:r>
      </w:del>
      <w:del w:id="2383" w:author="Regina Casanova" w:date="2018-07-22T20:38:00Z">
        <w:r w:rsidR="00CE1173" w:rsidRPr="00BA156B" w:rsidDel="006C0F8E">
          <w:delText>h</w:delText>
        </w:r>
      </w:del>
      <w:del w:id="2384" w:author="Regina Casanova" w:date="2018-07-22T20:37:00Z">
        <w:r w:rsidR="00CE1173" w:rsidRPr="00BA156B" w:rsidDel="006C0F8E">
          <w:delText>ay la</w:delText>
        </w:r>
      </w:del>
      <w:del w:id="2385" w:author="Regina Casanova" w:date="2018-07-22T20:39:00Z">
        <w:r w:rsidR="00CE1173" w:rsidRPr="00BA156B" w:rsidDel="006C0F8E">
          <w:delText xml:space="preserve"> necesidad de </w:delText>
        </w:r>
      </w:del>
      <w:r w:rsidR="00CE1173" w:rsidRPr="00BA156B">
        <w:t xml:space="preserve">la creación de </w:t>
      </w:r>
      <w:r w:rsidR="003C6FC8">
        <w:t>varios</w:t>
      </w:r>
      <w:r w:rsidR="00CE1173" w:rsidRPr="00BA156B">
        <w:t xml:space="preserve"> </w:t>
      </w:r>
      <w:del w:id="2386" w:author="Regina Casanova" w:date="2018-06-18T17:53:00Z">
        <w:r w:rsidR="00CE1173" w:rsidRPr="00BA156B" w:rsidDel="00E94926">
          <w:delText>sistemas</w:delText>
        </w:r>
      </w:del>
      <w:ins w:id="2387" w:author="Regina Casanova" w:date="2018-07-22T20:38:00Z">
        <w:r w:rsidR="006C0F8E">
          <w:t>aplicativos</w:t>
        </w:r>
      </w:ins>
      <w:r w:rsidR="00CE1173" w:rsidRPr="00BA156B">
        <w:t xml:space="preserve"> independientes que realicen estas</w:t>
      </w:r>
      <w:ins w:id="2388" w:author="Regina Casanova" w:date="2018-07-22T20:40:00Z">
        <w:r w:rsidR="006C0F8E">
          <w:t xml:space="preserve"> mismas</w:t>
        </w:r>
      </w:ins>
      <w:r w:rsidR="00CE1173" w:rsidRPr="00BA156B">
        <w:t xml:space="preserve"> funciones, </w:t>
      </w:r>
      <w:r w:rsidR="00C60E77" w:rsidRPr="00BA156B">
        <w:t>ya que</w:t>
      </w:r>
      <w:ins w:id="2389" w:author="Regina Casanova" w:date="2018-07-22T20:39:00Z">
        <w:r w:rsidR="006C0F8E">
          <w:t xml:space="preserve"> </w:t>
        </w:r>
      </w:ins>
      <w:ins w:id="2390" w:author="Regina Casanova" w:date="2018-07-22T20:40:00Z">
        <w:r w:rsidR="006C0F8E">
          <w:t xml:space="preserve">implicarían </w:t>
        </w:r>
      </w:ins>
      <w:ins w:id="2391" w:author="Regina Casanova" w:date="2018-07-22T20:42:00Z">
        <w:r w:rsidR="006C0F8E">
          <w:t>un mayor esfuerzo al momento de fiscalizaci</w:t>
        </w:r>
      </w:ins>
      <w:ins w:id="2392" w:author="Regina Casanova" w:date="2018-07-22T20:43:00Z">
        <w:r w:rsidR="006C0F8E">
          <w:t>ón y no permitirían una concentración de datos similares</w:t>
        </w:r>
      </w:ins>
      <w:r w:rsidR="00CE1173" w:rsidRPr="00BA156B">
        <w:t>. Esto es debido a que u</w:t>
      </w:r>
      <w:r w:rsidRPr="00BA156B">
        <w:t xml:space="preserve">n </w:t>
      </w:r>
      <w:ins w:id="2393" w:author="Regina Casanova" w:date="2018-07-22T20:46:00Z">
        <w:r w:rsidR="003C45AD">
          <w:t>aplicativo</w:t>
        </w:r>
      </w:ins>
      <w:del w:id="2394" w:author="Regina Casanova" w:date="2018-07-22T20:46:00Z">
        <w:r w:rsidRPr="00BA156B" w:rsidDel="003C45AD">
          <w:delText>sistema</w:delText>
        </w:r>
      </w:del>
      <w:r w:rsidRPr="00BA156B">
        <w:t xml:space="preserve">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395" w:author="Regina Casanova" w:date="2018-06-18T17:53:00Z">
        <w:r w:rsidRPr="00BA156B" w:rsidDel="00E94926">
          <w:delText xml:space="preserve">sistema </w:delText>
        </w:r>
      </w:del>
      <w:ins w:id="2396" w:author="Regina Casanova" w:date="2018-07-22T20:46:00Z">
        <w:r w:rsidR="003C45AD">
          <w:t>aplicativo informático</w:t>
        </w:r>
      </w:ins>
      <w:ins w:id="2397"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398" w:author="Regina Casanova" w:date="2018-06-18T17:53:00Z">
        <w:r w:rsidRPr="00BA156B" w:rsidDel="00E94926">
          <w:delText xml:space="preserve">sistema </w:delText>
        </w:r>
      </w:del>
      <w:ins w:id="2399" w:author="Regina Casanova" w:date="2018-07-22T20:46:00Z">
        <w:r w:rsidR="003C45AD">
          <w:t>aplicativo</w:t>
        </w:r>
      </w:ins>
      <w:ins w:id="2400"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192EF8B8" w:rsidR="00D12CF6" w:rsidRPr="00BA156B" w:rsidRDefault="00736B17" w:rsidP="000538FD">
      <w:pPr>
        <w:pStyle w:val="Texto"/>
      </w:pPr>
      <w:r w:rsidRPr="00BA156B">
        <w:t>Pa</w:t>
      </w:r>
      <w:r w:rsidR="00FB540C" w:rsidRPr="00BA156B">
        <w:t xml:space="preserve">ra el diseño de este </w:t>
      </w:r>
      <w:ins w:id="2401" w:author="Regina Casanova" w:date="2018-07-22T20:46:00Z">
        <w:r w:rsidR="003C45AD">
          <w:t>aplicativo inform</w:t>
        </w:r>
      </w:ins>
      <w:ins w:id="2402" w:author="Regina Casanova" w:date="2018-07-22T20:47:00Z">
        <w:r w:rsidR="003C45AD">
          <w:t>ático</w:t>
        </w:r>
      </w:ins>
      <w:del w:id="2403" w:author="Regina Casanova" w:date="2018-06-18T17:53:00Z">
        <w:r w:rsidR="00FB540C" w:rsidRPr="00BA156B" w:rsidDel="00E94926">
          <w:delText>sistema</w:delText>
        </w:r>
      </w:del>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 xml:space="preserve">ta </w:t>
      </w:r>
      <w:r w:rsidR="00CE1173" w:rsidRPr="00BA156B">
        <w:lastRenderedPageBreak/>
        <w:t>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404" w:author="Regina Casanova" w:date="2018-06-18T17:53:00Z">
        <w:r w:rsidR="00D12CF6" w:rsidRPr="00BA156B" w:rsidDel="00E94926">
          <w:delText>sistem</w:delText>
        </w:r>
      </w:del>
      <w:ins w:id="2405" w:author="Regina Casanova" w:date="2018-07-22T20:47:00Z">
        <w:r w:rsidR="003C45AD">
          <w:t>aplicativo</w:t>
        </w:r>
      </w:ins>
      <w:del w:id="2406" w:author="Regina Casanova" w:date="2018-06-18T17:53:00Z">
        <w:r w:rsidR="00D12CF6" w:rsidRPr="00BA156B" w:rsidDel="00E94926">
          <w:delText>a</w:delText>
        </w:r>
      </w:del>
      <w:r w:rsidR="00D12CF6" w:rsidRPr="00BA156B">
        <w:t xml:space="preserve"> </w:t>
      </w:r>
      <w:ins w:id="2407" w:author="Regina Casanova" w:date="2018-07-22T20:47:00Z">
        <w:r w:rsidR="003C45AD">
          <w:t>informático</w:t>
        </w:r>
        <w:r w:rsidR="003C45AD" w:rsidRPr="00BA156B">
          <w:t xml:space="preserve"> </w:t>
        </w:r>
      </w:ins>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408" w:author="Regina Casanova" w:date="2018-06-18T17:53:00Z">
        <w:r w:rsidR="00D12CF6" w:rsidRPr="00BA156B" w:rsidDel="00E94926">
          <w:delText xml:space="preserve">sistema </w:delText>
        </w:r>
      </w:del>
      <w:ins w:id="2409" w:author="Regina Casanova" w:date="2018-07-22T20:47:00Z">
        <w:r w:rsidR="003C45AD">
          <w:t xml:space="preserve">aplicativo </w:t>
        </w:r>
      </w:ins>
      <w:r w:rsidR="00EE665E" w:rsidRPr="00BA156B">
        <w:t xml:space="preserve">debe </w:t>
      </w:r>
      <w:del w:id="2410" w:author="Regina Casanova" w:date="2018-06-18T17:14:00Z">
        <w:r w:rsidR="00D12CF6" w:rsidRPr="00BA156B" w:rsidDel="00A85BE3">
          <w:delText xml:space="preserve">adaptarse </w:delText>
        </w:r>
      </w:del>
      <w:r w:rsidR="00A85BE3">
        <w:t>considerar</w:t>
      </w:r>
      <w:del w:id="2411"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412" w:author="Regina Casanova" w:date="2018-06-18T17:53:00Z">
        <w:r w:rsidR="00CE1173" w:rsidRPr="00BA156B" w:rsidDel="00E94926">
          <w:delText xml:space="preserve">sistema </w:delText>
        </w:r>
      </w:del>
      <w:ins w:id="2413" w:author="Regina Casanova" w:date="2018-07-22T20:47:00Z">
        <w:r w:rsidR="003C45AD">
          <w:t>aplicativo</w:t>
        </w:r>
      </w:ins>
      <w:ins w:id="2414"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415" w:author="Regina Casanova" w:date="2018-06-18T16:37:00Z">
        <w:r w:rsidR="00EC3916">
          <w:t xml:space="preserve"> la red </w:t>
        </w:r>
      </w:ins>
      <w:ins w:id="2416" w:author="Regina Casanova" w:date="2018-06-18T23:43:00Z">
        <w:r w:rsidR="003C6FC8">
          <w:t xml:space="preserve">de establecimientos de salud del </w:t>
        </w:r>
      </w:ins>
      <w:ins w:id="2417" w:author="Regina Casanova" w:date="2018-06-18T16:37:00Z">
        <w:r w:rsidR="00EC3916">
          <w:t xml:space="preserve">MINSA </w:t>
        </w:r>
        <w:r w:rsidR="0045196B">
          <w:t xml:space="preserve">del </w:t>
        </w:r>
      </w:ins>
      <w:del w:id="2418" w:author="Regina Casanova" w:date="2018-06-18T16:37:00Z">
        <w:r w:rsidR="00D12CF6" w:rsidRPr="0045196B" w:rsidDel="00EC3916">
          <w:delText xml:space="preserve">l </w:delText>
        </w:r>
        <w:r w:rsidR="00D12CF6" w:rsidRPr="0045196B" w:rsidDel="0045196B">
          <w:delText>Sistema de Salud del</w:delText>
        </w:r>
      </w:del>
      <w:del w:id="2419"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420" w:name="_Toc520655642"/>
      <w:r w:rsidRPr="00BA156B">
        <w:lastRenderedPageBreak/>
        <w:t>Objetivos</w:t>
      </w:r>
      <w:bookmarkEnd w:id="2420"/>
    </w:p>
    <w:p w14:paraId="021EFD47" w14:textId="25E547FA" w:rsidR="00172C25" w:rsidRPr="000538FD" w:rsidRDefault="006B20F8" w:rsidP="00A50DD7">
      <w:pPr>
        <w:pStyle w:val="Ttulo2"/>
        <w:numPr>
          <w:ilvl w:val="0"/>
          <w:numId w:val="7"/>
        </w:numPr>
        <w:rPr>
          <w:lang w:val="es-PE"/>
        </w:rPr>
      </w:pPr>
      <w:bookmarkStart w:id="2421" w:name="_Toc520655643"/>
      <w:r w:rsidRPr="00BA156B">
        <w:rPr>
          <w:lang w:val="es-PE"/>
        </w:rPr>
        <w:t>Objetivo General</w:t>
      </w:r>
      <w:bookmarkEnd w:id="2421"/>
    </w:p>
    <w:p w14:paraId="3665D694" w14:textId="03E2D766" w:rsidR="006B20F8" w:rsidRPr="000538FD" w:rsidRDefault="00172C25" w:rsidP="000538FD">
      <w:pPr>
        <w:pStyle w:val="Texto"/>
      </w:pPr>
      <w:r w:rsidRPr="00BA156B">
        <w:t xml:space="preserve">Proponer el </w:t>
      </w:r>
      <w:commentRangeStart w:id="2422"/>
      <w:r w:rsidRPr="00BA156B">
        <w:t xml:space="preserve">diseño de un </w:t>
      </w:r>
      <w:del w:id="2423" w:author="Regina Casanova" w:date="2018-06-18T17:53:00Z">
        <w:r w:rsidRPr="00BA156B" w:rsidDel="00E94926">
          <w:delText xml:space="preserve">sistema </w:delText>
        </w:r>
      </w:del>
      <w:ins w:id="2424" w:author="Regina Casanova" w:date="2018-07-22T20:47:00Z">
        <w:r w:rsidR="0043502A">
          <w:t>aplicativo inform</w:t>
        </w:r>
      </w:ins>
      <w:ins w:id="2425" w:author="Regina Casanova" w:date="2018-07-22T20:48:00Z">
        <w:r w:rsidR="0043502A">
          <w:t>ático</w:t>
        </w:r>
      </w:ins>
      <w:ins w:id="2426" w:author="Regina Casanova" w:date="2018-06-18T17:15:00Z">
        <w:r w:rsidR="00F11AB5">
          <w:t xml:space="preserve"> </w:t>
        </w:r>
      </w:ins>
      <w:r w:rsidRPr="00BA156B">
        <w:t>centralizado</w:t>
      </w:r>
      <w:ins w:id="2427" w:author="Regina Casanova" w:date="2018-07-22T20:49:00Z">
        <w:r w:rsidR="0043502A">
          <w:t xml:space="preserve">, que </w:t>
        </w:r>
      </w:ins>
      <w:ins w:id="2428" w:author="Regina Casanova" w:date="2018-07-22T20:55:00Z">
        <w:r w:rsidR="00A35EF0">
          <w:t>se encuentre adaptado a la normativa y principios vigentes</w:t>
        </w:r>
      </w:ins>
      <w:ins w:id="2429" w:author="Regina Casanova" w:date="2018-07-22T20:56:00Z">
        <w:r w:rsidR="00A35EF0">
          <w:t>,</w:t>
        </w:r>
      </w:ins>
      <w:ins w:id="2430" w:author="Regina Casanova" w:date="2018-07-22T20:55:00Z">
        <w:r w:rsidR="00A35EF0">
          <w:t xml:space="preserve"> </w:t>
        </w:r>
      </w:ins>
      <w:del w:id="2431" w:author="Regina Casanova" w:date="2018-07-22T20:49:00Z">
        <w:r w:rsidRPr="00BA156B" w:rsidDel="0043502A">
          <w:delText xml:space="preserve"> </w:delText>
        </w:r>
        <w:commentRangeEnd w:id="2422"/>
        <w:r w:rsidR="000B37FE" w:rsidDel="0043502A">
          <w:rPr>
            <w:rStyle w:val="Refdecomentario"/>
            <w:rFonts w:cstheme="minorBidi"/>
            <w:lang w:val="es-ES_tradnl"/>
          </w:rPr>
          <w:commentReference w:id="2422"/>
        </w:r>
        <w:r w:rsidRPr="00BA156B" w:rsidDel="0043502A">
          <w:delText>qu</w:delText>
        </w:r>
        <w:r w:rsidR="00CE1173" w:rsidRPr="00BA156B" w:rsidDel="0043502A">
          <w:delText xml:space="preserve">e sirva </w:delText>
        </w:r>
      </w:del>
      <w:r w:rsidR="00CE1173" w:rsidRPr="00BA156B">
        <w:t>para el recojo, gestión y</w:t>
      </w:r>
      <w:r w:rsidRPr="00BA156B">
        <w:t xml:space="preserve"> monitoreo </w:t>
      </w:r>
      <w:r w:rsidR="00CE1173" w:rsidRPr="00BA156B">
        <w:t>de reclamos en</w:t>
      </w:r>
      <w:r w:rsidRPr="00BA156B">
        <w:t xml:space="preserve"> </w:t>
      </w:r>
      <w:ins w:id="2432" w:author="Regina Casanova" w:date="2018-07-29T18:56:00Z">
        <w:r w:rsidR="00E37469">
          <w:t>las</w:t>
        </w:r>
      </w:ins>
      <w:del w:id="2433" w:author="Regina Casanova" w:date="2018-07-29T18:56:00Z">
        <w:r w:rsidRPr="00BA156B" w:rsidDel="00E37469">
          <w:delText>una</w:delText>
        </w:r>
      </w:del>
      <w:r w:rsidRPr="00BA156B">
        <w:t xml:space="preserve">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434" w:name="_Toc520655644"/>
      <w:r w:rsidRPr="00BA156B">
        <w:rPr>
          <w:lang w:val="es-PE"/>
        </w:rPr>
        <w:t>Objetivos Específicos</w:t>
      </w:r>
      <w:bookmarkEnd w:id="2434"/>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1973AD6D" w:rsidR="00CE1173" w:rsidRPr="00BA156B" w:rsidRDefault="00CE1173" w:rsidP="00A50DD7">
      <w:pPr>
        <w:pStyle w:val="Texto"/>
        <w:numPr>
          <w:ilvl w:val="0"/>
          <w:numId w:val="27"/>
        </w:numPr>
      </w:pPr>
      <w:r w:rsidRPr="00BA156B">
        <w:t>Ciu</w:t>
      </w:r>
      <w:r w:rsidR="008044EE" w:rsidRPr="00BA156B">
        <w:t xml:space="preserve">dadanos que puedan presentar reclamos respecto a </w:t>
      </w:r>
      <w:ins w:id="2435" w:author="Regina Casanova" w:date="2018-07-29T19:07:00Z">
        <w:r w:rsidR="008350F2">
          <w:t xml:space="preserve">atención brindada en </w:t>
        </w:r>
      </w:ins>
      <w:r w:rsidR="008044EE" w:rsidRPr="00BA156B">
        <w:t>IPRESS.</w:t>
      </w:r>
    </w:p>
    <w:p w14:paraId="54C2AABD" w14:textId="496A6B9C" w:rsidR="006B20F8" w:rsidRPr="00BA156B" w:rsidRDefault="006B20F8" w:rsidP="00A50DD7">
      <w:pPr>
        <w:pStyle w:val="Texto"/>
        <w:numPr>
          <w:ilvl w:val="0"/>
          <w:numId w:val="12"/>
        </w:numPr>
      </w:pPr>
      <w:r w:rsidRPr="00BA156B">
        <w:t xml:space="preserve">Diseñar un </w:t>
      </w:r>
      <w:ins w:id="2436" w:author="Regina Casanova" w:date="2018-07-22T20:56:00Z">
        <w:r w:rsidR="00A35EF0">
          <w:t>aplicativo informático</w:t>
        </w:r>
      </w:ins>
      <w:del w:id="2437" w:author="Regina Casanova" w:date="2018-06-18T17:53:00Z">
        <w:r w:rsidRPr="00BA156B" w:rsidDel="00E94926">
          <w:delText xml:space="preserve">sistema </w:delText>
        </w:r>
      </w:del>
      <w:ins w:id="2438"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439" w:author="Regina Casanova" w:date="2018-06-18T16:43:00Z">
        <w:r w:rsidR="00EF06FE">
          <w:t>la red</w:t>
        </w:r>
      </w:ins>
      <w:ins w:id="2440" w:author="Regina Casanova" w:date="2018-06-18T23:44:00Z">
        <w:r w:rsidR="003C6FC8">
          <w:t xml:space="preserve"> establecimientos de salud del</w:t>
        </w:r>
      </w:ins>
      <w:ins w:id="2441" w:author="Regina Casanova" w:date="2018-06-18T16:43:00Z">
        <w:r w:rsidR="00EF06FE">
          <w:t xml:space="preserve"> MINSA</w:t>
        </w:r>
      </w:ins>
      <w:del w:id="2442"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443" w:author="Regina Casanova" w:date="2018-06-15T15:19:00Z">
        <w:r w:rsidR="00CF1D12">
          <w:t xml:space="preserve"> tres tipos de</w:t>
        </w:r>
      </w:ins>
      <w:r w:rsidR="00EE62F8">
        <w:t xml:space="preserve"> usuarios antes mencionados</w:t>
      </w:r>
      <w:r w:rsidRPr="00BA156B">
        <w:t>.</w:t>
      </w:r>
    </w:p>
    <w:p w14:paraId="32B3D69E" w14:textId="77777777" w:rsidR="00A12DD0" w:rsidRDefault="00A12DD0" w:rsidP="00625BCC">
      <w:pPr>
        <w:pStyle w:val="Ttulo1"/>
        <w:rPr>
          <w:ins w:id="2444" w:author="Regina Casanova" w:date="2018-07-07T15:31:00Z"/>
        </w:rPr>
      </w:pPr>
      <w:bookmarkStart w:id="2445" w:name="_Toc520655645"/>
      <w:r w:rsidRPr="00BA156B">
        <w:lastRenderedPageBreak/>
        <w:t>Metodología</w:t>
      </w:r>
      <w:bookmarkEnd w:id="2445"/>
    </w:p>
    <w:p w14:paraId="50CE624D" w14:textId="7F3369E6" w:rsidR="006F7425" w:rsidRDefault="006F7425">
      <w:pPr>
        <w:pStyle w:val="Texto"/>
        <w:rPr>
          <w:ins w:id="2446" w:author="Luis Fernando Llanos Zavalaga" w:date="2018-07-10T15:02:00Z"/>
        </w:rPr>
      </w:pPr>
      <w:ins w:id="2447" w:author="Regina Casanova" w:date="2018-07-07T15:31:00Z">
        <w:r>
          <w:t>El presente estudio cuenta con tres sub-estudios, cada uno correspondiente a cumplir cada uno de los objetivos específicos. Ante esto, se detalla la parte metodológica ante cada uno de los sub-estudios a continuación.</w:t>
        </w:r>
      </w:ins>
    </w:p>
    <w:p w14:paraId="189E071B" w14:textId="77777777" w:rsidR="006F7425" w:rsidRDefault="006F7425">
      <w:pPr>
        <w:pStyle w:val="Ttulo2"/>
        <w:numPr>
          <w:ilvl w:val="0"/>
          <w:numId w:val="47"/>
        </w:numPr>
        <w:rPr>
          <w:ins w:id="2448" w:author="Regina Casanova" w:date="2018-07-07T15:31:00Z"/>
        </w:rPr>
        <w:pPrChange w:id="2449" w:author="Regina Casanova" w:date="2018-07-07T15:32:00Z">
          <w:pPr/>
        </w:pPrChange>
      </w:pPr>
      <w:bookmarkStart w:id="2450" w:name="_Toc520655646"/>
      <w:ins w:id="2451" w:author="Regina Casanova" w:date="2018-07-07T15:31:00Z">
        <w:r>
          <w:t>Metodología para Sub-Estudio del objetivo específico #1, correspondiente a la Fase Exploratoria</w:t>
        </w:r>
        <w:bookmarkEnd w:id="2450"/>
        <w:r>
          <w:t xml:space="preserve"> </w:t>
        </w:r>
      </w:ins>
    </w:p>
    <w:p w14:paraId="4AF489CE" w14:textId="07183C1B" w:rsidR="006F7425" w:rsidRPr="00201302" w:rsidRDefault="006F7425">
      <w:pPr>
        <w:pStyle w:val="Ttulo3"/>
        <w:rPr>
          <w:ins w:id="2452" w:author="Regina Casanova" w:date="2018-07-07T15:31:00Z"/>
        </w:rPr>
        <w:pPrChange w:id="2453" w:author="Regina Casanova" w:date="2018-07-07T15:33:00Z">
          <w:pPr/>
        </w:pPrChange>
      </w:pPr>
      <w:bookmarkStart w:id="2454" w:name="_Toc520655647"/>
      <w:ins w:id="2455" w:author="Regina Casanova" w:date="2018-07-07T15:31:00Z">
        <w:r>
          <w:t>Diseño del estudio</w:t>
        </w:r>
        <w:bookmarkEnd w:id="2454"/>
      </w:ins>
    </w:p>
    <w:p w14:paraId="14A65328" w14:textId="6CB0A5DF" w:rsidR="006F7425" w:rsidRDefault="006F7425">
      <w:pPr>
        <w:pStyle w:val="Texto"/>
        <w:rPr>
          <w:ins w:id="2456" w:author="Regina Casanova" w:date="2018-07-07T15:31:00Z"/>
        </w:rPr>
        <w:pPrChange w:id="2457" w:author="Regina Casanova" w:date="2018-07-07T15:33:00Z">
          <w:pPr/>
        </w:pPrChange>
      </w:pPr>
      <w:ins w:id="2458" w:author="Regina Casanova" w:date="2018-07-07T15:31:00Z">
        <w:r>
          <w:t xml:space="preserve">Este es un sub-estudio cualitativo </w:t>
        </w:r>
      </w:ins>
      <w:ins w:id="2459" w:author="Luis Fernando Llanos Zavalaga" w:date="2018-07-10T13:51:00Z">
        <w:r w:rsidR="000B37FE">
          <w:t xml:space="preserve">de evaluación rápida, </w:t>
        </w:r>
      </w:ins>
      <w:ins w:id="2460" w:author="Regina Casanova" w:date="2018-07-07T15:31:00Z">
        <w:r>
          <w:t>donde se realiz</w:t>
        </w:r>
      </w:ins>
      <w:ins w:id="2461" w:author="Luis Fernando Llanos Zavalaga" w:date="2018-07-10T13:51:00Z">
        <w:r w:rsidR="000B37FE">
          <w:t>aron</w:t>
        </w:r>
      </w:ins>
      <w:ins w:id="2462" w:author="Regina Casanova" w:date="2018-07-07T15:31:00Z">
        <w:del w:id="2463" w:author="Luis Fernando Llanos Zavalaga" w:date="2018-07-10T13:51:00Z">
          <w:r w:rsidDel="000B37FE">
            <w:delText>ó</w:delText>
          </w:r>
        </w:del>
        <w:r>
          <w:t xml:space="preserve"> entrevistas a profundidad para recoger percepciones sobre reclamos, su rol, el manejo de esta información y percepciones de una herramienta informática que permitiera automatizar su recojo y manejo. </w:t>
        </w:r>
      </w:ins>
    </w:p>
    <w:p w14:paraId="25363E01" w14:textId="54E10B96" w:rsidR="006F7425" w:rsidRPr="00201302" w:rsidRDefault="006F7425">
      <w:pPr>
        <w:pStyle w:val="Ttulo3"/>
        <w:rPr>
          <w:ins w:id="2464" w:author="Regina Casanova" w:date="2018-07-07T15:31:00Z"/>
        </w:rPr>
        <w:pPrChange w:id="2465" w:author="Regina Casanova" w:date="2018-07-07T15:33:00Z">
          <w:pPr/>
        </w:pPrChange>
      </w:pPr>
      <w:bookmarkStart w:id="2466" w:name="_Toc520655648"/>
      <w:ins w:id="2467" w:author="Regina Casanova" w:date="2018-07-07T15:31:00Z">
        <w:r>
          <w:t>Población</w:t>
        </w:r>
        <w:bookmarkEnd w:id="2466"/>
      </w:ins>
    </w:p>
    <w:p w14:paraId="2CF57E69" w14:textId="77777777" w:rsidR="006F7425" w:rsidRPr="00201302" w:rsidRDefault="006F7425" w:rsidP="00201302">
      <w:pPr>
        <w:pStyle w:val="Texto"/>
        <w:rPr>
          <w:ins w:id="2468" w:author="Regina Casanova" w:date="2018-07-07T15:31:00Z"/>
        </w:rPr>
      </w:pPr>
      <w:ins w:id="2469" w:author="Regina Casanova" w:date="2018-07-07T15:31:00Z">
        <w:r w:rsidRPr="00201302">
          <w:t>La población en estudio se divide en tres tipos de usuarios:</w:t>
        </w:r>
      </w:ins>
    </w:p>
    <w:p w14:paraId="60FF5803" w14:textId="77777777" w:rsidR="006F7425" w:rsidRPr="00201302" w:rsidRDefault="006F7425">
      <w:pPr>
        <w:pStyle w:val="Texto"/>
        <w:numPr>
          <w:ilvl w:val="0"/>
          <w:numId w:val="48"/>
        </w:numPr>
        <w:rPr>
          <w:ins w:id="2470" w:author="Regina Casanova" w:date="2018-07-07T15:31:00Z"/>
        </w:rPr>
        <w:pPrChange w:id="2471" w:author="Regina Casanova" w:date="2018-07-07T15:33:00Z">
          <w:pPr>
            <w:pStyle w:val="Texto"/>
            <w:numPr>
              <w:numId w:val="28"/>
            </w:numPr>
            <w:ind w:left="720" w:hanging="360"/>
          </w:pPr>
        </w:pPrChange>
      </w:pPr>
      <w:ins w:id="2472" w:author="Regina Casanova" w:date="2018-07-07T15:31:00Z">
        <w:r w:rsidRPr="00201302">
          <w:t>Personal Administrativo de SUSALUD.</w:t>
        </w:r>
      </w:ins>
    </w:p>
    <w:p w14:paraId="3EE04B13" w14:textId="77777777" w:rsidR="006F7425" w:rsidRPr="00201302" w:rsidRDefault="006F7425">
      <w:pPr>
        <w:pStyle w:val="Texto"/>
        <w:numPr>
          <w:ilvl w:val="0"/>
          <w:numId w:val="48"/>
        </w:numPr>
        <w:rPr>
          <w:ins w:id="2473" w:author="Regina Casanova" w:date="2018-07-07T15:31:00Z"/>
        </w:rPr>
        <w:pPrChange w:id="2474" w:author="Regina Casanova" w:date="2018-07-07T15:33:00Z">
          <w:pPr>
            <w:pStyle w:val="Texto"/>
            <w:numPr>
              <w:numId w:val="28"/>
            </w:numPr>
            <w:ind w:left="720" w:hanging="360"/>
          </w:pPr>
        </w:pPrChange>
      </w:pPr>
      <w:ins w:id="2475" w:author="Regina Casanova" w:date="2018-07-07T15:31:00Z">
        <w:r w:rsidRPr="00201302">
          <w:t>Gestores de IPRESS.</w:t>
        </w:r>
      </w:ins>
    </w:p>
    <w:p w14:paraId="3DACE587" w14:textId="77777777" w:rsidR="006F7425" w:rsidRPr="00201302" w:rsidRDefault="006F7425">
      <w:pPr>
        <w:pStyle w:val="Texto"/>
        <w:numPr>
          <w:ilvl w:val="0"/>
          <w:numId w:val="48"/>
        </w:numPr>
        <w:rPr>
          <w:ins w:id="2476" w:author="Regina Casanova" w:date="2018-07-07T15:31:00Z"/>
        </w:rPr>
        <w:pPrChange w:id="2477" w:author="Regina Casanova" w:date="2018-07-07T15:33:00Z">
          <w:pPr>
            <w:pStyle w:val="Texto"/>
            <w:numPr>
              <w:numId w:val="28"/>
            </w:numPr>
            <w:ind w:left="720" w:hanging="360"/>
          </w:pPr>
        </w:pPrChange>
      </w:pPr>
      <w:ins w:id="2478" w:author="Regina Casanova" w:date="2018-07-07T15:31:00Z">
        <w:r w:rsidRPr="00201302">
          <w:t>Ciudadanos peruanos que puedan presentar reclamos.</w:t>
        </w:r>
      </w:ins>
    </w:p>
    <w:p w14:paraId="4D0434E0" w14:textId="0BB34D94" w:rsidR="006F7425" w:rsidRPr="00201302" w:rsidRDefault="006F7425">
      <w:pPr>
        <w:pStyle w:val="Ttulo3"/>
        <w:rPr>
          <w:ins w:id="2479" w:author="Regina Casanova" w:date="2018-07-07T15:31:00Z"/>
        </w:rPr>
        <w:pPrChange w:id="2480" w:author="Regina Casanova" w:date="2018-07-07T15:34:00Z">
          <w:pPr/>
        </w:pPrChange>
      </w:pPr>
      <w:bookmarkStart w:id="2481" w:name="_Toc520655649"/>
      <w:ins w:id="2482" w:author="Regina Casanova" w:date="2018-07-07T15:31:00Z">
        <w:r>
          <w:lastRenderedPageBreak/>
          <w:t>Muestra</w:t>
        </w:r>
        <w:bookmarkEnd w:id="2481"/>
      </w:ins>
    </w:p>
    <w:p w14:paraId="3AF1A3BD" w14:textId="059211D7" w:rsidR="00A35EF0" w:rsidRPr="00B26073" w:rsidRDefault="006F7425" w:rsidP="00A35EF0">
      <w:pPr>
        <w:pStyle w:val="Texto"/>
        <w:rPr>
          <w:ins w:id="2483" w:author="Regina Casanova" w:date="2018-07-22T20:57:00Z"/>
        </w:rPr>
      </w:pPr>
      <w:ins w:id="2484" w:author="Regina Casanova" w:date="2018-07-07T15:31:00Z">
        <w:r>
          <w:t>21 entrevistas a profundidad con personas que cumplían pertenecer a uno de los tres tipos de usuarios investigados para este estudio</w:t>
        </w:r>
      </w:ins>
      <w:ins w:id="2485" w:author="Regina Casanova" w:date="2018-07-22T20:58:00Z">
        <w:r w:rsidR="00A35EF0">
          <w:t>. Ellos</w:t>
        </w:r>
      </w:ins>
      <w:ins w:id="2486" w:author="Regina Casanova" w:date="2018-07-22T20:57:00Z">
        <w:r w:rsidR="00A35EF0">
          <w:t xml:space="preserve"> </w:t>
        </w:r>
        <w:r w:rsidR="00A35EF0" w:rsidRPr="00BA156B">
          <w:t>se di</w:t>
        </w:r>
        <w:r w:rsidR="00A35EF0">
          <w:t>vid</w:t>
        </w:r>
      </w:ins>
      <w:ins w:id="2487" w:author="Regina Casanova" w:date="2018-07-22T20:58:00Z">
        <w:r w:rsidR="00A35EF0">
          <w:t>ieron</w:t>
        </w:r>
      </w:ins>
      <w:ins w:id="2488" w:author="Regina Casanova" w:date="2018-07-22T20:57:00Z">
        <w:r w:rsidR="00A35EF0" w:rsidRPr="00BA156B">
          <w:t xml:space="preserve"> de la siguiente manera:</w:t>
        </w:r>
      </w:ins>
    </w:p>
    <w:p w14:paraId="6323575C" w14:textId="77777777" w:rsidR="00A35EF0" w:rsidRPr="00BA156B" w:rsidRDefault="00A35EF0" w:rsidP="00A35EF0">
      <w:pPr>
        <w:pStyle w:val="Texto"/>
        <w:numPr>
          <w:ilvl w:val="0"/>
          <w:numId w:val="30"/>
        </w:numPr>
        <w:rPr>
          <w:ins w:id="2489" w:author="Regina Casanova" w:date="2018-07-22T20:57:00Z"/>
        </w:rPr>
      </w:pPr>
      <w:commentRangeStart w:id="2490"/>
      <w:ins w:id="2491" w:author="Regina Casanova" w:date="2018-07-22T20:57:00Z">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ins>
    </w:p>
    <w:p w14:paraId="5DDB4C1F" w14:textId="77777777" w:rsidR="00A35EF0" w:rsidRPr="00BA156B" w:rsidRDefault="00A35EF0" w:rsidP="00A35EF0">
      <w:pPr>
        <w:pStyle w:val="Texto"/>
        <w:numPr>
          <w:ilvl w:val="0"/>
          <w:numId w:val="30"/>
        </w:numPr>
        <w:rPr>
          <w:ins w:id="2492" w:author="Regina Casanova" w:date="2018-07-22T20:57:00Z"/>
        </w:rPr>
      </w:pPr>
      <w:ins w:id="2493" w:author="Regina Casanova" w:date="2018-07-22T20:57:00Z">
        <w:r w:rsidRPr="00BA156B">
          <w:t xml:space="preserve">Gestores de IPRESS: 6 en total. </w:t>
        </w:r>
        <w:commentRangeStart w:id="2494"/>
        <w:r w:rsidRPr="00BA156B">
          <w:t>Encontrados por recomendación dentro de la red del investigador.</w:t>
        </w:r>
        <w:commentRangeEnd w:id="2494"/>
        <w:r>
          <w:rPr>
            <w:rStyle w:val="Refdecomentario"/>
            <w:rFonts w:cstheme="minorBidi"/>
            <w:lang w:val="es-ES_tradnl"/>
          </w:rPr>
          <w:commentReference w:id="2494"/>
        </w:r>
      </w:ins>
    </w:p>
    <w:p w14:paraId="41042A16" w14:textId="77777777" w:rsidR="00A35EF0" w:rsidRDefault="00A35EF0" w:rsidP="00A35EF0">
      <w:pPr>
        <w:pStyle w:val="Texto"/>
        <w:numPr>
          <w:ilvl w:val="0"/>
          <w:numId w:val="30"/>
        </w:numPr>
        <w:rPr>
          <w:ins w:id="2495" w:author="Regina Casanova" w:date="2018-07-22T20:58:00Z"/>
        </w:rPr>
      </w:pPr>
      <w:ins w:id="2496" w:author="Regina Casanova" w:date="2018-07-22T20:57:00Z">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commentRangeEnd w:id="2490"/>
        <w:r>
          <w:rPr>
            <w:rStyle w:val="Refdecomentario"/>
            <w:rFonts w:cstheme="minorBidi"/>
            <w:lang w:val="es-ES_tradnl"/>
          </w:rPr>
          <w:commentReference w:id="2490"/>
        </w:r>
      </w:ins>
    </w:p>
    <w:p w14:paraId="2B2634F3" w14:textId="77777777" w:rsidR="00A35EF0" w:rsidRDefault="00A35EF0">
      <w:pPr>
        <w:pStyle w:val="Texto"/>
        <w:rPr>
          <w:ins w:id="2497" w:author="Regina Casanova" w:date="2018-07-22T20:58:00Z"/>
        </w:rPr>
        <w:pPrChange w:id="2498" w:author="Regina Casanova" w:date="2018-07-22T20:58:00Z">
          <w:pPr>
            <w:pStyle w:val="Texto"/>
            <w:numPr>
              <w:numId w:val="30"/>
            </w:numPr>
            <w:ind w:left="720" w:hanging="360"/>
          </w:pPr>
        </w:pPrChange>
      </w:pPr>
    </w:p>
    <w:p w14:paraId="6E04D48F" w14:textId="77777777" w:rsidR="00A35EF0" w:rsidRPr="008D23C7" w:rsidRDefault="00A35EF0">
      <w:pPr>
        <w:pStyle w:val="Texto"/>
        <w:rPr>
          <w:ins w:id="2499" w:author="Regina Casanova" w:date="2018-07-22T20:57:00Z"/>
        </w:rPr>
        <w:pPrChange w:id="2500" w:author="Regina Casanova" w:date="2018-07-22T20:58:00Z">
          <w:pPr>
            <w:pStyle w:val="Texto"/>
            <w:numPr>
              <w:numId w:val="30"/>
            </w:numPr>
            <w:ind w:left="720" w:hanging="360"/>
          </w:pPr>
        </w:pPrChange>
      </w:pPr>
    </w:p>
    <w:p w14:paraId="57A0AA9F" w14:textId="6E53D205" w:rsidR="006F7425" w:rsidRPr="00201302" w:rsidRDefault="00604071">
      <w:pPr>
        <w:pStyle w:val="Ttulo3"/>
        <w:rPr>
          <w:ins w:id="2501" w:author="Regina Casanova" w:date="2018-07-07T15:31:00Z"/>
        </w:rPr>
        <w:pPrChange w:id="2502" w:author="Regina Casanova" w:date="2018-07-22T20:58:00Z">
          <w:pPr/>
        </w:pPrChange>
      </w:pPr>
      <w:del w:id="2503" w:author="Regina Casanova" w:date="2018-07-22T20:57:00Z">
        <w:r w:rsidDel="00A35EF0">
          <w:rPr>
            <w:rStyle w:val="Refdecomentario"/>
            <w:rFonts w:cstheme="minorBidi"/>
            <w:lang w:val="es-ES_tradnl"/>
          </w:rPr>
          <w:lastRenderedPageBreak/>
          <w:commentReference w:id="2504"/>
        </w:r>
      </w:del>
      <w:bookmarkStart w:id="2505" w:name="_Toc520655650"/>
      <w:commentRangeStart w:id="2506"/>
      <w:ins w:id="2507" w:author="Regina Casanova" w:date="2018-07-07T15:31:00Z">
        <w:r w:rsidR="006F7425">
          <w:t xml:space="preserve">Operacionalización de </w:t>
        </w:r>
      </w:ins>
      <w:commentRangeEnd w:id="2506"/>
      <w:ins w:id="2508" w:author="Regina Casanova" w:date="2018-07-22T20:58:00Z">
        <w:r w:rsidR="00A35EF0">
          <w:t>dimensiones</w:t>
        </w:r>
      </w:ins>
      <w:bookmarkEnd w:id="2505"/>
      <w:del w:id="2509" w:author="Regina Casanova" w:date="2018-07-22T20:58:00Z">
        <w:r w:rsidR="00C27F0A" w:rsidDel="00A35EF0">
          <w:rPr>
            <w:rStyle w:val="Refdecomentario"/>
            <w:rFonts w:eastAsiaTheme="minorHAnsi" w:cstheme="minorBidi"/>
            <w:color w:val="auto"/>
            <w:lang w:val="es-ES_tradnl"/>
          </w:rPr>
          <w:commentReference w:id="2506"/>
        </w:r>
      </w:del>
    </w:p>
    <w:tbl>
      <w:tblPr>
        <w:tblStyle w:val="Tabladecuadrcula4-nfasis2"/>
        <w:tblpPr w:leftFromText="142" w:rightFromText="142" w:bottomFromText="567" w:vertAnchor="text" w:tblpY="1"/>
        <w:tblW w:w="7650" w:type="dxa"/>
        <w:tblLayout w:type="fixed"/>
        <w:tblLook w:val="04A0" w:firstRow="1" w:lastRow="0" w:firstColumn="1" w:lastColumn="0" w:noHBand="0" w:noVBand="1"/>
      </w:tblPr>
      <w:tblGrid>
        <w:gridCol w:w="1696"/>
        <w:gridCol w:w="2268"/>
        <w:gridCol w:w="1560"/>
        <w:gridCol w:w="2126"/>
        <w:tblGridChange w:id="2510">
          <w:tblGrid>
            <w:gridCol w:w="1696"/>
            <w:gridCol w:w="113"/>
            <w:gridCol w:w="2014"/>
            <w:gridCol w:w="141"/>
            <w:gridCol w:w="1418"/>
            <w:gridCol w:w="142"/>
            <w:gridCol w:w="1903"/>
            <w:gridCol w:w="223"/>
          </w:tblGrid>
        </w:tblGridChange>
      </w:tblGrid>
      <w:tr w:rsidR="005956FA" w:rsidRPr="00BA156B" w14:paraId="269925D7" w14:textId="77777777" w:rsidTr="005956FA">
        <w:trPr>
          <w:cnfStyle w:val="100000000000" w:firstRow="1" w:lastRow="0" w:firstColumn="0" w:lastColumn="0" w:oddVBand="0" w:evenVBand="0" w:oddHBand="0" w:evenHBand="0" w:firstRowFirstColumn="0" w:firstRowLastColumn="0" w:lastRowFirstColumn="0" w:lastRowLastColumn="0"/>
          <w:ins w:id="2511" w:author="Regina Casanova" w:date="2018-07-07T15:31:00Z"/>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ED7D31" w:themeColor="accent2"/>
            </w:tcBorders>
          </w:tcPr>
          <w:p w14:paraId="49BE89AD" w14:textId="77777777" w:rsidR="006F7425" w:rsidRPr="00BA156B" w:rsidRDefault="006F7425" w:rsidP="004105E1">
            <w:pPr>
              <w:pStyle w:val="Texto"/>
              <w:rPr>
                <w:ins w:id="2512" w:author="Regina Casanova" w:date="2018-07-07T15:31:00Z"/>
              </w:rPr>
            </w:pPr>
            <w:ins w:id="2513" w:author="Regina Casanova" w:date="2018-07-07T15:31:00Z">
              <w:r w:rsidRPr="00BA156B">
                <w:t>Nombre de Variable</w:t>
              </w:r>
            </w:ins>
          </w:p>
        </w:tc>
        <w:tc>
          <w:tcPr>
            <w:tcW w:w="2268" w:type="dxa"/>
            <w:tcBorders>
              <w:left w:val="single" w:sz="4" w:space="0" w:color="ED7D31" w:themeColor="accent2"/>
              <w:right w:val="single" w:sz="4" w:space="0" w:color="ED7D31" w:themeColor="accent2"/>
            </w:tcBorders>
          </w:tcPr>
          <w:p w14:paraId="2DB48B9D"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2514" w:author="Regina Casanova" w:date="2018-07-07T15:31:00Z"/>
              </w:rPr>
            </w:pPr>
            <w:ins w:id="2515" w:author="Regina Casanova" w:date="2018-07-07T15:31:00Z">
              <w:r w:rsidRPr="00BA156B">
                <w:t>Descripción</w:t>
              </w:r>
            </w:ins>
          </w:p>
        </w:tc>
        <w:tc>
          <w:tcPr>
            <w:tcW w:w="1560" w:type="dxa"/>
            <w:tcBorders>
              <w:left w:val="single" w:sz="4" w:space="0" w:color="ED7D31" w:themeColor="accent2"/>
              <w:right w:val="single" w:sz="4" w:space="0" w:color="ED7D31" w:themeColor="accent2"/>
            </w:tcBorders>
          </w:tcPr>
          <w:p w14:paraId="025CD0BE"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2516" w:author="Regina Casanova" w:date="2018-07-07T15:31:00Z"/>
              </w:rPr>
            </w:pPr>
            <w:ins w:id="2517" w:author="Regina Casanova" w:date="2018-07-07T15:31:00Z">
              <w:r w:rsidRPr="00BA156B">
                <w:t>Tipo de Variable</w:t>
              </w:r>
            </w:ins>
          </w:p>
        </w:tc>
        <w:tc>
          <w:tcPr>
            <w:tcW w:w="2126" w:type="dxa"/>
            <w:tcBorders>
              <w:left w:val="single" w:sz="4" w:space="0" w:color="ED7D31" w:themeColor="accent2"/>
            </w:tcBorders>
          </w:tcPr>
          <w:p w14:paraId="3DC0C0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2518" w:author="Regina Casanova" w:date="2018-07-07T15:31:00Z"/>
              </w:rPr>
            </w:pPr>
            <w:ins w:id="2519" w:author="Regina Casanova" w:date="2018-07-07T15:31:00Z">
              <w:r w:rsidRPr="00BA156B">
                <w:t>Fuente de Información</w:t>
              </w:r>
            </w:ins>
          </w:p>
        </w:tc>
      </w:tr>
      <w:tr w:rsidR="006F7425" w:rsidRPr="00BA156B" w14:paraId="558D796B" w14:textId="77777777" w:rsidTr="005956FA">
        <w:tblPrEx>
          <w:tblW w:w="7650" w:type="dxa"/>
          <w:tblLayout w:type="fixed"/>
          <w:tblPrExChange w:id="252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2521" w:author="Regina Casanova" w:date="2018-07-07T15:31:00Z"/>
          <w:trPrChange w:id="252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2523" w:author="Regina Casanova" w:date="2018-07-07T15:43:00Z">
              <w:tcPr>
                <w:tcW w:w="1809" w:type="dxa"/>
                <w:gridSpan w:val="2"/>
              </w:tcPr>
            </w:tcPrChange>
          </w:tcPr>
          <w:p w14:paraId="5C4D690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2524" w:author="Regina Casanova" w:date="2018-07-07T15:31:00Z"/>
              </w:rPr>
            </w:pPr>
            <w:ins w:id="2525" w:author="Regina Casanova" w:date="2018-07-07T15:31:00Z">
              <w:r>
                <w:t>Percepción de los reclamos</w:t>
              </w:r>
            </w:ins>
          </w:p>
        </w:tc>
        <w:tc>
          <w:tcPr>
            <w:tcW w:w="2268" w:type="dxa"/>
            <w:tcPrChange w:id="2526" w:author="Regina Casanova" w:date="2018-07-07T15:43:00Z">
              <w:tcPr>
                <w:tcW w:w="2014" w:type="dxa"/>
              </w:tcPr>
            </w:tcPrChange>
          </w:tcPr>
          <w:p w14:paraId="20C2BC5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2527" w:author="Regina Casanova" w:date="2018-07-07T15:31:00Z"/>
              </w:rPr>
            </w:pPr>
            <w:ins w:id="2528" w:author="Regina Casanova" w:date="2018-07-07T15:31:00Z">
              <w:r>
                <w:t>Apreciación sobre el concepto e importancia de los reclamos para las mejoras dentro del sector salud.</w:t>
              </w:r>
            </w:ins>
          </w:p>
        </w:tc>
        <w:tc>
          <w:tcPr>
            <w:tcW w:w="1560" w:type="dxa"/>
            <w:tcPrChange w:id="2529" w:author="Regina Casanova" w:date="2018-07-07T15:43:00Z">
              <w:tcPr>
                <w:tcW w:w="1559" w:type="dxa"/>
                <w:gridSpan w:val="2"/>
              </w:tcPr>
            </w:tcPrChange>
          </w:tcPr>
          <w:p w14:paraId="69BFE8B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2530" w:author="Regina Casanova" w:date="2018-07-07T15:31:00Z"/>
              </w:rPr>
            </w:pPr>
            <w:ins w:id="2531" w:author="Regina Casanova" w:date="2018-07-07T15:31:00Z">
              <w:r w:rsidRPr="00BA156B">
                <w:t>Cualitativa</w:t>
              </w:r>
              <w:r>
                <w:t>.</w:t>
              </w:r>
            </w:ins>
          </w:p>
        </w:tc>
        <w:tc>
          <w:tcPr>
            <w:tcW w:w="2126" w:type="dxa"/>
            <w:tcPrChange w:id="2532" w:author="Regina Casanova" w:date="2018-07-07T15:43:00Z">
              <w:tcPr>
                <w:tcW w:w="2045" w:type="dxa"/>
                <w:gridSpan w:val="2"/>
              </w:tcPr>
            </w:tcPrChange>
          </w:tcPr>
          <w:p w14:paraId="3D287E99" w14:textId="38C39260" w:rsidR="006F7425" w:rsidRPr="00BA156B" w:rsidRDefault="006F7425" w:rsidP="00FA52C7">
            <w:pPr>
              <w:pStyle w:val="Texto"/>
              <w:cnfStyle w:val="000000100000" w:firstRow="0" w:lastRow="0" w:firstColumn="0" w:lastColumn="0" w:oddVBand="0" w:evenVBand="0" w:oddHBand="1" w:evenHBand="0" w:firstRowFirstColumn="0" w:firstRowLastColumn="0" w:lastRowFirstColumn="0" w:lastRowLastColumn="0"/>
              <w:rPr>
                <w:ins w:id="2533" w:author="Regina Casanova" w:date="2018-07-07T15:31:00Z"/>
              </w:rPr>
            </w:pPr>
            <w:ins w:id="2534" w:author="Regina Casanova" w:date="2018-07-07T15:31:00Z">
              <w:r w:rsidRPr="00625BCC">
                <w:t>Guía Estructurada de Entrevista a Profun</w:t>
              </w:r>
              <w:r>
                <w:t>didad para usuarios finales Nº1.</w:t>
              </w:r>
            </w:ins>
          </w:p>
        </w:tc>
      </w:tr>
      <w:tr w:rsidR="006F7425" w:rsidRPr="00BA156B" w14:paraId="06A76AFC" w14:textId="77777777" w:rsidTr="005956FA">
        <w:tblPrEx>
          <w:tblW w:w="7650" w:type="dxa"/>
          <w:tblLayout w:type="fixed"/>
          <w:tblPrExChange w:id="2535" w:author="Regina Casanova" w:date="2018-07-07T15:43:00Z">
            <w:tblPrEx>
              <w:tblW w:w="7427" w:type="dxa"/>
              <w:tblLayout w:type="fixed"/>
            </w:tblPrEx>
          </w:tblPrExChange>
        </w:tblPrEx>
        <w:trPr>
          <w:ins w:id="2536" w:author="Regina Casanova" w:date="2018-07-07T15:31:00Z"/>
          <w:trPrChange w:id="2537"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2538" w:author="Regina Casanova" w:date="2018-07-07T15:43:00Z">
              <w:tcPr>
                <w:tcW w:w="1809" w:type="dxa"/>
                <w:gridSpan w:val="2"/>
              </w:tcPr>
            </w:tcPrChange>
          </w:tcPr>
          <w:p w14:paraId="2F77D371" w14:textId="77777777" w:rsidR="006F7425" w:rsidRPr="00BA156B" w:rsidRDefault="006F7425" w:rsidP="004105E1">
            <w:pPr>
              <w:pStyle w:val="Texto"/>
              <w:rPr>
                <w:ins w:id="2539" w:author="Regina Casanova" w:date="2018-07-07T15:31:00Z"/>
              </w:rPr>
            </w:pPr>
            <w:ins w:id="2540" w:author="Regina Casanova" w:date="2018-07-07T15:31:00Z">
              <w:r>
                <w:t>Rol de los reclamos y manejo de información</w:t>
              </w:r>
            </w:ins>
          </w:p>
        </w:tc>
        <w:tc>
          <w:tcPr>
            <w:tcW w:w="2268" w:type="dxa"/>
            <w:tcPrChange w:id="2541" w:author="Regina Casanova" w:date="2018-07-07T15:43:00Z">
              <w:tcPr>
                <w:tcW w:w="2014" w:type="dxa"/>
              </w:tcPr>
            </w:tcPrChange>
          </w:tcPr>
          <w:p w14:paraId="22F75A2A"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2542" w:author="Regina Casanova" w:date="2018-07-07T15:31:00Z"/>
              </w:rPr>
            </w:pPr>
            <w:ins w:id="2543" w:author="Regina Casanova" w:date="2018-07-07T15:31:00Z">
              <w:r>
                <w:t>Apreciación sobre el rol actual de los reclamos y del manejo de información proveniente de los reclamos.</w:t>
              </w:r>
            </w:ins>
          </w:p>
        </w:tc>
        <w:tc>
          <w:tcPr>
            <w:tcW w:w="1560" w:type="dxa"/>
            <w:tcPrChange w:id="2544" w:author="Regina Casanova" w:date="2018-07-07T15:43:00Z">
              <w:tcPr>
                <w:tcW w:w="1559" w:type="dxa"/>
                <w:gridSpan w:val="2"/>
              </w:tcPr>
            </w:tcPrChange>
          </w:tcPr>
          <w:p w14:paraId="064AB502"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2545" w:author="Regina Casanova" w:date="2018-07-07T15:31:00Z"/>
              </w:rPr>
            </w:pPr>
            <w:ins w:id="2546" w:author="Regina Casanova" w:date="2018-07-07T15:31:00Z">
              <w:r w:rsidRPr="00BA156B">
                <w:t>Cualitativa</w:t>
              </w:r>
              <w:r>
                <w:t>.</w:t>
              </w:r>
            </w:ins>
          </w:p>
        </w:tc>
        <w:tc>
          <w:tcPr>
            <w:tcW w:w="2126" w:type="dxa"/>
            <w:tcPrChange w:id="2547" w:author="Regina Casanova" w:date="2018-07-07T15:43:00Z">
              <w:tcPr>
                <w:tcW w:w="2045" w:type="dxa"/>
                <w:gridSpan w:val="2"/>
              </w:tcPr>
            </w:tcPrChange>
          </w:tcPr>
          <w:p w14:paraId="00E5B041" w14:textId="4A474C7A"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2548" w:author="Regina Casanova" w:date="2018-07-07T15:31:00Z"/>
              </w:rPr>
            </w:pPr>
            <w:ins w:id="2549" w:author="Regina Casanova" w:date="2018-07-07T15:31:00Z">
              <w:r w:rsidRPr="00625BCC">
                <w:t>Guía Estructurada de Entrevista a Profun</w:t>
              </w:r>
              <w:r>
                <w:t>didad para usuarios finales Nº1.</w:t>
              </w:r>
            </w:ins>
          </w:p>
        </w:tc>
      </w:tr>
      <w:tr w:rsidR="006F7425" w:rsidRPr="00BA156B" w14:paraId="5EC3369F" w14:textId="77777777" w:rsidTr="005956FA">
        <w:tblPrEx>
          <w:tblW w:w="7650" w:type="dxa"/>
          <w:tblLayout w:type="fixed"/>
          <w:tblPrExChange w:id="255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2551" w:author="Regina Casanova" w:date="2018-07-07T15:31:00Z"/>
          <w:trPrChange w:id="255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2553" w:author="Regina Casanova" w:date="2018-07-07T15:43:00Z">
              <w:tcPr>
                <w:tcW w:w="1809" w:type="dxa"/>
                <w:gridSpan w:val="2"/>
              </w:tcPr>
            </w:tcPrChange>
          </w:tcPr>
          <w:p w14:paraId="5FBFEFF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2554" w:author="Regina Casanova" w:date="2018-07-07T15:31:00Z"/>
              </w:rPr>
            </w:pPr>
            <w:ins w:id="2555" w:author="Regina Casanova" w:date="2018-07-07T15:31:00Z">
              <w:r>
                <w:t>Herramienta Informática</w:t>
              </w:r>
            </w:ins>
          </w:p>
        </w:tc>
        <w:tc>
          <w:tcPr>
            <w:tcW w:w="2268" w:type="dxa"/>
            <w:tcPrChange w:id="2556" w:author="Regina Casanova" w:date="2018-07-07T15:43:00Z">
              <w:tcPr>
                <w:tcW w:w="2014" w:type="dxa"/>
              </w:tcPr>
            </w:tcPrChange>
          </w:tcPr>
          <w:p w14:paraId="616567F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2557" w:author="Regina Casanova" w:date="2018-07-07T15:31:00Z"/>
              </w:rPr>
            </w:pPr>
            <w:ins w:id="2558" w:author="Regina Casanova" w:date="2018-07-07T15:31:00Z">
              <w:r>
                <w:t xml:space="preserve">Apreciación sobre la utilidad de una herramienta informática para </w:t>
              </w:r>
              <w:r>
                <w:lastRenderedPageBreak/>
                <w:t>informatización en el recojo y manejo de reclamos.</w:t>
              </w:r>
            </w:ins>
          </w:p>
        </w:tc>
        <w:tc>
          <w:tcPr>
            <w:tcW w:w="1560" w:type="dxa"/>
            <w:tcPrChange w:id="2559" w:author="Regina Casanova" w:date="2018-07-07T15:43:00Z">
              <w:tcPr>
                <w:tcW w:w="1559" w:type="dxa"/>
                <w:gridSpan w:val="2"/>
              </w:tcPr>
            </w:tcPrChange>
          </w:tcPr>
          <w:p w14:paraId="0A53820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2560" w:author="Regina Casanova" w:date="2018-07-07T15:31:00Z"/>
              </w:rPr>
            </w:pPr>
            <w:ins w:id="2561" w:author="Regina Casanova" w:date="2018-07-07T15:31:00Z">
              <w:r>
                <w:lastRenderedPageBreak/>
                <w:t>Cualitativa.</w:t>
              </w:r>
            </w:ins>
          </w:p>
        </w:tc>
        <w:tc>
          <w:tcPr>
            <w:tcW w:w="2126" w:type="dxa"/>
            <w:tcPrChange w:id="2562" w:author="Regina Casanova" w:date="2018-07-07T15:43:00Z">
              <w:tcPr>
                <w:tcW w:w="2045" w:type="dxa"/>
                <w:gridSpan w:val="2"/>
              </w:tcPr>
            </w:tcPrChange>
          </w:tcPr>
          <w:p w14:paraId="0F7D8E27" w14:textId="59DB231A" w:rsidR="006F7425" w:rsidRPr="00625BCC" w:rsidRDefault="006F7425" w:rsidP="00FA52C7">
            <w:pPr>
              <w:pStyle w:val="Texto"/>
              <w:cnfStyle w:val="000000100000" w:firstRow="0" w:lastRow="0" w:firstColumn="0" w:lastColumn="0" w:oddVBand="0" w:evenVBand="0" w:oddHBand="1" w:evenHBand="0" w:firstRowFirstColumn="0" w:firstRowLastColumn="0" w:lastRowFirstColumn="0" w:lastRowLastColumn="0"/>
              <w:rPr>
                <w:ins w:id="2563" w:author="Regina Casanova" w:date="2018-07-07T15:31:00Z"/>
              </w:rPr>
            </w:pPr>
            <w:ins w:id="2564" w:author="Regina Casanova" w:date="2018-07-07T15:31:00Z">
              <w:r w:rsidRPr="00625BCC">
                <w:t>Guía Estructurada de Entrevista a Profun</w:t>
              </w:r>
              <w:r>
                <w:t xml:space="preserve">didad para </w:t>
              </w:r>
              <w:r>
                <w:lastRenderedPageBreak/>
                <w:t>usuarios finales Nº1.</w:t>
              </w:r>
            </w:ins>
          </w:p>
        </w:tc>
      </w:tr>
    </w:tbl>
    <w:p w14:paraId="34BC849A" w14:textId="77777777" w:rsidR="006F7425" w:rsidRDefault="006F7425">
      <w:pPr>
        <w:pStyle w:val="Ttulo3"/>
        <w:rPr>
          <w:ins w:id="2565" w:author="Regina Casanova" w:date="2018-07-07T15:31:00Z"/>
        </w:rPr>
        <w:pPrChange w:id="2566" w:author="Regina Casanova" w:date="2018-07-07T15:36:00Z">
          <w:pPr/>
        </w:pPrChange>
      </w:pPr>
      <w:bookmarkStart w:id="2567" w:name="_Toc520655651"/>
      <w:ins w:id="2568" w:author="Regina Casanova" w:date="2018-07-07T15:31:00Z">
        <w:r>
          <w:lastRenderedPageBreak/>
          <w:t>Procedimientos y Técnicas</w:t>
        </w:r>
        <w:bookmarkEnd w:id="2567"/>
      </w:ins>
    </w:p>
    <w:p w14:paraId="5B28ECDC" w14:textId="345C56F6" w:rsidR="006F7425" w:rsidRPr="00A35EF0" w:rsidRDefault="00F45921" w:rsidP="00201302">
      <w:pPr>
        <w:pStyle w:val="Texto"/>
        <w:rPr>
          <w:ins w:id="2569" w:author="Regina Casanova" w:date="2018-07-07T15:31:00Z"/>
          <w:lang w:val="es-ES_tradnl"/>
          <w:rPrChange w:id="2570" w:author="Regina Casanova" w:date="2018-07-22T21:03:00Z">
            <w:rPr>
              <w:ins w:id="2571" w:author="Regina Casanova" w:date="2018-07-07T15:31:00Z"/>
            </w:rPr>
          </w:rPrChange>
        </w:rPr>
      </w:pPr>
      <w:ins w:id="2572" w:author="Luis Fernando Llanos Zavalaga" w:date="2018-07-10T13:57:00Z">
        <w:r>
          <w:t>S</w:t>
        </w:r>
      </w:ins>
      <w:ins w:id="2573" w:author="Regina Casanova" w:date="2018-07-07T15:31:00Z">
        <w:del w:id="2574" w:author="Luis Fernando Llanos Zavalaga" w:date="2018-07-10T13:57:00Z">
          <w:r w:rsidR="006F7425" w:rsidRPr="00201302" w:rsidDel="00604071">
            <w:delText>Lo primero que se realizó fue la investigación de usuarios que se realizó mediante entrevistas a profundidad, donde s</w:delText>
          </w:r>
        </w:del>
        <w:r w:rsidR="006F7425" w:rsidRPr="00201302">
          <w:t xml:space="preserve">e entrevistó a los diversos usuarios del </w:t>
        </w:r>
      </w:ins>
      <w:ins w:id="2575" w:author="Regina Casanova" w:date="2018-07-29T19:16:00Z">
        <w:r w:rsidR="00F95B03">
          <w:t>aplicativo informático</w:t>
        </w:r>
      </w:ins>
      <w:ins w:id="2576" w:author="Regina Casanova" w:date="2018-07-07T15:31:00Z">
        <w:r w:rsidR="006F7425" w:rsidRPr="00201302">
          <w:t xml:space="preserve"> para poder conocer principalmente cuáles eran sus diversas percepciones y opiniones sobre los reclamos y la propuesta del </w:t>
        </w:r>
      </w:ins>
      <w:ins w:id="2577" w:author="Regina Casanova" w:date="2018-07-29T19:16:00Z">
        <w:r w:rsidR="00F95B03">
          <w:t>aplicativo informático</w:t>
        </w:r>
      </w:ins>
      <w:ins w:id="2578" w:author="Regina Casanova" w:date="2018-07-07T15:31:00Z">
        <w:r w:rsidR="006F7425" w:rsidRPr="00201302">
          <w:t xml:space="preserve">. </w:t>
        </w:r>
        <w:commentRangeStart w:id="2579"/>
        <w:r w:rsidR="006F7425" w:rsidRPr="00201302">
          <w:t xml:space="preserve">Para esta etapa, se </w:t>
        </w:r>
      </w:ins>
      <w:ins w:id="2580" w:author="Regina Casanova" w:date="2018-07-22T21:00:00Z">
        <w:r w:rsidR="00A35EF0">
          <w:t xml:space="preserve">necesitaba </w:t>
        </w:r>
      </w:ins>
      <w:ins w:id="2581" w:author="Regina Casanova" w:date="2018-07-07T15:31:00Z">
        <w:r w:rsidR="006F7425" w:rsidRPr="00201302">
          <w:t>entrevistar al menos a 3 personas por tipo de usuario</w:t>
        </w:r>
      </w:ins>
      <w:ins w:id="2582" w:author="Regina Casanova" w:date="2018-07-22T21:00:00Z">
        <w:r w:rsidR="00A35EF0">
          <w:t xml:space="preserve"> para poder recabar percepciones</w:t>
        </w:r>
      </w:ins>
      <w:ins w:id="2583" w:author="Regina Casanova" w:date="2018-07-22T21:03:00Z">
        <w:r w:rsidR="00A35EF0">
          <w:t xml:space="preserve"> totales</w:t>
        </w:r>
      </w:ins>
      <w:ins w:id="2584" w:author="Regina Casanova" w:date="2018-07-22T21:00:00Z">
        <w:r w:rsidR="00A35EF0">
          <w:t xml:space="preserve"> </w:t>
        </w:r>
      </w:ins>
      <w:ins w:id="2585" w:author="Regina Casanova" w:date="2018-07-22T21:01:00Z">
        <w:r w:rsidR="00A35EF0">
          <w:t>a cada tipo de usuario</w:t>
        </w:r>
      </w:ins>
      <w:ins w:id="2586" w:author="Regina Casanova" w:date="2018-07-07T15:31:00Z">
        <w:r w:rsidR="006F7425" w:rsidRPr="00201302">
          <w:t>.</w:t>
        </w:r>
      </w:ins>
      <w:commentRangeEnd w:id="2579"/>
      <w:r>
        <w:rPr>
          <w:rStyle w:val="Refdecomentario"/>
          <w:rFonts w:cstheme="minorBidi"/>
          <w:lang w:val="es-ES_tradnl"/>
        </w:rPr>
        <w:commentReference w:id="2579"/>
      </w:r>
    </w:p>
    <w:p w14:paraId="4C13890A" w14:textId="3C67CBC5" w:rsidR="006F7425" w:rsidRPr="00201302" w:rsidRDefault="006F7425" w:rsidP="00201302">
      <w:pPr>
        <w:pStyle w:val="Texto"/>
        <w:rPr>
          <w:ins w:id="2587" w:author="Regina Casanova" w:date="2018-07-07T15:31:00Z"/>
        </w:rPr>
      </w:pPr>
      <w:ins w:id="2588" w:author="Regina Casanova" w:date="2018-07-07T15:31:00Z">
        <w:r w:rsidRPr="00201302">
          <w:t xml:space="preserve">Lo segundo que se realizó fue el análisis de las entrevistas a los tres tipos de usuarios, donde se identificaron los objetivos a cumplir dentro del nuevo </w:t>
        </w:r>
      </w:ins>
      <w:ins w:id="2589" w:author="Regina Casanova" w:date="2018-07-29T19:16:00Z">
        <w:r w:rsidR="00F95B03">
          <w:t>aplicativo informático</w:t>
        </w:r>
      </w:ins>
      <w:ins w:id="2590" w:author="Regina Casanova" w:date="2018-07-07T15:31:00Z">
        <w:r w:rsidRPr="00201302">
          <w:t xml:space="preserve"> por cada tipo de usuario, además de sus necesidades, desafíos y limitaciones propias que podría presentar cada tipo de usuario. Con esto identificado, se hizo la lista de necesidades por cada tipo de usuario con todas las necesidades identificadas. </w:t>
        </w:r>
      </w:ins>
    </w:p>
    <w:p w14:paraId="74F521D7" w14:textId="77777777" w:rsidR="00B170C5" w:rsidRDefault="00A35EF0" w:rsidP="00201302">
      <w:pPr>
        <w:pStyle w:val="Texto"/>
        <w:rPr>
          <w:ins w:id="2591" w:author="Regina Casanova" w:date="2018-07-29T12:53:00Z"/>
        </w:rPr>
      </w:pPr>
      <w:ins w:id="2592" w:author="Regina Casanova" w:date="2018-07-07T15:31:00Z">
        <w:r>
          <w:t xml:space="preserve">Finalmente, se vio necesaria </w:t>
        </w:r>
      </w:ins>
      <w:ins w:id="2593" w:author="Regina Casanova" w:date="2018-07-22T21:05:00Z">
        <w:r>
          <w:t>una propuesta de</w:t>
        </w:r>
      </w:ins>
      <w:ins w:id="2594" w:author="Regina Casanova" w:date="2018-07-07T15:31:00Z">
        <w:r w:rsidR="006F7425" w:rsidRPr="00201302">
          <w:t xml:space="preserve"> modificación de la tabla de clasificación de reclamos vigente debido a que ella es engorrosa y compleja para encontrar el tipo adecuado de reclamo. </w:t>
        </w:r>
      </w:ins>
      <w:ins w:id="2595" w:author="Regina Casanova" w:date="2018-07-22T21:06:00Z">
        <w:r w:rsidR="00B347EB">
          <w:t xml:space="preserve">Posteriormente, dicha propuesta se validó con las autoridades correspondientes. </w:t>
        </w:r>
      </w:ins>
      <w:commentRangeStart w:id="2596"/>
      <w:ins w:id="2597" w:author="Regina Casanova" w:date="2018-07-07T15:31:00Z">
        <w:r w:rsidR="006F7425" w:rsidRPr="00201302">
          <w:t xml:space="preserve">Para </w:t>
        </w:r>
      </w:ins>
      <w:ins w:id="2598" w:author="Regina Casanova" w:date="2018-07-22T21:05:00Z">
        <w:r>
          <w:t>dar la propuesta</w:t>
        </w:r>
      </w:ins>
      <w:ins w:id="2599" w:author="Regina Casanova" w:date="2018-07-07T15:31:00Z">
        <w:r w:rsidR="006F7425" w:rsidRPr="00201302">
          <w:t xml:space="preserve"> </w:t>
        </w:r>
      </w:ins>
      <w:ins w:id="2600" w:author="Regina Casanova" w:date="2018-07-22T21:05:00Z">
        <w:r>
          <w:t xml:space="preserve">de </w:t>
        </w:r>
      </w:ins>
      <w:ins w:id="2601" w:author="Regina Casanova" w:date="2018-07-07T15:31:00Z">
        <w:r w:rsidR="006F7425" w:rsidRPr="00201302">
          <w:t xml:space="preserve">nueva clasificación de reclamos se utilizó una técnica de UCD llamada </w:t>
        </w:r>
        <w:r w:rsidR="006F7425" w:rsidRPr="007808F4">
          <w:rPr>
            <w:lang w:val="es-PE"/>
            <w:rPrChange w:id="2602" w:author="Regina Casanova" w:date="2018-07-10T20:19:00Z">
              <w:rPr/>
            </w:rPrChange>
          </w:rPr>
          <w:t>Card Sorting</w:t>
        </w:r>
        <w:r w:rsidR="006F7425" w:rsidRPr="00201302">
          <w:t xml:space="preserve">, técnica utilizada para diseñar o evaluar la arquitectura de la información. Para esta investigación en </w:t>
        </w:r>
        <w:r w:rsidR="006F7425" w:rsidRPr="00201302">
          <w:lastRenderedPageBreak/>
          <w:t>particular se utilizó la variante ‘</w:t>
        </w:r>
        <w:r w:rsidR="006F7425" w:rsidRPr="007808F4">
          <w:rPr>
            <w:lang w:val="es-PE"/>
            <w:rPrChange w:id="2603" w:author="Regina Casanova" w:date="2018-07-10T20:19:00Z">
              <w:rPr/>
            </w:rPrChange>
          </w:rPr>
          <w:t>Modified</w:t>
        </w:r>
        <w:r w:rsidR="006F7425" w:rsidRPr="00201302">
          <w:t xml:space="preserve"> Delphi’ </w:t>
        </w:r>
        <w:r w:rsidR="006F7425" w:rsidRPr="00201302">
          <w:fldChar w:fldCharType="begin" w:fldLock="1"/>
        </w:r>
      </w:ins>
      <w:r w:rsidR="00C126C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(46)","plainTextFormattedCitation":"(46)","previouslyFormattedCitation":"(45)"},"properties":{"noteIndex":0},"schema":"https://github.com/citation-style-language/schema/raw/master/csl-citation.json"}</w:instrText>
      </w:r>
      <w:ins w:id="2604" w:author="Regina Casanova" w:date="2018-07-07T15:31:00Z">
        <w:r w:rsidR="006F7425" w:rsidRPr="00201302">
          <w:fldChar w:fldCharType="separate"/>
        </w:r>
      </w:ins>
      <w:r w:rsidR="00C126C6" w:rsidRPr="00C126C6">
        <w:rPr>
          <w:noProof/>
        </w:rPr>
        <w:t>(46)</w:t>
      </w:r>
      <w:ins w:id="2605" w:author="Regina Casanova" w:date="2018-07-07T15:31:00Z">
        <w:r w:rsidR="006F7425" w:rsidRPr="00201302">
          <w:fldChar w:fldCharType="end"/>
        </w:r>
        <w:r w:rsidR="006F7425" w:rsidRPr="00201302">
          <w:t xml:space="preserve"> que requiere menor tiempo para las entrevistas. </w:t>
        </w:r>
      </w:ins>
      <w:commentRangeEnd w:id="2596"/>
      <w:r w:rsidR="00DE6ADF">
        <w:rPr>
          <w:rStyle w:val="Refdecomentario"/>
          <w:rFonts w:cstheme="minorBidi"/>
          <w:lang w:val="es-ES_tradnl"/>
        </w:rPr>
        <w:commentReference w:id="2596"/>
      </w:r>
      <w:ins w:id="2606" w:author="Regina Casanova" w:date="2018-07-07T15:31:00Z">
        <w:r w:rsidR="006F7425" w:rsidRPr="00201302">
          <w:t xml:space="preserve">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ins>
    </w:p>
    <w:p w14:paraId="247D2BA9" w14:textId="40F7B17C" w:rsidR="006F7425" w:rsidRDefault="00B170C5" w:rsidP="00B170C5">
      <w:pPr>
        <w:pStyle w:val="Texto"/>
        <w:rPr>
          <w:ins w:id="2607" w:author="Luis Fernando Llanos Zavalaga" w:date="2018-07-10T15:02:00Z"/>
        </w:rPr>
      </w:pPr>
      <w:commentRangeStart w:id="2608"/>
      <w:ins w:id="2609" w:author="Regina Casanova" w:date="2018-07-29T12:53:00Z">
        <w:r w:rsidRPr="00BA156B">
          <w:t>Para re</w:t>
        </w:r>
        <w:r>
          <w:t>alizar esta</w:t>
        </w:r>
        <w:r w:rsidRPr="00BA156B">
          <w:t xml:space="preserve"> reclasificación, </w:t>
        </w:r>
      </w:ins>
      <w:ins w:id="2610" w:author="Regina Casanova" w:date="2018-07-29T12:54:00Z">
        <w:r>
          <w:t xml:space="preserve">primero </w:t>
        </w:r>
      </w:ins>
      <w:ins w:id="2611" w:author="Regina Casanova" w:date="2018-07-29T12:53:00Z">
        <w:r w:rsidRPr="00BA156B">
          <w:t xml:space="preserve">se revisó la </w:t>
        </w:r>
        <w:commentRangeEnd w:id="2608"/>
        <w:r>
          <w:rPr>
            <w:rStyle w:val="Refdecomentario"/>
            <w:rFonts w:cstheme="minorBidi"/>
            <w:lang w:val="es-ES_tradnl"/>
          </w:rPr>
          <w:commentReference w:id="2608"/>
        </w:r>
        <w:r w:rsidRPr="00BA156B">
          <w:t>tabla de clasificación actual y se encontraron varios tipos de reclamos repetidos o que podían ser contenidos dentro de otros.</w:t>
        </w:r>
      </w:ins>
      <w:ins w:id="2612" w:author="Regina Casanova" w:date="2018-07-29T12:54:00Z">
        <w:r>
          <w:t xml:space="preserve"> Con esto se encontraron un total de 45 tipos de reclamos que necesitaban ser organizados y categorizados. Ellos fueron escritos en 45 tarjetas </w:t>
        </w:r>
      </w:ins>
      <w:ins w:id="2613" w:author="Regina Casanova" w:date="2018-07-29T12:56:00Z">
        <w:r>
          <w:t>físicas</w:t>
        </w:r>
      </w:ins>
      <w:ins w:id="2614" w:author="Regina Casanova" w:date="2018-07-29T12:54:00Z">
        <w:r>
          <w:t xml:space="preserve"> </w:t>
        </w:r>
      </w:ins>
      <w:ins w:id="2615" w:author="Regina Casanova" w:date="2018-07-29T12:56:00Z">
        <w:r>
          <w:t>que fueron entregadas a una persona experta en el tema de reclamos de IPRESS</w:t>
        </w:r>
      </w:ins>
      <w:ins w:id="2616" w:author="Regina Casanova" w:date="2018-07-07T15:31:00Z">
        <w:r w:rsidR="006F7425" w:rsidRPr="00201302">
          <w:t xml:space="preserve"> y se le pidió agruparlo en la manera que viera conveniente por similitud de reclamos. A esta persona experta se le dio la posibilidad de separar las tarjetas que consideraba que no eran un tipo de reclamo válido y agregar nuevos tipos de reclamos que consideraba faltantes. </w:t>
        </w:r>
      </w:ins>
      <w:ins w:id="2617" w:author="Regina Casanova" w:date="2018-07-29T12:26:00Z">
        <w:r w:rsidR="006A631E" w:rsidRPr="00BA156B">
          <w:t>Con las 4</w:t>
        </w:r>
        <w:r w:rsidR="006A631E">
          <w:t>5 tarjetas entregadas identificó</w:t>
        </w:r>
        <w:r w:rsidR="006A631E" w:rsidRPr="00BA156B">
          <w:t xml:space="preserve"> una tarjeta que se había escrito de manera muy general y la desglos</w:t>
        </w:r>
        <w:r w:rsidR="006A631E">
          <w:t>ó</w:t>
        </w:r>
        <w:r w:rsidR="006A631E" w:rsidRPr="00BA156B">
          <w:t xml:space="preserve"> en 3 tarjetas diferentes. Posteriormente </w:t>
        </w:r>
        <w:r w:rsidR="006A631E">
          <w:t>agregó</w:t>
        </w:r>
        <w:r w:rsidR="006A631E" w:rsidRPr="00BA156B">
          <w:t xml:space="preserve"> 6 nuevos tipos de reclamos que consideraba que faltaban y retiro 7 tarjetas de tipos de reclamos que consideraba podían ser agrupados en otros ya especificados, para esto detallo más la descripción de algunos tipos de reclamos. Por último</w:t>
        </w:r>
        <w:r w:rsidR="006A631E">
          <w:t>, revisó</w:t>
        </w:r>
        <w:r w:rsidR="006A631E" w:rsidRPr="00BA156B">
          <w:t xml:space="preserve"> nuevamente los tipos de reclamo para cerciorarse que el lenguaje utilizado fuera correcto y simple. </w:t>
        </w:r>
      </w:ins>
      <w:ins w:id="2618" w:author="Regina Casanova" w:date="2018-07-29T12:57:00Z">
        <w:r w:rsidRPr="00201302">
          <w:t xml:space="preserve">Luego que la persona experta realizará su organización y revisión de las categorías que creo, se le pidió que colocara un título a cada categoría y revisará los tipos de reclamos contenidos </w:t>
        </w:r>
        <w:r w:rsidRPr="00201302">
          <w:lastRenderedPageBreak/>
          <w:t xml:space="preserve">en cada categoría para poder encontrar posibles cambios en la organización. </w:t>
        </w:r>
      </w:ins>
      <w:ins w:id="2619" w:author="Regina Casanova" w:date="2018-07-29T12:26:00Z">
        <w:r w:rsidR="006A631E" w:rsidRPr="00BA156B">
          <w:t xml:space="preserve">Al finalizar esta dinámica, se obtuvo en total 10 categorías diferentes que contenían un total de 46 tarjetas.  </w:t>
        </w:r>
      </w:ins>
      <w:ins w:id="2620" w:author="Regina Casanova" w:date="2018-07-29T12:27:00Z">
        <w:r w:rsidR="006A631E">
          <w:t>Cuando ya el usuario experto</w:t>
        </w:r>
        <w:r>
          <w:t xml:space="preserve"> determin</w:t>
        </w:r>
      </w:ins>
      <w:ins w:id="2621" w:author="Regina Casanova" w:date="2018-07-29T12:57:00Z">
        <w:r>
          <w:t>ó</w:t>
        </w:r>
      </w:ins>
      <w:ins w:id="2622" w:author="Regina Casanova" w:date="2018-07-29T12:27:00Z">
        <w:r w:rsidR="006A631E">
          <w:t xml:space="preserve"> que era su clasificación final, se pasó a versión digital utilizando </w:t>
        </w:r>
      </w:ins>
      <w:ins w:id="2623" w:author="Regina Casanova" w:date="2018-07-29T12:34:00Z">
        <w:r w:rsidR="001D23EF">
          <w:t>un tablero d</w:t>
        </w:r>
      </w:ins>
      <w:ins w:id="2624" w:author="Regina Casanova" w:date="2018-07-29T12:27:00Z">
        <w:r w:rsidR="00DD3059">
          <w:t>e</w:t>
        </w:r>
      </w:ins>
      <w:ins w:id="2625" w:author="Regina Casanova" w:date="2018-07-29T12:42:00Z">
        <w:r w:rsidR="00DD3059">
          <w:t xml:space="preserve"> la aplicación basad</w:t>
        </w:r>
      </w:ins>
      <w:ins w:id="2626" w:author="Regina Casanova" w:date="2018-07-29T12:45:00Z">
        <w:r w:rsidR="00DD3059">
          <w:t xml:space="preserve">a </w:t>
        </w:r>
      </w:ins>
      <w:ins w:id="2627" w:author="Regina Casanova" w:date="2018-07-29T12:42:00Z">
        <w:r w:rsidR="00DD3059">
          <w:t>en web para el manejo</w:t>
        </w:r>
      </w:ins>
      <w:ins w:id="2628" w:author="Regina Casanova" w:date="2018-07-29T12:43:00Z">
        <w:r w:rsidR="00DD3059">
          <w:t xml:space="preserve"> de proyecto</w:t>
        </w:r>
      </w:ins>
      <w:ins w:id="2629" w:author="Regina Casanova" w:date="2018-07-29T12:42:00Z">
        <w:r w:rsidR="001D23EF">
          <w:t xml:space="preserve"> </w:t>
        </w:r>
      </w:ins>
      <w:ins w:id="2630" w:author="Regina Casanova" w:date="2018-07-29T12:39:00Z">
        <w:r w:rsidR="001D23EF">
          <w:t>gratuito</w:t>
        </w:r>
      </w:ins>
      <w:ins w:id="2631" w:author="Regina Casanova" w:date="2018-07-29T12:27:00Z">
        <w:r w:rsidR="006A631E">
          <w:t xml:space="preserve"> Trello</w:t>
        </w:r>
      </w:ins>
      <w:ins w:id="2632" w:author="Regina Casanova" w:date="2018-07-29T12:39:00Z">
        <w:r w:rsidR="001D23EF">
          <w:t xml:space="preserve"> (Trello Inc.</w:t>
        </w:r>
      </w:ins>
      <w:ins w:id="2633" w:author="Regina Casanova" w:date="2018-07-29T12:41:00Z">
        <w:r w:rsidR="001D23EF">
          <w:t>, New York City, USA</w:t>
        </w:r>
      </w:ins>
      <w:ins w:id="2634" w:author="Regina Casanova" w:date="2018-07-29T12:42:00Z">
        <w:r w:rsidR="00DD3059">
          <w:t>)</w:t>
        </w:r>
      </w:ins>
      <w:ins w:id="2635" w:author="Regina Casanova" w:date="2018-07-29T12:39:00Z">
        <w:r w:rsidR="001D23EF">
          <w:t xml:space="preserve"> </w:t>
        </w:r>
      </w:ins>
      <w:ins w:id="2636" w:author="Regina Casanova" w:date="2018-07-29T12:27:00Z">
        <w:r w:rsidR="006A631E">
          <w:t>para poder mostrarlo a los siguientes entrevistados</w:t>
        </w:r>
      </w:ins>
      <w:ins w:id="2637" w:author="Regina Casanova" w:date="2018-07-29T12:34:00Z">
        <w:r w:rsidR="001D23EF">
          <w:t xml:space="preserve">. </w:t>
        </w:r>
      </w:ins>
      <w:ins w:id="2638" w:author="Regina Casanova" w:date="2018-07-29T12:44:00Z">
        <w:r w:rsidR="00DD3059">
          <w:t xml:space="preserve">Se utilizó dicho aplicativo debido a su facilidad de crear tarjetas que pudieran ser movidas en diferentes organizaciones de una sencilla e intuitiva para el entrevistado. </w:t>
        </w:r>
      </w:ins>
      <w:ins w:id="2639" w:author="Regina Casanova" w:date="2018-07-29T12:35:00Z">
        <w:r w:rsidR="001D23EF">
          <w:t xml:space="preserve">Creado el primer tablero, cada categoría </w:t>
        </w:r>
      </w:ins>
      <w:ins w:id="2640" w:author="Regina Casanova" w:date="2018-07-29T12:45:00Z">
        <w:r w:rsidR="00DD3059">
          <w:t xml:space="preserve">propuesta por el primer entrevistado </w:t>
        </w:r>
      </w:ins>
      <w:ins w:id="2641" w:author="Regina Casanova" w:date="2018-07-29T12:36:00Z">
        <w:r w:rsidR="001D23EF">
          <w:t xml:space="preserve">se separó </w:t>
        </w:r>
      </w:ins>
      <w:ins w:id="2642" w:author="Regina Casanova" w:date="2018-07-29T12:35:00Z">
        <w:r w:rsidR="001D23EF">
          <w:t xml:space="preserve">en columnas mientras que los </w:t>
        </w:r>
      </w:ins>
      <w:ins w:id="2643" w:author="Regina Casanova" w:date="2018-07-29T12:36:00Z">
        <w:r w:rsidR="001D23EF">
          <w:t>ítems</w:t>
        </w:r>
      </w:ins>
      <w:ins w:id="2644" w:author="Regina Casanova" w:date="2018-07-29T12:35:00Z">
        <w:r w:rsidR="001D23EF">
          <w:t xml:space="preserve"> </w:t>
        </w:r>
      </w:ins>
      <w:ins w:id="2645" w:author="Regina Casanova" w:date="2018-07-29T12:36:00Z">
        <w:r w:rsidR="001D23EF">
          <w:t>eran las filas correspondientes a su categoría respectiva. Posterio</w:t>
        </w:r>
      </w:ins>
      <w:ins w:id="2646" w:author="Regina Casanova" w:date="2018-07-29T12:37:00Z">
        <w:r w:rsidR="001D23EF">
          <w:t>r</w:t>
        </w:r>
      </w:ins>
      <w:ins w:id="2647" w:author="Regina Casanova" w:date="2018-07-29T12:36:00Z">
        <w:r w:rsidR="001D23EF">
          <w:t>mente</w:t>
        </w:r>
      </w:ins>
      <w:ins w:id="2648" w:author="Regina Casanova" w:date="2018-07-29T12:37:00Z">
        <w:r w:rsidR="001D23EF">
          <w:t>, dicho tablero fue copiado para poder mostrarlo al siguiente entrevistado y que él pudiera hacer sus cambios respectivos en dicho tablero</w:t>
        </w:r>
      </w:ins>
      <w:ins w:id="2649" w:author="Regina Casanova" w:date="2018-07-29T12:38:00Z">
        <w:r w:rsidR="001D23EF">
          <w:t xml:space="preserve"> organizándolo de la manera que considerara correspondiente. </w:t>
        </w:r>
      </w:ins>
      <w:ins w:id="2650" w:author="Regina Casanova" w:date="2018-07-29T12:46:00Z">
        <w:r w:rsidR="00DD3059">
          <w:t>Dicho procedimiento fue repetido para todos los entrevistados y a todos se les dio la posibilidad de reorganizar la clasificaci</w:t>
        </w:r>
      </w:ins>
      <w:ins w:id="2651" w:author="Regina Casanova" w:date="2018-07-29T12:47:00Z">
        <w:r w:rsidR="00DD3059">
          <w:t>ón de la manera que consideraran conveniente.</w:t>
        </w:r>
      </w:ins>
      <w:ins w:id="2652" w:author="Regina Casanova" w:date="2018-07-29T12:51:00Z">
        <w:r w:rsidR="00DD3059">
          <w:t xml:space="preserve"> </w:t>
        </w:r>
      </w:ins>
      <w:ins w:id="2653" w:author="Regina Casanova" w:date="2018-07-29T12:47:00Z">
        <w:r w:rsidR="00DD3059">
          <w:t xml:space="preserve"> </w:t>
        </w:r>
      </w:ins>
    </w:p>
    <w:p w14:paraId="45409BA2" w14:textId="59E44FA6" w:rsidR="006F7425" w:rsidRPr="005956FA" w:rsidRDefault="006F7425">
      <w:pPr>
        <w:pStyle w:val="Ttulo2"/>
        <w:rPr>
          <w:ins w:id="2654" w:author="Regina Casanova" w:date="2018-07-07T15:31:00Z"/>
        </w:rPr>
        <w:pPrChange w:id="2655" w:author="Regina Casanova" w:date="2018-07-07T15:37:00Z">
          <w:pPr/>
        </w:pPrChange>
      </w:pPr>
      <w:bookmarkStart w:id="2656" w:name="_Toc520655652"/>
      <w:ins w:id="2657" w:author="Regina Casanova" w:date="2018-07-07T15:31:00Z">
        <w:r>
          <w:t>Metodología para Sub-Estudio del objetivo específico #2, correspondiente a la Fase de Diseño</w:t>
        </w:r>
        <w:bookmarkEnd w:id="2656"/>
      </w:ins>
    </w:p>
    <w:p w14:paraId="33F3CF4C" w14:textId="7BC45599" w:rsidR="006F7425" w:rsidRPr="005956FA" w:rsidRDefault="006F7425">
      <w:pPr>
        <w:pStyle w:val="Ttulo3"/>
        <w:rPr>
          <w:ins w:id="2658" w:author="Regina Casanova" w:date="2018-07-07T15:31:00Z"/>
        </w:rPr>
        <w:pPrChange w:id="2659" w:author="Regina Casanova" w:date="2018-07-07T15:37:00Z">
          <w:pPr/>
        </w:pPrChange>
      </w:pPr>
      <w:bookmarkStart w:id="2660" w:name="_Toc520655653"/>
      <w:ins w:id="2661" w:author="Regina Casanova" w:date="2018-07-07T15:31:00Z">
        <w:r>
          <w:t>Diseño del estudio</w:t>
        </w:r>
        <w:bookmarkEnd w:id="2660"/>
      </w:ins>
    </w:p>
    <w:p w14:paraId="473ABD73" w14:textId="438B94E6" w:rsidR="006F7425" w:rsidRDefault="006F7425">
      <w:pPr>
        <w:pStyle w:val="Texto"/>
        <w:rPr>
          <w:ins w:id="2662" w:author="Regina Casanova" w:date="2018-07-07T15:31:00Z"/>
        </w:rPr>
        <w:pPrChange w:id="2663" w:author="Regina Casanova" w:date="2018-07-07T15:37:00Z">
          <w:pPr/>
        </w:pPrChange>
      </w:pPr>
      <w:ins w:id="2664" w:author="Regina Casanova" w:date="2018-07-07T15:31:00Z">
        <w:r>
          <w:t xml:space="preserve">Este es un sub-estudio de prototipado, donde se realizó el diseño de un prototipo para un </w:t>
        </w:r>
      </w:ins>
      <w:ins w:id="2665" w:author="Regina Casanova" w:date="2018-07-29T19:16:00Z">
        <w:r w:rsidR="00F95B03">
          <w:t>aplicativo informático</w:t>
        </w:r>
      </w:ins>
      <w:ins w:id="2666" w:author="Regina Casanova" w:date="2018-07-07T15:31:00Z">
        <w:r>
          <w:t xml:space="preserve"> de gestión de reclamos.</w:t>
        </w:r>
      </w:ins>
    </w:p>
    <w:p w14:paraId="39C645D9" w14:textId="41DE099D" w:rsidR="006F7425" w:rsidRPr="005956FA" w:rsidRDefault="006F7425">
      <w:pPr>
        <w:pStyle w:val="Ttulo3"/>
        <w:rPr>
          <w:ins w:id="2667" w:author="Regina Casanova" w:date="2018-07-07T15:31:00Z"/>
        </w:rPr>
        <w:pPrChange w:id="2668" w:author="Regina Casanova" w:date="2018-07-07T15:37:00Z">
          <w:pPr/>
        </w:pPrChange>
      </w:pPr>
      <w:bookmarkStart w:id="2669" w:name="_Toc520655654"/>
      <w:ins w:id="2670" w:author="Regina Casanova" w:date="2018-07-07T15:31:00Z">
        <w:r>
          <w:lastRenderedPageBreak/>
          <w:t>Población</w:t>
        </w:r>
        <w:bookmarkEnd w:id="2669"/>
      </w:ins>
    </w:p>
    <w:p w14:paraId="6D168378" w14:textId="00C365AA" w:rsidR="006F7425" w:rsidRDefault="006F7425">
      <w:pPr>
        <w:pStyle w:val="Texto"/>
        <w:rPr>
          <w:ins w:id="2671" w:author="Regina Casanova" w:date="2018-07-07T15:31:00Z"/>
        </w:rPr>
        <w:pPrChange w:id="2672" w:author="Regina Casanova" w:date="2018-07-07T15:37:00Z">
          <w:pPr/>
        </w:pPrChange>
      </w:pPr>
      <w:ins w:id="2673" w:author="Regina Casanova" w:date="2018-07-07T15:31:00Z">
        <w:r>
          <w:t xml:space="preserve">Necesidades para un </w:t>
        </w:r>
      </w:ins>
      <w:ins w:id="2674" w:author="Regina Casanova" w:date="2018-07-29T19:16:00Z">
        <w:r w:rsidR="00F95B03">
          <w:t>aplicativo informático</w:t>
        </w:r>
      </w:ins>
      <w:ins w:id="2675" w:author="Regina Casanova" w:date="2018-07-07T15:31:00Z">
        <w:r>
          <w:t xml:space="preserve"> de gestión de reclamos presentados durante las entrevistas a profundidad realizadas a los tres tipos de usuarios durante el primer sub-estudio de este estudio. </w:t>
        </w:r>
      </w:ins>
    </w:p>
    <w:p w14:paraId="0C60E3EB" w14:textId="725D2880" w:rsidR="006F7425" w:rsidRPr="005956FA" w:rsidRDefault="006F7425">
      <w:pPr>
        <w:pStyle w:val="Ttulo3"/>
        <w:rPr>
          <w:ins w:id="2676" w:author="Regina Casanova" w:date="2018-07-07T15:31:00Z"/>
        </w:rPr>
        <w:pPrChange w:id="2677" w:author="Regina Casanova" w:date="2018-07-07T15:37:00Z">
          <w:pPr/>
        </w:pPrChange>
      </w:pPr>
      <w:bookmarkStart w:id="2678" w:name="_Toc520655655"/>
      <w:ins w:id="2679" w:author="Regina Casanova" w:date="2018-07-07T15:31:00Z">
        <w:r>
          <w:t>Muestra</w:t>
        </w:r>
        <w:bookmarkEnd w:id="2678"/>
      </w:ins>
    </w:p>
    <w:p w14:paraId="3564EEB8" w14:textId="6FA517D1" w:rsidR="006F7425" w:rsidRDefault="006F7425">
      <w:pPr>
        <w:pStyle w:val="Texto"/>
        <w:rPr>
          <w:ins w:id="2680" w:author="Regina Casanova" w:date="2018-07-07T15:31:00Z"/>
        </w:rPr>
        <w:pPrChange w:id="2681" w:author="Regina Casanova" w:date="2018-07-07T15:37:00Z">
          <w:pPr/>
        </w:pPrChange>
      </w:pPr>
      <w:ins w:id="2682" w:author="Regina Casanova" w:date="2018-07-07T15:31:00Z">
        <w:r>
          <w:t>58 necesidades presentados por los tres tipos de usuarios entrevistados.</w:t>
        </w:r>
      </w:ins>
    </w:p>
    <w:p w14:paraId="7AEA2435" w14:textId="7E0AEFDE" w:rsidR="006F7425" w:rsidRPr="005956FA" w:rsidRDefault="00B17392">
      <w:pPr>
        <w:pStyle w:val="Ttulo3"/>
        <w:rPr>
          <w:ins w:id="2683" w:author="Regina Casanova" w:date="2018-07-07T15:31:00Z"/>
        </w:rPr>
        <w:pPrChange w:id="2684" w:author="Regina Casanova" w:date="2018-07-07T15:37:00Z">
          <w:pPr/>
        </w:pPrChange>
      </w:pPr>
      <w:bookmarkStart w:id="2685" w:name="_Toc520655656"/>
      <w:ins w:id="2686" w:author="Regina Casanova" w:date="2018-07-07T15:31:00Z">
        <w:r>
          <w:t xml:space="preserve">Operacionalización de </w:t>
        </w:r>
      </w:ins>
      <w:ins w:id="2687" w:author="Regina Casanova" w:date="2018-07-22T21:09:00Z">
        <w:r>
          <w:t>dimensiones</w:t>
        </w:r>
      </w:ins>
      <w:bookmarkEnd w:id="2685"/>
    </w:p>
    <w:tbl>
      <w:tblPr>
        <w:tblStyle w:val="Tabladecuadrcula4-nfasis2"/>
        <w:tblpPr w:leftFromText="142" w:rightFromText="142" w:bottomFromText="567" w:vertAnchor="text" w:tblpY="1"/>
        <w:tblW w:w="7427" w:type="dxa"/>
        <w:tblLayout w:type="fixed"/>
        <w:tblLook w:val="04A0" w:firstRow="1" w:lastRow="0" w:firstColumn="1" w:lastColumn="0" w:noHBand="0" w:noVBand="1"/>
      </w:tblPr>
      <w:tblGrid>
        <w:gridCol w:w="1809"/>
        <w:gridCol w:w="2014"/>
        <w:gridCol w:w="1559"/>
        <w:gridCol w:w="2045"/>
      </w:tblGrid>
      <w:tr w:rsidR="006F7425" w:rsidRPr="00BA156B" w14:paraId="05EC5B84" w14:textId="77777777" w:rsidTr="005956FA">
        <w:trPr>
          <w:cnfStyle w:val="100000000000" w:firstRow="1" w:lastRow="0" w:firstColumn="0" w:lastColumn="0" w:oddVBand="0" w:evenVBand="0" w:oddHBand="0" w:evenHBand="0" w:firstRowFirstColumn="0" w:firstRowLastColumn="0" w:lastRowFirstColumn="0" w:lastRowLastColumn="0"/>
          <w:ins w:id="2688"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
          <w:p w14:paraId="037C0A8E" w14:textId="77777777" w:rsidR="006F7425" w:rsidRPr="00BA156B" w:rsidRDefault="006F7425" w:rsidP="004105E1">
            <w:pPr>
              <w:pStyle w:val="Texto"/>
              <w:rPr>
                <w:ins w:id="2689" w:author="Regina Casanova" w:date="2018-07-07T15:31:00Z"/>
              </w:rPr>
            </w:pPr>
            <w:ins w:id="2690"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
          <w:p w14:paraId="48ADA275"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2691" w:author="Regina Casanova" w:date="2018-07-07T15:31:00Z"/>
              </w:rPr>
            </w:pPr>
            <w:ins w:id="2692"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
          <w:p w14:paraId="483E37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2693" w:author="Regina Casanova" w:date="2018-07-07T15:31:00Z"/>
              </w:rPr>
            </w:pPr>
            <w:ins w:id="2694" w:author="Regina Casanova" w:date="2018-07-07T15:31:00Z">
              <w:r w:rsidRPr="00BA156B">
                <w:t>Tipo de Variable</w:t>
              </w:r>
            </w:ins>
          </w:p>
        </w:tc>
        <w:tc>
          <w:tcPr>
            <w:tcW w:w="2045" w:type="dxa"/>
            <w:tcBorders>
              <w:left w:val="single" w:sz="4" w:space="0" w:color="ED7D31" w:themeColor="accent2"/>
            </w:tcBorders>
          </w:tcPr>
          <w:p w14:paraId="15D77691"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2695" w:author="Regina Casanova" w:date="2018-07-07T15:31:00Z"/>
              </w:rPr>
            </w:pPr>
            <w:ins w:id="2696" w:author="Regina Casanova" w:date="2018-07-07T15:31:00Z">
              <w:r w:rsidRPr="00BA156B">
                <w:t>Fuente de Información</w:t>
              </w:r>
            </w:ins>
          </w:p>
        </w:tc>
      </w:tr>
      <w:tr w:rsidR="006F7425" w:rsidRPr="00BA156B" w14:paraId="0470ACEF" w14:textId="77777777" w:rsidTr="004105E1">
        <w:trPr>
          <w:cnfStyle w:val="000000100000" w:firstRow="0" w:lastRow="0" w:firstColumn="0" w:lastColumn="0" w:oddVBand="0" w:evenVBand="0" w:oddHBand="1" w:evenHBand="0" w:firstRowFirstColumn="0" w:firstRowLastColumn="0" w:lastRowFirstColumn="0" w:lastRowLastColumn="0"/>
          <w:ins w:id="2697"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
          <w:p w14:paraId="577F8B54" w14:textId="77777777" w:rsidR="006F7425" w:rsidRPr="00BA156B" w:rsidRDefault="006F7425" w:rsidP="004105E1">
            <w:pPr>
              <w:pStyle w:val="Texto"/>
              <w:rPr>
                <w:ins w:id="2698" w:author="Regina Casanova" w:date="2018-07-07T15:31:00Z"/>
              </w:rPr>
            </w:pPr>
            <w:ins w:id="2699" w:author="Regina Casanova" w:date="2018-07-07T15:31:00Z">
              <w:r>
                <w:t>Requerimientos de Usuario</w:t>
              </w:r>
            </w:ins>
          </w:p>
        </w:tc>
        <w:tc>
          <w:tcPr>
            <w:tcW w:w="2014" w:type="dxa"/>
          </w:tcPr>
          <w:p w14:paraId="5310EE1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2700" w:author="Regina Casanova" w:date="2018-07-07T15:31:00Z"/>
              </w:rPr>
            </w:pPr>
            <w:ins w:id="2701" w:author="Regina Casanova" w:date="2018-07-07T15:31:00Z">
              <w:r>
                <w:t>Solicitudes técnicas presentadas por los tres tipos de usuarios</w:t>
              </w:r>
            </w:ins>
          </w:p>
        </w:tc>
        <w:tc>
          <w:tcPr>
            <w:tcW w:w="1559" w:type="dxa"/>
          </w:tcPr>
          <w:p w14:paraId="4B8A69EE"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2702" w:author="Regina Casanova" w:date="2018-07-07T15:31:00Z"/>
              </w:rPr>
            </w:pPr>
            <w:ins w:id="2703" w:author="Regina Casanova" w:date="2018-07-07T15:31:00Z">
              <w:r>
                <w:t>Cualitativas</w:t>
              </w:r>
            </w:ins>
          </w:p>
        </w:tc>
        <w:tc>
          <w:tcPr>
            <w:tcW w:w="2045" w:type="dxa"/>
          </w:tcPr>
          <w:p w14:paraId="180EA22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2704" w:author="Regina Casanova" w:date="2018-07-07T15:31:00Z"/>
              </w:rPr>
            </w:pPr>
            <w:ins w:id="2705" w:author="Regina Casanova" w:date="2018-07-07T15:31:00Z">
              <w:r>
                <w:t>Análisis de necesidades.</w:t>
              </w:r>
            </w:ins>
          </w:p>
        </w:tc>
      </w:tr>
    </w:tbl>
    <w:p w14:paraId="28A9490D" w14:textId="01FFC3D2" w:rsidR="006F7425" w:rsidRPr="005956FA" w:rsidRDefault="006F7425">
      <w:pPr>
        <w:pStyle w:val="Ttulo3"/>
        <w:rPr>
          <w:ins w:id="2706" w:author="Regina Casanova" w:date="2018-07-07T15:31:00Z"/>
        </w:rPr>
        <w:pPrChange w:id="2707" w:author="Regina Casanova" w:date="2018-07-07T15:38:00Z">
          <w:pPr/>
        </w:pPrChange>
      </w:pPr>
      <w:bookmarkStart w:id="2708" w:name="_Toc520655657"/>
      <w:ins w:id="2709" w:author="Regina Casanova" w:date="2018-07-07T15:31:00Z">
        <w:r>
          <w:t>Procedimientos y Técnicas</w:t>
        </w:r>
        <w:bookmarkEnd w:id="2708"/>
      </w:ins>
    </w:p>
    <w:p w14:paraId="01643BFD" w14:textId="77777777" w:rsidR="006F7425" w:rsidRPr="005956FA" w:rsidRDefault="006F7425" w:rsidP="005956FA">
      <w:pPr>
        <w:pStyle w:val="Texto"/>
        <w:rPr>
          <w:ins w:id="2710" w:author="Regina Casanova" w:date="2018-07-07T15:31:00Z"/>
        </w:rPr>
      </w:pPr>
      <w:ins w:id="2711" w:author="Regina Casanova" w:date="2018-07-07T15:31:00Z">
        <w:r w:rsidRPr="005956FA">
          <w:t xml:space="preserve">Con esta lista de necesidades se crearon ‘Historias de Usuario’ para cada una de estas necesidades. Las historias de usuario consisten en la creación de una frase pequeña que usualmente sigue el formato de </w:t>
        </w:r>
      </w:ins>
    </w:p>
    <w:p w14:paraId="7D5DF83A" w14:textId="77777777" w:rsidR="006F7425" w:rsidRPr="00B26073" w:rsidRDefault="006F7425" w:rsidP="006F7425">
      <w:pPr>
        <w:pStyle w:val="Texto"/>
        <w:jc w:val="center"/>
        <w:rPr>
          <w:ins w:id="2712" w:author="Regina Casanova" w:date="2018-07-07T15:31:00Z"/>
          <w:rStyle w:val="Referenciaintensa"/>
          <w:color w:val="auto"/>
          <w:lang w:val="es-PE"/>
        </w:rPr>
      </w:pPr>
      <w:ins w:id="2713" w:author="Regina Casanova" w:date="2018-07-07T15:31:00Z">
        <w:r w:rsidRPr="00BA156B">
          <w:rPr>
            <w:rStyle w:val="Referenciaintensa"/>
            <w:color w:val="auto"/>
            <w:lang w:val="es-PE"/>
          </w:rPr>
          <w:lastRenderedPageBreak/>
          <w:t>“Como [usuario / tipo de usuario] quiero [necesidad] para poder [objetivo]”</w:t>
        </w:r>
      </w:ins>
    </w:p>
    <w:p w14:paraId="1908C66E" w14:textId="77777777" w:rsidR="006F7425" w:rsidRPr="005956FA" w:rsidRDefault="006F7425" w:rsidP="005956FA">
      <w:pPr>
        <w:pStyle w:val="Texto"/>
        <w:rPr>
          <w:ins w:id="2714" w:author="Regina Casanova" w:date="2018-07-07T15:31:00Z"/>
        </w:rPr>
      </w:pPr>
      <w:ins w:id="2715" w:author="Regina Casanova" w:date="2018-07-07T15:31:00Z">
        <w:r w:rsidRPr="005956FA">
          <w:rPr>
            <w:rPrChange w:id="2716" w:author="Regina Casanova" w:date="2018-07-07T15:38:00Z">
              <w:rPr>
                <w:lang w:val="es-PE"/>
              </w:rPr>
            </w:rPrChange>
          </w:rPr>
          <w:t>Las</w:t>
        </w:r>
        <w:r w:rsidRPr="005956FA">
          <w:t xml:space="preserve"> Historias de Usuario iban a permitir realizar la tabla de requerimientos que implicaba agregar una columna de prioridad a cada requerimiento.</w:t>
        </w:r>
      </w:ins>
    </w:p>
    <w:p w14:paraId="00B124A2" w14:textId="55E01506" w:rsidR="006F7425" w:rsidRPr="005956FA" w:rsidRDefault="006F7425" w:rsidP="005956FA">
      <w:pPr>
        <w:pStyle w:val="Texto"/>
        <w:rPr>
          <w:ins w:id="2717" w:author="Regina Casanova" w:date="2018-07-07T15:31:00Z"/>
        </w:rPr>
      </w:pPr>
      <w:ins w:id="2718" w:author="Regina Casanova" w:date="2018-07-07T15:31:00Z">
        <w:r w:rsidRPr="005956FA">
          <w:t xml:space="preserve">Con los objetivos y requerimientos hechos por cada tipo de usuario, se hicieron diversos wireframes en lápiz y papel con posibles bocetos de cada pantalla del </w:t>
        </w:r>
      </w:ins>
      <w:ins w:id="2719" w:author="Regina Casanova" w:date="2018-07-29T19:16:00Z">
        <w:r w:rsidR="00F95B03">
          <w:t>aplicativo informático</w:t>
        </w:r>
      </w:ins>
      <w:ins w:id="2720" w:author="Regina Casanova" w:date="2018-07-07T15:31:00Z">
        <w:r w:rsidRPr="005956FA">
          <w:t>, sus elementos y ubicación. La ventaja de realizar estos bocetos en lápiz y papel es que permite hacer cambios de forma muy rápida y poder añadir elementos adicionales necesarios mientras que la idea fue mejorando a lo largo de la creación de estos bocetos.</w:t>
        </w:r>
      </w:ins>
    </w:p>
    <w:p w14:paraId="26D716F2" w14:textId="4551F7A6" w:rsidR="006F7425" w:rsidRPr="005956FA" w:rsidRDefault="006F7425" w:rsidP="005956FA">
      <w:pPr>
        <w:pStyle w:val="Texto"/>
        <w:rPr>
          <w:ins w:id="2721" w:author="Regina Casanova" w:date="2018-07-07T15:31:00Z"/>
        </w:rPr>
      </w:pPr>
      <w:ins w:id="2722" w:author="Regina Casanova" w:date="2018-07-07T15:31:00Z">
        <w:r w:rsidRPr="005956FA">
          <w:t xml:space="preserve">Con estos wireframes se determinó cuál era el boceto a prototipar con el que los diversos tipos de usuarios pudieran cumplir sus tareas. Una vez se tuvieron los </w:t>
        </w:r>
        <w:r w:rsidRPr="007808F4">
          <w:rPr>
            <w:lang w:val="es-PE"/>
            <w:rPrChange w:id="2723" w:author="Regina Casanova" w:date="2018-07-10T20:19:00Z">
              <w:rPr/>
            </w:rPrChange>
          </w:rPr>
          <w:t>wireframes</w:t>
        </w:r>
        <w:r w:rsidRPr="005956FA">
          <w:t xml:space="preserve">, se hicieron los prototipos utilizando el </w:t>
        </w:r>
      </w:ins>
      <w:ins w:id="2724" w:author="Regina Casanova" w:date="2018-07-29T19:16:00Z">
        <w:r w:rsidR="00F95B03">
          <w:t>aplicativo informático</w:t>
        </w:r>
      </w:ins>
      <w:ins w:id="2725" w:author="Regina Casanova" w:date="2018-07-07T15:31:00Z">
        <w:r w:rsidRPr="005956FA">
          <w:t xml:space="preserve"> </w:t>
        </w:r>
        <w:r w:rsidRPr="007808F4">
          <w:rPr>
            <w:lang w:val="es-PE"/>
            <w:rPrChange w:id="2726" w:author="Regina Casanova" w:date="2018-07-10T20:19:00Z">
              <w:rPr/>
            </w:rPrChange>
          </w:rPr>
          <w:t>Axure</w:t>
        </w:r>
        <w:r w:rsidRPr="005956FA">
          <w:t xml:space="preserve"> RP v8 (Axure </w:t>
        </w:r>
      </w:ins>
      <w:ins w:id="2727" w:author="Regina Casanova" w:date="2018-07-29T19:16:00Z">
        <w:r w:rsidR="00F95B03">
          <w:t>Aplicativo informático</w:t>
        </w:r>
      </w:ins>
      <w:ins w:id="2728" w:author="Regina Casanova" w:date="2018-07-07T15:31:00Z">
        <w:r w:rsidRPr="005956FA">
          <w:t xml:space="preserve"> </w:t>
        </w:r>
        <w:r w:rsidRPr="007808F4">
          <w:rPr>
            <w:lang w:val="es-PE"/>
            <w:rPrChange w:id="2729" w:author="Regina Casanova" w:date="2018-07-10T20:19:00Z">
              <w:rPr/>
            </w:rPrChange>
          </w:rPr>
          <w:t>Solutions</w:t>
        </w:r>
        <w:r w:rsidRPr="005956FA">
          <w:t xml:space="preserve">, San Diego, CA bajo la licencia completa de Mg. Miguel Coloma). Se eligió este </w:t>
        </w:r>
      </w:ins>
      <w:ins w:id="2730" w:author="Regina Casanova" w:date="2018-07-29T19:16:00Z">
        <w:r w:rsidR="00F95B03">
          <w:t>aplicativo informático</w:t>
        </w:r>
      </w:ins>
      <w:ins w:id="2731" w:author="Regina Casanova" w:date="2018-07-07T15:31:00Z">
        <w:r w:rsidRPr="005956FA">
          <w:t xml:space="preserve"> ya que permitía dar funcionalidad a estos prototipos. Con estos prototipos funcionales, se podrían fácilmente probar para identificar posibles mejoras y errores en el diseño.</w:t>
        </w:r>
      </w:ins>
    </w:p>
    <w:p w14:paraId="24980F51" w14:textId="48613D69" w:rsidR="006F7425" w:rsidRDefault="006F7425" w:rsidP="005956FA">
      <w:pPr>
        <w:pStyle w:val="Texto"/>
        <w:rPr>
          <w:ins w:id="2732" w:author="Luis Fernando Llanos Zavalaga" w:date="2018-07-10T15:03:00Z"/>
        </w:rPr>
      </w:pPr>
      <w:ins w:id="2733" w:author="Regina Casanova" w:date="2018-07-07T15:31:00Z">
        <w:r w:rsidRPr="005956FA">
          <w:t xml:space="preserve">Estos prototipos no contaban con mucho detalle gráfico. Esto se hizo adrede para que durante las pruebas los usuarios se enfocarán en la funcionalidad del </w:t>
        </w:r>
      </w:ins>
      <w:ins w:id="2734" w:author="Regina Casanova" w:date="2018-07-29T19:16:00Z">
        <w:r w:rsidR="00F95B03">
          <w:t>aplicativo informático</w:t>
        </w:r>
      </w:ins>
      <w:ins w:id="2735" w:author="Regina Casanova" w:date="2018-07-07T15:31:00Z">
        <w:r w:rsidRPr="005956FA">
          <w:t xml:space="preserve"> planteado y no en detalles estéticos de él.</w:t>
        </w:r>
      </w:ins>
    </w:p>
    <w:p w14:paraId="2F7D6255" w14:textId="77777777" w:rsidR="00DE6ADF" w:rsidRPr="005956FA" w:rsidRDefault="00DE6ADF" w:rsidP="005956FA">
      <w:pPr>
        <w:pStyle w:val="Texto"/>
        <w:rPr>
          <w:ins w:id="2736" w:author="Regina Casanova" w:date="2018-07-07T15:31:00Z"/>
        </w:rPr>
      </w:pPr>
    </w:p>
    <w:p w14:paraId="78906DC0" w14:textId="77777777" w:rsidR="006F7425" w:rsidRDefault="006F7425">
      <w:pPr>
        <w:pStyle w:val="Ttulo2"/>
        <w:rPr>
          <w:ins w:id="2737" w:author="Regina Casanova" w:date="2018-07-07T15:31:00Z"/>
        </w:rPr>
        <w:pPrChange w:id="2738" w:author="Regina Casanova" w:date="2018-07-07T15:38:00Z">
          <w:pPr/>
        </w:pPrChange>
      </w:pPr>
      <w:bookmarkStart w:id="2739" w:name="_Toc520655658"/>
      <w:ins w:id="2740" w:author="Regina Casanova" w:date="2018-07-07T15:31:00Z">
        <w:r>
          <w:lastRenderedPageBreak/>
          <w:t>Metodología para Sub-Estudio del objetivo específico #3, correspondiente a la Fase de Pruebas</w:t>
        </w:r>
        <w:bookmarkEnd w:id="2739"/>
      </w:ins>
    </w:p>
    <w:p w14:paraId="4AA40B0A" w14:textId="77777777" w:rsidR="006F7425" w:rsidRDefault="006F7425">
      <w:pPr>
        <w:pStyle w:val="Ttulo3"/>
        <w:rPr>
          <w:ins w:id="2741" w:author="Regina Casanova" w:date="2018-07-07T15:31:00Z"/>
        </w:rPr>
        <w:pPrChange w:id="2742" w:author="Regina Casanova" w:date="2018-07-07T15:38:00Z">
          <w:pPr/>
        </w:pPrChange>
      </w:pPr>
      <w:bookmarkStart w:id="2743" w:name="_Toc520655659"/>
      <w:ins w:id="2744" w:author="Regina Casanova" w:date="2018-07-07T15:31:00Z">
        <w:r>
          <w:t>Diseño del estudio</w:t>
        </w:r>
        <w:bookmarkEnd w:id="2743"/>
      </w:ins>
    </w:p>
    <w:p w14:paraId="12485DF2" w14:textId="53FD9C41" w:rsidR="006F7425" w:rsidRPr="005956FA" w:rsidRDefault="006F7425" w:rsidP="005956FA">
      <w:pPr>
        <w:pStyle w:val="Texto"/>
        <w:rPr>
          <w:ins w:id="2745" w:author="Regina Casanova" w:date="2018-07-07T15:31:00Z"/>
        </w:rPr>
      </w:pPr>
      <w:ins w:id="2746" w:author="Regina Casanova" w:date="2018-07-07T15:31:00Z">
        <w:r w:rsidRPr="005956FA">
          <w:t xml:space="preserve">Este es un sub-estudio de usabilidad, donde se evaluará el diseño del prototipo de un producto tecnológico mediante pruebas dirigidas a tres tipos usuarios finales identificados para el uso de este </w:t>
        </w:r>
      </w:ins>
      <w:ins w:id="2747" w:author="Regina Casanova" w:date="2018-07-29T19:16:00Z">
        <w:r w:rsidR="00F95B03">
          <w:t>aplicativo informático</w:t>
        </w:r>
      </w:ins>
      <w:ins w:id="2748" w:author="Regina Casanova" w:date="2018-07-07T15:31:00Z">
        <w:r w:rsidRPr="005956FA">
          <w:t xml:space="preserve">. </w:t>
        </w:r>
      </w:ins>
    </w:p>
    <w:p w14:paraId="6B4E8AE5" w14:textId="34D62D9E" w:rsidR="006F7425" w:rsidRDefault="006F7425">
      <w:pPr>
        <w:pStyle w:val="Ttulo3"/>
        <w:rPr>
          <w:ins w:id="2749" w:author="Regina Casanova" w:date="2018-07-07T15:31:00Z"/>
        </w:rPr>
        <w:pPrChange w:id="2750" w:author="Regina Casanova" w:date="2018-07-07T15:39:00Z">
          <w:pPr/>
        </w:pPrChange>
      </w:pPr>
      <w:bookmarkStart w:id="2751" w:name="_Toc520655660"/>
      <w:ins w:id="2752" w:author="Regina Casanova" w:date="2018-07-07T15:31:00Z">
        <w:r>
          <w:t>Población</w:t>
        </w:r>
        <w:bookmarkEnd w:id="2751"/>
      </w:ins>
    </w:p>
    <w:p w14:paraId="3F335CEA" w14:textId="77777777" w:rsidR="006F7425" w:rsidRPr="00BA156B" w:rsidRDefault="006F7425" w:rsidP="006F7425">
      <w:pPr>
        <w:pStyle w:val="Texto"/>
        <w:rPr>
          <w:ins w:id="2753" w:author="Regina Casanova" w:date="2018-07-07T15:31:00Z"/>
        </w:rPr>
      </w:pPr>
      <w:ins w:id="2754" w:author="Regina Casanova" w:date="2018-07-07T15:31:00Z">
        <w:r w:rsidRPr="00BA156B">
          <w:t>La población en estudio se divide en tres tipos de usuarios:</w:t>
        </w:r>
      </w:ins>
    </w:p>
    <w:p w14:paraId="3080623D" w14:textId="77777777" w:rsidR="006F7425" w:rsidRPr="00BA156B" w:rsidRDefault="006F7425" w:rsidP="006F7425">
      <w:pPr>
        <w:pStyle w:val="Texto"/>
        <w:numPr>
          <w:ilvl w:val="0"/>
          <w:numId w:val="28"/>
        </w:numPr>
        <w:rPr>
          <w:ins w:id="2755" w:author="Regina Casanova" w:date="2018-07-07T15:31:00Z"/>
        </w:rPr>
      </w:pPr>
      <w:ins w:id="2756" w:author="Regina Casanova" w:date="2018-07-07T15:31:00Z">
        <w:r w:rsidRPr="00BA156B">
          <w:t>Personal Administrativo de SUSALUD.</w:t>
        </w:r>
      </w:ins>
    </w:p>
    <w:p w14:paraId="484580D9" w14:textId="77777777" w:rsidR="006F7425" w:rsidRPr="00BA156B" w:rsidRDefault="006F7425" w:rsidP="006F7425">
      <w:pPr>
        <w:pStyle w:val="Texto"/>
        <w:numPr>
          <w:ilvl w:val="0"/>
          <w:numId w:val="28"/>
        </w:numPr>
        <w:rPr>
          <w:ins w:id="2757" w:author="Regina Casanova" w:date="2018-07-07T15:31:00Z"/>
        </w:rPr>
      </w:pPr>
      <w:ins w:id="2758" w:author="Regina Casanova" w:date="2018-07-07T15:31:00Z">
        <w:r w:rsidRPr="00BA156B">
          <w:t>Gestores de IPRESS.</w:t>
        </w:r>
      </w:ins>
    </w:p>
    <w:p w14:paraId="2D6CD1A3" w14:textId="77777777" w:rsidR="006F7425" w:rsidRPr="00447182" w:rsidRDefault="006F7425" w:rsidP="006F7425">
      <w:pPr>
        <w:pStyle w:val="Texto"/>
        <w:numPr>
          <w:ilvl w:val="0"/>
          <w:numId w:val="28"/>
        </w:numPr>
        <w:rPr>
          <w:ins w:id="2759" w:author="Regina Casanova" w:date="2018-07-07T15:31:00Z"/>
        </w:rPr>
      </w:pPr>
      <w:ins w:id="2760" w:author="Regina Casanova" w:date="2018-07-07T15:31:00Z">
        <w:r w:rsidRPr="00BA156B">
          <w:t>Ciudadanos peruanos que puedan presentar reclamos.</w:t>
        </w:r>
      </w:ins>
    </w:p>
    <w:p w14:paraId="6B2C64F1" w14:textId="68652B4A" w:rsidR="006F7425" w:rsidRPr="005956FA" w:rsidRDefault="006F7425">
      <w:pPr>
        <w:pStyle w:val="Ttulo3"/>
        <w:rPr>
          <w:ins w:id="2761" w:author="Regina Casanova" w:date="2018-07-07T15:31:00Z"/>
        </w:rPr>
        <w:pPrChange w:id="2762" w:author="Regina Casanova" w:date="2018-07-07T15:39:00Z">
          <w:pPr/>
        </w:pPrChange>
      </w:pPr>
      <w:bookmarkStart w:id="2763" w:name="_Toc520655661"/>
      <w:ins w:id="2764" w:author="Regina Casanova" w:date="2018-07-07T15:31:00Z">
        <w:r>
          <w:t>Muestra</w:t>
        </w:r>
        <w:bookmarkEnd w:id="2763"/>
      </w:ins>
    </w:p>
    <w:p w14:paraId="41742C1F" w14:textId="02917CB4" w:rsidR="00B17392" w:rsidRDefault="00B17392" w:rsidP="00B17392">
      <w:pPr>
        <w:pStyle w:val="Texto"/>
        <w:rPr>
          <w:ins w:id="2765" w:author="Regina Casanova" w:date="2018-07-22T21:09:00Z"/>
        </w:rPr>
      </w:pPr>
      <w:ins w:id="2766" w:author="Regina Casanova" w:date="2018-07-22T21:09:00Z">
        <w:r>
          <w:t xml:space="preserve">15 entrevistas a profundidad con personas que cumplían pertenecer a uno de los tres tipos de usuarios investigados para este estudio. Ellos </w:t>
        </w:r>
        <w:r w:rsidRPr="00BA156B">
          <w:t>se di</w:t>
        </w:r>
        <w:r>
          <w:t>vidieron</w:t>
        </w:r>
        <w:r w:rsidRPr="00BA156B">
          <w:t xml:space="preserve"> de la siguiente manera:</w:t>
        </w:r>
      </w:ins>
    </w:p>
    <w:p w14:paraId="7F2C6CD3" w14:textId="77777777" w:rsidR="00B17392" w:rsidRPr="00BA156B" w:rsidRDefault="00B17392" w:rsidP="00B17392">
      <w:pPr>
        <w:pStyle w:val="Texto"/>
        <w:numPr>
          <w:ilvl w:val="0"/>
          <w:numId w:val="32"/>
        </w:numPr>
        <w:rPr>
          <w:ins w:id="2767" w:author="Regina Casanova" w:date="2018-07-22T21:09:00Z"/>
        </w:rPr>
      </w:pPr>
      <w:ins w:id="2768" w:author="Regina Casanova" w:date="2018-07-22T21:09:00Z">
        <w:r w:rsidRPr="00BA156B">
          <w:t xml:space="preserve">Personal de SUSALUD: 3 entrevistados en total. </w:t>
        </w:r>
      </w:ins>
    </w:p>
    <w:p w14:paraId="6657E591" w14:textId="77777777" w:rsidR="00B17392" w:rsidRPr="00BA156B" w:rsidRDefault="00B17392" w:rsidP="00B17392">
      <w:pPr>
        <w:pStyle w:val="Texto"/>
        <w:numPr>
          <w:ilvl w:val="0"/>
          <w:numId w:val="32"/>
        </w:numPr>
        <w:rPr>
          <w:ins w:id="2769" w:author="Regina Casanova" w:date="2018-07-22T21:09:00Z"/>
        </w:rPr>
      </w:pPr>
      <w:ins w:id="2770" w:author="Regina Casanova" w:date="2018-07-22T21:09:00Z">
        <w:r w:rsidRPr="00BA156B">
          <w:t>Gestores de IPRESS: 6 entrevistados en total. Todos encontrados por referencia al ser informantes claves.</w:t>
        </w:r>
      </w:ins>
    </w:p>
    <w:p w14:paraId="327C52DD" w14:textId="77777777" w:rsidR="00B17392" w:rsidRPr="00B17392" w:rsidRDefault="00B17392">
      <w:pPr>
        <w:pStyle w:val="Texto"/>
        <w:numPr>
          <w:ilvl w:val="0"/>
          <w:numId w:val="32"/>
        </w:numPr>
        <w:rPr>
          <w:ins w:id="2771" w:author="Regina Casanova" w:date="2018-07-22T21:10:00Z"/>
          <w:rStyle w:val="Refdecomentario"/>
          <w:sz w:val="24"/>
          <w:szCs w:val="24"/>
          <w:rPrChange w:id="2772" w:author="Regina Casanova" w:date="2018-07-22T21:10:00Z">
            <w:rPr>
              <w:ins w:id="2773" w:author="Regina Casanova" w:date="2018-07-22T21:10:00Z"/>
              <w:rStyle w:val="Refdecomentario"/>
              <w:rFonts w:eastAsiaTheme="majorEastAsia" w:cs="Times New Roman"/>
              <w:color w:val="000000" w:themeColor="text1"/>
              <w:lang w:val="es-ES"/>
            </w:rPr>
          </w:rPrChange>
        </w:rPr>
        <w:pPrChange w:id="2774" w:author="Regina Casanova" w:date="2018-07-22T21:10:00Z">
          <w:pPr/>
        </w:pPrChange>
      </w:pPr>
      <w:ins w:id="2775" w:author="Regina Casanova" w:date="2018-07-22T21:09:00Z">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ins>
    </w:p>
    <w:p w14:paraId="519DFE12" w14:textId="4F76ED73" w:rsidR="000A0F91" w:rsidRPr="000A0F91" w:rsidRDefault="00B17392">
      <w:pPr>
        <w:pStyle w:val="Ttulo3"/>
        <w:rPr>
          <w:ins w:id="2776" w:author="Regina Casanova" w:date="2018-07-07T15:31:00Z"/>
        </w:rPr>
        <w:pPrChange w:id="2777" w:author="Regina Casanova" w:date="2018-07-22T21:10:00Z">
          <w:pPr/>
        </w:pPrChange>
      </w:pPr>
      <w:ins w:id="2778" w:author="Regina Casanova" w:date="2018-07-22T21:10:00Z">
        <w:r w:rsidDel="00B17392">
          <w:rPr>
            <w:rStyle w:val="Refdecomentario"/>
            <w:rFonts w:cstheme="minorBidi"/>
            <w:lang w:val="es-ES_tradnl"/>
          </w:rPr>
          <w:t xml:space="preserve"> </w:t>
        </w:r>
      </w:ins>
      <w:del w:id="2779" w:author="Regina Casanova" w:date="2018-07-22T21:09:00Z">
        <w:r w:rsidR="00DE6ADF" w:rsidDel="00B17392">
          <w:rPr>
            <w:rStyle w:val="Refdecomentario"/>
            <w:rFonts w:cstheme="minorBidi"/>
            <w:lang w:val="es-ES_tradnl"/>
          </w:rPr>
          <w:commentReference w:id="2780"/>
        </w:r>
      </w:del>
      <w:bookmarkStart w:id="2781" w:name="_Toc520655662"/>
      <w:ins w:id="2782" w:author="Regina Casanova" w:date="2018-07-07T15:31:00Z">
        <w:r w:rsidR="006F7425">
          <w:t>Operacionaliza</w:t>
        </w:r>
        <w:r>
          <w:t xml:space="preserve">ción de </w:t>
        </w:r>
      </w:ins>
      <w:ins w:id="2783" w:author="Regina Casanova" w:date="2018-07-22T21:10:00Z">
        <w:r>
          <w:t>dimensiones</w:t>
        </w:r>
      </w:ins>
      <w:bookmarkEnd w:id="2781"/>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2784" w:author="Regina Casanova" w:date="2018-07-29T19:51:00Z">
          <w:tblPr>
            <w:tblStyle w:val="Tabladecuadrcula4-nfasis2"/>
            <w:tblpPr w:leftFromText="142" w:rightFromText="142" w:bottomFromText="567" w:vertAnchor="text" w:tblpY="1"/>
            <w:tblW w:w="8674" w:type="dxa"/>
            <w:tblLayout w:type="fixed"/>
            <w:tblLook w:val="04A0" w:firstRow="1" w:lastRow="0" w:firstColumn="1" w:lastColumn="0" w:noHBand="0" w:noVBand="1"/>
          </w:tblPr>
        </w:tblPrChange>
      </w:tblPr>
      <w:tblGrid>
        <w:gridCol w:w="1734"/>
        <w:gridCol w:w="2089"/>
        <w:gridCol w:w="1559"/>
        <w:gridCol w:w="1557"/>
        <w:gridCol w:w="1735"/>
        <w:tblGridChange w:id="2785">
          <w:tblGrid>
            <w:gridCol w:w="1809"/>
            <w:gridCol w:w="2014"/>
            <w:gridCol w:w="1559"/>
            <w:gridCol w:w="1247"/>
            <w:gridCol w:w="2045"/>
          </w:tblGrid>
        </w:tblGridChange>
      </w:tblGrid>
      <w:tr w:rsidR="006F7425" w:rsidRPr="00BA156B" w14:paraId="34CE7709" w14:textId="77777777" w:rsidTr="002416FB">
        <w:trPr>
          <w:cnfStyle w:val="100000000000" w:firstRow="1" w:lastRow="0" w:firstColumn="0" w:lastColumn="0" w:oddVBand="0" w:evenVBand="0" w:oddHBand="0" w:evenHBand="0" w:firstRowFirstColumn="0" w:firstRowLastColumn="0" w:lastRowFirstColumn="0" w:lastRowLastColumn="0"/>
          <w:cantSplit/>
          <w:ins w:id="2786" w:author="Regina Casanova" w:date="2018-07-07T15:31:00Z"/>
        </w:trPr>
        <w:tc>
          <w:tcPr>
            <w:cnfStyle w:val="001000000000" w:firstRow="0" w:lastRow="0" w:firstColumn="1" w:lastColumn="0" w:oddVBand="0" w:evenVBand="0" w:oddHBand="0" w:evenHBand="0" w:firstRowFirstColumn="0" w:firstRowLastColumn="0" w:lastRowFirstColumn="0" w:lastRowLastColumn="0"/>
            <w:tcW w:w="1734" w:type="dxa"/>
            <w:tcBorders>
              <w:right w:val="single" w:sz="4" w:space="0" w:color="ED7D31" w:themeColor="accent2"/>
            </w:tcBorders>
            <w:tcPrChange w:id="2787" w:author="Regina Casanova" w:date="2018-07-29T19:51:00Z">
              <w:tcPr>
                <w:tcW w:w="1809" w:type="dxa"/>
                <w:tcBorders>
                  <w:right w:val="single" w:sz="4" w:space="0" w:color="ED7D31" w:themeColor="accent2"/>
                </w:tcBorders>
              </w:tcPr>
            </w:tcPrChange>
          </w:tcPr>
          <w:p w14:paraId="10869D4E" w14:textId="77777777" w:rsidR="006F7425" w:rsidRPr="00BA156B" w:rsidRDefault="006F7425">
            <w:pPr>
              <w:pStyle w:val="Texto"/>
              <w:keepNext/>
              <w:cnfStyle w:val="101000000000" w:firstRow="1" w:lastRow="0" w:firstColumn="1" w:lastColumn="0" w:oddVBand="0" w:evenVBand="0" w:oddHBand="0" w:evenHBand="0" w:firstRowFirstColumn="0" w:firstRowLastColumn="0" w:lastRowFirstColumn="0" w:lastRowLastColumn="0"/>
              <w:rPr>
                <w:ins w:id="2788" w:author="Regina Casanova" w:date="2018-07-07T15:31:00Z"/>
              </w:rPr>
              <w:pPrChange w:id="2789" w:author="Regina Casanova" w:date="2018-07-07T15:54: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ins w:id="2790" w:author="Regina Casanova" w:date="2018-07-07T15:31:00Z">
              <w:r w:rsidRPr="00BA156B">
                <w:t>Nombre de Variable</w:t>
              </w:r>
            </w:ins>
          </w:p>
        </w:tc>
        <w:tc>
          <w:tcPr>
            <w:tcW w:w="2089" w:type="dxa"/>
            <w:tcBorders>
              <w:left w:val="single" w:sz="4" w:space="0" w:color="ED7D31" w:themeColor="accent2"/>
              <w:right w:val="single" w:sz="4" w:space="0" w:color="ED7D31" w:themeColor="accent2"/>
            </w:tcBorders>
            <w:tcPrChange w:id="2791" w:author="Regina Casanova" w:date="2018-07-29T19:51:00Z">
              <w:tcPr>
                <w:tcW w:w="2014" w:type="dxa"/>
                <w:tcBorders>
                  <w:left w:val="single" w:sz="4" w:space="0" w:color="ED7D31" w:themeColor="accent2"/>
                  <w:right w:val="single" w:sz="4" w:space="0" w:color="ED7D31" w:themeColor="accent2"/>
                </w:tcBorders>
              </w:tcPr>
            </w:tcPrChange>
          </w:tcPr>
          <w:p w14:paraId="174D6C84"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2792" w:author="Regina Casanova" w:date="2018-07-07T15:31:00Z"/>
              </w:rPr>
              <w:pPrChange w:id="2793"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2794"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Change w:id="2795" w:author="Regina Casanova" w:date="2018-07-29T19:51:00Z">
              <w:tcPr>
                <w:tcW w:w="1559" w:type="dxa"/>
                <w:tcBorders>
                  <w:left w:val="single" w:sz="4" w:space="0" w:color="ED7D31" w:themeColor="accent2"/>
                  <w:right w:val="single" w:sz="4" w:space="0" w:color="ED7D31" w:themeColor="accent2"/>
                </w:tcBorders>
              </w:tcPr>
            </w:tcPrChange>
          </w:tcPr>
          <w:p w14:paraId="1048B9C1"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2796" w:author="Regina Casanova" w:date="2018-07-07T15:31:00Z"/>
              </w:rPr>
              <w:pPrChange w:id="2797"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2798" w:author="Regina Casanova" w:date="2018-07-07T15:31:00Z">
              <w:r w:rsidRPr="00BA156B">
                <w:t>Tipo de Variable</w:t>
              </w:r>
            </w:ins>
          </w:p>
        </w:tc>
        <w:tc>
          <w:tcPr>
            <w:tcW w:w="1557" w:type="dxa"/>
            <w:tcBorders>
              <w:left w:val="single" w:sz="4" w:space="0" w:color="ED7D31" w:themeColor="accent2"/>
              <w:right w:val="single" w:sz="4" w:space="0" w:color="ED7D31" w:themeColor="accent2"/>
            </w:tcBorders>
            <w:tcPrChange w:id="2799" w:author="Regina Casanova" w:date="2018-07-29T19:51:00Z">
              <w:tcPr>
                <w:tcW w:w="1247" w:type="dxa"/>
                <w:tcBorders>
                  <w:left w:val="single" w:sz="4" w:space="0" w:color="ED7D31" w:themeColor="accent2"/>
                  <w:right w:val="single" w:sz="4" w:space="0" w:color="ED7D31" w:themeColor="accent2"/>
                </w:tcBorders>
              </w:tcPr>
            </w:tcPrChange>
          </w:tcPr>
          <w:p w14:paraId="510AE49F"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2800" w:author="Regina Casanova" w:date="2018-07-07T15:31:00Z"/>
              </w:rPr>
              <w:pPrChange w:id="2801"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2802" w:author="Regina Casanova" w:date="2018-07-07T15:31:00Z">
              <w:r w:rsidRPr="00BA156B">
                <w:t>Opciones</w:t>
              </w:r>
            </w:ins>
          </w:p>
        </w:tc>
        <w:tc>
          <w:tcPr>
            <w:tcW w:w="1735" w:type="dxa"/>
            <w:tcBorders>
              <w:left w:val="single" w:sz="4" w:space="0" w:color="ED7D31" w:themeColor="accent2"/>
            </w:tcBorders>
            <w:tcPrChange w:id="2803" w:author="Regina Casanova" w:date="2018-07-29T19:51:00Z">
              <w:tcPr>
                <w:tcW w:w="2045" w:type="dxa"/>
                <w:tcBorders>
                  <w:left w:val="single" w:sz="4" w:space="0" w:color="ED7D31" w:themeColor="accent2"/>
                </w:tcBorders>
              </w:tcPr>
            </w:tcPrChange>
          </w:tcPr>
          <w:p w14:paraId="29F19ADA"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2804" w:author="Regina Casanova" w:date="2018-07-07T15:31:00Z"/>
              </w:rPr>
              <w:pPrChange w:id="2805"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2806" w:author="Regina Casanova" w:date="2018-07-07T15:31:00Z">
              <w:r w:rsidRPr="00BA156B">
                <w:t>Fuente de Información</w:t>
              </w:r>
            </w:ins>
          </w:p>
        </w:tc>
      </w:tr>
      <w:tr w:rsidR="006F7425" w:rsidRPr="00BA156B" w14:paraId="1BAD4854" w14:textId="77777777" w:rsidTr="002416FB">
        <w:trPr>
          <w:cnfStyle w:val="000000100000" w:firstRow="0" w:lastRow="0" w:firstColumn="0" w:lastColumn="0" w:oddVBand="0" w:evenVBand="0" w:oddHBand="1" w:evenHBand="0" w:firstRowFirstColumn="0" w:firstRowLastColumn="0" w:lastRowFirstColumn="0" w:lastRowLastColumn="0"/>
          <w:cantSplit/>
          <w:ins w:id="2807" w:author="Regina Casanova" w:date="2018-07-07T15:31:00Z"/>
        </w:trPr>
        <w:tc>
          <w:tcPr>
            <w:cnfStyle w:val="001000000000" w:firstRow="0" w:lastRow="0" w:firstColumn="1" w:lastColumn="0" w:oddVBand="0" w:evenVBand="0" w:oddHBand="0" w:evenHBand="0" w:firstRowFirstColumn="0" w:firstRowLastColumn="0" w:lastRowFirstColumn="0" w:lastRowLastColumn="0"/>
            <w:tcW w:w="1734" w:type="dxa"/>
            <w:tcPrChange w:id="2808" w:author="Regina Casanova" w:date="2018-07-29T19:51:00Z">
              <w:tcPr>
                <w:tcW w:w="1809" w:type="dxa"/>
              </w:tcPr>
            </w:tcPrChange>
          </w:tcPr>
          <w:p w14:paraId="6FB965F0" w14:textId="77777777" w:rsidR="006F7425" w:rsidRPr="00BA156B" w:rsidRDefault="006F7425">
            <w:pPr>
              <w:pStyle w:val="Texto"/>
              <w:keepNext/>
              <w:cnfStyle w:val="001000100000" w:firstRow="0" w:lastRow="0" w:firstColumn="1" w:lastColumn="0" w:oddVBand="0" w:evenVBand="0" w:oddHBand="1" w:evenHBand="0" w:firstRowFirstColumn="0" w:firstRowLastColumn="0" w:lastRowFirstColumn="0" w:lastRowLastColumn="0"/>
              <w:rPr>
                <w:ins w:id="2809" w:author="Regina Casanova" w:date="2018-07-07T15:31:00Z"/>
              </w:rPr>
              <w:pPrChange w:id="2810" w:author="Regina Casanova" w:date="2018-07-07T15:54:00Z">
                <w:pPr>
                  <w:pStyle w:val="Texto"/>
                  <w:framePr w:hSpace="142" w:wrap="around" w:vAnchor="text" w:hAnchor="text" w:y="1"/>
                  <w:cnfStyle w:val="001000100000" w:firstRow="0" w:lastRow="0" w:firstColumn="1" w:lastColumn="0" w:oddVBand="0" w:evenVBand="0" w:oddHBand="1" w:evenHBand="0" w:firstRowFirstColumn="0" w:firstRowLastColumn="0" w:lastRowFirstColumn="0" w:lastRowLastColumn="0"/>
                </w:pPr>
              </w:pPrChange>
            </w:pPr>
            <w:ins w:id="2811" w:author="Regina Casanova" w:date="2018-07-07T15:31:00Z">
              <w:r w:rsidRPr="00BA156B">
                <w:t>Resolución de Tareas</w:t>
              </w:r>
            </w:ins>
          </w:p>
        </w:tc>
        <w:tc>
          <w:tcPr>
            <w:tcW w:w="2089" w:type="dxa"/>
            <w:tcPrChange w:id="2812" w:author="Regina Casanova" w:date="2018-07-29T19:51:00Z">
              <w:tcPr>
                <w:tcW w:w="2014" w:type="dxa"/>
              </w:tcPr>
            </w:tcPrChange>
          </w:tcPr>
          <w:p w14:paraId="3688A7F1" w14:textId="6104D7E0"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2813" w:author="Regina Casanova" w:date="2018-07-07T15:31:00Z"/>
              </w:rPr>
              <w:pPrChange w:id="2814"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2815" w:author="Regina Casanova" w:date="2018-07-07T15:31:00Z">
              <w:r w:rsidRPr="00BA156B">
                <w:t>El éxito o fracaso del usuario en la resolución de ciertas tareas específicas a su tipo de usuario a realizarse uti</w:t>
              </w:r>
              <w:r w:rsidR="002416FB">
                <w:t xml:space="preserve">lizando el prototipo del </w:t>
              </w:r>
            </w:ins>
            <w:ins w:id="2816" w:author="Regina Casanova" w:date="2018-07-29T19:50:00Z">
              <w:r w:rsidR="002416FB">
                <w:t>aplicativo</w:t>
              </w:r>
            </w:ins>
          </w:p>
        </w:tc>
        <w:tc>
          <w:tcPr>
            <w:tcW w:w="1559" w:type="dxa"/>
            <w:tcPrChange w:id="2817" w:author="Regina Casanova" w:date="2018-07-29T19:51:00Z">
              <w:tcPr>
                <w:tcW w:w="1559" w:type="dxa"/>
              </w:tcPr>
            </w:tcPrChange>
          </w:tcPr>
          <w:p w14:paraId="339F96DA" w14:textId="6476349E"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2818" w:author="Regina Casanova" w:date="2018-07-07T15:31:00Z"/>
              </w:rPr>
              <w:pPrChange w:id="2819"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2820" w:author="Regina Casanova" w:date="2018-07-07T15:31:00Z">
              <w:r w:rsidRPr="00BA156B">
                <w:t>Cualitativa – Dicotómica</w:t>
              </w:r>
            </w:ins>
            <w:ins w:id="2821" w:author="Regina Casanova" w:date="2018-07-07T15:40:00Z">
              <w:r w:rsidR="005956FA">
                <w:t>.</w:t>
              </w:r>
            </w:ins>
          </w:p>
        </w:tc>
        <w:tc>
          <w:tcPr>
            <w:tcW w:w="1557" w:type="dxa"/>
            <w:tcPrChange w:id="2822" w:author="Regina Casanova" w:date="2018-07-29T19:51:00Z">
              <w:tcPr>
                <w:tcW w:w="1247" w:type="dxa"/>
              </w:tcPr>
            </w:tcPrChange>
          </w:tcPr>
          <w:p w14:paraId="0C6AFBEB"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2823" w:author="Regina Casanova" w:date="2018-07-07T15:31:00Z"/>
              </w:rPr>
              <w:pPrChange w:id="2824"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2825" w:author="Regina Casanova" w:date="2018-07-07T15:31:00Z">
              <w:r>
                <w:t>Sí</w:t>
              </w:r>
              <w:r w:rsidRPr="00BA156B">
                <w:t xml:space="preserve"> - No</w:t>
              </w:r>
            </w:ins>
          </w:p>
        </w:tc>
        <w:tc>
          <w:tcPr>
            <w:tcW w:w="1735" w:type="dxa"/>
            <w:tcPrChange w:id="2826" w:author="Regina Casanova" w:date="2018-07-29T19:51:00Z">
              <w:tcPr>
                <w:tcW w:w="2045" w:type="dxa"/>
              </w:tcPr>
            </w:tcPrChange>
          </w:tcPr>
          <w:p w14:paraId="7F4F2E39"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2827" w:author="Regina Casanova" w:date="2018-07-07T15:31:00Z"/>
              </w:rPr>
              <w:pPrChange w:id="2828"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2829" w:author="Regina Casanova" w:date="2018-07-07T15:31:00Z">
              <w:r w:rsidRPr="00BA156B">
                <w:t>Observación Directa</w:t>
              </w:r>
            </w:ins>
          </w:p>
        </w:tc>
      </w:tr>
      <w:tr w:rsidR="006F7425" w:rsidRPr="00BA156B" w14:paraId="58EAA716" w14:textId="77777777" w:rsidTr="002416FB">
        <w:trPr>
          <w:cantSplit/>
          <w:ins w:id="2830" w:author="Regina Casanova" w:date="2018-07-07T15:31:00Z"/>
        </w:trPr>
        <w:tc>
          <w:tcPr>
            <w:cnfStyle w:val="001000000000" w:firstRow="0" w:lastRow="0" w:firstColumn="1" w:lastColumn="0" w:oddVBand="0" w:evenVBand="0" w:oddHBand="0" w:evenHBand="0" w:firstRowFirstColumn="0" w:firstRowLastColumn="0" w:lastRowFirstColumn="0" w:lastRowLastColumn="0"/>
            <w:tcW w:w="1734" w:type="dxa"/>
            <w:tcPrChange w:id="2831" w:author="Regina Casanova" w:date="2018-07-29T19:51:00Z">
              <w:tcPr>
                <w:tcW w:w="1809" w:type="dxa"/>
              </w:tcPr>
            </w:tcPrChange>
          </w:tcPr>
          <w:p w14:paraId="61BC8FA9" w14:textId="77777777" w:rsidR="006F7425" w:rsidRPr="00BA156B" w:rsidRDefault="006F7425">
            <w:pPr>
              <w:pStyle w:val="Texto"/>
              <w:keepNext/>
              <w:rPr>
                <w:ins w:id="2832" w:author="Regina Casanova" w:date="2018-07-07T15:31:00Z"/>
              </w:rPr>
              <w:pPrChange w:id="2833" w:author="Regina Casanova" w:date="2018-07-07T15:54:00Z">
                <w:pPr>
                  <w:pStyle w:val="Texto"/>
                  <w:framePr w:hSpace="142" w:wrap="around" w:vAnchor="text" w:hAnchor="text" w:y="1"/>
                </w:pPr>
              </w:pPrChange>
            </w:pPr>
            <w:ins w:id="2834" w:author="Regina Casanova" w:date="2018-07-07T15:31:00Z">
              <w:r w:rsidRPr="00BA156B">
                <w:t>Comprensión de la interfaz gráfica</w:t>
              </w:r>
            </w:ins>
          </w:p>
        </w:tc>
        <w:tc>
          <w:tcPr>
            <w:tcW w:w="2089" w:type="dxa"/>
            <w:tcPrChange w:id="2835" w:author="Regina Casanova" w:date="2018-07-29T19:51:00Z">
              <w:tcPr>
                <w:tcW w:w="2014" w:type="dxa"/>
              </w:tcPr>
            </w:tcPrChange>
          </w:tcPr>
          <w:p w14:paraId="19E03BBC"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2836" w:author="Regina Casanova" w:date="2018-07-07T15:31:00Z"/>
              </w:rPr>
              <w:pPrChange w:id="2837"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2838" w:author="Regina Casanova" w:date="2018-07-07T15:31:00Z">
              <w:r w:rsidRPr="00BA156B">
                <w:t xml:space="preserve">Evaluación de si el usuario entendió el propósito de cada pantalla de la </w:t>
              </w:r>
              <w:r w:rsidRPr="00BA156B">
                <w:lastRenderedPageBreak/>
                <w:t>interfaz con la que interactuó durante la prueba.</w:t>
              </w:r>
            </w:ins>
          </w:p>
        </w:tc>
        <w:tc>
          <w:tcPr>
            <w:tcW w:w="1559" w:type="dxa"/>
            <w:tcPrChange w:id="2839" w:author="Regina Casanova" w:date="2018-07-29T19:51:00Z">
              <w:tcPr>
                <w:tcW w:w="1559" w:type="dxa"/>
              </w:tcPr>
            </w:tcPrChange>
          </w:tcPr>
          <w:p w14:paraId="4A606001" w14:textId="42CAFEB3"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2840" w:author="Regina Casanova" w:date="2018-07-07T15:31:00Z"/>
              </w:rPr>
              <w:pPrChange w:id="2841"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2842" w:author="Regina Casanova" w:date="2018-07-07T15:31:00Z">
              <w:r w:rsidRPr="00BA156B">
                <w:lastRenderedPageBreak/>
                <w:t xml:space="preserve">Cualitativa </w:t>
              </w:r>
            </w:ins>
            <w:ins w:id="2843" w:author="Regina Casanova" w:date="2018-07-07T15:40:00Z">
              <w:r w:rsidR="005956FA">
                <w:t>–</w:t>
              </w:r>
            </w:ins>
            <w:ins w:id="2844" w:author="Regina Casanova" w:date="2018-07-07T15:31:00Z">
              <w:r w:rsidRPr="00BA156B">
                <w:t xml:space="preserve"> Dicotómica</w:t>
              </w:r>
            </w:ins>
            <w:ins w:id="2845" w:author="Regina Casanova" w:date="2018-07-07T15:40:00Z">
              <w:r w:rsidR="005956FA">
                <w:t>.</w:t>
              </w:r>
            </w:ins>
          </w:p>
        </w:tc>
        <w:tc>
          <w:tcPr>
            <w:tcW w:w="1557" w:type="dxa"/>
            <w:tcPrChange w:id="2846" w:author="Regina Casanova" w:date="2018-07-29T19:51:00Z">
              <w:tcPr>
                <w:tcW w:w="1247" w:type="dxa"/>
              </w:tcPr>
            </w:tcPrChange>
          </w:tcPr>
          <w:p w14:paraId="6E4FF5DB"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2847" w:author="Regina Casanova" w:date="2018-07-07T15:31:00Z"/>
              </w:rPr>
              <w:pPrChange w:id="2848"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2849" w:author="Regina Casanova" w:date="2018-07-07T15:31:00Z">
              <w:r>
                <w:t>Sí</w:t>
              </w:r>
              <w:r w:rsidRPr="00BA156B">
                <w:t xml:space="preserve"> - No</w:t>
              </w:r>
            </w:ins>
          </w:p>
        </w:tc>
        <w:tc>
          <w:tcPr>
            <w:tcW w:w="1735" w:type="dxa"/>
            <w:tcPrChange w:id="2850" w:author="Regina Casanova" w:date="2018-07-29T19:51:00Z">
              <w:tcPr>
                <w:tcW w:w="2045" w:type="dxa"/>
              </w:tcPr>
            </w:tcPrChange>
          </w:tcPr>
          <w:p w14:paraId="335B842E" w14:textId="3875B69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2851" w:author="Regina Casanova" w:date="2018-07-07T15:31:00Z"/>
              </w:rPr>
              <w:pPrChange w:id="2852"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2853" w:author="Regina Casanova" w:date="2018-07-07T15:31:00Z">
              <w:r w:rsidRPr="00625BCC">
                <w:t>Guía Estructurada de Entrevista a Profun</w:t>
              </w:r>
              <w:r w:rsidR="005956FA">
                <w:t xml:space="preserve">didad </w:t>
              </w:r>
              <w:r w:rsidR="005956FA">
                <w:lastRenderedPageBreak/>
                <w:t>para usuarios finales Nº2</w:t>
              </w:r>
            </w:ins>
            <w:ins w:id="2854" w:author="Regina Casanova" w:date="2018-07-07T15:40:00Z">
              <w:r w:rsidR="005956FA">
                <w:t>.</w:t>
              </w:r>
            </w:ins>
          </w:p>
        </w:tc>
      </w:tr>
    </w:tbl>
    <w:p w14:paraId="7C0A8D4E" w14:textId="67325CD4" w:rsidR="006F7425" w:rsidRPr="005956FA" w:rsidRDefault="006F7425">
      <w:pPr>
        <w:pStyle w:val="Ttulo3"/>
        <w:rPr>
          <w:ins w:id="2855" w:author="Regina Casanova" w:date="2018-07-07T15:31:00Z"/>
        </w:rPr>
        <w:pPrChange w:id="2856" w:author="Regina Casanova" w:date="2018-07-07T15:40:00Z">
          <w:pPr/>
        </w:pPrChange>
      </w:pPr>
      <w:bookmarkStart w:id="2857" w:name="_Toc520655663"/>
      <w:ins w:id="2858" w:author="Regina Casanova" w:date="2018-07-07T15:31:00Z">
        <w:r>
          <w:lastRenderedPageBreak/>
          <w:t>Procedimientos y Técnicas</w:t>
        </w:r>
        <w:bookmarkEnd w:id="2857"/>
      </w:ins>
    </w:p>
    <w:p w14:paraId="3BDBF155" w14:textId="77777777" w:rsidR="006F7425" w:rsidRPr="005956FA" w:rsidRDefault="006F7425" w:rsidP="005956FA">
      <w:pPr>
        <w:pStyle w:val="Texto"/>
        <w:rPr>
          <w:ins w:id="2859" w:author="Regina Casanova" w:date="2018-07-07T15:31:00Z"/>
        </w:rPr>
      </w:pPr>
      <w:ins w:id="2860" w:author="Regina Casanova" w:date="2018-07-07T15:31:00Z">
        <w:r w:rsidRPr="005956FA">
          <w:t>Se realizaron evaluaciones con todos los tipos de usuarios donde se enfocó lo siguiente:</w:t>
        </w:r>
      </w:ins>
    </w:p>
    <w:p w14:paraId="7FC6176D" w14:textId="70E457FE" w:rsidR="006F7425" w:rsidRPr="002416FB" w:rsidRDefault="006F7425" w:rsidP="002416FB">
      <w:pPr>
        <w:pStyle w:val="Ttulo4"/>
        <w:numPr>
          <w:ilvl w:val="0"/>
          <w:numId w:val="57"/>
        </w:numPr>
        <w:rPr>
          <w:ins w:id="2861" w:author="Regina Casanova" w:date="2018-07-07T15:31:00Z"/>
          <w:lang w:val="es-PE"/>
        </w:rPr>
        <w:pPrChange w:id="2862" w:author="Regina Casanova" w:date="2018-07-29T19:51:00Z">
          <w:pPr>
            <w:pStyle w:val="Ttulo4"/>
            <w:numPr>
              <w:numId w:val="15"/>
            </w:numPr>
          </w:pPr>
        </w:pPrChange>
      </w:pPr>
      <w:ins w:id="2863" w:author="Regina Casanova" w:date="2018-07-07T15:31:00Z">
        <w:r w:rsidRPr="002416FB">
          <w:rPr>
            <w:lang w:val="es-PE"/>
          </w:rPr>
          <w:t xml:space="preserve">Resolución de tareas </w:t>
        </w:r>
      </w:ins>
    </w:p>
    <w:p w14:paraId="6D7DB0B9" w14:textId="5E2854E6" w:rsidR="006F7425" w:rsidRPr="00B26073" w:rsidRDefault="006F7425" w:rsidP="006F7425">
      <w:pPr>
        <w:pStyle w:val="Texto"/>
        <w:rPr>
          <w:ins w:id="2864" w:author="Regina Casanova" w:date="2018-07-07T15:31:00Z"/>
        </w:rPr>
      </w:pPr>
      <w:ins w:id="2865" w:author="Regina Casanova" w:date="2018-07-07T15:31:00Z">
        <w:r w:rsidRPr="00B26073">
          <w:t xml:space="preserve">Se definieron tareas específicas por cada tipo de usuario y se observó la forma de realización de ella por los usuarios. Con esto se determinó si el </w:t>
        </w:r>
      </w:ins>
      <w:ins w:id="2866" w:author="Regina Casanova" w:date="2018-07-29T19:16:00Z">
        <w:r w:rsidR="00F95B03">
          <w:t>aplicativo informático</w:t>
        </w:r>
      </w:ins>
      <w:ins w:id="2867" w:author="Regina Casanova" w:date="2018-07-07T15:31:00Z">
        <w:r>
          <w:t xml:space="preserve"> </w:t>
        </w:r>
        <w:r w:rsidRPr="00B26073">
          <w:t xml:space="preserve">funciona de la forma que el </w:t>
        </w:r>
        <w:r>
          <w:t>investigador</w:t>
        </w:r>
        <w:r w:rsidRPr="00B26073">
          <w:t xml:space="preserve"> esperaba que funcione.</w:t>
        </w:r>
      </w:ins>
    </w:p>
    <w:p w14:paraId="09F19A6D" w14:textId="5B5B94E1" w:rsidR="006F7425" w:rsidRDefault="006F7425" w:rsidP="006F7425">
      <w:pPr>
        <w:pStyle w:val="Ttulo4"/>
        <w:rPr>
          <w:ins w:id="2868" w:author="Regina Casanova" w:date="2018-07-07T15:31:00Z"/>
          <w:lang w:val="es-PE"/>
        </w:rPr>
      </w:pPr>
      <w:ins w:id="2869" w:author="Regina Casanova" w:date="2018-07-07T15:31:00Z">
        <w:r w:rsidRPr="00BA156B">
          <w:rPr>
            <w:lang w:val="es-PE"/>
          </w:rPr>
          <w:t>Comp</w:t>
        </w:r>
        <w:r w:rsidR="00CD33CC">
          <w:rPr>
            <w:lang w:val="es-PE"/>
          </w:rPr>
          <w:t>rensión de la interfaz gráfica</w:t>
        </w:r>
      </w:ins>
    </w:p>
    <w:p w14:paraId="14BE0CC2" w14:textId="2CB334B2" w:rsidR="006F7425" w:rsidRPr="00B26073" w:rsidRDefault="006F7425" w:rsidP="006F7425">
      <w:pPr>
        <w:pStyle w:val="Texto"/>
        <w:rPr>
          <w:ins w:id="2870" w:author="Regina Casanova" w:date="2018-07-07T15:31:00Z"/>
        </w:rPr>
      </w:pPr>
      <w:ins w:id="2871" w:author="Regina Casanova" w:date="2018-07-07T15:31:00Z">
        <w:r w:rsidRPr="00B26073">
          <w:t>Para esto se utilizó el método ‘</w:t>
        </w:r>
        <w:r w:rsidRPr="007808F4">
          <w:rPr>
            <w:lang w:val="es-PE"/>
            <w:rPrChange w:id="2872" w:author="Regina Casanova" w:date="2018-07-10T20:19:00Z">
              <w:rPr/>
            </w:rPrChange>
          </w:rPr>
          <w:t>Think-Aloud’</w:t>
        </w:r>
        <w:r w:rsidRPr="00B26073">
          <w:t>. Esto consiste en pedirle a</w:t>
        </w:r>
        <w:r>
          <w:t xml:space="preserve"> cada tipo de</w:t>
        </w:r>
        <w:r w:rsidRPr="00B26073">
          <w:t xml:space="preserve"> usuario que comentara en voz alta lo que iba viendo y lo que iba entendiendo del </w:t>
        </w:r>
      </w:ins>
      <w:ins w:id="2873" w:author="Regina Casanova" w:date="2018-07-29T19:16:00Z">
        <w:r w:rsidR="00F95B03">
          <w:t>aplicativo informático</w:t>
        </w:r>
      </w:ins>
      <w:ins w:id="2874" w:author="Regina Casanova" w:date="2018-07-07T15:31:00Z">
        <w:r>
          <w:t xml:space="preserve"> planteado</w:t>
        </w:r>
        <w:r w:rsidRPr="00B26073">
          <w:t xml:space="preserve">. Con esto se determinó si el usuario entendía fácilmente el propósito que cumplía cada pantalla del </w:t>
        </w:r>
      </w:ins>
      <w:ins w:id="2875" w:author="Regina Casanova" w:date="2018-07-29T19:16:00Z">
        <w:r w:rsidR="00F95B03">
          <w:t>aplicativo informático</w:t>
        </w:r>
      </w:ins>
      <w:ins w:id="2876" w:author="Regina Casanova" w:date="2018-07-07T15:31:00Z">
        <w:r w:rsidRPr="00B26073">
          <w:t xml:space="preserve">. </w:t>
        </w:r>
      </w:ins>
    </w:p>
    <w:p w14:paraId="59FC3B0D" w14:textId="77777777" w:rsidR="006F7425" w:rsidRPr="00B26073" w:rsidRDefault="006F7425" w:rsidP="006F7425">
      <w:pPr>
        <w:pStyle w:val="Texto"/>
        <w:rPr>
          <w:ins w:id="2877" w:author="Regina Casanova" w:date="2018-07-07T15:31:00Z"/>
        </w:rPr>
      </w:pPr>
      <w:ins w:id="2878" w:author="Regina Casanova" w:date="2018-07-07T15:31:00Z">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w:t>
        </w:r>
        <w:r w:rsidRPr="00BA156B">
          <w:lastRenderedPageBreak/>
          <w:t xml:space="preserve">pensado resolver originalmente la tarea, era evidente para los distintos tipos de usuarios. Si se encontraban muchas dificultades en cómo lo resolvieron y como fue planteado por el investigador, era necesario un rediseño de esa parte del prototipo. </w:t>
        </w:r>
      </w:ins>
    </w:p>
    <w:p w14:paraId="02B4C569" w14:textId="33DB3B36" w:rsidR="006F7425" w:rsidRPr="00DE6ADF" w:rsidDel="006F7425" w:rsidRDefault="006F7425">
      <w:pPr>
        <w:pStyle w:val="Texto"/>
        <w:rPr>
          <w:del w:id="2879" w:author="Regina Casanova" w:date="2018-07-07T15:32:00Z"/>
          <w:color w:val="FF0000"/>
          <w:rPrChange w:id="2880" w:author="Luis Fernando Llanos Zavalaga" w:date="2018-07-10T15:06:00Z">
            <w:rPr>
              <w:del w:id="2881" w:author="Regina Casanova" w:date="2018-07-07T15:32:00Z"/>
            </w:rPr>
          </w:rPrChange>
        </w:rPr>
        <w:pPrChange w:id="2882" w:author="Regina Casanova" w:date="2018-07-07T15:41:00Z">
          <w:pPr>
            <w:pStyle w:val="Ttulo1"/>
          </w:pPr>
        </w:pPrChange>
      </w:pPr>
      <w:commentRangeStart w:id="2883"/>
      <w:commentRangeStart w:id="2884"/>
      <w:ins w:id="2885" w:author="Regina Casanova" w:date="2018-07-07T15:31:00Z">
        <w:r w:rsidRPr="00DE6ADF">
          <w:rPr>
            <w:color w:val="FF0000"/>
            <w:rPrChange w:id="2886" w:author="Luis Fernando Llanos Zavalaga" w:date="2018-07-10T15:06:00Z">
              <w:rPr>
                <w:b w:val="0"/>
              </w:rPr>
            </w:rPrChange>
          </w:rPr>
          <w:t>Se</w:t>
        </w:r>
      </w:ins>
      <w:commentRangeEnd w:id="2883"/>
      <w:ins w:id="2887" w:author="Regina Casanova" w:date="2018-07-20T20:33:00Z">
        <w:r w:rsidR="00E96A97">
          <w:rPr>
            <w:rStyle w:val="Refdecomentario"/>
            <w:rFonts w:cstheme="minorBidi"/>
            <w:b/>
            <w:bCs/>
            <w:lang w:val="es-ES_tradnl"/>
          </w:rPr>
          <w:commentReference w:id="2883"/>
        </w:r>
      </w:ins>
      <w:ins w:id="2888" w:author="Regina Casanova" w:date="2018-07-07T15:31:00Z">
        <w:r w:rsidRPr="00DE6ADF">
          <w:rPr>
            <w:color w:val="FF0000"/>
            <w:rPrChange w:id="2889" w:author="Luis Fernando Llanos Zavalaga" w:date="2018-07-10T15:06:00Z">
              <w:rPr>
                <w:b w:val="0"/>
              </w:rPr>
            </w:rPrChange>
          </w:rPr>
          <w:t xml:space="preserve"> utilizó la página web ShowMore </w:t>
        </w:r>
        <w:r w:rsidRPr="00DE6ADF">
          <w:rPr>
            <w:color w:val="FF0000"/>
            <w:rPrChange w:id="2890" w:author="Luis Fernando Llanos Zavalaga" w:date="2018-07-10T15:06:00Z">
              <w:rPr>
                <w:b w:val="0"/>
              </w:rPr>
            </w:rPrChange>
          </w:rPr>
          <w:fldChar w:fldCharType="begin" w:fldLock="1"/>
        </w:r>
      </w:ins>
      <w:r w:rsidR="00C126C6">
        <w:rPr>
          <w:b/>
          <w:color w:val="FF0000"/>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(47)","plainTextFormattedCitation":"(47)","previouslyFormattedCitation":"(46)"},"properties":{"noteIndex":0},"schema":"https://github.com/citation-style-language/schema/raw/master/csl-citation.json"}</w:instrText>
      </w:r>
      <w:ins w:id="2891" w:author="Regina Casanova" w:date="2018-07-07T15:31:00Z">
        <w:r w:rsidRPr="00DE6ADF">
          <w:rPr>
            <w:color w:val="FF0000"/>
            <w:rPrChange w:id="2892" w:author="Luis Fernando Llanos Zavalaga" w:date="2018-07-10T15:06:00Z">
              <w:rPr>
                <w:b w:val="0"/>
              </w:rPr>
            </w:rPrChange>
          </w:rPr>
          <w:fldChar w:fldCharType="separate"/>
        </w:r>
      </w:ins>
      <w:r w:rsidR="00C126C6" w:rsidRPr="00C126C6">
        <w:rPr>
          <w:noProof/>
          <w:color w:val="FF0000"/>
        </w:rPr>
        <w:t>(47)</w:t>
      </w:r>
      <w:ins w:id="2893" w:author="Regina Casanova" w:date="2018-07-07T15:31:00Z">
        <w:r w:rsidRPr="00DE6ADF">
          <w:rPr>
            <w:color w:val="FF0000"/>
            <w:rPrChange w:id="2894" w:author="Luis Fernando Llanos Zavalaga" w:date="2018-07-10T15:06:00Z">
              <w:rPr>
                <w:b w:val="0"/>
              </w:rPr>
            </w:rPrChange>
          </w:rPr>
          <w:fldChar w:fldCharType="end"/>
        </w:r>
        <w:r w:rsidRPr="00DE6ADF">
          <w:rPr>
            <w:color w:val="FF0000"/>
            <w:rPrChange w:id="2895" w:author="Luis Fernando Llanos Zavalaga" w:date="2018-07-10T15:06:00Z">
              <w:rPr>
                <w:b w:val="0"/>
              </w:rPr>
            </w:rPrChange>
          </w:rPr>
          <w:t xml:space="preserve"> producido por la empresa ShowMore con sede en Hong Kong que</w:t>
        </w:r>
      </w:ins>
      <w:ins w:id="2896" w:author="Regina Casanova" w:date="2018-07-22T21:10:00Z">
        <w:r w:rsidR="00B93985">
          <w:rPr>
            <w:b/>
            <w:color w:val="FF0000"/>
          </w:rPr>
          <w:t xml:space="preserve">, </w:t>
        </w:r>
        <w:r w:rsidR="00B93985" w:rsidRPr="00B224AF">
          <w:rPr>
            <w:color w:val="FF0000"/>
          </w:rPr>
          <w:t>con</w:t>
        </w:r>
      </w:ins>
      <w:ins w:id="2897" w:author="Regina Casanova" w:date="2018-07-23T20:05:00Z">
        <w:r w:rsidR="00FF4692" w:rsidRPr="006A631E">
          <w:rPr>
            <w:color w:val="FF0000"/>
          </w:rPr>
          <w:t xml:space="preserve"> consentimiento</w:t>
        </w:r>
      </w:ins>
      <w:ins w:id="2898" w:author="Regina Casanova" w:date="2018-07-22T21:10:00Z">
        <w:r w:rsidR="00B93985" w:rsidRPr="006A631E">
          <w:rPr>
            <w:color w:val="FF0000"/>
          </w:rPr>
          <w:t xml:space="preserve"> de la persona </w:t>
        </w:r>
      </w:ins>
      <w:ins w:id="2899" w:author="Regina Casanova" w:date="2018-07-22T21:11:00Z">
        <w:r w:rsidR="00B93985" w:rsidRPr="006A631E">
          <w:rPr>
            <w:color w:val="FF0000"/>
          </w:rPr>
          <w:t>entrevistada</w:t>
        </w:r>
        <w:r w:rsidR="00B93985">
          <w:rPr>
            <w:b/>
            <w:color w:val="FF0000"/>
          </w:rPr>
          <w:t>,</w:t>
        </w:r>
      </w:ins>
      <w:ins w:id="2900" w:author="Regina Casanova" w:date="2018-07-07T15:31:00Z">
        <w:r w:rsidRPr="00DE6ADF">
          <w:rPr>
            <w:color w:val="FF0000"/>
            <w:rPrChange w:id="2901" w:author="Luis Fernando Llanos Zavalaga" w:date="2018-07-10T15:06:00Z">
              <w:rPr>
                <w:b w:val="0"/>
              </w:rPr>
            </w:rPrChange>
          </w:rPr>
          <w:t xml:space="preserve"> permitía grabar la pantalla de la computadora y grabar lo que iba comentando la persona mediante el micrófono. Terminadas las pruebas, se observaba la grabación y se anotaban los resultados más importantes dentro de una hoja de cálculo de Excel, de esta forma se podía dar una mirada rápida a los datos que se iban recopilando de todas las pruebas.</w:t>
        </w:r>
      </w:ins>
    </w:p>
    <w:p w14:paraId="7835CB3B" w14:textId="3146CCCC" w:rsidR="00572A7C" w:rsidRPr="00DE6ADF" w:rsidDel="006F7425" w:rsidRDefault="00A12DD0">
      <w:pPr>
        <w:pStyle w:val="Texto"/>
        <w:rPr>
          <w:del w:id="2902" w:author="Regina Casanova" w:date="2018-07-07T15:30:00Z"/>
          <w:color w:val="FF0000"/>
          <w:lang w:val="es-PE"/>
          <w:rPrChange w:id="2903" w:author="Luis Fernando Llanos Zavalaga" w:date="2018-07-10T15:06:00Z">
            <w:rPr>
              <w:del w:id="2904" w:author="Regina Casanova" w:date="2018-07-07T15:30:00Z"/>
              <w:lang w:val="es-PE"/>
            </w:rPr>
          </w:rPrChange>
        </w:rPr>
        <w:pPrChange w:id="2905" w:author="Regina Casanova" w:date="2018-07-07T15:41:00Z">
          <w:pPr>
            <w:pStyle w:val="Ttulo2"/>
            <w:numPr>
              <w:numId w:val="8"/>
            </w:numPr>
            <w:spacing w:line="360" w:lineRule="auto"/>
          </w:pPr>
        </w:pPrChange>
      </w:pPr>
      <w:del w:id="2906" w:author="Regina Casanova" w:date="2018-07-07T15:30:00Z">
        <w:r w:rsidRPr="00DE6ADF" w:rsidDel="006F7425">
          <w:rPr>
            <w:color w:val="FF0000"/>
            <w:lang w:val="es-PE"/>
            <w:rPrChange w:id="2907" w:author="Luis Fernando Llanos Zavalaga" w:date="2018-07-10T15:06:00Z">
              <w:rPr>
                <w:b w:val="0"/>
                <w:lang w:val="es-PE"/>
              </w:rPr>
            </w:rPrChange>
          </w:rPr>
          <w:delText>Diseño del estudio</w:delText>
        </w:r>
      </w:del>
    </w:p>
    <w:p w14:paraId="3BB57895" w14:textId="1DDF5043" w:rsidR="00D652B7" w:rsidRPr="00DE6ADF" w:rsidDel="006F7425" w:rsidRDefault="00D652B7">
      <w:pPr>
        <w:pStyle w:val="Texto"/>
        <w:rPr>
          <w:del w:id="2908" w:author="Regina Casanova" w:date="2018-07-07T15:30:00Z"/>
          <w:color w:val="FF0000"/>
          <w:rPrChange w:id="2909" w:author="Luis Fernando Llanos Zavalaga" w:date="2018-07-10T15:06:00Z">
            <w:rPr>
              <w:del w:id="2910" w:author="Regina Casanova" w:date="2018-07-07T15:30:00Z"/>
            </w:rPr>
          </w:rPrChange>
        </w:rPr>
      </w:pPr>
      <w:del w:id="2911" w:author="Regina Casanova" w:date="2018-07-07T15:30:00Z">
        <w:r w:rsidRPr="00DE6ADF" w:rsidDel="006F7425">
          <w:rPr>
            <w:color w:val="FF0000"/>
            <w:rPrChange w:id="2912" w:author="Luis Fernando Llanos Zavalaga" w:date="2018-07-10T15:06:00Z">
              <w:rPr/>
            </w:rPrChange>
          </w:rPr>
          <w:delText>Este es un estudio de usabilidad, donde se evaluará el</w:delText>
        </w:r>
        <w:r w:rsidR="006305D4" w:rsidRPr="00DE6ADF" w:rsidDel="006F7425">
          <w:rPr>
            <w:color w:val="FF0000"/>
            <w:rPrChange w:id="2913" w:author="Luis Fernando Llanos Zavalaga" w:date="2018-07-10T15:06:00Z">
              <w:rPr/>
            </w:rPrChange>
          </w:rPr>
          <w:delText xml:space="preserve"> diseño</w:delText>
        </w:r>
        <w:r w:rsidR="008044EE" w:rsidRPr="00DE6ADF" w:rsidDel="006F7425">
          <w:rPr>
            <w:color w:val="FF0000"/>
            <w:rPrChange w:id="2914" w:author="Luis Fernando Llanos Zavalaga" w:date="2018-07-10T15:06:00Z">
              <w:rPr/>
            </w:rPrChange>
          </w:rPr>
          <w:delText xml:space="preserve"> del prototipo</w:delText>
        </w:r>
        <w:r w:rsidR="006305D4" w:rsidRPr="00DE6ADF" w:rsidDel="006F7425">
          <w:rPr>
            <w:color w:val="FF0000"/>
            <w:rPrChange w:id="2915" w:author="Luis Fernando Llanos Zavalaga" w:date="2018-07-10T15:06:00Z">
              <w:rPr/>
            </w:rPrChange>
          </w:rPr>
          <w:delText xml:space="preserve"> de un producto tecnológico</w:delText>
        </w:r>
        <w:r w:rsidRPr="00DE6ADF" w:rsidDel="006F7425">
          <w:rPr>
            <w:color w:val="FF0000"/>
            <w:rPrChange w:id="2916" w:author="Luis Fernando Llanos Zavalaga" w:date="2018-07-10T15:06:00Z">
              <w:rPr/>
            </w:rPrChange>
          </w:rPr>
          <w:delText xml:space="preserve"> mediante pruebas dirigidas a </w:delText>
        </w:r>
      </w:del>
      <w:del w:id="2917" w:author="Regina Casanova" w:date="2018-06-15T15:17:00Z">
        <w:r w:rsidRPr="00DE6ADF" w:rsidDel="0065488F">
          <w:rPr>
            <w:color w:val="FF0000"/>
            <w:rPrChange w:id="2918" w:author="Luis Fernando Llanos Zavalaga" w:date="2018-07-10T15:06:00Z">
              <w:rPr/>
            </w:rPrChange>
          </w:rPr>
          <w:delText>l</w:delText>
        </w:r>
        <w:r w:rsidR="008044EE" w:rsidRPr="00DE6ADF" w:rsidDel="0065488F">
          <w:rPr>
            <w:color w:val="FF0000"/>
            <w:rPrChange w:id="2919" w:author="Luis Fernando Llanos Zavalaga" w:date="2018-07-10T15:06:00Z">
              <w:rPr/>
            </w:rPrChange>
          </w:rPr>
          <w:delText>os</w:delText>
        </w:r>
      </w:del>
      <w:del w:id="2920" w:author="Regina Casanova" w:date="2018-07-07T15:30:00Z">
        <w:r w:rsidR="008044EE" w:rsidRPr="00DE6ADF" w:rsidDel="006F7425">
          <w:rPr>
            <w:color w:val="FF0000"/>
            <w:rPrChange w:id="2921" w:author="Luis Fernando Llanos Zavalaga" w:date="2018-07-10T15:06:00Z">
              <w:rPr/>
            </w:rPrChange>
          </w:rPr>
          <w:delText xml:space="preserve"> </w:delText>
        </w:r>
        <w:r w:rsidR="006305D4" w:rsidRPr="00DE6ADF" w:rsidDel="006F7425">
          <w:rPr>
            <w:color w:val="FF0000"/>
            <w:rPrChange w:id="2922" w:author="Luis Fernando Llanos Zavalaga" w:date="2018-07-10T15:06:00Z">
              <w:rPr/>
            </w:rPrChange>
          </w:rPr>
          <w:delText>usuarios</w:delText>
        </w:r>
        <w:r w:rsidR="008044EE" w:rsidRPr="00DE6ADF" w:rsidDel="006F7425">
          <w:rPr>
            <w:color w:val="FF0000"/>
            <w:rPrChange w:id="2923" w:author="Luis Fernando Llanos Zavalaga" w:date="2018-07-10T15:06:00Z">
              <w:rPr/>
            </w:rPrChange>
          </w:rPr>
          <w:delText xml:space="preserve"> final</w:delText>
        </w:r>
        <w:r w:rsidR="0065488F" w:rsidRPr="00DE6ADF" w:rsidDel="006F7425">
          <w:rPr>
            <w:color w:val="FF0000"/>
            <w:rPrChange w:id="2924" w:author="Luis Fernando Llanos Zavalaga" w:date="2018-07-10T15:06:00Z">
              <w:rPr/>
            </w:rPrChange>
          </w:rPr>
          <w:delText xml:space="preserve">es </w:delText>
        </w:r>
      </w:del>
      <w:del w:id="2925" w:author="Regina Casanova" w:date="2018-06-15T15:17:00Z">
        <w:r w:rsidR="008044EE" w:rsidRPr="00DE6ADF" w:rsidDel="0065488F">
          <w:rPr>
            <w:color w:val="FF0000"/>
            <w:rPrChange w:id="2926" w:author="Luis Fernando Llanos Zavalaga" w:date="2018-07-10T15:06:00Z">
              <w:rPr/>
            </w:rPrChange>
          </w:rPr>
          <w:delText>es</w:delText>
        </w:r>
        <w:r w:rsidR="006305D4" w:rsidRPr="00DE6ADF" w:rsidDel="0065488F">
          <w:rPr>
            <w:color w:val="FF0000"/>
            <w:rPrChange w:id="2927" w:author="Luis Fernando Llanos Zavalaga" w:date="2018-07-10T15:06:00Z">
              <w:rPr/>
            </w:rPrChange>
          </w:rPr>
          <w:delText xml:space="preserve"> del sistema</w:delText>
        </w:r>
      </w:del>
      <w:del w:id="2928" w:author="Regina Casanova" w:date="2018-07-07T15:30:00Z">
        <w:r w:rsidR="006305D4" w:rsidRPr="00DE6ADF" w:rsidDel="006F7425">
          <w:rPr>
            <w:color w:val="FF0000"/>
            <w:rPrChange w:id="2929" w:author="Luis Fernando Llanos Zavalaga" w:date="2018-07-10T15:06:00Z">
              <w:rPr/>
            </w:rPrChange>
          </w:rPr>
          <w:delText xml:space="preserve">. </w:delText>
        </w:r>
      </w:del>
    </w:p>
    <w:p w14:paraId="14109D61" w14:textId="76625255" w:rsidR="00704DCF" w:rsidRPr="00DE6ADF" w:rsidDel="006F7425" w:rsidRDefault="00A12DD0">
      <w:pPr>
        <w:pStyle w:val="Texto"/>
        <w:rPr>
          <w:del w:id="2930" w:author="Regina Casanova" w:date="2018-07-07T15:30:00Z"/>
          <w:color w:val="FF0000"/>
          <w:lang w:val="es-PE"/>
          <w:rPrChange w:id="2931" w:author="Luis Fernando Llanos Zavalaga" w:date="2018-07-10T15:06:00Z">
            <w:rPr>
              <w:del w:id="2932" w:author="Regina Casanova" w:date="2018-07-07T15:30:00Z"/>
              <w:lang w:val="es-PE"/>
            </w:rPr>
          </w:rPrChange>
        </w:rPr>
        <w:pPrChange w:id="2933" w:author="Regina Casanova" w:date="2018-07-07T15:41:00Z">
          <w:pPr>
            <w:pStyle w:val="Ttulo2"/>
          </w:pPr>
        </w:pPrChange>
      </w:pPr>
      <w:del w:id="2934" w:author="Regina Casanova" w:date="2018-07-07T15:30:00Z">
        <w:r w:rsidRPr="00DE6ADF" w:rsidDel="006F7425">
          <w:rPr>
            <w:color w:val="FF0000"/>
            <w:lang w:val="es-PE"/>
            <w:rPrChange w:id="2935" w:author="Luis Fernando Llanos Zavalaga" w:date="2018-07-10T15:06:00Z">
              <w:rPr>
                <w:b w:val="0"/>
                <w:lang w:val="es-PE"/>
              </w:rPr>
            </w:rPrChange>
          </w:rPr>
          <w:delText>Población</w:delText>
        </w:r>
      </w:del>
    </w:p>
    <w:p w14:paraId="5C724D95" w14:textId="11689DEB" w:rsidR="00704DCF" w:rsidRPr="00DE6ADF" w:rsidDel="006F7425" w:rsidRDefault="00704DCF">
      <w:pPr>
        <w:pStyle w:val="Texto"/>
        <w:rPr>
          <w:del w:id="2936" w:author="Regina Casanova" w:date="2018-07-07T15:30:00Z"/>
          <w:color w:val="FF0000"/>
          <w:rPrChange w:id="2937" w:author="Luis Fernando Llanos Zavalaga" w:date="2018-07-10T15:06:00Z">
            <w:rPr>
              <w:del w:id="2938" w:author="Regina Casanova" w:date="2018-07-07T15:30:00Z"/>
            </w:rPr>
          </w:rPrChange>
        </w:rPr>
      </w:pPr>
      <w:del w:id="2939" w:author="Regina Casanova" w:date="2018-07-07T15:30:00Z">
        <w:r w:rsidRPr="00DE6ADF" w:rsidDel="006F7425">
          <w:rPr>
            <w:color w:val="FF0000"/>
            <w:rPrChange w:id="2940" w:author="Luis Fernando Llanos Zavalaga" w:date="2018-07-10T15:06:00Z">
              <w:rPr/>
            </w:rPrChange>
          </w:rPr>
          <w:delText>La població</w:delText>
        </w:r>
        <w:r w:rsidR="004665A1" w:rsidRPr="00DE6ADF" w:rsidDel="006F7425">
          <w:rPr>
            <w:color w:val="FF0000"/>
            <w:rPrChange w:id="2941" w:author="Luis Fernando Llanos Zavalaga" w:date="2018-07-10T15:06:00Z">
              <w:rPr/>
            </w:rPrChange>
          </w:rPr>
          <w:delText>n en estudio</w:delText>
        </w:r>
        <w:r w:rsidRPr="00DE6ADF" w:rsidDel="006F7425">
          <w:rPr>
            <w:color w:val="FF0000"/>
            <w:rPrChange w:id="2942" w:author="Luis Fernando Llanos Zavalaga" w:date="2018-07-10T15:06:00Z">
              <w:rPr/>
            </w:rPrChange>
          </w:rPr>
          <w:delText xml:space="preserve"> se divide en </w:delText>
        </w:r>
        <w:r w:rsidR="00F53309" w:rsidRPr="00DE6ADF" w:rsidDel="006F7425">
          <w:rPr>
            <w:color w:val="FF0000"/>
            <w:rPrChange w:id="2943" w:author="Luis Fernando Llanos Zavalaga" w:date="2018-07-10T15:06:00Z">
              <w:rPr/>
            </w:rPrChange>
          </w:rPr>
          <w:delText>tres</w:delText>
        </w:r>
        <w:r w:rsidR="0059544B" w:rsidRPr="00DE6ADF" w:rsidDel="006F7425">
          <w:rPr>
            <w:color w:val="FF0000"/>
            <w:rPrChange w:id="2944" w:author="Luis Fernando Llanos Zavalaga" w:date="2018-07-10T15:06:00Z">
              <w:rPr/>
            </w:rPrChange>
          </w:rPr>
          <w:delText xml:space="preserve"> </w:delText>
        </w:r>
        <w:r w:rsidR="0051146D" w:rsidRPr="00DE6ADF" w:rsidDel="006F7425">
          <w:rPr>
            <w:color w:val="FF0000"/>
            <w:rPrChange w:id="2945" w:author="Luis Fernando Llanos Zavalaga" w:date="2018-07-10T15:06:00Z">
              <w:rPr/>
            </w:rPrChange>
          </w:rPr>
          <w:delText>tipos</w:delText>
        </w:r>
        <w:r w:rsidRPr="00DE6ADF" w:rsidDel="006F7425">
          <w:rPr>
            <w:color w:val="FF0000"/>
            <w:rPrChange w:id="2946" w:author="Luis Fernando Llanos Zavalaga" w:date="2018-07-10T15:06:00Z">
              <w:rPr/>
            </w:rPrChange>
          </w:rPr>
          <w:delText xml:space="preserve"> de usuarios:</w:delText>
        </w:r>
      </w:del>
    </w:p>
    <w:p w14:paraId="28172193" w14:textId="70E7C1D6" w:rsidR="006305D4" w:rsidRPr="00DE6ADF" w:rsidDel="006F7425" w:rsidRDefault="006305D4">
      <w:pPr>
        <w:pStyle w:val="Texto"/>
        <w:rPr>
          <w:del w:id="2947" w:author="Regina Casanova" w:date="2018-07-07T15:30:00Z"/>
          <w:color w:val="FF0000"/>
          <w:rPrChange w:id="2948" w:author="Luis Fernando Llanos Zavalaga" w:date="2018-07-10T15:06:00Z">
            <w:rPr>
              <w:del w:id="2949" w:author="Regina Casanova" w:date="2018-07-07T15:30:00Z"/>
            </w:rPr>
          </w:rPrChange>
        </w:rPr>
        <w:pPrChange w:id="2950" w:author="Regina Casanova" w:date="2018-07-07T15:41:00Z">
          <w:pPr>
            <w:pStyle w:val="Texto"/>
            <w:numPr>
              <w:numId w:val="28"/>
            </w:numPr>
            <w:ind w:left="720" w:hanging="360"/>
          </w:pPr>
        </w:pPrChange>
      </w:pPr>
      <w:del w:id="2951" w:author="Regina Casanova" w:date="2018-07-07T15:30:00Z">
        <w:r w:rsidRPr="00DE6ADF" w:rsidDel="006F7425">
          <w:rPr>
            <w:color w:val="FF0000"/>
            <w:rPrChange w:id="2952" w:author="Luis Fernando Llanos Zavalaga" w:date="2018-07-10T15:06:00Z">
              <w:rPr/>
            </w:rPrChange>
          </w:rPr>
          <w:delText>Per</w:delText>
        </w:r>
        <w:r w:rsidR="008044EE" w:rsidRPr="00DE6ADF" w:rsidDel="006F7425">
          <w:rPr>
            <w:color w:val="FF0000"/>
            <w:rPrChange w:id="2953" w:author="Luis Fernando Llanos Zavalaga" w:date="2018-07-10T15:06:00Z">
              <w:rPr/>
            </w:rPrChange>
          </w:rPr>
          <w:delText>sonal Administrativo de SUSALUD.</w:delText>
        </w:r>
      </w:del>
    </w:p>
    <w:p w14:paraId="1A6FD314" w14:textId="31067C44" w:rsidR="006305D4" w:rsidRPr="00DE6ADF" w:rsidDel="006F7425" w:rsidRDefault="008044EE">
      <w:pPr>
        <w:pStyle w:val="Texto"/>
        <w:rPr>
          <w:del w:id="2954" w:author="Regina Casanova" w:date="2018-07-07T15:30:00Z"/>
          <w:color w:val="FF0000"/>
          <w:rPrChange w:id="2955" w:author="Luis Fernando Llanos Zavalaga" w:date="2018-07-10T15:06:00Z">
            <w:rPr>
              <w:del w:id="2956" w:author="Regina Casanova" w:date="2018-07-07T15:30:00Z"/>
            </w:rPr>
          </w:rPrChange>
        </w:rPr>
        <w:pPrChange w:id="2957" w:author="Regina Casanova" w:date="2018-07-07T15:41:00Z">
          <w:pPr>
            <w:pStyle w:val="Texto"/>
            <w:numPr>
              <w:numId w:val="28"/>
            </w:numPr>
            <w:ind w:left="720" w:hanging="360"/>
          </w:pPr>
        </w:pPrChange>
      </w:pPr>
      <w:del w:id="2958" w:author="Regina Casanova" w:date="2018-07-07T15:30:00Z">
        <w:r w:rsidRPr="00DE6ADF" w:rsidDel="006F7425">
          <w:rPr>
            <w:color w:val="FF0000"/>
            <w:rPrChange w:id="2959" w:author="Luis Fernando Llanos Zavalaga" w:date="2018-07-10T15:06:00Z">
              <w:rPr/>
            </w:rPrChange>
          </w:rPr>
          <w:delText>Gestores</w:delText>
        </w:r>
        <w:r w:rsidR="006305D4" w:rsidRPr="00DE6ADF" w:rsidDel="006F7425">
          <w:rPr>
            <w:color w:val="FF0000"/>
            <w:rPrChange w:id="2960" w:author="Luis Fernando Llanos Zavalaga" w:date="2018-07-10T15:06:00Z">
              <w:rPr/>
            </w:rPrChange>
          </w:rPr>
          <w:delText xml:space="preserve"> de IPRESS</w:delText>
        </w:r>
        <w:r w:rsidRPr="00DE6ADF" w:rsidDel="006F7425">
          <w:rPr>
            <w:color w:val="FF0000"/>
            <w:rPrChange w:id="2961" w:author="Luis Fernando Llanos Zavalaga" w:date="2018-07-10T15:06:00Z">
              <w:rPr/>
            </w:rPrChange>
          </w:rPr>
          <w:delText>.</w:delText>
        </w:r>
      </w:del>
    </w:p>
    <w:p w14:paraId="06042FD9" w14:textId="66413005" w:rsidR="002F42CB" w:rsidRPr="00DE6ADF" w:rsidDel="006F7425" w:rsidRDefault="004665A1">
      <w:pPr>
        <w:pStyle w:val="Texto"/>
        <w:rPr>
          <w:del w:id="2962" w:author="Regina Casanova" w:date="2018-07-07T15:30:00Z"/>
          <w:color w:val="FF0000"/>
          <w:rPrChange w:id="2963" w:author="Luis Fernando Llanos Zavalaga" w:date="2018-07-10T15:06:00Z">
            <w:rPr>
              <w:del w:id="2964" w:author="Regina Casanova" w:date="2018-07-07T15:30:00Z"/>
            </w:rPr>
          </w:rPrChange>
        </w:rPr>
        <w:pPrChange w:id="2965" w:author="Regina Casanova" w:date="2018-07-07T15:41:00Z">
          <w:pPr>
            <w:pStyle w:val="Texto"/>
            <w:numPr>
              <w:numId w:val="28"/>
            </w:numPr>
            <w:ind w:left="720" w:hanging="360"/>
          </w:pPr>
        </w:pPrChange>
      </w:pPr>
      <w:del w:id="2966" w:author="Regina Casanova" w:date="2018-07-07T15:30:00Z">
        <w:r w:rsidRPr="00DE6ADF" w:rsidDel="006F7425">
          <w:rPr>
            <w:color w:val="FF0000"/>
            <w:rPrChange w:id="2967" w:author="Luis Fernando Llanos Zavalaga" w:date="2018-07-10T15:06:00Z">
              <w:rPr/>
            </w:rPrChange>
          </w:rPr>
          <w:delText>Ciudadanos peruanos que puedan presentar</w:delText>
        </w:r>
        <w:r w:rsidR="0051146D" w:rsidRPr="00DE6ADF" w:rsidDel="006F7425">
          <w:rPr>
            <w:color w:val="FF0000"/>
            <w:rPrChange w:id="2968" w:author="Luis Fernando Llanos Zavalaga" w:date="2018-07-10T15:06:00Z">
              <w:rPr/>
            </w:rPrChange>
          </w:rPr>
          <w:delText xml:space="preserve"> reclamos</w:delText>
        </w:r>
        <w:r w:rsidR="008044EE" w:rsidRPr="00DE6ADF" w:rsidDel="006F7425">
          <w:rPr>
            <w:color w:val="FF0000"/>
            <w:rPrChange w:id="2969" w:author="Luis Fernando Llanos Zavalaga" w:date="2018-07-10T15:06:00Z">
              <w:rPr/>
            </w:rPrChange>
          </w:rPr>
          <w:delText>.</w:delText>
        </w:r>
      </w:del>
    </w:p>
    <w:p w14:paraId="13365756" w14:textId="75635D8E" w:rsidR="00AD62EA" w:rsidRPr="00DE6ADF" w:rsidDel="006F7425" w:rsidRDefault="00A12DD0">
      <w:pPr>
        <w:pStyle w:val="Texto"/>
        <w:rPr>
          <w:del w:id="2970" w:author="Regina Casanova" w:date="2018-07-07T15:30:00Z"/>
          <w:color w:val="FF0000"/>
          <w:lang w:val="es-PE"/>
          <w:rPrChange w:id="2971" w:author="Luis Fernando Llanos Zavalaga" w:date="2018-07-10T15:06:00Z">
            <w:rPr>
              <w:del w:id="2972" w:author="Regina Casanova" w:date="2018-07-07T15:30:00Z"/>
              <w:lang w:val="es-PE"/>
            </w:rPr>
          </w:rPrChange>
        </w:rPr>
        <w:pPrChange w:id="2973" w:author="Regina Casanova" w:date="2018-07-07T15:41:00Z">
          <w:pPr>
            <w:pStyle w:val="Ttulo2"/>
          </w:pPr>
        </w:pPrChange>
      </w:pPr>
      <w:del w:id="2974" w:author="Regina Casanova" w:date="2018-07-07T15:30:00Z">
        <w:r w:rsidRPr="00DE6ADF" w:rsidDel="006F7425">
          <w:rPr>
            <w:color w:val="FF0000"/>
            <w:lang w:val="es-PE"/>
            <w:rPrChange w:id="2975" w:author="Luis Fernando Llanos Zavalaga" w:date="2018-07-10T15:06:00Z">
              <w:rPr>
                <w:b w:val="0"/>
                <w:lang w:val="es-PE"/>
              </w:rPr>
            </w:rPrChange>
          </w:rPr>
          <w:delText>Muestr</w:delText>
        </w:r>
        <w:r w:rsidR="00FB6147" w:rsidRPr="00DE6ADF" w:rsidDel="006F7425">
          <w:rPr>
            <w:color w:val="FF0000"/>
            <w:lang w:val="es-PE"/>
            <w:rPrChange w:id="2976" w:author="Luis Fernando Llanos Zavalaga" w:date="2018-07-10T15:06:00Z">
              <w:rPr>
                <w:b w:val="0"/>
                <w:lang w:val="es-PE"/>
              </w:rPr>
            </w:rPrChange>
          </w:rPr>
          <w:delText>a</w:delText>
        </w:r>
      </w:del>
    </w:p>
    <w:p w14:paraId="26C14B58" w14:textId="20D92294" w:rsidR="002E5B65" w:rsidRPr="00DE6ADF" w:rsidDel="006F7425" w:rsidRDefault="00C532C1">
      <w:pPr>
        <w:pStyle w:val="Texto"/>
        <w:rPr>
          <w:del w:id="2977" w:author="Regina Casanova" w:date="2018-07-07T15:30:00Z"/>
          <w:color w:val="FF0000"/>
          <w:rPrChange w:id="2978" w:author="Luis Fernando Llanos Zavalaga" w:date="2018-07-10T15:06:00Z">
            <w:rPr>
              <w:del w:id="2979" w:author="Regina Casanova" w:date="2018-07-07T15:30:00Z"/>
            </w:rPr>
          </w:rPrChange>
        </w:rPr>
      </w:pPr>
      <w:del w:id="2980" w:author="Regina Casanova" w:date="2018-07-07T15:30:00Z">
        <w:r w:rsidRPr="00DE6ADF" w:rsidDel="006F7425">
          <w:rPr>
            <w:color w:val="FF0000"/>
            <w:rPrChange w:id="2981" w:author="Luis Fernando Llanos Zavalaga" w:date="2018-07-10T15:06:00Z">
              <w:rPr/>
            </w:rPrChange>
          </w:rPr>
          <w:delText xml:space="preserve">Para este estudio se </w:delText>
        </w:r>
        <w:r w:rsidR="00816A41" w:rsidRPr="00DE6ADF" w:rsidDel="006F7425">
          <w:rPr>
            <w:color w:val="FF0000"/>
            <w:rPrChange w:id="2982" w:author="Luis Fernando Llanos Zavalaga" w:date="2018-07-10T15:06:00Z">
              <w:rPr/>
            </w:rPrChange>
          </w:rPr>
          <w:delText xml:space="preserve">programó entrevistas </w:delText>
        </w:r>
        <w:r w:rsidR="0059544B" w:rsidRPr="00DE6ADF" w:rsidDel="006F7425">
          <w:rPr>
            <w:color w:val="FF0000"/>
            <w:rPrChange w:id="2983" w:author="Luis Fernando Llanos Zavalaga" w:date="2018-07-10T15:06:00Z">
              <w:rPr/>
            </w:rPrChange>
          </w:rPr>
          <w:delText xml:space="preserve">con </w:delText>
        </w:r>
        <w:r w:rsidR="007E3601" w:rsidRPr="00DE6ADF" w:rsidDel="006F7425">
          <w:rPr>
            <w:color w:val="FF0000"/>
            <w:rPrChange w:id="2984" w:author="Luis Fernando Llanos Zavalaga" w:date="2018-07-10T15:06:00Z">
              <w:rPr/>
            </w:rPrChange>
          </w:rPr>
          <w:delText>por lo menos</w:delText>
        </w:r>
        <w:r w:rsidRPr="00DE6ADF" w:rsidDel="006F7425">
          <w:rPr>
            <w:color w:val="FF0000"/>
            <w:rPrChange w:id="2985" w:author="Luis Fernando Llanos Zavalaga" w:date="2018-07-10T15:06:00Z">
              <w:rPr/>
            </w:rPrChange>
          </w:rPr>
          <w:delText xml:space="preserve"> tres personas </w:delText>
        </w:r>
        <w:r w:rsidR="00816A41" w:rsidRPr="00DE6ADF" w:rsidDel="006F7425">
          <w:rPr>
            <w:color w:val="FF0000"/>
            <w:rPrChange w:id="2986" w:author="Luis Fernando Llanos Zavalaga" w:date="2018-07-10T15:06:00Z">
              <w:rPr/>
            </w:rPrChange>
          </w:rPr>
          <w:delText xml:space="preserve">de </w:delText>
        </w:r>
        <w:r w:rsidRPr="00DE6ADF" w:rsidDel="006F7425">
          <w:rPr>
            <w:color w:val="FF0000"/>
            <w:rPrChange w:id="2987" w:author="Luis Fernando Llanos Zavalaga" w:date="2018-07-10T15:06:00Z">
              <w:rPr/>
            </w:rPrChange>
          </w:rPr>
          <w:delText xml:space="preserve">cada </w:delText>
        </w:r>
        <w:r w:rsidR="0086507C" w:rsidRPr="00DE6ADF" w:rsidDel="006F7425">
          <w:rPr>
            <w:color w:val="FF0000"/>
            <w:rPrChange w:id="2988" w:author="Luis Fernando Llanos Zavalaga" w:date="2018-07-10T15:06:00Z">
              <w:rPr/>
            </w:rPrChange>
          </w:rPr>
          <w:delText>uno de los tres</w:delText>
        </w:r>
        <w:r w:rsidR="0059544B" w:rsidRPr="00DE6ADF" w:rsidDel="006F7425">
          <w:rPr>
            <w:color w:val="FF0000"/>
            <w:rPrChange w:id="2989" w:author="Luis Fernando Llanos Zavalaga" w:date="2018-07-10T15:06:00Z">
              <w:rPr/>
            </w:rPrChange>
          </w:rPr>
          <w:delText xml:space="preserve"> </w:delText>
        </w:r>
        <w:r w:rsidRPr="00DE6ADF" w:rsidDel="006F7425">
          <w:rPr>
            <w:color w:val="FF0000"/>
            <w:rPrChange w:id="2990" w:author="Luis Fernando Llanos Zavalaga" w:date="2018-07-10T15:06:00Z">
              <w:rPr/>
            </w:rPrChange>
          </w:rPr>
          <w:delText>tipo</w:delText>
        </w:r>
        <w:r w:rsidR="00043E74" w:rsidRPr="00DE6ADF" w:rsidDel="006F7425">
          <w:rPr>
            <w:color w:val="FF0000"/>
            <w:rPrChange w:id="2991" w:author="Luis Fernando Llanos Zavalaga" w:date="2018-07-10T15:06:00Z">
              <w:rPr/>
            </w:rPrChange>
          </w:rPr>
          <w:delText>s</w:delText>
        </w:r>
        <w:r w:rsidRPr="00DE6ADF" w:rsidDel="006F7425">
          <w:rPr>
            <w:color w:val="FF0000"/>
            <w:rPrChange w:id="2992" w:author="Luis Fernando Llanos Zavalaga" w:date="2018-07-10T15:06:00Z">
              <w:rPr/>
            </w:rPrChange>
          </w:rPr>
          <w:delText xml:space="preserve"> de usuario </w:delText>
        </w:r>
        <w:r w:rsidR="00043E74" w:rsidRPr="00DE6ADF" w:rsidDel="006F7425">
          <w:rPr>
            <w:color w:val="FF0000"/>
            <w:rPrChange w:id="2993" w:author="Luis Fernando Llanos Zavalaga" w:date="2018-07-10T15:06:00Z">
              <w:rPr/>
            </w:rPrChange>
          </w:rPr>
          <w:delText>descritos</w:delText>
        </w:r>
        <w:r w:rsidRPr="00DE6ADF" w:rsidDel="006F7425">
          <w:rPr>
            <w:color w:val="FF0000"/>
            <w:rPrChange w:id="2994" w:author="Luis Fernando Llanos Zavalaga" w:date="2018-07-10T15:06:00Z">
              <w:rPr/>
            </w:rPrChange>
          </w:rPr>
          <w:delText>.</w:delText>
        </w:r>
        <w:r w:rsidR="00F73463" w:rsidRPr="00DE6ADF" w:rsidDel="006F7425">
          <w:rPr>
            <w:color w:val="FF0000"/>
            <w:rPrChange w:id="2995" w:author="Luis Fernando Llanos Zavalaga" w:date="2018-07-10T15:06:00Z">
              <w:rPr/>
            </w:rPrChange>
          </w:rPr>
          <w:delText xml:space="preserve"> L</w:delText>
        </w:r>
        <w:r w:rsidR="002973BF" w:rsidRPr="00DE6ADF" w:rsidDel="006F7425">
          <w:rPr>
            <w:color w:val="FF0000"/>
            <w:rPrChange w:id="2996" w:author="Luis Fernando Llanos Zavalaga" w:date="2018-07-10T15:06:00Z">
              <w:rPr/>
            </w:rPrChange>
          </w:rPr>
          <w:delText>a muestra de</w:delText>
        </w:r>
        <w:r w:rsidR="00F73463" w:rsidRPr="00DE6ADF" w:rsidDel="006F7425">
          <w:rPr>
            <w:color w:val="FF0000"/>
            <w:rPrChange w:id="2997" w:author="Luis Fernando Llanos Zavalaga" w:date="2018-07-10T15:06:00Z">
              <w:rPr/>
            </w:rPrChange>
          </w:rPr>
          <w:delText xml:space="preserve"> ciudadanos entrevistados en la fase exploratoria </w:delText>
        </w:r>
        <w:r w:rsidR="002973BF" w:rsidRPr="00DE6ADF" w:rsidDel="006F7425">
          <w:rPr>
            <w:color w:val="FF0000"/>
            <w:rPrChange w:id="2998" w:author="Luis Fernando Llanos Zavalaga" w:date="2018-07-10T15:06:00Z">
              <w:rPr/>
            </w:rPrChange>
          </w:rPr>
          <w:delText xml:space="preserve">fue independiente de la muestra para </w:delText>
        </w:r>
        <w:r w:rsidR="00F73463" w:rsidRPr="00DE6ADF" w:rsidDel="006F7425">
          <w:rPr>
            <w:color w:val="FF0000"/>
            <w:rPrChange w:id="2999" w:author="Luis Fernando Llanos Zavalaga" w:date="2018-07-10T15:06:00Z">
              <w:rPr/>
            </w:rPrChange>
          </w:rPr>
          <w:delText xml:space="preserve">la fase de </w:delText>
        </w:r>
        <w:r w:rsidR="002973BF" w:rsidRPr="00DE6ADF" w:rsidDel="006F7425">
          <w:rPr>
            <w:color w:val="FF0000"/>
            <w:rPrChange w:id="3000" w:author="Luis Fernando Llanos Zavalaga" w:date="2018-07-10T15:06:00Z">
              <w:rPr/>
            </w:rPrChange>
          </w:rPr>
          <w:delText>evaluación</w:delText>
        </w:r>
        <w:r w:rsidR="002D03F7" w:rsidRPr="00DE6ADF" w:rsidDel="006F7425">
          <w:rPr>
            <w:color w:val="FF0000"/>
            <w:rPrChange w:id="3001" w:author="Luis Fernando Llanos Zavalaga" w:date="2018-07-10T15:06:00Z">
              <w:rPr/>
            </w:rPrChange>
          </w:rPr>
          <w:delText xml:space="preserve"> ya que la totalidad de personas entre</w:delText>
        </w:r>
        <w:r w:rsidR="008044EE" w:rsidRPr="00DE6ADF" w:rsidDel="006F7425">
          <w:rPr>
            <w:color w:val="FF0000"/>
            <w:rPrChange w:id="3002" w:author="Luis Fernando Llanos Zavalaga" w:date="2018-07-10T15:06:00Z">
              <w:rPr/>
            </w:rPrChange>
          </w:rPr>
          <w:delText>vistadas en la fase exploratoria</w:delText>
        </w:r>
        <w:r w:rsidR="002D03F7" w:rsidRPr="00DE6ADF" w:rsidDel="006F7425">
          <w:rPr>
            <w:color w:val="FF0000"/>
            <w:rPrChange w:id="3003" w:author="Luis Fernando Llanos Zavalaga" w:date="2018-07-10T15:06:00Z">
              <w:rPr/>
            </w:rPrChange>
          </w:rPr>
          <w:delText xml:space="preserve"> no se encontraban disponibles para la fase de evaluació</w:delText>
        </w:r>
        <w:r w:rsidR="00BA09FC" w:rsidRPr="00DE6ADF" w:rsidDel="006F7425">
          <w:rPr>
            <w:color w:val="FF0000"/>
            <w:rPrChange w:id="3004" w:author="Luis Fernando Llanos Zavalaga" w:date="2018-07-10T15:06:00Z">
              <w:rPr/>
            </w:rPrChange>
          </w:rPr>
          <w:delText xml:space="preserve">n. </w:delText>
        </w:r>
        <w:r w:rsidR="0086507C" w:rsidRPr="00DE6ADF" w:rsidDel="006F7425">
          <w:rPr>
            <w:color w:val="FF0000"/>
            <w:rPrChange w:id="3005" w:author="Luis Fernando Llanos Zavalaga" w:date="2018-07-10T15:06:00Z">
              <w:rPr/>
            </w:rPrChange>
          </w:rPr>
          <w:delText>Tanto e</w:delText>
        </w:r>
        <w:r w:rsidR="00BA09FC" w:rsidRPr="00DE6ADF" w:rsidDel="006F7425">
          <w:rPr>
            <w:color w:val="FF0000"/>
            <w:rPrChange w:id="3006" w:author="Luis Fernando Llanos Zavalaga" w:date="2018-07-10T15:06:00Z">
              <w:rPr/>
            </w:rPrChange>
          </w:rPr>
          <w:delText>n</w:delText>
        </w:r>
        <w:r w:rsidR="002D03F7" w:rsidRPr="00DE6ADF" w:rsidDel="006F7425">
          <w:rPr>
            <w:color w:val="FF0000"/>
            <w:rPrChange w:id="3007" w:author="Luis Fernando Llanos Zavalaga" w:date="2018-07-10T15:06:00Z">
              <w:rPr/>
            </w:rPrChange>
          </w:rPr>
          <w:delText xml:space="preserve"> la</w:delText>
        </w:r>
        <w:r w:rsidR="002E5B65" w:rsidRPr="00DE6ADF" w:rsidDel="006F7425">
          <w:rPr>
            <w:color w:val="FF0000"/>
            <w:rPrChange w:id="3008" w:author="Luis Fernando Llanos Zavalaga" w:date="2018-07-10T15:06:00Z">
              <w:rPr/>
            </w:rPrChange>
          </w:rPr>
          <w:delText xml:space="preserve"> fase exploratoria</w:delText>
        </w:r>
        <w:r w:rsidR="0086507C" w:rsidRPr="00DE6ADF" w:rsidDel="006F7425">
          <w:rPr>
            <w:color w:val="FF0000"/>
            <w:rPrChange w:id="3009" w:author="Luis Fernando Llanos Zavalaga" w:date="2018-07-10T15:06:00Z">
              <w:rPr/>
            </w:rPrChange>
          </w:rPr>
          <w:delText xml:space="preserve"> como en la fase de </w:delText>
        </w:r>
        <w:r w:rsidR="008044EE" w:rsidRPr="00DE6ADF" w:rsidDel="006F7425">
          <w:rPr>
            <w:color w:val="FF0000"/>
            <w:rPrChange w:id="3010" w:author="Luis Fernando Llanos Zavalaga" w:date="2018-07-10T15:06:00Z">
              <w:rPr/>
            </w:rPrChange>
          </w:rPr>
          <w:delText>evaluación</w:delText>
        </w:r>
        <w:r w:rsidR="0086507C" w:rsidRPr="00DE6ADF" w:rsidDel="006F7425">
          <w:rPr>
            <w:color w:val="FF0000"/>
            <w:rPrChange w:id="3011" w:author="Luis Fernando Llanos Zavalaga" w:date="2018-07-10T15:06:00Z">
              <w:rPr/>
            </w:rPrChange>
          </w:rPr>
          <w:delText xml:space="preserve">, y para todos los tipos de usuarios se </w:delText>
        </w:r>
        <w:r w:rsidR="00B14113" w:rsidRPr="00DE6ADF" w:rsidDel="006F7425">
          <w:rPr>
            <w:color w:val="FF0000"/>
            <w:rPrChange w:id="3012" w:author="Luis Fernando Llanos Zavalaga" w:date="2018-07-10T15:06:00Z">
              <w:rPr/>
            </w:rPrChange>
          </w:rPr>
          <w:delText>utilizó</w:delText>
        </w:r>
        <w:r w:rsidR="0086507C" w:rsidRPr="00DE6ADF" w:rsidDel="006F7425">
          <w:rPr>
            <w:color w:val="FF0000"/>
            <w:rPrChange w:id="3013" w:author="Luis Fernando Llanos Zavalaga" w:date="2018-07-10T15:06:00Z">
              <w:rPr/>
            </w:rPrChange>
          </w:rPr>
          <w:delText xml:space="preserve"> </w:delText>
        </w:r>
        <w:r w:rsidR="00D15E0F" w:rsidRPr="00DE6ADF" w:rsidDel="006F7425">
          <w:rPr>
            <w:color w:val="FF0000"/>
            <w:rPrChange w:id="3014" w:author="Luis Fernando Llanos Zavalaga" w:date="2018-07-10T15:06:00Z">
              <w:rPr/>
            </w:rPrChange>
          </w:rPr>
          <w:delText>muestreo propositivo</w:delText>
        </w:r>
        <w:r w:rsidR="00B14113" w:rsidRPr="00DE6ADF" w:rsidDel="006F7425">
          <w:rPr>
            <w:color w:val="FF0000"/>
            <w:rPrChange w:id="3015" w:author="Luis Fernando Llanos Zavalaga" w:date="2018-07-10T15:06:00Z">
              <w:rPr/>
            </w:rPrChange>
          </w:rPr>
          <w:delText>.</w:delText>
        </w:r>
      </w:del>
    </w:p>
    <w:p w14:paraId="0CB28AD9" w14:textId="45105E4F" w:rsidR="00B26073" w:rsidRPr="00DE6ADF" w:rsidDel="006F7425" w:rsidRDefault="00B26073">
      <w:pPr>
        <w:pStyle w:val="Texto"/>
        <w:rPr>
          <w:del w:id="3016" w:author="Regina Casanova" w:date="2018-07-07T15:30:00Z"/>
          <w:color w:val="FF0000"/>
          <w:rPrChange w:id="3017" w:author="Luis Fernando Llanos Zavalaga" w:date="2018-07-10T15:06:00Z">
            <w:rPr>
              <w:del w:id="3018" w:author="Regina Casanova" w:date="2018-07-07T15:30:00Z"/>
            </w:rPr>
          </w:rPrChange>
        </w:rPr>
      </w:pPr>
    </w:p>
    <w:p w14:paraId="2CEEA61D" w14:textId="102B4396" w:rsidR="00FB6147" w:rsidRPr="00DE6ADF" w:rsidDel="006F7425" w:rsidRDefault="004C67AC">
      <w:pPr>
        <w:pStyle w:val="Texto"/>
        <w:rPr>
          <w:del w:id="3019" w:author="Regina Casanova" w:date="2018-07-07T15:30:00Z"/>
          <w:color w:val="FF0000"/>
          <w:lang w:val="es-PE"/>
          <w:rPrChange w:id="3020" w:author="Luis Fernando Llanos Zavalaga" w:date="2018-07-10T15:06:00Z">
            <w:rPr>
              <w:del w:id="3021" w:author="Regina Casanova" w:date="2018-07-07T15:30:00Z"/>
              <w:lang w:val="es-PE"/>
            </w:rPr>
          </w:rPrChange>
        </w:rPr>
        <w:pPrChange w:id="3022" w:author="Regina Casanova" w:date="2018-07-07T15:41:00Z">
          <w:pPr>
            <w:pStyle w:val="Ttulo2"/>
          </w:pPr>
        </w:pPrChange>
      </w:pPr>
      <w:del w:id="3023" w:author="Regina Casanova" w:date="2018-07-07T15:30:00Z">
        <w:r w:rsidRPr="00DE6ADF" w:rsidDel="006F7425">
          <w:rPr>
            <w:color w:val="FF0000"/>
            <w:lang w:val="es-PE"/>
            <w:rPrChange w:id="3024" w:author="Luis Fernando Llanos Zavalaga" w:date="2018-07-10T15:06:00Z">
              <w:rPr>
                <w:b w:val="0"/>
                <w:lang w:val="es-PE"/>
              </w:rPr>
            </w:rPrChange>
          </w:rPr>
          <w:delText>Operacionalizació</w:delText>
        </w:r>
        <w:r w:rsidR="00A12DD0" w:rsidRPr="00DE6ADF" w:rsidDel="006F7425">
          <w:rPr>
            <w:color w:val="FF0000"/>
            <w:lang w:val="es-PE"/>
            <w:rPrChange w:id="3025" w:author="Luis Fernando Llanos Zavalaga" w:date="2018-07-10T15:06:00Z">
              <w:rPr>
                <w:b w:val="0"/>
                <w:lang w:val="es-PE"/>
              </w:rPr>
            </w:rPrChange>
          </w:rPr>
          <w:delText>n de variables</w:delText>
        </w:r>
      </w:del>
      <w:commentRangeEnd w:id="2884"/>
      <w:r w:rsidR="00DE6ADF">
        <w:rPr>
          <w:rStyle w:val="Refdecomentario"/>
          <w:rFonts w:cstheme="minorBidi"/>
          <w:b/>
          <w:bCs/>
          <w:lang w:val="es-ES_tradnl"/>
        </w:rPr>
        <w:commentReference w:id="2884"/>
      </w:r>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
      <w:tr w:rsidR="00B14113" w:rsidRPr="00BA156B" w:rsidDel="006F7425" w14:paraId="0FEB3F69" w14:textId="04F0CEC0" w:rsidTr="00547F58">
        <w:trPr>
          <w:cnfStyle w:val="100000000000" w:firstRow="1" w:lastRow="0" w:firstColumn="0" w:lastColumn="0" w:oddVBand="0" w:evenVBand="0" w:oddHBand="0" w:evenHBand="0" w:firstRowFirstColumn="0" w:firstRowLastColumn="0" w:lastRowFirstColumn="0" w:lastRowLastColumn="0"/>
          <w:del w:id="3026"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1B7ACC65" w14:textId="77777777" w:rsidR="005956FA" w:rsidRDefault="005956FA">
            <w:pPr>
              <w:pStyle w:val="Texto"/>
              <w:rPr>
                <w:ins w:id="3027" w:author="Regina Casanova" w:date="2018-07-07T15:42:00Z"/>
              </w:rPr>
              <w:pPrChange w:id="3028" w:author="Regina Casanova" w:date="2018-07-07T15:41:00Z">
                <w:pPr>
                  <w:pStyle w:val="Ttulo2"/>
                  <w:outlineLvl w:val="1"/>
                </w:pPr>
              </w:pPrChange>
            </w:pPr>
          </w:p>
          <w:p w14:paraId="648A0D47" w14:textId="77777777" w:rsidR="00DD3059" w:rsidRDefault="00DD3059" w:rsidP="005956FA">
            <w:pPr>
              <w:pStyle w:val="Ttulo2"/>
              <w:outlineLvl w:val="1"/>
              <w:rPr>
                <w:ins w:id="3029" w:author="Regina Casanova" w:date="2018-07-29T12:43:00Z"/>
              </w:rPr>
            </w:pPr>
            <w:bookmarkStart w:id="3030" w:name="_Toc520655664"/>
            <w:bookmarkEnd w:id="3030"/>
          </w:p>
          <w:p w14:paraId="5A677E5A" w14:textId="66CC80D8" w:rsidR="00041C8E" w:rsidRPr="00DD3059" w:rsidDel="006F7425" w:rsidRDefault="00041C8E" w:rsidP="00DD3059">
            <w:pPr>
              <w:rPr>
                <w:del w:id="3031" w:author="Regina Casanova" w:date="2018-07-07T15:30:00Z"/>
                <w:lang w:val="es-ES"/>
              </w:rPr>
              <w:pPrChange w:id="3032" w:author="Regina Casanova" w:date="2018-07-29T12:43:00Z">
                <w:pPr>
                  <w:pStyle w:val="Texto"/>
                </w:pPr>
              </w:pPrChange>
            </w:pPr>
            <w:del w:id="3033" w:author="Regina Casanova" w:date="2018-07-07T15:30:00Z">
              <w:r w:rsidRPr="00BA156B" w:rsidDel="006F7425">
                <w:delText>Nombre de Variable</w:delText>
              </w:r>
              <w:bookmarkStart w:id="3034" w:name="_Toc520655270"/>
              <w:bookmarkEnd w:id="3034"/>
            </w:del>
          </w:p>
        </w:tc>
        <w:tc>
          <w:tcPr>
            <w:tcW w:w="2014" w:type="dxa"/>
          </w:tcPr>
          <w:p w14:paraId="4F67180A" w14:textId="4E77D6E1" w:rsidR="00041C8E" w:rsidRPr="00BA156B" w:rsidDel="006F7425" w:rsidRDefault="00041C8E" w:rsidP="00625E59">
            <w:pPr>
              <w:pStyle w:val="Texto"/>
              <w:cnfStyle w:val="100000000000" w:firstRow="1" w:lastRow="0" w:firstColumn="0" w:lastColumn="0" w:oddVBand="0" w:evenVBand="0" w:oddHBand="0" w:evenHBand="0" w:firstRowFirstColumn="0" w:firstRowLastColumn="0" w:lastRowFirstColumn="0" w:lastRowLastColumn="0"/>
              <w:rPr>
                <w:del w:id="3035" w:author="Regina Casanova" w:date="2018-07-07T15:30:00Z"/>
              </w:rPr>
            </w:pPr>
            <w:del w:id="3036" w:author="Regina Casanova" w:date="2018-07-07T15:30:00Z">
              <w:r w:rsidRPr="00BA156B" w:rsidDel="006F7425">
                <w:delText>Descripción</w:delText>
              </w:r>
              <w:bookmarkStart w:id="3037" w:name="_Toc520655271"/>
              <w:bookmarkEnd w:id="3037"/>
            </w:del>
          </w:p>
        </w:tc>
        <w:tc>
          <w:tcPr>
            <w:tcW w:w="1559" w:type="dxa"/>
          </w:tcPr>
          <w:p w14:paraId="41120D34" w14:textId="667B4B9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3038" w:author="Regina Casanova" w:date="2018-07-07T15:30:00Z"/>
              </w:rPr>
              <w:pPrChange w:id="3039"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3040" w:author="Regina Casanova" w:date="2018-07-07T15:30:00Z">
              <w:r w:rsidRPr="00BA156B" w:rsidDel="006F7425">
                <w:delText>Tipo de Variable</w:delText>
              </w:r>
              <w:bookmarkStart w:id="3041" w:name="_Toc520655272"/>
              <w:bookmarkEnd w:id="3041"/>
            </w:del>
          </w:p>
        </w:tc>
        <w:tc>
          <w:tcPr>
            <w:tcW w:w="1247" w:type="dxa"/>
          </w:tcPr>
          <w:p w14:paraId="6C914800" w14:textId="2310594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3042" w:author="Regina Casanova" w:date="2018-07-07T15:30:00Z"/>
              </w:rPr>
              <w:pPrChange w:id="3043"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3044" w:author="Regina Casanova" w:date="2018-07-07T15:30:00Z">
              <w:r w:rsidRPr="00BA156B" w:rsidDel="006F7425">
                <w:delText>Opciones</w:delText>
              </w:r>
              <w:bookmarkStart w:id="3045" w:name="_Toc520655273"/>
              <w:bookmarkEnd w:id="3045"/>
            </w:del>
          </w:p>
        </w:tc>
        <w:tc>
          <w:tcPr>
            <w:tcW w:w="2045" w:type="dxa"/>
          </w:tcPr>
          <w:p w14:paraId="1C84061D" w14:textId="453E5FDF"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3046" w:author="Regina Casanova" w:date="2018-07-07T15:30:00Z"/>
              </w:rPr>
              <w:pPrChange w:id="3047"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3048" w:author="Regina Casanova" w:date="2018-07-07T15:30:00Z">
              <w:r w:rsidRPr="00BA156B" w:rsidDel="006F7425">
                <w:delText>Fuente de Información</w:delText>
              </w:r>
              <w:bookmarkStart w:id="3049" w:name="_Toc520655274"/>
              <w:bookmarkEnd w:id="3049"/>
            </w:del>
          </w:p>
        </w:tc>
        <w:bookmarkStart w:id="3050" w:name="_Toc520655275"/>
        <w:bookmarkEnd w:id="3050"/>
      </w:tr>
      <w:tr w:rsidR="00944CD0" w:rsidRPr="00BA156B" w:rsidDel="006F7425" w14:paraId="7E532DA8" w14:textId="7AEA078E" w:rsidTr="008443A9">
        <w:trPr>
          <w:cnfStyle w:val="000000100000" w:firstRow="0" w:lastRow="0" w:firstColumn="0" w:lastColumn="0" w:oddVBand="0" w:evenVBand="0" w:oddHBand="1" w:evenHBand="0" w:firstRowFirstColumn="0" w:firstRowLastColumn="0" w:lastRowFirstColumn="0" w:lastRowLastColumn="0"/>
          <w:del w:id="3051"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4EEC4D73" w14:textId="25383BF9" w:rsidR="00041C8E" w:rsidRPr="00BA156B" w:rsidDel="006F7425" w:rsidRDefault="00041C8E" w:rsidP="007338A1">
            <w:pPr>
              <w:pStyle w:val="Texto"/>
              <w:rPr>
                <w:del w:id="3052" w:author="Regina Casanova" w:date="2018-07-07T15:30:00Z"/>
              </w:rPr>
            </w:pPr>
            <w:del w:id="3053" w:author="Regina Casanova" w:date="2018-07-07T15:30:00Z">
              <w:r w:rsidRPr="00BA156B" w:rsidDel="006F7425">
                <w:delText>Resolución de Tareas</w:delText>
              </w:r>
              <w:bookmarkStart w:id="3054" w:name="_Toc520655276"/>
              <w:bookmarkEnd w:id="3054"/>
            </w:del>
          </w:p>
        </w:tc>
        <w:tc>
          <w:tcPr>
            <w:tcW w:w="2014" w:type="dxa"/>
          </w:tcPr>
          <w:p w14:paraId="5A64185B" w14:textId="4BEF5B77" w:rsidR="00041C8E" w:rsidRPr="00BA156B" w:rsidDel="006F7425" w:rsidRDefault="00041C8E" w:rsidP="00625E59">
            <w:pPr>
              <w:pStyle w:val="Texto"/>
              <w:cnfStyle w:val="000000100000" w:firstRow="0" w:lastRow="0" w:firstColumn="0" w:lastColumn="0" w:oddVBand="0" w:evenVBand="0" w:oddHBand="1" w:evenHBand="0" w:firstRowFirstColumn="0" w:firstRowLastColumn="0" w:lastRowFirstColumn="0" w:lastRowLastColumn="0"/>
              <w:rPr>
                <w:del w:id="3055" w:author="Regina Casanova" w:date="2018-07-07T15:30:00Z"/>
              </w:rPr>
            </w:pPr>
            <w:del w:id="3056" w:author="Regina Casanova" w:date="2018-07-07T15:30:00Z">
              <w:r w:rsidRPr="00BA156B" w:rsidDel="006F7425">
                <w:delText>El éxito o fracaso del usuario en la resoluc</w:delText>
              </w:r>
            </w:del>
            <w:del w:id="3057" w:author="Unknown">
              <w:r w:rsidRPr="00BA156B" w:rsidDel="00DD3059">
                <w:delText>i</w:delText>
              </w:r>
            </w:del>
            <w:bookmarkStart w:id="3058" w:name="_Toc520655665"/>
            <w:ins w:id="3059" w:author="Regina Casanova" w:date="2018-07-29T12:43:00Z">
              <w:r w:rsidRPr="00BA156B">
                <w:t>ó</w:t>
              </w:r>
            </w:ins>
            <w:bookmarkEnd w:id="3058"/>
            <w:del w:id="3060" w:author="Regina Casanova" w:date="2018-07-07T15:30:00Z">
              <w:r w:rsidRPr="00BA156B" w:rsidDel="006F7425">
                <w:delText>n de</w:delText>
              </w:r>
              <w:r w:rsidR="008044EE" w:rsidRPr="00BA156B" w:rsidDel="006F7425">
                <w:delText xml:space="preserve"> ciertas</w:delText>
              </w:r>
              <w:r w:rsidRPr="00BA156B" w:rsidDel="006F7425">
                <w:delText xml:space="preserve"> tarea</w:delText>
              </w:r>
              <w:r w:rsidR="008044EE" w:rsidRPr="00BA156B" w:rsidDel="006F7425">
                <w:delText>s</w:delText>
              </w:r>
              <w:r w:rsidRPr="00BA156B" w:rsidDel="006F7425">
                <w:delText xml:space="preserve"> </w:delText>
              </w:r>
              <w:r w:rsidR="008044EE" w:rsidRPr="00BA156B" w:rsidDel="006F7425">
                <w:delText>específicas a su tipo de usuario</w:delText>
              </w:r>
              <w:r w:rsidR="00B14113" w:rsidRPr="00BA156B" w:rsidDel="006F7425">
                <w:delText xml:space="preserve"> a</w:delText>
              </w:r>
              <w:r w:rsidRPr="00BA156B" w:rsidDel="006F7425">
                <w:delText xml:space="preserve"> realizar</w:delText>
              </w:r>
              <w:r w:rsidR="00B14113" w:rsidRPr="00BA156B" w:rsidDel="006F7425">
                <w:delText>se</w:delText>
              </w:r>
              <w:r w:rsidRPr="00BA156B" w:rsidDel="006F7425">
                <w:delText xml:space="preserve"> </w:delText>
              </w:r>
              <w:r w:rsidR="00B14113" w:rsidRPr="00BA156B" w:rsidDel="006F7425">
                <w:delText>utilizando el prototipo del sistema</w:delText>
              </w:r>
            </w:del>
          </w:p>
        </w:tc>
        <w:tc>
          <w:tcPr>
            <w:tcW w:w="1559" w:type="dxa"/>
          </w:tcPr>
          <w:p w14:paraId="4D074442" w14:textId="3894CD81"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3061" w:author="Regina Casanova" w:date="2018-07-07T15:30:00Z"/>
              </w:rPr>
              <w:pPrChange w:id="3062"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3063" w:author="Regina Casanova" w:date="2018-07-07T15:30:00Z">
              <w:r w:rsidRPr="00BA156B" w:rsidDel="006F7425">
                <w:delText>Cualitativa – Dicotómica</w:delText>
              </w:r>
              <w:bookmarkStart w:id="3064" w:name="_Toc520655278"/>
              <w:bookmarkEnd w:id="3064"/>
            </w:del>
          </w:p>
        </w:tc>
        <w:tc>
          <w:tcPr>
            <w:tcW w:w="1247" w:type="dxa"/>
          </w:tcPr>
          <w:p w14:paraId="2AD272B7" w14:textId="7908487B" w:rsidR="00041C8E" w:rsidRPr="00BA156B" w:rsidDel="006F7425" w:rsidRDefault="00EE62F8">
            <w:pPr>
              <w:pStyle w:val="Texto"/>
              <w:cnfStyle w:val="000000100000" w:firstRow="0" w:lastRow="0" w:firstColumn="0" w:lastColumn="0" w:oddVBand="0" w:evenVBand="0" w:oddHBand="1" w:evenHBand="0" w:firstRowFirstColumn="0" w:firstRowLastColumn="0" w:lastRowFirstColumn="0" w:lastRowLastColumn="0"/>
              <w:rPr>
                <w:del w:id="3065" w:author="Regina Casanova" w:date="2018-07-07T15:30:00Z"/>
              </w:rPr>
              <w:pPrChange w:id="3066"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3067" w:author="Regina Casanova" w:date="2018-07-07T15:30:00Z">
              <w:r w:rsidDel="006F7425">
                <w:delText>Sí</w:delText>
              </w:r>
              <w:r w:rsidR="00041C8E" w:rsidRPr="00BA156B" w:rsidDel="006F7425">
                <w:delText xml:space="preserve"> - No</w:delText>
              </w:r>
              <w:bookmarkStart w:id="3068" w:name="_Toc520655279"/>
              <w:bookmarkEnd w:id="3068"/>
            </w:del>
          </w:p>
        </w:tc>
        <w:tc>
          <w:tcPr>
            <w:tcW w:w="2045" w:type="dxa"/>
          </w:tcPr>
          <w:p w14:paraId="6687AF0B" w14:textId="4DD18BB9"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3069" w:author="Regina Casanova" w:date="2018-07-07T15:30:00Z"/>
              </w:rPr>
              <w:pPrChange w:id="3070"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3071" w:author="Regina Casanova" w:date="2018-07-07T15:30:00Z">
              <w:r w:rsidRPr="00BA156B" w:rsidDel="006F7425">
                <w:delText>Observación Directa</w:delText>
              </w:r>
              <w:bookmarkStart w:id="3072" w:name="_Toc520655280"/>
              <w:bookmarkEnd w:id="3072"/>
            </w:del>
          </w:p>
        </w:tc>
        <w:bookmarkStart w:id="3073" w:name="_Toc520655281"/>
        <w:bookmarkEnd w:id="3073"/>
      </w:tr>
      <w:tr w:rsidR="00944CD0" w:rsidRPr="00BA156B" w:rsidDel="006F7425" w14:paraId="027C9570" w14:textId="6CC6996A" w:rsidTr="008443A9">
        <w:trPr>
          <w:del w:id="3074"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F30BA22" w:rsidR="00041C8E" w:rsidRPr="00BA156B" w:rsidDel="006F7425" w:rsidRDefault="00041C8E" w:rsidP="007338A1">
            <w:pPr>
              <w:pStyle w:val="Texto"/>
              <w:rPr>
                <w:del w:id="3075" w:author="Regina Casanova" w:date="2018-07-07T15:30:00Z"/>
              </w:rPr>
            </w:pPr>
            <w:del w:id="3076" w:author="Regina Casanova" w:date="2018-07-07T15:30:00Z">
              <w:r w:rsidRPr="00BA156B" w:rsidDel="006F7425">
                <w:delText>Comprensión de la interfaz gráfica</w:delText>
              </w:r>
              <w:bookmarkStart w:id="3077" w:name="_Toc520655282"/>
              <w:bookmarkEnd w:id="3077"/>
            </w:del>
          </w:p>
        </w:tc>
        <w:tc>
          <w:tcPr>
            <w:tcW w:w="2014" w:type="dxa"/>
          </w:tcPr>
          <w:p w14:paraId="4C1869C1" w14:textId="4AC9CA7D" w:rsidR="00041C8E" w:rsidRPr="00BA156B" w:rsidDel="006F7425" w:rsidRDefault="00041C8E" w:rsidP="00625E59">
            <w:pPr>
              <w:pStyle w:val="Texto"/>
              <w:cnfStyle w:val="000000000000" w:firstRow="0" w:lastRow="0" w:firstColumn="0" w:lastColumn="0" w:oddVBand="0" w:evenVBand="0" w:oddHBand="0" w:evenHBand="0" w:firstRowFirstColumn="0" w:firstRowLastColumn="0" w:lastRowFirstColumn="0" w:lastRowLastColumn="0"/>
              <w:rPr>
                <w:del w:id="3078" w:author="Regina Casanova" w:date="2018-07-07T15:30:00Z"/>
              </w:rPr>
            </w:pPr>
            <w:del w:id="3079" w:author="Regina Casanova" w:date="2018-07-07T15:30:00Z">
              <w:r w:rsidRPr="00BA156B" w:rsidDel="006F7425">
                <w:delText xml:space="preserve">Evaluación de si el usuario </w:delText>
              </w:r>
              <w:r w:rsidR="00B14113" w:rsidRPr="00BA156B" w:rsidDel="006F7425">
                <w:delText>entendió el propósito</w:delText>
              </w:r>
              <w:r w:rsidRPr="00BA156B" w:rsidDel="006F7425">
                <w:delText xml:space="preserve"> de cada pantalla de la interfaz con la que interactuó durante la prueba.</w:delText>
              </w:r>
              <w:bookmarkStart w:id="3080" w:name="_Toc520655283"/>
              <w:bookmarkEnd w:id="3080"/>
            </w:del>
          </w:p>
        </w:tc>
        <w:tc>
          <w:tcPr>
            <w:tcW w:w="1559" w:type="dxa"/>
          </w:tcPr>
          <w:p w14:paraId="5F9DF25E" w14:textId="0CC974BD"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3081" w:author="Regina Casanova" w:date="2018-07-07T15:30:00Z"/>
              </w:rPr>
              <w:pPrChange w:id="3082"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3083" w:author="Regina Casanova" w:date="2018-07-07T15:30:00Z">
              <w:r w:rsidRPr="00BA156B" w:rsidDel="006F7425">
                <w:delText>Cualitativa - Dicotómica</w:delText>
              </w:r>
              <w:bookmarkStart w:id="3084" w:name="_Toc520655284"/>
              <w:bookmarkEnd w:id="3084"/>
            </w:del>
          </w:p>
        </w:tc>
        <w:tc>
          <w:tcPr>
            <w:tcW w:w="1247" w:type="dxa"/>
          </w:tcPr>
          <w:p w14:paraId="4967F782" w14:textId="6068557D" w:rsidR="00041C8E" w:rsidRPr="00BA156B" w:rsidDel="006F7425" w:rsidRDefault="00EE62F8">
            <w:pPr>
              <w:pStyle w:val="Texto"/>
              <w:cnfStyle w:val="000000000000" w:firstRow="0" w:lastRow="0" w:firstColumn="0" w:lastColumn="0" w:oddVBand="0" w:evenVBand="0" w:oddHBand="0" w:evenHBand="0" w:firstRowFirstColumn="0" w:firstRowLastColumn="0" w:lastRowFirstColumn="0" w:lastRowLastColumn="0"/>
              <w:rPr>
                <w:del w:id="3085" w:author="Regina Casanova" w:date="2018-07-07T15:30:00Z"/>
              </w:rPr>
              <w:pPrChange w:id="3086"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3087" w:author="Regina Casanova" w:date="2018-07-07T15:30:00Z">
              <w:r w:rsidDel="006F7425">
                <w:delText>Sí</w:delText>
              </w:r>
              <w:r w:rsidR="00041C8E" w:rsidRPr="00BA156B" w:rsidDel="006F7425">
                <w:delText xml:space="preserve"> - No</w:delText>
              </w:r>
              <w:bookmarkStart w:id="3088" w:name="_Toc520655285"/>
              <w:bookmarkEnd w:id="3088"/>
            </w:del>
          </w:p>
        </w:tc>
        <w:tc>
          <w:tcPr>
            <w:tcW w:w="2045" w:type="dxa"/>
          </w:tcPr>
          <w:p w14:paraId="348F1DA1" w14:textId="1DA48BFB" w:rsidR="00041C8E" w:rsidRPr="00625BCC"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3089" w:author="Regina Casanova" w:date="2018-07-07T15:30:00Z"/>
              </w:rPr>
              <w:pPrChange w:id="3090"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3091" w:author="Regina Casanova" w:date="2018-07-07T15:30:00Z">
              <w:r w:rsidRPr="00625BCC" w:rsidDel="006F7425">
                <w:delText xml:space="preserve">Guía Estructurada de Entrevista a Profundidad para usuarios finales Nº2 </w:delText>
              </w:r>
              <w:bookmarkStart w:id="3092" w:name="_Toc520655286"/>
              <w:bookmarkEnd w:id="3092"/>
            </w:del>
          </w:p>
          <w:p w14:paraId="71707670" w14:textId="4C9AE16B"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3093" w:author="Regina Casanova" w:date="2018-07-07T15:30:00Z"/>
              </w:rPr>
              <w:pPrChange w:id="3094"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bookmarkStart w:id="3095" w:name="_Toc520655287"/>
            <w:bookmarkEnd w:id="3095"/>
          </w:p>
        </w:tc>
        <w:bookmarkStart w:id="3096" w:name="_Toc520655288"/>
        <w:bookmarkEnd w:id="3096"/>
      </w:tr>
    </w:tbl>
    <w:p w14:paraId="6AF5491B" w14:textId="437CBE31" w:rsidR="00000DBF" w:rsidRPr="00F95B03" w:rsidDel="006F7425" w:rsidRDefault="00F95B03" w:rsidP="00F95B03">
      <w:pPr>
        <w:pStyle w:val="Ttulo2"/>
        <w:numPr>
          <w:ilvl w:val="0"/>
          <w:numId w:val="0"/>
        </w:numPr>
        <w:ind w:left="142"/>
        <w:rPr>
          <w:del w:id="3097" w:author="Regina Casanova" w:date="2018-07-07T15:30:00Z"/>
        </w:rPr>
        <w:pPrChange w:id="3098" w:author="Regina Casanova" w:date="2018-07-29T19:24:00Z">
          <w:pPr>
            <w:pStyle w:val="Ttulo2"/>
          </w:pPr>
        </w:pPrChange>
      </w:pPr>
      <w:bookmarkStart w:id="3099" w:name="_Toc520655666"/>
      <w:ins w:id="3100" w:author="Regina Casanova" w:date="2018-07-29T19:23:00Z">
        <w:r>
          <w:t>IV.</w:t>
        </w:r>
        <w:bookmarkEnd w:id="3099"/>
        <w:r>
          <w:t xml:space="preserve"> </w:t>
        </w:r>
      </w:ins>
      <w:ins w:id="3101" w:author="Regina Casanova" w:date="2018-07-29T19:24:00Z">
        <w:r>
          <w:tab/>
        </w:r>
      </w:ins>
      <w:del w:id="3102" w:author="Regina Casanova" w:date="2018-07-07T15:30:00Z">
        <w:r w:rsidR="00A12DD0" w:rsidRPr="00F95B03" w:rsidDel="006F7425">
          <w:delText>Procedimientos y técnicas</w:delText>
        </w:r>
        <w:bookmarkStart w:id="3103" w:name="_Toc520655289"/>
        <w:bookmarkEnd w:id="3103"/>
      </w:del>
    </w:p>
    <w:p w14:paraId="5F028996" w14:textId="75B2449E" w:rsidR="0053122A" w:rsidRPr="00F95B03" w:rsidDel="006F7425" w:rsidRDefault="0053122A" w:rsidP="00F95B03">
      <w:pPr>
        <w:pStyle w:val="Ttulo2"/>
        <w:numPr>
          <w:ilvl w:val="0"/>
          <w:numId w:val="0"/>
        </w:numPr>
        <w:ind w:left="142"/>
        <w:rPr>
          <w:del w:id="3104" w:author="Regina Casanova" w:date="2018-07-07T15:30:00Z"/>
        </w:rPr>
        <w:pPrChange w:id="3105" w:author="Regina Casanova" w:date="2018-07-29T19:24:00Z">
          <w:pPr>
            <w:pStyle w:val="Ttulo3"/>
            <w:numPr>
              <w:ilvl w:val="0"/>
              <w:numId w:val="6"/>
            </w:numPr>
          </w:pPr>
        </w:pPrChange>
      </w:pPr>
      <w:del w:id="3106" w:author="Regina Casanova" w:date="2018-07-07T15:30:00Z">
        <w:r w:rsidRPr="00F95B03" w:rsidDel="006F7425">
          <w:delText>Investigación de usuarios</w:delText>
        </w:r>
        <w:bookmarkStart w:id="3107" w:name="_Toc520655290"/>
        <w:bookmarkEnd w:id="3107"/>
      </w:del>
    </w:p>
    <w:p w14:paraId="664FCF1E" w14:textId="37E3A6F7" w:rsidR="00A0375B" w:rsidRPr="00F95B03" w:rsidDel="006F7425" w:rsidRDefault="00EE62F8" w:rsidP="00F95B03">
      <w:pPr>
        <w:pStyle w:val="Ttulo2"/>
        <w:numPr>
          <w:ilvl w:val="0"/>
          <w:numId w:val="0"/>
        </w:numPr>
        <w:ind w:left="142"/>
        <w:rPr>
          <w:del w:id="3108" w:author="Regina Casanova" w:date="2018-07-07T15:30:00Z"/>
        </w:rPr>
        <w:pPrChange w:id="3109" w:author="Regina Casanova" w:date="2018-07-29T19:24:00Z">
          <w:pPr>
            <w:pStyle w:val="Texto"/>
          </w:pPr>
        </w:pPrChange>
      </w:pPr>
      <w:del w:id="3110" w:author="Regina Casanova" w:date="2018-07-07T15:30:00Z">
        <w:r w:rsidRPr="00F95B03" w:rsidDel="006F7425">
          <w:delText>Lo primero que se realizó</w:delText>
        </w:r>
        <w:r w:rsidR="008044EE" w:rsidRPr="00F95B03" w:rsidDel="006F7425">
          <w:delText xml:space="preserve"> fue l</w:delText>
        </w:r>
        <w:r w:rsidR="0053122A" w:rsidRPr="00F95B03" w:rsidDel="006F7425">
          <w:delText>a invest</w:delText>
        </w:r>
        <w:r w:rsidR="000604D5" w:rsidRPr="00F95B03" w:rsidDel="006F7425">
          <w:delText xml:space="preserve">igación de usuarios </w:delText>
        </w:r>
        <w:r w:rsidR="00CF1D12" w:rsidRPr="00F95B03" w:rsidDel="006F7425">
          <w:delText xml:space="preserve">que </w:delText>
        </w:r>
        <w:r w:rsidR="000604D5" w:rsidRPr="00F95B03" w:rsidDel="006F7425">
          <w:delText>se realizó</w:delText>
        </w:r>
        <w:r w:rsidR="0053122A" w:rsidRPr="00F95B03" w:rsidDel="006F7425">
          <w:delText xml:space="preserve"> mediante entrevistas a profundidad, donde se </w:delText>
        </w:r>
        <w:r w:rsidR="000604D5" w:rsidRPr="00F95B03" w:rsidDel="006F7425">
          <w:delText>entrevistó</w:delText>
        </w:r>
        <w:r w:rsidR="0053122A" w:rsidRPr="00F95B03" w:rsidDel="006F7425">
          <w:delText xml:space="preserve"> a los diversos us</w:delText>
        </w:r>
        <w:r w:rsidR="008044EE" w:rsidRPr="00F95B03" w:rsidDel="006F7425">
          <w:delText xml:space="preserve">uarios del </w:delText>
        </w:r>
      </w:del>
      <w:del w:id="3111" w:author="Regina Casanova" w:date="2018-06-18T17:53:00Z">
        <w:r w:rsidR="008044EE" w:rsidRPr="00F95B03" w:rsidDel="00E94926">
          <w:delText xml:space="preserve">sistema </w:delText>
        </w:r>
      </w:del>
      <w:del w:id="3112" w:author="Regina Casanova" w:date="2018-07-07T15:30:00Z">
        <w:r w:rsidR="008044EE" w:rsidRPr="00F95B03" w:rsidDel="006F7425">
          <w:delText xml:space="preserve">para poder </w:delText>
        </w:r>
        <w:r w:rsidR="0053122A" w:rsidRPr="00F95B03" w:rsidDel="006F7425">
          <w:delText xml:space="preserve">conocer principalmente cuáles </w:delText>
        </w:r>
        <w:r w:rsidR="008044EE" w:rsidRPr="00F95B03" w:rsidDel="006F7425">
          <w:delText>eran sus diversa</w:delText>
        </w:r>
        <w:r w:rsidR="0053122A" w:rsidRPr="00F95B03" w:rsidDel="006F7425">
          <w:delText xml:space="preserve">s percepciones y opiniones sobre </w:delText>
        </w:r>
        <w:r w:rsidR="008044EE" w:rsidRPr="00F95B03" w:rsidDel="006F7425">
          <w:delText>los reclamos y la propuesta d</w:delText>
        </w:r>
        <w:r w:rsidR="0053122A" w:rsidRPr="00F95B03" w:rsidDel="006F7425">
          <w:delText xml:space="preserve">el </w:delText>
        </w:r>
      </w:del>
      <w:del w:id="3113" w:author="Regina Casanova" w:date="2018-06-18T17:53:00Z">
        <w:r w:rsidR="0053122A" w:rsidRPr="00F95B03" w:rsidDel="00E94926">
          <w:delText>sistema</w:delText>
        </w:r>
      </w:del>
      <w:del w:id="3114" w:author="Regina Casanova" w:date="2018-07-07T15:30:00Z">
        <w:r w:rsidR="0053122A" w:rsidRPr="00F95B03" w:rsidDel="006F7425">
          <w:delText xml:space="preserve">. </w:delText>
        </w:r>
        <w:r w:rsidR="00F847EF" w:rsidRPr="00F95B03" w:rsidDel="006F7425">
          <w:delText>Para esta etapa, se consideró entrevistar al menos a 3 personas por tipo de usuario.</w:delText>
        </w:r>
        <w:bookmarkStart w:id="3115" w:name="_Toc520655291"/>
        <w:bookmarkEnd w:id="3115"/>
      </w:del>
    </w:p>
    <w:p w14:paraId="3519A24C" w14:textId="75D9472F" w:rsidR="00BE3E2C" w:rsidRPr="00F95B03" w:rsidDel="006F7425" w:rsidRDefault="00EE62F8" w:rsidP="00F95B03">
      <w:pPr>
        <w:pStyle w:val="Ttulo2"/>
        <w:numPr>
          <w:ilvl w:val="0"/>
          <w:numId w:val="0"/>
        </w:numPr>
        <w:ind w:left="142"/>
        <w:rPr>
          <w:del w:id="3116" w:author="Regina Casanova" w:date="2018-07-07T15:30:00Z"/>
        </w:rPr>
        <w:pPrChange w:id="3117" w:author="Regina Casanova" w:date="2018-07-29T19:24:00Z">
          <w:pPr>
            <w:pStyle w:val="Texto"/>
          </w:pPr>
        </w:pPrChange>
      </w:pPr>
      <w:del w:id="3118" w:author="Regina Casanova" w:date="2018-07-07T15:30:00Z">
        <w:r w:rsidRPr="00F95B03" w:rsidDel="006F7425">
          <w:delText>Lo segundo que se realizó</w:delText>
        </w:r>
        <w:r w:rsidR="008044EE" w:rsidRPr="00F95B03" w:rsidDel="006F7425">
          <w:delText xml:space="preserve"> fue </w:delText>
        </w:r>
        <w:r w:rsidR="00BE3E2C" w:rsidRPr="00F95B03" w:rsidDel="006F7425">
          <w:delText>el análisis de</w:delText>
        </w:r>
        <w:r w:rsidR="00CF1D12" w:rsidRPr="00F95B03" w:rsidDel="006F7425">
          <w:delText xml:space="preserve"> las entrevistas a</w:delText>
        </w:r>
        <w:r w:rsidR="00BE3E2C" w:rsidRPr="00F95B03" w:rsidDel="006F7425">
          <w:delText xml:space="preserve"> los tres tipos de usuarios, </w:delText>
        </w:r>
        <w:r w:rsidR="008044EE" w:rsidRPr="00F95B03" w:rsidDel="006F7425">
          <w:delText xml:space="preserve">donde </w:delText>
        </w:r>
        <w:r w:rsidR="00BE3E2C" w:rsidRPr="00F95B03" w:rsidDel="006F7425">
          <w:delText xml:space="preserve">se identificaron los objetivos a cumplir dentro del nuevo </w:delText>
        </w:r>
      </w:del>
      <w:del w:id="3119" w:author="Regina Casanova" w:date="2018-06-18T17:53:00Z">
        <w:r w:rsidR="00BE3E2C" w:rsidRPr="00F95B03" w:rsidDel="00E94926">
          <w:delText xml:space="preserve">sistema </w:delText>
        </w:r>
      </w:del>
      <w:del w:id="3120" w:author="Regina Casanova" w:date="2018-06-18T17:31:00Z">
        <w:r w:rsidR="00BE3E2C" w:rsidRPr="00F95B03" w:rsidDel="00A63767">
          <w:delText>de</w:delText>
        </w:r>
      </w:del>
      <w:del w:id="3121" w:author="Regina Casanova" w:date="2018-07-07T15:30:00Z">
        <w:r w:rsidR="00BE3E2C" w:rsidRPr="00F95B03" w:rsidDel="006F7425">
          <w:delText xml:space="preserve"> cada tipo de usu</w:delText>
        </w:r>
        <w:r w:rsidR="008044EE" w:rsidRPr="00F95B03" w:rsidDel="006F7425">
          <w:delText>ario, además de sus necesidades,</w:delText>
        </w:r>
        <w:r w:rsidR="00BE3E2C" w:rsidRPr="00F95B03" w:rsidDel="006F7425">
          <w:delText xml:space="preserve"> desafíos y limitaciones </w:delText>
        </w:r>
        <w:r w:rsidR="008044EE" w:rsidRPr="00F95B03" w:rsidDel="006F7425">
          <w:delText xml:space="preserve">propias </w:delText>
        </w:r>
        <w:r w:rsidR="00BE3E2C" w:rsidRPr="00F95B03" w:rsidDel="006F7425">
          <w:delText xml:space="preserve">que podría presentar cada tipo de usuario. </w:delText>
        </w:r>
        <w:bookmarkStart w:id="3122" w:name="_Toc520655292"/>
        <w:bookmarkEnd w:id="3122"/>
      </w:del>
    </w:p>
    <w:p w14:paraId="33741C65" w14:textId="725266ED" w:rsidR="009609C2" w:rsidRPr="00F95B03" w:rsidDel="006F7425" w:rsidRDefault="008044EE" w:rsidP="00F95B03">
      <w:pPr>
        <w:pStyle w:val="Ttulo2"/>
        <w:numPr>
          <w:ilvl w:val="0"/>
          <w:numId w:val="0"/>
        </w:numPr>
        <w:ind w:left="142"/>
        <w:rPr>
          <w:del w:id="3123" w:author="Regina Casanova" w:date="2018-07-07T15:30:00Z"/>
        </w:rPr>
        <w:pPrChange w:id="3124" w:author="Regina Casanova" w:date="2018-07-29T19:24:00Z">
          <w:pPr>
            <w:pStyle w:val="Texto"/>
          </w:pPr>
        </w:pPrChange>
      </w:pPr>
      <w:del w:id="3125" w:author="Regina Casanova" w:date="2018-07-07T15:30:00Z">
        <w:r w:rsidRPr="00F95B03" w:rsidDel="006F7425">
          <w:delText>Se hizo</w:delText>
        </w:r>
        <w:r w:rsidR="009609C2" w:rsidRPr="00F95B03" w:rsidDel="006F7425">
          <w:delText xml:space="preserve"> la lista de necesid</w:delText>
        </w:r>
        <w:r w:rsidRPr="00F95B03" w:rsidDel="006F7425">
          <w:delText>ades por cada tipo de usuario con todas las necesidades identificadas</w:delText>
        </w:r>
        <w:r w:rsidR="009609C2" w:rsidRPr="00F95B03" w:rsidDel="006F7425">
          <w:delText>. Con es</w:delText>
        </w:r>
        <w:r w:rsidRPr="00F95B03" w:rsidDel="006F7425">
          <w:delText xml:space="preserve">ta lista de necesidades </w:delText>
        </w:r>
        <w:r w:rsidR="009609C2" w:rsidRPr="00F95B03" w:rsidDel="006F7425">
          <w:delText>se crearon Historias de Usuario par</w:delText>
        </w:r>
        <w:r w:rsidRPr="00F95B03" w:rsidDel="006F7425">
          <w:delText>a cada una de estas necesidades. L</w:delText>
        </w:r>
        <w:r w:rsidR="009609C2" w:rsidRPr="00F95B03" w:rsidDel="006F7425">
          <w:delText xml:space="preserve">as historias de usuario consisten en la creación de una frase pequeña que usualmente sigue el formato de </w:delText>
        </w:r>
        <w:bookmarkStart w:id="3126" w:name="_Toc520655293"/>
        <w:bookmarkEnd w:id="3126"/>
      </w:del>
    </w:p>
    <w:p w14:paraId="1D3F29F4" w14:textId="5CD5793E" w:rsidR="009609C2" w:rsidRPr="00F95B03" w:rsidDel="006F7425" w:rsidRDefault="009609C2" w:rsidP="00F95B03">
      <w:pPr>
        <w:pStyle w:val="Ttulo2"/>
        <w:numPr>
          <w:ilvl w:val="0"/>
          <w:numId w:val="0"/>
        </w:numPr>
        <w:ind w:left="142"/>
        <w:rPr>
          <w:del w:id="3127" w:author="Regina Casanova" w:date="2018-07-07T15:30:00Z"/>
          <w:rStyle w:val="Referenciaintensa"/>
          <w:b/>
          <w:bCs w:val="0"/>
          <w:smallCaps w:val="0"/>
          <w:color w:val="000000" w:themeColor="text1"/>
          <w:spacing w:val="0"/>
          <w:rPrChange w:id="3128" w:author="Regina Casanova" w:date="2018-07-29T19:22:00Z">
            <w:rPr>
              <w:del w:id="3129" w:author="Regina Casanova" w:date="2018-07-07T15:30:00Z"/>
              <w:rStyle w:val="Referenciaintensa"/>
              <w:rFonts w:cstheme="minorBidi"/>
              <w:color w:val="auto"/>
              <w:lang w:val="es-PE"/>
            </w:rPr>
          </w:rPrChange>
        </w:rPr>
        <w:pPrChange w:id="3130" w:author="Regina Casanova" w:date="2018-07-29T19:24:00Z">
          <w:pPr>
            <w:pStyle w:val="Texto"/>
            <w:jc w:val="center"/>
          </w:pPr>
        </w:pPrChange>
      </w:pPr>
      <w:del w:id="3131" w:author="Regina Casanova" w:date="2018-07-07T15:30:00Z">
        <w:r w:rsidRPr="00F95B03" w:rsidDel="006F7425">
          <w:rPr>
            <w:rStyle w:val="Referenciaintensa"/>
            <w:b/>
            <w:bCs w:val="0"/>
            <w:smallCaps w:val="0"/>
            <w:color w:val="000000" w:themeColor="text1"/>
            <w:spacing w:val="0"/>
            <w:rPrChange w:id="3132" w:author="Regina Casanova" w:date="2018-07-29T19:22:00Z">
              <w:rPr>
                <w:rStyle w:val="Referenciaintensa"/>
                <w:color w:val="auto"/>
                <w:lang w:val="es-PE"/>
              </w:rPr>
            </w:rPrChange>
          </w:rPr>
          <w:delText>“Como [usuario / tipo de usuario] quiero [necesidad] para poder [objetivo]”</w:delText>
        </w:r>
        <w:bookmarkStart w:id="3133" w:name="_Toc520655294"/>
        <w:bookmarkEnd w:id="3133"/>
      </w:del>
    </w:p>
    <w:p w14:paraId="7CE23EEF" w14:textId="18CC0E56" w:rsidR="00A04522" w:rsidRPr="00F95B03" w:rsidDel="006F7425" w:rsidRDefault="00CE6C8A" w:rsidP="00F95B03">
      <w:pPr>
        <w:pStyle w:val="Ttulo2"/>
        <w:numPr>
          <w:ilvl w:val="0"/>
          <w:numId w:val="0"/>
        </w:numPr>
        <w:ind w:left="142"/>
        <w:rPr>
          <w:del w:id="3134" w:author="Regina Casanova" w:date="2018-07-07T15:30:00Z"/>
        </w:rPr>
        <w:pPrChange w:id="3135" w:author="Regina Casanova" w:date="2018-07-29T19:24:00Z">
          <w:pPr>
            <w:pStyle w:val="Texto"/>
          </w:pPr>
        </w:pPrChange>
      </w:pPr>
      <w:del w:id="3136" w:author="Regina Casanova" w:date="2018-07-07T15:30:00Z">
        <w:r w:rsidRPr="00F95B03" w:rsidDel="006F7425">
          <w:delText>Con estas Historias de Usuario se pudo realizar la tabla de requerimientos que implicaba agregar una columna de prioridad a cada requerimiento.</w:delText>
        </w:r>
        <w:bookmarkStart w:id="3137" w:name="_Toc520655295"/>
        <w:bookmarkEnd w:id="3137"/>
      </w:del>
    </w:p>
    <w:p w14:paraId="134F4CAC" w14:textId="73284949" w:rsidR="001C33EF" w:rsidRPr="00F95B03" w:rsidDel="006F7425" w:rsidRDefault="00A04522" w:rsidP="00F95B03">
      <w:pPr>
        <w:pStyle w:val="Ttulo2"/>
        <w:numPr>
          <w:ilvl w:val="0"/>
          <w:numId w:val="0"/>
        </w:numPr>
        <w:ind w:left="142"/>
        <w:rPr>
          <w:del w:id="3138" w:author="Regina Casanova" w:date="2018-07-07T15:30:00Z"/>
        </w:rPr>
        <w:pPrChange w:id="3139" w:author="Regina Casanova" w:date="2018-07-29T19:24:00Z">
          <w:pPr>
            <w:pStyle w:val="Texto"/>
          </w:pPr>
        </w:pPrChange>
      </w:pPr>
      <w:del w:id="3140" w:author="Regina Casanova" w:date="2018-07-07T15:30:00Z">
        <w:r w:rsidRPr="00F95B03" w:rsidDel="006F7425">
          <w:delText>Finalmente, se vio necesari</w:delText>
        </w:r>
        <w:r w:rsidR="006F45B5" w:rsidRPr="00F95B03" w:rsidDel="006F7425">
          <w:delText>a</w:delText>
        </w:r>
        <w:r w:rsidRPr="00F95B03" w:rsidDel="006F7425">
          <w:delText xml:space="preserve"> </w:delText>
        </w:r>
        <w:r w:rsidR="00CE6C8A" w:rsidRPr="00F95B03" w:rsidDel="006F7425">
          <w:delText xml:space="preserve">la </w:delText>
        </w:r>
        <w:r w:rsidR="006F45B5" w:rsidRPr="00F95B03" w:rsidDel="006F7425">
          <w:delText xml:space="preserve">modificación </w:delText>
        </w:r>
        <w:r w:rsidR="00CE6C8A" w:rsidRPr="00F95B03" w:rsidDel="006F7425">
          <w:delText>de</w:delText>
        </w:r>
        <w:r w:rsidRPr="00F95B03" w:rsidDel="006F7425">
          <w:delText xml:space="preserve"> la tabla de clasificación de reclamos </w:delText>
        </w:r>
        <w:r w:rsidR="00CE6C8A" w:rsidRPr="00F95B03" w:rsidDel="006F7425">
          <w:delText xml:space="preserve">vigente </w:delText>
        </w:r>
        <w:r w:rsidRPr="00F95B03" w:rsidDel="006F7425">
          <w:delText xml:space="preserve">debido a que </w:delText>
        </w:r>
        <w:r w:rsidR="00CE6C8A" w:rsidRPr="00F95B03" w:rsidDel="006F7425">
          <w:delText>ella</w:delText>
        </w:r>
        <w:r w:rsidRPr="00F95B03" w:rsidDel="006F7425">
          <w:delText xml:space="preserve"> es engorrosa y </w:delText>
        </w:r>
        <w:r w:rsidR="00CE6C8A" w:rsidRPr="00F95B03" w:rsidDel="006F7425">
          <w:delText>compleja</w:delText>
        </w:r>
        <w:r w:rsidRPr="00F95B03" w:rsidDel="006F7425">
          <w:delText xml:space="preserve"> para encontrar el tipo adecuado de reclamo</w:delText>
        </w:r>
        <w:r w:rsidR="00CE6C8A" w:rsidRPr="00F95B03" w:rsidDel="006F7425">
          <w:delText>. Para</w:delText>
        </w:r>
        <w:r w:rsidRPr="00F95B03" w:rsidDel="006F7425">
          <w:delText xml:space="preserve"> proponer una nueva clasificación de reclamos se utilizó una técnica de </w:delText>
        </w:r>
        <w:r w:rsidR="007A54FF" w:rsidRPr="00F95B03" w:rsidDel="006F7425">
          <w:delText>UCD</w:delText>
        </w:r>
        <w:r w:rsidRPr="00F95B03" w:rsidDel="006F7425">
          <w:delText xml:space="preserve"> llamada Car</w:delText>
        </w:r>
        <w:r w:rsidR="0069599A" w:rsidRPr="00F95B03" w:rsidDel="006F7425">
          <w:delText>d Sorting, técnica</w:delText>
        </w:r>
        <w:r w:rsidRPr="00F95B03" w:rsidDel="006F7425">
          <w:delText xml:space="preserve"> utilizada para diseñar o evaluar la</w:delText>
        </w:r>
        <w:r w:rsidR="0069599A" w:rsidRPr="00F95B03" w:rsidDel="006F7425">
          <w:delText xml:space="preserve"> arquitectura de la información.</w:delText>
        </w:r>
        <w:r w:rsidRPr="00F95B03" w:rsidDel="006F7425">
          <w:delText xml:space="preserve"> </w:delText>
        </w:r>
        <w:r w:rsidR="0069599A" w:rsidRPr="00F95B03" w:rsidDel="006F7425">
          <w:delText>P</w:delText>
        </w:r>
        <w:r w:rsidR="00CE6C8A" w:rsidRPr="00F95B03" w:rsidDel="006F7425">
          <w:delText>ara</w:delText>
        </w:r>
        <w:r w:rsidRPr="00F95B03" w:rsidDel="006F7425">
          <w:delText xml:space="preserve"> esta investigación en particular se utilizó la variante ‘Modified Delphi’ </w:delText>
        </w:r>
        <w:r w:rsidR="00EC2BAF" w:rsidRPr="00F95B03" w:rsidDel="006F7425">
          <w:fldChar w:fldCharType="begin" w:fldLock="1"/>
        </w:r>
        <w:r w:rsidR="00D92F33" w:rsidRPr="00F95B03" w:rsidDel="006F7425">
          <w:del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delInstrText>
        </w:r>
        <w:r w:rsidR="00EC2BAF" w:rsidRPr="00F95B03" w:rsidDel="006F7425">
          <w:fldChar w:fldCharType="separate"/>
        </w:r>
        <w:r w:rsidR="00D92F33" w:rsidRPr="00F95B03" w:rsidDel="006F7425">
          <w:rPr>
            <w:rPrChange w:id="3141" w:author="Regina Casanova" w:date="2018-07-29T19:22:00Z">
              <w:rPr>
                <w:noProof/>
              </w:rPr>
            </w:rPrChange>
          </w:rPr>
          <w:delText>(45)</w:delText>
        </w:r>
        <w:r w:rsidR="00EC2BAF" w:rsidRPr="00F95B03" w:rsidDel="006F7425">
          <w:fldChar w:fldCharType="end"/>
        </w:r>
        <w:r w:rsidRPr="00F95B03" w:rsidDel="006F7425">
          <w:delText xml:space="preserve"> </w:delText>
        </w:r>
        <w:r w:rsidR="00721191" w:rsidRPr="00F95B03" w:rsidDel="006F7425">
          <w:delText>que requiere menor tiempo para las entrevistas</w:delText>
        </w:r>
        <w:r w:rsidRPr="00F95B03" w:rsidDel="006F7425">
          <w:delText>.</w:delText>
        </w:r>
        <w:r w:rsidR="0069599A" w:rsidRPr="00F95B03" w:rsidDel="006F7425">
          <w:delText xml:space="preserve"> Esta técnica consiste </w:delText>
        </w:r>
        <w:r w:rsidR="002B5A61" w:rsidRPr="00F95B03" w:rsidDel="006F7425">
          <w:delText>en entregar</w:delText>
        </w:r>
        <w:r w:rsidR="000D16CA" w:rsidRPr="00F95B03" w:rsidDel="006F7425">
          <w:delText xml:space="preserve"> tarjetas físicas o virtuales</w:delText>
        </w:r>
        <w:r w:rsidR="00F853DD" w:rsidRPr="00F95B03" w:rsidDel="006F7425">
          <w:delText xml:space="preserve"> a cada</w:delText>
        </w:r>
        <w:r w:rsidR="0069599A" w:rsidRPr="00F95B03" w:rsidDel="006F7425">
          <w:delText xml:space="preserve"> entrevistado </w:delText>
        </w:r>
        <w:r w:rsidR="00F853DD" w:rsidRPr="00F95B03" w:rsidDel="006F7425">
          <w:delText>para que las</w:delText>
        </w:r>
        <w:r w:rsidR="0069599A" w:rsidRPr="00F95B03" w:rsidDel="006F7425">
          <w:delText xml:space="preserve"> ordene </w:delText>
        </w:r>
        <w:r w:rsidR="00130A52" w:rsidRPr="00F95B03" w:rsidDel="006F7425">
          <w:delText xml:space="preserve">de forma </w:delText>
        </w:r>
        <w:r w:rsidR="00F853DD" w:rsidRPr="00F95B03" w:rsidDel="006F7425">
          <w:delTex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delText>
        </w:r>
        <w:r w:rsidR="00717F0C" w:rsidRPr="00F95B03" w:rsidDel="006F7425">
          <w:delText>Los pasos siguientes fueron realizados por una persona experta en el tema de reclamos de IPRE</w:delText>
        </w:r>
        <w:r w:rsidR="002B5A61" w:rsidRPr="00F95B03" w:rsidDel="006F7425">
          <w:delText>SS, a esta persona se le entregó</w:delText>
        </w:r>
        <w:r w:rsidR="00717F0C" w:rsidRPr="00F95B03" w:rsidDel="006F7425">
          <w:delText xml:space="preserve"> 45 tarjetas con los tipos de reclamos anteriormente encontrados escritos y se le pidió agruparlo en la manera que viera conveniente por similitud de reclamos. A esta persona experta se le dio la posibilidad de separar las tarjetas que consideraba q</w:delText>
        </w:r>
        <w:r w:rsidR="002B5A61" w:rsidRPr="00F95B03" w:rsidDel="006F7425">
          <w:delText>ue no eran un tipo de reclamo vá</w:delText>
        </w:r>
        <w:r w:rsidR="00717F0C" w:rsidRPr="00F95B03" w:rsidDel="006F7425">
          <w:delText xml:space="preserve">lido y agregar nuevos tipos de reclamos que consideraba faltantes. Luego </w:delText>
        </w:r>
        <w:r w:rsidR="002B5A61" w:rsidRPr="00F95B03" w:rsidDel="006F7425">
          <w:delText>que la persona experta realizará</w:delText>
        </w:r>
        <w:r w:rsidR="00717F0C" w:rsidRPr="00F95B03" w:rsidDel="006F7425">
          <w:delText xml:space="preserve"> su organización y revisión de las categorías que creo, se le pidió que colocara un tí</w:delText>
        </w:r>
        <w:r w:rsidR="002B5A61" w:rsidRPr="00F95B03" w:rsidDel="006F7425">
          <w:delText>tulo a cada categoría y revisará</w:delText>
        </w:r>
        <w:r w:rsidR="00717F0C" w:rsidRPr="00F95B03" w:rsidDel="006F7425">
          <w:delText xml:space="preserve"> los tipos de reclamos contenidos en cada categoría para poder encontrar posibles cambios en la organización. </w:delText>
        </w:r>
        <w:bookmarkStart w:id="3142" w:name="_Toc520655296"/>
        <w:bookmarkEnd w:id="3142"/>
      </w:del>
    </w:p>
    <w:p w14:paraId="643D2BC3" w14:textId="5F4082E2" w:rsidR="0053122A" w:rsidRPr="00F95B03" w:rsidDel="006F7425" w:rsidRDefault="0053122A" w:rsidP="00F95B03">
      <w:pPr>
        <w:pStyle w:val="Ttulo2"/>
        <w:numPr>
          <w:ilvl w:val="0"/>
          <w:numId w:val="0"/>
        </w:numPr>
        <w:ind w:left="142"/>
        <w:rPr>
          <w:del w:id="3143" w:author="Regina Casanova" w:date="2018-07-07T15:30:00Z"/>
        </w:rPr>
        <w:pPrChange w:id="3144" w:author="Regina Casanova" w:date="2018-07-29T19:24:00Z">
          <w:pPr>
            <w:pStyle w:val="Ttulo3"/>
            <w:numPr>
              <w:ilvl w:val="0"/>
              <w:numId w:val="6"/>
            </w:numPr>
          </w:pPr>
        </w:pPrChange>
      </w:pPr>
      <w:del w:id="3145" w:author="Regina Casanova" w:date="2018-07-07T15:30:00Z">
        <w:r w:rsidRPr="00F95B03" w:rsidDel="006F7425">
          <w:delText>Diseño y Prototipado</w:delText>
        </w:r>
        <w:bookmarkStart w:id="3146" w:name="_Toc520655297"/>
        <w:bookmarkEnd w:id="3146"/>
      </w:del>
    </w:p>
    <w:p w14:paraId="2D95C735" w14:textId="11BA983B" w:rsidR="008E130E" w:rsidRPr="00F95B03" w:rsidDel="006F7425" w:rsidRDefault="00AD6104" w:rsidP="00F95B03">
      <w:pPr>
        <w:pStyle w:val="Ttulo2"/>
        <w:numPr>
          <w:ilvl w:val="0"/>
          <w:numId w:val="0"/>
        </w:numPr>
        <w:ind w:left="142"/>
        <w:rPr>
          <w:del w:id="3147" w:author="Regina Casanova" w:date="2018-07-07T15:30:00Z"/>
        </w:rPr>
        <w:pPrChange w:id="3148" w:author="Regina Casanova" w:date="2018-07-29T19:24:00Z">
          <w:pPr>
            <w:pStyle w:val="Texto"/>
          </w:pPr>
        </w:pPrChange>
      </w:pPr>
      <w:del w:id="3149" w:author="Regina Casanova" w:date="2018-07-07T15:30:00Z">
        <w:r w:rsidRPr="00F95B03" w:rsidDel="006F7425">
          <w:delText>Con los objetivos y requerimientos hechos por tipo de usuario</w:delText>
        </w:r>
        <w:r w:rsidR="00F631C4" w:rsidRPr="00F95B03" w:rsidDel="006F7425">
          <w:delText>, se hicieron</w:delText>
        </w:r>
        <w:r w:rsidR="0053122A" w:rsidRPr="00F95B03" w:rsidDel="006F7425">
          <w:delText xml:space="preserve"> diversos wireframes en </w:delText>
        </w:r>
        <w:r w:rsidRPr="00F95B03" w:rsidDel="006F7425">
          <w:delText xml:space="preserve">lápiz y </w:delText>
        </w:r>
        <w:r w:rsidR="0053122A" w:rsidRPr="00F95B03" w:rsidDel="006F7425">
          <w:delText xml:space="preserve">papel </w:delText>
        </w:r>
        <w:r w:rsidRPr="00F95B03" w:rsidDel="006F7425">
          <w:delText>con posibles bocetos de cada p</w:delText>
        </w:r>
        <w:r w:rsidR="003C6FC8" w:rsidRPr="00F95B03" w:rsidDel="006F7425">
          <w:delText>a</w:delText>
        </w:r>
      </w:del>
      <w:del w:id="3150" w:author="Regina Casanova" w:date="2018-06-18T23:45:00Z">
        <w:r w:rsidRPr="00F95B03" w:rsidDel="003C6FC8">
          <w:delText>á</w:delText>
        </w:r>
      </w:del>
      <w:del w:id="3151" w:author="Regina Casanova" w:date="2018-07-07T15:30:00Z">
        <w:r w:rsidR="003C6FC8" w:rsidRPr="00F95B03" w:rsidDel="006F7425">
          <w:delText>ntalla</w:delText>
        </w:r>
      </w:del>
      <w:del w:id="3152" w:author="Regina Casanova" w:date="2018-06-18T23:45:00Z">
        <w:r w:rsidRPr="00F95B03" w:rsidDel="003C6FC8">
          <w:delText>gina</w:delText>
        </w:r>
      </w:del>
      <w:del w:id="3153" w:author="Regina Casanova" w:date="2018-07-07T15:30:00Z">
        <w:r w:rsidRPr="00F95B03" w:rsidDel="006F7425">
          <w:delText xml:space="preserve"> del </w:delText>
        </w:r>
      </w:del>
      <w:del w:id="3154" w:author="Regina Casanova" w:date="2018-06-18T17:53:00Z">
        <w:r w:rsidRPr="00F95B03" w:rsidDel="00E94926">
          <w:delText>sistema</w:delText>
        </w:r>
      </w:del>
      <w:del w:id="3155" w:author="Regina Casanova" w:date="2018-07-07T15:30:00Z">
        <w:r w:rsidRPr="00F95B03" w:rsidDel="006F7425">
          <w:delText>, sus elementos y ubicación</w:delText>
        </w:r>
        <w:r w:rsidR="00F631C4" w:rsidRPr="00F95B03" w:rsidDel="006F7425">
          <w:delText xml:space="preserve">. </w:delText>
        </w:r>
        <w:r w:rsidR="00766B86" w:rsidRPr="00F95B03" w:rsidDel="006F7425">
          <w:delText>La ventaja de realizar estos bocetos en lápiz y papel es que permite hacer cambios de forma muy rápida y poder añadir elementos adicionales necesarios mientras que la idea fue mejorando a lo largo de la creación de estos bocetos.</w:delText>
        </w:r>
        <w:bookmarkStart w:id="3156" w:name="_Toc520655298"/>
        <w:bookmarkEnd w:id="3156"/>
      </w:del>
    </w:p>
    <w:p w14:paraId="5C9E06E9" w14:textId="16D08131" w:rsidR="008E130E" w:rsidRPr="00F95B03" w:rsidDel="006F7425" w:rsidRDefault="00F631C4" w:rsidP="00F95B03">
      <w:pPr>
        <w:pStyle w:val="Ttulo2"/>
        <w:numPr>
          <w:ilvl w:val="0"/>
          <w:numId w:val="0"/>
        </w:numPr>
        <w:ind w:left="142"/>
        <w:rPr>
          <w:del w:id="3157" w:author="Regina Casanova" w:date="2018-07-07T15:30:00Z"/>
        </w:rPr>
        <w:pPrChange w:id="3158" w:author="Regina Casanova" w:date="2018-07-29T19:24:00Z">
          <w:pPr>
            <w:pStyle w:val="Texto"/>
          </w:pPr>
        </w:pPrChange>
      </w:pPr>
      <w:del w:id="3159" w:author="Regina Casanova" w:date="2018-07-07T15:30:00Z">
        <w:r w:rsidRPr="00F95B03" w:rsidDel="006F7425">
          <w:delText>Con estos wireframes se determinó</w:delText>
        </w:r>
        <w:r w:rsidR="0053122A" w:rsidRPr="00F95B03" w:rsidDel="006F7425">
          <w:delText xml:space="preserve"> cuál</w:delText>
        </w:r>
        <w:r w:rsidR="00062156" w:rsidRPr="00F95B03" w:rsidDel="006F7425">
          <w:delText xml:space="preserve"> era</w:delText>
        </w:r>
        <w:r w:rsidR="00AD6104" w:rsidRPr="00F95B03" w:rsidDel="006F7425">
          <w:delText xml:space="preserve"> el boceto </w:delText>
        </w:r>
        <w:r w:rsidR="00062156" w:rsidRPr="00F95B03" w:rsidDel="006F7425">
          <w:delText>a prototipar con el que los diversos tipos de usuarios pudieran cumplir sus tareas.</w:delText>
        </w:r>
        <w:r w:rsidR="004A534F" w:rsidRPr="00F95B03" w:rsidDel="006F7425">
          <w:delText xml:space="preserve"> Una vez se tuvieron los wireframes, se hicieron los </w:delText>
        </w:r>
        <w:r w:rsidR="00AD6104" w:rsidRPr="00F95B03" w:rsidDel="006F7425">
          <w:delText>prototipos</w:delText>
        </w:r>
        <w:r w:rsidR="004A534F" w:rsidRPr="00F95B03" w:rsidDel="006F7425">
          <w:delText xml:space="preserve"> utilizando el software Axure RP </w:delText>
        </w:r>
        <w:r w:rsidR="0066664C" w:rsidRPr="00F95B03" w:rsidDel="006F7425">
          <w:delText>v</w:delText>
        </w:r>
        <w:r w:rsidR="004A534F" w:rsidRPr="00F95B03" w:rsidDel="006F7425">
          <w:delText>8</w:delText>
        </w:r>
        <w:r w:rsidR="00172054" w:rsidRPr="00F95B03" w:rsidDel="006F7425">
          <w:delText xml:space="preserve"> </w:delText>
        </w:r>
        <w:r w:rsidR="0066664C" w:rsidRPr="00F95B03" w:rsidDel="006F7425">
          <w:delText>(</w:delText>
        </w:r>
        <w:r w:rsidR="00C60E77" w:rsidRPr="00F95B03" w:rsidDel="006F7425">
          <w:delText>Axure Software Solutions, San Diego</w:delText>
        </w:r>
        <w:r w:rsidR="0066664C" w:rsidRPr="00F95B03" w:rsidDel="006F7425">
          <w:delText>, CA</w:delText>
        </w:r>
        <w:r w:rsidR="00B137E1" w:rsidRPr="00F95B03" w:rsidDel="006F7425">
          <w:delText xml:space="preserve"> b</w:delText>
        </w:r>
        <w:r w:rsidR="00C60E77" w:rsidRPr="00F95B03" w:rsidDel="006F7425">
          <w:delText xml:space="preserve">ajo la licencia completa de </w:delText>
        </w:r>
        <w:r w:rsidR="0066664C" w:rsidRPr="00F95B03" w:rsidDel="006F7425">
          <w:delText xml:space="preserve">Mg. </w:delText>
        </w:r>
        <w:r w:rsidR="00C60E77" w:rsidRPr="00F95B03" w:rsidDel="006F7425">
          <w:delText>Miguel Coloma</w:delText>
        </w:r>
        <w:r w:rsidR="009F4AF1" w:rsidRPr="00F95B03" w:rsidDel="006F7425">
          <w:delText>).</w:delText>
        </w:r>
        <w:r w:rsidR="00AD6104" w:rsidRPr="00F95B03" w:rsidDel="006F7425">
          <w:delText xml:space="preserve"> </w:delText>
        </w:r>
        <w:r w:rsidR="009F4AF1" w:rsidRPr="00F95B03" w:rsidDel="006F7425">
          <w:delText>S</w:delText>
        </w:r>
        <w:r w:rsidR="00AD6104" w:rsidRPr="00F95B03" w:rsidDel="006F7425">
          <w:delText>e eligió este software ya que permit</w:delText>
        </w:r>
        <w:r w:rsidR="009A4B92" w:rsidRPr="00F95B03" w:rsidDel="006F7425">
          <w:delText>í</w:delText>
        </w:r>
        <w:r w:rsidR="00AD6104" w:rsidRPr="00F95B03" w:rsidDel="006F7425">
          <w:delText>a dar funcionalidad a estos prototipos</w:delText>
        </w:r>
        <w:r w:rsidR="00172054" w:rsidRPr="00F95B03" w:rsidDel="006F7425">
          <w:delText xml:space="preserve">. </w:delText>
        </w:r>
        <w:r w:rsidR="00AD6104" w:rsidRPr="00F95B03" w:rsidDel="006F7425">
          <w:delText>Con estos</w:delText>
        </w:r>
        <w:r w:rsidR="00172054" w:rsidRPr="00F95B03" w:rsidDel="006F7425">
          <w:delText xml:space="preserve"> prototipos funcionales</w:delText>
        </w:r>
        <w:r w:rsidR="00AD6104" w:rsidRPr="00F95B03" w:rsidDel="006F7425">
          <w:delText>, se podrían</w:delText>
        </w:r>
        <w:r w:rsidR="00172054" w:rsidRPr="00F95B03" w:rsidDel="006F7425">
          <w:delText xml:space="preserve"> fácilmente probar para identific</w:delText>
        </w:r>
        <w:r w:rsidR="00AD6104" w:rsidRPr="00F95B03" w:rsidDel="006F7425">
          <w:delText>ar posibles mejoras y errores en el</w:delText>
        </w:r>
        <w:r w:rsidR="00172054" w:rsidRPr="00F95B03" w:rsidDel="006F7425">
          <w:delText xml:space="preserve"> diseño.</w:delText>
        </w:r>
        <w:bookmarkStart w:id="3160" w:name="_Toc520655299"/>
        <w:bookmarkEnd w:id="3160"/>
      </w:del>
    </w:p>
    <w:p w14:paraId="71067A37" w14:textId="4A837527" w:rsidR="00766B86" w:rsidRPr="00F95B03" w:rsidDel="006F7425" w:rsidRDefault="00AD6104" w:rsidP="00F95B03">
      <w:pPr>
        <w:pStyle w:val="Ttulo2"/>
        <w:numPr>
          <w:ilvl w:val="0"/>
          <w:numId w:val="0"/>
        </w:numPr>
        <w:ind w:left="142"/>
        <w:rPr>
          <w:del w:id="3161" w:author="Regina Casanova" w:date="2018-07-07T15:30:00Z"/>
        </w:rPr>
        <w:pPrChange w:id="3162" w:author="Regina Casanova" w:date="2018-07-29T19:24:00Z">
          <w:pPr>
            <w:pStyle w:val="Texto"/>
          </w:pPr>
        </w:pPrChange>
      </w:pPr>
      <w:del w:id="3163" w:author="Regina Casanova" w:date="2018-07-07T15:30:00Z">
        <w:r w:rsidRPr="00F95B03" w:rsidDel="006F7425">
          <w:delText xml:space="preserve">Estos </w:delText>
        </w:r>
        <w:r w:rsidR="00172054" w:rsidRPr="00F95B03" w:rsidDel="006F7425">
          <w:delText>prototipo</w:delText>
        </w:r>
        <w:r w:rsidRPr="00F95B03" w:rsidDel="006F7425">
          <w:delText>s</w:delText>
        </w:r>
        <w:r w:rsidR="00172054" w:rsidRPr="00F95B03" w:rsidDel="006F7425">
          <w:delText xml:space="preserve"> </w:delText>
        </w:r>
        <w:r w:rsidRPr="00F95B03" w:rsidDel="006F7425">
          <w:delText>no contaban con mucho detalle gráfico. Esto se hizo adrede para que</w:delText>
        </w:r>
        <w:r w:rsidR="00172054" w:rsidRPr="00F95B03" w:rsidDel="006F7425">
          <w:delText xml:space="preserve"> durante las </w:delText>
        </w:r>
        <w:r w:rsidR="002B5A61" w:rsidRPr="00F95B03" w:rsidDel="006F7425">
          <w:delText>pruebas los usuarios se enfocará</w:delText>
        </w:r>
        <w:r w:rsidR="00172054" w:rsidRPr="00F95B03" w:rsidDel="006F7425">
          <w:delText xml:space="preserve">n en la funcionalidad del </w:delText>
        </w:r>
      </w:del>
      <w:del w:id="3164" w:author="Regina Casanova" w:date="2018-06-18T17:53:00Z">
        <w:r w:rsidR="00172054" w:rsidRPr="00F95B03" w:rsidDel="00E94926">
          <w:delText xml:space="preserve">sistema </w:delText>
        </w:r>
      </w:del>
      <w:del w:id="3165" w:author="Regina Casanova" w:date="2018-07-07T15:30:00Z">
        <w:r w:rsidR="00172054" w:rsidRPr="00F95B03" w:rsidDel="006F7425">
          <w:delText>planteado y no en detalles estéticos de él.</w:delText>
        </w:r>
        <w:bookmarkStart w:id="3166" w:name="_Toc520655300"/>
        <w:bookmarkEnd w:id="3166"/>
      </w:del>
    </w:p>
    <w:p w14:paraId="208B7536" w14:textId="30B5A98C" w:rsidR="0053122A" w:rsidRPr="00F95B03" w:rsidDel="006F7425" w:rsidRDefault="0053122A" w:rsidP="00F95B03">
      <w:pPr>
        <w:pStyle w:val="Ttulo2"/>
        <w:numPr>
          <w:ilvl w:val="0"/>
          <w:numId w:val="0"/>
        </w:numPr>
        <w:ind w:left="142"/>
        <w:rPr>
          <w:del w:id="3167" w:author="Regina Casanova" w:date="2018-07-07T15:30:00Z"/>
        </w:rPr>
        <w:pPrChange w:id="3168" w:author="Regina Casanova" w:date="2018-07-29T19:24:00Z">
          <w:pPr>
            <w:pStyle w:val="Ttulo3"/>
            <w:numPr>
              <w:ilvl w:val="0"/>
              <w:numId w:val="6"/>
            </w:numPr>
          </w:pPr>
        </w:pPrChange>
      </w:pPr>
      <w:del w:id="3169" w:author="Regina Casanova" w:date="2018-07-07T15:30:00Z">
        <w:r w:rsidRPr="00F95B03" w:rsidDel="006F7425">
          <w:delText>Pruebas de Usuario</w:delText>
        </w:r>
        <w:bookmarkStart w:id="3170" w:name="_Toc520655301"/>
        <w:bookmarkEnd w:id="3170"/>
      </w:del>
    </w:p>
    <w:p w14:paraId="57EA6C02" w14:textId="77E55465" w:rsidR="0053122A" w:rsidRPr="00F95B03" w:rsidDel="006F7425" w:rsidRDefault="0053122A" w:rsidP="00F95B03">
      <w:pPr>
        <w:pStyle w:val="Ttulo2"/>
        <w:numPr>
          <w:ilvl w:val="0"/>
          <w:numId w:val="0"/>
        </w:numPr>
        <w:ind w:left="142"/>
        <w:rPr>
          <w:del w:id="3171" w:author="Regina Casanova" w:date="2018-07-07T15:30:00Z"/>
        </w:rPr>
        <w:pPrChange w:id="3172" w:author="Regina Casanova" w:date="2018-07-29T19:24:00Z">
          <w:pPr>
            <w:pStyle w:val="Texto"/>
          </w:pPr>
        </w:pPrChange>
      </w:pPr>
      <w:del w:id="3173" w:author="Regina Casanova" w:date="2018-07-07T15:30:00Z">
        <w:r w:rsidRPr="00F95B03" w:rsidDel="006F7425">
          <w:delText xml:space="preserve">Se </w:delText>
        </w:r>
        <w:r w:rsidR="0069089C" w:rsidRPr="00F95B03" w:rsidDel="006F7425">
          <w:delText>realizaron</w:delText>
        </w:r>
        <w:r w:rsidRPr="00F95B03" w:rsidDel="006F7425">
          <w:delText xml:space="preserve"> evaluaciones </w:delText>
        </w:r>
        <w:r w:rsidR="006E2813" w:rsidRPr="00F95B03" w:rsidDel="006F7425">
          <w:delText>con</w:delText>
        </w:r>
        <w:r w:rsidR="008E38F2" w:rsidRPr="00F95B03" w:rsidDel="006F7425">
          <w:delText xml:space="preserve"> todos</w:delText>
        </w:r>
        <w:r w:rsidR="006E2813" w:rsidRPr="00F95B03" w:rsidDel="006F7425">
          <w:delText xml:space="preserve"> los </w:delText>
        </w:r>
        <w:r w:rsidR="008E38F2" w:rsidRPr="00F95B03" w:rsidDel="006F7425">
          <w:delText xml:space="preserve">tipos de </w:delText>
        </w:r>
        <w:r w:rsidR="006E2813" w:rsidRPr="00F95B03" w:rsidDel="006F7425">
          <w:delText xml:space="preserve">usuarios donde se enfocó </w:delText>
        </w:r>
        <w:r w:rsidRPr="00F95B03" w:rsidDel="006F7425">
          <w:delText>lo siguiente:</w:delText>
        </w:r>
        <w:bookmarkStart w:id="3174" w:name="_Toc520655302"/>
        <w:bookmarkEnd w:id="3174"/>
      </w:del>
    </w:p>
    <w:p w14:paraId="2D888DDC" w14:textId="673C8C48" w:rsidR="00B26073" w:rsidRPr="00F95B03" w:rsidDel="006F7425" w:rsidRDefault="0053122A" w:rsidP="00F95B03">
      <w:pPr>
        <w:pStyle w:val="Ttulo2"/>
        <w:numPr>
          <w:ilvl w:val="0"/>
          <w:numId w:val="0"/>
        </w:numPr>
        <w:ind w:left="142"/>
        <w:rPr>
          <w:del w:id="3175" w:author="Regina Casanova" w:date="2018-07-07T15:30:00Z"/>
        </w:rPr>
        <w:pPrChange w:id="3176" w:author="Regina Casanova" w:date="2018-07-29T19:24:00Z">
          <w:pPr>
            <w:pStyle w:val="Ttulo4"/>
            <w:numPr>
              <w:numId w:val="29"/>
            </w:numPr>
          </w:pPr>
        </w:pPrChange>
      </w:pPr>
      <w:del w:id="3177" w:author="Regina Casanova" w:date="2018-07-07T15:30:00Z">
        <w:r w:rsidRPr="00F95B03" w:rsidDel="006F7425">
          <w:delText>R</w:delText>
        </w:r>
        <w:r w:rsidR="00FB7003" w:rsidRPr="00F95B03" w:rsidDel="006F7425">
          <w:delText xml:space="preserve">esolución de tareas: </w:delText>
        </w:r>
        <w:bookmarkStart w:id="3178" w:name="_Toc520655303"/>
        <w:bookmarkEnd w:id="3178"/>
      </w:del>
    </w:p>
    <w:p w14:paraId="0FC56170" w14:textId="59C1A077" w:rsidR="00BE7297" w:rsidRPr="00F95B03" w:rsidDel="006F7425" w:rsidRDefault="00FB7003" w:rsidP="00F95B03">
      <w:pPr>
        <w:pStyle w:val="Ttulo2"/>
        <w:numPr>
          <w:ilvl w:val="0"/>
          <w:numId w:val="0"/>
        </w:numPr>
        <w:ind w:left="142"/>
        <w:rPr>
          <w:del w:id="3179" w:author="Regina Casanova" w:date="2018-07-07T15:30:00Z"/>
        </w:rPr>
        <w:pPrChange w:id="3180" w:author="Regina Casanova" w:date="2018-07-29T19:24:00Z">
          <w:pPr>
            <w:pStyle w:val="Texto"/>
          </w:pPr>
        </w:pPrChange>
      </w:pPr>
      <w:del w:id="3181" w:author="Regina Casanova" w:date="2018-07-07T15:30:00Z">
        <w:r w:rsidRPr="00F95B03" w:rsidDel="006F7425">
          <w:delText>Se definieron</w:delText>
        </w:r>
        <w:r w:rsidR="0053122A" w:rsidRPr="00F95B03" w:rsidDel="006F7425">
          <w:delText xml:space="preserve"> tarea</w:delText>
        </w:r>
        <w:r w:rsidRPr="00F95B03" w:rsidDel="006F7425">
          <w:delText>s</w:delText>
        </w:r>
        <w:r w:rsidR="0053122A" w:rsidRPr="00F95B03" w:rsidDel="006F7425">
          <w:delText xml:space="preserve"> específica</w:delText>
        </w:r>
        <w:r w:rsidRPr="00F95B03" w:rsidDel="006F7425">
          <w:delText>s</w:delText>
        </w:r>
        <w:r w:rsidR="0053122A" w:rsidRPr="00F95B03" w:rsidDel="006F7425">
          <w:delText xml:space="preserve"> por cada </w:delText>
        </w:r>
        <w:r w:rsidRPr="00F95B03" w:rsidDel="006F7425">
          <w:delText>tipo de usuario y se observó la</w:delText>
        </w:r>
        <w:r w:rsidR="00172054" w:rsidRPr="00F95B03" w:rsidDel="006F7425">
          <w:delText xml:space="preserve"> forma de</w:delText>
        </w:r>
        <w:r w:rsidRPr="00F95B03" w:rsidDel="006F7425">
          <w:delText xml:space="preserve"> realización de ella</w:delText>
        </w:r>
        <w:r w:rsidR="00172054" w:rsidRPr="00F95B03" w:rsidDel="006F7425">
          <w:delText xml:space="preserve"> por los usuarios</w:delText>
        </w:r>
        <w:r w:rsidRPr="00F95B03" w:rsidDel="006F7425">
          <w:delText>. Con esto se determinó</w:delText>
        </w:r>
        <w:r w:rsidR="0053122A" w:rsidRPr="00F95B03" w:rsidDel="006F7425">
          <w:delText xml:space="preserve"> </w:delText>
        </w:r>
        <w:r w:rsidRPr="00F95B03" w:rsidDel="006F7425">
          <w:delText xml:space="preserve">si el </w:delText>
        </w:r>
      </w:del>
      <w:del w:id="3182" w:author="Regina Casanova" w:date="2018-06-18T17:53:00Z">
        <w:r w:rsidRPr="00F95B03" w:rsidDel="00E94926">
          <w:delText xml:space="preserve">sistema </w:delText>
        </w:r>
      </w:del>
      <w:del w:id="3183" w:author="Regina Casanova" w:date="2018-07-07T15:30:00Z">
        <w:r w:rsidRPr="00F95B03" w:rsidDel="006F7425">
          <w:delText xml:space="preserve">funciona de la forma </w:delText>
        </w:r>
        <w:r w:rsidR="000E6EA6" w:rsidRPr="00F95B03" w:rsidDel="006F7425">
          <w:delText>que</w:delText>
        </w:r>
        <w:r w:rsidRPr="00F95B03" w:rsidDel="006F7425">
          <w:delText xml:space="preserve"> el </w:delText>
        </w:r>
        <w:r w:rsidR="00CF1D12" w:rsidRPr="00F95B03" w:rsidDel="006F7425">
          <w:delText>investigador</w:delText>
        </w:r>
        <w:r w:rsidRPr="00F95B03" w:rsidDel="006F7425">
          <w:delText xml:space="preserve"> esperaba que funcion</w:delText>
        </w:r>
        <w:r w:rsidR="000E6EA6" w:rsidRPr="00F95B03" w:rsidDel="006F7425">
          <w:delText>e</w:delText>
        </w:r>
        <w:r w:rsidR="0053122A" w:rsidRPr="00F95B03" w:rsidDel="006F7425">
          <w:delText>.</w:delText>
        </w:r>
        <w:bookmarkStart w:id="3184" w:name="_Toc520655304"/>
        <w:bookmarkEnd w:id="3184"/>
      </w:del>
    </w:p>
    <w:p w14:paraId="3AFF40B4" w14:textId="6124BD6B" w:rsidR="00B26073" w:rsidRPr="00F95B03" w:rsidDel="006F7425" w:rsidRDefault="00D9167B" w:rsidP="00F95B03">
      <w:pPr>
        <w:pStyle w:val="Ttulo2"/>
        <w:numPr>
          <w:ilvl w:val="0"/>
          <w:numId w:val="0"/>
        </w:numPr>
        <w:ind w:left="142"/>
        <w:rPr>
          <w:del w:id="3185" w:author="Regina Casanova" w:date="2018-07-07T15:30:00Z"/>
        </w:rPr>
        <w:pPrChange w:id="3186" w:author="Regina Casanova" w:date="2018-07-29T19:24:00Z">
          <w:pPr>
            <w:pStyle w:val="Ttulo4"/>
          </w:pPr>
        </w:pPrChange>
      </w:pPr>
      <w:del w:id="3187" w:author="Regina Casanova" w:date="2018-07-07T15:30:00Z">
        <w:r w:rsidRPr="00F95B03" w:rsidDel="006F7425">
          <w:delText>Comprensión de la interfaz gráfica</w:delText>
        </w:r>
        <w:r w:rsidR="00FB7003" w:rsidRPr="00F95B03" w:rsidDel="006F7425">
          <w:delText xml:space="preserve">: </w:delText>
        </w:r>
        <w:bookmarkStart w:id="3188" w:name="_Toc520655305"/>
        <w:bookmarkEnd w:id="3188"/>
      </w:del>
    </w:p>
    <w:p w14:paraId="4E3D5823" w14:textId="4623355C" w:rsidR="00E340D1" w:rsidRPr="00F95B03" w:rsidDel="006F7425" w:rsidRDefault="00B075F0" w:rsidP="00F95B03">
      <w:pPr>
        <w:pStyle w:val="Ttulo2"/>
        <w:numPr>
          <w:ilvl w:val="0"/>
          <w:numId w:val="0"/>
        </w:numPr>
        <w:ind w:left="142"/>
        <w:rPr>
          <w:del w:id="3189" w:author="Regina Casanova" w:date="2018-07-07T15:30:00Z"/>
        </w:rPr>
        <w:pPrChange w:id="3190" w:author="Regina Casanova" w:date="2018-07-29T19:24:00Z">
          <w:pPr>
            <w:pStyle w:val="Texto"/>
          </w:pPr>
        </w:pPrChange>
      </w:pPr>
      <w:del w:id="3191" w:author="Regina Casanova" w:date="2018-07-07T15:30:00Z">
        <w:r w:rsidRPr="00F95B03" w:rsidDel="006F7425">
          <w:delText xml:space="preserve">Para esto </w:delText>
        </w:r>
        <w:r w:rsidR="00FB7003" w:rsidRPr="00F95B03" w:rsidDel="006F7425">
          <w:delText xml:space="preserve">se </w:delText>
        </w:r>
        <w:r w:rsidR="00BE7297" w:rsidRPr="00F95B03" w:rsidDel="006F7425">
          <w:delText>utilizó</w:delText>
        </w:r>
        <w:r w:rsidR="005854B4" w:rsidRPr="00F95B03" w:rsidDel="006F7425">
          <w:delText xml:space="preserve"> el método ‘Think-Aloud’. Esto consiste en pedirle </w:delText>
        </w:r>
        <w:r w:rsidR="00FB7003" w:rsidRPr="00F95B03" w:rsidDel="006F7425">
          <w:delText>a</w:delText>
        </w:r>
      </w:del>
      <w:del w:id="3192" w:author="Regina Casanova" w:date="2018-06-15T15:59:00Z">
        <w:r w:rsidR="00FB7003" w:rsidRPr="00F95B03" w:rsidDel="00A77F4C">
          <w:delText>l</w:delText>
        </w:r>
      </w:del>
      <w:del w:id="3193" w:author="Regina Casanova" w:date="2018-07-07T15:30:00Z">
        <w:r w:rsidR="00FB7003" w:rsidRPr="00F95B03" w:rsidDel="006F7425">
          <w:delText xml:space="preserve"> usuario que comentara en voz alta lo que iba viendo </w:delText>
        </w:r>
        <w:r w:rsidR="00842F17" w:rsidRPr="00F95B03" w:rsidDel="006F7425">
          <w:delText>y lo que iba entendiendo del</w:delText>
        </w:r>
        <w:r w:rsidR="00FB7003" w:rsidRPr="00F95B03" w:rsidDel="006F7425">
          <w:delText xml:space="preserve"> </w:delText>
        </w:r>
      </w:del>
      <w:del w:id="3194" w:author="Regina Casanova" w:date="2018-06-18T17:53:00Z">
        <w:r w:rsidR="00842F17" w:rsidRPr="00F95B03" w:rsidDel="00E94926">
          <w:delText>sistema</w:delText>
        </w:r>
      </w:del>
      <w:del w:id="3195" w:author="Regina Casanova" w:date="2018-07-07T15:30:00Z">
        <w:r w:rsidR="00FB7003" w:rsidRPr="00F95B03" w:rsidDel="006F7425">
          <w:delText>. Con esto se determinó</w:delText>
        </w:r>
        <w:r w:rsidR="00BE7297" w:rsidRPr="00F95B03" w:rsidDel="006F7425">
          <w:delText xml:space="preserve"> si el usuario entendía fácilmente el propósito que cumplía cada pantalla del </w:delText>
        </w:r>
      </w:del>
      <w:del w:id="3196" w:author="Regina Casanova" w:date="2018-06-18T17:53:00Z">
        <w:r w:rsidR="00BE7297" w:rsidRPr="00F95B03" w:rsidDel="00E94926">
          <w:delText>sistema</w:delText>
        </w:r>
      </w:del>
      <w:del w:id="3197" w:author="Regina Casanova" w:date="2018-07-07T15:30:00Z">
        <w:r w:rsidR="00FB7003" w:rsidRPr="00F95B03" w:rsidDel="006F7425">
          <w:delText xml:space="preserve">. </w:delText>
        </w:r>
        <w:bookmarkStart w:id="3198" w:name="_Toc520655306"/>
        <w:bookmarkEnd w:id="3198"/>
      </w:del>
    </w:p>
    <w:p w14:paraId="013B9FB1" w14:textId="491D83AB" w:rsidR="00DB066D" w:rsidRPr="00F95B03" w:rsidDel="006F7425" w:rsidRDefault="00E340D1" w:rsidP="00F95B03">
      <w:pPr>
        <w:pStyle w:val="Ttulo2"/>
        <w:numPr>
          <w:ilvl w:val="0"/>
          <w:numId w:val="0"/>
        </w:numPr>
        <w:ind w:left="142"/>
        <w:rPr>
          <w:del w:id="3199" w:author="Regina Casanova" w:date="2018-07-07T15:30:00Z"/>
        </w:rPr>
        <w:pPrChange w:id="3200" w:author="Regina Casanova" w:date="2018-07-29T19:24:00Z">
          <w:pPr>
            <w:pStyle w:val="Texto"/>
          </w:pPr>
        </w:pPrChange>
      </w:pPr>
      <w:del w:id="3201" w:author="Regina Casanova" w:date="2018-07-07T15:30:00Z">
        <w:r w:rsidRPr="00F95B03" w:rsidDel="006F7425">
          <w:delText xml:space="preserve">A cada usuario se </w:delText>
        </w:r>
        <w:r w:rsidR="000D16CA" w:rsidRPr="00F95B03" w:rsidDel="006F7425">
          <w:delText>le</w:delText>
        </w:r>
        <w:r w:rsidRPr="00F95B03" w:rsidDel="006F7425">
          <w:delText xml:space="preserve"> dio una versión específica del prototipo que permitía acceso a las pantallas disponibles según su tipo de usuario. A cada uno se le pidi</w:delText>
        </w:r>
        <w:r w:rsidR="008B0D80" w:rsidRPr="00F95B03" w:rsidDel="006F7425">
          <w:delText>ó que realizara tareas planteadas</w:delText>
        </w:r>
        <w:r w:rsidRPr="00F95B03" w:rsidDel="006F7425">
          <w:delText xml:space="preserve"> y que comentara en voz alta lo que iban viendo en cada pantalla, incluyendo lo que les parecía interesante, confuso y las sugerencias que se les ocurría. </w:delText>
        </w:r>
        <w:r w:rsidR="001508B6" w:rsidRPr="00F95B03" w:rsidDel="006F7425">
          <w:delTex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delText>
        </w:r>
        <w:bookmarkStart w:id="3202" w:name="_Toc520655307"/>
        <w:bookmarkEnd w:id="3202"/>
      </w:del>
    </w:p>
    <w:p w14:paraId="684CAD61" w14:textId="104B7FC5" w:rsidR="00BC16E5" w:rsidRPr="00F95B03" w:rsidDel="006F7425" w:rsidRDefault="00296153" w:rsidP="00F95B03">
      <w:pPr>
        <w:pStyle w:val="Ttulo2"/>
        <w:numPr>
          <w:ilvl w:val="0"/>
          <w:numId w:val="0"/>
        </w:numPr>
        <w:ind w:left="142"/>
        <w:rPr>
          <w:del w:id="3203" w:author="Regina Casanova" w:date="2018-07-07T15:30:00Z"/>
        </w:rPr>
        <w:pPrChange w:id="3204" w:author="Regina Casanova" w:date="2018-07-29T19:24:00Z">
          <w:pPr>
            <w:pStyle w:val="Texto"/>
          </w:pPr>
        </w:pPrChange>
      </w:pPr>
      <w:del w:id="3205" w:author="Regina Casanova" w:date="2018-07-07T15:30:00Z">
        <w:r w:rsidRPr="00F95B03" w:rsidDel="006F7425">
          <w:delText>Se utilizó la página web</w:delText>
        </w:r>
        <w:r w:rsidR="00BE0437" w:rsidRPr="00F95B03" w:rsidDel="006F7425">
          <w:delText xml:space="preserve"> ShowMore</w:delText>
        </w:r>
        <w:r w:rsidR="000635A6" w:rsidRPr="00F95B03" w:rsidDel="006F7425">
          <w:delText xml:space="preserve"> </w:delText>
        </w:r>
        <w:r w:rsidR="00EC2BAF" w:rsidRPr="00F95B03" w:rsidDel="006F7425">
          <w:fldChar w:fldCharType="begin" w:fldLock="1"/>
        </w:r>
        <w:r w:rsidR="00D92F33" w:rsidRPr="00F95B03" w:rsidDel="006F7425">
          <w:del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delInstrText>
        </w:r>
        <w:r w:rsidR="00EC2BAF" w:rsidRPr="00F95B03" w:rsidDel="006F7425">
          <w:fldChar w:fldCharType="separate"/>
        </w:r>
        <w:r w:rsidR="00D92F33" w:rsidRPr="00F95B03" w:rsidDel="006F7425">
          <w:rPr>
            <w:rPrChange w:id="3206" w:author="Regina Casanova" w:date="2018-07-29T19:22:00Z">
              <w:rPr>
                <w:noProof/>
              </w:rPr>
            </w:rPrChange>
          </w:rPr>
          <w:delText>(46)</w:delText>
        </w:r>
        <w:r w:rsidR="00EC2BAF" w:rsidRPr="00F95B03" w:rsidDel="006F7425">
          <w:fldChar w:fldCharType="end"/>
        </w:r>
        <w:r w:rsidR="00BE0437" w:rsidRPr="00F95B03" w:rsidDel="006F7425">
          <w:delText xml:space="preserve"> </w:delText>
        </w:r>
        <w:r w:rsidR="00F93763" w:rsidRPr="00F95B03" w:rsidDel="006F7425">
          <w:delText xml:space="preserve">producido por la empresa ShowMore con sede en Hong Kong </w:delText>
        </w:r>
        <w:r w:rsidR="00BE0437" w:rsidRPr="00F95B03" w:rsidDel="006F7425">
          <w:delText xml:space="preserve">que permitía grabar la pantalla de la computadora y grabar lo que iba comentando la persona mediante el micrófono. </w:delText>
        </w:r>
        <w:r w:rsidR="005854B4" w:rsidRPr="00F95B03" w:rsidDel="006F7425">
          <w:delText>Terminadas las pruebas, se observaba la grabación y se</w:delText>
        </w:r>
        <w:r w:rsidR="00BE0437" w:rsidRPr="00F95B03" w:rsidDel="006F7425">
          <w:delText xml:space="preserve"> anotaban los resultados</w:delText>
        </w:r>
        <w:r w:rsidRPr="00F95B03" w:rsidDel="006F7425">
          <w:delText xml:space="preserve"> más importantes dentro de una hoja de c</w:delText>
        </w:r>
        <w:r w:rsidR="00BE0437" w:rsidRPr="00F95B03" w:rsidDel="006F7425">
          <w:delText xml:space="preserve">álculo de Excel, de esta forma se podía dar una mirada rápida a los datos que se iban recopilando de todas las </w:delText>
        </w:r>
        <w:r w:rsidR="005854B4" w:rsidRPr="00F95B03" w:rsidDel="006F7425">
          <w:delText>pruebas</w:delText>
        </w:r>
        <w:r w:rsidR="00BE0437" w:rsidRPr="00F95B03" w:rsidDel="006F7425">
          <w:delText>.</w:delText>
        </w:r>
        <w:bookmarkStart w:id="3207" w:name="_Toc520655308"/>
        <w:bookmarkEnd w:id="3207"/>
      </w:del>
    </w:p>
    <w:p w14:paraId="186DB3C2" w14:textId="40EE1720" w:rsidR="003F2CA5" w:rsidRPr="00F95B03" w:rsidRDefault="00A12DD0" w:rsidP="00F95B03">
      <w:pPr>
        <w:pStyle w:val="Ttulo2"/>
        <w:numPr>
          <w:ilvl w:val="0"/>
          <w:numId w:val="0"/>
        </w:numPr>
        <w:ind w:left="142"/>
        <w:pPrChange w:id="3208" w:author="Regina Casanova" w:date="2018-07-29T19:24:00Z">
          <w:pPr>
            <w:pStyle w:val="Ttulo2"/>
          </w:pPr>
        </w:pPrChange>
      </w:pPr>
      <w:bookmarkStart w:id="3209" w:name="_Toc520655667"/>
      <w:r w:rsidRPr="00F95B03">
        <w:rPr>
          <w:rStyle w:val="Ttulo3Car"/>
          <w:rPrChange w:id="3210" w:author="Regina Casanova" w:date="2018-07-29T19:22:00Z">
            <w:rPr>
              <w:rStyle w:val="Ttulo3Car"/>
              <w:lang w:val="es-PE"/>
            </w:rPr>
          </w:rPrChange>
        </w:rPr>
        <w:t>Consideraciones éticas</w:t>
      </w:r>
      <w:bookmarkEnd w:id="3209"/>
    </w:p>
    <w:p w14:paraId="66F84663" w14:textId="5CC35660" w:rsidR="003F2CA5" w:rsidRPr="00B26073" w:rsidRDefault="00A01145" w:rsidP="00B26073">
      <w:pPr>
        <w:pStyle w:val="Texto"/>
      </w:pPr>
      <w:ins w:id="3211" w:author="Regina Casanova" w:date="2018-07-22T22:18:00Z">
        <w:r>
          <w:t>Este proyecto</w:t>
        </w:r>
      </w:ins>
      <w:ins w:id="3212" w:author="Regina Casanova" w:date="2018-07-22T22:21:00Z">
        <w:r>
          <w:t xml:space="preserve"> al</w:t>
        </w:r>
      </w:ins>
      <w:ins w:id="3213" w:author="Regina Casanova" w:date="2018-07-22T22:18:00Z">
        <w:r>
          <w:t xml:space="preserve"> recab</w:t>
        </w:r>
      </w:ins>
      <w:ins w:id="3214" w:author="Regina Casanova" w:date="2018-07-22T22:21:00Z">
        <w:r>
          <w:t>ar</w:t>
        </w:r>
      </w:ins>
      <w:ins w:id="3215" w:author="Regina Casanova" w:date="2018-07-22T22:18:00Z">
        <w:r w:rsidR="00BC7E14">
          <w:t xml:space="preserve"> percepciones personales de </w:t>
        </w:r>
        <w:r>
          <w:t xml:space="preserve">sujetos de experimentación humanos, fue </w:t>
        </w:r>
      </w:ins>
      <w:ins w:id="3216" w:author="Regina Casanova" w:date="2018-07-22T22:21:00Z">
        <w:r>
          <w:t xml:space="preserve">previamente </w:t>
        </w:r>
      </w:ins>
      <w:ins w:id="3217" w:author="Regina Casanova" w:date="2018-07-22T22:18:00Z">
        <w:r>
          <w:t xml:space="preserve">revisado y aprobado por el </w:t>
        </w:r>
      </w:ins>
      <w:ins w:id="3218" w:author="Regina Casanova" w:date="2018-07-22T22:19:00Z">
        <w:r>
          <w:t>Comité</w:t>
        </w:r>
      </w:ins>
      <w:ins w:id="3219" w:author="Regina Casanova" w:date="2018-07-22T22:18:00Z">
        <w:r>
          <w:t xml:space="preserve"> </w:t>
        </w:r>
      </w:ins>
      <w:ins w:id="3220" w:author="Regina Casanova" w:date="2018-07-22T22:19:00Z">
        <w:r>
          <w:t xml:space="preserve">de Ética de la Universidad Peruana Cayetano Heredia. </w:t>
        </w:r>
      </w:ins>
      <w:commentRangeStart w:id="3221"/>
      <w:del w:id="3222" w:author="Regina Casanova" w:date="2018-07-22T22:19:00Z">
        <w:r w:rsidR="00F92F53" w:rsidRPr="00BA156B" w:rsidDel="00A01145">
          <w:delText>En</w:delText>
        </w:r>
        <w:r w:rsidR="00AF6843" w:rsidRPr="00BA156B" w:rsidDel="00A01145">
          <w:delText xml:space="preserve"> este proyecto</w:delText>
        </w:r>
        <w:r w:rsidR="00F92F53" w:rsidRPr="00BA156B" w:rsidDel="00A01145">
          <w:delText xml:space="preserve"> no se utilizaron sujetos de experimentación humanos ni animales, </w:delText>
        </w:r>
        <w:commentRangeEnd w:id="3221"/>
        <w:r w:rsidR="00DE6ADF" w:rsidDel="00A01145">
          <w:rPr>
            <w:rStyle w:val="Refdecomentario"/>
            <w:rFonts w:cstheme="minorBidi"/>
            <w:lang w:val="es-ES_tradnl"/>
          </w:rPr>
          <w:commentReference w:id="3221"/>
        </w:r>
        <w:r w:rsidR="00F92F53" w:rsidRPr="00BA156B" w:rsidDel="00A01145">
          <w:delText xml:space="preserve">y </w:delText>
        </w:r>
      </w:del>
      <w:ins w:id="3223" w:author="Regina Casanova" w:date="2018-07-22T22:19:00Z">
        <w:r>
          <w:t>A</w:t>
        </w:r>
      </w:ins>
      <w:del w:id="3224" w:author="Regina Casanova" w:date="2018-07-22T22:19:00Z">
        <w:r w:rsidR="00F92F53" w:rsidRPr="00BA156B" w:rsidDel="00A01145">
          <w:delText>a</w:delText>
        </w:r>
      </w:del>
      <w:r w:rsidR="00F92F53" w:rsidRPr="00BA156B">
        <w:t xml:space="preserve">unque </w:t>
      </w:r>
      <w:del w:id="3225" w:author="Regina Casanova" w:date="2018-07-22T22:19:00Z">
        <w:r w:rsidR="00F92F53" w:rsidRPr="00BA156B" w:rsidDel="00A01145">
          <w:delText>se realizaron entrevistas personales a diversos tipos de usuarios identificados como clave</w:delText>
        </w:r>
        <w:r w:rsidR="00BC16E5" w:rsidRPr="00BA156B" w:rsidDel="00A01145">
          <w:delText>s</w:delText>
        </w:r>
        <w:r w:rsidR="00F92F53" w:rsidRPr="00BA156B" w:rsidDel="00A01145">
          <w:delText>,</w:delText>
        </w:r>
        <w:r w:rsidR="00AF6843" w:rsidRPr="00BA156B" w:rsidDel="00A01145">
          <w:delText xml:space="preserve"> </w:delText>
        </w:r>
      </w:del>
      <w:r w:rsidR="00AF6843" w:rsidRPr="00BA156B">
        <w:t xml:space="preserve">no se identificaron riesgos que pudieran surgir hacia </w:t>
      </w:r>
      <w:r w:rsidR="00025CC1" w:rsidRPr="00BA156B">
        <w:t xml:space="preserve">ninguno de </w:t>
      </w:r>
      <w:ins w:id="3226" w:author="Regina Casanova" w:date="2018-07-22T22:21:00Z">
        <w:r>
          <w:t>los entrevistados</w:t>
        </w:r>
      </w:ins>
      <w:del w:id="3227" w:author="Regina Casanova" w:date="2018-07-22T22:21:00Z">
        <w:r w:rsidR="005854B4" w:rsidRPr="00BA156B" w:rsidDel="00A01145">
          <w:delText>ellos</w:delText>
        </w:r>
      </w:del>
      <w:r w:rsidR="00AF6843" w:rsidRPr="00BA156B">
        <w:t xml:space="preserve"> </w:t>
      </w:r>
      <w:r w:rsidR="00913A3F" w:rsidRPr="00BA156B">
        <w:t>por pa</w:t>
      </w:r>
      <w:r w:rsidR="00296153" w:rsidRPr="00BA156B">
        <w:t>rticipar de este proyecto</w:t>
      </w:r>
      <w:ins w:id="3228" w:author="Regina Casanova" w:date="2018-07-22T22:19:00Z">
        <w:r>
          <w:t>, se les pidió a los entrevistados de la fase exploratoria la firma de un consentimiento informado que contaba con la aprobaci</w:t>
        </w:r>
      </w:ins>
      <w:ins w:id="3229" w:author="Regina Casanova" w:date="2018-07-22T22:20:00Z">
        <w:r>
          <w:t>ón del Comité de Ética antes mencionado</w:t>
        </w:r>
      </w:ins>
      <w:r w:rsidR="00296153" w:rsidRPr="00BA156B">
        <w:t xml:space="preserve">. </w:t>
      </w:r>
      <w:del w:id="3230" w:author="Regina Casanova" w:date="2018-07-22T22:20:00Z">
        <w:r w:rsidR="00296153" w:rsidRPr="00BA156B" w:rsidDel="00A01145">
          <w:delText>Los g</w:delText>
        </w:r>
        <w:r w:rsidR="00913A3F" w:rsidRPr="00BA156B" w:rsidDel="00A01145">
          <w:delText xml:space="preserve">estores de IPRESS y </w:delText>
        </w:r>
        <w:r w:rsidR="00025CC1" w:rsidRPr="00BA156B" w:rsidDel="00A01145">
          <w:delText xml:space="preserve">el </w:delText>
        </w:r>
        <w:r w:rsidR="00913A3F" w:rsidRPr="00BA156B" w:rsidDel="00A01145">
          <w:delText xml:space="preserve">personal de SUSALUD no representaban una población en riesgo </w:delText>
        </w:r>
        <w:r w:rsidR="00F92F53" w:rsidRPr="00BA156B" w:rsidDel="00A01145">
          <w:delText>ya que compartieron opiniones que no involucraban ningún tipo de da</w:delText>
        </w:r>
        <w:r w:rsidR="005854B4" w:rsidRPr="00BA156B" w:rsidDel="00A01145">
          <w:delText>tos personal</w:delText>
        </w:r>
        <w:r w:rsidR="00C12511" w:rsidRPr="00BA156B" w:rsidDel="00A01145">
          <w:delText>es</w:delText>
        </w:r>
        <w:r w:rsidR="00F92F53" w:rsidRPr="00BA156B" w:rsidDel="00A01145">
          <w:delText>. Los ciudadanos que fueron entrevist</w:delText>
        </w:r>
        <w:r w:rsidR="00BC16E5" w:rsidRPr="00BA156B" w:rsidDel="00A01145">
          <w:delText>ados dentro del h</w:delText>
        </w:r>
        <w:r w:rsidR="00944259" w:rsidRPr="00BA156B" w:rsidDel="00A01145">
          <w:delText xml:space="preserve">ospital para este proyecto, fueron encontrados mientras ellos esperaban </w:delText>
        </w:r>
        <w:r w:rsidR="0043500B" w:rsidRPr="00BA156B" w:rsidDel="00A01145">
          <w:delText>que</w:delText>
        </w:r>
        <w:r w:rsidR="00944259" w:rsidRPr="00BA156B" w:rsidDel="00A01145">
          <w:delText xml:space="preserve"> sus familiares </w:delText>
        </w:r>
        <w:r w:rsidR="0043500B" w:rsidRPr="00BA156B" w:rsidDel="00A01145">
          <w:delText xml:space="preserve">sean </w:delText>
        </w:r>
        <w:r w:rsidR="00944259" w:rsidRPr="00BA156B" w:rsidDel="00A01145">
          <w:delText xml:space="preserve">atendidos y no se pidió información personal sobre condición </w:delText>
        </w:r>
        <w:r w:rsidR="009A4902" w:rsidRPr="00BA156B" w:rsidDel="00A01145">
          <w:delText>médica de ellos ni de sus familiares.</w:delText>
        </w:r>
      </w:del>
    </w:p>
    <w:p w14:paraId="6F7AD1E0" w14:textId="5B815F5B" w:rsidR="00025825" w:rsidRPr="00B26073" w:rsidRDefault="002F42CB" w:rsidP="00025825">
      <w:pPr>
        <w:pStyle w:val="Ttulo2"/>
        <w:rPr>
          <w:lang w:val="es-PE"/>
        </w:rPr>
      </w:pPr>
      <w:bookmarkStart w:id="3231" w:name="_Toc520655668"/>
      <w:r w:rsidRPr="00BA156B">
        <w:rPr>
          <w:lang w:val="es-PE"/>
        </w:rPr>
        <w:t>A</w:t>
      </w:r>
      <w:r w:rsidR="00A12DD0" w:rsidRPr="00BA156B">
        <w:rPr>
          <w:lang w:val="es-PE"/>
        </w:rPr>
        <w:t>nálisis</w:t>
      </w:r>
      <w:bookmarkEnd w:id="3231"/>
    </w:p>
    <w:p w14:paraId="58BD28A6" w14:textId="5745B52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C126C6">
        <w:instrText>ADDIN CSL_CITATION {"citationItems":[{"id":"ITEM-1","itemData":{"URL":"http://otranscribe.com/","accessed":{"date-parts":[["2018","3","27"]]},"id":"ITEM-1","issued":{"date-parts":[["0"]]},"title":"oTranscribe","type":"webpage"},"uris":["http://www.mendeley.com/documents/?uuid=a0b69d88-9a89-3ba2-bc2d-e8fc2e189542"]}],"mendeley":{"formattedCitation":"(48)","plainTextFormattedCitation":"(48)","previouslyFormattedCitation":"(47)"},"properties":{"noteIndex":0},"schema":"https://github.com/citation-style-language/schema/raw/master/csl-citation.json"}</w:instrText>
      </w:r>
      <w:r w:rsidR="00EC2BAF" w:rsidRPr="00BA156B">
        <w:fldChar w:fldCharType="separate"/>
      </w:r>
      <w:r w:rsidR="00C126C6" w:rsidRPr="00C126C6">
        <w:rPr>
          <w:noProof/>
        </w:rPr>
        <w:t>(48)</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w:t>
      </w:r>
      <w:r w:rsidR="00452FEE" w:rsidRPr="00BA156B">
        <w:lastRenderedPageBreak/>
        <w:t>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3232" w:name="_Toc520655669"/>
      <w:r w:rsidRPr="00BA156B">
        <w:lastRenderedPageBreak/>
        <w:t>Resultados</w:t>
      </w:r>
      <w:bookmarkEnd w:id="3232"/>
    </w:p>
    <w:p w14:paraId="63470BC4" w14:textId="77777777" w:rsidR="00FE7867" w:rsidRPr="00BA156B" w:rsidRDefault="00FE7867" w:rsidP="00A50DD7">
      <w:pPr>
        <w:pStyle w:val="Ttulo2"/>
        <w:numPr>
          <w:ilvl w:val="0"/>
          <w:numId w:val="9"/>
        </w:numPr>
        <w:rPr>
          <w:lang w:val="es-PE"/>
        </w:rPr>
      </w:pPr>
      <w:bookmarkStart w:id="3233" w:name="_Toc520655670"/>
      <w:r w:rsidRPr="00BA156B">
        <w:rPr>
          <w:lang w:val="es-PE"/>
        </w:rPr>
        <w:t>Fase Exploratori</w:t>
      </w:r>
      <w:r w:rsidR="00F847EF" w:rsidRPr="00BA156B">
        <w:rPr>
          <w:lang w:val="es-PE"/>
        </w:rPr>
        <w:t>a</w:t>
      </w:r>
      <w:bookmarkEnd w:id="3233"/>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3234" w:author="Regina Casanova" w:date="2018-06-25T12:41:00Z">
        <w:r w:rsidR="003B4DBC">
          <w:t xml:space="preserve">los </w:t>
        </w:r>
      </w:ins>
      <w:ins w:id="3235" w:author="Regina Casanova" w:date="2018-06-25T12:39:00Z">
        <w:r w:rsidR="003B4DBC">
          <w:t>temas</w:t>
        </w:r>
      </w:ins>
      <w:ins w:id="3236" w:author="Regina Casanova" w:date="2018-06-25T12:41:00Z">
        <w:r w:rsidR="003B4DBC">
          <w:t xml:space="preserve"> señalados en la Guía de Entrevistas Nº1</w:t>
        </w:r>
      </w:ins>
      <w:del w:id="3237" w:author="Regina Casanova" w:date="2018-06-25T12:39:00Z">
        <w:r w:rsidR="00630815" w:rsidRPr="00BA156B" w:rsidDel="003B4DBC">
          <w:delText>tipo de usuario</w:delText>
        </w:r>
      </w:del>
      <w:r w:rsidR="00F84BBE" w:rsidRPr="00BA156B">
        <w:t>:</w:t>
      </w:r>
      <w:r w:rsidR="006746CC" w:rsidRPr="00BA156B">
        <w:t xml:space="preserve"> </w:t>
      </w:r>
      <w:ins w:id="3238" w:author="Regina Casanova" w:date="2018-06-25T12:39:00Z">
        <w:r w:rsidR="003B4DBC">
          <w:t xml:space="preserve">Percepción de los reclamos, </w:t>
        </w:r>
      </w:ins>
      <w:ins w:id="3239" w:author="Regina Casanova" w:date="2018-06-25T12:40:00Z">
        <w:r w:rsidR="003B4DBC">
          <w:t>r</w:t>
        </w:r>
      </w:ins>
      <w:ins w:id="3240" w:author="Regina Casanova" w:date="2018-06-25T12:39:00Z">
        <w:r w:rsidR="003B4DBC">
          <w:t xml:space="preserve">ol de los reclamos y manejo de </w:t>
        </w:r>
      </w:ins>
      <w:ins w:id="3241" w:author="Regina Casanova" w:date="2018-06-25T12:40:00Z">
        <w:r w:rsidR="003B4DBC">
          <w:t>información, herramienta informática y temas adicionales mencionados por los entrevistados</w:t>
        </w:r>
      </w:ins>
      <w:del w:id="3242"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3243"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3244" w:author="Regina Casanova" w:date="2018-06-25T12:40:00Z">
        <w:r w:rsidR="003B4DBC">
          <w:t xml:space="preserve">Estas </w:t>
        </w:r>
      </w:ins>
      <w:ins w:id="3245"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commentRangeStart w:id="3246"/>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 xml:space="preserve">Gestores de IPRESS: 6 en total. </w:t>
      </w:r>
      <w:commentRangeStart w:id="3247"/>
      <w:r w:rsidRPr="00BA156B">
        <w:t>Encontrados por recomendación dentro de la red del investigador.</w:t>
      </w:r>
      <w:commentRangeEnd w:id="3247"/>
      <w:r w:rsidR="004D4C89">
        <w:rPr>
          <w:rStyle w:val="Refdecomentario"/>
          <w:rFonts w:cstheme="minorBidi"/>
          <w:lang w:val="es-ES_tradnl"/>
        </w:rPr>
        <w:commentReference w:id="3247"/>
      </w:r>
    </w:p>
    <w:p w14:paraId="6A5E3EF3" w14:textId="0B4E160C" w:rsidR="00F847EF" w:rsidRPr="008D23C7" w:rsidRDefault="00F847EF" w:rsidP="00A50DD7">
      <w:pPr>
        <w:pStyle w:val="Texto"/>
        <w:numPr>
          <w:ilvl w:val="0"/>
          <w:numId w:val="30"/>
        </w:numPr>
      </w:pPr>
      <w:r w:rsidRPr="00BA156B">
        <w:t>Ciudadanos</w:t>
      </w:r>
      <w:del w:id="3248"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commentRangeEnd w:id="3246"/>
      <w:r w:rsidR="006B071F">
        <w:rPr>
          <w:rStyle w:val="Refdecomentario"/>
          <w:rFonts w:cstheme="minorBidi"/>
          <w:lang w:val="es-ES_tradnl"/>
        </w:rPr>
        <w:commentReference w:id="3246"/>
      </w:r>
    </w:p>
    <w:p w14:paraId="275D80DB" w14:textId="4DB078D0" w:rsidR="006746CC" w:rsidRDefault="0015683A" w:rsidP="008D23C7">
      <w:pPr>
        <w:pStyle w:val="Texto"/>
        <w:rPr>
          <w:ins w:id="3249"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pPr>
        <w:pStyle w:val="Ttulo3"/>
        <w:rPr>
          <w:ins w:id="3250" w:author="Regina Casanova" w:date="2018-06-25T12:42:00Z"/>
        </w:rPr>
        <w:pPrChange w:id="3251" w:author="Regina Casanova" w:date="2018-06-25T12:42:00Z">
          <w:pPr/>
        </w:pPrChange>
      </w:pPr>
      <w:bookmarkStart w:id="3252" w:name="_Toc520655671"/>
      <w:commentRangeStart w:id="3253"/>
      <w:ins w:id="3254" w:author="Regina Casanova" w:date="2018-06-25T12:42:00Z">
        <w:r>
          <w:lastRenderedPageBreak/>
          <w:t>Percepción de los reclamos</w:t>
        </w:r>
      </w:ins>
      <w:commentRangeEnd w:id="3253"/>
      <w:r w:rsidR="004D4C89">
        <w:rPr>
          <w:rStyle w:val="Refdecomentario"/>
          <w:rFonts w:eastAsiaTheme="minorHAnsi" w:cstheme="minorBidi"/>
          <w:color w:val="auto"/>
          <w:lang w:val="es-ES_tradnl"/>
        </w:rPr>
        <w:commentReference w:id="3253"/>
      </w:r>
      <w:bookmarkEnd w:id="3252"/>
    </w:p>
    <w:p w14:paraId="628B92AB" w14:textId="04618DDC" w:rsidR="003B4DBC" w:rsidRPr="00BC4099" w:rsidRDefault="003B4DBC">
      <w:pPr>
        <w:pStyle w:val="Texto"/>
        <w:rPr>
          <w:ins w:id="3255" w:author="Regina Casanova" w:date="2018-06-25T12:42:00Z"/>
        </w:rPr>
        <w:pPrChange w:id="3256" w:author="Regina Casanova" w:date="2018-06-25T12:42:00Z">
          <w:pPr/>
        </w:pPrChange>
      </w:pPr>
      <w:ins w:id="3257"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288B9F0D" w14:textId="65EC9EAB" w:rsidR="007338A1" w:rsidRDefault="00625E59">
      <w:pPr>
        <w:pStyle w:val="Texto"/>
        <w:rPr>
          <w:ins w:id="3258" w:author="USER" w:date="2018-07-23T11:17:00Z"/>
        </w:rPr>
      </w:pPr>
      <w:ins w:id="3259" w:author="USER" w:date="2018-07-23T11:25:00Z">
        <w:r>
          <w:t>En</w:t>
        </w:r>
      </w:ins>
      <w:ins w:id="3260" w:author="USER" w:date="2018-07-23T11:17:00Z">
        <w:r w:rsidR="007338A1">
          <w:t xml:space="preserve"> la definición de reclamos, todos los tipos de usuarios tuvieron opiniones similares a que era </w:t>
        </w:r>
      </w:ins>
      <w:ins w:id="3261" w:author="USER" w:date="2018-07-23T11:18:00Z">
        <w:r w:rsidR="007338A1">
          <w:t xml:space="preserve">la manifestación de una incomodidad o insatisfacción presentada por un servicio mal brindado. </w:t>
        </w:r>
      </w:ins>
      <w:ins w:id="3262" w:author="USER" w:date="2018-07-23T11:19:00Z">
        <w:r w:rsidR="007338A1">
          <w:t>S</w:t>
        </w:r>
      </w:ins>
      <w:ins w:id="3263" w:author="USER" w:date="2018-07-23T11:18:00Z">
        <w:r w:rsidR="007338A1">
          <w:t>eñal</w:t>
        </w:r>
      </w:ins>
      <w:ins w:id="3264" w:author="USER" w:date="2018-07-23T11:19:00Z">
        <w:r w:rsidR="007338A1">
          <w:t>aron</w:t>
        </w:r>
      </w:ins>
      <w:ins w:id="3265" w:author="USER" w:date="2018-07-23T11:18:00Z">
        <w:r w:rsidR="007338A1">
          <w:t xml:space="preserve"> que esta manifestación podría ser tanto escrita como verbal</w:t>
        </w:r>
      </w:ins>
      <w:ins w:id="3266" w:author="USER" w:date="2018-07-23T11:19:00Z">
        <w:r w:rsidR="007338A1">
          <w:t xml:space="preserve"> y los ciudadanos enfatizaron que ellos suelen reclamar para exigir su derecho de una buena atención.</w:t>
        </w:r>
      </w:ins>
    </w:p>
    <w:p w14:paraId="0897EDFD" w14:textId="46164921" w:rsidR="003B4DBC" w:rsidDel="00625E59" w:rsidRDefault="003B4DBC">
      <w:pPr>
        <w:pStyle w:val="Texto"/>
        <w:rPr>
          <w:del w:id="3267" w:author="USER" w:date="2018-07-23T11:19:00Z"/>
        </w:rPr>
      </w:pPr>
      <w:ins w:id="3268" w:author="Regina Casanova" w:date="2018-06-25T12:42:00Z">
        <w:del w:id="3269" w:author="USER" w:date="2018-07-23T11:19:00Z">
          <w:r w:rsidRPr="00BC4099" w:rsidDel="007338A1">
            <w:delText>El personal de SUSALUD definió los reclamos como una manifestación verbal o escrita de incomodidad o insatisfac</w:delText>
          </w:r>
          <w:r w:rsidR="00A072FC" w:rsidDel="007338A1">
            <w:delText>ción por un servicio o producto</w:delText>
          </w:r>
        </w:del>
      </w:ins>
      <w:ins w:id="3270" w:author="Regina Casanova" w:date="2018-07-22T22:22:00Z">
        <w:del w:id="3271" w:author="USER" w:date="2018-07-23T11:19:00Z">
          <w:r w:rsidR="00A072FC" w:rsidDel="007338A1">
            <w:delText xml:space="preserve"> mientras que</w:delText>
          </w:r>
        </w:del>
      </w:ins>
      <w:ins w:id="3272" w:author="Regina Casanova" w:date="2018-06-25T12:42:00Z">
        <w:del w:id="3273" w:author="USER" w:date="2018-07-23T11:19:00Z">
          <w:r w:rsidR="00A072FC" w:rsidDel="007338A1">
            <w:delText xml:space="preserve"> </w:delText>
          </w:r>
        </w:del>
      </w:ins>
      <w:ins w:id="3274" w:author="Regina Casanova" w:date="2018-07-22T22:22:00Z">
        <w:del w:id="3275" w:author="USER" w:date="2018-07-23T11:19:00Z">
          <w:r w:rsidR="00A072FC" w:rsidDel="007338A1">
            <w:delText>l</w:delText>
          </w:r>
        </w:del>
      </w:ins>
      <w:ins w:id="3276" w:author="Regina Casanova" w:date="2018-06-25T12:42:00Z">
        <w:del w:id="3277" w:author="USER" w:date="2018-07-23T11:19:00Z">
          <w:r w:rsidRPr="00BC4099" w:rsidDel="007338A1">
            <w:delText>os gestores de IPRESS definieron los reclamos como el descontento de las personas por un servicio mal brindado</w:delText>
          </w:r>
        </w:del>
      </w:ins>
      <w:ins w:id="3278" w:author="Regina Casanova" w:date="2018-07-22T22:22:00Z">
        <w:del w:id="3279" w:author="USER" w:date="2018-07-23T11:19:00Z">
          <w:r w:rsidR="00A072FC" w:rsidDel="007338A1">
            <w:delText>,</w:delText>
          </w:r>
        </w:del>
      </w:ins>
      <w:ins w:id="3280" w:author="Regina Casanova" w:date="2018-06-25T12:42:00Z">
        <w:del w:id="3281" w:author="USER" w:date="2018-07-23T11:19:00Z">
          <w:r w:rsidRPr="00BC4099" w:rsidDel="007338A1">
            <w:delText xml:space="preserve"> y los ciudadanos lo describieron como una insatisfacción o inconformidad por un producto o servicio que no cumplió las expectativas, se refi</w:delText>
          </w:r>
          <w:r w:rsidDel="007338A1">
            <w:delText>ri</w:delText>
          </w:r>
          <w:r w:rsidRPr="00BC4099" w:rsidDel="007338A1">
            <w:delText>eron a que ellos reclaman para exigir una buena atención ya que es su derecho.</w:delText>
          </w:r>
        </w:del>
      </w:ins>
    </w:p>
    <w:p w14:paraId="60003EB1" w14:textId="6DD7A6A2" w:rsidR="00625E59" w:rsidRDefault="00625E59">
      <w:pPr>
        <w:pStyle w:val="Texto"/>
        <w:rPr>
          <w:ins w:id="3282" w:author="USER" w:date="2018-07-23T11:24:00Z"/>
        </w:rPr>
        <w:pPrChange w:id="3283" w:author="Regina Casanova" w:date="2018-06-25T12:42:00Z">
          <w:pPr/>
        </w:pPrChange>
      </w:pPr>
      <w:ins w:id="3284" w:author="USER" w:date="2018-07-23T11:25:00Z">
        <w:r>
          <w:t>Sobre la importancia de los reclamos, tanto el personal de SUSALUD como los ciudadanos identificaron que ven a los reclamos como una manera de encontrar deficiencias y fallas que permitan mejorar los servicios</w:t>
        </w:r>
      </w:ins>
      <w:ins w:id="3285" w:author="USER" w:date="2018-07-23T11:26:00Z">
        <w:r>
          <w:t xml:space="preserve"> de salud</w:t>
        </w:r>
      </w:ins>
      <w:ins w:id="3286" w:author="USER" w:date="2018-07-23T11:25:00Z">
        <w:r>
          <w:t xml:space="preserve"> brindados</w:t>
        </w:r>
      </w:ins>
      <w:ins w:id="3287" w:author="USER" w:date="2018-07-23T11:26:00Z">
        <w:r>
          <w:t xml:space="preserve">. Los ciudadanos recalcaron </w:t>
        </w:r>
      </w:ins>
      <w:ins w:id="3288" w:author="USER" w:date="2018-07-23T11:28:00Z">
        <w:r>
          <w:t>que,</w:t>
        </w:r>
      </w:ins>
      <w:ins w:id="3289" w:author="USER" w:date="2018-07-23T11:26:00Z">
        <w:r>
          <w:t xml:space="preserve"> con los reclamos, van a poder cumplir las expectativas que ellos tienen acerca de la atención sanitaria. Por otro lado, los gestores mencionaron que ven importantes los reclamos debido a que son un </w:t>
        </w:r>
      </w:ins>
      <w:ins w:id="3290" w:author="USER" w:date="2018-07-23T11:27:00Z">
        <w:r>
          <w:t>reto ya que es la forma en como los pacientes les dicen como desean que se brinden los servicios en salud.</w:t>
        </w:r>
      </w:ins>
    </w:p>
    <w:p w14:paraId="7E2753F1" w14:textId="6B51C168" w:rsidR="004D4C89" w:rsidDel="00625E59" w:rsidRDefault="00625E59">
      <w:pPr>
        <w:pStyle w:val="Texto"/>
        <w:rPr>
          <w:ins w:id="3291" w:author="Luis Fernando Llanos Zavalaga" w:date="2018-07-10T15:17:00Z"/>
          <w:del w:id="3292" w:author="USER" w:date="2018-07-23T11:28:00Z"/>
        </w:rPr>
      </w:pPr>
      <w:ins w:id="3293" w:author="USER" w:date="2018-07-23T11:28:00Z">
        <w:r w:rsidRPr="00BC4099" w:rsidDel="00625E59">
          <w:t xml:space="preserve"> </w:t>
        </w:r>
      </w:ins>
      <w:ins w:id="3294" w:author="Regina Casanova" w:date="2018-06-25T12:42:00Z">
        <w:del w:id="3295" w:author="USER" w:date="2018-07-23T11:28:00Z">
          <w:r w:rsidR="003B4DBC" w:rsidRPr="00BC4099" w:rsidDel="00625E59">
            <w:delText>En el tema de la importancia de los reclamos,</w:delText>
          </w:r>
          <w:r w:rsidR="003B4DBC" w:rsidDel="00625E59">
            <w:delText xml:space="preserve"> el personal de SUSALUD mencionó</w:delText>
          </w:r>
          <w:r w:rsidR="003B4DBC" w:rsidRPr="00BC4099" w:rsidDel="00625E59">
            <w:delText xml:space="preserve"> que los reclamos son importantes porque sirven para mejorar y encontrar las deficiencias y fallas dentro de una IPRESS y con eso mejorar los servicios que brinda</w:delText>
          </w:r>
          <w:r w:rsidR="003B4DBC" w:rsidDel="00625E59">
            <w:delText>n</w:delText>
          </w:r>
          <w:r w:rsidR="003B4DBC" w:rsidRPr="00BC4099" w:rsidDel="00625E59">
            <w:delText xml:space="preserve"> al usuario. </w:delText>
          </w:r>
        </w:del>
      </w:ins>
      <w:ins w:id="3296" w:author="Regina Casanova" w:date="2018-07-22T22:23:00Z">
        <w:del w:id="3297" w:author="USER" w:date="2018-07-23T11:28:00Z">
          <w:r w:rsidR="00A072FC" w:rsidDel="00625E59">
            <w:delText xml:space="preserve">Por otro lado, </w:delText>
          </w:r>
        </w:del>
      </w:ins>
    </w:p>
    <w:p w14:paraId="3C1A451F" w14:textId="7BA10535" w:rsidR="003B4DBC" w:rsidDel="00625E59" w:rsidRDefault="00A072FC">
      <w:pPr>
        <w:pStyle w:val="Texto"/>
        <w:rPr>
          <w:ins w:id="3298" w:author="Regina Casanova" w:date="2018-06-25T12:42:00Z"/>
          <w:del w:id="3299" w:author="USER" w:date="2018-07-23T11:28:00Z"/>
        </w:rPr>
        <w:pPrChange w:id="3300" w:author="Regina Casanova" w:date="2018-06-25T12:42:00Z">
          <w:pPr/>
        </w:pPrChange>
      </w:pPr>
      <w:ins w:id="3301" w:author="Regina Casanova" w:date="2018-07-22T22:23:00Z">
        <w:del w:id="3302" w:author="USER" w:date="2018-07-23T11:28:00Z">
          <w:r w:rsidDel="00625E59">
            <w:delText>l</w:delText>
          </w:r>
        </w:del>
      </w:ins>
      <w:ins w:id="3303" w:author="Regina Casanova" w:date="2018-06-25T12:42:00Z">
        <w:del w:id="3304" w:author="USER" w:date="2018-07-23T11:28:00Z">
          <w:r w:rsidR="003B4DBC" w:rsidRPr="00BC4099" w:rsidDel="00625E59">
            <w:delText>os gesto</w:delText>
          </w:r>
          <w:r w:rsidDel="00625E59">
            <w:delText>res de</w:delText>
          </w:r>
          <w:r w:rsidR="003B4DBC" w:rsidRPr="00BC4099" w:rsidDel="00625E59">
            <w:delText xml:space="preserve"> IPRESS reconocen a los reclamos como un reto y lo ven como la</w:delText>
          </w:r>
          <w:r w:rsidR="003B4DBC" w:rsidDel="00625E59">
            <w:delText xml:space="preserve"> forma en que los pacientes </w:delText>
          </w:r>
          <w:r w:rsidR="003B4DBC" w:rsidRPr="00BC4099" w:rsidDel="00625E59">
            <w:delText>expresan como desean que se</w:delText>
          </w:r>
          <w:r w:rsidR="003B4DBC" w:rsidDel="00625E59">
            <w:delText xml:space="preserve"> les</w:delText>
          </w:r>
          <w:r w:rsidR="003B4DBC" w:rsidRPr="00BC4099" w:rsidDel="00625E59">
            <w:delText xml:space="preserve"> brinden los servicios de salud. Mientras que los ciudadanos ven importantes los reclamos ya que ayudan a brindar un mejor servicio y cumplir las expectativas de los usuarios, de paso que ayuda a encontrar donde están las fallas y dificultades.</w:delText>
          </w:r>
        </w:del>
      </w:ins>
    </w:p>
    <w:p w14:paraId="56DA7F2A" w14:textId="77777777" w:rsidR="003B4DBC" w:rsidRPr="00BC4099" w:rsidRDefault="003B4DBC" w:rsidP="003B4DBC">
      <w:pPr>
        <w:pStyle w:val="Cita"/>
        <w:rPr>
          <w:ins w:id="3305" w:author="Regina Casanova" w:date="2018-06-25T12:42:00Z"/>
          <w:b/>
          <w:sz w:val="32"/>
        </w:rPr>
      </w:pPr>
      <w:ins w:id="3306" w:author="Regina Casanova" w:date="2018-06-25T12:42:00Z">
        <w:r w:rsidRPr="008D23C7">
          <w:t>“…Para mí lo más importante de un reclamo es que te permita encontrar las causas del reclamo y por lo tanto eliminarlas.”</w:t>
        </w:r>
      </w:ins>
    </w:p>
    <w:p w14:paraId="0F0F6800" w14:textId="73BBA800" w:rsidR="003B4DBC" w:rsidRPr="003B4DBC" w:rsidRDefault="003B4DBC">
      <w:pPr>
        <w:pStyle w:val="Texto"/>
        <w:rPr>
          <w:ins w:id="3307" w:author="Regina Casanova" w:date="2018-06-25T12:42:00Z"/>
        </w:rPr>
        <w:pPrChange w:id="3308" w:author="Regina Casanova" w:date="2018-06-25T12:43:00Z">
          <w:pPr/>
        </w:pPrChange>
      </w:pPr>
      <w:ins w:id="3309" w:author="Regina Casanova" w:date="2018-06-25T12:42:00Z">
        <w:r w:rsidRPr="00BC4099">
          <w:t>S</w:t>
        </w:r>
        <w:r>
          <w:t>obre impedimentos que presenta la resolución de</w:t>
        </w:r>
        <w:r w:rsidRPr="00BC4099">
          <w:t xml:space="preserve"> los reclamos, el personal de SUSALUD se refirió a que no existe un consenso sobre qué información era </w:t>
        </w:r>
        <w:r w:rsidRPr="00BC4099">
          <w:lastRenderedPageBreak/>
          <w:t>necesaria para el manejo de reclamos por parte de una IPRESS</w:t>
        </w:r>
      </w:ins>
      <w:ins w:id="3310" w:author="USER" w:date="2018-07-23T11:45:00Z">
        <w:r w:rsidR="00E427B4">
          <w:t>,</w:t>
        </w:r>
      </w:ins>
      <w:ins w:id="3311" w:author="Regina Casanova" w:date="2018-07-29T19:53:00Z">
        <w:r w:rsidR="000C743D">
          <w:t xml:space="preserve"> </w:t>
        </w:r>
      </w:ins>
      <w:ins w:id="3312" w:author="Regina Casanova" w:date="2018-06-25T12:42:00Z">
        <w:del w:id="3313" w:author="USER" w:date="2018-07-23T11:45:00Z">
          <w:r w:rsidRPr="00BC4099" w:rsidDel="00E427B4">
            <w:delText xml:space="preserve"> y </w:delText>
          </w:r>
        </w:del>
        <w:r>
          <w:t>lo que</w:t>
        </w:r>
        <w:r w:rsidRPr="00BC4099">
          <w:t xml:space="preserve"> lleva a que los reclamos sean vistos de forma negativa y que no se desee encontrar las causas de ellos. Como consecuencia, existe poca capacidad resolutiva de los reclamos a niveles inferiores de atención</w:t>
        </w:r>
      </w:ins>
      <w:ins w:id="3314" w:author="USER" w:date="2018-07-23T11:46:00Z">
        <w:r w:rsidR="00604B0B">
          <w:t>, siendo esto último también señalado por los ciudadanos.</w:t>
        </w:r>
      </w:ins>
      <w:ins w:id="3315" w:author="Regina Casanova" w:date="2018-06-25T12:42:00Z">
        <w:del w:id="3316" w:author="USER" w:date="2018-07-23T11:46:00Z">
          <w:r w:rsidDel="00604B0B">
            <w:delText>,</w:delText>
          </w:r>
        </w:del>
        <w:r w:rsidRPr="00BC4099">
          <w:t xml:space="preserve"> </w:t>
        </w:r>
        <w:del w:id="3317" w:author="USER" w:date="2018-07-23T11:46:00Z">
          <w:r w:rsidRPr="00BC4099" w:rsidDel="00604B0B">
            <w:delText xml:space="preserve">y que las IPRESS se cierren argumentando que no cuentan con presupuesto necesario para implementar mejoras. </w:delText>
          </w:r>
        </w:del>
        <w:r w:rsidRPr="00BC4099">
          <w:t xml:space="preserve">Esto conlleva a que exista una mala gestión de recursos económicos y </w:t>
        </w:r>
        <w:r>
          <w:t xml:space="preserve">a </w:t>
        </w:r>
        <w:r w:rsidRPr="00BC4099">
          <w:t xml:space="preserve">que los directores no se encuentren del todo enterados de problemas dentro del establecimiento. </w:t>
        </w:r>
      </w:ins>
      <w:ins w:id="3318" w:author="USER" w:date="2018-07-23T11:47:00Z">
        <w:r w:rsidR="00604B0B">
          <w:t>Mientras tanto, l</w:t>
        </w:r>
      </w:ins>
      <w:ins w:id="3319" w:author="Regina Casanova" w:date="2018-06-25T12:42:00Z">
        <w:del w:id="3320" w:author="USER" w:date="2018-07-23T11:47:00Z">
          <w:r w:rsidRPr="00BC4099" w:rsidDel="00604B0B">
            <w:delText>L</w:delText>
          </w:r>
        </w:del>
        <w:r w:rsidRPr="00BC4099">
          <w:t xml:space="preserve">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xml:space="preserve">.  Los ciudadanos ven </w:t>
        </w:r>
        <w:del w:id="3321" w:author="USER" w:date="2018-07-23T11:47:00Z">
          <w:r w:rsidRPr="00BC4099" w:rsidDel="00604B0B">
            <w:delText>como impedimentos la nula capacidad de decisión que tienen los niveles bajos de atención</w:delText>
          </w:r>
          <w:r w:rsidDel="00604B0B">
            <w:delText>,</w:delText>
          </w:r>
          <w:r w:rsidRPr="00BC4099" w:rsidDel="00604B0B">
            <w:delText xml:space="preserve"> ya</w:delText>
          </w:r>
        </w:del>
      </w:ins>
      <w:ins w:id="3322" w:author="USER" w:date="2018-07-23T11:47:00Z">
        <w:r w:rsidR="00604B0B">
          <w:t>además</w:t>
        </w:r>
      </w:ins>
      <w:ins w:id="3323" w:author="Regina Casanova" w:date="2018-06-25T12:42:00Z">
        <w:r w:rsidRPr="00BC4099">
          <w:t xml:space="preserve"> que existe mucha burocracia para resolver los reclamos </w:t>
        </w:r>
      </w:ins>
      <w:ins w:id="3324" w:author="USER" w:date="2018-07-23T11:47:00Z">
        <w:r w:rsidR="00604B0B">
          <w:t>cuando</w:t>
        </w:r>
      </w:ins>
      <w:ins w:id="3325" w:author="Regina Casanova" w:date="2018-06-25T12:42:00Z">
        <w:del w:id="3326" w:author="USER" w:date="2018-07-23T11:47:00Z">
          <w:r w:rsidRPr="00BC4099" w:rsidDel="00604B0B">
            <w:delText>y que se</w:delText>
          </w:r>
        </w:del>
      </w:ins>
      <w:ins w:id="3327" w:author="USER" w:date="2018-07-23T11:47:00Z">
        <w:r w:rsidR="00604B0B">
          <w:t xml:space="preserve"> se</w:t>
        </w:r>
      </w:ins>
      <w:ins w:id="3328" w:author="Regina Casanova" w:date="2018-06-25T12:42:00Z">
        <w:r w:rsidRPr="00BC4099">
          <w:t xml:space="preserve"> necesita autonomía para ello, además que el tiempo de acción para dar solución a un reclamo de 30 días es muy largo. </w:t>
        </w:r>
      </w:ins>
    </w:p>
    <w:p w14:paraId="5D158E48" w14:textId="77777777" w:rsidR="003B4DBC" w:rsidRPr="00BC4099" w:rsidRDefault="003B4DBC" w:rsidP="003B4DBC">
      <w:pPr>
        <w:pStyle w:val="Cita"/>
        <w:rPr>
          <w:ins w:id="3329" w:author="Regina Casanova" w:date="2018-06-25T12:42:00Z"/>
          <w:b/>
          <w:sz w:val="32"/>
        </w:rPr>
      </w:pPr>
      <w:ins w:id="3330" w:author="Regina Casanova" w:date="2018-06-25T12:42:00Z">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w:t>
        </w:r>
        <w:r w:rsidRPr="008D23C7">
          <w:lastRenderedPageBreak/>
          <w:t>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ins>
    </w:p>
    <w:p w14:paraId="68EB6438" w14:textId="22758E18" w:rsidR="003B4DBC" w:rsidRPr="00BC4099" w:rsidRDefault="003B4DBC">
      <w:pPr>
        <w:pStyle w:val="Texto"/>
        <w:rPr>
          <w:ins w:id="3331" w:author="Regina Casanova" w:date="2018-06-25T12:42:00Z"/>
        </w:rPr>
        <w:pPrChange w:id="3332" w:author="Regina Casanova" w:date="2018-06-25T12:43:00Z">
          <w:pPr/>
        </w:pPrChange>
      </w:pPr>
      <w:ins w:id="3333" w:author="Regina Casanova" w:date="2018-06-25T12:42:00Z">
        <w:r w:rsidRPr="00BC4099">
          <w:t>C</w:t>
        </w:r>
        <w:r>
          <w:t>uando se les preguntó</w:t>
        </w:r>
        <w:r w:rsidRPr="00BC4099">
          <w:t xml:space="preserve"> sobre el procedimiento a seguir para colocar reclamos, </w:t>
        </w:r>
      </w:ins>
      <w:ins w:id="3334" w:author="USER" w:date="2018-07-23T11:50:00Z">
        <w:r w:rsidR="005C0380">
          <w:t xml:space="preserve">tanto </w:t>
        </w:r>
      </w:ins>
      <w:ins w:id="3335" w:author="Regina Casanova" w:date="2018-06-25T12:42:00Z">
        <w:r w:rsidRPr="00BC4099">
          <w:t>el personal de SUSALUD</w:t>
        </w:r>
        <w:del w:id="3336" w:author="USER" w:date="2018-07-23T11:48:00Z">
          <w:r w:rsidRPr="00BC4099" w:rsidDel="005C0380">
            <w:delText xml:space="preserve"> </w:delText>
          </w:r>
        </w:del>
      </w:ins>
      <w:ins w:id="3337" w:author="USER" w:date="2018-07-23T11:50:00Z">
        <w:r w:rsidR="005C0380">
          <w:t xml:space="preserve"> como los gestores</w:t>
        </w:r>
      </w:ins>
      <w:ins w:id="3338" w:author="Regina Casanova" w:date="2018-06-25T12:42:00Z">
        <w:r w:rsidRPr="00BC4099">
          <w:t xml:space="preserve"> dij</w:t>
        </w:r>
      </w:ins>
      <w:ins w:id="3339" w:author="USER" w:date="2018-07-23T11:50:00Z">
        <w:r w:rsidR="005C0380">
          <w:t>eron</w:t>
        </w:r>
      </w:ins>
      <w:ins w:id="3340" w:author="Regina Casanova" w:date="2018-06-25T12:42:00Z">
        <w:del w:id="3341" w:author="USER" w:date="2018-07-23T11:50:00Z">
          <w:r w:rsidRPr="00BC4099" w:rsidDel="005C0380">
            <w:delText>o</w:delText>
          </w:r>
        </w:del>
        <w:r w:rsidRPr="00BC4099">
          <w:t xml:space="preserve">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w:t>
        </w:r>
      </w:ins>
      <w:ins w:id="3342" w:author="USER" w:date="2018-07-23T11:50:00Z">
        <w:r w:rsidR="005C0380">
          <w:t xml:space="preserve"> el ciudadano y la IPRESS</w:t>
        </w:r>
      </w:ins>
      <w:ins w:id="3343" w:author="Regina Casanova" w:date="2018-07-23T20:05:00Z">
        <w:r w:rsidR="00FF4692">
          <w:t xml:space="preserve"> </w:t>
        </w:r>
      </w:ins>
      <w:ins w:id="3344" w:author="Regina Casanova" w:date="2018-06-25T12:42:00Z">
        <w:del w:id="3345" w:author="USER" w:date="2018-07-23T11:50:00Z">
          <w:r w:rsidRPr="00BC4099" w:rsidDel="005C0380">
            <w:delText xml:space="preserve"> ambos actores y</w:delText>
          </w:r>
        </w:del>
      </w:ins>
      <w:ins w:id="3346" w:author="USER" w:date="2018-07-23T11:50:00Z">
        <w:r w:rsidR="005C0380">
          <w:t>para</w:t>
        </w:r>
      </w:ins>
      <w:ins w:id="3347" w:author="Regina Casanova" w:date="2018-06-25T12:42:00Z">
        <w:r w:rsidRPr="00BC4099">
          <w:t xml:space="preserve"> poder realizar una investigación de lo ocurrido. </w:t>
        </w:r>
      </w:ins>
      <w:ins w:id="3348" w:author="USER" w:date="2018-07-23T11:51:00Z">
        <w:r w:rsidR="005C0380">
          <w:t>Adicionalmente, l</w:t>
        </w:r>
      </w:ins>
      <w:ins w:id="3349" w:author="Regina Casanova" w:date="2018-06-25T12:42:00Z">
        <w:del w:id="3350" w:author="USER" w:date="2018-07-23T11:51:00Z">
          <w:r w:rsidRPr="00BC4099" w:rsidDel="005C0380">
            <w:delText>L</w:delText>
          </w:r>
        </w:del>
        <w:r w:rsidRPr="00BC4099">
          <w:t xml:space="preserve">os gestores de las IPRESS señalaron que </w:t>
        </w:r>
      </w:ins>
      <w:ins w:id="3351" w:author="USER" w:date="2018-07-23T11:51:00Z">
        <w:r w:rsidR="005C0380">
          <w:t>también los ciudadanos podían usar las</w:t>
        </w:r>
      </w:ins>
      <w:ins w:id="3352" w:author="Regina Casanova" w:date="2018-06-25T12:42:00Z">
        <w:del w:id="3353" w:author="USER" w:date="2018-07-23T11:51:00Z">
          <w:r w:rsidRPr="00BC4099" w:rsidDel="005C0380">
            <w:delText>el procedimiento para presentar reclamos era por medio de las PAUS,</w:delText>
          </w:r>
        </w:del>
        <w:r w:rsidRPr="00BC4099">
          <w:t xml:space="preserve"> Unidades de Calidad</w:t>
        </w:r>
      </w:ins>
      <w:ins w:id="3354" w:author="Regina Casanova" w:date="2018-07-23T20:05:00Z">
        <w:r w:rsidR="00FF4692">
          <w:t xml:space="preserve"> </w:t>
        </w:r>
      </w:ins>
      <w:ins w:id="3355" w:author="Regina Casanova" w:date="2018-06-25T12:42:00Z">
        <w:del w:id="3356" w:author="USER" w:date="2018-07-23T11:51:00Z">
          <w:r w:rsidRPr="00BC4099" w:rsidDel="005C0380">
            <w:delText xml:space="preserve">, Libro de Reclamaciones </w:delText>
          </w:r>
        </w:del>
        <w:r w:rsidRPr="00BC4099">
          <w:t>y en</w:t>
        </w:r>
        <w:del w:id="3357" w:author="USER" w:date="2018-07-23T11:52:00Z">
          <w:r w:rsidRPr="00BC4099" w:rsidDel="005C0380">
            <w:delText xml:space="preserve"> ciertos</w:delText>
          </w:r>
        </w:del>
        <w:r w:rsidRPr="00BC4099">
          <w:t xml:space="preserve"> casos donde se encuentre disponible, el sistema Totem. </w:t>
        </w:r>
      </w:ins>
      <w:ins w:id="3358" w:author="USER" w:date="2018-07-23T11:52:00Z">
        <w:r w:rsidR="005C0380">
          <w:t>De manera diferente</w:t>
        </w:r>
      </w:ins>
      <w:ins w:id="3359" w:author="Regina Casanova" w:date="2018-06-25T12:42:00Z">
        <w:del w:id="3360" w:author="USER" w:date="2018-07-23T11:52:00Z">
          <w:r w:rsidRPr="00BC4099" w:rsidDel="005C0380">
            <w:delText>Por o</w:delText>
          </w:r>
          <w:r w:rsidDel="005C0380">
            <w:delText>tro lado, cuando se les preguntó</w:delText>
          </w:r>
          <w:r w:rsidRPr="00BC4099" w:rsidDel="005C0380">
            <w:delText xml:space="preserve"> a</w:delText>
          </w:r>
        </w:del>
      </w:ins>
      <w:ins w:id="3361" w:author="USER" w:date="2018-07-23T11:52:00Z">
        <w:r w:rsidR="005C0380">
          <w:t xml:space="preserve"> cuando</w:t>
        </w:r>
      </w:ins>
      <w:ins w:id="3362" w:author="Regina Casanova" w:date="2018-06-25T12:42:00Z">
        <w:r w:rsidRPr="00BC4099">
          <w:t xml:space="preserve"> los ciudadanos </w:t>
        </w:r>
      </w:ins>
      <w:ins w:id="3363" w:author="USER" w:date="2018-07-23T11:52:00Z">
        <w:r w:rsidR="005C0380">
          <w:t xml:space="preserve">fueron consultados sobre </w:t>
        </w:r>
      </w:ins>
      <w:ins w:id="3364" w:author="Regina Casanova" w:date="2018-06-25T12:42:00Z">
        <w:r w:rsidRPr="00BC4099">
          <w:t xml:space="preserve">como colocarían un reclamo, no hubo un consenso y nadie menciono las PAUS ni Unidades de Calidad, dijeron que irían a la oficina de Comunicaciones o Admisión si es que deseaban elevarlo de </w:t>
        </w:r>
        <w:r>
          <w:t xml:space="preserve">tan solo </w:t>
        </w:r>
        <w:r w:rsidRPr="00BC4099">
          <w:t xml:space="preserve">reclamar con el doctor o enfermeros correspondientes. </w:t>
        </w:r>
      </w:ins>
      <w:ins w:id="3365" w:author="USER" w:date="2018-07-23T11:53:00Z">
        <w:r w:rsidR="005C0380">
          <w:t>Pocos</w:t>
        </w:r>
      </w:ins>
      <w:ins w:id="3366" w:author="Regina Casanova" w:date="2018-06-25T12:42:00Z">
        <w:del w:id="3367" w:author="USER" w:date="2018-07-23T11:53:00Z">
          <w:r w:rsidRPr="00BC4099" w:rsidDel="005C0380">
            <w:delText>Algunos</w:delText>
          </w:r>
        </w:del>
        <w:r w:rsidRPr="00BC4099">
          <w:t xml:space="preserve"> mencionaron que pedirían el Libro de Reclamaciones y otros que irían a redes sociales para presentar sus inconvenientes.</w:t>
        </w:r>
      </w:ins>
    </w:p>
    <w:p w14:paraId="5A8BBB0B" w14:textId="12D8F694" w:rsidR="00D17D47" w:rsidDel="006C4ABF" w:rsidRDefault="003B4DBC">
      <w:pPr>
        <w:pStyle w:val="Texto"/>
        <w:rPr>
          <w:ins w:id="3368" w:author="Luis Fernando Llanos Zavalaga" w:date="2018-07-10T15:32:00Z"/>
          <w:del w:id="3369" w:author="USER" w:date="2018-07-23T12:04:00Z"/>
        </w:rPr>
      </w:pPr>
      <w:ins w:id="3370" w:author="Regina Casanova" w:date="2018-06-25T12:42:00Z">
        <w:r w:rsidRPr="00BC4099">
          <w:lastRenderedPageBreak/>
          <w:t xml:space="preserve">Los entrevistados contaron diversas experiencias que </w:t>
        </w:r>
        <w:r>
          <w:t>tuvieron</w:t>
        </w:r>
        <w:r w:rsidRPr="00BC4099">
          <w:t xml:space="preserve"> en el ámbito personal como laboral en relación a los reclamos, </w:t>
        </w:r>
      </w:ins>
      <w:ins w:id="3371" w:author="USER" w:date="2018-07-23T11:54:00Z">
        <w:r w:rsidR="005C0380">
          <w:t>Tanto ciudadanos como personal de SUSALUD</w:t>
        </w:r>
      </w:ins>
      <w:ins w:id="3372" w:author="Regina Casanova" w:date="2018-06-25T12:42:00Z">
        <w:del w:id="3373" w:author="USER" w:date="2018-07-23T11:54:00Z">
          <w:r w:rsidRPr="00BC4099" w:rsidDel="005C0380">
            <w:delText>algunos</w:delText>
          </w:r>
        </w:del>
        <w:r w:rsidRPr="00BC4099">
          <w:t xml:space="preserve"> señalaron que habían</w:t>
        </w:r>
        <w:r>
          <w:t xml:space="preserve"> presentado</w:t>
        </w:r>
        <w:r w:rsidRPr="00BC4099">
          <w:t xml:space="preserve"> reclamos y que</w:t>
        </w:r>
      </w:ins>
      <w:ins w:id="3374" w:author="USER" w:date="2018-07-23T11:54:00Z">
        <w:r w:rsidR="005C0380">
          <w:t>, algunos</w:t>
        </w:r>
      </w:ins>
      <w:ins w:id="3375" w:author="Regina Casanova" w:date="2018-06-25T12:42:00Z">
        <w:r w:rsidRPr="00BC4099">
          <w:t xml:space="preserve"> llegaron a solucionar el problema </w:t>
        </w:r>
        <w:r>
          <w:t>presentado</w:t>
        </w:r>
        <w:r w:rsidRPr="00BC4099">
          <w:t xml:space="preserve">, </w:t>
        </w:r>
      </w:ins>
      <w:ins w:id="3376" w:author="USER" w:date="2018-07-23T11:54:00Z">
        <w:r w:rsidR="005C0380">
          <w:t xml:space="preserve">a </w:t>
        </w:r>
      </w:ins>
      <w:ins w:id="3377" w:author="Regina Casanova" w:date="2018-06-25T12:42:00Z">
        <w:r w:rsidRPr="00BC4099">
          <w:t>otros</w:t>
        </w:r>
        <w:del w:id="3378" w:author="USER" w:date="2018-07-23T11:54:00Z">
          <w:r w:rsidRPr="00BC4099" w:rsidDel="005C0380">
            <w:delText xml:space="preserve"> que</w:delText>
          </w:r>
        </w:del>
        <w:r w:rsidRPr="00BC4099">
          <w:t xml:space="preserve"> nunca </w:t>
        </w:r>
      </w:ins>
      <w:ins w:id="3379" w:author="USER" w:date="2018-07-23T11:54:00Z">
        <w:r w:rsidR="005C0380">
          <w:t xml:space="preserve">se </w:t>
        </w:r>
      </w:ins>
      <w:ins w:id="3380" w:author="Regina Casanova" w:date="2018-06-25T12:42:00Z">
        <w:r w:rsidRPr="00BC4099">
          <w:t>les di</w:t>
        </w:r>
      </w:ins>
      <w:ins w:id="3381" w:author="USER" w:date="2018-07-23T11:54:00Z">
        <w:r w:rsidR="005C0380">
          <w:t>o</w:t>
        </w:r>
      </w:ins>
      <w:ins w:id="3382" w:author="Regina Casanova" w:date="2018-06-25T12:42:00Z">
        <w:del w:id="3383" w:author="USER" w:date="2018-07-23T11:54:00Z">
          <w:r w:rsidRPr="00BC4099" w:rsidDel="005C0380">
            <w:delText>eron</w:delText>
          </w:r>
        </w:del>
        <w:r w:rsidRPr="00BC4099">
          <w:t xml:space="preserve"> una respuesta</w:t>
        </w:r>
        <w:r>
          <w:t>,</w:t>
        </w:r>
        <w:r w:rsidRPr="00BC4099">
          <w:t xml:space="preserve"> e incluso </w:t>
        </w:r>
        <w:del w:id="3384" w:author="USER" w:date="2018-07-23T11:55:00Z">
          <w:r w:rsidRPr="00BC4099" w:rsidDel="005C0380">
            <w:delText>algunos mencionaron</w:delText>
          </w:r>
        </w:del>
      </w:ins>
      <w:ins w:id="3385" w:author="USER" w:date="2018-07-23T11:58:00Z">
        <w:r w:rsidR="006C4ABF">
          <w:t xml:space="preserve">hubo personas que </w:t>
        </w:r>
      </w:ins>
      <w:ins w:id="3386" w:author="USER" w:date="2018-07-23T11:55:00Z">
        <w:r w:rsidR="005C0380">
          <w:t>contaron</w:t>
        </w:r>
      </w:ins>
      <w:ins w:id="3387" w:author="Regina Casanova" w:date="2018-06-25T12:42:00Z">
        <w:r w:rsidRPr="00BC4099">
          <w:t xml:space="preserve"> que no les dieron información sobre donde poder presentar el reclamo ni cómo hacerlo. </w:t>
        </w:r>
      </w:ins>
      <w:ins w:id="3388" w:author="USER" w:date="2018-07-23T11:58:00Z">
        <w:r w:rsidR="006C4ABF">
          <w:t xml:space="preserve">Sumado a esto, </w:t>
        </w:r>
      </w:ins>
      <w:ins w:id="3389" w:author="Regina Casanova" w:date="2018-06-25T12:42:00Z">
        <w:del w:id="3390" w:author="USER" w:date="2018-07-23T11:58:00Z">
          <w:r w:rsidRPr="00BC4099" w:rsidDel="006C4ABF">
            <w:delText>L</w:delText>
          </w:r>
        </w:del>
      </w:ins>
      <w:ins w:id="3391" w:author="USER" w:date="2018-07-23T11:58:00Z">
        <w:r w:rsidR="006C4ABF">
          <w:t>l</w:t>
        </w:r>
      </w:ins>
      <w:ins w:id="3392" w:author="Regina Casanova" w:date="2018-06-25T12:42:00Z">
        <w:r w:rsidRPr="00BC4099">
          <w:t xml:space="preserve">os gestores de las IPRESS señalaron que </w:t>
        </w:r>
        <w:del w:id="3393" w:author="USER" w:date="2018-07-23T11:58:00Z">
          <w:r w:rsidRPr="00BC4099" w:rsidDel="006C4ABF">
            <w:delText xml:space="preserve">por experiencia el hecho que </w:delText>
          </w:r>
        </w:del>
        <w:del w:id="3394" w:author="USER" w:date="2018-07-23T12:02:00Z">
          <w:r w:rsidRPr="00BC4099" w:rsidDel="006C4ABF">
            <w:delText>el</w:delText>
          </w:r>
        </w:del>
      </w:ins>
      <w:ins w:id="3395" w:author="USER" w:date="2018-07-23T12:02:00Z">
        <w:r w:rsidR="006C4ABF">
          <w:t>como el</w:t>
        </w:r>
      </w:ins>
      <w:ins w:id="3396" w:author="Regina Casanova" w:date="2018-06-25T12:42:00Z">
        <w:r w:rsidRPr="00BC4099">
          <w:t xml:space="preserve"> personal prestador de salud no pued</w:t>
        </w:r>
      </w:ins>
      <w:ins w:id="3397" w:author="USER" w:date="2018-07-23T11:58:00Z">
        <w:r w:rsidR="006C4ABF">
          <w:t>e</w:t>
        </w:r>
      </w:ins>
      <w:ins w:id="3398" w:author="Regina Casanova" w:date="2018-06-25T12:42:00Z">
        <w:del w:id="3399" w:author="USER" w:date="2018-07-23T11:58:00Z">
          <w:r w:rsidRPr="00BC4099" w:rsidDel="006C4ABF">
            <w:delText>a</w:delText>
          </w:r>
        </w:del>
        <w:r w:rsidRPr="00BC4099">
          <w:t xml:space="preserve"> presentar reclamos hace </w:t>
        </w:r>
      </w:ins>
      <w:ins w:id="3400" w:author="USER" w:date="2018-07-23T11:59:00Z">
        <w:r w:rsidR="006C4ABF">
          <w:t>que</w:t>
        </w:r>
      </w:ins>
      <w:ins w:id="3401" w:author="Regina Casanova" w:date="2018-06-25T12:42:00Z">
        <w:del w:id="3402" w:author="USER" w:date="2018-07-23T11:59:00Z">
          <w:r w:rsidRPr="00BC4099" w:rsidDel="006C4ABF">
            <w:delText>difícil que</w:delText>
          </w:r>
        </w:del>
        <w:r w:rsidRPr="00BC4099">
          <w:t xml:space="preserve"> el persona</w:t>
        </w:r>
        <w:r>
          <w:t>l</w:t>
        </w:r>
        <w:r w:rsidRPr="00BC4099">
          <w:t xml:space="preserve"> </w:t>
        </w:r>
      </w:ins>
      <w:ins w:id="3403" w:author="USER" w:date="2018-07-23T11:59:00Z">
        <w:r w:rsidR="006C4ABF">
          <w:t xml:space="preserve">no </w:t>
        </w:r>
      </w:ins>
      <w:ins w:id="3404" w:author="Regina Casanova" w:date="2018-06-25T12:42:00Z">
        <w:r w:rsidRPr="00BC4099">
          <w:t xml:space="preserve">se sienta considerado, </w:t>
        </w:r>
      </w:ins>
      <w:ins w:id="3405" w:author="USER" w:date="2018-07-23T11:59:00Z">
        <w:r w:rsidR="006C4ABF">
          <w:t>y que</w:t>
        </w:r>
      </w:ins>
      <w:ins w:id="3406" w:author="Regina Casanova" w:date="2018-06-25T12:42:00Z">
        <w:del w:id="3407" w:author="USER" w:date="2018-07-23T11:59:00Z">
          <w:r w:rsidRPr="00BC4099" w:rsidDel="006C4ABF">
            <w:delText>además que sienten que</w:delText>
          </w:r>
        </w:del>
        <w:r w:rsidRPr="00BC4099">
          <w:t xml:space="preserve"> SUSALUD </w:t>
        </w:r>
        <w:del w:id="3408" w:author="USER" w:date="2018-07-23T11:53:00Z">
          <w:r w:rsidRPr="00BC4099" w:rsidDel="005C0380">
            <w:delText>le</w:delText>
          </w:r>
        </w:del>
      </w:ins>
      <w:ins w:id="3409" w:author="USER" w:date="2018-07-23T11:53:00Z">
        <w:r w:rsidR="005C0380" w:rsidRPr="00BC4099">
          <w:t>les</w:t>
        </w:r>
      </w:ins>
      <w:ins w:id="3410" w:author="Regina Casanova" w:date="2018-06-25T12:42:00Z">
        <w:r w:rsidRPr="00BC4099">
          <w:t xml:space="preserve"> toma más importancia a los ciudadanos que a ellos</w:t>
        </w:r>
        <w:del w:id="3411" w:author="USER" w:date="2018-07-23T11:59:00Z">
          <w:r w:rsidRPr="00BC4099" w:rsidDel="006C4ABF">
            <w:delText xml:space="preserve"> mismos</w:delText>
          </w:r>
        </w:del>
        <w:r w:rsidRPr="00BC4099">
          <w:t xml:space="preserve">. También señalaron que </w:t>
        </w:r>
      </w:ins>
      <w:ins w:id="3412" w:author="USER" w:date="2018-07-23T12:00:00Z">
        <w:r w:rsidR="006C4ABF">
          <w:t>por</w:t>
        </w:r>
      </w:ins>
      <w:ins w:id="3413" w:author="Regina Casanova" w:date="2018-06-25T12:42:00Z">
        <w:del w:id="3414" w:author="USER" w:date="2018-07-23T12:00:00Z">
          <w:r w:rsidRPr="00BC4099" w:rsidDel="006C4ABF">
            <w:delText>al tener</w:delText>
          </w:r>
        </w:del>
        <w:r w:rsidRPr="00BC4099">
          <w:t xml:space="preserve"> problemas de comunicación con SUSALUD, ellos les entregan de forma tardía</w:t>
        </w:r>
      </w:ins>
      <w:ins w:id="3415" w:author="USER" w:date="2018-07-23T12:00:00Z">
        <w:r w:rsidR="006C4ABF">
          <w:t xml:space="preserve"> los</w:t>
        </w:r>
      </w:ins>
      <w:ins w:id="3416" w:author="Regina Casanova" w:date="2018-06-25T12:42:00Z">
        <w:r w:rsidRPr="00BC4099">
          <w:t xml:space="preserve"> repo</w:t>
        </w:r>
        <w:r>
          <w:t xml:space="preserve">rtes de reclamos </w:t>
        </w:r>
      </w:ins>
      <w:ins w:id="3417" w:author="USER" w:date="2018-07-23T12:00:00Z">
        <w:r w:rsidR="006C4ABF">
          <w:t>recibidos</w:t>
        </w:r>
      </w:ins>
      <w:ins w:id="3418" w:author="Regina Casanova" w:date="2018-06-25T12:42:00Z">
        <w:del w:id="3419" w:author="USER" w:date="2018-07-23T12:00:00Z">
          <w:r w:rsidDel="006C4ABF">
            <w:delText>presentados</w:delText>
          </w:r>
        </w:del>
        <w:r>
          <w:t xml:space="preserve"> por</w:t>
        </w:r>
        <w:r w:rsidRPr="00BC4099">
          <w:t xml:space="preserve"> lo que</w:t>
        </w:r>
        <w:del w:id="3420" w:author="USER" w:date="2018-07-23T12:00:00Z">
          <w:r w:rsidDel="006C4ABF">
            <w:delText xml:space="preserve"> a</w:delText>
          </w:r>
        </w:del>
        <w:r w:rsidRPr="00BC4099">
          <w:t xml:space="preserve"> ellos </w:t>
        </w:r>
        <w:r>
          <w:t xml:space="preserve">se </w:t>
        </w:r>
      </w:ins>
      <w:ins w:id="3421" w:author="USER" w:date="2018-07-23T12:00:00Z">
        <w:r w:rsidR="006C4ABF">
          <w:t xml:space="preserve">ven obligados a </w:t>
        </w:r>
      </w:ins>
      <w:ins w:id="3422" w:author="Regina Casanova" w:date="2018-06-25T12:42:00Z">
        <w:del w:id="3423" w:author="USER" w:date="2018-07-23T12:01:00Z">
          <w:r w:rsidDel="006C4ABF">
            <w:delText>les dificulta</w:delText>
          </w:r>
          <w:r w:rsidRPr="00BC4099" w:rsidDel="006C4ABF">
            <w:delText xml:space="preserve"> </w:delText>
          </w:r>
        </w:del>
        <w:r w:rsidRPr="00BC4099">
          <w:t xml:space="preserve">encontrar una solución </w:t>
        </w:r>
      </w:ins>
      <w:ins w:id="3424" w:author="USER" w:date="2018-07-23T12:01:00Z">
        <w:r w:rsidR="006C4ABF">
          <w:t>a</w:t>
        </w:r>
      </w:ins>
      <w:ins w:id="3425" w:author="Regina Casanova" w:date="2018-06-25T12:42:00Z">
        <w:del w:id="3426" w:author="USER" w:date="2018-07-23T12:01:00Z">
          <w:r w:rsidDel="006C4ABF">
            <w:delText>por</w:delText>
          </w:r>
        </w:del>
        <w:r>
          <w:t xml:space="preserve"> un</w:t>
        </w:r>
        <w:r w:rsidRPr="00BC4099">
          <w:t xml:space="preserve"> hecho </w:t>
        </w:r>
        <w:r>
          <w:t xml:space="preserve">que </w:t>
        </w:r>
        <w:r w:rsidRPr="00BC4099">
          <w:t>ocurrió tiempo</w:t>
        </w:r>
        <w:r>
          <w:t xml:space="preserve"> atrás</w:t>
        </w:r>
        <w:r w:rsidRPr="00BC4099">
          <w:t>.</w:t>
        </w:r>
      </w:ins>
      <w:ins w:id="3427" w:author="Regina Casanova" w:date="2018-07-23T20:05:00Z">
        <w:r w:rsidR="00FF4692">
          <w:t xml:space="preserve"> </w:t>
        </w:r>
      </w:ins>
      <w:ins w:id="3428" w:author="Regina Casanova" w:date="2018-06-25T12:42:00Z">
        <w:del w:id="3429" w:author="USER" w:date="2018-07-23T12:04:00Z">
          <w:r w:rsidRPr="00BC4099" w:rsidDel="006C4ABF">
            <w:delText xml:space="preserve"> </w:delText>
          </w:r>
        </w:del>
      </w:ins>
    </w:p>
    <w:p w14:paraId="5F7F5CEA" w14:textId="55027693" w:rsidR="003B4DBC" w:rsidRDefault="003B4DBC">
      <w:pPr>
        <w:pStyle w:val="Texto"/>
        <w:rPr>
          <w:ins w:id="3430" w:author="Regina Casanova" w:date="2018-06-25T12:42:00Z"/>
        </w:rPr>
        <w:pPrChange w:id="3431" w:author="Regina Casanova" w:date="2018-06-25T12:43:00Z">
          <w:pPr/>
        </w:pPrChange>
      </w:pPr>
      <w:ins w:id="3432" w:author="Regina Casanova" w:date="2018-06-25T12:42:00Z">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3433" w:author="Regina Casanova" w:date="2018-06-25T12:47:00Z"/>
        </w:rPr>
      </w:pPr>
      <w:ins w:id="3434"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pPr>
        <w:rPr>
          <w:ins w:id="3435" w:author="Regina Casanova" w:date="2018-06-25T12:42:00Z"/>
        </w:rPr>
        <w:pPrChange w:id="3436" w:author="Regina Casanova" w:date="2018-06-25T12:47:00Z">
          <w:pPr>
            <w:pStyle w:val="Cita"/>
          </w:pPr>
        </w:pPrChange>
      </w:pPr>
    </w:p>
    <w:p w14:paraId="7D2C801C" w14:textId="0495972E" w:rsidR="003B4DBC" w:rsidRDefault="003B4DBC">
      <w:pPr>
        <w:pStyle w:val="Ttulo3"/>
        <w:rPr>
          <w:ins w:id="3437" w:author="Regina Casanova" w:date="2018-06-25T12:42:00Z"/>
        </w:rPr>
        <w:pPrChange w:id="3438" w:author="Regina Casanova" w:date="2018-06-25T12:47:00Z">
          <w:pPr/>
        </w:pPrChange>
      </w:pPr>
      <w:bookmarkStart w:id="3439" w:name="_Toc520655672"/>
      <w:commentRangeStart w:id="3440"/>
      <w:ins w:id="3441" w:author="Regina Casanova" w:date="2018-06-25T12:42:00Z">
        <w:r>
          <w:lastRenderedPageBreak/>
          <w:t>Rol de los reclamos y manejo de información</w:t>
        </w:r>
      </w:ins>
      <w:commentRangeEnd w:id="3440"/>
      <w:r w:rsidR="00D17D47">
        <w:rPr>
          <w:rStyle w:val="Refdecomentario"/>
          <w:rFonts w:eastAsiaTheme="minorHAnsi" w:cstheme="minorBidi"/>
          <w:color w:val="auto"/>
          <w:lang w:val="es-ES_tradnl"/>
        </w:rPr>
        <w:commentReference w:id="3440"/>
      </w:r>
      <w:bookmarkEnd w:id="3439"/>
    </w:p>
    <w:p w14:paraId="287846A9" w14:textId="16CF9C26" w:rsidR="00FF4692" w:rsidRDefault="00FF4692">
      <w:pPr>
        <w:pStyle w:val="Texto"/>
        <w:rPr>
          <w:ins w:id="3442" w:author="Regina Casanova" w:date="2018-07-23T20:10:00Z"/>
        </w:rPr>
        <w:pPrChange w:id="3443" w:author="Regina Casanova" w:date="2018-06-25T12:43:00Z">
          <w:pPr/>
        </w:pPrChange>
      </w:pPr>
      <w:ins w:id="3444" w:author="Regina Casanova" w:date="2018-07-23T20:10:00Z">
        <w:r>
          <w:t xml:space="preserve">Sobre el rol actual que tienen los reclamos, tanto el personal de SUSALUD como los ciudadanos dijeron que los reclamos tienen actualmente un rol negativo, ya que lo ven como una traba, ofensa o algo fastidioso a lo que sus autoridades no le toman importancia. El personal de SUSALUD </w:t>
        </w:r>
      </w:ins>
      <w:ins w:id="3445" w:author="Regina Casanova" w:date="2018-07-23T20:13:00Z">
        <w:r w:rsidR="00B224AF">
          <w:t xml:space="preserve">también resalto que los reclamos no son vistos como oportunidades de mejora y los ciudadanos mencionaron que los reclamos no son vistos como una forma de expresar que algo no </w:t>
        </w:r>
      </w:ins>
      <w:ins w:id="3446" w:author="Regina Casanova" w:date="2018-07-23T20:15:00Z">
        <w:r w:rsidR="00B224AF">
          <w:t>está</w:t>
        </w:r>
      </w:ins>
      <w:ins w:id="3447" w:author="Regina Casanova" w:date="2018-07-23T20:13:00Z">
        <w:r w:rsidR="00B224AF">
          <w:t xml:space="preserve"> funcionando dentro del establecimiento. </w:t>
        </w:r>
      </w:ins>
      <w:ins w:id="3448" w:author="Regina Casanova" w:date="2018-07-23T20:15:00Z">
        <w:r w:rsidR="00B224AF">
          <w:t>Por otro lado, los gestores mencionaron ellos ven a los reclamos como una ayuda para poder mejorar la atención brindada y que es el personal prestadores de salud los que ven a los reclamos como una interferencia en la atenci</w:t>
        </w:r>
      </w:ins>
      <w:ins w:id="3449" w:author="Regina Casanova" w:date="2018-07-23T20:16:00Z">
        <w:r w:rsidR="00B224AF">
          <w:t>ón e incluso hasta como algo punitivo.</w:t>
        </w:r>
      </w:ins>
    </w:p>
    <w:p w14:paraId="6475C228" w14:textId="57EB8C2E" w:rsidR="003B4DBC" w:rsidRPr="008D23C7" w:rsidRDefault="00B224AF" w:rsidP="003B4DBC">
      <w:pPr>
        <w:pStyle w:val="Cita"/>
        <w:rPr>
          <w:ins w:id="3450" w:author="Regina Casanova" w:date="2018-06-25T12:42:00Z"/>
        </w:rPr>
      </w:pPr>
      <w:ins w:id="3451" w:author="Regina Casanova" w:date="2018-07-23T20:16:00Z">
        <w:r w:rsidRPr="008D23C7">
          <w:t xml:space="preserve"> </w:t>
        </w:r>
      </w:ins>
      <w:ins w:id="3452" w:author="Regina Casanova" w:date="2018-06-25T12:42:00Z">
        <w:r w:rsidR="003B4DBC"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19F94EB9" w14:textId="21FE2F4F" w:rsidR="00B224AF" w:rsidRDefault="00B224AF">
      <w:pPr>
        <w:pStyle w:val="Texto"/>
        <w:rPr>
          <w:ins w:id="3453" w:author="Regina Casanova" w:date="2018-07-23T20:23:00Z"/>
        </w:rPr>
        <w:pPrChange w:id="3454" w:author="Regina Casanova" w:date="2018-06-25T12:44:00Z">
          <w:pPr/>
        </w:pPrChange>
      </w:pPr>
      <w:ins w:id="3455" w:author="Regina Casanova" w:date="2018-07-23T20:23:00Z">
        <w:r>
          <w:t xml:space="preserve">Los tres tipos de usuarios coincidieron acerca del rol </w:t>
        </w:r>
      </w:ins>
      <w:ins w:id="3456" w:author="Regina Casanova" w:date="2018-07-23T20:24:00Z">
        <w:r w:rsidR="00AA2BB0">
          <w:t xml:space="preserve">positivo </w:t>
        </w:r>
      </w:ins>
      <w:ins w:id="3457" w:author="Regina Casanova" w:date="2018-07-23T20:23:00Z">
        <w:r>
          <w:t>que deberían tener los reclamos</w:t>
        </w:r>
      </w:ins>
      <w:ins w:id="3458" w:author="Regina Casanova" w:date="2018-07-23T20:24:00Z">
        <w:r w:rsidR="00AA2BB0">
          <w:t xml:space="preserve">. Todos mencionaron que los reclamos, al ser un llamado de atención </w:t>
        </w:r>
        <w:r w:rsidR="00AA2BB0">
          <w:lastRenderedPageBreak/>
          <w:t xml:space="preserve">de parte de los ciudadanos sobre el servicio de salud brindado, </w:t>
        </w:r>
      </w:ins>
      <w:ins w:id="3459" w:author="Regina Casanova" w:date="2018-07-23T20:25:00Z">
        <w:r w:rsidR="00AA2BB0">
          <w:t>deberían</w:t>
        </w:r>
      </w:ins>
      <w:ins w:id="3460" w:author="Regina Casanova" w:date="2018-07-23T20:24:00Z">
        <w:r w:rsidR="00AA2BB0">
          <w:t xml:space="preserve"> </w:t>
        </w:r>
      </w:ins>
      <w:ins w:id="3461" w:author="Regina Casanova" w:date="2018-07-23T20:25:00Z">
        <w:r w:rsidR="00AA2BB0">
          <w:t xml:space="preserve">ser vistos como un beneficio que permite revisar procesos, estándares e incluso elaborar proyectos de mejora para poder cumplir las expectativas de los ciudadanos. </w:t>
        </w:r>
      </w:ins>
      <w:ins w:id="3462" w:author="Regina Casanova" w:date="2018-07-23T20:26:00Z">
        <w:r w:rsidR="00AA2BB0">
          <w:t xml:space="preserve">Adicionalmente, los ciudadanos </w:t>
        </w:r>
      </w:ins>
      <w:ins w:id="3463" w:author="Regina Casanova" w:date="2018-07-23T20:27:00Z">
        <w:r w:rsidR="00AA2BB0">
          <w:t xml:space="preserve">destacaron que los reclamos deberían ser vistos como un reflejo del servicio que se </w:t>
        </w:r>
      </w:ins>
      <w:ins w:id="3464" w:author="Regina Casanova" w:date="2018-07-23T20:28:00Z">
        <w:r w:rsidR="00AA2BB0">
          <w:t>está</w:t>
        </w:r>
      </w:ins>
      <w:ins w:id="3465" w:author="Regina Casanova" w:date="2018-07-23T20:27:00Z">
        <w:r w:rsidR="00AA2BB0">
          <w:t xml:space="preserve"> brindando.</w:t>
        </w:r>
      </w:ins>
    </w:p>
    <w:p w14:paraId="4BF9F851" w14:textId="16328ECD" w:rsidR="003B4DBC" w:rsidRPr="008D23C7" w:rsidRDefault="00AA2BB0" w:rsidP="003B4DBC">
      <w:pPr>
        <w:pStyle w:val="Cita"/>
        <w:rPr>
          <w:ins w:id="3466" w:author="Regina Casanova" w:date="2018-06-25T12:42:00Z"/>
        </w:rPr>
      </w:pPr>
      <w:ins w:id="3467" w:author="Regina Casanova" w:date="2018-07-23T20:28:00Z">
        <w:r w:rsidRPr="008D23C7">
          <w:t xml:space="preserve"> </w:t>
        </w:r>
      </w:ins>
      <w:ins w:id="3468" w:author="Regina Casanova" w:date="2018-06-25T12:42:00Z">
        <w:r w:rsidR="003B4DBC"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2F69AC76" w14:textId="7896A626" w:rsidR="00AA2BB0" w:rsidRDefault="00AA2BB0">
      <w:pPr>
        <w:pStyle w:val="Texto"/>
        <w:rPr>
          <w:ins w:id="3469" w:author="Regina Casanova" w:date="2018-07-23T20:38:00Z"/>
        </w:rPr>
        <w:pPrChange w:id="3470" w:author="Regina Casanova" w:date="2018-06-25T12:44:00Z">
          <w:pPr/>
        </w:pPrChange>
      </w:pPr>
      <w:ins w:id="3471" w:author="Regina Casanova" w:date="2018-07-23T20:38:00Z">
        <w:r>
          <w:t xml:space="preserve">Sobre </w:t>
        </w:r>
      </w:ins>
      <w:ins w:id="3472" w:author="Regina Casanova" w:date="2018-07-23T20:39:00Z">
        <w:r w:rsidR="006C3002">
          <w:t>cómo</w:t>
        </w:r>
      </w:ins>
      <w:ins w:id="3473" w:author="Regina Casanova" w:date="2018-07-23T20:38:00Z">
        <w:r>
          <w:t xml:space="preserve"> se manejan ac</w:t>
        </w:r>
        <w:r w:rsidR="006C3002">
          <w:t>tualmente los reclamos,</w:t>
        </w:r>
      </w:ins>
      <w:ins w:id="3474" w:author="Regina Casanova" w:date="2018-07-23T20:39:00Z">
        <w:r w:rsidR="006C3002">
          <w:t xml:space="preserve"> </w:t>
        </w:r>
      </w:ins>
      <w:ins w:id="3475" w:author="Regina Casanova" w:date="2018-07-23T20:40:00Z">
        <w:r w:rsidR="006C3002">
          <w:t xml:space="preserve">tanto personal de SUSALUD como gestores </w:t>
        </w:r>
      </w:ins>
      <w:ins w:id="3476" w:author="Regina Casanova" w:date="2018-07-23T20:39:00Z">
        <w:r w:rsidR="006C3002">
          <w:t>se señalaron principalmente las PAUS</w:t>
        </w:r>
      </w:ins>
      <w:ins w:id="3477" w:author="Regina Casanova" w:date="2018-07-23T20:40:00Z">
        <w:r w:rsidR="006C3002">
          <w:t>, Libro de Reclamaciones</w:t>
        </w:r>
      </w:ins>
      <w:ins w:id="3478" w:author="Regina Casanova" w:date="2018-07-23T20:39:00Z">
        <w:r w:rsidR="006C3002">
          <w:t xml:space="preserve"> y el sistema Totem</w:t>
        </w:r>
      </w:ins>
      <w:ins w:id="3479" w:author="Regina Casanova" w:date="2018-07-23T20:40:00Z">
        <w:r w:rsidR="006C3002">
          <w:t xml:space="preserve">. </w:t>
        </w:r>
      </w:ins>
      <w:ins w:id="3480" w:author="Regina Casanova" w:date="2018-07-23T20:41:00Z">
        <w:r w:rsidR="006C3002">
          <w:t xml:space="preserve">Sin embargo, el personal de SUSALUD agregó que, por problemas de infraestructura, no todas las IPRESS cuentan con PAUS lo cual limita el manejo de los reclamos. Ellos manifestaron que es por ello que muchos gestores desconocen los problemas que han acontecido dentro de la IPRESS y </w:t>
        </w:r>
      </w:ins>
      <w:ins w:id="3481" w:author="Regina Casanova" w:date="2018-07-23T20:43:00Z">
        <w:r w:rsidR="006C3002">
          <w:t>cómo</w:t>
        </w:r>
      </w:ins>
      <w:ins w:id="3482" w:author="Regina Casanova" w:date="2018-07-23T20:41:00Z">
        <w:r w:rsidR="006C3002">
          <w:t xml:space="preserve"> es que se han resuelto problemas anteriores.</w:t>
        </w:r>
      </w:ins>
      <w:ins w:id="3483" w:author="Regina Casanova" w:date="2018-07-23T20:43:00Z">
        <w:r w:rsidR="006C3002">
          <w:t xml:space="preserve"> </w:t>
        </w:r>
      </w:ins>
      <w:ins w:id="3484" w:author="Regina Casanova" w:date="2018-07-23T20:52:00Z">
        <w:r w:rsidR="00110EAA">
          <w:t xml:space="preserve">Por </w:t>
        </w:r>
      </w:ins>
      <w:ins w:id="3485" w:author="Regina Casanova" w:date="2018-07-23T20:53:00Z">
        <w:r w:rsidR="00110EAA">
          <w:t>último</w:t>
        </w:r>
      </w:ins>
      <w:ins w:id="3486" w:author="Regina Casanova" w:date="2018-07-23T20:52:00Z">
        <w:r w:rsidR="00110EAA">
          <w:t xml:space="preserve">, </w:t>
        </w:r>
      </w:ins>
      <w:ins w:id="3487" w:author="Regina Casanova" w:date="2018-07-23T20:53:00Z">
        <w:r w:rsidR="00110EAA">
          <w:t xml:space="preserve">el personal de SUSALUD </w:t>
        </w:r>
      </w:ins>
      <w:ins w:id="3488" w:author="Regina Casanova" w:date="2018-07-23T20:52:00Z">
        <w:r w:rsidR="00110EAA">
          <w:lastRenderedPageBreak/>
          <w:t>mencion</w:t>
        </w:r>
      </w:ins>
      <w:ins w:id="3489" w:author="Regina Casanova" w:date="2018-07-23T20:53:00Z">
        <w:r w:rsidR="00110EAA">
          <w:t>ó</w:t>
        </w:r>
      </w:ins>
      <w:ins w:id="3490" w:author="Regina Casanova" w:date="2018-07-23T20:52:00Z">
        <w:r w:rsidR="00110EAA">
          <w:t xml:space="preserve"> que el Libro de Reclamaciones no se da abasto debido a que no tienen procesos claros para la interiorización de la información presentada por medio de este canal. </w:t>
        </w:r>
      </w:ins>
      <w:ins w:id="3491" w:author="Regina Casanova" w:date="2018-07-23T20:43:00Z">
        <w:r w:rsidR="006C3002">
          <w:t xml:space="preserve">Los gestores mencionaron sus experiencias en el trato de forma directa y personal con los pacientes para resolver un reclamo y </w:t>
        </w:r>
      </w:ins>
      <w:ins w:id="3492" w:author="Regina Casanova" w:date="2018-07-23T20:47:00Z">
        <w:r w:rsidR="006C3002">
          <w:t>como</w:t>
        </w:r>
      </w:ins>
      <w:ins w:id="3493" w:author="Regina Casanova" w:date="2018-07-23T20:43:00Z">
        <w:r w:rsidR="006C3002">
          <w:t xml:space="preserve"> luego realizan estadísticas de manera manual </w:t>
        </w:r>
      </w:ins>
      <w:ins w:id="3494" w:author="Regina Casanova" w:date="2018-07-23T20:47:00Z">
        <w:r w:rsidR="006C3002">
          <w:t>que les permita tomar decisiones</w:t>
        </w:r>
      </w:ins>
      <w:ins w:id="3495" w:author="Regina Casanova" w:date="2018-07-23T20:48:00Z">
        <w:r w:rsidR="006C3002">
          <w:t xml:space="preserve">. Señalaron también que </w:t>
        </w:r>
        <w:r w:rsidR="00110EAA">
          <w:t>existe</w:t>
        </w:r>
      </w:ins>
      <w:ins w:id="3496" w:author="Regina Casanova" w:date="2018-07-23T20:49:00Z">
        <w:r w:rsidR="00110EAA">
          <w:t>n procesos muy extensos ya que hay</w:t>
        </w:r>
      </w:ins>
      <w:ins w:id="3497" w:author="Regina Casanova" w:date="2018-07-23T20:48:00Z">
        <w:r w:rsidR="00110EAA">
          <w:t xml:space="preserve"> mucha delegaci</w:t>
        </w:r>
      </w:ins>
      <w:ins w:id="3498" w:author="Regina Casanova" w:date="2018-07-23T20:49:00Z">
        <w:r w:rsidR="00110EAA">
          <w:t xml:space="preserve">ón para la resolución de reclamos y que es por ello que toma tanto tiempo que se </w:t>
        </w:r>
      </w:ins>
      <w:ins w:id="3499" w:author="Regina Casanova" w:date="2018-07-23T20:50:00Z">
        <w:r w:rsidR="00110EAA">
          <w:t>dé</w:t>
        </w:r>
      </w:ins>
      <w:ins w:id="3500" w:author="Regina Casanova" w:date="2018-07-23T20:49:00Z">
        <w:r w:rsidR="00110EAA">
          <w:t xml:space="preserve"> una respuesta al ciudadano.</w:t>
        </w:r>
      </w:ins>
      <w:ins w:id="3501" w:author="Regina Casanova" w:date="2018-07-23T20:50:00Z">
        <w:r w:rsidR="00110EAA">
          <w:t xml:space="preserve"> Por otro lado, los ciudadanos no mencionaron sobre </w:t>
        </w:r>
      </w:ins>
      <w:ins w:id="3502" w:author="Regina Casanova" w:date="2018-07-23T20:51:00Z">
        <w:r w:rsidR="00110EAA">
          <w:t>cómo</w:t>
        </w:r>
      </w:ins>
      <w:ins w:id="3503" w:author="Regina Casanova" w:date="2018-07-23T20:50:00Z">
        <w:r w:rsidR="00110EAA">
          <w:t xml:space="preserve"> piensan que se manejan los reclamos </w:t>
        </w:r>
      </w:ins>
      <w:ins w:id="3504" w:author="Regina Casanova" w:date="2018-07-23T20:51:00Z">
        <w:r w:rsidR="00110EAA">
          <w:t>ya que señalaron que desconocen el procedimiento pero manifestaron que creen que les dan importancia y que no manejan la totalidad de reclamos que se presentan.</w:t>
        </w:r>
      </w:ins>
    </w:p>
    <w:p w14:paraId="60D6D172" w14:textId="10879E0F" w:rsidR="003B4DBC" w:rsidRPr="008017B3" w:rsidRDefault="00110EAA" w:rsidP="003B4DBC">
      <w:pPr>
        <w:pStyle w:val="Cita"/>
        <w:rPr>
          <w:ins w:id="3505" w:author="Regina Casanova" w:date="2018-06-25T12:42:00Z"/>
        </w:rPr>
      </w:pPr>
      <w:ins w:id="3506" w:author="Regina Casanova" w:date="2018-07-23T20:51:00Z">
        <w:r w:rsidRPr="008D23C7">
          <w:t xml:space="preserve"> </w:t>
        </w:r>
      </w:ins>
      <w:ins w:id="3507" w:author="Regina Casanova" w:date="2018-06-25T12:42:00Z">
        <w:r w:rsidR="003B4DBC"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ins>
    </w:p>
    <w:p w14:paraId="2C2DF0EF" w14:textId="13E5F7D8" w:rsidR="003B4DBC" w:rsidRDefault="003B4DBC">
      <w:pPr>
        <w:pStyle w:val="Texto"/>
        <w:rPr>
          <w:ins w:id="3508" w:author="Regina Casanova" w:date="2018-06-25T12:42:00Z"/>
        </w:rPr>
        <w:pPrChange w:id="3509" w:author="Regina Casanova" w:date="2018-06-25T12:44:00Z">
          <w:pPr/>
        </w:pPrChange>
      </w:pPr>
      <w:ins w:id="3510" w:author="Regina Casanova" w:date="2018-06-25T12:42:00Z">
        <w:r w:rsidRPr="008017B3">
          <w:t xml:space="preserve">Sobre cómo deberían ser manejados los reclamos, personal de SUSALUD </w:t>
        </w:r>
      </w:ins>
      <w:ins w:id="3511" w:author="Regina Casanova" w:date="2018-07-23T21:02:00Z">
        <w:r w:rsidR="00D841C5">
          <w:t xml:space="preserve">y los ciudadanos </w:t>
        </w:r>
      </w:ins>
      <w:ins w:id="3512" w:author="Regina Casanova" w:date="2018-06-25T12:42:00Z">
        <w:r>
          <w:t>señalaron</w:t>
        </w:r>
        <w:r w:rsidR="00D841C5">
          <w:t xml:space="preserve"> que debería</w:t>
        </w:r>
        <w:r w:rsidRPr="008017B3">
          <w:t xml:space="preserve"> difundir</w:t>
        </w:r>
      </w:ins>
      <w:ins w:id="3513" w:author="Regina Casanova" w:date="2018-07-23T21:02:00Z">
        <w:r w:rsidR="00D841C5">
          <w:t>se</w:t>
        </w:r>
      </w:ins>
      <w:ins w:id="3514" w:author="Regina Casanova" w:date="2018-06-25T12:42:00Z">
        <w:r w:rsidRPr="008017B3">
          <w:t xml:space="preserve">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w:t>
        </w:r>
      </w:ins>
      <w:ins w:id="3515" w:author="Regina Casanova" w:date="2018-07-23T21:03:00Z">
        <w:r w:rsidR="00D841C5">
          <w:t xml:space="preserve"> parte de</w:t>
        </w:r>
      </w:ins>
      <w:ins w:id="3516" w:author="Regina Casanova" w:date="2018-06-25T12:42:00Z">
        <w:r w:rsidRPr="008017B3">
          <w:t xml:space="preserve"> los us</w:t>
        </w:r>
        <w:r w:rsidR="00D841C5">
          <w:t xml:space="preserve">uarios que utilizan el servicio y que por ello </w:t>
        </w:r>
      </w:ins>
      <w:ins w:id="3517" w:author="Regina Casanova" w:date="2018-07-23T21:03:00Z">
        <w:r w:rsidR="00D841C5">
          <w:t>deberían</w:t>
        </w:r>
      </w:ins>
      <w:ins w:id="3518" w:author="Regina Casanova" w:date="2018-06-25T12:42:00Z">
        <w:r w:rsidR="00D841C5">
          <w:t xml:space="preserve"> </w:t>
        </w:r>
      </w:ins>
      <w:ins w:id="3519" w:author="Regina Casanova" w:date="2018-07-23T21:03:00Z">
        <w:r w:rsidR="00D841C5">
          <w:t>tratarse los reclamos a más profundidad.</w:t>
        </w:r>
      </w:ins>
      <w:ins w:id="3520" w:author="Regina Casanova" w:date="2018-06-25T12:42:00Z">
        <w:r w:rsidRPr="008017B3">
          <w:t xml:space="preserve"> </w:t>
        </w:r>
      </w:ins>
      <w:ins w:id="3521" w:author="Regina Casanova" w:date="2018-07-23T21:03:00Z">
        <w:r w:rsidR="00D841C5">
          <w:t xml:space="preserve">Personal de SUSALUD aumento </w:t>
        </w:r>
      </w:ins>
      <w:ins w:id="3522" w:author="Regina Casanova" w:date="2018-07-23T21:04:00Z">
        <w:r w:rsidR="00D841C5">
          <w:t>también</w:t>
        </w:r>
      </w:ins>
      <w:ins w:id="3523" w:author="Regina Casanova" w:date="2018-07-23T21:03:00Z">
        <w:r w:rsidR="00D841C5">
          <w:t xml:space="preserve"> </w:t>
        </w:r>
      </w:ins>
      <w:ins w:id="3524" w:author="Regina Casanova" w:date="2018-07-23T21:04:00Z">
        <w:r w:rsidR="00D841C5">
          <w:t xml:space="preserve">que </w:t>
        </w:r>
      </w:ins>
      <w:ins w:id="3525" w:author="Regina Casanova" w:date="2018-06-25T12:42:00Z">
        <w:r w:rsidR="00D841C5">
          <w:t>debería</w:t>
        </w:r>
        <w:r w:rsidRPr="008017B3">
          <w:t xml:space="preserve"> realizar</w:t>
        </w:r>
      </w:ins>
      <w:ins w:id="3526" w:author="Regina Casanova" w:date="2018-07-23T21:04:00Z">
        <w:r w:rsidR="00D841C5">
          <w:t>se</w:t>
        </w:r>
      </w:ins>
      <w:ins w:id="3527" w:author="Regina Casanova" w:date="2018-06-25T12:42:00Z">
        <w:r w:rsidRPr="008017B3">
          <w:t xml:space="preserve"> copia periódica de todos </w:t>
        </w:r>
      </w:ins>
      <w:ins w:id="3528" w:author="Regina Casanova" w:date="2018-07-23T21:04:00Z">
        <w:r w:rsidR="00D841C5">
          <w:t xml:space="preserve">los </w:t>
        </w:r>
        <w:r w:rsidR="00D841C5">
          <w:lastRenderedPageBreak/>
          <w:t>reclamos</w:t>
        </w:r>
      </w:ins>
      <w:ins w:id="3529" w:author="Regina Casanova" w:date="2018-06-25T12:42:00Z">
        <w:r w:rsidRPr="008017B3">
          <w:t xml:space="preserve"> para que no ocurran inconvenientes con dicha información</w:t>
        </w:r>
      </w:ins>
      <w:ins w:id="3530" w:author="Regina Casanova" w:date="2018-07-23T21:04:00Z">
        <w:r w:rsidR="00D841C5">
          <w:t>, mientras que los ciudadanos agregaron que la automatización ayudaría enormemente para que los manejen de forma</w:t>
        </w:r>
      </w:ins>
      <w:ins w:id="3531" w:author="Regina Casanova" w:date="2018-07-23T21:05:00Z">
        <w:r w:rsidR="00D841C5">
          <w:t xml:space="preserve"> </w:t>
        </w:r>
      </w:ins>
      <w:ins w:id="3532" w:author="Regina Casanova" w:date="2018-07-23T21:04:00Z">
        <w:r w:rsidR="00D841C5">
          <w:t>correct</w:t>
        </w:r>
      </w:ins>
      <w:ins w:id="3533" w:author="Regina Casanova" w:date="2018-07-23T21:05:00Z">
        <w:r w:rsidR="00D841C5">
          <w:t xml:space="preserve">a y </w:t>
        </w:r>
      </w:ins>
      <w:ins w:id="3534" w:author="Regina Casanova" w:date="2018-07-23T21:06:00Z">
        <w:r w:rsidR="00D841C5">
          <w:t>así</w:t>
        </w:r>
      </w:ins>
      <w:ins w:id="3535" w:author="Regina Casanova" w:date="2018-07-23T21:05:00Z">
        <w:r w:rsidR="00D841C5">
          <w:t xml:space="preserve"> se </w:t>
        </w:r>
      </w:ins>
      <w:ins w:id="3536" w:author="Regina Casanova" w:date="2018-07-23T21:06:00Z">
        <w:r w:rsidR="00D841C5">
          <w:t>dé</w:t>
        </w:r>
      </w:ins>
      <w:ins w:id="3537" w:author="Regina Casanova" w:date="2018-07-23T21:05:00Z">
        <w:r w:rsidR="00D841C5">
          <w:t xml:space="preserve"> una solución general para todos los que presenten el mismo inconveniente y que no se solucione de forma personal</w:t>
        </w:r>
      </w:ins>
      <w:ins w:id="3538" w:author="Regina Casanova" w:date="2018-06-25T12:42:00Z">
        <w:r w:rsidRPr="008017B3">
          <w:t xml:space="preserve">.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w:t>
        </w:r>
      </w:ins>
    </w:p>
    <w:p w14:paraId="5EDBA2BB" w14:textId="5F508AF4" w:rsidR="003B4DBC" w:rsidRPr="008017B3" w:rsidRDefault="003B4DBC">
      <w:pPr>
        <w:pStyle w:val="Cita"/>
        <w:rPr>
          <w:ins w:id="3539" w:author="Regina Casanova" w:date="2018-06-25T12:42:00Z"/>
        </w:rPr>
        <w:pPrChange w:id="3540" w:author="Regina Casanova" w:date="2018-06-25T12:44:00Z">
          <w:pPr/>
        </w:pPrChange>
      </w:pPr>
      <w:ins w:id="3541"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pPr>
        <w:pStyle w:val="Ttulo3"/>
        <w:rPr>
          <w:ins w:id="3542" w:author="Regina Casanova" w:date="2018-06-25T12:42:00Z"/>
        </w:rPr>
        <w:pPrChange w:id="3543" w:author="Regina Casanova" w:date="2018-06-25T12:44:00Z">
          <w:pPr/>
        </w:pPrChange>
      </w:pPr>
      <w:bookmarkStart w:id="3544" w:name="_Toc520655673"/>
      <w:ins w:id="3545" w:author="Regina Casanova" w:date="2018-06-25T12:42:00Z">
        <w:r>
          <w:t>Herramienta Informática</w:t>
        </w:r>
        <w:bookmarkEnd w:id="3544"/>
      </w:ins>
    </w:p>
    <w:p w14:paraId="2EB2D56D" w14:textId="04300530" w:rsidR="003B4DBC" w:rsidRDefault="003B4DBC">
      <w:pPr>
        <w:pStyle w:val="Texto"/>
        <w:rPr>
          <w:ins w:id="3546" w:author="Regina Casanova" w:date="2018-06-25T12:42:00Z"/>
        </w:rPr>
        <w:pPrChange w:id="3547" w:author="Regina Casanova" w:date="2018-06-25T12:44:00Z">
          <w:pPr/>
        </w:pPrChange>
      </w:pPr>
      <w:ins w:id="3548" w:author="Regina Casanova" w:date="2018-06-25T12:42:00Z">
        <w:r>
          <w:t>Se les preguntó</w:t>
        </w:r>
        <w:r w:rsidRPr="00DF2384">
          <w:t xml:space="preserve"> a todos sus percepciones de la herramienta informática planteada para gestionar los reclamos, se les hizo preguntas sobre </w:t>
        </w:r>
      </w:ins>
      <w:ins w:id="3549" w:author="Regina Casanova" w:date="2018-06-25T12:44:00Z">
        <w:r w:rsidRPr="00DF2384">
          <w:t>qué</w:t>
        </w:r>
      </w:ins>
      <w:ins w:id="3550" w:author="Regina Casanova" w:date="2018-06-25T12:42:00Z">
        <w:r w:rsidRPr="00DF2384">
          <w:t xml:space="preserve"> características les gustaría que tuviera dicha herramienta, que datos les gustaría visualizar, cuáles </w:t>
        </w:r>
        <w:r w:rsidRPr="00DF2384">
          <w:lastRenderedPageBreak/>
          <w:t>serían sus requerimientos con el sistema y si es que compartirían la herramienta con conocidos. Las respuestas obtenidas son las siguientes.</w:t>
        </w:r>
      </w:ins>
    </w:p>
    <w:p w14:paraId="66E02469" w14:textId="4E3E9D27" w:rsidR="003B4DBC" w:rsidRDefault="003B4DBC">
      <w:pPr>
        <w:pStyle w:val="Texto"/>
        <w:rPr>
          <w:ins w:id="3551" w:author="Regina Casanova" w:date="2018-06-25T12:42:00Z"/>
        </w:rPr>
        <w:pPrChange w:id="3552" w:author="Regina Casanova" w:date="2018-06-25T12:44:00Z">
          <w:pPr/>
        </w:pPrChange>
      </w:pPr>
      <w:ins w:id="3553" w:author="Regina Casanova" w:date="2018-06-25T12:42:00Z">
        <w:r w:rsidRPr="00DF2384">
          <w:t>Todo</w:t>
        </w:r>
      </w:ins>
      <w:ins w:id="3554" w:author="Luis Fernando Llanos Zavalaga" w:date="2018-07-10T15:38:00Z">
        <w:r w:rsidR="00D17D47">
          <w:t>s</w:t>
        </w:r>
      </w:ins>
      <w:ins w:id="3555" w:author="Regina Casanova" w:date="2018-06-25T12:42:00Z">
        <w:r w:rsidRPr="00DF2384">
          <w:t xml:space="preserve">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3556" w:author="Regina Casanova" w:date="2018-06-25T12:42:00Z"/>
        </w:rPr>
      </w:pPr>
      <w:ins w:id="3557"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16ECBC1C" w:rsidR="003B4DBC" w:rsidRDefault="003B4DBC">
      <w:pPr>
        <w:pStyle w:val="Texto"/>
        <w:rPr>
          <w:ins w:id="3558" w:author="Regina Casanova" w:date="2018-06-25T12:42:00Z"/>
        </w:rPr>
        <w:pPrChange w:id="3559" w:author="Regina Casanova" w:date="2018-06-25T12:44:00Z">
          <w:pPr/>
        </w:pPrChange>
      </w:pPr>
      <w:ins w:id="3560" w:author="Regina Casanova" w:date="2018-06-25T12:42:00Z">
        <w:r w:rsidRPr="00DF2384">
          <w:t xml:space="preserve">Acerca de las características que les gustaría que tuviera la herramienta, </w:t>
        </w:r>
      </w:ins>
      <w:ins w:id="3561" w:author="Regina Casanova" w:date="2018-07-23T21:10:00Z">
        <w:r w:rsidR="007D06DB">
          <w:t xml:space="preserve">todos los tipos de usuario mencionaron que </w:t>
        </w:r>
      </w:ins>
      <w:ins w:id="3562" w:author="Regina Casanova" w:date="2018-06-25T12:42:00Z">
        <w:r w:rsidRPr="00DF2384">
          <w:t>le</w:t>
        </w:r>
      </w:ins>
      <w:ins w:id="3563" w:author="Regina Casanova" w:date="2018-07-23T21:10:00Z">
        <w:r w:rsidR="007D06DB">
          <w:t>s</w:t>
        </w:r>
      </w:ins>
      <w:ins w:id="3564" w:author="Regina Casanova" w:date="2018-06-25T12:42:00Z">
        <w:r w:rsidRPr="00DF2384">
          <w:t xml:space="preserve"> gustaría que</w:t>
        </w:r>
      </w:ins>
      <w:ins w:id="3565" w:author="Regina Casanova" w:date="2018-07-23T21:10:00Z">
        <w:r w:rsidR="007D06DB">
          <w:t xml:space="preserve"> el aplicativo</w:t>
        </w:r>
      </w:ins>
      <w:ins w:id="3566" w:author="Regina Casanova" w:date="2018-06-25T12:42:00Z">
        <w:r w:rsidRPr="00DF2384">
          <w:t xml:space="preserve"> fuera al</w:t>
        </w:r>
        <w:r>
          <w:t>tamente intuitivo, directo y grá</w:t>
        </w:r>
        <w:r w:rsidRPr="00DF2384">
          <w:t>fico</w:t>
        </w:r>
        <w:r>
          <w:t>,</w:t>
        </w:r>
        <w:r w:rsidRPr="00DF2384">
          <w:t xml:space="preserve"> que pudiera accederse desde un dispositivo móvil.</w:t>
        </w:r>
      </w:ins>
      <w:ins w:id="3567" w:author="Regina Casanova" w:date="2018-07-23T21:12:00Z">
        <w:r w:rsidR="001D45D1">
          <w:t xml:space="preserve"> Todos estuvieron de acuerdo en que </w:t>
        </w:r>
      </w:ins>
      <w:ins w:id="3568" w:author="Regina Casanova" w:date="2018-06-25T12:42:00Z">
        <w:r w:rsidRPr="00DF2384">
          <w:t xml:space="preserve"> </w:t>
        </w:r>
      </w:ins>
      <w:ins w:id="3569" w:author="Regina Casanova" w:date="2018-07-23T21:13:00Z">
        <w:r w:rsidR="001D45D1" w:rsidRPr="00DF2384">
          <w:t>esta herramienta serviría mucho para mejorar la comunicación entre paciente e IPRESS</w:t>
        </w:r>
        <w:r w:rsidR="001D45D1">
          <w:t xml:space="preserve">. </w:t>
        </w:r>
      </w:ins>
      <w:ins w:id="3570" w:author="Regina Casanova" w:date="2018-07-23T21:11:00Z">
        <w:r w:rsidR="001D45D1">
          <w:t>El personal de SUSALUD m</w:t>
        </w:r>
      </w:ins>
      <w:ins w:id="3571" w:author="Regina Casanova" w:date="2018-06-25T12:42:00Z">
        <w:r w:rsidR="001D45D1">
          <w:t>encion</w:t>
        </w:r>
      </w:ins>
      <w:ins w:id="3572" w:author="Regina Casanova" w:date="2018-07-23T21:13:00Z">
        <w:r w:rsidR="001D45D1">
          <w:t>ó,</w:t>
        </w:r>
      </w:ins>
      <w:ins w:id="3573" w:author="Regina Casanova" w:date="2018-07-23T21:11:00Z">
        <w:r w:rsidR="001D45D1">
          <w:t xml:space="preserve"> también</w:t>
        </w:r>
      </w:ins>
      <w:ins w:id="3574" w:author="Regina Casanova" w:date="2018-07-23T21:13:00Z">
        <w:r w:rsidR="001D45D1">
          <w:t>,</w:t>
        </w:r>
      </w:ins>
      <w:ins w:id="3575" w:author="Regina Casanova" w:date="2018-06-25T12:42:00Z">
        <w:r w:rsidRPr="00DF2384">
          <w:t xml:space="preserve"> que sería ideal que los ciudadanos recibieran una confirmación, sea por mensaje de texto o correo electrónico</w:t>
        </w:r>
      </w:ins>
      <w:ins w:id="3576" w:author="Regina Casanova" w:date="2018-07-23T21:11:00Z">
        <w:r w:rsidR="001D45D1">
          <w:t>,</w:t>
        </w:r>
      </w:ins>
      <w:ins w:id="3577" w:author="Regina Casanova" w:date="2018-06-25T12:42:00Z">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w:t>
        </w:r>
      </w:ins>
      <w:ins w:id="3578" w:author="Regina Casanova" w:date="2018-07-23T21:11:00Z">
        <w:r w:rsidR="001D45D1">
          <w:lastRenderedPageBreak/>
          <w:t>Añadieron q</w:t>
        </w:r>
      </w:ins>
      <w:ins w:id="3579" w:author="Regina Casanova" w:date="2018-06-25T12:42:00Z">
        <w:r w:rsidRPr="00DF2384">
          <w:t>ue debería considerar</w:t>
        </w:r>
      </w:ins>
      <w:ins w:id="3580" w:author="Regina Casanova" w:date="2018-07-23T21:11:00Z">
        <w:r w:rsidR="001D45D1">
          <w:t>se</w:t>
        </w:r>
      </w:ins>
      <w:ins w:id="3581" w:author="Regina Casanova" w:date="2018-06-25T12:42:00Z">
        <w:r w:rsidRPr="00DF2384">
          <w:t xml:space="preserve"> idiomas nativos para personas que </w:t>
        </w:r>
        <w:r>
          <w:t>no entendieran español y que pudiera ser accedido</w:t>
        </w:r>
        <w:r w:rsidRPr="00DF2384">
          <w:t xml:space="preserve"> por personas discapacitadas. Dijeron que les gustaría poder visualizar estadísticas de reclamos de las IPRESS</w:t>
        </w:r>
      </w:ins>
      <w:ins w:id="3582" w:author="Regina Casanova" w:date="2018-07-23T21:13:00Z">
        <w:r w:rsidR="001D45D1">
          <w:t>,</w:t>
        </w:r>
      </w:ins>
      <w:ins w:id="3583" w:author="Regina Casanova" w:date="2018-06-25T12:42:00Z">
        <w:r w:rsidRPr="00DF2384">
          <w:t xml:space="preserve"> que muestre</w:t>
        </w:r>
        <w:r>
          <w:t>n</w:t>
        </w:r>
        <w:r w:rsidRPr="00DF2384">
          <w:t xml:space="preserve"> reportes consolidados aplicando filtros seleccionados</w:t>
        </w:r>
      </w:ins>
      <w:ins w:id="3584" w:author="Regina Casanova" w:date="2018-07-23T21:13:00Z">
        <w:r w:rsidR="001D45D1">
          <w:t xml:space="preserve"> y datos de contacto en caso el ciudadano quisiera averiguar m</w:t>
        </w:r>
      </w:ins>
      <w:ins w:id="3585" w:author="Regina Casanova" w:date="2018-07-23T21:14:00Z">
        <w:r w:rsidR="001D45D1">
          <w:t>ás sobre el estado de su reclamo</w:t>
        </w:r>
      </w:ins>
      <w:ins w:id="3586" w:author="Regina Casanova" w:date="2018-06-25T12:42:00Z">
        <w:r w:rsidRPr="00DF2384">
          <w:t xml:space="preserve">. Los gestores de las IPRESS, </w:t>
        </w:r>
      </w:ins>
      <w:ins w:id="3587" w:author="Regina Casanova" w:date="2018-07-23T21:14:00Z">
        <w:r w:rsidR="001D45D1">
          <w:t xml:space="preserve">a </w:t>
        </w:r>
      </w:ins>
      <w:ins w:id="3588" w:author="Regina Casanova" w:date="2018-07-23T21:19:00Z">
        <w:r w:rsidR="001D45D1">
          <w:t>todo lo mencionaron</w:t>
        </w:r>
      </w:ins>
      <w:ins w:id="3589" w:author="Regina Casanova" w:date="2018-07-23T21:14:00Z">
        <w:r w:rsidR="001D45D1">
          <w:t xml:space="preserve"> </w:t>
        </w:r>
      </w:ins>
      <w:ins w:id="3590" w:author="Regina Casanova" w:date="2018-06-25T12:42:00Z">
        <w:r>
          <w:t xml:space="preserve">añadieron </w:t>
        </w:r>
        <w:r w:rsidRPr="00DF2384">
          <w:t xml:space="preserve">que les parece importante contar un formulario físico que permita acercarse </w:t>
        </w:r>
        <w:r>
          <w:t>a pe</w:t>
        </w:r>
        <w:r w:rsidR="001D45D1">
          <w:t>rsonas que no son digitales</w:t>
        </w:r>
      </w:ins>
      <w:ins w:id="3591" w:author="Regina Casanova" w:date="2018-07-23T21:14:00Z">
        <w:r w:rsidR="001D45D1">
          <w:t>,</w:t>
        </w:r>
      </w:ins>
      <w:ins w:id="3592" w:author="Regina Casanova" w:date="2018-06-25T12:42:00Z">
        <w:r w:rsidRPr="00DF2384">
          <w:t xml:space="preserve"> </w:t>
        </w:r>
      </w:ins>
      <w:ins w:id="3593" w:author="Regina Casanova" w:date="2018-07-23T21:14:00Z">
        <w:r w:rsidR="001D45D1">
          <w:t>a</w:t>
        </w:r>
      </w:ins>
      <w:ins w:id="3594" w:author="Regina Casanova" w:date="2018-06-25T12:42:00Z">
        <w:r w:rsidRPr="00DF2384">
          <w:t xml:space="preserve">demás </w:t>
        </w:r>
      </w:ins>
      <w:ins w:id="3595" w:author="Regina Casanova" w:date="2018-07-23T21:14:00Z">
        <w:r w:rsidR="001D45D1">
          <w:t>de</w:t>
        </w:r>
      </w:ins>
      <w:ins w:id="3596" w:author="Regina Casanova" w:date="2018-06-25T12:42:00Z">
        <w:r w:rsidRPr="00DF2384">
          <w:t xml:space="preserve"> una parte educativa en donde se dé a conocer los servicios de salud brindados para que los reclamos pr</w:t>
        </w:r>
        <w:r w:rsidR="00DF2387">
          <w:t>esentados sean valiosos y p</w:t>
        </w:r>
      </w:ins>
      <w:ins w:id="3597" w:author="Regina Casanova" w:date="2018-07-23T21:21:00Z">
        <w:r w:rsidR="00DF2387">
          <w:t>ermitan</w:t>
        </w:r>
      </w:ins>
      <w:ins w:id="3598" w:author="Regina Casanova" w:date="2018-06-25T12:42:00Z">
        <w:r w:rsidRPr="00DF2384">
          <w:t xml:space="preserve"> encontrar verdaderas fallas en sus procesos. </w:t>
        </w:r>
      </w:ins>
      <w:ins w:id="3599" w:author="Regina Casanova" w:date="2018-07-23T21:21:00Z">
        <w:r w:rsidR="00DF2387">
          <w:t xml:space="preserve">Señalaron esto debido a que </w:t>
        </w:r>
      </w:ins>
      <w:ins w:id="3600" w:author="Regina Casanova" w:date="2018-07-23T21:22:00Z">
        <w:r w:rsidR="00DF2387">
          <w:t>p</w:t>
        </w:r>
      </w:ins>
      <w:ins w:id="3601" w:author="Regina Casanova" w:date="2018-06-25T12:42:00Z">
        <w:r w:rsidRPr="00DF2384">
          <w:t>ara ellos</w:t>
        </w:r>
      </w:ins>
      <w:ins w:id="3602" w:author="Regina Casanova" w:date="2018-07-23T21:22:00Z">
        <w:r w:rsidR="00DF2387">
          <w:t>,</w:t>
        </w:r>
      </w:ins>
      <w:ins w:id="3603" w:author="Regina Casanova" w:date="2018-06-25T12:42:00Z">
        <w:r w:rsidRPr="00DF2384">
          <w:t xml:space="preserve"> es </w:t>
        </w:r>
      </w:ins>
      <w:ins w:id="3604" w:author="Regina Casanova" w:date="2018-07-23T21:22:00Z">
        <w:r w:rsidR="00DF2387">
          <w:t xml:space="preserve">de suma </w:t>
        </w:r>
      </w:ins>
      <w:ins w:id="3605" w:author="Regina Casanova" w:date="2018-06-25T12:42:00Z">
        <w:r w:rsidR="00DF2387">
          <w:t>importan</w:t>
        </w:r>
      </w:ins>
      <w:ins w:id="3606" w:author="Regina Casanova" w:date="2018-07-23T21:22:00Z">
        <w:r w:rsidR="00DF2387">
          <w:t>cia</w:t>
        </w:r>
      </w:ins>
      <w:ins w:id="3607" w:author="Regina Casanova" w:date="2018-06-25T12:42:00Z">
        <w:r w:rsidRPr="00DF2384">
          <w:t xml:space="preserve"> conocer que es lo que sucede en tiempo real en e</w:t>
        </w:r>
        <w:r>
          <w:t xml:space="preserve">l hospital y </w:t>
        </w:r>
      </w:ins>
      <w:ins w:id="3608" w:author="Regina Casanova" w:date="2018-07-23T21:22:00Z">
        <w:r w:rsidR="00DF2387">
          <w:t>mencionaron</w:t>
        </w:r>
      </w:ins>
      <w:ins w:id="3609" w:author="Regina Casanova" w:date="2018-06-25T12:42:00Z">
        <w:r>
          <w:t xml:space="preserve"> que no </w:t>
        </w:r>
      </w:ins>
      <w:ins w:id="3610" w:author="Regina Casanova" w:date="2018-07-23T21:22:00Z">
        <w:r w:rsidR="00DF2387">
          <w:t xml:space="preserve">les </w:t>
        </w:r>
      </w:ins>
      <w:ins w:id="3611" w:author="Regina Casanova" w:date="2018-06-25T12:42:00Z">
        <w:r w:rsidR="00DF2387">
          <w:t>sirve</w:t>
        </w:r>
        <w:r w:rsidRPr="00DF2384">
          <w:t xml:space="preserve"> información desactualizada</w:t>
        </w:r>
      </w:ins>
      <w:ins w:id="3612" w:author="Regina Casanova" w:date="2018-07-23T21:22:00Z">
        <w:r w:rsidR="00DF2387">
          <w:t xml:space="preserve"> o errónea</w:t>
        </w:r>
      </w:ins>
      <w:ins w:id="3613" w:author="Regina Casanova" w:date="2018-06-25T12:42:00Z">
        <w:r w:rsidRPr="00DF2384">
          <w:t>.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3614" w:author="Regina Casanova" w:date="2018-06-25T12:42:00Z"/>
        </w:rPr>
      </w:pPr>
      <w:ins w:id="3615" w:author="Regina Casanova" w:date="2018-06-25T12:42:00Z">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56667CE0" w:rsidR="003B4DBC" w:rsidRDefault="003B4DBC">
      <w:pPr>
        <w:pStyle w:val="Texto"/>
        <w:rPr>
          <w:ins w:id="3616" w:author="Regina Casanova" w:date="2018-06-25T12:42:00Z"/>
        </w:rPr>
        <w:pPrChange w:id="3617" w:author="Regina Casanova" w:date="2018-06-25T12:45:00Z">
          <w:pPr/>
        </w:pPrChange>
      </w:pPr>
      <w:ins w:id="3618" w:author="Regina Casanova" w:date="2018-06-25T12:42:00Z">
        <w:r w:rsidRPr="00DF2384">
          <w:lastRenderedPageBreak/>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w:t>
        </w:r>
        <w:r w:rsidR="006E78A0">
          <w:t xml:space="preserve">res de IPRESS mencionaron </w:t>
        </w:r>
      </w:ins>
      <w:ins w:id="3619" w:author="Regina Casanova" w:date="2018-07-23T21:24:00Z">
        <w:r w:rsidR="006E78A0">
          <w:t>también</w:t>
        </w:r>
      </w:ins>
      <w:ins w:id="3620" w:author="Regina Casanova" w:date="2018-06-25T12:42:00Z">
        <w:r w:rsidRPr="00DF2384">
          <w:t xml:space="preserve">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w:t>
        </w:r>
      </w:ins>
      <w:ins w:id="3621" w:author="Regina Casanova" w:date="2018-07-23T21:25:00Z">
        <w:r w:rsidR="006E78A0">
          <w:t xml:space="preserve"> y</w:t>
        </w:r>
      </w:ins>
      <w:ins w:id="3622" w:author="Regina Casanova" w:date="2018-06-25T12:42:00Z">
        <w:r w:rsidRPr="00DF2384">
          <w:t xml:space="preserve"> que si se pudiera incluir una parte donde los ciudadanos colocaran sugerencias, probablemente se mejoraría la comunicación entre ciudadanos y establecimientos de s</w:t>
        </w:r>
        <w:r w:rsidR="006E78A0">
          <w:t xml:space="preserve">alud. Los ciudadanos </w:t>
        </w:r>
      </w:ins>
      <w:ins w:id="3623" w:author="Regina Casanova" w:date="2018-07-23T21:25:00Z">
        <w:r w:rsidR="006E78A0">
          <w:t>señalaron</w:t>
        </w:r>
      </w:ins>
      <w:ins w:id="3624" w:author="Regina Casanova" w:date="2018-06-25T12:42:00Z">
        <w:r w:rsidRPr="00DF2384">
          <w:t xml:space="preserve"> que sus requerimientos más van por la autonomía de los procesos para resolución de reclamos y poder asegurarse que el reclamo llegue a alguien</w:t>
        </w:r>
      </w:ins>
      <w:ins w:id="3625" w:author="Regina Casanova" w:date="2018-07-23T21:25:00Z">
        <w:r w:rsidR="006E78A0">
          <w:t xml:space="preserve"> para ser resuelto</w:t>
        </w:r>
      </w:ins>
      <w:ins w:id="3626" w:author="Regina Casanova" w:date="2018-06-25T12:42:00Z">
        <w:r w:rsidRPr="00DF2384">
          <w:t xml:space="preserve">. Ellos desean ver una mejoría en el servicio brindado y les </w:t>
        </w:r>
        <w:r w:rsidRPr="00DF2384">
          <w:lastRenderedPageBreak/>
          <w:t>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3627" w:author="Regina Casanova" w:date="2018-06-25T12:42:00Z"/>
        </w:rPr>
      </w:pPr>
      <w:ins w:id="3628"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pPr>
        <w:pStyle w:val="Ttulo3"/>
        <w:rPr>
          <w:ins w:id="3629" w:author="Regina Casanova" w:date="2018-06-25T12:42:00Z"/>
        </w:rPr>
        <w:pPrChange w:id="3630" w:author="Regina Casanova" w:date="2018-06-25T12:45:00Z">
          <w:pPr>
            <w:pStyle w:val="Prrafodelista"/>
            <w:numPr>
              <w:numId w:val="46"/>
            </w:numPr>
            <w:ind w:hanging="360"/>
          </w:pPr>
        </w:pPrChange>
      </w:pPr>
      <w:bookmarkStart w:id="3631" w:name="_Toc520655674"/>
      <w:ins w:id="3632" w:author="Regina Casanova" w:date="2018-06-25T12:42:00Z">
        <w:r>
          <w:t>Adicionales mencionados por los entrevistados</w:t>
        </w:r>
        <w:bookmarkEnd w:id="3631"/>
      </w:ins>
    </w:p>
    <w:p w14:paraId="1FAB2023" w14:textId="57C44BFA" w:rsidR="003B4DBC" w:rsidRDefault="003B4DBC">
      <w:pPr>
        <w:pStyle w:val="Texto"/>
        <w:rPr>
          <w:ins w:id="3633" w:author="Regina Casanova" w:date="2018-06-25T12:42:00Z"/>
        </w:rPr>
        <w:pPrChange w:id="3634" w:author="Regina Casanova" w:date="2018-06-25T12:45:00Z">
          <w:pPr>
            <w:spacing w:line="480" w:lineRule="auto"/>
          </w:pPr>
        </w:pPrChange>
      </w:pPr>
      <w:ins w:id="3635" w:author="Regina Casanova" w:date="2018-06-25T12:42:00Z">
        <w:r>
          <w:t>Adicionalmente a las preguntas efectuadas, los entrevistados mencionaron lo</w:t>
        </w:r>
        <w:del w:id="3636" w:author="Luis Fernando Llanos Zavalaga" w:date="2018-07-10T15:44:00Z">
          <w:r w:rsidDel="000C3480">
            <w:delText>s</w:delText>
          </w:r>
        </w:del>
        <w:r w:rsidR="00765F76">
          <w:t xml:space="preserve"> siguiente</w:t>
        </w:r>
      </w:ins>
      <w:ins w:id="3637" w:author="Regina Casanova" w:date="2018-07-23T21:35:00Z">
        <w:r w:rsidR="00765F76">
          <w:t>.</w:t>
        </w:r>
      </w:ins>
      <w:ins w:id="3638" w:author="Regina Casanova" w:date="2018-06-25T12:42:00Z">
        <w:r w:rsidR="00765F76">
          <w:t xml:space="preserve"> </w:t>
        </w:r>
      </w:ins>
      <w:ins w:id="3639" w:author="Regina Casanova" w:date="2018-07-23T21:35:00Z">
        <w:r w:rsidR="00765F76">
          <w:t>E</w:t>
        </w:r>
      </w:ins>
      <w:ins w:id="3640" w:author="Regina Casanova" w:date="2018-06-25T12:42:00Z">
        <w:r>
          <w:t xml:space="preserv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3641" w:author="Regina Casanova" w:date="2018-06-25T12:45:00Z">
        <w:r>
          <w:t>también</w:t>
        </w:r>
      </w:ins>
      <w:ins w:id="3642"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acorten u </w:t>
        </w:r>
      </w:ins>
      <w:ins w:id="3643" w:author="Regina Casanova" w:date="2018-06-25T12:45:00Z">
        <w:r>
          <w:t>optimicen</w:t>
        </w:r>
      </w:ins>
      <w:ins w:id="3644"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3645" w:author="Regina Casanova" w:date="2018-06-25T12:45:00Z">
        <w:r>
          <w:t>todavía</w:t>
        </w:r>
      </w:ins>
      <w:ins w:id="3646" w:author="Regina Casanova" w:date="2018-06-25T12:42:00Z">
        <w:r>
          <w:t xml:space="preserve"> necesario, ya que existen poblaciones con limitada o nula conectividad y que se debe priorizar la </w:t>
        </w:r>
        <w:r>
          <w:lastRenderedPageBreak/>
          <w:t xml:space="preserve">educación de los ciudadanos sobre los servicios de salud y su aseguramiento. Sobre este último punto, los gestores de IPRESS mencionaron que una mejor educación sobre los servicios </w:t>
        </w:r>
      </w:ins>
      <w:ins w:id="3647" w:author="Regina Casanova" w:date="2018-06-25T12:45:00Z">
        <w:r>
          <w:t>haría</w:t>
        </w:r>
      </w:ins>
      <w:ins w:id="3648"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3649" w:author="Regina Casanova" w:date="2018-06-25T12:42:00Z"/>
        </w:rPr>
      </w:pPr>
      <w:ins w:id="3650"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03365F6A" w:rsidR="003B4DBC" w:rsidRPr="009C3A61" w:rsidRDefault="003B4DBC">
      <w:pPr>
        <w:pStyle w:val="Texto"/>
        <w:rPr>
          <w:ins w:id="3651" w:author="Regina Casanova" w:date="2018-06-25T12:42:00Z"/>
        </w:rPr>
        <w:pPrChange w:id="3652" w:author="Regina Casanova" w:date="2018-06-25T12:45:00Z">
          <w:pPr>
            <w:spacing w:line="480" w:lineRule="auto"/>
          </w:pPr>
        </w:pPrChange>
      </w:pPr>
      <w:ins w:id="3653"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ins>
      <w:ins w:id="3654" w:author="Regina Casanova" w:date="2018-07-23T21:36:00Z">
        <w:r w:rsidR="005A27E6">
          <w:t>sí</w:t>
        </w:r>
      </w:ins>
      <w:ins w:id="3655" w:author="Regina Casanova" w:date="2018-06-25T12:42:00Z">
        <w:r>
          <w:t>, mientras que los ciudadanos mencionaron la importancia de reclamos, la educación que se le da a los ciudadanos sobre servicios y la informatización del proceso de gestión de reclamos con el uso de una herramienta informática.</w:t>
        </w:r>
      </w:ins>
    </w:p>
    <w:p w14:paraId="4F2CCA81" w14:textId="77777777" w:rsidR="003B4DBC" w:rsidRPr="002826AD" w:rsidRDefault="003B4DBC" w:rsidP="003B4DBC">
      <w:pPr>
        <w:pStyle w:val="Cita"/>
        <w:rPr>
          <w:ins w:id="3656" w:author="Regina Casanova" w:date="2018-06-25T12:42:00Z"/>
        </w:rPr>
      </w:pPr>
      <w:ins w:id="3657" w:author="Regina Casanova" w:date="2018-06-25T12:42:00Z">
        <w:r w:rsidRPr="008D23C7">
          <w:t xml:space="preserve">“Pero la relevancia para mí está en la atención de estos reclamos, ¿cómo atiendo, lo atiendo de forma oportuna? Si lo atiendo de forma oportuna y con calidad además que satisfaga al usuario, entonces yo creo que esa parte es la parte </w:t>
        </w:r>
        <w:r w:rsidRPr="008D23C7">
          <w:lastRenderedPageBreak/>
          <w:t xml:space="preserve">sustancial, yo puedo poner muchos canales, muchos canales de reclamos, pero, ¿qué pasaría si yo tengo un excelente canal, pero no tengo una capacidad resolutiva para estos reclamos? Sería incongruente, entonces para mí es muy importante la resolución, o sea la solución de los </w:t>
        </w:r>
        <w:commentRangeStart w:id="3658"/>
        <w:r w:rsidRPr="008D23C7">
          <w:t>reclamos</w:t>
        </w:r>
      </w:ins>
      <w:commentRangeEnd w:id="3658"/>
      <w:ins w:id="3659" w:author="Regina Casanova" w:date="2018-07-20T20:30:00Z">
        <w:r w:rsidR="007808F4">
          <w:rPr>
            <w:rStyle w:val="Refdecomentario"/>
            <w:i w:val="0"/>
            <w:iCs w:val="0"/>
            <w:color w:val="auto"/>
          </w:rPr>
          <w:commentReference w:id="3658"/>
        </w:r>
      </w:ins>
      <w:ins w:id="3660" w:author="Regina Casanova" w:date="2018-06-25T12:42:00Z">
        <w:r w:rsidRPr="008D23C7">
          <w:t>.”</w:t>
        </w:r>
      </w:ins>
    </w:p>
    <w:p w14:paraId="01E69993" w14:textId="0268D7F8" w:rsidR="003B4DBC" w:rsidRPr="003B4DBC" w:rsidDel="003B4DBC" w:rsidRDefault="003B4DBC" w:rsidP="008D23C7">
      <w:pPr>
        <w:pStyle w:val="Texto"/>
        <w:rPr>
          <w:del w:id="3661" w:author="Regina Casanova" w:date="2018-06-25T12:46:00Z"/>
          <w:lang w:val="es-ES_tradnl"/>
          <w:rPrChange w:id="3662" w:author="Regina Casanova" w:date="2018-06-25T12:42:00Z">
            <w:rPr>
              <w:del w:id="3663" w:author="Regina Casanova" w:date="2018-06-25T12:46:00Z"/>
            </w:rPr>
          </w:rPrChange>
        </w:rPr>
      </w:pPr>
      <w:bookmarkStart w:id="3664" w:name="_Toc520655317"/>
      <w:bookmarkStart w:id="3665" w:name="_Toc520655675"/>
      <w:bookmarkEnd w:id="3664"/>
      <w:bookmarkEnd w:id="3665"/>
      <w:commentRangeStart w:id="3666"/>
    </w:p>
    <w:p w14:paraId="49250F73" w14:textId="016B89A8" w:rsidR="00AD075D" w:rsidRPr="008D23C7" w:rsidDel="00154DB8" w:rsidRDefault="006746CC" w:rsidP="008D23C7">
      <w:pPr>
        <w:pStyle w:val="Ttulo3"/>
        <w:rPr>
          <w:del w:id="3667" w:author="Regina Casanova" w:date="2018-06-25T12:32:00Z"/>
        </w:rPr>
      </w:pPr>
      <w:del w:id="3668" w:author="Regina Casanova" w:date="2018-06-25T12:32:00Z">
        <w:r w:rsidRPr="008D23C7" w:rsidDel="00154DB8">
          <w:delText>Personal de SUSALUD</w:delText>
        </w:r>
        <w:bookmarkStart w:id="3669" w:name="_Toc520655318"/>
        <w:bookmarkStart w:id="3670" w:name="_Toc520655676"/>
        <w:bookmarkEnd w:id="3669"/>
        <w:bookmarkEnd w:id="3670"/>
      </w:del>
    </w:p>
    <w:p w14:paraId="678FA4BE" w14:textId="1EC78B76" w:rsidR="006746CC" w:rsidRPr="008D23C7" w:rsidDel="00154DB8" w:rsidRDefault="002B60A2" w:rsidP="008D23C7">
      <w:pPr>
        <w:pStyle w:val="Texto"/>
        <w:rPr>
          <w:del w:id="3671" w:author="Regina Casanova" w:date="2018-06-25T12:32:00Z"/>
        </w:rPr>
      </w:pPr>
      <w:del w:id="3672"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bookmarkStart w:id="3673" w:name="_Toc520655319"/>
        <w:bookmarkStart w:id="3674" w:name="_Toc520655677"/>
        <w:bookmarkEnd w:id="3673"/>
        <w:bookmarkEnd w:id="3674"/>
      </w:del>
    </w:p>
    <w:p w14:paraId="5388FA56" w14:textId="683DF067" w:rsidR="006746CC" w:rsidRPr="008D23C7" w:rsidDel="00154DB8" w:rsidRDefault="006746CC" w:rsidP="008D23C7">
      <w:pPr>
        <w:pStyle w:val="Cita"/>
        <w:rPr>
          <w:del w:id="3675" w:author="Regina Casanova" w:date="2018-06-25T12:32:00Z"/>
        </w:rPr>
      </w:pPr>
      <w:del w:id="3676" w:author="Regina Casanova" w:date="2018-06-25T12:32:00Z">
        <w:r w:rsidRPr="008D23C7" w:rsidDel="00154DB8">
          <w:delText>“…Para mí lo más importante de un reclamo es que te permita encontrar las causas del reclamo y por lo tanto eliminarlas.”</w:delText>
        </w:r>
        <w:bookmarkStart w:id="3677" w:name="_Toc520655320"/>
        <w:bookmarkStart w:id="3678" w:name="_Toc520655678"/>
        <w:bookmarkEnd w:id="3677"/>
        <w:bookmarkEnd w:id="3678"/>
      </w:del>
    </w:p>
    <w:p w14:paraId="02792B99" w14:textId="16670ECD" w:rsidR="006746CC" w:rsidRPr="008D23C7" w:rsidDel="00154DB8" w:rsidRDefault="006122C1" w:rsidP="008D23C7">
      <w:pPr>
        <w:pStyle w:val="Texto"/>
        <w:rPr>
          <w:del w:id="3679" w:author="Regina Casanova" w:date="2018-06-25T12:32:00Z"/>
        </w:rPr>
      </w:pPr>
      <w:del w:id="3680"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bookmarkStart w:id="3681" w:name="_Toc520655321"/>
        <w:bookmarkStart w:id="3682" w:name="_Toc520655679"/>
        <w:bookmarkEnd w:id="3681"/>
        <w:bookmarkEnd w:id="3682"/>
      </w:del>
    </w:p>
    <w:p w14:paraId="3C244CFC" w14:textId="7127FADC" w:rsidR="00BE774A" w:rsidRPr="008D23C7" w:rsidDel="00154DB8" w:rsidRDefault="00BE774A" w:rsidP="008D23C7">
      <w:pPr>
        <w:pStyle w:val="Texto"/>
        <w:rPr>
          <w:del w:id="3683" w:author="Regina Casanova" w:date="2018-06-25T12:32:00Z"/>
        </w:rPr>
      </w:pPr>
      <w:del w:id="3684"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bookmarkStart w:id="3685" w:name="_Toc520655322"/>
        <w:bookmarkStart w:id="3686" w:name="_Toc520655680"/>
        <w:bookmarkEnd w:id="3685"/>
        <w:bookmarkEnd w:id="3686"/>
      </w:del>
    </w:p>
    <w:p w14:paraId="57AA3F3B" w14:textId="27091AA6" w:rsidR="003200E4" w:rsidRPr="008D23C7" w:rsidDel="00154DB8" w:rsidRDefault="003200E4" w:rsidP="008D23C7">
      <w:pPr>
        <w:pStyle w:val="Cita"/>
        <w:rPr>
          <w:del w:id="3687" w:author="Regina Casanova" w:date="2018-06-25T12:32:00Z"/>
        </w:rPr>
      </w:pPr>
      <w:del w:id="3688"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bookmarkStart w:id="3689" w:name="_Toc520655323"/>
        <w:bookmarkStart w:id="3690" w:name="_Toc520655681"/>
        <w:bookmarkEnd w:id="3689"/>
        <w:bookmarkEnd w:id="3690"/>
      </w:del>
    </w:p>
    <w:p w14:paraId="302AF614" w14:textId="10A480F5" w:rsidR="006746CC" w:rsidRPr="008D23C7" w:rsidDel="00154DB8" w:rsidRDefault="0066763B" w:rsidP="008D23C7">
      <w:pPr>
        <w:pStyle w:val="Cita"/>
        <w:rPr>
          <w:del w:id="3691" w:author="Regina Casanova" w:date="2018-06-25T12:32:00Z"/>
        </w:rPr>
      </w:pPr>
      <w:del w:id="3692"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bookmarkStart w:id="3693" w:name="_Toc520655324"/>
        <w:bookmarkStart w:id="3694" w:name="_Toc520655682"/>
        <w:bookmarkEnd w:id="3693"/>
        <w:bookmarkEnd w:id="3694"/>
      </w:del>
    </w:p>
    <w:p w14:paraId="5A459C4D" w14:textId="4B2E97DD" w:rsidR="006746CC" w:rsidRPr="008D23C7" w:rsidDel="00154DB8" w:rsidRDefault="00BE774A" w:rsidP="008D23C7">
      <w:pPr>
        <w:pStyle w:val="Texto"/>
        <w:rPr>
          <w:del w:id="3695" w:author="Regina Casanova" w:date="2018-06-25T12:32:00Z"/>
        </w:rPr>
      </w:pPr>
      <w:del w:id="3696"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bookmarkStart w:id="3697" w:name="_Toc520655325"/>
        <w:bookmarkStart w:id="3698" w:name="_Toc520655683"/>
        <w:bookmarkEnd w:id="3697"/>
        <w:bookmarkEnd w:id="3698"/>
      </w:del>
    </w:p>
    <w:p w14:paraId="3ED77ED5" w14:textId="3A6ABD52" w:rsidR="00630088" w:rsidRPr="008D23C7" w:rsidDel="00154DB8" w:rsidRDefault="00007DC8" w:rsidP="008D23C7">
      <w:pPr>
        <w:pStyle w:val="Texto"/>
        <w:rPr>
          <w:del w:id="3699" w:author="Regina Casanova" w:date="2018-06-25T12:32:00Z"/>
        </w:rPr>
      </w:pPr>
      <w:del w:id="3700"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3701" w:author="Regina Casanova" w:date="2018-06-18T17:53:00Z">
        <w:r w:rsidRPr="00BA156B" w:rsidDel="00E94926">
          <w:delText>sistema</w:delText>
        </w:r>
      </w:del>
      <w:del w:id="3702"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3703" w:author="Regina Casanova" w:date="2018-06-18T17:53:00Z">
        <w:r w:rsidR="006746CC" w:rsidRPr="00BA156B" w:rsidDel="00E94926">
          <w:delText xml:space="preserve">sistema </w:delText>
        </w:r>
      </w:del>
      <w:del w:id="3704"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bookmarkStart w:id="3705" w:name="_Toc520655326"/>
        <w:bookmarkStart w:id="3706" w:name="_Toc520655684"/>
        <w:bookmarkEnd w:id="3705"/>
        <w:bookmarkEnd w:id="3706"/>
      </w:del>
    </w:p>
    <w:p w14:paraId="1089B81F" w14:textId="077931AA" w:rsidR="006746CC" w:rsidRPr="008D23C7" w:rsidDel="00154DB8" w:rsidRDefault="00630088" w:rsidP="008D23C7">
      <w:pPr>
        <w:pStyle w:val="Cita"/>
        <w:rPr>
          <w:del w:id="3707" w:author="Regina Casanova" w:date="2018-06-25T12:32:00Z"/>
        </w:rPr>
      </w:pPr>
      <w:del w:id="3708"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bookmarkStart w:id="3709" w:name="_Toc520655327"/>
        <w:bookmarkStart w:id="3710" w:name="_Toc520655685"/>
        <w:bookmarkEnd w:id="3709"/>
        <w:bookmarkEnd w:id="3710"/>
      </w:del>
    </w:p>
    <w:p w14:paraId="77C6EE91" w14:textId="50F2C3DA" w:rsidR="00630088" w:rsidRPr="008D23C7" w:rsidDel="00154DB8" w:rsidRDefault="006746CC" w:rsidP="008D23C7">
      <w:pPr>
        <w:pStyle w:val="Texto"/>
        <w:rPr>
          <w:del w:id="3711" w:author="Regina Casanova" w:date="2018-06-25T12:32:00Z"/>
        </w:rPr>
      </w:pPr>
      <w:del w:id="3712"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bookmarkStart w:id="3713" w:name="_Toc520655328"/>
        <w:bookmarkStart w:id="3714" w:name="_Toc520655686"/>
        <w:bookmarkEnd w:id="3713"/>
        <w:bookmarkEnd w:id="3714"/>
      </w:del>
    </w:p>
    <w:p w14:paraId="25BB2258" w14:textId="3C6926FC" w:rsidR="00630088" w:rsidRPr="008D23C7" w:rsidDel="00154DB8" w:rsidRDefault="00630088" w:rsidP="008D23C7">
      <w:pPr>
        <w:pStyle w:val="Cita"/>
        <w:rPr>
          <w:del w:id="3715" w:author="Regina Casanova" w:date="2018-06-25T12:32:00Z"/>
        </w:rPr>
      </w:pPr>
      <w:del w:id="3716"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bookmarkStart w:id="3717" w:name="_Toc520655329"/>
        <w:bookmarkStart w:id="3718" w:name="_Toc520655687"/>
        <w:bookmarkEnd w:id="3717"/>
        <w:bookmarkEnd w:id="3718"/>
      </w:del>
    </w:p>
    <w:p w14:paraId="7469AB9D" w14:textId="3A85615D" w:rsidR="006746CC" w:rsidRPr="008D23C7" w:rsidDel="00154DB8" w:rsidRDefault="0066763B" w:rsidP="008D23C7">
      <w:pPr>
        <w:pStyle w:val="Cita"/>
        <w:rPr>
          <w:del w:id="3719" w:author="Regina Casanova" w:date="2018-06-25T12:32:00Z"/>
        </w:rPr>
      </w:pPr>
      <w:del w:id="3720"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bookmarkStart w:id="3721" w:name="_Toc520655330"/>
        <w:bookmarkStart w:id="3722" w:name="_Toc520655688"/>
        <w:bookmarkEnd w:id="3721"/>
        <w:bookmarkEnd w:id="3722"/>
      </w:del>
    </w:p>
    <w:p w14:paraId="60DAD815" w14:textId="7C62BA54" w:rsidR="006746CC" w:rsidRPr="008D23C7" w:rsidDel="00154DB8" w:rsidRDefault="00007DC8" w:rsidP="008D23C7">
      <w:pPr>
        <w:pStyle w:val="Texto"/>
        <w:rPr>
          <w:del w:id="3723" w:author="Regina Casanova" w:date="2018-06-25T12:32:00Z"/>
        </w:rPr>
      </w:pPr>
      <w:del w:id="3724"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bookmarkStart w:id="3725" w:name="_Toc520655331"/>
        <w:bookmarkStart w:id="3726" w:name="_Toc520655689"/>
        <w:bookmarkEnd w:id="3725"/>
        <w:bookmarkEnd w:id="3726"/>
      </w:del>
    </w:p>
    <w:p w14:paraId="46A074B2" w14:textId="5D31B5D2" w:rsidR="00BE774A" w:rsidRPr="00BA156B" w:rsidDel="00154DB8" w:rsidRDefault="006746CC" w:rsidP="008D23C7">
      <w:pPr>
        <w:pStyle w:val="Texto"/>
        <w:rPr>
          <w:del w:id="3727" w:author="Regina Casanova" w:date="2018-06-25T12:32:00Z"/>
        </w:rPr>
      </w:pPr>
      <w:del w:id="3728"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bookmarkStart w:id="3729" w:name="_Toc520655332"/>
        <w:bookmarkStart w:id="3730" w:name="_Toc520655690"/>
        <w:bookmarkEnd w:id="3729"/>
        <w:bookmarkEnd w:id="3730"/>
      </w:del>
    </w:p>
    <w:p w14:paraId="4C60A423" w14:textId="1E4A0736" w:rsidR="006746CC" w:rsidRPr="008D23C7" w:rsidDel="00154DB8" w:rsidRDefault="00BE774A" w:rsidP="008D23C7">
      <w:pPr>
        <w:pStyle w:val="Cita"/>
        <w:rPr>
          <w:del w:id="3731" w:author="Regina Casanova" w:date="2018-06-25T12:32:00Z"/>
        </w:rPr>
      </w:pPr>
      <w:del w:id="3732" w:author="Regina Casanova" w:date="2018-06-25T12:32:00Z">
        <w:r w:rsidRPr="008D23C7" w:rsidDel="00154DB8">
          <w:delText>“Es un síntoma de que algo está mal, pero quieren evitarlo, no quieren verlo mucho menos encontrar las causas.”</w:delText>
        </w:r>
        <w:bookmarkStart w:id="3733" w:name="_Toc520655333"/>
        <w:bookmarkStart w:id="3734" w:name="_Toc520655691"/>
        <w:bookmarkEnd w:id="3733"/>
        <w:bookmarkEnd w:id="3734"/>
      </w:del>
    </w:p>
    <w:p w14:paraId="3285B971" w14:textId="6D651CB8" w:rsidR="00BE774A" w:rsidRPr="00BA156B" w:rsidDel="00154DB8" w:rsidRDefault="00BE774A" w:rsidP="008D23C7">
      <w:pPr>
        <w:pStyle w:val="Texto"/>
        <w:rPr>
          <w:del w:id="3735" w:author="Regina Casanova" w:date="2018-06-25T12:32:00Z"/>
        </w:rPr>
      </w:pPr>
      <w:del w:id="3736"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3737" w:author="Regina Casanova" w:date="2018-06-18T17:53:00Z">
        <w:r w:rsidR="00630088" w:rsidRPr="00BA156B" w:rsidDel="00E94926">
          <w:delText xml:space="preserve">sistema </w:delText>
        </w:r>
      </w:del>
      <w:del w:id="3738"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3739" w:author="Regina Casanova" w:date="2018-06-18T17:53:00Z">
        <w:r w:rsidR="006746CC" w:rsidRPr="00BA156B" w:rsidDel="00E94926">
          <w:delText xml:space="preserve">sistema </w:delText>
        </w:r>
      </w:del>
      <w:del w:id="3740"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3741" w:author="Regina Casanova" w:date="2018-06-18T17:53:00Z">
        <w:r w:rsidR="006746CC" w:rsidRPr="00BA156B" w:rsidDel="00E94926">
          <w:delText xml:space="preserve">sistema </w:delText>
        </w:r>
      </w:del>
      <w:del w:id="3742" w:author="Regina Casanova" w:date="2018-06-25T12:32:00Z">
        <w:r w:rsidR="006746CC" w:rsidRPr="00BA156B" w:rsidDel="00154DB8">
          <w:delText xml:space="preserve">planteado. </w:delText>
        </w:r>
        <w:bookmarkStart w:id="3743" w:name="_Toc520655334"/>
        <w:bookmarkStart w:id="3744" w:name="_Toc520655692"/>
        <w:bookmarkEnd w:id="3743"/>
        <w:bookmarkEnd w:id="3744"/>
      </w:del>
    </w:p>
    <w:p w14:paraId="4F27FF03" w14:textId="678A8AFD" w:rsidR="006746CC" w:rsidRPr="008D23C7" w:rsidDel="00154DB8" w:rsidRDefault="00BE774A" w:rsidP="008D23C7">
      <w:pPr>
        <w:pStyle w:val="Cita"/>
        <w:rPr>
          <w:del w:id="3745" w:author="Regina Casanova" w:date="2018-06-25T12:32:00Z"/>
        </w:rPr>
      </w:pPr>
      <w:del w:id="3746"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bookmarkStart w:id="3747" w:name="_Toc520655335"/>
        <w:bookmarkStart w:id="3748" w:name="_Toc520655693"/>
        <w:bookmarkEnd w:id="3747"/>
        <w:bookmarkEnd w:id="3748"/>
      </w:del>
    </w:p>
    <w:p w14:paraId="4C6F038F" w14:textId="3ADA3E54" w:rsidR="00CF177C" w:rsidRPr="008D23C7" w:rsidDel="00154DB8" w:rsidRDefault="003E4E3C" w:rsidP="008D23C7">
      <w:pPr>
        <w:pStyle w:val="Ttulo3"/>
        <w:rPr>
          <w:del w:id="3749" w:author="Regina Casanova" w:date="2018-06-25T12:32:00Z"/>
        </w:rPr>
      </w:pPr>
      <w:del w:id="3750" w:author="Regina Casanova" w:date="2018-06-25T12:32:00Z">
        <w:r w:rsidRPr="008D23C7" w:rsidDel="00154DB8">
          <w:delText>Gestores</w:delText>
        </w:r>
        <w:r w:rsidR="006746CC" w:rsidRPr="008D23C7" w:rsidDel="00154DB8">
          <w:delText xml:space="preserve"> de IPRESS</w:delText>
        </w:r>
        <w:bookmarkStart w:id="3751" w:name="_Toc520655336"/>
        <w:bookmarkStart w:id="3752" w:name="_Toc520655694"/>
        <w:bookmarkEnd w:id="3751"/>
        <w:bookmarkEnd w:id="3752"/>
      </w:del>
    </w:p>
    <w:p w14:paraId="59E86D40" w14:textId="6E7DEB7D" w:rsidR="000C417A" w:rsidRPr="00BA156B" w:rsidDel="00154DB8" w:rsidRDefault="00FC4E53" w:rsidP="008D23C7">
      <w:pPr>
        <w:pStyle w:val="Texto"/>
        <w:rPr>
          <w:del w:id="3753" w:author="Regina Casanova" w:date="2018-06-25T12:32:00Z"/>
        </w:rPr>
      </w:pPr>
      <w:del w:id="3754"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bookmarkStart w:id="3755" w:name="_Toc520655337"/>
        <w:bookmarkStart w:id="3756" w:name="_Toc520655695"/>
        <w:bookmarkEnd w:id="3755"/>
        <w:bookmarkEnd w:id="3756"/>
      </w:del>
    </w:p>
    <w:p w14:paraId="44B40418" w14:textId="5CC6FE77" w:rsidR="00FC4E53" w:rsidRPr="008D23C7" w:rsidDel="00154DB8" w:rsidRDefault="00341389" w:rsidP="008D23C7">
      <w:pPr>
        <w:pStyle w:val="Cita"/>
        <w:rPr>
          <w:del w:id="3757" w:author="Regina Casanova" w:date="2018-06-25T12:32:00Z"/>
        </w:rPr>
      </w:pPr>
      <w:del w:id="3758"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bookmarkStart w:id="3759" w:name="_Toc520655338"/>
        <w:bookmarkStart w:id="3760" w:name="_Toc520655696"/>
        <w:bookmarkEnd w:id="3759"/>
        <w:bookmarkEnd w:id="3760"/>
      </w:del>
    </w:p>
    <w:p w14:paraId="490DF060" w14:textId="763E67F9" w:rsidR="00FC4E53" w:rsidRPr="00BA156B" w:rsidDel="00154DB8" w:rsidRDefault="00FC4E53" w:rsidP="008D23C7">
      <w:pPr>
        <w:pStyle w:val="Texto"/>
        <w:rPr>
          <w:del w:id="3761" w:author="Regina Casanova" w:date="2018-06-25T12:32:00Z"/>
        </w:rPr>
      </w:pPr>
      <w:del w:id="3762"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bookmarkStart w:id="3763" w:name="_Toc520655339"/>
        <w:bookmarkStart w:id="3764" w:name="_Toc520655697"/>
        <w:bookmarkEnd w:id="3763"/>
        <w:bookmarkEnd w:id="3764"/>
      </w:del>
    </w:p>
    <w:p w14:paraId="36CB5CAE" w14:textId="7B52E051" w:rsidR="00FC4E53" w:rsidRPr="008D23C7" w:rsidDel="00154DB8" w:rsidRDefault="000C417A" w:rsidP="008D23C7">
      <w:pPr>
        <w:pStyle w:val="Cita"/>
        <w:rPr>
          <w:del w:id="3765" w:author="Regina Casanova" w:date="2018-06-25T12:32:00Z"/>
        </w:rPr>
      </w:pPr>
      <w:del w:id="3766"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bookmarkStart w:id="3767" w:name="_Toc520655340"/>
        <w:bookmarkStart w:id="3768" w:name="_Toc520655698"/>
        <w:bookmarkEnd w:id="3767"/>
        <w:bookmarkEnd w:id="3768"/>
      </w:del>
    </w:p>
    <w:p w14:paraId="32AF55D4" w14:textId="10F1143F" w:rsidR="00FC4E53" w:rsidRPr="00BA156B" w:rsidDel="00154DB8" w:rsidRDefault="00FC4E53" w:rsidP="008D23C7">
      <w:pPr>
        <w:pStyle w:val="Texto"/>
        <w:rPr>
          <w:del w:id="3769" w:author="Regina Casanova" w:date="2018-06-25T12:32:00Z"/>
        </w:rPr>
      </w:pPr>
      <w:del w:id="3770"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3771" w:author="Regina Casanova" w:date="2018-06-18T17:53:00Z">
        <w:r w:rsidR="00DE453E" w:rsidRPr="00BA156B" w:rsidDel="00E94926">
          <w:delText xml:space="preserve">sistema </w:delText>
        </w:r>
      </w:del>
      <w:del w:id="3772" w:author="Regina Casanova" w:date="2018-06-25T12:32:00Z">
        <w:r w:rsidR="00E87C58" w:rsidRPr="00BA156B" w:rsidDel="00154DB8">
          <w:delText xml:space="preserve">único que también </w:delText>
        </w:r>
      </w:del>
      <w:del w:id="3773" w:author="Regina Casanova" w:date="2018-06-18T15:30:00Z">
        <w:r w:rsidR="00E87C58" w:rsidRPr="00BA156B" w:rsidDel="00965288">
          <w:delText>permita</w:delText>
        </w:r>
      </w:del>
      <w:del w:id="3774"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bookmarkStart w:id="3775" w:name="_Toc520655341"/>
        <w:bookmarkStart w:id="3776" w:name="_Toc520655699"/>
        <w:bookmarkEnd w:id="3775"/>
        <w:bookmarkEnd w:id="3776"/>
      </w:del>
    </w:p>
    <w:p w14:paraId="0B7C7EF6" w14:textId="695E06FE" w:rsidR="00FC4E53" w:rsidRPr="008D23C7" w:rsidDel="00154DB8" w:rsidRDefault="00FC4E53" w:rsidP="008D23C7">
      <w:pPr>
        <w:pStyle w:val="Cita"/>
        <w:rPr>
          <w:del w:id="3777" w:author="Regina Casanova" w:date="2018-06-25T12:32:00Z"/>
        </w:rPr>
      </w:pPr>
      <w:del w:id="3778"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bookmarkStart w:id="3779" w:name="_Toc520655342"/>
        <w:bookmarkStart w:id="3780" w:name="_Toc520655700"/>
        <w:bookmarkEnd w:id="3779"/>
        <w:bookmarkEnd w:id="3780"/>
      </w:del>
    </w:p>
    <w:p w14:paraId="4511A823" w14:textId="0836C022" w:rsidR="00FC4E53" w:rsidRPr="008D23C7" w:rsidDel="00154DB8" w:rsidRDefault="00FC4E53" w:rsidP="008D23C7">
      <w:pPr>
        <w:pStyle w:val="Texto"/>
        <w:rPr>
          <w:del w:id="3781" w:author="Regina Casanova" w:date="2018-06-25T12:32:00Z"/>
        </w:rPr>
      </w:pPr>
      <w:del w:id="3782"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bookmarkStart w:id="3783" w:name="_Toc520655343"/>
        <w:bookmarkStart w:id="3784" w:name="_Toc520655701"/>
        <w:bookmarkEnd w:id="3783"/>
        <w:bookmarkEnd w:id="3784"/>
      </w:del>
    </w:p>
    <w:p w14:paraId="516C1072" w14:textId="756B2984" w:rsidR="000C417A" w:rsidRPr="00BA156B" w:rsidDel="00154DB8" w:rsidRDefault="00FC4E53" w:rsidP="008D23C7">
      <w:pPr>
        <w:pStyle w:val="Texto"/>
        <w:rPr>
          <w:del w:id="3785" w:author="Regina Casanova" w:date="2018-06-25T12:32:00Z"/>
        </w:rPr>
      </w:pPr>
      <w:del w:id="3786"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bookmarkStart w:id="3787" w:name="_Toc520655344"/>
        <w:bookmarkStart w:id="3788" w:name="_Toc520655702"/>
        <w:bookmarkEnd w:id="3787"/>
        <w:bookmarkEnd w:id="3788"/>
      </w:del>
    </w:p>
    <w:p w14:paraId="0A9203E1" w14:textId="5FD22EF6" w:rsidR="00341389" w:rsidRPr="008D23C7" w:rsidDel="00154DB8" w:rsidRDefault="000C417A" w:rsidP="008D23C7">
      <w:pPr>
        <w:pStyle w:val="Cita"/>
        <w:rPr>
          <w:del w:id="3789" w:author="Regina Casanova" w:date="2018-06-25T12:32:00Z"/>
        </w:rPr>
      </w:pPr>
      <w:del w:id="3790"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bookmarkStart w:id="3791" w:name="_Toc520655345"/>
        <w:bookmarkStart w:id="3792" w:name="_Toc520655703"/>
        <w:bookmarkEnd w:id="3791"/>
        <w:bookmarkEnd w:id="3792"/>
      </w:del>
    </w:p>
    <w:p w14:paraId="1EAB72C8" w14:textId="6B6E55AF" w:rsidR="00FC4E53" w:rsidRPr="008D23C7" w:rsidDel="00154DB8" w:rsidRDefault="00341389" w:rsidP="008D23C7">
      <w:pPr>
        <w:pStyle w:val="Cita"/>
        <w:rPr>
          <w:del w:id="3793" w:author="Regina Casanova" w:date="2018-06-25T12:32:00Z"/>
        </w:rPr>
      </w:pPr>
      <w:del w:id="3794"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bookmarkStart w:id="3795" w:name="_Toc520655346"/>
        <w:bookmarkStart w:id="3796" w:name="_Toc520655704"/>
        <w:bookmarkEnd w:id="3795"/>
        <w:bookmarkEnd w:id="3796"/>
      </w:del>
    </w:p>
    <w:p w14:paraId="325F244B" w14:textId="03D91313" w:rsidR="00FC4E53" w:rsidRPr="00BA156B" w:rsidDel="00154DB8" w:rsidRDefault="00FC4E53" w:rsidP="008D23C7">
      <w:pPr>
        <w:pStyle w:val="Texto"/>
        <w:rPr>
          <w:del w:id="3797" w:author="Regina Casanova" w:date="2018-06-25T12:32:00Z"/>
        </w:rPr>
      </w:pPr>
      <w:del w:id="3798"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bookmarkStart w:id="3799" w:name="_Toc520655347"/>
        <w:bookmarkStart w:id="3800" w:name="_Toc520655705"/>
        <w:bookmarkEnd w:id="3799"/>
        <w:bookmarkEnd w:id="3800"/>
      </w:del>
    </w:p>
    <w:p w14:paraId="07002F96" w14:textId="16933385" w:rsidR="00FC4E53" w:rsidRPr="008D23C7" w:rsidDel="00154DB8" w:rsidRDefault="00341389" w:rsidP="008D23C7">
      <w:pPr>
        <w:pStyle w:val="Cita"/>
        <w:rPr>
          <w:del w:id="3801" w:author="Regina Casanova" w:date="2018-06-25T12:32:00Z"/>
        </w:rPr>
      </w:pPr>
      <w:del w:id="3802"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bookmarkStart w:id="3803" w:name="_Toc520655348"/>
        <w:bookmarkStart w:id="3804" w:name="_Toc520655706"/>
        <w:bookmarkEnd w:id="3803"/>
        <w:bookmarkEnd w:id="3804"/>
      </w:del>
    </w:p>
    <w:p w14:paraId="2D2E34E8" w14:textId="4B096A83" w:rsidR="000C417A" w:rsidRPr="00BA156B" w:rsidDel="00154DB8" w:rsidRDefault="00FC4E53" w:rsidP="008D23C7">
      <w:pPr>
        <w:pStyle w:val="Texto"/>
        <w:rPr>
          <w:del w:id="3805" w:author="Regina Casanova" w:date="2018-06-25T12:32:00Z"/>
        </w:rPr>
      </w:pPr>
      <w:del w:id="3806"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bookmarkStart w:id="3807" w:name="_Toc520655349"/>
        <w:bookmarkStart w:id="3808" w:name="_Toc520655707"/>
        <w:bookmarkEnd w:id="3807"/>
        <w:bookmarkEnd w:id="3808"/>
      </w:del>
    </w:p>
    <w:p w14:paraId="60B07096" w14:textId="2F260A0D" w:rsidR="00FC4E53" w:rsidRPr="008D23C7" w:rsidDel="00154DB8" w:rsidRDefault="000C417A" w:rsidP="008D23C7">
      <w:pPr>
        <w:pStyle w:val="Cita"/>
        <w:rPr>
          <w:del w:id="3809" w:author="Regina Casanova" w:date="2018-06-25T12:32:00Z"/>
        </w:rPr>
      </w:pPr>
      <w:del w:id="3810"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bookmarkStart w:id="3811" w:name="_Toc520655350"/>
        <w:bookmarkStart w:id="3812" w:name="_Toc520655708"/>
        <w:bookmarkEnd w:id="3811"/>
        <w:bookmarkEnd w:id="3812"/>
      </w:del>
    </w:p>
    <w:p w14:paraId="743FCFCC" w14:textId="2D8C8FB7" w:rsidR="00FC4E53" w:rsidRPr="008D23C7" w:rsidDel="00154DB8" w:rsidRDefault="00FC4E53" w:rsidP="008D23C7">
      <w:pPr>
        <w:pStyle w:val="Texto"/>
        <w:rPr>
          <w:del w:id="3813" w:author="Regina Casanova" w:date="2018-06-25T12:32:00Z"/>
        </w:rPr>
      </w:pPr>
      <w:del w:id="3814" w:author="Regina Casanova" w:date="2018-06-25T12:32:00Z">
        <w:r w:rsidRPr="00BA156B" w:rsidDel="00154DB8">
          <w:delText>Finalmente, los gestores resaltaron que la herramienta informática planteada podría ser de una gran ayuda para manejar la información contenida dentro de los reclamos.</w:delText>
        </w:r>
        <w:bookmarkStart w:id="3815" w:name="_Toc520655351"/>
        <w:bookmarkStart w:id="3816" w:name="_Toc520655709"/>
        <w:bookmarkEnd w:id="3815"/>
        <w:bookmarkEnd w:id="3816"/>
      </w:del>
    </w:p>
    <w:p w14:paraId="4F13AED5" w14:textId="6C257E0D" w:rsidR="00E77F1B" w:rsidRPr="008D23C7" w:rsidDel="00154DB8" w:rsidRDefault="006746CC" w:rsidP="008D23C7">
      <w:pPr>
        <w:pStyle w:val="Ttulo3"/>
        <w:rPr>
          <w:del w:id="3817" w:author="Regina Casanova" w:date="2018-06-25T12:32:00Z"/>
        </w:rPr>
      </w:pPr>
      <w:del w:id="3818" w:author="Regina Casanova" w:date="2018-06-25T12:32:00Z">
        <w:r w:rsidRPr="008D23C7" w:rsidDel="00154DB8">
          <w:delText>Ciudadanos</w:delText>
        </w:r>
        <w:bookmarkStart w:id="3819" w:name="_Toc520655352"/>
        <w:bookmarkStart w:id="3820" w:name="_Toc520655710"/>
        <w:bookmarkEnd w:id="3819"/>
        <w:bookmarkEnd w:id="3820"/>
      </w:del>
    </w:p>
    <w:p w14:paraId="1135515C" w14:textId="1AD6B352" w:rsidR="00E77F1B" w:rsidRPr="008D23C7" w:rsidDel="00154DB8" w:rsidRDefault="00E77F1B" w:rsidP="008D23C7">
      <w:pPr>
        <w:pStyle w:val="Texto"/>
        <w:rPr>
          <w:del w:id="3821" w:author="Regina Casanova" w:date="2018-06-25T12:32:00Z"/>
        </w:rPr>
      </w:pPr>
      <w:del w:id="3822"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bookmarkStart w:id="3823" w:name="_Toc520655353"/>
        <w:bookmarkStart w:id="3824" w:name="_Toc520655711"/>
        <w:bookmarkEnd w:id="3823"/>
        <w:bookmarkEnd w:id="3824"/>
      </w:del>
    </w:p>
    <w:p w14:paraId="457F0339" w14:textId="0BD5A7EA" w:rsidR="00E77F1B" w:rsidRPr="00BA156B" w:rsidDel="00154DB8" w:rsidRDefault="005912AE" w:rsidP="008D23C7">
      <w:pPr>
        <w:pStyle w:val="Texto"/>
        <w:rPr>
          <w:del w:id="3825" w:author="Regina Casanova" w:date="2018-06-25T12:32:00Z"/>
        </w:rPr>
      </w:pPr>
      <w:del w:id="3826"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bookmarkStart w:id="3827" w:name="_Toc520655354"/>
        <w:bookmarkStart w:id="3828" w:name="_Toc520655712"/>
        <w:bookmarkEnd w:id="3827"/>
        <w:bookmarkEnd w:id="3828"/>
      </w:del>
    </w:p>
    <w:p w14:paraId="32BACF81" w14:textId="4202765E" w:rsidR="00E77F1B" w:rsidRPr="008D23C7" w:rsidDel="00154DB8" w:rsidRDefault="00954D43" w:rsidP="008D23C7">
      <w:pPr>
        <w:pStyle w:val="Cita"/>
        <w:rPr>
          <w:del w:id="3829" w:author="Regina Casanova" w:date="2018-06-25T12:32:00Z"/>
        </w:rPr>
      </w:pPr>
      <w:del w:id="3830"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bookmarkStart w:id="3831" w:name="_Toc520655355"/>
        <w:bookmarkStart w:id="3832" w:name="_Toc520655713"/>
        <w:bookmarkEnd w:id="3831"/>
        <w:bookmarkEnd w:id="3832"/>
      </w:del>
    </w:p>
    <w:p w14:paraId="6D292830" w14:textId="4F10B0E5" w:rsidR="00E77F1B" w:rsidRPr="008D23C7" w:rsidDel="00154DB8" w:rsidRDefault="00E77F1B" w:rsidP="008D23C7">
      <w:pPr>
        <w:pStyle w:val="Texto"/>
        <w:rPr>
          <w:del w:id="3833" w:author="Regina Casanova" w:date="2018-06-25T12:32:00Z"/>
        </w:rPr>
      </w:pPr>
      <w:del w:id="3834"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bookmarkStart w:id="3835" w:name="_Toc520655356"/>
        <w:bookmarkStart w:id="3836" w:name="_Toc520655714"/>
        <w:bookmarkEnd w:id="3835"/>
        <w:bookmarkEnd w:id="3836"/>
      </w:del>
    </w:p>
    <w:p w14:paraId="5EF7BD4F" w14:textId="08A88268" w:rsidR="00E77F1B" w:rsidRPr="00BA156B" w:rsidDel="00154DB8" w:rsidRDefault="00E77F1B" w:rsidP="008D23C7">
      <w:pPr>
        <w:pStyle w:val="Texto"/>
        <w:rPr>
          <w:del w:id="3837" w:author="Regina Casanova" w:date="2018-06-25T12:32:00Z"/>
        </w:rPr>
      </w:pPr>
      <w:del w:id="3838"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bookmarkStart w:id="3839" w:name="_Toc520655357"/>
        <w:bookmarkStart w:id="3840" w:name="_Toc520655715"/>
        <w:bookmarkEnd w:id="3839"/>
        <w:bookmarkEnd w:id="3840"/>
      </w:del>
    </w:p>
    <w:p w14:paraId="1B39A749" w14:textId="4EF23021" w:rsidR="0033734E" w:rsidRPr="008D23C7" w:rsidDel="00154DB8" w:rsidRDefault="0015501B" w:rsidP="008D23C7">
      <w:pPr>
        <w:pStyle w:val="Cita"/>
        <w:rPr>
          <w:del w:id="3841" w:author="Regina Casanova" w:date="2018-06-25T12:32:00Z"/>
        </w:rPr>
      </w:pPr>
      <w:del w:id="3842"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bookmarkStart w:id="3843" w:name="_Toc520655358"/>
        <w:bookmarkStart w:id="3844" w:name="_Toc520655716"/>
        <w:bookmarkEnd w:id="3843"/>
        <w:bookmarkEnd w:id="3844"/>
      </w:del>
    </w:p>
    <w:p w14:paraId="7F8D12AA" w14:textId="2146CE25" w:rsidR="00E77F1B" w:rsidRPr="008D23C7" w:rsidDel="00154DB8" w:rsidRDefault="00E77F1B" w:rsidP="008D23C7">
      <w:pPr>
        <w:pStyle w:val="Texto"/>
        <w:rPr>
          <w:del w:id="3845" w:author="Regina Casanova" w:date="2018-06-25T12:32:00Z"/>
        </w:rPr>
      </w:pPr>
      <w:del w:id="3846"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bookmarkStart w:id="3847" w:name="_Toc520655359"/>
        <w:bookmarkStart w:id="3848" w:name="_Toc520655717"/>
        <w:bookmarkEnd w:id="3847"/>
        <w:bookmarkEnd w:id="3848"/>
      </w:del>
    </w:p>
    <w:p w14:paraId="6A0630E7" w14:textId="6D81544C" w:rsidR="00E77F1B" w:rsidRPr="008D23C7" w:rsidDel="00154DB8" w:rsidRDefault="00E77F1B" w:rsidP="008D23C7">
      <w:pPr>
        <w:pStyle w:val="Texto"/>
        <w:rPr>
          <w:del w:id="3849" w:author="Regina Casanova" w:date="2018-06-25T12:32:00Z"/>
        </w:rPr>
      </w:pPr>
      <w:del w:id="3850"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bookmarkStart w:id="3851" w:name="_Toc520655360"/>
        <w:bookmarkStart w:id="3852" w:name="_Toc520655718"/>
        <w:bookmarkEnd w:id="3851"/>
        <w:bookmarkEnd w:id="3852"/>
      </w:del>
    </w:p>
    <w:p w14:paraId="0A8EFCF7" w14:textId="4BFF6C3B" w:rsidR="00E77F1B" w:rsidRPr="00BA156B" w:rsidDel="00154DB8" w:rsidRDefault="00E77F1B" w:rsidP="008D23C7">
      <w:pPr>
        <w:pStyle w:val="Texto"/>
        <w:rPr>
          <w:del w:id="3853" w:author="Regina Casanova" w:date="2018-06-25T12:32:00Z"/>
        </w:rPr>
      </w:pPr>
      <w:del w:id="3854"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bookmarkStart w:id="3855" w:name="_Toc520655361"/>
        <w:bookmarkStart w:id="3856" w:name="_Toc520655719"/>
        <w:bookmarkEnd w:id="3855"/>
        <w:bookmarkEnd w:id="3856"/>
      </w:del>
    </w:p>
    <w:p w14:paraId="2A8B4A8D" w14:textId="404E6A5B" w:rsidR="0033734E" w:rsidRPr="008D23C7" w:rsidDel="00154DB8" w:rsidRDefault="0033734E" w:rsidP="008D23C7">
      <w:pPr>
        <w:pStyle w:val="Cita"/>
        <w:rPr>
          <w:del w:id="3857" w:author="Regina Casanova" w:date="2018-06-25T12:32:00Z"/>
        </w:rPr>
      </w:pPr>
      <w:del w:id="3858"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bookmarkStart w:id="3859" w:name="_Toc520655362"/>
        <w:bookmarkStart w:id="3860" w:name="_Toc520655720"/>
        <w:bookmarkEnd w:id="3859"/>
        <w:bookmarkEnd w:id="3860"/>
      </w:del>
    </w:p>
    <w:p w14:paraId="7249FBC5" w14:textId="56A92804" w:rsidR="00946A0E" w:rsidRPr="008D23C7" w:rsidDel="00154DB8" w:rsidRDefault="00946A0E" w:rsidP="008D23C7">
      <w:pPr>
        <w:pStyle w:val="Texto"/>
        <w:rPr>
          <w:del w:id="3861" w:author="Regina Casanova" w:date="2018-06-25T12:32:00Z"/>
        </w:rPr>
      </w:pPr>
      <w:del w:id="3862"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3863" w:author="Regina Casanova" w:date="2018-06-18T17:53:00Z">
        <w:r w:rsidRPr="00BA156B" w:rsidDel="00E94926">
          <w:delText xml:space="preserve">sistema </w:delText>
        </w:r>
      </w:del>
      <w:del w:id="3864" w:author="Regina Casanova" w:date="2018-06-25T12:32:00Z">
        <w:r w:rsidRPr="00BA156B" w:rsidDel="00154DB8">
          <w:delText>tenga la importancia debida y ayude a mostrar mejoras dentro de</w:delText>
        </w:r>
      </w:del>
      <w:del w:id="3865" w:author="Regina Casanova" w:date="2018-06-18T16:43:00Z">
        <w:r w:rsidRPr="00BA156B" w:rsidDel="00EF06FE">
          <w:delText>l sistema de salud</w:delText>
        </w:r>
      </w:del>
      <w:del w:id="3866" w:author="Regina Casanova" w:date="2018-06-25T12:32:00Z">
        <w:r w:rsidRPr="00BA156B" w:rsidDel="00154DB8">
          <w:delText xml:space="preserve">; es por ello que consideraron que es necesario que el ciudadano se identifique con algún documento de identidad. </w:delText>
        </w:r>
        <w:bookmarkStart w:id="3867" w:name="_Toc520655363"/>
        <w:bookmarkStart w:id="3868" w:name="_Toc520655721"/>
        <w:bookmarkEnd w:id="3867"/>
        <w:bookmarkEnd w:id="3868"/>
      </w:del>
    </w:p>
    <w:p w14:paraId="1B4CA782" w14:textId="378FADF0" w:rsidR="00946A0E" w:rsidRPr="008D23C7" w:rsidDel="00154DB8" w:rsidRDefault="00946A0E" w:rsidP="008D23C7">
      <w:pPr>
        <w:pStyle w:val="Cita"/>
        <w:rPr>
          <w:del w:id="3869" w:author="Regina Casanova" w:date="2018-06-25T12:32:00Z"/>
        </w:rPr>
      </w:pPr>
      <w:del w:id="3870"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bookmarkStart w:id="3871" w:name="_Toc520655364"/>
        <w:bookmarkStart w:id="3872" w:name="_Toc520655722"/>
        <w:bookmarkEnd w:id="3871"/>
        <w:bookmarkEnd w:id="3872"/>
      </w:del>
    </w:p>
    <w:p w14:paraId="5FD575A4" w14:textId="23EB2CDD" w:rsidR="00946A0E" w:rsidRPr="008D23C7" w:rsidDel="00154DB8" w:rsidRDefault="00946A0E" w:rsidP="008D23C7">
      <w:pPr>
        <w:pStyle w:val="Texto"/>
        <w:rPr>
          <w:del w:id="3873" w:author="Regina Casanova" w:date="2018-06-25T12:32:00Z"/>
        </w:rPr>
      </w:pPr>
      <w:del w:id="3874"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3875" w:author="Regina Casanova" w:date="2018-06-18T17:53:00Z">
        <w:r w:rsidRPr="00BA156B" w:rsidDel="00E94926">
          <w:delText>sistema</w:delText>
        </w:r>
      </w:del>
      <w:del w:id="3876"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3877" w:author="Regina Casanova" w:date="2018-06-18T17:53:00Z">
        <w:r w:rsidRPr="00BA156B" w:rsidDel="00E94926">
          <w:delText>sistema</w:delText>
        </w:r>
      </w:del>
      <w:del w:id="3878" w:author="Regina Casanova" w:date="2018-06-25T12:32:00Z">
        <w:r w:rsidRPr="00BA156B" w:rsidDel="00154DB8">
          <w:delText xml:space="preserve"> y sugirieron que debería mostrarse aspectos positivos resaltados por los ciudadanos. </w:delText>
        </w:r>
        <w:bookmarkStart w:id="3879" w:name="_Toc520655365"/>
        <w:bookmarkStart w:id="3880" w:name="_Toc520655723"/>
        <w:bookmarkEnd w:id="3879"/>
        <w:bookmarkEnd w:id="3880"/>
      </w:del>
    </w:p>
    <w:p w14:paraId="2B32DEA0" w14:textId="34135ACC" w:rsidR="00717F0C" w:rsidRPr="008D23C7" w:rsidDel="00154DB8" w:rsidRDefault="00E77F1B" w:rsidP="008D23C7">
      <w:pPr>
        <w:pStyle w:val="Texto"/>
        <w:rPr>
          <w:del w:id="3881" w:author="Regina Casanova" w:date="2018-06-25T12:32:00Z"/>
        </w:rPr>
      </w:pPr>
      <w:del w:id="3882"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bookmarkStart w:id="3883" w:name="_Toc520655366"/>
        <w:bookmarkStart w:id="3884" w:name="_Toc520655724"/>
        <w:bookmarkEnd w:id="3883"/>
        <w:bookmarkEnd w:id="3884"/>
      </w:del>
    </w:p>
    <w:p w14:paraId="06FD69F6" w14:textId="7B92FDF1" w:rsidR="008C4674" w:rsidRPr="008D23C7" w:rsidDel="00154DB8" w:rsidRDefault="00717F0C" w:rsidP="008D23C7">
      <w:pPr>
        <w:pStyle w:val="Texto"/>
        <w:rPr>
          <w:del w:id="3885" w:author="Regina Casanova" w:date="2018-06-25T12:32:00Z"/>
        </w:rPr>
      </w:pPr>
      <w:del w:id="3886" w:author="Regina Casanova" w:date="2018-06-25T12:32:00Z">
        <w:r w:rsidRPr="00BA156B" w:rsidDel="00154DB8">
          <w:delText xml:space="preserve">Los entrevistados aceptaron sin problemas de que se utilice el término ‘Solicitudes’ en lugar del término ‘Reclamos’ para el nombre del </w:delText>
        </w:r>
      </w:del>
      <w:del w:id="3887" w:author="Regina Casanova" w:date="2018-06-18T17:53:00Z">
        <w:r w:rsidRPr="00BA156B" w:rsidDel="00E94926">
          <w:delText>sistema</w:delText>
        </w:r>
      </w:del>
      <w:del w:id="3888"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bookmarkStart w:id="3889" w:name="_Toc520655367"/>
        <w:bookmarkStart w:id="3890" w:name="_Toc520655725"/>
        <w:bookmarkEnd w:id="3889"/>
        <w:bookmarkEnd w:id="3890"/>
      </w:del>
    </w:p>
    <w:p w14:paraId="42D6BD7C" w14:textId="40934804" w:rsidR="00A0375B" w:rsidRPr="008D23C7" w:rsidRDefault="00A0375B" w:rsidP="008D23C7">
      <w:pPr>
        <w:pStyle w:val="Ttulo3"/>
      </w:pPr>
      <w:bookmarkStart w:id="3891" w:name="_Toc520655726"/>
      <w:r w:rsidRPr="008D23C7">
        <w:t>Tabla</w:t>
      </w:r>
      <w:ins w:id="3892" w:author="Regina Casanova" w:date="2018-06-18T16:35:00Z">
        <w:r w:rsidR="005C0CEB">
          <w:t>s</w:t>
        </w:r>
      </w:ins>
      <w:r w:rsidRPr="008D23C7">
        <w:t xml:space="preserve"> de hallazgos resaltantes</w:t>
      </w:r>
      <w:r w:rsidR="001C33EF" w:rsidRPr="008D23C7">
        <w:t xml:space="preserve"> </w:t>
      </w:r>
      <w:commentRangeEnd w:id="3666"/>
      <w:r w:rsidR="000C3480">
        <w:rPr>
          <w:rStyle w:val="Refdecomentario"/>
          <w:rFonts w:eastAsiaTheme="minorHAnsi" w:cstheme="minorBidi"/>
          <w:color w:val="auto"/>
          <w:lang w:val="es-ES_tradnl"/>
        </w:rPr>
        <w:commentReference w:id="3666"/>
      </w:r>
      <w:bookmarkEnd w:id="3891"/>
    </w:p>
    <w:p w14:paraId="28DFFC51" w14:textId="41C5B551" w:rsidR="00EA0533" w:rsidRDefault="00A0375B" w:rsidP="008D23C7">
      <w:pPr>
        <w:pStyle w:val="Texto"/>
        <w:rPr>
          <w:ins w:id="3893" w:author="Regina Casanova" w:date="2018-06-18T15:41:00Z"/>
        </w:rPr>
      </w:pPr>
      <w:r w:rsidRPr="00BA156B">
        <w:t>Luego de realizar el análisis por tipo de usuario, se resumieron los hallazgos más resaltantes en la siguiente tabla.</w:t>
      </w:r>
    </w:p>
    <w:p w14:paraId="4AE4DE8F" w14:textId="19850C4D" w:rsidR="00F46AAA" w:rsidRDefault="00F46AAA">
      <w:pPr>
        <w:pStyle w:val="Ttulo4"/>
        <w:numPr>
          <w:ilvl w:val="0"/>
          <w:numId w:val="45"/>
        </w:numPr>
        <w:rPr>
          <w:ins w:id="3894" w:author="Regina Casanova" w:date="2018-06-18T15:42:00Z"/>
        </w:rPr>
        <w:pPrChange w:id="3895" w:author="Regina Casanova" w:date="2018-06-18T16:36:00Z">
          <w:pPr>
            <w:pStyle w:val="Texto"/>
          </w:pPr>
        </w:pPrChange>
      </w:pPr>
      <w:ins w:id="3896" w:author="Regina Casanova" w:date="2018-06-18T15:42:00Z">
        <w:r>
          <w:t xml:space="preserve">Objetivos a cumplir dentro del </w:t>
        </w:r>
      </w:ins>
      <w:ins w:id="3897" w:author="Regina Casanova" w:date="2018-07-29T19:16:00Z">
        <w:r w:rsidR="00F95B03">
          <w:t>aplicativo informático</w:t>
        </w:r>
      </w:ins>
      <w:ins w:id="3898" w:author="Regina Casanova" w:date="2018-06-18T15:42:00Z">
        <w:r>
          <w:t>:</w:t>
        </w:r>
      </w:ins>
    </w:p>
    <w:tbl>
      <w:tblPr>
        <w:tblStyle w:val="Tablaconcuadrcula"/>
        <w:tblW w:w="0" w:type="auto"/>
        <w:tblLook w:val="04A0" w:firstRow="1" w:lastRow="0" w:firstColumn="1" w:lastColumn="0" w:noHBand="0" w:noVBand="1"/>
        <w:tblPrChange w:id="3899"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3900">
          <w:tblGrid>
            <w:gridCol w:w="3960"/>
            <w:gridCol w:w="3961"/>
          </w:tblGrid>
        </w:tblGridChange>
      </w:tblGrid>
      <w:tr w:rsidR="00F46AAA" w14:paraId="44A45321" w14:textId="77777777" w:rsidTr="000C3480">
        <w:trPr>
          <w:trHeight w:val="456"/>
          <w:ins w:id="3901" w:author="Regina Casanova" w:date="2018-06-18T15:42:00Z"/>
          <w:trPrChange w:id="3902" w:author="Luis Fernando Llanos Zavalaga" w:date="2018-07-10T15:45:00Z">
            <w:trPr>
              <w:trHeight w:val="456"/>
            </w:trPr>
          </w:trPrChange>
        </w:trPr>
        <w:tc>
          <w:tcPr>
            <w:tcW w:w="2547" w:type="dxa"/>
            <w:vMerge w:val="restart"/>
            <w:tcPrChange w:id="3903" w:author="Luis Fernando Llanos Zavalaga" w:date="2018-07-10T15:45:00Z">
              <w:tcPr>
                <w:tcW w:w="3960" w:type="dxa"/>
                <w:vMerge w:val="restart"/>
              </w:tcPr>
            </w:tcPrChange>
          </w:tcPr>
          <w:p w14:paraId="4075B9D9" w14:textId="7FA9ADAF" w:rsidR="00F46AAA" w:rsidRDefault="00F46AAA" w:rsidP="008D23C7">
            <w:pPr>
              <w:pStyle w:val="Texto"/>
              <w:rPr>
                <w:ins w:id="3904" w:author="Regina Casanova" w:date="2018-06-18T15:42:00Z"/>
              </w:rPr>
            </w:pPr>
            <w:ins w:id="3905" w:author="Regina Casanova" w:date="2018-06-18T15:42:00Z">
              <w:r>
                <w:t>Personal de SUSALUD</w:t>
              </w:r>
            </w:ins>
          </w:p>
        </w:tc>
        <w:tc>
          <w:tcPr>
            <w:tcW w:w="5374" w:type="dxa"/>
            <w:tcPrChange w:id="3906" w:author="Luis Fernando Llanos Zavalaga" w:date="2018-07-10T15:45:00Z">
              <w:tcPr>
                <w:tcW w:w="3961" w:type="dxa"/>
              </w:tcPr>
            </w:tcPrChange>
          </w:tcPr>
          <w:p w14:paraId="7F679AA3" w14:textId="4301A913" w:rsidR="00F46AAA" w:rsidRDefault="00F46AAA" w:rsidP="00F46AAA">
            <w:pPr>
              <w:pStyle w:val="Texto"/>
              <w:rPr>
                <w:ins w:id="3907" w:author="Regina Casanova" w:date="2018-06-18T15:42:00Z"/>
              </w:rPr>
            </w:pPr>
            <w:ins w:id="3908" w:author="Regina Casanova" w:date="2018-06-18T15:44:00Z">
              <w:r>
                <w:t>Difundir la cultura de derechos en salud del ciudadano.</w:t>
              </w:r>
            </w:ins>
          </w:p>
        </w:tc>
      </w:tr>
      <w:tr w:rsidR="00F46AAA" w14:paraId="5CD5271F" w14:textId="77777777" w:rsidTr="000C3480">
        <w:trPr>
          <w:trHeight w:val="561"/>
          <w:trPrChange w:id="3909" w:author="Luis Fernando Llanos Zavalaga" w:date="2018-07-10T15:45:00Z">
            <w:trPr>
              <w:trHeight w:val="561"/>
            </w:trPr>
          </w:trPrChange>
        </w:trPr>
        <w:tc>
          <w:tcPr>
            <w:tcW w:w="2547" w:type="dxa"/>
            <w:vMerge/>
            <w:tcPrChange w:id="3910" w:author="Luis Fernando Llanos Zavalaga" w:date="2018-07-10T15:45:00Z">
              <w:tcPr>
                <w:tcW w:w="3960" w:type="dxa"/>
                <w:vMerge/>
              </w:tcPr>
            </w:tcPrChange>
          </w:tcPr>
          <w:p w14:paraId="53989188" w14:textId="77777777" w:rsidR="00F46AAA" w:rsidRDefault="00F46AAA" w:rsidP="008D23C7">
            <w:pPr>
              <w:pStyle w:val="Texto"/>
            </w:pPr>
          </w:p>
        </w:tc>
        <w:tc>
          <w:tcPr>
            <w:tcW w:w="5374" w:type="dxa"/>
            <w:tcPrChange w:id="3911" w:author="Luis Fernando Llanos Zavalaga" w:date="2018-07-10T15:45:00Z">
              <w:tcPr>
                <w:tcW w:w="3961" w:type="dxa"/>
              </w:tcPr>
            </w:tcPrChange>
          </w:tcPr>
          <w:p w14:paraId="1F13FCC7" w14:textId="41185F43" w:rsidR="00F46AAA" w:rsidRDefault="00F46AAA" w:rsidP="00F46AAA">
            <w:pPr>
              <w:pStyle w:val="Texto"/>
            </w:pPr>
            <w:ins w:id="3912" w:author="Regina Casanova" w:date="2018-06-18T15:44:00Z">
              <w:r w:rsidRPr="00BA156B">
                <w:t>Desmitificar el reclamo</w:t>
              </w:r>
              <w:r>
                <w:t>.</w:t>
              </w:r>
            </w:ins>
          </w:p>
        </w:tc>
      </w:tr>
      <w:tr w:rsidR="00F46AAA" w14:paraId="39EB602B" w14:textId="77777777" w:rsidTr="000C3480">
        <w:trPr>
          <w:trHeight w:val="486"/>
          <w:trPrChange w:id="3913" w:author="Luis Fernando Llanos Zavalaga" w:date="2018-07-10T15:45:00Z">
            <w:trPr>
              <w:trHeight w:val="486"/>
            </w:trPr>
          </w:trPrChange>
        </w:trPr>
        <w:tc>
          <w:tcPr>
            <w:tcW w:w="2547" w:type="dxa"/>
            <w:vMerge/>
            <w:tcPrChange w:id="3914" w:author="Luis Fernando Llanos Zavalaga" w:date="2018-07-10T15:45:00Z">
              <w:tcPr>
                <w:tcW w:w="3960" w:type="dxa"/>
                <w:vMerge/>
              </w:tcPr>
            </w:tcPrChange>
          </w:tcPr>
          <w:p w14:paraId="0A30E714" w14:textId="77777777" w:rsidR="00F46AAA" w:rsidRDefault="00F46AAA" w:rsidP="008D23C7">
            <w:pPr>
              <w:pStyle w:val="Texto"/>
            </w:pPr>
          </w:p>
        </w:tc>
        <w:tc>
          <w:tcPr>
            <w:tcW w:w="5374" w:type="dxa"/>
            <w:tcPrChange w:id="3915" w:author="Luis Fernando Llanos Zavalaga" w:date="2018-07-10T15:45:00Z">
              <w:tcPr>
                <w:tcW w:w="3961" w:type="dxa"/>
              </w:tcPr>
            </w:tcPrChange>
          </w:tcPr>
          <w:p w14:paraId="111DA90F" w14:textId="18644A8B" w:rsidR="00F46AAA" w:rsidRDefault="00F46AAA" w:rsidP="00F46AAA">
            <w:pPr>
              <w:pStyle w:val="Texto"/>
            </w:pPr>
            <w:ins w:id="3916" w:author="Regina Casanova" w:date="2018-06-18T15:45:00Z">
              <w:r>
                <w:t>Conocer parte positiva de las IPRESS.</w:t>
              </w:r>
            </w:ins>
          </w:p>
        </w:tc>
      </w:tr>
      <w:tr w:rsidR="00F46AAA" w14:paraId="3E477FB3" w14:textId="77777777" w:rsidTr="000C3480">
        <w:trPr>
          <w:trHeight w:val="441"/>
          <w:trPrChange w:id="3917" w:author="Luis Fernando Llanos Zavalaga" w:date="2018-07-10T15:45:00Z">
            <w:trPr>
              <w:trHeight w:val="441"/>
            </w:trPr>
          </w:trPrChange>
        </w:trPr>
        <w:tc>
          <w:tcPr>
            <w:tcW w:w="2547" w:type="dxa"/>
            <w:vMerge/>
            <w:tcPrChange w:id="3918" w:author="Luis Fernando Llanos Zavalaga" w:date="2018-07-10T15:45:00Z">
              <w:tcPr>
                <w:tcW w:w="3960" w:type="dxa"/>
                <w:vMerge/>
              </w:tcPr>
            </w:tcPrChange>
          </w:tcPr>
          <w:p w14:paraId="593A00B3" w14:textId="77777777" w:rsidR="00F46AAA" w:rsidRDefault="00F46AAA" w:rsidP="008D23C7">
            <w:pPr>
              <w:pStyle w:val="Texto"/>
            </w:pPr>
          </w:p>
        </w:tc>
        <w:tc>
          <w:tcPr>
            <w:tcW w:w="5374" w:type="dxa"/>
            <w:tcPrChange w:id="3919" w:author="Luis Fernando Llanos Zavalaga" w:date="2018-07-10T15:45:00Z">
              <w:tcPr>
                <w:tcW w:w="3961" w:type="dxa"/>
              </w:tcPr>
            </w:tcPrChange>
          </w:tcPr>
          <w:p w14:paraId="2139B7A9" w14:textId="76EB673F" w:rsidR="00F46AAA" w:rsidRDefault="00F46AAA" w:rsidP="00F46AAA">
            <w:pPr>
              <w:pStyle w:val="Texto"/>
            </w:pPr>
            <w:ins w:id="3920" w:author="Regina Casanova" w:date="2018-06-18T15:45:00Z">
              <w:r>
                <w:t>Visualizar pasos realizados para resolución de reclamos.</w:t>
              </w:r>
            </w:ins>
          </w:p>
        </w:tc>
      </w:tr>
      <w:tr w:rsidR="00F46AAA" w14:paraId="0AA9E04C" w14:textId="77777777" w:rsidTr="000C3480">
        <w:trPr>
          <w:trHeight w:val="500"/>
          <w:trPrChange w:id="3921" w:author="Luis Fernando Llanos Zavalaga" w:date="2018-07-10T15:45:00Z">
            <w:trPr>
              <w:trHeight w:val="500"/>
            </w:trPr>
          </w:trPrChange>
        </w:trPr>
        <w:tc>
          <w:tcPr>
            <w:tcW w:w="2547" w:type="dxa"/>
            <w:vMerge/>
            <w:tcPrChange w:id="3922" w:author="Luis Fernando Llanos Zavalaga" w:date="2018-07-10T15:45:00Z">
              <w:tcPr>
                <w:tcW w:w="3960" w:type="dxa"/>
                <w:vMerge/>
              </w:tcPr>
            </w:tcPrChange>
          </w:tcPr>
          <w:p w14:paraId="0A35AD2D" w14:textId="77777777" w:rsidR="00F46AAA" w:rsidRDefault="00F46AAA" w:rsidP="008D23C7">
            <w:pPr>
              <w:pStyle w:val="Texto"/>
            </w:pPr>
          </w:p>
        </w:tc>
        <w:tc>
          <w:tcPr>
            <w:tcW w:w="5374" w:type="dxa"/>
            <w:tcPrChange w:id="3923" w:author="Luis Fernando Llanos Zavalaga" w:date="2018-07-10T15:45:00Z">
              <w:tcPr>
                <w:tcW w:w="3961" w:type="dxa"/>
              </w:tcPr>
            </w:tcPrChange>
          </w:tcPr>
          <w:p w14:paraId="484142BB" w14:textId="07DF5D57" w:rsidR="00F46AAA" w:rsidRDefault="00F46AAA" w:rsidP="008D23C7">
            <w:pPr>
              <w:pStyle w:val="Texto"/>
            </w:pPr>
            <w:ins w:id="3924" w:author="Regina Casanova" w:date="2018-06-18T15:45:00Z">
              <w:r>
                <w:t>Brindar información fácil de entender por los ciudadanos y gestores.</w:t>
              </w:r>
            </w:ins>
          </w:p>
        </w:tc>
      </w:tr>
      <w:tr w:rsidR="00F46AAA" w14:paraId="7A75FA9F" w14:textId="77777777" w:rsidTr="000C3480">
        <w:trPr>
          <w:trHeight w:val="517"/>
          <w:trPrChange w:id="3925" w:author="Luis Fernando Llanos Zavalaga" w:date="2018-07-10T15:45:00Z">
            <w:trPr>
              <w:trHeight w:val="517"/>
            </w:trPr>
          </w:trPrChange>
        </w:trPr>
        <w:tc>
          <w:tcPr>
            <w:tcW w:w="2547" w:type="dxa"/>
            <w:vMerge/>
            <w:tcPrChange w:id="3926" w:author="Luis Fernando Llanos Zavalaga" w:date="2018-07-10T15:45:00Z">
              <w:tcPr>
                <w:tcW w:w="3960" w:type="dxa"/>
                <w:vMerge/>
              </w:tcPr>
            </w:tcPrChange>
          </w:tcPr>
          <w:p w14:paraId="42B33929" w14:textId="77777777" w:rsidR="00F46AAA" w:rsidRDefault="00F46AAA" w:rsidP="008D23C7">
            <w:pPr>
              <w:pStyle w:val="Texto"/>
            </w:pPr>
          </w:p>
        </w:tc>
        <w:tc>
          <w:tcPr>
            <w:tcW w:w="5374" w:type="dxa"/>
            <w:tcPrChange w:id="3927" w:author="Luis Fernando Llanos Zavalaga" w:date="2018-07-10T15:45:00Z">
              <w:tcPr>
                <w:tcW w:w="3961" w:type="dxa"/>
              </w:tcPr>
            </w:tcPrChange>
          </w:tcPr>
          <w:p w14:paraId="70A4B9BA" w14:textId="51083AD2" w:rsidR="00F46AAA" w:rsidRDefault="00F46AAA" w:rsidP="00F46AAA">
            <w:pPr>
              <w:pStyle w:val="Texto"/>
            </w:pPr>
            <w:ins w:id="3928" w:author="Regina Casanova" w:date="2018-06-18T15:45:00Z">
              <w:r>
                <w:t>Acortar procesos de resolución de reclamos.</w:t>
              </w:r>
            </w:ins>
          </w:p>
        </w:tc>
      </w:tr>
      <w:tr w:rsidR="00F46AAA" w14:paraId="1282B97B" w14:textId="77777777" w:rsidTr="000C3480">
        <w:trPr>
          <w:trHeight w:val="576"/>
          <w:ins w:id="3929" w:author="Regina Casanova" w:date="2018-06-18T15:42:00Z"/>
          <w:trPrChange w:id="3930" w:author="Luis Fernando Llanos Zavalaga" w:date="2018-07-10T15:45:00Z">
            <w:trPr>
              <w:trHeight w:val="576"/>
            </w:trPr>
          </w:trPrChange>
        </w:trPr>
        <w:tc>
          <w:tcPr>
            <w:tcW w:w="2547" w:type="dxa"/>
            <w:vMerge w:val="restart"/>
            <w:tcPrChange w:id="3931" w:author="Luis Fernando Llanos Zavalaga" w:date="2018-07-10T15:45:00Z">
              <w:tcPr>
                <w:tcW w:w="3960" w:type="dxa"/>
                <w:vMerge w:val="restart"/>
              </w:tcPr>
            </w:tcPrChange>
          </w:tcPr>
          <w:p w14:paraId="6F15F2D3" w14:textId="5D98DC36" w:rsidR="00F46AAA" w:rsidRDefault="00F46AAA" w:rsidP="00F46AAA">
            <w:pPr>
              <w:pStyle w:val="Texto"/>
              <w:rPr>
                <w:ins w:id="3932" w:author="Regina Casanova" w:date="2018-06-18T15:42:00Z"/>
              </w:rPr>
            </w:pPr>
            <w:ins w:id="3933" w:author="Regina Casanova" w:date="2018-06-18T15:42:00Z">
              <w:r>
                <w:t>Gestores de IPRESS</w:t>
              </w:r>
            </w:ins>
          </w:p>
        </w:tc>
        <w:tc>
          <w:tcPr>
            <w:tcW w:w="5374" w:type="dxa"/>
            <w:tcPrChange w:id="3934" w:author="Luis Fernando Llanos Zavalaga" w:date="2018-07-10T15:45:00Z">
              <w:tcPr>
                <w:tcW w:w="3961" w:type="dxa"/>
              </w:tcPr>
            </w:tcPrChange>
          </w:tcPr>
          <w:p w14:paraId="381180B0" w14:textId="60D7E429" w:rsidR="00F46AAA" w:rsidRDefault="00F46AAA" w:rsidP="00F46AAA">
            <w:pPr>
              <w:pStyle w:val="Texto"/>
              <w:rPr>
                <w:ins w:id="3935" w:author="Regina Casanova" w:date="2018-06-18T15:42:00Z"/>
              </w:rPr>
            </w:pPr>
            <w:ins w:id="3936" w:author="Regina Casanova" w:date="2018-06-18T15:46:00Z">
              <w:r>
                <w:t>Identificar sus fallas dentro de procesos internos.</w:t>
              </w:r>
            </w:ins>
          </w:p>
        </w:tc>
      </w:tr>
      <w:tr w:rsidR="00F46AAA" w14:paraId="32D860C6" w14:textId="77777777" w:rsidTr="000C3480">
        <w:trPr>
          <w:trHeight w:val="455"/>
          <w:trPrChange w:id="3937" w:author="Luis Fernando Llanos Zavalaga" w:date="2018-07-10T15:45:00Z">
            <w:trPr>
              <w:trHeight w:val="455"/>
            </w:trPr>
          </w:trPrChange>
        </w:trPr>
        <w:tc>
          <w:tcPr>
            <w:tcW w:w="2547" w:type="dxa"/>
            <w:vMerge/>
            <w:tcPrChange w:id="3938" w:author="Luis Fernando Llanos Zavalaga" w:date="2018-07-10T15:45:00Z">
              <w:tcPr>
                <w:tcW w:w="3960" w:type="dxa"/>
                <w:vMerge/>
              </w:tcPr>
            </w:tcPrChange>
          </w:tcPr>
          <w:p w14:paraId="22CA517B" w14:textId="77777777" w:rsidR="00F46AAA" w:rsidRDefault="00F46AAA" w:rsidP="00F46AAA">
            <w:pPr>
              <w:pStyle w:val="Texto"/>
            </w:pPr>
          </w:p>
        </w:tc>
        <w:tc>
          <w:tcPr>
            <w:tcW w:w="5374" w:type="dxa"/>
            <w:tcPrChange w:id="3939" w:author="Luis Fernando Llanos Zavalaga" w:date="2018-07-10T15:45:00Z">
              <w:tcPr>
                <w:tcW w:w="3961" w:type="dxa"/>
              </w:tcPr>
            </w:tcPrChange>
          </w:tcPr>
          <w:p w14:paraId="46A49441" w14:textId="5558E64A" w:rsidR="00F46AAA" w:rsidRDefault="00F46AAA" w:rsidP="00F46AAA">
            <w:pPr>
              <w:pStyle w:val="Texto"/>
            </w:pPr>
            <w:ins w:id="3940" w:author="Regina Casanova" w:date="2018-06-18T15:46:00Z">
              <w:r>
                <w:t>Contar con medios para dar seguimiento a reclamos.</w:t>
              </w:r>
            </w:ins>
          </w:p>
        </w:tc>
      </w:tr>
      <w:tr w:rsidR="00F46AAA" w14:paraId="36CD00CF" w14:textId="77777777" w:rsidTr="000C3480">
        <w:trPr>
          <w:trHeight w:val="622"/>
          <w:trPrChange w:id="3941" w:author="Luis Fernando Llanos Zavalaga" w:date="2018-07-10T15:45:00Z">
            <w:trPr>
              <w:trHeight w:val="622"/>
            </w:trPr>
          </w:trPrChange>
        </w:trPr>
        <w:tc>
          <w:tcPr>
            <w:tcW w:w="2547" w:type="dxa"/>
            <w:vMerge/>
            <w:tcPrChange w:id="3942" w:author="Luis Fernando Llanos Zavalaga" w:date="2018-07-10T15:45:00Z">
              <w:tcPr>
                <w:tcW w:w="3960" w:type="dxa"/>
                <w:vMerge/>
              </w:tcPr>
            </w:tcPrChange>
          </w:tcPr>
          <w:p w14:paraId="31DC862A" w14:textId="77777777" w:rsidR="00F46AAA" w:rsidRDefault="00F46AAA" w:rsidP="00F46AAA">
            <w:pPr>
              <w:pStyle w:val="Texto"/>
            </w:pPr>
          </w:p>
        </w:tc>
        <w:tc>
          <w:tcPr>
            <w:tcW w:w="5374" w:type="dxa"/>
            <w:tcPrChange w:id="3943" w:author="Luis Fernando Llanos Zavalaga" w:date="2018-07-10T15:45:00Z">
              <w:tcPr>
                <w:tcW w:w="3961" w:type="dxa"/>
              </w:tcPr>
            </w:tcPrChange>
          </w:tcPr>
          <w:p w14:paraId="7413CDD9" w14:textId="4E878637" w:rsidR="00F46AAA" w:rsidRDefault="00F46AAA" w:rsidP="00F46AAA">
            <w:pPr>
              <w:pStyle w:val="Texto"/>
            </w:pPr>
            <w:ins w:id="3944" w:author="Regina Casanova" w:date="2018-06-18T15:46:00Z">
              <w:r>
                <w:t>Obtener de estadísticas y reportes precisos para toma de decisiones.</w:t>
              </w:r>
            </w:ins>
          </w:p>
        </w:tc>
      </w:tr>
      <w:tr w:rsidR="00F46AAA" w14:paraId="6A243EA7" w14:textId="77777777" w:rsidTr="000C3480">
        <w:trPr>
          <w:trHeight w:val="502"/>
          <w:trPrChange w:id="3945" w:author="Luis Fernando Llanos Zavalaga" w:date="2018-07-10T15:45:00Z">
            <w:trPr>
              <w:trHeight w:val="502"/>
            </w:trPr>
          </w:trPrChange>
        </w:trPr>
        <w:tc>
          <w:tcPr>
            <w:tcW w:w="2547" w:type="dxa"/>
            <w:vMerge/>
            <w:tcPrChange w:id="3946" w:author="Luis Fernando Llanos Zavalaga" w:date="2018-07-10T15:45:00Z">
              <w:tcPr>
                <w:tcW w:w="3960" w:type="dxa"/>
                <w:vMerge/>
              </w:tcPr>
            </w:tcPrChange>
          </w:tcPr>
          <w:p w14:paraId="5617D16D" w14:textId="77777777" w:rsidR="00F46AAA" w:rsidRDefault="00F46AAA" w:rsidP="00F46AAA">
            <w:pPr>
              <w:pStyle w:val="Texto"/>
            </w:pPr>
          </w:p>
        </w:tc>
        <w:tc>
          <w:tcPr>
            <w:tcW w:w="5374" w:type="dxa"/>
            <w:tcPrChange w:id="3947" w:author="Luis Fernando Llanos Zavalaga" w:date="2018-07-10T15:45:00Z">
              <w:tcPr>
                <w:tcW w:w="3961" w:type="dxa"/>
              </w:tcPr>
            </w:tcPrChange>
          </w:tcPr>
          <w:p w14:paraId="6ACA3370" w14:textId="7B25DEDA" w:rsidR="00F46AAA" w:rsidRDefault="00F46AAA" w:rsidP="00F46AAA">
            <w:pPr>
              <w:pStyle w:val="Texto"/>
            </w:pPr>
            <w:ins w:id="3948" w:author="Regina Casanova" w:date="2018-06-18T15:46:00Z">
              <w:r>
                <w:t>Obtener recomendaciones de ciudadanos por medio de la participación activa de ellos.</w:t>
              </w:r>
            </w:ins>
          </w:p>
        </w:tc>
      </w:tr>
      <w:tr w:rsidR="00F46AAA" w14:paraId="7760F5D7" w14:textId="77777777" w:rsidTr="000C3480">
        <w:trPr>
          <w:trHeight w:val="515"/>
          <w:trPrChange w:id="3949" w:author="Luis Fernando Llanos Zavalaga" w:date="2018-07-10T15:45:00Z">
            <w:trPr>
              <w:trHeight w:val="515"/>
            </w:trPr>
          </w:trPrChange>
        </w:trPr>
        <w:tc>
          <w:tcPr>
            <w:tcW w:w="2547" w:type="dxa"/>
            <w:vMerge/>
            <w:tcPrChange w:id="3950" w:author="Luis Fernando Llanos Zavalaga" w:date="2018-07-10T15:45:00Z">
              <w:tcPr>
                <w:tcW w:w="3960" w:type="dxa"/>
                <w:vMerge/>
              </w:tcPr>
            </w:tcPrChange>
          </w:tcPr>
          <w:p w14:paraId="47EF464F" w14:textId="77777777" w:rsidR="00F46AAA" w:rsidRDefault="00F46AAA" w:rsidP="00F46AAA">
            <w:pPr>
              <w:pStyle w:val="Texto"/>
            </w:pPr>
          </w:p>
        </w:tc>
        <w:tc>
          <w:tcPr>
            <w:tcW w:w="5374" w:type="dxa"/>
            <w:tcPrChange w:id="3951" w:author="Luis Fernando Llanos Zavalaga" w:date="2018-07-10T15:45:00Z">
              <w:tcPr>
                <w:tcW w:w="3961" w:type="dxa"/>
              </w:tcPr>
            </w:tcPrChange>
          </w:tcPr>
          <w:p w14:paraId="4169153F" w14:textId="0F5BEA30" w:rsidR="00F46AAA" w:rsidRDefault="00F46AAA" w:rsidP="00F46AAA">
            <w:pPr>
              <w:pStyle w:val="Texto"/>
            </w:pPr>
            <w:ins w:id="3952" w:author="Regina Casanova" w:date="2018-06-18T15:46:00Z">
              <w:r>
                <w:t>Educar a ciudadanos sobre servicios de salud brindados.</w:t>
              </w:r>
            </w:ins>
          </w:p>
        </w:tc>
      </w:tr>
      <w:tr w:rsidR="00F46AAA" w14:paraId="56F56480" w14:textId="77777777" w:rsidTr="000C3480">
        <w:trPr>
          <w:trHeight w:val="440"/>
          <w:trPrChange w:id="3953" w:author="Luis Fernando Llanos Zavalaga" w:date="2018-07-10T15:45:00Z">
            <w:trPr>
              <w:trHeight w:val="440"/>
            </w:trPr>
          </w:trPrChange>
        </w:trPr>
        <w:tc>
          <w:tcPr>
            <w:tcW w:w="2547" w:type="dxa"/>
            <w:vMerge/>
            <w:tcPrChange w:id="3954" w:author="Luis Fernando Llanos Zavalaga" w:date="2018-07-10T15:45:00Z">
              <w:tcPr>
                <w:tcW w:w="3960" w:type="dxa"/>
                <w:vMerge/>
              </w:tcPr>
            </w:tcPrChange>
          </w:tcPr>
          <w:p w14:paraId="298CC663" w14:textId="77777777" w:rsidR="00F46AAA" w:rsidRDefault="00F46AAA" w:rsidP="00F46AAA">
            <w:pPr>
              <w:pStyle w:val="Texto"/>
            </w:pPr>
          </w:p>
        </w:tc>
        <w:tc>
          <w:tcPr>
            <w:tcW w:w="5374" w:type="dxa"/>
            <w:tcPrChange w:id="3955" w:author="Luis Fernando Llanos Zavalaga" w:date="2018-07-10T15:45:00Z">
              <w:tcPr>
                <w:tcW w:w="3961" w:type="dxa"/>
              </w:tcPr>
            </w:tcPrChange>
          </w:tcPr>
          <w:p w14:paraId="18A39770" w14:textId="7FB2F487" w:rsidR="00F46AAA" w:rsidRDefault="00F46AAA" w:rsidP="00F46AAA">
            <w:pPr>
              <w:pStyle w:val="Texto"/>
            </w:pPr>
            <w:ins w:id="3956" w:author="Regina Casanova" w:date="2018-06-18T15:47:00Z">
              <w:r>
                <w:t>Visualizar pasos realizados para resolución de reclamos anteriores.</w:t>
              </w:r>
            </w:ins>
          </w:p>
        </w:tc>
      </w:tr>
      <w:tr w:rsidR="00797ADC" w14:paraId="39B213AD" w14:textId="77777777" w:rsidTr="000C3480">
        <w:trPr>
          <w:trHeight w:val="516"/>
          <w:ins w:id="3957" w:author="Regina Casanova" w:date="2018-06-18T15:42:00Z"/>
          <w:trPrChange w:id="3958" w:author="Luis Fernando Llanos Zavalaga" w:date="2018-07-10T15:45:00Z">
            <w:trPr>
              <w:trHeight w:val="516"/>
            </w:trPr>
          </w:trPrChange>
        </w:trPr>
        <w:tc>
          <w:tcPr>
            <w:tcW w:w="2547" w:type="dxa"/>
            <w:vMerge w:val="restart"/>
            <w:tcPrChange w:id="3959" w:author="Luis Fernando Llanos Zavalaga" w:date="2018-07-10T15:45:00Z">
              <w:tcPr>
                <w:tcW w:w="3960" w:type="dxa"/>
                <w:vMerge w:val="restart"/>
              </w:tcPr>
            </w:tcPrChange>
          </w:tcPr>
          <w:p w14:paraId="3C12597C" w14:textId="4C44DFC7" w:rsidR="00797ADC" w:rsidRDefault="00797ADC" w:rsidP="00F46AAA">
            <w:pPr>
              <w:pStyle w:val="Texto"/>
              <w:rPr>
                <w:ins w:id="3960" w:author="Regina Casanova" w:date="2018-06-18T15:42:00Z"/>
              </w:rPr>
            </w:pPr>
            <w:ins w:id="3961" w:author="Regina Casanova" w:date="2018-06-18T15:42:00Z">
              <w:r>
                <w:t>Ciudadanos</w:t>
              </w:r>
            </w:ins>
          </w:p>
        </w:tc>
        <w:tc>
          <w:tcPr>
            <w:tcW w:w="5374" w:type="dxa"/>
            <w:tcPrChange w:id="3962" w:author="Luis Fernando Llanos Zavalaga" w:date="2018-07-10T15:45:00Z">
              <w:tcPr>
                <w:tcW w:w="3961" w:type="dxa"/>
              </w:tcPr>
            </w:tcPrChange>
          </w:tcPr>
          <w:p w14:paraId="26FFAD8F" w14:textId="6B50291C" w:rsidR="00797ADC" w:rsidRDefault="0015231C" w:rsidP="00F46AAA">
            <w:pPr>
              <w:pStyle w:val="Texto"/>
              <w:rPr>
                <w:ins w:id="3963" w:author="Regina Casanova" w:date="2018-06-18T15:42:00Z"/>
              </w:rPr>
            </w:pPr>
            <w:ins w:id="3964" w:author="Regina Casanova" w:date="2018-06-18T16:29:00Z">
              <w:r>
                <w:t>Colocar un reclamo de forma simple y con posibilidad de subir material multimedia.</w:t>
              </w:r>
            </w:ins>
          </w:p>
        </w:tc>
      </w:tr>
      <w:tr w:rsidR="00797ADC" w14:paraId="4F16F629" w14:textId="77777777" w:rsidTr="000C3480">
        <w:trPr>
          <w:trHeight w:val="441"/>
          <w:trPrChange w:id="3965" w:author="Luis Fernando Llanos Zavalaga" w:date="2018-07-10T15:45:00Z">
            <w:trPr>
              <w:trHeight w:val="441"/>
            </w:trPr>
          </w:trPrChange>
        </w:trPr>
        <w:tc>
          <w:tcPr>
            <w:tcW w:w="2547" w:type="dxa"/>
            <w:vMerge/>
            <w:tcPrChange w:id="3966" w:author="Luis Fernando Llanos Zavalaga" w:date="2018-07-10T15:45:00Z">
              <w:tcPr>
                <w:tcW w:w="3960" w:type="dxa"/>
                <w:vMerge/>
              </w:tcPr>
            </w:tcPrChange>
          </w:tcPr>
          <w:p w14:paraId="2086F170" w14:textId="77777777" w:rsidR="00797ADC" w:rsidRDefault="00797ADC" w:rsidP="00F46AAA">
            <w:pPr>
              <w:pStyle w:val="Texto"/>
            </w:pPr>
          </w:p>
        </w:tc>
        <w:tc>
          <w:tcPr>
            <w:tcW w:w="5374" w:type="dxa"/>
            <w:tcPrChange w:id="3967" w:author="Luis Fernando Llanos Zavalaga" w:date="2018-07-10T15:45:00Z">
              <w:tcPr>
                <w:tcW w:w="3961" w:type="dxa"/>
              </w:tcPr>
            </w:tcPrChange>
          </w:tcPr>
          <w:p w14:paraId="73E90FFB" w14:textId="28E16358" w:rsidR="00797ADC" w:rsidRDefault="0015231C" w:rsidP="00F46AAA">
            <w:pPr>
              <w:pStyle w:val="Texto"/>
            </w:pPr>
            <w:ins w:id="3968" w:author="Regina Casanova" w:date="2018-06-18T16:30:00Z">
              <w:r>
                <w:t>Saber quién está gestionando la resolución del reclamo.</w:t>
              </w:r>
            </w:ins>
          </w:p>
        </w:tc>
      </w:tr>
      <w:tr w:rsidR="0015231C" w14:paraId="7AF679E6" w14:textId="77777777" w:rsidTr="000C3480">
        <w:trPr>
          <w:trHeight w:val="502"/>
          <w:trPrChange w:id="3969" w:author="Luis Fernando Llanos Zavalaga" w:date="2018-07-10T15:45:00Z">
            <w:trPr>
              <w:trHeight w:val="502"/>
            </w:trPr>
          </w:trPrChange>
        </w:trPr>
        <w:tc>
          <w:tcPr>
            <w:tcW w:w="2547" w:type="dxa"/>
            <w:vMerge/>
            <w:tcPrChange w:id="3970" w:author="Luis Fernando Llanos Zavalaga" w:date="2018-07-10T15:45:00Z">
              <w:tcPr>
                <w:tcW w:w="3960" w:type="dxa"/>
                <w:vMerge/>
              </w:tcPr>
            </w:tcPrChange>
          </w:tcPr>
          <w:p w14:paraId="07DDFC89" w14:textId="77777777" w:rsidR="0015231C" w:rsidRDefault="0015231C" w:rsidP="00F46AAA">
            <w:pPr>
              <w:pStyle w:val="Texto"/>
            </w:pPr>
          </w:p>
        </w:tc>
        <w:tc>
          <w:tcPr>
            <w:tcW w:w="5374" w:type="dxa"/>
            <w:tcPrChange w:id="3971" w:author="Luis Fernando Llanos Zavalaga" w:date="2018-07-10T15:45:00Z">
              <w:tcPr>
                <w:tcW w:w="3961" w:type="dxa"/>
              </w:tcPr>
            </w:tcPrChange>
          </w:tcPr>
          <w:p w14:paraId="6A2DD2A2" w14:textId="284CD450" w:rsidR="0015231C" w:rsidRDefault="0015231C" w:rsidP="00F46AAA">
            <w:pPr>
              <w:pStyle w:val="Texto"/>
            </w:pPr>
            <w:ins w:id="3972" w:author="Regina Casanova" w:date="2018-06-18T16:30:00Z">
              <w:r>
                <w:t>Visualizar estadísticas para tomar decisiones sobre próximas atenciones en salud.</w:t>
              </w:r>
            </w:ins>
          </w:p>
        </w:tc>
      </w:tr>
      <w:tr w:rsidR="0015231C" w14:paraId="0B881515" w14:textId="77777777" w:rsidTr="000C3480">
        <w:trPr>
          <w:trHeight w:val="515"/>
          <w:trPrChange w:id="3973" w:author="Luis Fernando Llanos Zavalaga" w:date="2018-07-10T15:45:00Z">
            <w:trPr>
              <w:trHeight w:val="515"/>
            </w:trPr>
          </w:trPrChange>
        </w:trPr>
        <w:tc>
          <w:tcPr>
            <w:tcW w:w="2547" w:type="dxa"/>
            <w:vMerge/>
            <w:tcPrChange w:id="3974" w:author="Luis Fernando Llanos Zavalaga" w:date="2018-07-10T15:45:00Z">
              <w:tcPr>
                <w:tcW w:w="3960" w:type="dxa"/>
                <w:vMerge/>
              </w:tcPr>
            </w:tcPrChange>
          </w:tcPr>
          <w:p w14:paraId="19C11218" w14:textId="77777777" w:rsidR="0015231C" w:rsidRDefault="0015231C" w:rsidP="00F46AAA">
            <w:pPr>
              <w:pStyle w:val="Texto"/>
            </w:pPr>
          </w:p>
        </w:tc>
        <w:tc>
          <w:tcPr>
            <w:tcW w:w="5374" w:type="dxa"/>
            <w:tcPrChange w:id="3975" w:author="Luis Fernando Llanos Zavalaga" w:date="2018-07-10T15:45:00Z">
              <w:tcPr>
                <w:tcW w:w="3961" w:type="dxa"/>
              </w:tcPr>
            </w:tcPrChange>
          </w:tcPr>
          <w:p w14:paraId="1EDFD200" w14:textId="69AD01C8" w:rsidR="0015231C" w:rsidRDefault="0015231C" w:rsidP="00F46AAA">
            <w:pPr>
              <w:pStyle w:val="Texto"/>
            </w:pPr>
            <w:ins w:id="3976" w:author="Regina Casanova" w:date="2018-06-18T16:30:00Z">
              <w:r>
                <w:t>Visualizar recomendaciones de otros pacientes.</w:t>
              </w:r>
            </w:ins>
          </w:p>
        </w:tc>
      </w:tr>
      <w:tr w:rsidR="00797ADC" w14:paraId="731B07E9" w14:textId="77777777" w:rsidTr="000C3480">
        <w:trPr>
          <w:trHeight w:val="426"/>
          <w:trPrChange w:id="3977" w:author="Luis Fernando Llanos Zavalaga" w:date="2018-07-10T15:45:00Z">
            <w:trPr>
              <w:trHeight w:val="426"/>
            </w:trPr>
          </w:trPrChange>
        </w:trPr>
        <w:tc>
          <w:tcPr>
            <w:tcW w:w="2547" w:type="dxa"/>
            <w:vMerge/>
            <w:tcPrChange w:id="3978" w:author="Luis Fernando Llanos Zavalaga" w:date="2018-07-10T15:45:00Z">
              <w:tcPr>
                <w:tcW w:w="3960" w:type="dxa"/>
                <w:vMerge/>
              </w:tcPr>
            </w:tcPrChange>
          </w:tcPr>
          <w:p w14:paraId="6B353D05" w14:textId="77777777" w:rsidR="00797ADC" w:rsidRDefault="00797ADC" w:rsidP="00F46AAA">
            <w:pPr>
              <w:pStyle w:val="Texto"/>
            </w:pPr>
          </w:p>
        </w:tc>
        <w:tc>
          <w:tcPr>
            <w:tcW w:w="5374" w:type="dxa"/>
            <w:tcPrChange w:id="3979" w:author="Luis Fernando Llanos Zavalaga" w:date="2018-07-10T15:45:00Z">
              <w:tcPr>
                <w:tcW w:w="3961" w:type="dxa"/>
              </w:tcPr>
            </w:tcPrChange>
          </w:tcPr>
          <w:p w14:paraId="7472CC78" w14:textId="0D6103EF" w:rsidR="00797ADC" w:rsidRDefault="0015231C" w:rsidP="00F46AAA">
            <w:pPr>
              <w:pStyle w:val="Texto"/>
            </w:pPr>
            <w:ins w:id="3980" w:author="Regina Casanova" w:date="2018-06-18T16:31:00Z">
              <w:r>
                <w:t>Mejorar la comunicación con personal de la IPRESS.</w:t>
              </w:r>
            </w:ins>
          </w:p>
        </w:tc>
      </w:tr>
      <w:tr w:rsidR="0015231C" w14:paraId="62F26345" w14:textId="77777777" w:rsidTr="000C3480">
        <w:trPr>
          <w:trHeight w:val="591"/>
          <w:trPrChange w:id="3981" w:author="Luis Fernando Llanos Zavalaga" w:date="2018-07-10T15:45:00Z">
            <w:trPr>
              <w:trHeight w:val="591"/>
            </w:trPr>
          </w:trPrChange>
        </w:trPr>
        <w:tc>
          <w:tcPr>
            <w:tcW w:w="2547" w:type="dxa"/>
            <w:vMerge/>
            <w:tcPrChange w:id="3982" w:author="Luis Fernando Llanos Zavalaga" w:date="2018-07-10T15:45:00Z">
              <w:tcPr>
                <w:tcW w:w="3960" w:type="dxa"/>
                <w:vMerge/>
              </w:tcPr>
            </w:tcPrChange>
          </w:tcPr>
          <w:p w14:paraId="7E476BED" w14:textId="77777777" w:rsidR="0015231C" w:rsidRDefault="0015231C" w:rsidP="00F46AAA">
            <w:pPr>
              <w:pStyle w:val="Texto"/>
            </w:pPr>
          </w:p>
        </w:tc>
        <w:tc>
          <w:tcPr>
            <w:tcW w:w="5374" w:type="dxa"/>
            <w:tcPrChange w:id="3983" w:author="Luis Fernando Llanos Zavalaga" w:date="2018-07-10T15:45:00Z">
              <w:tcPr>
                <w:tcW w:w="3961" w:type="dxa"/>
              </w:tcPr>
            </w:tcPrChange>
          </w:tcPr>
          <w:p w14:paraId="150459B6" w14:textId="7F9D2B1B" w:rsidR="0015231C" w:rsidRDefault="0015231C" w:rsidP="00F46AAA">
            <w:pPr>
              <w:pStyle w:val="Texto"/>
            </w:pPr>
            <w:ins w:id="3984" w:author="Regina Casanova" w:date="2018-06-18T16:31:00Z">
              <w:r>
                <w:t>Cambiar percepción de reclamos de un fastidio al reflejo de la atenci</w:t>
              </w:r>
            </w:ins>
            <w:ins w:id="3985" w:author="Regina Casanova" w:date="2018-06-18T16:32:00Z">
              <w:r>
                <w:t>ón brindada.</w:t>
              </w:r>
            </w:ins>
          </w:p>
        </w:tc>
      </w:tr>
      <w:tr w:rsidR="00797ADC" w14:paraId="77BB91FF" w14:textId="77777777" w:rsidTr="000C3480">
        <w:trPr>
          <w:trHeight w:val="424"/>
          <w:trPrChange w:id="3986" w:author="Luis Fernando Llanos Zavalaga" w:date="2018-07-10T15:45:00Z">
            <w:trPr>
              <w:trHeight w:val="424"/>
            </w:trPr>
          </w:trPrChange>
        </w:trPr>
        <w:tc>
          <w:tcPr>
            <w:tcW w:w="2547" w:type="dxa"/>
            <w:vMerge/>
            <w:tcPrChange w:id="3987" w:author="Luis Fernando Llanos Zavalaga" w:date="2018-07-10T15:45:00Z">
              <w:tcPr>
                <w:tcW w:w="3960" w:type="dxa"/>
                <w:vMerge/>
              </w:tcPr>
            </w:tcPrChange>
          </w:tcPr>
          <w:p w14:paraId="31E460E9" w14:textId="77777777" w:rsidR="00797ADC" w:rsidRDefault="00797ADC" w:rsidP="00F46AAA">
            <w:pPr>
              <w:pStyle w:val="Texto"/>
            </w:pPr>
          </w:p>
        </w:tc>
        <w:tc>
          <w:tcPr>
            <w:tcW w:w="5374" w:type="dxa"/>
            <w:tcPrChange w:id="3988" w:author="Luis Fernando Llanos Zavalaga" w:date="2018-07-10T15:45:00Z">
              <w:tcPr>
                <w:tcW w:w="3961" w:type="dxa"/>
              </w:tcPr>
            </w:tcPrChange>
          </w:tcPr>
          <w:p w14:paraId="21669700" w14:textId="58AB50F1" w:rsidR="00797ADC" w:rsidRDefault="0015231C" w:rsidP="00F46AAA">
            <w:pPr>
              <w:pStyle w:val="Texto"/>
            </w:pPr>
            <w:ins w:id="3989" w:author="Regina Casanova" w:date="2018-06-18T16:32:00Z">
              <w:r>
                <w:t>Hacer saber a la IPRESS sus fallas en atención.</w:t>
              </w:r>
            </w:ins>
          </w:p>
        </w:tc>
      </w:tr>
    </w:tbl>
    <w:p w14:paraId="6B4EC3BE" w14:textId="621FC156" w:rsidR="000C3480" w:rsidDel="008D7A5F" w:rsidRDefault="000C3480" w:rsidP="005C0CEB">
      <w:pPr>
        <w:pStyle w:val="Texto"/>
        <w:jc w:val="center"/>
        <w:rPr>
          <w:ins w:id="3990" w:author="Luis Fernando Llanos Zavalaga" w:date="2018-07-10T15:45:00Z"/>
          <w:del w:id="3991" w:author="Regina Casanova" w:date="2018-07-29T12:22:00Z"/>
          <w:sz w:val="22"/>
        </w:rPr>
      </w:pPr>
    </w:p>
    <w:p w14:paraId="0304C8C1" w14:textId="7748DF9F" w:rsidR="000C3480" w:rsidDel="008D7A5F" w:rsidRDefault="000C3480" w:rsidP="005C0CEB">
      <w:pPr>
        <w:pStyle w:val="Texto"/>
        <w:jc w:val="center"/>
        <w:rPr>
          <w:ins w:id="3992" w:author="Luis Fernando Llanos Zavalaga" w:date="2018-07-10T15:45:00Z"/>
          <w:del w:id="3993" w:author="Regina Casanova" w:date="2018-07-29T12:22:00Z"/>
          <w:sz w:val="22"/>
        </w:rPr>
      </w:pPr>
    </w:p>
    <w:p w14:paraId="426DFE40" w14:textId="41B7DFBB" w:rsidR="000C3480" w:rsidDel="008D7A5F" w:rsidRDefault="000C3480" w:rsidP="005C0CEB">
      <w:pPr>
        <w:pStyle w:val="Texto"/>
        <w:jc w:val="center"/>
        <w:rPr>
          <w:ins w:id="3994" w:author="Luis Fernando Llanos Zavalaga" w:date="2018-07-10T15:45:00Z"/>
          <w:del w:id="3995" w:author="Regina Casanova" w:date="2018-07-29T12:22:00Z"/>
          <w:sz w:val="22"/>
        </w:rPr>
      </w:pPr>
    </w:p>
    <w:p w14:paraId="2486CE8C" w14:textId="460EE445" w:rsidR="000C3480" w:rsidDel="008D7A5F" w:rsidRDefault="000C3480" w:rsidP="005C0CEB">
      <w:pPr>
        <w:pStyle w:val="Texto"/>
        <w:jc w:val="center"/>
        <w:rPr>
          <w:ins w:id="3996" w:author="Luis Fernando Llanos Zavalaga" w:date="2018-07-10T15:46:00Z"/>
          <w:del w:id="3997" w:author="Regina Casanova" w:date="2018-07-29T12:22:00Z"/>
          <w:sz w:val="22"/>
        </w:rPr>
      </w:pPr>
    </w:p>
    <w:p w14:paraId="61252EB7" w14:textId="44581504" w:rsidR="000C3480" w:rsidDel="008D7A5F" w:rsidRDefault="000C3480" w:rsidP="005C0CEB">
      <w:pPr>
        <w:pStyle w:val="Texto"/>
        <w:jc w:val="center"/>
        <w:rPr>
          <w:ins w:id="3998" w:author="Luis Fernando Llanos Zavalaga" w:date="2018-07-10T15:46:00Z"/>
          <w:del w:id="3999" w:author="Regina Casanova" w:date="2018-07-29T12:22:00Z"/>
          <w:sz w:val="22"/>
        </w:rPr>
      </w:pPr>
    </w:p>
    <w:p w14:paraId="2BC97892" w14:textId="62AEA60D" w:rsidR="005C0CEB" w:rsidRPr="0051206E" w:rsidRDefault="00F305B6" w:rsidP="005C0CEB">
      <w:pPr>
        <w:pStyle w:val="Texto"/>
        <w:jc w:val="center"/>
        <w:rPr>
          <w:ins w:id="4000" w:author="Regina Casanova" w:date="2018-06-18T16:33:00Z"/>
          <w:sz w:val="22"/>
        </w:rPr>
      </w:pPr>
      <w:ins w:id="4001" w:author="Regina Casanova" w:date="2018-06-18T16:33:00Z">
        <w:r w:rsidRPr="00F305B6">
          <w:rPr>
            <w:sz w:val="22"/>
          </w:rPr>
          <w:t xml:space="preserve">Tabla Nº </w:t>
        </w:r>
      </w:ins>
      <w:ins w:id="4002" w:author="Regina Casanova" w:date="2018-06-18T16:57:00Z">
        <w:r>
          <w:rPr>
            <w:sz w:val="22"/>
          </w:rPr>
          <w:t>2</w:t>
        </w:r>
      </w:ins>
      <w:ins w:id="4003" w:author="Regina Casanova" w:date="2018-06-18T16:33:00Z">
        <w:r w:rsidR="005C0CEB" w:rsidRPr="0051206E">
          <w:rPr>
            <w:sz w:val="22"/>
          </w:rPr>
          <w:t xml:space="preserve">. Tabla de hallazgos </w:t>
        </w:r>
      </w:ins>
      <w:ins w:id="4004" w:author="Regina Casanova" w:date="2018-06-18T16:34:00Z">
        <w:r w:rsidR="005C0CEB">
          <w:rPr>
            <w:sz w:val="22"/>
          </w:rPr>
          <w:t>objetivos</w:t>
        </w:r>
      </w:ins>
      <w:ins w:id="4005" w:author="Regina Casanova" w:date="2018-06-18T16:33:00Z">
        <w:r w:rsidR="005C0CEB" w:rsidRPr="005C0CEB">
          <w:rPr>
            <w:sz w:val="22"/>
          </w:rPr>
          <w:t xml:space="preserve"> encontrad</w:t>
        </w:r>
      </w:ins>
      <w:ins w:id="4006" w:author="Regina Casanova" w:date="2018-06-18T16:34:00Z">
        <w:r w:rsidR="005C0CEB">
          <w:rPr>
            <w:sz w:val="22"/>
          </w:rPr>
          <w:t>o</w:t>
        </w:r>
      </w:ins>
      <w:ins w:id="4007" w:author="Regina Casanova" w:date="2018-06-18T16:33:00Z">
        <w:r w:rsidR="005C0CEB" w:rsidRPr="0051206E">
          <w:rPr>
            <w:sz w:val="22"/>
          </w:rPr>
          <w:t>s por tipo de usuario.</w:t>
        </w:r>
      </w:ins>
    </w:p>
    <w:p w14:paraId="493AEAB7" w14:textId="3BF9EEDA" w:rsidR="00F46AAA" w:rsidRDefault="0015231C" w:rsidP="0051206E">
      <w:pPr>
        <w:pStyle w:val="Ttulo4"/>
        <w:rPr>
          <w:ins w:id="4008" w:author="Regina Casanova" w:date="2018-06-18T15:47:00Z"/>
        </w:rPr>
      </w:pPr>
      <w:ins w:id="4009" w:author="Regina Casanova" w:date="2018-06-18T16:29:00Z">
        <w:r>
          <w:t>Desafíos</w:t>
        </w:r>
      </w:ins>
      <w:ins w:id="4010" w:author="Regina Casanova" w:date="2018-06-18T15:47:00Z">
        <w:r w:rsidR="00F46AAA">
          <w:t xml:space="preserve"> y Limitaciones</w:t>
        </w:r>
      </w:ins>
    </w:p>
    <w:tbl>
      <w:tblPr>
        <w:tblStyle w:val="Tablaconcuadrcula"/>
        <w:tblW w:w="0" w:type="auto"/>
        <w:tblLook w:val="04A0" w:firstRow="1" w:lastRow="0" w:firstColumn="1" w:lastColumn="0" w:noHBand="0" w:noVBand="1"/>
        <w:tblPrChange w:id="4011"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4012">
          <w:tblGrid>
            <w:gridCol w:w="3960"/>
            <w:gridCol w:w="3961"/>
          </w:tblGrid>
        </w:tblGridChange>
      </w:tblGrid>
      <w:tr w:rsidR="00F46AAA" w14:paraId="5AF6ED73" w14:textId="77777777" w:rsidTr="000C3480">
        <w:trPr>
          <w:trHeight w:val="531"/>
          <w:ins w:id="4013" w:author="Regina Casanova" w:date="2018-06-18T15:47:00Z"/>
          <w:trPrChange w:id="4014" w:author="Luis Fernando Llanos Zavalaga" w:date="2018-07-10T15:45:00Z">
            <w:trPr>
              <w:trHeight w:val="531"/>
            </w:trPr>
          </w:trPrChange>
        </w:trPr>
        <w:tc>
          <w:tcPr>
            <w:tcW w:w="2547" w:type="dxa"/>
            <w:vMerge w:val="restart"/>
            <w:tcPrChange w:id="4015" w:author="Luis Fernando Llanos Zavalaga" w:date="2018-07-10T15:45:00Z">
              <w:tcPr>
                <w:tcW w:w="3960" w:type="dxa"/>
                <w:vMerge w:val="restart"/>
              </w:tcPr>
            </w:tcPrChange>
          </w:tcPr>
          <w:p w14:paraId="2E50C7E1" w14:textId="73778B3A" w:rsidR="00F46AAA" w:rsidRDefault="00F46AAA" w:rsidP="008D23C7">
            <w:pPr>
              <w:pStyle w:val="Texto"/>
              <w:rPr>
                <w:ins w:id="4016" w:author="Regina Casanova" w:date="2018-06-18T15:47:00Z"/>
              </w:rPr>
            </w:pPr>
            <w:ins w:id="4017" w:author="Regina Casanova" w:date="2018-06-18T15:49:00Z">
              <w:r>
                <w:t>Personal de SUSALUD</w:t>
              </w:r>
            </w:ins>
          </w:p>
        </w:tc>
        <w:tc>
          <w:tcPr>
            <w:tcW w:w="5374" w:type="dxa"/>
            <w:tcPrChange w:id="4018" w:author="Luis Fernando Llanos Zavalaga" w:date="2018-07-10T15:45:00Z">
              <w:tcPr>
                <w:tcW w:w="3961" w:type="dxa"/>
              </w:tcPr>
            </w:tcPrChange>
          </w:tcPr>
          <w:p w14:paraId="6C10C8DE" w14:textId="002524AC" w:rsidR="00F46AAA" w:rsidRDefault="00F46AAA" w:rsidP="008D23C7">
            <w:pPr>
              <w:pStyle w:val="Texto"/>
              <w:rPr>
                <w:ins w:id="4019" w:author="Regina Casanova" w:date="2018-06-18T15:47:00Z"/>
              </w:rPr>
            </w:pPr>
            <w:ins w:id="4020" w:author="Regina Casanova" w:date="2018-06-18T15:49:00Z">
              <w:r>
                <w:t>Poblaciones lejanas con poca o nula conectividad.</w:t>
              </w:r>
            </w:ins>
          </w:p>
        </w:tc>
      </w:tr>
      <w:tr w:rsidR="00F46AAA" w14:paraId="4165A928" w14:textId="77777777" w:rsidTr="000C3480">
        <w:trPr>
          <w:trHeight w:val="486"/>
          <w:trPrChange w:id="4021" w:author="Luis Fernando Llanos Zavalaga" w:date="2018-07-10T15:45:00Z">
            <w:trPr>
              <w:trHeight w:val="486"/>
            </w:trPr>
          </w:trPrChange>
        </w:trPr>
        <w:tc>
          <w:tcPr>
            <w:tcW w:w="2547" w:type="dxa"/>
            <w:vMerge/>
            <w:tcPrChange w:id="4022" w:author="Luis Fernando Llanos Zavalaga" w:date="2018-07-10T15:45:00Z">
              <w:tcPr>
                <w:tcW w:w="3960" w:type="dxa"/>
                <w:vMerge/>
              </w:tcPr>
            </w:tcPrChange>
          </w:tcPr>
          <w:p w14:paraId="283EE971" w14:textId="77777777" w:rsidR="00F46AAA" w:rsidRDefault="00F46AAA" w:rsidP="008D23C7">
            <w:pPr>
              <w:pStyle w:val="Texto"/>
            </w:pPr>
          </w:p>
        </w:tc>
        <w:tc>
          <w:tcPr>
            <w:tcW w:w="5374" w:type="dxa"/>
            <w:tcPrChange w:id="4023" w:author="Luis Fernando Llanos Zavalaga" w:date="2018-07-10T15:45:00Z">
              <w:tcPr>
                <w:tcW w:w="3961" w:type="dxa"/>
              </w:tcPr>
            </w:tcPrChange>
          </w:tcPr>
          <w:p w14:paraId="108E6281" w14:textId="64279D0E" w:rsidR="00F46AAA" w:rsidRDefault="00F46AAA" w:rsidP="008D23C7">
            <w:pPr>
              <w:pStyle w:val="Texto"/>
            </w:pPr>
            <w:ins w:id="4024" w:author="Regina Casanova" w:date="2018-06-18T15:49:00Z">
              <w:r>
                <w:t>Mala gestión de recursos económicos por parte de IPRESS.</w:t>
              </w:r>
            </w:ins>
          </w:p>
        </w:tc>
      </w:tr>
      <w:tr w:rsidR="00F46AAA" w14:paraId="5E547101" w14:textId="77777777" w:rsidTr="000C3480">
        <w:trPr>
          <w:trHeight w:val="441"/>
          <w:trPrChange w:id="4025" w:author="Luis Fernando Llanos Zavalaga" w:date="2018-07-10T15:45:00Z">
            <w:trPr>
              <w:trHeight w:val="441"/>
            </w:trPr>
          </w:trPrChange>
        </w:trPr>
        <w:tc>
          <w:tcPr>
            <w:tcW w:w="2547" w:type="dxa"/>
            <w:vMerge/>
            <w:tcPrChange w:id="4026" w:author="Luis Fernando Llanos Zavalaga" w:date="2018-07-10T15:45:00Z">
              <w:tcPr>
                <w:tcW w:w="3960" w:type="dxa"/>
                <w:vMerge/>
              </w:tcPr>
            </w:tcPrChange>
          </w:tcPr>
          <w:p w14:paraId="516FD0C2" w14:textId="77777777" w:rsidR="00F46AAA" w:rsidRDefault="00F46AAA" w:rsidP="008D23C7">
            <w:pPr>
              <w:pStyle w:val="Texto"/>
            </w:pPr>
          </w:p>
        </w:tc>
        <w:tc>
          <w:tcPr>
            <w:tcW w:w="5374" w:type="dxa"/>
            <w:tcPrChange w:id="4027" w:author="Luis Fernando Llanos Zavalaga" w:date="2018-07-10T15:45:00Z">
              <w:tcPr>
                <w:tcW w:w="3961" w:type="dxa"/>
              </w:tcPr>
            </w:tcPrChange>
          </w:tcPr>
          <w:p w14:paraId="49A87319" w14:textId="777849A4" w:rsidR="00F46AAA" w:rsidRDefault="00F46AAA" w:rsidP="008D23C7">
            <w:pPr>
              <w:pStyle w:val="Texto"/>
            </w:pPr>
            <w:ins w:id="4028" w:author="Regina Casanova" w:date="2018-06-18T15:50:00Z">
              <w:r>
                <w:t>Personas no letradas.</w:t>
              </w:r>
            </w:ins>
          </w:p>
        </w:tc>
      </w:tr>
      <w:tr w:rsidR="00F46AAA" w14:paraId="67226A83" w14:textId="77777777" w:rsidTr="000C3480">
        <w:trPr>
          <w:trHeight w:val="576"/>
          <w:trPrChange w:id="4029" w:author="Luis Fernando Llanos Zavalaga" w:date="2018-07-10T15:45:00Z">
            <w:trPr>
              <w:trHeight w:val="576"/>
            </w:trPr>
          </w:trPrChange>
        </w:trPr>
        <w:tc>
          <w:tcPr>
            <w:tcW w:w="2547" w:type="dxa"/>
            <w:vMerge/>
            <w:tcPrChange w:id="4030" w:author="Luis Fernando Llanos Zavalaga" w:date="2018-07-10T15:45:00Z">
              <w:tcPr>
                <w:tcW w:w="3960" w:type="dxa"/>
                <w:vMerge/>
              </w:tcPr>
            </w:tcPrChange>
          </w:tcPr>
          <w:p w14:paraId="13BA8CC5" w14:textId="2CB00338" w:rsidR="00F46AAA" w:rsidRDefault="00F46AAA" w:rsidP="008D23C7">
            <w:pPr>
              <w:pStyle w:val="Texto"/>
            </w:pPr>
          </w:p>
        </w:tc>
        <w:tc>
          <w:tcPr>
            <w:tcW w:w="5374" w:type="dxa"/>
            <w:tcPrChange w:id="4031" w:author="Luis Fernando Llanos Zavalaga" w:date="2018-07-10T15:45:00Z">
              <w:tcPr>
                <w:tcW w:w="3961" w:type="dxa"/>
              </w:tcPr>
            </w:tcPrChange>
          </w:tcPr>
          <w:p w14:paraId="76B70AB3" w14:textId="65B5B9E6" w:rsidR="00F46AAA" w:rsidRDefault="00F46AAA" w:rsidP="008D23C7">
            <w:pPr>
              <w:pStyle w:val="Texto"/>
            </w:pPr>
            <w:ins w:id="4032" w:author="Regina Casanova" w:date="2018-06-18T15:50:00Z">
              <w:r>
                <w:t xml:space="preserve">No hay procedimientos claros sobre </w:t>
              </w:r>
            </w:ins>
            <w:ins w:id="4033" w:author="Regina Casanova" w:date="2018-06-18T15:51:00Z">
              <w:r>
                <w:t>cómo</w:t>
              </w:r>
            </w:ins>
            <w:ins w:id="4034" w:author="Regina Casanova" w:date="2018-06-18T15:50:00Z">
              <w:r>
                <w:t xml:space="preserve"> </w:t>
              </w:r>
            </w:ins>
            <w:ins w:id="4035" w:author="Regina Casanova" w:date="2018-06-18T15:51:00Z">
              <w:r>
                <w:t>reaccionar para</w:t>
              </w:r>
            </w:ins>
            <w:ins w:id="4036" w:author="Regina Casanova" w:date="2018-06-18T15:50:00Z">
              <w:r>
                <w:t xml:space="preserve"> resolver reclamos.</w:t>
              </w:r>
            </w:ins>
          </w:p>
        </w:tc>
      </w:tr>
      <w:tr w:rsidR="00F46AAA" w14:paraId="4A8C71F7" w14:textId="77777777" w:rsidTr="000C3480">
        <w:trPr>
          <w:trHeight w:val="515"/>
          <w:trPrChange w:id="4037" w:author="Luis Fernando Llanos Zavalaga" w:date="2018-07-10T15:45:00Z">
            <w:trPr>
              <w:trHeight w:val="515"/>
            </w:trPr>
          </w:trPrChange>
        </w:trPr>
        <w:tc>
          <w:tcPr>
            <w:tcW w:w="2547" w:type="dxa"/>
            <w:vMerge/>
            <w:tcPrChange w:id="4038" w:author="Luis Fernando Llanos Zavalaga" w:date="2018-07-10T15:45:00Z">
              <w:tcPr>
                <w:tcW w:w="3960" w:type="dxa"/>
                <w:vMerge/>
              </w:tcPr>
            </w:tcPrChange>
          </w:tcPr>
          <w:p w14:paraId="3BD4F79A" w14:textId="77777777" w:rsidR="00F46AAA" w:rsidRDefault="00F46AAA" w:rsidP="008D23C7">
            <w:pPr>
              <w:pStyle w:val="Texto"/>
            </w:pPr>
          </w:p>
        </w:tc>
        <w:tc>
          <w:tcPr>
            <w:tcW w:w="5374" w:type="dxa"/>
            <w:tcPrChange w:id="4039" w:author="Luis Fernando Llanos Zavalaga" w:date="2018-07-10T15:45:00Z">
              <w:tcPr>
                <w:tcW w:w="3961" w:type="dxa"/>
              </w:tcPr>
            </w:tcPrChange>
          </w:tcPr>
          <w:p w14:paraId="742BACAE" w14:textId="41201719" w:rsidR="00F46AAA" w:rsidRDefault="000E7F05" w:rsidP="008D23C7">
            <w:pPr>
              <w:pStyle w:val="Texto"/>
            </w:pPr>
            <w:ins w:id="4040" w:author="Regina Casanova" w:date="2018-06-18T15:52:00Z">
              <w:r>
                <w:t>Reclamos son vistos como trabas u ofensas hacia el personal prestador de salud.</w:t>
              </w:r>
            </w:ins>
          </w:p>
        </w:tc>
      </w:tr>
      <w:tr w:rsidR="000E7F05" w14:paraId="7E61175E" w14:textId="77777777" w:rsidTr="000C3480">
        <w:trPr>
          <w:trHeight w:val="576"/>
          <w:ins w:id="4041" w:author="Regina Casanova" w:date="2018-06-18T15:47:00Z"/>
          <w:trPrChange w:id="4042" w:author="Luis Fernando Llanos Zavalaga" w:date="2018-07-10T15:45:00Z">
            <w:trPr>
              <w:trHeight w:val="576"/>
            </w:trPr>
          </w:trPrChange>
        </w:trPr>
        <w:tc>
          <w:tcPr>
            <w:tcW w:w="2547" w:type="dxa"/>
            <w:vMerge w:val="restart"/>
            <w:tcPrChange w:id="4043" w:author="Luis Fernando Llanos Zavalaga" w:date="2018-07-10T15:45:00Z">
              <w:tcPr>
                <w:tcW w:w="3960" w:type="dxa"/>
                <w:vMerge w:val="restart"/>
              </w:tcPr>
            </w:tcPrChange>
          </w:tcPr>
          <w:p w14:paraId="4E0037E8" w14:textId="4C25208A" w:rsidR="000E7F05" w:rsidRDefault="000E7F05" w:rsidP="008D23C7">
            <w:pPr>
              <w:pStyle w:val="Texto"/>
              <w:rPr>
                <w:ins w:id="4044" w:author="Regina Casanova" w:date="2018-06-18T15:47:00Z"/>
              </w:rPr>
            </w:pPr>
            <w:ins w:id="4045" w:author="Regina Casanova" w:date="2018-06-18T15:49:00Z">
              <w:r>
                <w:t>Gestores de IPRESS</w:t>
              </w:r>
            </w:ins>
          </w:p>
        </w:tc>
        <w:tc>
          <w:tcPr>
            <w:tcW w:w="5374" w:type="dxa"/>
            <w:tcPrChange w:id="4046" w:author="Luis Fernando Llanos Zavalaga" w:date="2018-07-10T15:45:00Z">
              <w:tcPr>
                <w:tcW w:w="3961" w:type="dxa"/>
              </w:tcPr>
            </w:tcPrChange>
          </w:tcPr>
          <w:p w14:paraId="796DA508" w14:textId="310CB23E" w:rsidR="000E7F05" w:rsidRDefault="000E7F05" w:rsidP="008D23C7">
            <w:pPr>
              <w:pStyle w:val="Texto"/>
              <w:rPr>
                <w:ins w:id="4047" w:author="Regina Casanova" w:date="2018-06-18T15:47:00Z"/>
              </w:rPr>
            </w:pPr>
            <w:ins w:id="4048" w:author="Regina Casanova" w:date="2018-06-18T15:54:00Z">
              <w:r>
                <w:t>Reclamos son vistos de manera negativa.</w:t>
              </w:r>
            </w:ins>
          </w:p>
        </w:tc>
      </w:tr>
      <w:tr w:rsidR="000E7F05" w14:paraId="2E970A6C" w14:textId="77777777" w:rsidTr="000C3480">
        <w:trPr>
          <w:trHeight w:val="441"/>
          <w:trPrChange w:id="4049" w:author="Luis Fernando Llanos Zavalaga" w:date="2018-07-10T15:45:00Z">
            <w:trPr>
              <w:trHeight w:val="441"/>
            </w:trPr>
          </w:trPrChange>
        </w:trPr>
        <w:tc>
          <w:tcPr>
            <w:tcW w:w="2547" w:type="dxa"/>
            <w:vMerge/>
            <w:tcPrChange w:id="4050" w:author="Luis Fernando Llanos Zavalaga" w:date="2018-07-10T15:45:00Z">
              <w:tcPr>
                <w:tcW w:w="3960" w:type="dxa"/>
                <w:vMerge/>
              </w:tcPr>
            </w:tcPrChange>
          </w:tcPr>
          <w:p w14:paraId="1AE33479" w14:textId="77777777" w:rsidR="000E7F05" w:rsidRDefault="000E7F05" w:rsidP="008D23C7">
            <w:pPr>
              <w:pStyle w:val="Texto"/>
            </w:pPr>
          </w:p>
        </w:tc>
        <w:tc>
          <w:tcPr>
            <w:tcW w:w="5374" w:type="dxa"/>
            <w:tcPrChange w:id="4051" w:author="Luis Fernando Llanos Zavalaga" w:date="2018-07-10T15:45:00Z">
              <w:tcPr>
                <w:tcW w:w="3961" w:type="dxa"/>
              </w:tcPr>
            </w:tcPrChange>
          </w:tcPr>
          <w:p w14:paraId="1960B89C" w14:textId="0A5F021F" w:rsidR="000E7F05" w:rsidRDefault="000E7F05" w:rsidP="008D23C7">
            <w:pPr>
              <w:pStyle w:val="Texto"/>
            </w:pPr>
            <w:ins w:id="4052" w:author="Regina Casanova" w:date="2018-06-18T15:55:00Z">
              <w:r>
                <w:t>Falta de comunicación con SUSALUD.</w:t>
              </w:r>
            </w:ins>
          </w:p>
        </w:tc>
      </w:tr>
      <w:tr w:rsidR="000E7F05" w14:paraId="6244FE4E" w14:textId="77777777" w:rsidTr="000C3480">
        <w:trPr>
          <w:trHeight w:val="471"/>
          <w:trPrChange w:id="4053" w:author="Luis Fernando Llanos Zavalaga" w:date="2018-07-10T15:45:00Z">
            <w:trPr>
              <w:trHeight w:val="471"/>
            </w:trPr>
          </w:trPrChange>
        </w:trPr>
        <w:tc>
          <w:tcPr>
            <w:tcW w:w="2547" w:type="dxa"/>
            <w:vMerge/>
            <w:tcPrChange w:id="4054" w:author="Luis Fernando Llanos Zavalaga" w:date="2018-07-10T15:45:00Z">
              <w:tcPr>
                <w:tcW w:w="3960" w:type="dxa"/>
                <w:vMerge/>
              </w:tcPr>
            </w:tcPrChange>
          </w:tcPr>
          <w:p w14:paraId="57D356C4" w14:textId="77777777" w:rsidR="000E7F05" w:rsidRDefault="000E7F05" w:rsidP="008D23C7">
            <w:pPr>
              <w:pStyle w:val="Texto"/>
            </w:pPr>
          </w:p>
        </w:tc>
        <w:tc>
          <w:tcPr>
            <w:tcW w:w="5374" w:type="dxa"/>
            <w:tcPrChange w:id="4055" w:author="Luis Fernando Llanos Zavalaga" w:date="2018-07-10T15:45:00Z">
              <w:tcPr>
                <w:tcW w:w="3961" w:type="dxa"/>
              </w:tcPr>
            </w:tcPrChange>
          </w:tcPr>
          <w:p w14:paraId="61B4704C" w14:textId="6A7E8782" w:rsidR="000E7F05" w:rsidRDefault="000E7F05" w:rsidP="008D23C7">
            <w:pPr>
              <w:pStyle w:val="Texto"/>
            </w:pPr>
            <w:ins w:id="4056" w:author="Regina Casanova" w:date="2018-06-18T15:55:00Z">
              <w:r>
                <w:t>Excesiva delegación para resolución de reclamos.</w:t>
              </w:r>
            </w:ins>
          </w:p>
        </w:tc>
      </w:tr>
      <w:tr w:rsidR="000E7F05" w14:paraId="2D110FCC" w14:textId="77777777" w:rsidTr="000C3480">
        <w:trPr>
          <w:trHeight w:val="561"/>
          <w:trPrChange w:id="4057" w:author="Luis Fernando Llanos Zavalaga" w:date="2018-07-10T15:45:00Z">
            <w:trPr>
              <w:trHeight w:val="561"/>
            </w:trPr>
          </w:trPrChange>
        </w:trPr>
        <w:tc>
          <w:tcPr>
            <w:tcW w:w="2547" w:type="dxa"/>
            <w:vMerge/>
            <w:tcPrChange w:id="4058" w:author="Luis Fernando Llanos Zavalaga" w:date="2018-07-10T15:45:00Z">
              <w:tcPr>
                <w:tcW w:w="3960" w:type="dxa"/>
                <w:vMerge/>
              </w:tcPr>
            </w:tcPrChange>
          </w:tcPr>
          <w:p w14:paraId="1526619E" w14:textId="77777777" w:rsidR="000E7F05" w:rsidRDefault="000E7F05" w:rsidP="008D23C7">
            <w:pPr>
              <w:pStyle w:val="Texto"/>
            </w:pPr>
          </w:p>
        </w:tc>
        <w:tc>
          <w:tcPr>
            <w:tcW w:w="5374" w:type="dxa"/>
            <w:tcPrChange w:id="4059" w:author="Luis Fernando Llanos Zavalaga" w:date="2018-07-10T15:45:00Z">
              <w:tcPr>
                <w:tcW w:w="3961" w:type="dxa"/>
              </w:tcPr>
            </w:tcPrChange>
          </w:tcPr>
          <w:p w14:paraId="7C7B9BB3" w14:textId="3582BE51" w:rsidR="000E7F05" w:rsidRDefault="000E7F05" w:rsidP="008D23C7">
            <w:pPr>
              <w:pStyle w:val="Texto"/>
            </w:pPr>
            <w:ins w:id="4060" w:author="Regina Casanova" w:date="2018-06-18T15:55:00Z">
              <w:r>
                <w:t>Procesos largos para resolución de reclamos.</w:t>
              </w:r>
            </w:ins>
          </w:p>
        </w:tc>
      </w:tr>
      <w:tr w:rsidR="000E7F05" w14:paraId="20472905" w14:textId="77777777" w:rsidTr="000C3480">
        <w:trPr>
          <w:trHeight w:val="546"/>
          <w:trPrChange w:id="4061" w:author="Luis Fernando Llanos Zavalaga" w:date="2018-07-10T15:45:00Z">
            <w:trPr>
              <w:trHeight w:val="546"/>
            </w:trPr>
          </w:trPrChange>
        </w:trPr>
        <w:tc>
          <w:tcPr>
            <w:tcW w:w="2547" w:type="dxa"/>
            <w:vMerge/>
            <w:tcPrChange w:id="4062" w:author="Luis Fernando Llanos Zavalaga" w:date="2018-07-10T15:45:00Z">
              <w:tcPr>
                <w:tcW w:w="3960" w:type="dxa"/>
                <w:vMerge/>
              </w:tcPr>
            </w:tcPrChange>
          </w:tcPr>
          <w:p w14:paraId="45192E5F" w14:textId="77777777" w:rsidR="000E7F05" w:rsidRDefault="000E7F05" w:rsidP="008D23C7">
            <w:pPr>
              <w:pStyle w:val="Texto"/>
            </w:pPr>
          </w:p>
        </w:tc>
        <w:tc>
          <w:tcPr>
            <w:tcW w:w="5374" w:type="dxa"/>
            <w:tcPrChange w:id="4063" w:author="Luis Fernando Llanos Zavalaga" w:date="2018-07-10T15:45:00Z">
              <w:tcPr>
                <w:tcW w:w="3961" w:type="dxa"/>
              </w:tcPr>
            </w:tcPrChange>
          </w:tcPr>
          <w:p w14:paraId="7214BA97" w14:textId="73CBFE3E" w:rsidR="000E7F05" w:rsidRDefault="000E7F05" w:rsidP="008D23C7">
            <w:pPr>
              <w:pStyle w:val="Texto"/>
            </w:pPr>
            <w:ins w:id="4064" w:author="Regina Casanova" w:date="2018-06-18T15:56:00Z">
              <w:r>
                <w:t>Ciudadanos que reclaman con frecuencia sin sustento.</w:t>
              </w:r>
            </w:ins>
          </w:p>
        </w:tc>
      </w:tr>
      <w:tr w:rsidR="000E7F05" w14:paraId="3626EC09" w14:textId="77777777" w:rsidTr="000C3480">
        <w:trPr>
          <w:trHeight w:val="470"/>
          <w:trPrChange w:id="4065" w:author="Luis Fernando Llanos Zavalaga" w:date="2018-07-10T15:45:00Z">
            <w:trPr>
              <w:trHeight w:val="470"/>
            </w:trPr>
          </w:trPrChange>
        </w:trPr>
        <w:tc>
          <w:tcPr>
            <w:tcW w:w="2547" w:type="dxa"/>
            <w:vMerge/>
            <w:tcPrChange w:id="4066" w:author="Luis Fernando Llanos Zavalaga" w:date="2018-07-10T15:45:00Z">
              <w:tcPr>
                <w:tcW w:w="3960" w:type="dxa"/>
                <w:vMerge/>
              </w:tcPr>
            </w:tcPrChange>
          </w:tcPr>
          <w:p w14:paraId="11D2E1C1" w14:textId="77777777" w:rsidR="000E7F05" w:rsidRDefault="000E7F05" w:rsidP="008D23C7">
            <w:pPr>
              <w:pStyle w:val="Texto"/>
            </w:pPr>
          </w:p>
        </w:tc>
        <w:tc>
          <w:tcPr>
            <w:tcW w:w="5374" w:type="dxa"/>
            <w:tcPrChange w:id="4067" w:author="Luis Fernando Llanos Zavalaga" w:date="2018-07-10T15:45:00Z">
              <w:tcPr>
                <w:tcW w:w="3961" w:type="dxa"/>
              </w:tcPr>
            </w:tcPrChange>
          </w:tcPr>
          <w:p w14:paraId="622B674D" w14:textId="27E3FA5B" w:rsidR="000E7F05" w:rsidRDefault="000E7F05" w:rsidP="008D23C7">
            <w:pPr>
              <w:pStyle w:val="Texto"/>
            </w:pPr>
            <w:ins w:id="4068" w:author="Regina Casanova" w:date="2018-06-18T15:56:00Z">
              <w:r>
                <w:t>Resolución de reclamos de manera aislada y sin identificaci</w:t>
              </w:r>
            </w:ins>
            <w:ins w:id="4069" w:author="Regina Casanova" w:date="2018-06-18T15:57:00Z">
              <w:r>
                <w:t>ón del problema en trasfondo.</w:t>
              </w:r>
            </w:ins>
          </w:p>
        </w:tc>
      </w:tr>
      <w:tr w:rsidR="0015231C" w14:paraId="02F8D784" w14:textId="77777777" w:rsidTr="000C3480">
        <w:trPr>
          <w:trHeight w:val="531"/>
          <w:ins w:id="4070" w:author="Regina Casanova" w:date="2018-06-18T15:47:00Z"/>
          <w:trPrChange w:id="4071" w:author="Luis Fernando Llanos Zavalaga" w:date="2018-07-10T15:45:00Z">
            <w:trPr>
              <w:trHeight w:val="531"/>
            </w:trPr>
          </w:trPrChange>
        </w:trPr>
        <w:tc>
          <w:tcPr>
            <w:tcW w:w="2547" w:type="dxa"/>
            <w:vMerge w:val="restart"/>
            <w:tcPrChange w:id="4072" w:author="Luis Fernando Llanos Zavalaga" w:date="2018-07-10T15:45:00Z">
              <w:tcPr>
                <w:tcW w:w="3960" w:type="dxa"/>
                <w:vMerge w:val="restart"/>
              </w:tcPr>
            </w:tcPrChange>
          </w:tcPr>
          <w:p w14:paraId="6DCA6DE7" w14:textId="475E1A56" w:rsidR="0015231C" w:rsidRDefault="0015231C" w:rsidP="008D23C7">
            <w:pPr>
              <w:pStyle w:val="Texto"/>
              <w:rPr>
                <w:ins w:id="4073" w:author="Regina Casanova" w:date="2018-06-18T15:47:00Z"/>
              </w:rPr>
            </w:pPr>
            <w:ins w:id="4074" w:author="Regina Casanova" w:date="2018-06-18T15:49:00Z">
              <w:r>
                <w:t>Ciudadanos</w:t>
              </w:r>
            </w:ins>
          </w:p>
        </w:tc>
        <w:tc>
          <w:tcPr>
            <w:tcW w:w="5374" w:type="dxa"/>
            <w:tcPrChange w:id="4075" w:author="Luis Fernando Llanos Zavalaga" w:date="2018-07-10T15:45:00Z">
              <w:tcPr>
                <w:tcW w:w="3961" w:type="dxa"/>
              </w:tcPr>
            </w:tcPrChange>
          </w:tcPr>
          <w:p w14:paraId="09E72165" w14:textId="7BBDF1FD" w:rsidR="0015231C" w:rsidRDefault="0015231C" w:rsidP="008D23C7">
            <w:pPr>
              <w:pStyle w:val="Texto"/>
              <w:rPr>
                <w:ins w:id="4076" w:author="Regina Casanova" w:date="2018-06-18T15:47:00Z"/>
              </w:rPr>
            </w:pPr>
            <w:ins w:id="4077" w:author="Regina Casanova" w:date="2018-06-18T16:26:00Z">
              <w:r>
                <w:t xml:space="preserve">Personas no proclives al uso de </w:t>
              </w:r>
            </w:ins>
            <w:ins w:id="4078" w:author="Regina Casanova" w:date="2018-06-18T16:27:00Z">
              <w:r>
                <w:t>tecnología</w:t>
              </w:r>
            </w:ins>
            <w:ins w:id="4079" w:author="Regina Casanova" w:date="2018-06-18T16:26:00Z">
              <w:r>
                <w:t>.</w:t>
              </w:r>
            </w:ins>
          </w:p>
        </w:tc>
      </w:tr>
      <w:tr w:rsidR="0015231C" w14:paraId="7F6E16FE" w14:textId="77777777" w:rsidTr="000C3480">
        <w:trPr>
          <w:trHeight w:val="486"/>
          <w:trPrChange w:id="4080" w:author="Luis Fernando Llanos Zavalaga" w:date="2018-07-10T15:45:00Z">
            <w:trPr>
              <w:trHeight w:val="486"/>
            </w:trPr>
          </w:trPrChange>
        </w:trPr>
        <w:tc>
          <w:tcPr>
            <w:tcW w:w="2547" w:type="dxa"/>
            <w:vMerge/>
            <w:tcPrChange w:id="4081" w:author="Luis Fernando Llanos Zavalaga" w:date="2018-07-10T15:45:00Z">
              <w:tcPr>
                <w:tcW w:w="3960" w:type="dxa"/>
                <w:vMerge/>
              </w:tcPr>
            </w:tcPrChange>
          </w:tcPr>
          <w:p w14:paraId="59DE6066" w14:textId="77777777" w:rsidR="0015231C" w:rsidRDefault="0015231C" w:rsidP="008D23C7">
            <w:pPr>
              <w:pStyle w:val="Texto"/>
            </w:pPr>
          </w:p>
        </w:tc>
        <w:tc>
          <w:tcPr>
            <w:tcW w:w="5374" w:type="dxa"/>
            <w:tcPrChange w:id="4082" w:author="Luis Fernando Llanos Zavalaga" w:date="2018-07-10T15:45:00Z">
              <w:tcPr>
                <w:tcW w:w="3961" w:type="dxa"/>
              </w:tcPr>
            </w:tcPrChange>
          </w:tcPr>
          <w:p w14:paraId="43250CEF" w14:textId="0B5D1495" w:rsidR="0015231C" w:rsidRDefault="0015231C" w:rsidP="008D23C7">
            <w:pPr>
              <w:pStyle w:val="Texto"/>
            </w:pPr>
            <w:ins w:id="4083" w:author="Regina Casanova" w:date="2018-06-18T16:27:00Z">
              <w:r>
                <w:t>Ciudadanos no sabe sobre que debe reclamar y que no.</w:t>
              </w:r>
            </w:ins>
          </w:p>
        </w:tc>
      </w:tr>
      <w:tr w:rsidR="0015231C" w14:paraId="22580421" w14:textId="77777777" w:rsidTr="000C3480">
        <w:trPr>
          <w:trHeight w:val="426"/>
          <w:trPrChange w:id="4084" w:author="Luis Fernando Llanos Zavalaga" w:date="2018-07-10T15:45:00Z">
            <w:trPr>
              <w:trHeight w:val="426"/>
            </w:trPr>
          </w:trPrChange>
        </w:trPr>
        <w:tc>
          <w:tcPr>
            <w:tcW w:w="2547" w:type="dxa"/>
            <w:vMerge/>
            <w:tcPrChange w:id="4085" w:author="Luis Fernando Llanos Zavalaga" w:date="2018-07-10T15:45:00Z">
              <w:tcPr>
                <w:tcW w:w="3960" w:type="dxa"/>
                <w:vMerge/>
              </w:tcPr>
            </w:tcPrChange>
          </w:tcPr>
          <w:p w14:paraId="42C9B56B" w14:textId="77777777" w:rsidR="0015231C" w:rsidRDefault="0015231C" w:rsidP="008D23C7">
            <w:pPr>
              <w:pStyle w:val="Texto"/>
            </w:pPr>
          </w:p>
        </w:tc>
        <w:tc>
          <w:tcPr>
            <w:tcW w:w="5374" w:type="dxa"/>
            <w:tcPrChange w:id="4086" w:author="Luis Fernando Llanos Zavalaga" w:date="2018-07-10T15:45:00Z">
              <w:tcPr>
                <w:tcW w:w="3961" w:type="dxa"/>
              </w:tcPr>
            </w:tcPrChange>
          </w:tcPr>
          <w:p w14:paraId="4F419759" w14:textId="0CEB3E45" w:rsidR="0015231C" w:rsidRDefault="0015231C" w:rsidP="008D23C7">
            <w:pPr>
              <w:pStyle w:val="Texto"/>
            </w:pPr>
            <w:ins w:id="4087" w:author="Regina Casanova" w:date="2018-06-18T16:27:00Z">
              <w:r>
                <w:t>Poco contacto de las autoridades con reclamos presentados por ciudadanos.</w:t>
              </w:r>
            </w:ins>
          </w:p>
        </w:tc>
      </w:tr>
      <w:tr w:rsidR="0015231C" w14:paraId="210784B5" w14:textId="77777777" w:rsidTr="000C3480">
        <w:trPr>
          <w:trHeight w:val="471"/>
          <w:trPrChange w:id="4088" w:author="Luis Fernando Llanos Zavalaga" w:date="2018-07-10T15:45:00Z">
            <w:trPr>
              <w:trHeight w:val="471"/>
            </w:trPr>
          </w:trPrChange>
        </w:trPr>
        <w:tc>
          <w:tcPr>
            <w:tcW w:w="2547" w:type="dxa"/>
            <w:vMerge/>
            <w:tcPrChange w:id="4089" w:author="Luis Fernando Llanos Zavalaga" w:date="2018-07-10T15:45:00Z">
              <w:tcPr>
                <w:tcW w:w="3960" w:type="dxa"/>
                <w:vMerge/>
              </w:tcPr>
            </w:tcPrChange>
          </w:tcPr>
          <w:p w14:paraId="12961EDF" w14:textId="77777777" w:rsidR="0015231C" w:rsidRDefault="0015231C" w:rsidP="008D23C7">
            <w:pPr>
              <w:pStyle w:val="Texto"/>
            </w:pPr>
          </w:p>
        </w:tc>
        <w:tc>
          <w:tcPr>
            <w:tcW w:w="5374" w:type="dxa"/>
            <w:tcPrChange w:id="4090" w:author="Luis Fernando Llanos Zavalaga" w:date="2018-07-10T15:45:00Z">
              <w:tcPr>
                <w:tcW w:w="3961" w:type="dxa"/>
              </w:tcPr>
            </w:tcPrChange>
          </w:tcPr>
          <w:p w14:paraId="242B0264" w14:textId="31703A9A" w:rsidR="0015231C" w:rsidRDefault="0015231C" w:rsidP="008D23C7">
            <w:pPr>
              <w:pStyle w:val="Texto"/>
            </w:pPr>
            <w:ins w:id="4091" w:author="Regina Casanova" w:date="2018-06-18T16:29:00Z">
              <w:r>
                <w:t>Falta de</w:t>
              </w:r>
            </w:ins>
            <w:ins w:id="4092" w:author="Regina Casanova" w:date="2018-06-18T16:27:00Z">
              <w:r>
                <w:t xml:space="preserve"> capacidad de decisi</w:t>
              </w:r>
            </w:ins>
            <w:ins w:id="4093" w:author="Regina Casanova" w:date="2018-06-18T16:28:00Z">
              <w:r>
                <w:t xml:space="preserve">ón y de </w:t>
              </w:r>
            </w:ins>
            <w:ins w:id="4094" w:author="Regina Casanova" w:date="2018-06-18T16:29:00Z">
              <w:r>
                <w:t>autonomía</w:t>
              </w:r>
            </w:ins>
            <w:ins w:id="4095" w:author="Regina Casanova" w:date="2018-06-18T16:28:00Z">
              <w:r>
                <w:t xml:space="preserve"> para resolución de reclamos en niveles bajos de atención.</w:t>
              </w:r>
            </w:ins>
          </w:p>
        </w:tc>
      </w:tr>
      <w:tr w:rsidR="0015231C" w14:paraId="07169AF5" w14:textId="77777777" w:rsidTr="000C3480">
        <w:trPr>
          <w:trHeight w:val="515"/>
          <w:trPrChange w:id="4096" w:author="Luis Fernando Llanos Zavalaga" w:date="2018-07-10T15:45:00Z">
            <w:trPr>
              <w:trHeight w:val="515"/>
            </w:trPr>
          </w:trPrChange>
        </w:trPr>
        <w:tc>
          <w:tcPr>
            <w:tcW w:w="2547" w:type="dxa"/>
            <w:vMerge/>
            <w:tcPrChange w:id="4097" w:author="Luis Fernando Llanos Zavalaga" w:date="2018-07-10T15:45:00Z">
              <w:tcPr>
                <w:tcW w:w="3960" w:type="dxa"/>
                <w:vMerge/>
              </w:tcPr>
            </w:tcPrChange>
          </w:tcPr>
          <w:p w14:paraId="7266408B" w14:textId="77777777" w:rsidR="0015231C" w:rsidRDefault="0015231C" w:rsidP="008D23C7">
            <w:pPr>
              <w:pStyle w:val="Texto"/>
            </w:pPr>
          </w:p>
        </w:tc>
        <w:tc>
          <w:tcPr>
            <w:tcW w:w="5374" w:type="dxa"/>
            <w:tcPrChange w:id="4098" w:author="Luis Fernando Llanos Zavalaga" w:date="2018-07-10T15:45:00Z">
              <w:tcPr>
                <w:tcW w:w="3961" w:type="dxa"/>
              </w:tcPr>
            </w:tcPrChange>
          </w:tcPr>
          <w:p w14:paraId="57C6F7A0" w14:textId="16019F19" w:rsidR="0015231C" w:rsidRDefault="0015231C" w:rsidP="008D23C7">
            <w:pPr>
              <w:pStyle w:val="Texto"/>
            </w:pPr>
            <w:ins w:id="4099" w:author="Regina Casanova" w:date="2018-06-18T16:28:00Z">
              <w:r>
                <w:t>Tiempos largos para resolución de reclamos.</w:t>
              </w:r>
            </w:ins>
          </w:p>
        </w:tc>
      </w:tr>
    </w:tbl>
    <w:p w14:paraId="5E334282" w14:textId="54B708DB" w:rsidR="00A0375B" w:rsidRPr="0051206E" w:rsidRDefault="000E179A" w:rsidP="008D23C7">
      <w:pPr>
        <w:pStyle w:val="Texto"/>
        <w:jc w:val="center"/>
        <w:rPr>
          <w:sz w:val="22"/>
        </w:rPr>
      </w:pPr>
      <w:r w:rsidRPr="0051206E">
        <w:rPr>
          <w:sz w:val="22"/>
        </w:rPr>
        <w:t xml:space="preserve">Tabla Nº </w:t>
      </w:r>
      <w:ins w:id="4100" w:author="Regina Casanova" w:date="2018-06-18T16:57:00Z">
        <w:r w:rsidR="00F305B6">
          <w:rPr>
            <w:sz w:val="22"/>
          </w:rPr>
          <w:t>3</w:t>
        </w:r>
      </w:ins>
      <w:r w:rsidRPr="0051206E">
        <w:rPr>
          <w:sz w:val="22"/>
        </w:rPr>
        <w:t xml:space="preserve">. Tabla de </w:t>
      </w:r>
      <w:r w:rsidR="00A0375B" w:rsidRPr="0051206E">
        <w:rPr>
          <w:sz w:val="22"/>
        </w:rPr>
        <w:t xml:space="preserve">hallazgos </w:t>
      </w:r>
      <w:ins w:id="4101"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47C24ACA" w:rsidR="00820042" w:rsidRPr="008D23C7" w:rsidDel="00BA63BC" w:rsidRDefault="00820042" w:rsidP="008D23C7">
      <w:pPr>
        <w:pStyle w:val="Ttulo3"/>
        <w:rPr>
          <w:del w:id="4102" w:author="Regina Casanova" w:date="2018-07-07T15:18:00Z"/>
        </w:rPr>
      </w:pPr>
      <w:del w:id="4103" w:author="Regina Casanova" w:date="2018-07-07T15:18:00Z">
        <w:r w:rsidRPr="008D23C7" w:rsidDel="00BA63BC">
          <w:delText>Tabla de requerimientos</w:delText>
        </w:r>
      </w:del>
    </w:p>
    <w:p w14:paraId="4745D140" w14:textId="75346B63" w:rsidR="001C33EF" w:rsidRPr="008D23C7" w:rsidDel="00BA63BC" w:rsidRDefault="0068015C" w:rsidP="008D23C7">
      <w:pPr>
        <w:pStyle w:val="Texto"/>
        <w:rPr>
          <w:del w:id="4104" w:author="Regina Casanova" w:date="2018-07-07T15:18:00Z"/>
        </w:rPr>
      </w:pPr>
      <w:del w:id="4105" w:author="Regina Casanova" w:date="2018-07-07T15:18:00Z">
        <w:r w:rsidRPr="00BA156B" w:rsidDel="00BA63BC">
          <w:delText xml:space="preserve">Con el análisis hecho se </w:delText>
        </w:r>
        <w:r w:rsidR="00495635" w:rsidRPr="00BA156B" w:rsidDel="00BA63BC">
          <w:delText>realizó</w:delText>
        </w:r>
        <w:r w:rsidRPr="00BA156B" w:rsidDel="00BA63BC">
          <w:delText xml:space="preserve"> una tabla de las necesidades de cada tipo de usuario. Se tuvieron en total 58 necesidades por los 3 tipos de usuarios</w:delText>
        </w:r>
        <w:r w:rsidR="00820042" w:rsidRPr="00BA156B" w:rsidDel="00BA63BC">
          <w:delText xml:space="preserve">, se eliminaron 3 de </w:delText>
        </w:r>
        <w:r w:rsidR="00E47C11" w:rsidRPr="00BA156B" w:rsidDel="00BA63BC">
          <w:delText>ellas</w:delText>
        </w:r>
        <w:r w:rsidR="00820042" w:rsidRPr="00BA156B" w:rsidDel="00BA63BC">
          <w:delText xml:space="preserve"> por </w:delText>
        </w:r>
        <w:r w:rsidR="00FC02F0" w:rsidRPr="00BA156B" w:rsidDel="00BA63BC">
          <w:delText>no estar en las competencias del estudio</w:delText>
        </w:r>
        <w:r w:rsidR="00820042" w:rsidRPr="00BA156B" w:rsidDel="00BA63BC">
          <w:delText>. Posteriormente, se pasó a encontrar necesidades similares entre los distintos tipos de usuario, encontrándose 35 necesidades que se repetían entre los distintos tipos de usuario. De ellas, se identificaron 11 requerimientos</w:delText>
        </w:r>
        <w:r w:rsidR="00E47C11" w:rsidRPr="00BA156B" w:rsidDel="00BA63BC">
          <w:delText xml:space="preserve"> del </w:delText>
        </w:r>
      </w:del>
      <w:del w:id="4106" w:author="Regina Casanova" w:date="2018-06-18T17:53:00Z">
        <w:r w:rsidR="00E47C11" w:rsidRPr="00BA156B" w:rsidDel="00E94926">
          <w:delText>sistema</w:delText>
        </w:r>
        <w:r w:rsidR="00820042" w:rsidRPr="00BA156B" w:rsidDel="00E94926">
          <w:delText xml:space="preserve"> </w:delText>
        </w:r>
      </w:del>
      <w:del w:id="4107" w:author="Regina Casanova" w:date="2018-07-07T15:18:00Z">
        <w:r w:rsidR="00820042" w:rsidRPr="00BA156B" w:rsidDel="00BA63BC">
          <w:delText xml:space="preserve">que podían resolver las 35 necesidades y se identificó 1 requerimiento por cada una de las 20 necesidades restantes. Se obtuvo una tabla </w:delText>
        </w:r>
        <w:r w:rsidR="00E47C11" w:rsidRPr="00BA156B" w:rsidDel="00BA63BC">
          <w:delText>con</w:delText>
        </w:r>
        <w:r w:rsidR="00820042" w:rsidRPr="00BA156B" w:rsidDel="00BA63BC">
          <w:delText xml:space="preserve"> un total de 31 requerimientos, a los cuales se les dio un </w:delText>
        </w:r>
        <w:r w:rsidR="00E47C11" w:rsidRPr="00BA156B" w:rsidDel="00BA63BC">
          <w:delText>valor</w:delText>
        </w:r>
        <w:r w:rsidR="00820042" w:rsidRPr="00BA156B" w:rsidDel="00BA63BC">
          <w:delText xml:space="preserve"> de prioridad</w:delText>
        </w:r>
        <w:r w:rsidR="00E47C11" w:rsidRPr="00BA156B" w:rsidDel="00BA63BC">
          <w:delText xml:space="preserve"> a cada uno, siend</w:delText>
        </w:r>
        <w:r w:rsidR="00820042" w:rsidRPr="00BA156B" w:rsidDel="00BA63BC">
          <w:delText>o “1” por prioridad baja, “2” por prioridad media y “3” por prioridad alta.</w:delText>
        </w:r>
      </w:del>
    </w:p>
    <w:p w14:paraId="38717AA3" w14:textId="1F84431C" w:rsidR="00BD5BF4" w:rsidRPr="008D23C7" w:rsidDel="00BA63BC" w:rsidRDefault="00D8310C" w:rsidP="008D23C7">
      <w:pPr>
        <w:pStyle w:val="Texto"/>
        <w:rPr>
          <w:del w:id="4108" w:author="Regina Casanova" w:date="2018-07-07T15:18:00Z"/>
        </w:rPr>
      </w:pPr>
      <w:del w:id="4109" w:author="Regina Casanova" w:date="2018-07-07T15:18:00Z">
        <w:r w:rsidRPr="00BA156B" w:rsidDel="00BA63BC">
          <w:delText>Al finalizar la etapa de análisis de necesidades y requerimientos, se vio necesario</w:delText>
        </w:r>
        <w:r w:rsidR="006F4488" w:rsidRPr="00BA156B" w:rsidDel="00BA63BC">
          <w:delText xml:space="preserve"> continuar con el modelo de </w:delText>
        </w:r>
        <w:r w:rsidR="00495635" w:rsidRPr="00BA156B" w:rsidDel="00BA63BC">
          <w:delText>‘</w:delText>
        </w:r>
        <w:r w:rsidR="006F4488" w:rsidRPr="00BA156B" w:rsidDel="00BA63BC">
          <w:delText>Solicitudes</w:delText>
        </w:r>
        <w:r w:rsidR="00495635" w:rsidRPr="00BA156B" w:rsidDel="00BA63BC">
          <w:delText>’</w:delText>
        </w:r>
        <w:r w:rsidR="006F4488" w:rsidRPr="00BA156B" w:rsidDel="00BA63BC">
          <w:delText xml:space="preserve"> </w:delText>
        </w:r>
        <w:r w:rsidR="00495635" w:rsidRPr="00BA156B" w:rsidDel="00BA63BC">
          <w:delText>usado</w:delText>
        </w:r>
        <w:r w:rsidR="006F4488" w:rsidRPr="00BA156B" w:rsidDel="00BA63BC">
          <w:delText xml:space="preserve"> por SUSALUD. Con </w:delText>
        </w:r>
        <w:r w:rsidR="00495635" w:rsidRPr="00BA156B" w:rsidDel="00BA63BC">
          <w:delText>este modelo</w:delText>
        </w:r>
        <w:r w:rsidR="006F4488" w:rsidRPr="00BA156B" w:rsidDel="00BA63BC">
          <w:delText xml:space="preserve">, se iban a poder recibir tanto reclamos, </w:delText>
        </w:r>
        <w:r w:rsidR="00241C1B" w:rsidRPr="00BA156B" w:rsidDel="00BA63BC">
          <w:delText xml:space="preserve">como </w:delText>
        </w:r>
        <w:r w:rsidR="006F4488" w:rsidRPr="00BA156B" w:rsidDel="00BA63BC">
          <w:delText xml:space="preserve">consultas y sugerencias dentro del mismo </w:delText>
        </w:r>
      </w:del>
      <w:del w:id="4110" w:author="Regina Casanova" w:date="2018-06-18T17:53:00Z">
        <w:r w:rsidR="006F4488" w:rsidRPr="00BA156B" w:rsidDel="00E94926">
          <w:delText>sistema</w:delText>
        </w:r>
      </w:del>
      <w:del w:id="4111" w:author="Regina Casanova" w:date="2018-07-07T15:18:00Z">
        <w:r w:rsidR="006F4488" w:rsidRPr="00BA156B" w:rsidDel="00BA63BC">
          <w:delText xml:space="preserve"> sin tener que realizar un </w:delText>
        </w:r>
      </w:del>
      <w:del w:id="4112" w:author="Regina Casanova" w:date="2018-06-18T17:53:00Z">
        <w:r w:rsidR="006F4488" w:rsidRPr="00BA156B" w:rsidDel="00E94926">
          <w:delText>sistema</w:delText>
        </w:r>
      </w:del>
      <w:del w:id="4113" w:author="Regina Casanova" w:date="2018-07-07T15:18:00Z">
        <w:r w:rsidR="006F4488" w:rsidRPr="00BA156B" w:rsidDel="00BA63BC">
          <w:delText xml:space="preserve"> diferente para cada uno de ellos. Lo único que agregaría a la idea original </w:delText>
        </w:r>
        <w:r w:rsidR="00980B82" w:rsidRPr="00BA156B" w:rsidDel="00BA63BC">
          <w:delText>sería</w:delText>
        </w:r>
        <w:r w:rsidR="006F4488" w:rsidRPr="00BA156B" w:rsidDel="00BA63BC">
          <w:delText xml:space="preserve"> una opción donde se tiene que elegir el tipo de solicitud se desea presentar.</w:delText>
        </w:r>
      </w:del>
    </w:p>
    <w:p w14:paraId="747AA0EB" w14:textId="300F53BA" w:rsidR="00BD5BF4" w:rsidRPr="00BA156B" w:rsidDel="00BA63BC" w:rsidRDefault="00BD5BF4" w:rsidP="000E179A">
      <w:pPr>
        <w:spacing w:line="360" w:lineRule="auto"/>
        <w:jc w:val="both"/>
        <w:rPr>
          <w:del w:id="4114" w:author="Regina Casanova" w:date="2018-07-07T15:18:00Z"/>
          <w:rFonts w:cs="Times New Roman"/>
          <w:lang w:val="es-PE"/>
        </w:rPr>
      </w:pPr>
      <w:del w:id="4115" w:author="Regina Casanova" w:date="2018-07-07T15:18:00Z">
        <w:r w:rsidRPr="00BA156B" w:rsidDel="00BA63BC">
          <w:rPr>
            <w:rFonts w:cs="Times New Roman"/>
            <w:lang w:val="es-PE"/>
          </w:rPr>
          <w:delText>La tabla de requerimientos se presenta a continuación.</w:delText>
        </w:r>
      </w:del>
    </w:p>
    <w:p w14:paraId="2AFEA4EA" w14:textId="7C231F88" w:rsidR="00BD5BF4" w:rsidRPr="00BA156B" w:rsidDel="00BA63BC" w:rsidRDefault="00BD5BF4" w:rsidP="000E179A">
      <w:pPr>
        <w:spacing w:line="360" w:lineRule="auto"/>
        <w:jc w:val="both"/>
        <w:rPr>
          <w:del w:id="4116" w:author="Regina Casanova" w:date="2018-07-07T15:18:00Z"/>
          <w:rFonts w:cs="Times New Roman"/>
          <w:lang w:val="es-PE"/>
        </w:rPr>
        <w:sectPr w:rsidR="00BD5BF4" w:rsidRPr="00BA156B" w:rsidDel="00BA63BC" w:rsidSect="005C14ED">
          <w:pgSz w:w="11900" w:h="16840"/>
          <w:pgMar w:top="2268" w:right="1701" w:bottom="1418" w:left="1701" w:header="709" w:footer="709" w:gutter="0"/>
          <w:pgNumType w:start="1"/>
          <w:cols w:space="708"/>
          <w:titlePg/>
          <w:docGrid w:linePitch="360"/>
          <w:sectPrChange w:id="4117" w:author="Regina Casanova" w:date="2018-07-29T13:29:00Z">
            <w:sectPr w:rsidR="00BD5BF4" w:rsidRPr="00BA156B" w:rsidDel="00BA63BC" w:rsidSect="005C14ED">
              <w:pgMar w:top="1701" w:right="1701" w:bottom="1701" w:left="2268" w:header="708" w:footer="708" w:gutter="0"/>
            </w:sectPr>
          </w:sectPrChange>
        </w:sectPr>
      </w:pPr>
    </w:p>
    <w:p w14:paraId="06097017" w14:textId="6A7D994B" w:rsidR="00BD5BF4" w:rsidRPr="00BA156B" w:rsidDel="00BA63BC" w:rsidRDefault="00BD5BF4" w:rsidP="00ED4396">
      <w:pPr>
        <w:spacing w:line="360" w:lineRule="auto"/>
        <w:jc w:val="center"/>
        <w:rPr>
          <w:del w:id="4118" w:author="Regina Casanova" w:date="2018-07-07T15:18:00Z"/>
          <w:rFonts w:cs="Times New Roman"/>
          <w:b/>
          <w:lang w:val="es-PE"/>
        </w:rPr>
      </w:pPr>
      <w:del w:id="4119" w:author="Regina Casanova" w:date="2018-07-07T15:18:00Z">
        <w:r w:rsidRPr="00BA156B" w:rsidDel="00BA63BC">
          <w:rPr>
            <w:rFonts w:cs="Times New Roman"/>
            <w:b/>
            <w:lang w:val="es-PE"/>
          </w:rPr>
          <w:delText>Tabla de requerimientos</w:delText>
        </w:r>
      </w:del>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rsidDel="00BA63BC" w14:paraId="314C7A5B" w14:textId="3A2FE4E0" w:rsidTr="00ED4396">
        <w:trPr>
          <w:del w:id="4120"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6F6EB9DF" w:rsidR="00ED4396" w:rsidRPr="00BA156B" w:rsidDel="00BA63BC" w:rsidRDefault="00ED4396">
            <w:pPr>
              <w:autoSpaceDE w:val="0"/>
              <w:autoSpaceDN w:val="0"/>
              <w:adjustRightInd w:val="0"/>
              <w:spacing w:line="360" w:lineRule="atLeast"/>
              <w:rPr>
                <w:del w:id="4121" w:author="Regina Casanova" w:date="2018-07-07T15:18:00Z"/>
                <w:rFonts w:cs="Times New Roman"/>
                <w:b/>
                <w:bCs/>
                <w:color w:val="000000"/>
                <w:lang w:val="es-PE"/>
              </w:rPr>
            </w:pPr>
            <w:del w:id="4122" w:author="Regina Casanova" w:date="2018-07-07T15:18:00Z">
              <w:r w:rsidRPr="00BA156B" w:rsidDel="00BA63BC">
                <w:rPr>
                  <w:rFonts w:cs="Times New Roman"/>
                  <w:b/>
                  <w:bCs/>
                  <w:color w:val="000000"/>
                  <w:lang w:val="es-PE"/>
                </w:rPr>
                <w:delText>Nº</w:delText>
              </w:r>
            </w:del>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05DD81DF" w:rsidR="00ED4396" w:rsidRPr="00BA156B" w:rsidDel="00BA63BC" w:rsidRDefault="00ED4396">
            <w:pPr>
              <w:autoSpaceDE w:val="0"/>
              <w:autoSpaceDN w:val="0"/>
              <w:adjustRightInd w:val="0"/>
              <w:spacing w:line="360" w:lineRule="atLeast"/>
              <w:rPr>
                <w:del w:id="4123" w:author="Regina Casanova" w:date="2018-07-07T15:18:00Z"/>
                <w:rFonts w:cs="Times New Roman"/>
                <w:b/>
                <w:bCs/>
                <w:color w:val="000000"/>
                <w:lang w:val="es-PE"/>
              </w:rPr>
            </w:pPr>
            <w:del w:id="4124" w:author="Regina Casanova" w:date="2018-07-07T15:18:00Z">
              <w:r w:rsidRPr="00BA156B" w:rsidDel="00BA63BC">
                <w:rPr>
                  <w:rFonts w:cs="Times New Roman"/>
                  <w:b/>
                  <w:bCs/>
                  <w:color w:val="000000"/>
                  <w:lang w:val="es-PE"/>
                </w:rPr>
                <w:delText>Tipo de Usuario</w:delText>
              </w:r>
            </w:del>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1DCC042E" w:rsidR="00ED4396" w:rsidRPr="00BA156B" w:rsidDel="00BA63BC" w:rsidRDefault="00ED4396">
            <w:pPr>
              <w:autoSpaceDE w:val="0"/>
              <w:autoSpaceDN w:val="0"/>
              <w:adjustRightInd w:val="0"/>
              <w:spacing w:line="360" w:lineRule="atLeast"/>
              <w:rPr>
                <w:del w:id="4125" w:author="Regina Casanova" w:date="2018-07-07T15:18:00Z"/>
                <w:rFonts w:cs="Times New Roman"/>
                <w:b/>
                <w:bCs/>
                <w:color w:val="000000"/>
                <w:lang w:val="es-PE"/>
              </w:rPr>
            </w:pPr>
            <w:del w:id="4126" w:author="Regina Casanova" w:date="2018-07-07T15:18:00Z">
              <w:r w:rsidRPr="00BA156B" w:rsidDel="00BA63BC">
                <w:rPr>
                  <w:rFonts w:cs="Times New Roman"/>
                  <w:b/>
                  <w:bCs/>
                  <w:color w:val="000000"/>
                  <w:lang w:val="es-PE"/>
                </w:rPr>
                <w:delText>Requerimiento</w:delText>
              </w:r>
            </w:del>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36C92D15" w:rsidR="00ED4396" w:rsidRPr="00BA156B" w:rsidDel="00BA63BC" w:rsidRDefault="00ED4396">
            <w:pPr>
              <w:autoSpaceDE w:val="0"/>
              <w:autoSpaceDN w:val="0"/>
              <w:adjustRightInd w:val="0"/>
              <w:spacing w:line="360" w:lineRule="atLeast"/>
              <w:rPr>
                <w:del w:id="4127" w:author="Regina Casanova" w:date="2018-07-07T15:18:00Z"/>
                <w:rFonts w:cs="Times New Roman"/>
                <w:b/>
                <w:bCs/>
                <w:color w:val="000000"/>
                <w:lang w:val="es-PE"/>
              </w:rPr>
            </w:pPr>
            <w:del w:id="4128" w:author="Regina Casanova" w:date="2018-07-07T15:18:00Z">
              <w:r w:rsidRPr="00BA156B" w:rsidDel="00BA63BC">
                <w:rPr>
                  <w:rFonts w:cs="Times New Roman"/>
                  <w:b/>
                  <w:bCs/>
                  <w:color w:val="000000"/>
                  <w:lang w:val="es-PE"/>
                </w:rPr>
                <w:delText>Historia de Usuario</w:delText>
              </w:r>
            </w:del>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6A3E248F" w:rsidR="00ED4396" w:rsidRPr="00BA156B" w:rsidDel="00BA63BC" w:rsidRDefault="00BA156B">
            <w:pPr>
              <w:autoSpaceDE w:val="0"/>
              <w:autoSpaceDN w:val="0"/>
              <w:adjustRightInd w:val="0"/>
              <w:spacing w:line="360" w:lineRule="atLeast"/>
              <w:rPr>
                <w:del w:id="4129" w:author="Regina Casanova" w:date="2018-07-07T15:18:00Z"/>
                <w:rFonts w:cs="Times New Roman"/>
                <w:b/>
                <w:bCs/>
                <w:color w:val="000000"/>
                <w:lang w:val="es-PE"/>
              </w:rPr>
            </w:pPr>
            <w:del w:id="4130" w:author="Regina Casanova" w:date="2018-07-07T15:18:00Z">
              <w:r w:rsidRPr="00BA156B" w:rsidDel="00BA63BC">
                <w:rPr>
                  <w:rFonts w:cs="Times New Roman"/>
                  <w:b/>
                  <w:bCs/>
                  <w:color w:val="000000"/>
                  <w:lang w:val="es-PE"/>
                </w:rPr>
                <w:delText>Características</w:delText>
              </w:r>
              <w:r w:rsidR="00ED4396" w:rsidRPr="00BA156B" w:rsidDel="00BA63BC">
                <w:rPr>
                  <w:rFonts w:cs="Times New Roman"/>
                  <w:b/>
                  <w:bCs/>
                  <w:color w:val="000000"/>
                  <w:lang w:val="es-PE"/>
                </w:rPr>
                <w:delText xml:space="preserve"> de Diseño</w:delText>
              </w:r>
            </w:del>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6D0D818D" w:rsidR="00ED4396" w:rsidRPr="00BA156B" w:rsidDel="00BA63BC" w:rsidRDefault="00ED4396" w:rsidP="00ED4396">
            <w:pPr>
              <w:autoSpaceDE w:val="0"/>
              <w:autoSpaceDN w:val="0"/>
              <w:adjustRightInd w:val="0"/>
              <w:spacing w:line="360" w:lineRule="atLeast"/>
              <w:ind w:right="395"/>
              <w:rPr>
                <w:del w:id="4131" w:author="Regina Casanova" w:date="2018-07-07T15:18:00Z"/>
                <w:rFonts w:cs="Times New Roman"/>
                <w:b/>
                <w:bCs/>
                <w:color w:val="000000"/>
                <w:lang w:val="es-PE"/>
              </w:rPr>
            </w:pPr>
            <w:del w:id="4132" w:author="Regina Casanova" w:date="2018-07-07T15:18:00Z">
              <w:r w:rsidRPr="00BA156B" w:rsidDel="00BA63BC">
                <w:rPr>
                  <w:rFonts w:cs="Times New Roman"/>
                  <w:b/>
                  <w:bCs/>
                  <w:color w:val="000000"/>
                  <w:lang w:val="es-PE"/>
                </w:rPr>
                <w:delText>Prioridad</w:delText>
              </w:r>
            </w:del>
          </w:p>
        </w:tc>
      </w:tr>
      <w:tr w:rsidR="00ED4396" w:rsidRPr="00BA156B" w:rsidDel="00BA63BC" w14:paraId="35F4583B" w14:textId="27E4FD5D" w:rsidTr="00ED4396">
        <w:tblPrEx>
          <w:tblBorders>
            <w:top w:val="none" w:sz="0" w:space="0" w:color="auto"/>
          </w:tblBorders>
        </w:tblPrEx>
        <w:trPr>
          <w:del w:id="4133" w:author="Regina Casanova" w:date="2018-07-07T15:18:00Z"/>
        </w:trPr>
        <w:tc>
          <w:tcPr>
            <w:tcW w:w="504" w:type="dxa"/>
            <w:tcBorders>
              <w:left w:val="single" w:sz="8" w:space="0" w:color="000000"/>
              <w:bottom w:val="single" w:sz="8" w:space="0" w:color="000000"/>
              <w:right w:val="single" w:sz="8" w:space="0" w:color="000000"/>
            </w:tcBorders>
            <w:vAlign w:val="bottom"/>
          </w:tcPr>
          <w:p w14:paraId="5DFECCB9" w14:textId="5A6C3985" w:rsidR="00ED4396" w:rsidRPr="00BA156B" w:rsidDel="00BA63BC" w:rsidRDefault="00ED4396">
            <w:pPr>
              <w:autoSpaceDE w:val="0"/>
              <w:autoSpaceDN w:val="0"/>
              <w:adjustRightInd w:val="0"/>
              <w:spacing w:line="360" w:lineRule="atLeast"/>
              <w:jc w:val="right"/>
              <w:rPr>
                <w:del w:id="4134" w:author="Regina Casanova" w:date="2018-07-07T15:18:00Z"/>
                <w:rFonts w:cs="Times New Roman"/>
                <w:color w:val="000000"/>
                <w:lang w:val="es-PE"/>
              </w:rPr>
            </w:pPr>
            <w:del w:id="4135" w:author="Regina Casanova" w:date="2018-07-07T15:18:00Z">
              <w:r w:rsidRPr="00BA156B" w:rsidDel="00BA63BC">
                <w:rPr>
                  <w:rFonts w:cs="Times New Roman"/>
                  <w:color w:val="000000"/>
                  <w:lang w:val="es-PE"/>
                </w:rPr>
                <w:delText>1</w:delText>
              </w:r>
            </w:del>
          </w:p>
        </w:tc>
        <w:tc>
          <w:tcPr>
            <w:tcW w:w="1715" w:type="dxa"/>
            <w:tcBorders>
              <w:bottom w:val="single" w:sz="8" w:space="0" w:color="000000"/>
              <w:right w:val="single" w:sz="8" w:space="0" w:color="000000"/>
            </w:tcBorders>
            <w:vAlign w:val="bottom"/>
          </w:tcPr>
          <w:p w14:paraId="1300C2FB" w14:textId="04E77C7C" w:rsidR="00ED4396" w:rsidRPr="00BA156B" w:rsidDel="00BA63BC" w:rsidRDefault="00ED4396">
            <w:pPr>
              <w:autoSpaceDE w:val="0"/>
              <w:autoSpaceDN w:val="0"/>
              <w:adjustRightInd w:val="0"/>
              <w:spacing w:line="360" w:lineRule="atLeast"/>
              <w:rPr>
                <w:del w:id="4136" w:author="Regina Casanova" w:date="2018-07-07T15:18:00Z"/>
                <w:rFonts w:cs="Times New Roman"/>
                <w:color w:val="000000"/>
                <w:lang w:val="es-PE"/>
              </w:rPr>
            </w:pPr>
            <w:del w:id="413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1F44CEA2" w14:textId="3F9F5A5E" w:rsidR="00ED4396" w:rsidRPr="00BA156B" w:rsidDel="00BA63BC" w:rsidRDefault="00ED4396">
            <w:pPr>
              <w:autoSpaceDE w:val="0"/>
              <w:autoSpaceDN w:val="0"/>
              <w:adjustRightInd w:val="0"/>
              <w:spacing w:line="360" w:lineRule="atLeast"/>
              <w:rPr>
                <w:del w:id="4138" w:author="Regina Casanova" w:date="2018-07-07T15:18:00Z"/>
                <w:rFonts w:cs="Times New Roman"/>
                <w:color w:val="000000"/>
                <w:lang w:val="es-PE"/>
              </w:rPr>
            </w:pPr>
            <w:del w:id="4139" w:author="Regina Casanova" w:date="2018-07-07T15:18:00Z">
              <w:r w:rsidRPr="00BA156B" w:rsidDel="00BA63BC">
                <w:rPr>
                  <w:rFonts w:cs="Times New Roman"/>
                  <w:color w:val="000000"/>
                  <w:lang w:val="es-PE"/>
                </w:rPr>
                <w:delText>Motivos de reclamos</w:delText>
              </w:r>
            </w:del>
          </w:p>
        </w:tc>
        <w:tc>
          <w:tcPr>
            <w:tcW w:w="5380" w:type="dxa"/>
            <w:tcBorders>
              <w:bottom w:val="single" w:sz="8" w:space="0" w:color="000000"/>
              <w:right w:val="single" w:sz="8" w:space="0" w:color="000000"/>
            </w:tcBorders>
            <w:vAlign w:val="bottom"/>
          </w:tcPr>
          <w:p w14:paraId="2DB7E037" w14:textId="4E2BFFC3" w:rsidR="00ED4396" w:rsidRPr="00BA156B" w:rsidDel="00BA63BC" w:rsidRDefault="000E1E11">
            <w:pPr>
              <w:autoSpaceDE w:val="0"/>
              <w:autoSpaceDN w:val="0"/>
              <w:adjustRightInd w:val="0"/>
              <w:spacing w:line="360" w:lineRule="atLeast"/>
              <w:rPr>
                <w:del w:id="4140" w:author="Regina Casanova" w:date="2018-07-07T15:18:00Z"/>
                <w:rFonts w:cs="Times New Roman"/>
                <w:color w:val="000000"/>
                <w:lang w:val="es-PE"/>
              </w:rPr>
            </w:pPr>
            <w:del w:id="414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conocer los motivos de los reclamos para saber </w:delText>
              </w:r>
              <w:r w:rsidR="00BA156B" w:rsidRPr="00BA156B" w:rsidDel="00BA63BC">
                <w:rPr>
                  <w:rFonts w:cs="Times New Roman"/>
                  <w:color w:val="000000"/>
                  <w:lang w:val="es-PE"/>
                </w:rPr>
                <w:delText>dónde</w:delText>
              </w:r>
              <w:r w:rsidR="00ED4396" w:rsidRPr="00BA156B" w:rsidDel="00BA63BC">
                <w:rPr>
                  <w:rFonts w:cs="Times New Roman"/>
                  <w:color w:val="000000"/>
                  <w:lang w:val="es-PE"/>
                </w:rPr>
                <w:delText xml:space="preserve"> proponer mejoras</w:delText>
              </w:r>
            </w:del>
          </w:p>
        </w:tc>
        <w:tc>
          <w:tcPr>
            <w:tcW w:w="2341" w:type="dxa"/>
            <w:tcBorders>
              <w:bottom w:val="single" w:sz="8" w:space="0" w:color="000000"/>
              <w:right w:val="single" w:sz="8" w:space="0" w:color="000000"/>
            </w:tcBorders>
            <w:vAlign w:val="bottom"/>
          </w:tcPr>
          <w:p w14:paraId="02215CC6" w14:textId="08FFCC63" w:rsidR="00ED4396" w:rsidRPr="00BA156B" w:rsidDel="00BA63BC" w:rsidRDefault="00ED4396">
            <w:pPr>
              <w:autoSpaceDE w:val="0"/>
              <w:autoSpaceDN w:val="0"/>
              <w:adjustRightInd w:val="0"/>
              <w:spacing w:line="360" w:lineRule="atLeast"/>
              <w:rPr>
                <w:del w:id="4142" w:author="Regina Casanova" w:date="2018-07-07T15:18:00Z"/>
                <w:rFonts w:cs="Times New Roman"/>
                <w:color w:val="000000"/>
                <w:lang w:val="es-PE"/>
              </w:rPr>
            </w:pPr>
            <w:del w:id="4143" w:author="Regina Casanova" w:date="2018-07-07T15:18:00Z">
              <w:r w:rsidRPr="00BA156B" w:rsidDel="00BA63BC">
                <w:rPr>
                  <w:rFonts w:cs="Times New Roman"/>
                  <w:color w:val="000000"/>
                  <w:lang w:val="es-PE"/>
                </w:rPr>
                <w:delText>Gráficos por tipo de reclamo (pie chart)</w:delText>
              </w:r>
            </w:del>
          </w:p>
        </w:tc>
        <w:tc>
          <w:tcPr>
            <w:tcW w:w="1559" w:type="dxa"/>
            <w:tcBorders>
              <w:bottom w:val="single" w:sz="8" w:space="0" w:color="000000"/>
              <w:right w:val="single" w:sz="8" w:space="0" w:color="000000"/>
            </w:tcBorders>
            <w:vAlign w:val="bottom"/>
          </w:tcPr>
          <w:p w14:paraId="54F0D3A6" w14:textId="58509EB2" w:rsidR="00ED4396" w:rsidRPr="00BA156B" w:rsidDel="00BA63BC" w:rsidRDefault="00ED4396">
            <w:pPr>
              <w:autoSpaceDE w:val="0"/>
              <w:autoSpaceDN w:val="0"/>
              <w:adjustRightInd w:val="0"/>
              <w:spacing w:line="360" w:lineRule="atLeast"/>
              <w:rPr>
                <w:del w:id="4144" w:author="Regina Casanova" w:date="2018-07-07T15:18:00Z"/>
                <w:rFonts w:cs="Times New Roman"/>
                <w:color w:val="000000"/>
                <w:lang w:val="es-PE"/>
              </w:rPr>
            </w:pPr>
            <w:del w:id="4145" w:author="Regina Casanova" w:date="2018-07-07T15:18:00Z">
              <w:r w:rsidRPr="00BA156B" w:rsidDel="00BA63BC">
                <w:rPr>
                  <w:rFonts w:cs="Times New Roman"/>
                  <w:color w:val="000000"/>
                  <w:lang w:val="es-PE"/>
                </w:rPr>
                <w:delText>Alto - 3</w:delText>
              </w:r>
            </w:del>
          </w:p>
        </w:tc>
      </w:tr>
      <w:tr w:rsidR="00ED4396" w:rsidRPr="00BA156B" w:rsidDel="00BA63BC" w14:paraId="6CB07587" w14:textId="68C81D40" w:rsidTr="00ED4396">
        <w:tblPrEx>
          <w:tblBorders>
            <w:top w:val="none" w:sz="0" w:space="0" w:color="auto"/>
          </w:tblBorders>
        </w:tblPrEx>
        <w:trPr>
          <w:del w:id="414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9E9A081" w14:textId="16D8A571" w:rsidR="00ED4396" w:rsidRPr="00BA156B" w:rsidDel="00BA63BC" w:rsidRDefault="00ED4396">
            <w:pPr>
              <w:autoSpaceDE w:val="0"/>
              <w:autoSpaceDN w:val="0"/>
              <w:adjustRightInd w:val="0"/>
              <w:spacing w:line="360" w:lineRule="atLeast"/>
              <w:jc w:val="right"/>
              <w:rPr>
                <w:del w:id="4147" w:author="Regina Casanova" w:date="2018-07-07T15:18:00Z"/>
                <w:rFonts w:cs="Times New Roman"/>
                <w:color w:val="000000"/>
                <w:lang w:val="es-PE"/>
              </w:rPr>
            </w:pPr>
            <w:del w:id="4148" w:author="Regina Casanova" w:date="2018-07-07T15:18:00Z">
              <w:r w:rsidRPr="00BA156B" w:rsidDel="00BA63BC">
                <w:rPr>
                  <w:rFonts w:cs="Times New Roman"/>
                  <w:color w:val="000000"/>
                  <w:lang w:val="es-PE"/>
                </w:rPr>
                <w:delText>2</w:delText>
              </w:r>
            </w:del>
          </w:p>
        </w:tc>
        <w:tc>
          <w:tcPr>
            <w:tcW w:w="1715" w:type="dxa"/>
            <w:tcBorders>
              <w:bottom w:val="single" w:sz="8" w:space="0" w:color="000000"/>
              <w:right w:val="single" w:sz="8" w:space="0" w:color="000000"/>
            </w:tcBorders>
            <w:shd w:val="clear" w:color="auto" w:fill="E1E0E0"/>
            <w:vAlign w:val="bottom"/>
          </w:tcPr>
          <w:p w14:paraId="12BF633C" w14:textId="104F8C90" w:rsidR="00ED4396" w:rsidRPr="00BA156B" w:rsidDel="00BA63BC" w:rsidRDefault="00ED4396">
            <w:pPr>
              <w:autoSpaceDE w:val="0"/>
              <w:autoSpaceDN w:val="0"/>
              <w:adjustRightInd w:val="0"/>
              <w:spacing w:line="360" w:lineRule="atLeast"/>
              <w:rPr>
                <w:del w:id="4149" w:author="Regina Casanova" w:date="2018-07-07T15:18:00Z"/>
                <w:rFonts w:cs="Times New Roman"/>
                <w:color w:val="000000"/>
                <w:lang w:val="es-PE"/>
              </w:rPr>
            </w:pPr>
            <w:del w:id="415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34EBDB4" w14:textId="56D01FBE" w:rsidR="00ED4396" w:rsidRPr="00BA156B" w:rsidDel="00BA63BC" w:rsidRDefault="00ED4396">
            <w:pPr>
              <w:autoSpaceDE w:val="0"/>
              <w:autoSpaceDN w:val="0"/>
              <w:adjustRightInd w:val="0"/>
              <w:spacing w:line="360" w:lineRule="atLeast"/>
              <w:rPr>
                <w:del w:id="4151" w:author="Regina Casanova" w:date="2018-07-07T15:18:00Z"/>
                <w:rFonts w:cs="Times New Roman"/>
                <w:color w:val="000000"/>
                <w:lang w:val="es-PE"/>
              </w:rPr>
            </w:pPr>
            <w:del w:id="4152" w:author="Regina Casanova" w:date="2018-07-07T15:18:00Z">
              <w:r w:rsidRPr="00BA156B" w:rsidDel="00BA63BC">
                <w:rPr>
                  <w:rFonts w:cs="Times New Roman"/>
                  <w:color w:val="000000"/>
                  <w:lang w:val="es-PE"/>
                </w:rPr>
                <w:delText>Inclusivo (gente con otras lenguas y discapacitadas)</w:delText>
              </w:r>
            </w:del>
          </w:p>
        </w:tc>
        <w:tc>
          <w:tcPr>
            <w:tcW w:w="5380" w:type="dxa"/>
            <w:tcBorders>
              <w:bottom w:val="single" w:sz="8" w:space="0" w:color="000000"/>
              <w:right w:val="single" w:sz="8" w:space="0" w:color="000000"/>
            </w:tcBorders>
            <w:shd w:val="clear" w:color="auto" w:fill="E1E0E0"/>
            <w:vAlign w:val="bottom"/>
          </w:tcPr>
          <w:p w14:paraId="0ED0721E" w14:textId="26FA5EB0" w:rsidR="00ED4396" w:rsidRPr="00BA156B" w:rsidDel="00BA63BC" w:rsidRDefault="000E1E11">
            <w:pPr>
              <w:autoSpaceDE w:val="0"/>
              <w:autoSpaceDN w:val="0"/>
              <w:adjustRightInd w:val="0"/>
              <w:spacing w:line="360" w:lineRule="atLeast"/>
              <w:rPr>
                <w:del w:id="4153" w:author="Regina Casanova" w:date="2018-07-07T15:18:00Z"/>
                <w:rFonts w:cs="Times New Roman"/>
                <w:color w:val="000000"/>
                <w:lang w:val="es-PE"/>
              </w:rPr>
            </w:pPr>
            <w:del w:id="415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este </w:delText>
              </w:r>
            </w:del>
            <w:del w:id="4155" w:author="Regina Casanova" w:date="2018-06-18T17:53:00Z">
              <w:r w:rsidR="00ED4396" w:rsidRPr="00BA156B" w:rsidDel="00E94926">
                <w:rPr>
                  <w:rFonts w:cs="Times New Roman"/>
                  <w:color w:val="000000"/>
                  <w:lang w:val="es-PE"/>
                </w:rPr>
                <w:delText>sistema</w:delText>
              </w:r>
            </w:del>
            <w:del w:id="4156" w:author="Regina Casanova" w:date="2018-07-07T15:18:00Z">
              <w:r w:rsidR="00ED4396" w:rsidRPr="00BA156B" w:rsidDel="00BA63BC">
                <w:rPr>
                  <w:rFonts w:cs="Times New Roman"/>
                  <w:color w:val="000000"/>
                  <w:lang w:val="es-PE"/>
                </w:rPr>
                <w:delText xml:space="preserve"> sea inclusivo para poder incluir a todos los ciudadanos</w:delText>
              </w:r>
            </w:del>
          </w:p>
        </w:tc>
        <w:tc>
          <w:tcPr>
            <w:tcW w:w="2341" w:type="dxa"/>
            <w:tcBorders>
              <w:bottom w:val="single" w:sz="8" w:space="0" w:color="000000"/>
              <w:right w:val="single" w:sz="8" w:space="0" w:color="000000"/>
            </w:tcBorders>
            <w:shd w:val="clear" w:color="auto" w:fill="E1E0E0"/>
            <w:vAlign w:val="bottom"/>
          </w:tcPr>
          <w:p w14:paraId="6DB6A690" w14:textId="5CCC1EA1" w:rsidR="00ED4396" w:rsidRPr="00BA156B" w:rsidDel="00BA63BC" w:rsidRDefault="00ED4396">
            <w:pPr>
              <w:autoSpaceDE w:val="0"/>
              <w:autoSpaceDN w:val="0"/>
              <w:adjustRightInd w:val="0"/>
              <w:spacing w:line="360" w:lineRule="atLeast"/>
              <w:rPr>
                <w:del w:id="4157" w:author="Regina Casanova" w:date="2018-07-07T15:18:00Z"/>
                <w:rFonts w:cs="Times New Roman"/>
                <w:color w:val="000000"/>
                <w:lang w:val="es-PE"/>
              </w:rPr>
            </w:pPr>
            <w:del w:id="4158" w:author="Regina Casanova" w:date="2018-07-07T15:18:00Z">
              <w:r w:rsidRPr="00BA156B" w:rsidDel="00BA63BC">
                <w:rPr>
                  <w:rFonts w:cs="Times New Roman"/>
                  <w:color w:val="000000"/>
                  <w:lang w:val="es-PE"/>
                </w:rPr>
                <w:delText>Gestión de contenido para diversos idiomas</w:delText>
              </w:r>
            </w:del>
          </w:p>
        </w:tc>
        <w:tc>
          <w:tcPr>
            <w:tcW w:w="1559" w:type="dxa"/>
            <w:tcBorders>
              <w:bottom w:val="single" w:sz="8" w:space="0" w:color="000000"/>
              <w:right w:val="single" w:sz="8" w:space="0" w:color="000000"/>
            </w:tcBorders>
            <w:shd w:val="clear" w:color="auto" w:fill="E1E0E0"/>
            <w:vAlign w:val="bottom"/>
          </w:tcPr>
          <w:p w14:paraId="1320CEF6" w14:textId="1DBFF935" w:rsidR="00ED4396" w:rsidRPr="00BA156B" w:rsidDel="00BA63BC" w:rsidRDefault="00ED4396">
            <w:pPr>
              <w:autoSpaceDE w:val="0"/>
              <w:autoSpaceDN w:val="0"/>
              <w:adjustRightInd w:val="0"/>
              <w:spacing w:line="360" w:lineRule="atLeast"/>
              <w:rPr>
                <w:del w:id="4159" w:author="Regina Casanova" w:date="2018-07-07T15:18:00Z"/>
                <w:rFonts w:cs="Times New Roman"/>
                <w:color w:val="000000"/>
                <w:lang w:val="es-PE"/>
              </w:rPr>
            </w:pPr>
            <w:del w:id="4160" w:author="Regina Casanova" w:date="2018-07-07T15:18:00Z">
              <w:r w:rsidRPr="00BA156B" w:rsidDel="00BA63BC">
                <w:rPr>
                  <w:rFonts w:cs="Times New Roman"/>
                  <w:color w:val="000000"/>
                  <w:lang w:val="es-PE"/>
                </w:rPr>
                <w:delText>Medio - 2</w:delText>
              </w:r>
            </w:del>
          </w:p>
        </w:tc>
      </w:tr>
      <w:tr w:rsidR="00ED4396" w:rsidRPr="00BA156B" w:rsidDel="00BA63BC" w14:paraId="40F22FDE" w14:textId="4D94B6AB" w:rsidTr="00ED4396">
        <w:tblPrEx>
          <w:tblBorders>
            <w:top w:val="none" w:sz="0" w:space="0" w:color="auto"/>
          </w:tblBorders>
        </w:tblPrEx>
        <w:trPr>
          <w:del w:id="4161" w:author="Regina Casanova" w:date="2018-07-07T15:18:00Z"/>
        </w:trPr>
        <w:tc>
          <w:tcPr>
            <w:tcW w:w="504" w:type="dxa"/>
            <w:tcBorders>
              <w:left w:val="single" w:sz="8" w:space="0" w:color="000000"/>
              <w:bottom w:val="single" w:sz="8" w:space="0" w:color="000000"/>
              <w:right w:val="single" w:sz="8" w:space="0" w:color="000000"/>
            </w:tcBorders>
            <w:vAlign w:val="bottom"/>
          </w:tcPr>
          <w:p w14:paraId="4899A4CB" w14:textId="60170687" w:rsidR="00ED4396" w:rsidRPr="00BA156B" w:rsidDel="00BA63BC" w:rsidRDefault="00ED4396">
            <w:pPr>
              <w:autoSpaceDE w:val="0"/>
              <w:autoSpaceDN w:val="0"/>
              <w:adjustRightInd w:val="0"/>
              <w:spacing w:line="360" w:lineRule="atLeast"/>
              <w:jc w:val="right"/>
              <w:rPr>
                <w:del w:id="4162" w:author="Regina Casanova" w:date="2018-07-07T15:18:00Z"/>
                <w:rFonts w:cs="Times New Roman"/>
                <w:color w:val="000000"/>
                <w:lang w:val="es-PE"/>
              </w:rPr>
            </w:pPr>
            <w:del w:id="4163" w:author="Regina Casanova" w:date="2018-07-07T15:18:00Z">
              <w:r w:rsidRPr="00BA156B" w:rsidDel="00BA63BC">
                <w:rPr>
                  <w:rFonts w:cs="Times New Roman"/>
                  <w:color w:val="000000"/>
                  <w:lang w:val="es-PE"/>
                </w:rPr>
                <w:delText>3</w:delText>
              </w:r>
            </w:del>
          </w:p>
        </w:tc>
        <w:tc>
          <w:tcPr>
            <w:tcW w:w="1715" w:type="dxa"/>
            <w:tcBorders>
              <w:bottom w:val="single" w:sz="8" w:space="0" w:color="000000"/>
              <w:right w:val="single" w:sz="8" w:space="0" w:color="000000"/>
            </w:tcBorders>
            <w:vAlign w:val="bottom"/>
          </w:tcPr>
          <w:p w14:paraId="4953D730" w14:textId="6E62408F" w:rsidR="00ED4396" w:rsidRPr="00BA156B" w:rsidDel="00BA63BC" w:rsidRDefault="00ED4396">
            <w:pPr>
              <w:autoSpaceDE w:val="0"/>
              <w:autoSpaceDN w:val="0"/>
              <w:adjustRightInd w:val="0"/>
              <w:spacing w:line="360" w:lineRule="atLeast"/>
              <w:rPr>
                <w:del w:id="4164" w:author="Regina Casanova" w:date="2018-07-07T15:18:00Z"/>
                <w:rFonts w:cs="Times New Roman"/>
                <w:color w:val="000000"/>
                <w:lang w:val="es-PE"/>
              </w:rPr>
            </w:pPr>
            <w:del w:id="4165"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073254E" w14:textId="4A538DC8" w:rsidR="00ED4396" w:rsidRPr="00BA156B" w:rsidDel="00BA63BC" w:rsidRDefault="00ED4396">
            <w:pPr>
              <w:autoSpaceDE w:val="0"/>
              <w:autoSpaceDN w:val="0"/>
              <w:adjustRightInd w:val="0"/>
              <w:spacing w:line="360" w:lineRule="atLeast"/>
              <w:rPr>
                <w:del w:id="4166" w:author="Regina Casanova" w:date="2018-07-07T15:18:00Z"/>
                <w:rFonts w:cs="Times New Roman"/>
                <w:color w:val="000000"/>
                <w:lang w:val="es-PE"/>
              </w:rPr>
            </w:pPr>
            <w:del w:id="4167" w:author="Regina Casanova" w:date="2018-07-07T15:18:00Z">
              <w:r w:rsidRPr="00BA156B" w:rsidDel="00BA63BC">
                <w:rPr>
                  <w:rFonts w:cs="Times New Roman"/>
                  <w:color w:val="000000"/>
                  <w:lang w:val="es-PE"/>
                </w:rPr>
                <w:delText>Respuestas no específicas sino en general</w:delText>
              </w:r>
            </w:del>
          </w:p>
        </w:tc>
        <w:tc>
          <w:tcPr>
            <w:tcW w:w="5380" w:type="dxa"/>
            <w:tcBorders>
              <w:bottom w:val="single" w:sz="8" w:space="0" w:color="000000"/>
              <w:right w:val="single" w:sz="8" w:space="0" w:color="000000"/>
            </w:tcBorders>
            <w:vAlign w:val="bottom"/>
          </w:tcPr>
          <w:p w14:paraId="4C6AE525" w14:textId="1464439A" w:rsidR="00ED4396" w:rsidRPr="00BA156B" w:rsidDel="00BA63BC" w:rsidRDefault="000E1E11">
            <w:pPr>
              <w:autoSpaceDE w:val="0"/>
              <w:autoSpaceDN w:val="0"/>
              <w:adjustRightInd w:val="0"/>
              <w:spacing w:line="360" w:lineRule="atLeast"/>
              <w:rPr>
                <w:del w:id="4168" w:author="Regina Casanova" w:date="2018-07-07T15:18:00Z"/>
                <w:rFonts w:cs="Times New Roman"/>
                <w:color w:val="000000"/>
                <w:lang w:val="es-PE"/>
              </w:rPr>
            </w:pPr>
            <w:del w:id="416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que se implementen mejoras para todos los ciudadanos para poder mejorar el servicio de atención en salud</w:delText>
              </w:r>
            </w:del>
          </w:p>
        </w:tc>
        <w:tc>
          <w:tcPr>
            <w:tcW w:w="2341" w:type="dxa"/>
            <w:tcBorders>
              <w:bottom w:val="single" w:sz="8" w:space="0" w:color="000000"/>
              <w:right w:val="single" w:sz="8" w:space="0" w:color="000000"/>
            </w:tcBorders>
            <w:vAlign w:val="bottom"/>
          </w:tcPr>
          <w:p w14:paraId="3BE5A50B" w14:textId="4DF82556" w:rsidR="00ED4396" w:rsidRPr="00BA156B" w:rsidDel="00BA63BC" w:rsidRDefault="00ED4396">
            <w:pPr>
              <w:autoSpaceDE w:val="0"/>
              <w:autoSpaceDN w:val="0"/>
              <w:adjustRightInd w:val="0"/>
              <w:spacing w:line="360" w:lineRule="atLeast"/>
              <w:rPr>
                <w:del w:id="4170" w:author="Regina Casanova" w:date="2018-07-07T15:18:00Z"/>
                <w:rFonts w:cs="Times New Roman"/>
                <w:color w:val="000000"/>
                <w:lang w:val="es-PE"/>
              </w:rPr>
            </w:pPr>
            <w:del w:id="4171" w:author="Regina Casanova" w:date="2018-07-07T15:18:00Z">
              <w:r w:rsidRPr="00BA156B" w:rsidDel="00BA63BC">
                <w:rPr>
                  <w:rFonts w:cs="Times New Roman"/>
                  <w:color w:val="000000"/>
                  <w:lang w:val="es-PE"/>
                </w:rPr>
                <w:delText>Análisis del reclamo para solución general sobre el tipo de reclamo</w:delText>
              </w:r>
            </w:del>
          </w:p>
        </w:tc>
        <w:tc>
          <w:tcPr>
            <w:tcW w:w="1559" w:type="dxa"/>
            <w:tcBorders>
              <w:bottom w:val="single" w:sz="8" w:space="0" w:color="000000"/>
              <w:right w:val="single" w:sz="8" w:space="0" w:color="000000"/>
            </w:tcBorders>
            <w:vAlign w:val="bottom"/>
          </w:tcPr>
          <w:p w14:paraId="73F96059" w14:textId="43BD3B32" w:rsidR="00ED4396" w:rsidRPr="00BA156B" w:rsidDel="00BA63BC" w:rsidRDefault="00ED4396">
            <w:pPr>
              <w:autoSpaceDE w:val="0"/>
              <w:autoSpaceDN w:val="0"/>
              <w:adjustRightInd w:val="0"/>
              <w:spacing w:line="360" w:lineRule="atLeast"/>
              <w:rPr>
                <w:del w:id="4172" w:author="Regina Casanova" w:date="2018-07-07T15:18:00Z"/>
                <w:rFonts w:cs="Times New Roman"/>
                <w:color w:val="000000"/>
                <w:lang w:val="es-PE"/>
              </w:rPr>
            </w:pPr>
            <w:del w:id="4173" w:author="Regina Casanova" w:date="2018-07-07T15:18:00Z">
              <w:r w:rsidRPr="00BA156B" w:rsidDel="00BA63BC">
                <w:rPr>
                  <w:rFonts w:cs="Times New Roman"/>
                  <w:color w:val="000000"/>
                  <w:lang w:val="es-PE"/>
                </w:rPr>
                <w:delText>Medio - 2</w:delText>
              </w:r>
            </w:del>
          </w:p>
        </w:tc>
      </w:tr>
      <w:tr w:rsidR="00ED4396" w:rsidRPr="00BA156B" w:rsidDel="00BA63BC" w14:paraId="7FD94FCB" w14:textId="05759A7B" w:rsidTr="00ED4396">
        <w:tblPrEx>
          <w:tblBorders>
            <w:top w:val="none" w:sz="0" w:space="0" w:color="auto"/>
          </w:tblBorders>
        </w:tblPrEx>
        <w:trPr>
          <w:del w:id="417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623231A" w14:textId="5D309F3A" w:rsidR="00ED4396" w:rsidRPr="00BA156B" w:rsidDel="00BA63BC" w:rsidRDefault="00ED4396">
            <w:pPr>
              <w:autoSpaceDE w:val="0"/>
              <w:autoSpaceDN w:val="0"/>
              <w:adjustRightInd w:val="0"/>
              <w:spacing w:line="360" w:lineRule="atLeast"/>
              <w:jc w:val="right"/>
              <w:rPr>
                <w:del w:id="4175" w:author="Regina Casanova" w:date="2018-07-07T15:18:00Z"/>
                <w:rFonts w:cs="Times New Roman"/>
                <w:color w:val="000000"/>
                <w:lang w:val="es-PE"/>
              </w:rPr>
            </w:pPr>
            <w:del w:id="4176" w:author="Regina Casanova" w:date="2018-07-07T15:18:00Z">
              <w:r w:rsidRPr="00BA156B" w:rsidDel="00BA63BC">
                <w:rPr>
                  <w:rFonts w:cs="Times New Roman"/>
                  <w:color w:val="000000"/>
                  <w:lang w:val="es-PE"/>
                </w:rPr>
                <w:delText>4</w:delText>
              </w:r>
            </w:del>
          </w:p>
        </w:tc>
        <w:tc>
          <w:tcPr>
            <w:tcW w:w="1715" w:type="dxa"/>
            <w:tcBorders>
              <w:bottom w:val="single" w:sz="8" w:space="0" w:color="000000"/>
              <w:right w:val="single" w:sz="8" w:space="0" w:color="000000"/>
            </w:tcBorders>
            <w:shd w:val="clear" w:color="auto" w:fill="E1E0E0"/>
            <w:vAlign w:val="bottom"/>
          </w:tcPr>
          <w:p w14:paraId="2D0672EA" w14:textId="2D595D7F" w:rsidR="00ED4396" w:rsidRPr="00BA156B" w:rsidDel="00BA63BC" w:rsidRDefault="00ED4396">
            <w:pPr>
              <w:autoSpaceDE w:val="0"/>
              <w:autoSpaceDN w:val="0"/>
              <w:adjustRightInd w:val="0"/>
              <w:spacing w:line="360" w:lineRule="atLeast"/>
              <w:rPr>
                <w:del w:id="4177" w:author="Regina Casanova" w:date="2018-07-07T15:18:00Z"/>
                <w:rFonts w:cs="Times New Roman"/>
                <w:color w:val="000000"/>
                <w:lang w:val="es-PE"/>
              </w:rPr>
            </w:pPr>
            <w:del w:id="4178"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6B734602" w14:textId="58649A6A" w:rsidR="00ED4396" w:rsidRPr="00BA156B" w:rsidDel="00BA63BC" w:rsidRDefault="00ED4396">
            <w:pPr>
              <w:autoSpaceDE w:val="0"/>
              <w:autoSpaceDN w:val="0"/>
              <w:adjustRightInd w:val="0"/>
              <w:spacing w:line="360" w:lineRule="atLeast"/>
              <w:rPr>
                <w:del w:id="4179" w:author="Regina Casanova" w:date="2018-07-07T15:18:00Z"/>
                <w:rFonts w:cs="Times New Roman"/>
                <w:color w:val="000000"/>
                <w:lang w:val="es-PE"/>
              </w:rPr>
            </w:pPr>
            <w:del w:id="4180" w:author="Regina Casanova" w:date="2018-07-07T15:18:00Z">
              <w:r w:rsidRPr="00BA156B" w:rsidDel="00BA63BC">
                <w:rPr>
                  <w:rFonts w:cs="Times New Roman"/>
                  <w:color w:val="000000"/>
                  <w:lang w:val="es-PE"/>
                </w:rPr>
                <w:delText>Amigable e intuitivo (iconos y Gráficos)</w:delText>
              </w:r>
            </w:del>
          </w:p>
        </w:tc>
        <w:tc>
          <w:tcPr>
            <w:tcW w:w="5380" w:type="dxa"/>
            <w:tcBorders>
              <w:bottom w:val="single" w:sz="8" w:space="0" w:color="000000"/>
              <w:right w:val="single" w:sz="8" w:space="0" w:color="000000"/>
            </w:tcBorders>
            <w:shd w:val="clear" w:color="auto" w:fill="E1E0E0"/>
            <w:vAlign w:val="bottom"/>
          </w:tcPr>
          <w:p w14:paraId="4051B41C" w14:textId="4FC21421" w:rsidR="00ED4396" w:rsidRPr="00BA156B" w:rsidDel="00BA63BC" w:rsidRDefault="000E1E11">
            <w:pPr>
              <w:autoSpaceDE w:val="0"/>
              <w:autoSpaceDN w:val="0"/>
              <w:adjustRightInd w:val="0"/>
              <w:spacing w:line="360" w:lineRule="atLeast"/>
              <w:rPr>
                <w:del w:id="4181" w:author="Regina Casanova" w:date="2018-07-07T15:18:00Z"/>
                <w:rFonts w:cs="Times New Roman"/>
                <w:color w:val="000000"/>
                <w:lang w:val="es-PE"/>
              </w:rPr>
            </w:pPr>
            <w:del w:id="418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el </w:delText>
              </w:r>
            </w:del>
            <w:del w:id="4183" w:author="Regina Casanova" w:date="2018-06-18T17:53:00Z">
              <w:r w:rsidR="00ED4396" w:rsidRPr="00BA156B" w:rsidDel="00E94926">
                <w:rPr>
                  <w:rFonts w:cs="Times New Roman"/>
                  <w:color w:val="000000"/>
                  <w:lang w:val="es-PE"/>
                </w:rPr>
                <w:delText>sistema</w:delText>
              </w:r>
            </w:del>
            <w:del w:id="4184" w:author="Regina Casanova" w:date="2018-07-07T15:18:00Z">
              <w:r w:rsidR="00ED4396" w:rsidRPr="00BA156B" w:rsidDel="00BA63BC">
                <w:rPr>
                  <w:rFonts w:cs="Times New Roman"/>
                  <w:color w:val="000000"/>
                  <w:lang w:val="es-PE"/>
                </w:rPr>
                <w:delText xml:space="preserve"> sea amigable e intuitivo para poder buscar información de forma fácil</w:delText>
              </w:r>
            </w:del>
          </w:p>
        </w:tc>
        <w:tc>
          <w:tcPr>
            <w:tcW w:w="2341" w:type="dxa"/>
            <w:tcBorders>
              <w:bottom w:val="single" w:sz="8" w:space="0" w:color="000000"/>
              <w:right w:val="single" w:sz="8" w:space="0" w:color="000000"/>
            </w:tcBorders>
            <w:shd w:val="clear" w:color="auto" w:fill="E1E0E0"/>
            <w:vAlign w:val="bottom"/>
          </w:tcPr>
          <w:p w14:paraId="197779E7" w14:textId="0C6A239B" w:rsidR="00ED4396" w:rsidRPr="00BA156B" w:rsidDel="00BA63BC" w:rsidRDefault="00ED4396">
            <w:pPr>
              <w:autoSpaceDE w:val="0"/>
              <w:autoSpaceDN w:val="0"/>
              <w:adjustRightInd w:val="0"/>
              <w:spacing w:line="360" w:lineRule="atLeast"/>
              <w:rPr>
                <w:del w:id="4185" w:author="Regina Casanova" w:date="2018-07-07T15:18:00Z"/>
                <w:rFonts w:cs="Times New Roman"/>
                <w:color w:val="000000"/>
                <w:lang w:val="es-PE"/>
              </w:rPr>
            </w:pPr>
            <w:del w:id="4186" w:author="Regina Casanova" w:date="2018-07-07T15:18:00Z">
              <w:r w:rsidRPr="00BA156B" w:rsidDel="00BA63BC">
                <w:rPr>
                  <w:rFonts w:cs="Times New Roman"/>
                  <w:color w:val="000000"/>
                  <w:lang w:val="es-PE"/>
                </w:rPr>
                <w:delText>Defin</w:delText>
              </w:r>
              <w:r w:rsidR="00BA156B" w:rsidRPr="00BA156B" w:rsidDel="00BA63BC">
                <w:rPr>
                  <w:rFonts w:cs="Times New Roman"/>
                  <w:color w:val="000000"/>
                  <w:lang w:val="es-PE"/>
                </w:rPr>
                <w:delText>ir paleta de colores, utilizar iconografía</w:delText>
              </w:r>
              <w:r w:rsidRPr="00BA156B" w:rsidDel="00BA63BC">
                <w:rPr>
                  <w:rFonts w:cs="Times New Roman"/>
                  <w:color w:val="000000"/>
                  <w:lang w:val="es-PE"/>
                </w:rPr>
                <w:delText xml:space="preserve"> y hacerlo bastante visual</w:delText>
              </w:r>
            </w:del>
          </w:p>
        </w:tc>
        <w:tc>
          <w:tcPr>
            <w:tcW w:w="1559" w:type="dxa"/>
            <w:tcBorders>
              <w:bottom w:val="single" w:sz="8" w:space="0" w:color="000000"/>
              <w:right w:val="single" w:sz="8" w:space="0" w:color="000000"/>
            </w:tcBorders>
            <w:shd w:val="clear" w:color="auto" w:fill="E1E0E0"/>
            <w:vAlign w:val="bottom"/>
          </w:tcPr>
          <w:p w14:paraId="178C63B2" w14:textId="5EE4AAB4" w:rsidR="00ED4396" w:rsidRPr="00BA156B" w:rsidDel="00BA63BC" w:rsidRDefault="00ED4396">
            <w:pPr>
              <w:autoSpaceDE w:val="0"/>
              <w:autoSpaceDN w:val="0"/>
              <w:adjustRightInd w:val="0"/>
              <w:spacing w:line="360" w:lineRule="atLeast"/>
              <w:rPr>
                <w:del w:id="4187" w:author="Regina Casanova" w:date="2018-07-07T15:18:00Z"/>
                <w:rFonts w:cs="Times New Roman"/>
                <w:color w:val="000000"/>
                <w:lang w:val="es-PE"/>
              </w:rPr>
            </w:pPr>
            <w:del w:id="4188" w:author="Regina Casanova" w:date="2018-07-07T15:18:00Z">
              <w:r w:rsidRPr="00BA156B" w:rsidDel="00BA63BC">
                <w:rPr>
                  <w:rFonts w:cs="Times New Roman"/>
                  <w:color w:val="000000"/>
                  <w:lang w:val="es-PE"/>
                </w:rPr>
                <w:delText>Alto - 3</w:delText>
              </w:r>
            </w:del>
          </w:p>
        </w:tc>
      </w:tr>
      <w:tr w:rsidR="00ED4396" w:rsidRPr="00BA156B" w:rsidDel="00BA63BC" w14:paraId="02A83CF9" w14:textId="08F9CCAD" w:rsidTr="00ED4396">
        <w:tblPrEx>
          <w:tblBorders>
            <w:top w:val="none" w:sz="0" w:space="0" w:color="auto"/>
          </w:tblBorders>
        </w:tblPrEx>
        <w:trPr>
          <w:del w:id="4189" w:author="Regina Casanova" w:date="2018-07-07T15:18:00Z"/>
        </w:trPr>
        <w:tc>
          <w:tcPr>
            <w:tcW w:w="504" w:type="dxa"/>
            <w:tcBorders>
              <w:left w:val="single" w:sz="8" w:space="0" w:color="000000"/>
              <w:bottom w:val="single" w:sz="8" w:space="0" w:color="000000"/>
              <w:right w:val="single" w:sz="8" w:space="0" w:color="000000"/>
            </w:tcBorders>
            <w:vAlign w:val="bottom"/>
          </w:tcPr>
          <w:p w14:paraId="4ED71E6C" w14:textId="0BB4010E" w:rsidR="00ED4396" w:rsidRPr="00BA156B" w:rsidDel="00BA63BC" w:rsidRDefault="00ED4396">
            <w:pPr>
              <w:autoSpaceDE w:val="0"/>
              <w:autoSpaceDN w:val="0"/>
              <w:adjustRightInd w:val="0"/>
              <w:spacing w:line="360" w:lineRule="atLeast"/>
              <w:jc w:val="right"/>
              <w:rPr>
                <w:del w:id="4190" w:author="Regina Casanova" w:date="2018-07-07T15:18:00Z"/>
                <w:rFonts w:cs="Times New Roman"/>
                <w:color w:val="000000"/>
                <w:lang w:val="es-PE"/>
              </w:rPr>
            </w:pPr>
            <w:del w:id="4191" w:author="Regina Casanova" w:date="2018-07-07T15:18:00Z">
              <w:r w:rsidRPr="00BA156B" w:rsidDel="00BA63BC">
                <w:rPr>
                  <w:rFonts w:cs="Times New Roman"/>
                  <w:color w:val="000000"/>
                  <w:lang w:val="es-PE"/>
                </w:rPr>
                <w:delText>5</w:delText>
              </w:r>
            </w:del>
          </w:p>
        </w:tc>
        <w:tc>
          <w:tcPr>
            <w:tcW w:w="1715" w:type="dxa"/>
            <w:tcBorders>
              <w:bottom w:val="single" w:sz="8" w:space="0" w:color="000000"/>
              <w:right w:val="single" w:sz="8" w:space="0" w:color="000000"/>
            </w:tcBorders>
            <w:vAlign w:val="bottom"/>
          </w:tcPr>
          <w:p w14:paraId="2DB702DB" w14:textId="13993B8C" w:rsidR="00ED4396" w:rsidRPr="00BA156B" w:rsidDel="00BA63BC" w:rsidRDefault="00ED4396">
            <w:pPr>
              <w:autoSpaceDE w:val="0"/>
              <w:autoSpaceDN w:val="0"/>
              <w:adjustRightInd w:val="0"/>
              <w:spacing w:line="360" w:lineRule="atLeast"/>
              <w:rPr>
                <w:del w:id="4192" w:author="Regina Casanova" w:date="2018-07-07T15:18:00Z"/>
                <w:rFonts w:cs="Times New Roman"/>
                <w:color w:val="000000"/>
                <w:lang w:val="es-PE"/>
              </w:rPr>
            </w:pPr>
            <w:del w:id="4193"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0F55B6E" w14:textId="79DEBC26" w:rsidR="00ED4396" w:rsidRPr="00BA156B" w:rsidDel="00BA63BC" w:rsidRDefault="00BA156B">
            <w:pPr>
              <w:autoSpaceDE w:val="0"/>
              <w:autoSpaceDN w:val="0"/>
              <w:adjustRightInd w:val="0"/>
              <w:spacing w:line="360" w:lineRule="atLeast"/>
              <w:rPr>
                <w:del w:id="4194" w:author="Regina Casanova" w:date="2018-07-07T15:18:00Z"/>
                <w:rFonts w:cs="Times New Roman"/>
                <w:color w:val="000000"/>
                <w:lang w:val="es-PE"/>
              </w:rPr>
            </w:pPr>
            <w:del w:id="4195" w:author="Regina Casanova" w:date="2018-07-07T15:18:00Z">
              <w:r w:rsidRPr="007808F4" w:rsidDel="00BA63BC">
                <w:rPr>
                  <w:rFonts w:cs="Times New Roman"/>
                  <w:color w:val="000000"/>
                  <w:lang w:val="es-PE"/>
                  <w:rPrChange w:id="4196" w:author="Regina Casanova" w:date="2018-07-10T20:19:00Z">
                    <w:rPr>
                      <w:rFonts w:cs="Times New Roman"/>
                      <w:color w:val="000000"/>
                      <w:lang w:val="en-US"/>
                    </w:rPr>
                  </w:rPrChange>
                </w:rPr>
                <w:delText>B</w:delText>
              </w:r>
              <w:r w:rsidR="00ED4396" w:rsidRPr="007808F4" w:rsidDel="00BA63BC">
                <w:rPr>
                  <w:rFonts w:cs="Times New Roman"/>
                  <w:color w:val="000000"/>
                  <w:lang w:val="es-PE"/>
                  <w:rPrChange w:id="4197" w:author="Regina Casanova" w:date="2018-07-10T20:19:00Z">
                    <w:rPr>
                      <w:rFonts w:cs="Times New Roman"/>
                      <w:color w:val="000000"/>
                      <w:lang w:val="en-US"/>
                    </w:rPr>
                  </w:rPrChange>
                </w:rPr>
                <w:delText>ackup</w:delText>
              </w:r>
              <w:r w:rsidR="00ED4396" w:rsidRPr="00BA156B" w:rsidDel="00BA63BC">
                <w:rPr>
                  <w:rFonts w:cs="Times New Roman"/>
                  <w:color w:val="000000"/>
                  <w:lang w:val="es-PE"/>
                </w:rPr>
                <w:delText xml:space="preserve"> de reclamos</w:delText>
              </w:r>
            </w:del>
          </w:p>
        </w:tc>
        <w:tc>
          <w:tcPr>
            <w:tcW w:w="5380" w:type="dxa"/>
            <w:tcBorders>
              <w:bottom w:val="single" w:sz="8" w:space="0" w:color="000000"/>
              <w:right w:val="single" w:sz="8" w:space="0" w:color="000000"/>
            </w:tcBorders>
            <w:vAlign w:val="bottom"/>
          </w:tcPr>
          <w:p w14:paraId="3FC17CED" w14:textId="692BC37D" w:rsidR="00ED4396" w:rsidRPr="00BA156B" w:rsidDel="00BA63BC" w:rsidRDefault="000E1E11">
            <w:pPr>
              <w:autoSpaceDE w:val="0"/>
              <w:autoSpaceDN w:val="0"/>
              <w:adjustRightInd w:val="0"/>
              <w:spacing w:line="360" w:lineRule="atLeast"/>
              <w:rPr>
                <w:del w:id="4198" w:author="Regina Casanova" w:date="2018-07-07T15:18:00Z"/>
                <w:rFonts w:cs="Times New Roman"/>
                <w:color w:val="000000"/>
                <w:lang w:val="es-PE"/>
              </w:rPr>
            </w:pPr>
            <w:del w:id="419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contar con un </w:delText>
              </w:r>
              <w:r w:rsidR="00ED4396" w:rsidRPr="00160297" w:rsidDel="00BA63BC">
                <w:rPr>
                  <w:rFonts w:cs="Times New Roman"/>
                  <w:color w:val="000000"/>
                  <w:lang w:val="es-PE"/>
                </w:rPr>
                <w:delText>backup</w:delText>
              </w:r>
              <w:r w:rsidR="00ED4396" w:rsidRPr="00BA156B" w:rsidDel="00BA63BC">
                <w:rPr>
                  <w:rFonts w:cs="Times New Roman"/>
                  <w:color w:val="000000"/>
                  <w:lang w:val="es-PE"/>
                </w:rPr>
                <w:delText xml:space="preserve"> de todos los reclamos para poder tener un resguardo para cualquier eventualidad</w:delText>
              </w:r>
            </w:del>
          </w:p>
        </w:tc>
        <w:tc>
          <w:tcPr>
            <w:tcW w:w="2341" w:type="dxa"/>
            <w:tcBorders>
              <w:bottom w:val="single" w:sz="8" w:space="0" w:color="000000"/>
              <w:right w:val="single" w:sz="8" w:space="0" w:color="000000"/>
            </w:tcBorders>
            <w:vAlign w:val="bottom"/>
          </w:tcPr>
          <w:p w14:paraId="7CE27480" w14:textId="613181CC" w:rsidR="00ED4396" w:rsidRPr="00BA156B" w:rsidDel="00BA63BC" w:rsidRDefault="00ED4396">
            <w:pPr>
              <w:autoSpaceDE w:val="0"/>
              <w:autoSpaceDN w:val="0"/>
              <w:adjustRightInd w:val="0"/>
              <w:spacing w:line="360" w:lineRule="atLeast"/>
              <w:rPr>
                <w:del w:id="4200" w:author="Regina Casanova" w:date="2018-07-07T15:18:00Z"/>
                <w:rFonts w:cs="Times New Roman"/>
                <w:color w:val="000000"/>
                <w:lang w:val="es-PE"/>
              </w:rPr>
            </w:pPr>
            <w:del w:id="4201" w:author="Regina Casanova" w:date="2018-07-07T15:18:00Z">
              <w:r w:rsidRPr="00BA156B" w:rsidDel="00BA63BC">
                <w:rPr>
                  <w:rFonts w:cs="Times New Roman"/>
                  <w:color w:val="000000"/>
                  <w:lang w:val="es-PE"/>
                </w:rPr>
                <w:delText xml:space="preserve">Realizar </w:delText>
              </w:r>
              <w:r w:rsidRPr="007808F4" w:rsidDel="00BA63BC">
                <w:rPr>
                  <w:rFonts w:cs="Times New Roman"/>
                  <w:color w:val="000000"/>
                  <w:lang w:val="es-PE"/>
                  <w:rPrChange w:id="4202" w:author="Regina Casanova" w:date="2018-07-10T20:19:00Z">
                    <w:rPr>
                      <w:rFonts w:cs="Times New Roman"/>
                      <w:color w:val="000000"/>
                      <w:lang w:val="en-US"/>
                    </w:rPr>
                  </w:rPrChange>
                </w:rPr>
                <w:delText>backups</w:delText>
              </w:r>
              <w:r w:rsidRPr="00BA156B" w:rsidDel="00BA63BC">
                <w:rPr>
                  <w:rFonts w:cs="Times New Roman"/>
                  <w:color w:val="000000"/>
                  <w:lang w:val="es-PE"/>
                </w:rPr>
                <w:delText xml:space="preserve"> periódicos</w:delText>
              </w:r>
            </w:del>
          </w:p>
        </w:tc>
        <w:tc>
          <w:tcPr>
            <w:tcW w:w="1559" w:type="dxa"/>
            <w:tcBorders>
              <w:bottom w:val="single" w:sz="8" w:space="0" w:color="000000"/>
              <w:right w:val="single" w:sz="8" w:space="0" w:color="000000"/>
            </w:tcBorders>
            <w:vAlign w:val="bottom"/>
          </w:tcPr>
          <w:p w14:paraId="169C3BA1" w14:textId="434D5670" w:rsidR="00ED4396" w:rsidRPr="00BA156B" w:rsidDel="00BA63BC" w:rsidRDefault="00ED4396">
            <w:pPr>
              <w:autoSpaceDE w:val="0"/>
              <w:autoSpaceDN w:val="0"/>
              <w:adjustRightInd w:val="0"/>
              <w:spacing w:line="360" w:lineRule="atLeast"/>
              <w:rPr>
                <w:del w:id="4203" w:author="Regina Casanova" w:date="2018-07-07T15:18:00Z"/>
                <w:rFonts w:cs="Times New Roman"/>
                <w:color w:val="000000"/>
                <w:lang w:val="es-PE"/>
              </w:rPr>
            </w:pPr>
            <w:del w:id="4204" w:author="Regina Casanova" w:date="2018-07-07T15:18:00Z">
              <w:r w:rsidRPr="00BA156B" w:rsidDel="00BA63BC">
                <w:rPr>
                  <w:rFonts w:cs="Times New Roman"/>
                  <w:color w:val="000000"/>
                  <w:lang w:val="es-PE"/>
                </w:rPr>
                <w:delText>Bajo - 1</w:delText>
              </w:r>
            </w:del>
          </w:p>
        </w:tc>
      </w:tr>
      <w:tr w:rsidR="00ED4396" w:rsidRPr="00BA156B" w:rsidDel="00BA63BC" w14:paraId="3825780C" w14:textId="68F7749C" w:rsidTr="00ED4396">
        <w:tblPrEx>
          <w:tblBorders>
            <w:top w:val="none" w:sz="0" w:space="0" w:color="auto"/>
          </w:tblBorders>
        </w:tblPrEx>
        <w:trPr>
          <w:del w:id="420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B37D9C0" w14:textId="722DAEFC" w:rsidR="00ED4396" w:rsidRPr="00BA156B" w:rsidDel="00BA63BC" w:rsidRDefault="00ED4396">
            <w:pPr>
              <w:autoSpaceDE w:val="0"/>
              <w:autoSpaceDN w:val="0"/>
              <w:adjustRightInd w:val="0"/>
              <w:spacing w:line="360" w:lineRule="atLeast"/>
              <w:jc w:val="right"/>
              <w:rPr>
                <w:del w:id="4206" w:author="Regina Casanova" w:date="2018-07-07T15:18:00Z"/>
                <w:rFonts w:cs="Times New Roman"/>
                <w:color w:val="000000"/>
                <w:lang w:val="es-PE"/>
              </w:rPr>
            </w:pPr>
            <w:del w:id="4207" w:author="Regina Casanova" w:date="2018-07-07T15:18:00Z">
              <w:r w:rsidRPr="00BA156B" w:rsidDel="00BA63BC">
                <w:rPr>
                  <w:rFonts w:cs="Times New Roman"/>
                  <w:color w:val="000000"/>
                  <w:lang w:val="es-PE"/>
                </w:rPr>
                <w:delText>6</w:delText>
              </w:r>
            </w:del>
          </w:p>
        </w:tc>
        <w:tc>
          <w:tcPr>
            <w:tcW w:w="1715" w:type="dxa"/>
            <w:tcBorders>
              <w:bottom w:val="single" w:sz="8" w:space="0" w:color="000000"/>
              <w:right w:val="single" w:sz="8" w:space="0" w:color="000000"/>
            </w:tcBorders>
            <w:shd w:val="clear" w:color="auto" w:fill="E1E0E0"/>
            <w:vAlign w:val="bottom"/>
          </w:tcPr>
          <w:p w14:paraId="78A9648E" w14:textId="5D9EE4D8" w:rsidR="00ED4396" w:rsidRPr="00BA156B" w:rsidDel="00BA63BC" w:rsidRDefault="00ED4396">
            <w:pPr>
              <w:autoSpaceDE w:val="0"/>
              <w:autoSpaceDN w:val="0"/>
              <w:adjustRightInd w:val="0"/>
              <w:spacing w:line="360" w:lineRule="atLeast"/>
              <w:rPr>
                <w:del w:id="4208" w:author="Regina Casanova" w:date="2018-07-07T15:18:00Z"/>
                <w:rFonts w:cs="Times New Roman"/>
                <w:color w:val="000000"/>
                <w:lang w:val="es-PE"/>
              </w:rPr>
            </w:pPr>
            <w:del w:id="4209"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15838933" w14:textId="33BE1081" w:rsidR="00ED4396" w:rsidRPr="00BA156B" w:rsidDel="00BA63BC" w:rsidRDefault="00ED4396">
            <w:pPr>
              <w:autoSpaceDE w:val="0"/>
              <w:autoSpaceDN w:val="0"/>
              <w:adjustRightInd w:val="0"/>
              <w:spacing w:line="360" w:lineRule="atLeast"/>
              <w:rPr>
                <w:del w:id="4210" w:author="Regina Casanova" w:date="2018-07-07T15:18:00Z"/>
                <w:rFonts w:cs="Times New Roman"/>
                <w:color w:val="000000"/>
                <w:lang w:val="es-PE"/>
              </w:rPr>
            </w:pPr>
            <w:del w:id="4211" w:author="Regina Casanova" w:date="2018-07-07T15:18:00Z">
              <w:r w:rsidRPr="00BA156B" w:rsidDel="00BA63BC">
                <w:rPr>
                  <w:rFonts w:cs="Times New Roman"/>
                  <w:color w:val="000000"/>
                  <w:lang w:val="es-PE"/>
                </w:rPr>
                <w:delText>Pasos seguidos para solucionar un reclamo</w:delText>
              </w:r>
            </w:del>
          </w:p>
        </w:tc>
        <w:tc>
          <w:tcPr>
            <w:tcW w:w="5380" w:type="dxa"/>
            <w:tcBorders>
              <w:bottom w:val="single" w:sz="8" w:space="0" w:color="000000"/>
              <w:right w:val="single" w:sz="8" w:space="0" w:color="000000"/>
            </w:tcBorders>
            <w:shd w:val="clear" w:color="auto" w:fill="E1E0E0"/>
            <w:vAlign w:val="bottom"/>
          </w:tcPr>
          <w:p w14:paraId="72332A30" w14:textId="644FBC7F" w:rsidR="00ED4396" w:rsidRPr="00BA156B" w:rsidDel="00BA63BC" w:rsidRDefault="000E1E11">
            <w:pPr>
              <w:autoSpaceDE w:val="0"/>
              <w:autoSpaceDN w:val="0"/>
              <w:adjustRightInd w:val="0"/>
              <w:spacing w:line="360" w:lineRule="atLeast"/>
              <w:rPr>
                <w:del w:id="4212" w:author="Regina Casanova" w:date="2018-07-07T15:18:00Z"/>
                <w:rFonts w:cs="Times New Roman"/>
                <w:color w:val="000000"/>
                <w:lang w:val="es-PE"/>
              </w:rPr>
            </w:pPr>
            <w:del w:id="421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ver los pasos seguidos por la IPRESS para dar solución a un reclamo para poder saber que se están tomando medidas</w:delText>
              </w:r>
            </w:del>
          </w:p>
        </w:tc>
        <w:tc>
          <w:tcPr>
            <w:tcW w:w="2341" w:type="dxa"/>
            <w:tcBorders>
              <w:bottom w:val="single" w:sz="8" w:space="0" w:color="000000"/>
              <w:right w:val="single" w:sz="8" w:space="0" w:color="000000"/>
            </w:tcBorders>
            <w:shd w:val="clear" w:color="auto" w:fill="E1E0E0"/>
            <w:vAlign w:val="bottom"/>
          </w:tcPr>
          <w:p w14:paraId="2FE66A46" w14:textId="61FF40DB" w:rsidR="00ED4396" w:rsidRPr="00BA156B" w:rsidDel="00BA63BC" w:rsidRDefault="00ED4396">
            <w:pPr>
              <w:autoSpaceDE w:val="0"/>
              <w:autoSpaceDN w:val="0"/>
              <w:adjustRightInd w:val="0"/>
              <w:spacing w:line="360" w:lineRule="atLeast"/>
              <w:rPr>
                <w:del w:id="4214" w:author="Regina Casanova" w:date="2018-07-07T15:18:00Z"/>
                <w:rFonts w:cs="Times New Roman"/>
                <w:color w:val="000000"/>
                <w:lang w:val="es-PE"/>
              </w:rPr>
            </w:pPr>
            <w:del w:id="4215" w:author="Regina Casanova" w:date="2018-07-07T15:18:00Z">
              <w:r w:rsidRPr="00BA156B" w:rsidDel="00BA63BC">
                <w:rPr>
                  <w:rFonts w:cs="Times New Roman"/>
                  <w:color w:val="000000"/>
                  <w:lang w:val="es-PE"/>
                </w:rPr>
                <w:delText>Mostrar dentro de la tabla de reclamos un desplegable donde se pueda ver los pasos realizados</w:delText>
              </w:r>
            </w:del>
          </w:p>
        </w:tc>
        <w:tc>
          <w:tcPr>
            <w:tcW w:w="1559" w:type="dxa"/>
            <w:tcBorders>
              <w:bottom w:val="single" w:sz="8" w:space="0" w:color="000000"/>
              <w:right w:val="single" w:sz="8" w:space="0" w:color="000000"/>
            </w:tcBorders>
            <w:shd w:val="clear" w:color="auto" w:fill="E1E0E0"/>
            <w:vAlign w:val="bottom"/>
          </w:tcPr>
          <w:p w14:paraId="3587DC91" w14:textId="186800E8" w:rsidR="00ED4396" w:rsidRPr="00BA156B" w:rsidDel="00BA63BC" w:rsidRDefault="00ED4396">
            <w:pPr>
              <w:autoSpaceDE w:val="0"/>
              <w:autoSpaceDN w:val="0"/>
              <w:adjustRightInd w:val="0"/>
              <w:spacing w:line="360" w:lineRule="atLeast"/>
              <w:rPr>
                <w:del w:id="4216" w:author="Regina Casanova" w:date="2018-07-07T15:18:00Z"/>
                <w:rFonts w:cs="Times New Roman"/>
                <w:color w:val="000000"/>
                <w:lang w:val="es-PE"/>
              </w:rPr>
            </w:pPr>
            <w:del w:id="4217" w:author="Regina Casanova" w:date="2018-07-07T15:18:00Z">
              <w:r w:rsidRPr="00BA156B" w:rsidDel="00BA63BC">
                <w:rPr>
                  <w:rFonts w:cs="Times New Roman"/>
                  <w:color w:val="000000"/>
                  <w:lang w:val="es-PE"/>
                </w:rPr>
                <w:delText>Medio - 2</w:delText>
              </w:r>
            </w:del>
          </w:p>
        </w:tc>
      </w:tr>
      <w:tr w:rsidR="00ED4396" w:rsidRPr="00BA156B" w:rsidDel="00BA63BC" w14:paraId="4BC11FEC" w14:textId="2E806676" w:rsidTr="00ED4396">
        <w:tblPrEx>
          <w:tblBorders>
            <w:top w:val="none" w:sz="0" w:space="0" w:color="auto"/>
          </w:tblBorders>
        </w:tblPrEx>
        <w:trPr>
          <w:del w:id="4218" w:author="Regina Casanova" w:date="2018-07-07T15:18:00Z"/>
        </w:trPr>
        <w:tc>
          <w:tcPr>
            <w:tcW w:w="504" w:type="dxa"/>
            <w:tcBorders>
              <w:left w:val="single" w:sz="8" w:space="0" w:color="000000"/>
              <w:bottom w:val="single" w:sz="8" w:space="0" w:color="000000"/>
              <w:right w:val="single" w:sz="8" w:space="0" w:color="000000"/>
            </w:tcBorders>
            <w:vAlign w:val="bottom"/>
          </w:tcPr>
          <w:p w14:paraId="107B483E" w14:textId="78416494" w:rsidR="00ED4396" w:rsidRPr="00BA156B" w:rsidDel="00BA63BC" w:rsidRDefault="00ED4396">
            <w:pPr>
              <w:autoSpaceDE w:val="0"/>
              <w:autoSpaceDN w:val="0"/>
              <w:adjustRightInd w:val="0"/>
              <w:spacing w:line="360" w:lineRule="atLeast"/>
              <w:jc w:val="right"/>
              <w:rPr>
                <w:del w:id="4219" w:author="Regina Casanova" w:date="2018-07-07T15:18:00Z"/>
                <w:rFonts w:cs="Times New Roman"/>
                <w:color w:val="000000"/>
                <w:lang w:val="es-PE"/>
              </w:rPr>
            </w:pPr>
            <w:del w:id="4220" w:author="Regina Casanova" w:date="2018-07-07T15:18:00Z">
              <w:r w:rsidRPr="00BA156B" w:rsidDel="00BA63BC">
                <w:rPr>
                  <w:rFonts w:cs="Times New Roman"/>
                  <w:color w:val="000000"/>
                  <w:lang w:val="es-PE"/>
                </w:rPr>
                <w:delText>7</w:delText>
              </w:r>
            </w:del>
          </w:p>
        </w:tc>
        <w:tc>
          <w:tcPr>
            <w:tcW w:w="1715" w:type="dxa"/>
            <w:tcBorders>
              <w:bottom w:val="single" w:sz="8" w:space="0" w:color="000000"/>
              <w:right w:val="single" w:sz="8" w:space="0" w:color="000000"/>
            </w:tcBorders>
            <w:vAlign w:val="bottom"/>
          </w:tcPr>
          <w:p w14:paraId="648F2ADE" w14:textId="7FBC6EC8" w:rsidR="00ED4396" w:rsidRPr="00BA156B" w:rsidDel="00BA63BC" w:rsidRDefault="00ED4396">
            <w:pPr>
              <w:autoSpaceDE w:val="0"/>
              <w:autoSpaceDN w:val="0"/>
              <w:adjustRightInd w:val="0"/>
              <w:spacing w:line="360" w:lineRule="atLeast"/>
              <w:rPr>
                <w:del w:id="4221" w:author="Regina Casanova" w:date="2018-07-07T15:18:00Z"/>
                <w:rFonts w:cs="Times New Roman"/>
                <w:color w:val="000000"/>
                <w:lang w:val="es-PE"/>
              </w:rPr>
            </w:pPr>
            <w:del w:id="4222"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36C7744" w14:textId="7AF2F9F2" w:rsidR="00ED4396" w:rsidRPr="00BA156B" w:rsidDel="00BA63BC" w:rsidRDefault="00ED4396">
            <w:pPr>
              <w:autoSpaceDE w:val="0"/>
              <w:autoSpaceDN w:val="0"/>
              <w:adjustRightInd w:val="0"/>
              <w:spacing w:line="360" w:lineRule="atLeast"/>
              <w:rPr>
                <w:del w:id="4223" w:author="Regina Casanova" w:date="2018-07-07T15:18:00Z"/>
                <w:rFonts w:cs="Times New Roman"/>
                <w:color w:val="000000"/>
                <w:lang w:val="es-PE"/>
              </w:rPr>
            </w:pPr>
            <w:del w:id="4224" w:author="Regina Casanova" w:date="2018-07-07T15:18:00Z">
              <w:r w:rsidRPr="00BA156B" w:rsidDel="00BA63BC">
                <w:rPr>
                  <w:rFonts w:cs="Times New Roman"/>
                  <w:color w:val="000000"/>
                  <w:lang w:val="es-PE"/>
                </w:rPr>
                <w:delText>Compartir con trabajadores internos</w:delText>
              </w:r>
            </w:del>
          </w:p>
        </w:tc>
        <w:tc>
          <w:tcPr>
            <w:tcW w:w="5380" w:type="dxa"/>
            <w:tcBorders>
              <w:bottom w:val="single" w:sz="8" w:space="0" w:color="000000"/>
              <w:right w:val="single" w:sz="8" w:space="0" w:color="000000"/>
            </w:tcBorders>
            <w:vAlign w:val="bottom"/>
          </w:tcPr>
          <w:p w14:paraId="532845C4" w14:textId="32463C25" w:rsidR="00ED4396" w:rsidRPr="00BA156B" w:rsidDel="00BA63BC" w:rsidRDefault="00D00DDC">
            <w:pPr>
              <w:autoSpaceDE w:val="0"/>
              <w:autoSpaceDN w:val="0"/>
              <w:adjustRightInd w:val="0"/>
              <w:spacing w:line="360" w:lineRule="atLeast"/>
              <w:rPr>
                <w:del w:id="4225" w:author="Regina Casanova" w:date="2018-07-07T15:18:00Z"/>
                <w:rFonts w:cs="Times New Roman"/>
                <w:color w:val="000000"/>
                <w:lang w:val="es-PE"/>
              </w:rPr>
            </w:pPr>
            <w:del w:id="422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compartir dicha información con otros trabajadores de SUSALUD par</w:delText>
              </w:r>
              <w:r w:rsidDel="00BA63BC">
                <w:rPr>
                  <w:rFonts w:cs="Times New Roman"/>
                  <w:color w:val="000000"/>
                  <w:lang w:val="es-PE"/>
                </w:rPr>
                <w:delText>a poder estar enterados todos co</w:delText>
              </w:r>
              <w:r w:rsidR="00ED4396" w:rsidRPr="00BA156B" w:rsidDel="00BA63BC">
                <w:rPr>
                  <w:rFonts w:cs="Times New Roman"/>
                  <w:color w:val="000000"/>
                  <w:lang w:val="es-PE"/>
                </w:rPr>
                <w:delText>mo entidad</w:delText>
              </w:r>
            </w:del>
          </w:p>
        </w:tc>
        <w:tc>
          <w:tcPr>
            <w:tcW w:w="2341" w:type="dxa"/>
            <w:tcBorders>
              <w:bottom w:val="single" w:sz="8" w:space="0" w:color="000000"/>
              <w:right w:val="single" w:sz="8" w:space="0" w:color="000000"/>
            </w:tcBorders>
            <w:vAlign w:val="bottom"/>
          </w:tcPr>
          <w:p w14:paraId="4B0956C8" w14:textId="4B7E20CC" w:rsidR="00ED4396" w:rsidRPr="00BA156B" w:rsidDel="00BA63BC" w:rsidRDefault="00ED4396">
            <w:pPr>
              <w:autoSpaceDE w:val="0"/>
              <w:autoSpaceDN w:val="0"/>
              <w:adjustRightInd w:val="0"/>
              <w:spacing w:line="360" w:lineRule="atLeast"/>
              <w:rPr>
                <w:del w:id="4227" w:author="Regina Casanova" w:date="2018-07-07T15:18:00Z"/>
                <w:rFonts w:cs="Times New Roman"/>
                <w:color w:val="000000"/>
                <w:lang w:val="es-PE"/>
              </w:rPr>
            </w:pPr>
            <w:del w:id="4228" w:author="Regina Casanova" w:date="2018-07-07T15:18:00Z">
              <w:r w:rsidRPr="00BA156B" w:rsidDel="00BA63BC">
                <w:rPr>
                  <w:rFonts w:cs="Times New Roman"/>
                  <w:color w:val="000000"/>
                  <w:lang w:val="es-PE"/>
                </w:rPr>
                <w:delText>Crear usuario genérico para visualización</w:delText>
              </w:r>
            </w:del>
          </w:p>
        </w:tc>
        <w:tc>
          <w:tcPr>
            <w:tcW w:w="1559" w:type="dxa"/>
            <w:tcBorders>
              <w:bottom w:val="single" w:sz="8" w:space="0" w:color="000000"/>
              <w:right w:val="single" w:sz="8" w:space="0" w:color="000000"/>
            </w:tcBorders>
            <w:vAlign w:val="bottom"/>
          </w:tcPr>
          <w:p w14:paraId="405303AF" w14:textId="40BD0548" w:rsidR="00ED4396" w:rsidRPr="00BA156B" w:rsidDel="00BA63BC" w:rsidRDefault="00ED4396">
            <w:pPr>
              <w:autoSpaceDE w:val="0"/>
              <w:autoSpaceDN w:val="0"/>
              <w:adjustRightInd w:val="0"/>
              <w:spacing w:line="360" w:lineRule="atLeast"/>
              <w:rPr>
                <w:del w:id="4229" w:author="Regina Casanova" w:date="2018-07-07T15:18:00Z"/>
                <w:rFonts w:cs="Times New Roman"/>
                <w:color w:val="000000"/>
                <w:lang w:val="es-PE"/>
              </w:rPr>
            </w:pPr>
            <w:del w:id="4230" w:author="Regina Casanova" w:date="2018-07-07T15:18:00Z">
              <w:r w:rsidRPr="00BA156B" w:rsidDel="00BA63BC">
                <w:rPr>
                  <w:rFonts w:cs="Times New Roman"/>
                  <w:color w:val="000000"/>
                  <w:lang w:val="es-PE"/>
                </w:rPr>
                <w:delText>bajo - 1</w:delText>
              </w:r>
            </w:del>
          </w:p>
        </w:tc>
      </w:tr>
      <w:tr w:rsidR="00ED4396" w:rsidRPr="00BA156B" w:rsidDel="00BA63BC" w14:paraId="4F4CCCDE" w14:textId="0F93C055" w:rsidTr="00ED4396">
        <w:tblPrEx>
          <w:tblBorders>
            <w:top w:val="none" w:sz="0" w:space="0" w:color="auto"/>
          </w:tblBorders>
        </w:tblPrEx>
        <w:trPr>
          <w:del w:id="423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AF28849" w14:textId="0EE78567" w:rsidR="00ED4396" w:rsidRPr="00BA156B" w:rsidDel="00BA63BC" w:rsidRDefault="00ED4396">
            <w:pPr>
              <w:autoSpaceDE w:val="0"/>
              <w:autoSpaceDN w:val="0"/>
              <w:adjustRightInd w:val="0"/>
              <w:spacing w:line="360" w:lineRule="atLeast"/>
              <w:jc w:val="right"/>
              <w:rPr>
                <w:del w:id="4232" w:author="Regina Casanova" w:date="2018-07-07T15:18:00Z"/>
                <w:rFonts w:cs="Times New Roman"/>
                <w:color w:val="000000"/>
                <w:lang w:val="es-PE"/>
              </w:rPr>
            </w:pPr>
            <w:del w:id="4233" w:author="Regina Casanova" w:date="2018-07-07T15:18:00Z">
              <w:r w:rsidRPr="00BA156B" w:rsidDel="00BA63BC">
                <w:rPr>
                  <w:rFonts w:cs="Times New Roman"/>
                  <w:color w:val="000000"/>
                  <w:lang w:val="es-PE"/>
                </w:rPr>
                <w:delText>8</w:delText>
              </w:r>
            </w:del>
          </w:p>
        </w:tc>
        <w:tc>
          <w:tcPr>
            <w:tcW w:w="1715" w:type="dxa"/>
            <w:tcBorders>
              <w:bottom w:val="single" w:sz="8" w:space="0" w:color="000000"/>
              <w:right w:val="single" w:sz="8" w:space="0" w:color="000000"/>
            </w:tcBorders>
            <w:shd w:val="clear" w:color="auto" w:fill="E1E0E0"/>
            <w:vAlign w:val="bottom"/>
          </w:tcPr>
          <w:p w14:paraId="55633368" w14:textId="62F56D4C" w:rsidR="00ED4396" w:rsidRPr="00BA156B" w:rsidDel="00BA63BC" w:rsidRDefault="00ED4396">
            <w:pPr>
              <w:autoSpaceDE w:val="0"/>
              <w:autoSpaceDN w:val="0"/>
              <w:adjustRightInd w:val="0"/>
              <w:spacing w:line="360" w:lineRule="atLeast"/>
              <w:rPr>
                <w:del w:id="4234" w:author="Regina Casanova" w:date="2018-07-07T15:18:00Z"/>
                <w:rFonts w:cs="Times New Roman"/>
                <w:color w:val="000000"/>
                <w:lang w:val="es-PE"/>
              </w:rPr>
            </w:pPr>
            <w:del w:id="4235"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9B80348" w14:textId="7C6EF53E" w:rsidR="00ED4396" w:rsidRPr="00BA156B" w:rsidDel="00BA63BC" w:rsidRDefault="00ED4396">
            <w:pPr>
              <w:autoSpaceDE w:val="0"/>
              <w:autoSpaceDN w:val="0"/>
              <w:adjustRightInd w:val="0"/>
              <w:spacing w:line="360" w:lineRule="atLeast"/>
              <w:rPr>
                <w:del w:id="4236" w:author="Regina Casanova" w:date="2018-07-07T15:18:00Z"/>
                <w:rFonts w:cs="Times New Roman"/>
                <w:color w:val="000000"/>
                <w:lang w:val="es-PE"/>
              </w:rPr>
            </w:pPr>
            <w:del w:id="4237" w:author="Regina Casanova" w:date="2018-07-07T15:18:00Z">
              <w:r w:rsidRPr="00BA156B" w:rsidDel="00BA63BC">
                <w:rPr>
                  <w:rFonts w:cs="Times New Roman"/>
                  <w:color w:val="000000"/>
                  <w:lang w:val="es-PE"/>
                </w:rPr>
                <w:delText>Clasificación del reclamo</w:delText>
              </w:r>
            </w:del>
          </w:p>
        </w:tc>
        <w:tc>
          <w:tcPr>
            <w:tcW w:w="5380" w:type="dxa"/>
            <w:tcBorders>
              <w:bottom w:val="single" w:sz="8" w:space="0" w:color="000000"/>
              <w:right w:val="single" w:sz="8" w:space="0" w:color="000000"/>
            </w:tcBorders>
            <w:shd w:val="clear" w:color="auto" w:fill="E1E0E0"/>
            <w:vAlign w:val="bottom"/>
          </w:tcPr>
          <w:p w14:paraId="0362CD95" w14:textId="4C31E70E" w:rsidR="00ED4396" w:rsidRPr="00BA156B" w:rsidDel="00BA63BC" w:rsidRDefault="00D00DDC">
            <w:pPr>
              <w:autoSpaceDE w:val="0"/>
              <w:autoSpaceDN w:val="0"/>
              <w:adjustRightInd w:val="0"/>
              <w:spacing w:line="360" w:lineRule="atLeast"/>
              <w:rPr>
                <w:del w:id="4238" w:author="Regina Casanova" w:date="2018-07-07T15:18:00Z"/>
                <w:rFonts w:cs="Times New Roman"/>
                <w:color w:val="000000"/>
                <w:lang w:val="es-PE"/>
              </w:rPr>
            </w:pPr>
            <w:del w:id="423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contar con una clasificación simple de reclamos para poder ordenar de forma sencilla los problemas más recurrentes</w:delText>
              </w:r>
            </w:del>
          </w:p>
        </w:tc>
        <w:tc>
          <w:tcPr>
            <w:tcW w:w="2341" w:type="dxa"/>
            <w:tcBorders>
              <w:bottom w:val="single" w:sz="8" w:space="0" w:color="000000"/>
              <w:right w:val="single" w:sz="8" w:space="0" w:color="000000"/>
            </w:tcBorders>
            <w:shd w:val="clear" w:color="auto" w:fill="E1E0E0"/>
            <w:vAlign w:val="bottom"/>
          </w:tcPr>
          <w:p w14:paraId="00757A3D" w14:textId="3179D622" w:rsidR="00ED4396" w:rsidRPr="00BA156B" w:rsidDel="00BA63BC" w:rsidRDefault="00ED4396">
            <w:pPr>
              <w:autoSpaceDE w:val="0"/>
              <w:autoSpaceDN w:val="0"/>
              <w:adjustRightInd w:val="0"/>
              <w:spacing w:line="360" w:lineRule="atLeast"/>
              <w:rPr>
                <w:del w:id="4240" w:author="Regina Casanova" w:date="2018-07-07T15:18:00Z"/>
                <w:rFonts w:cs="Times New Roman"/>
                <w:color w:val="000000"/>
                <w:lang w:val="es-PE"/>
              </w:rPr>
            </w:pPr>
            <w:del w:id="4241" w:author="Regina Casanova" w:date="2018-07-07T15:18:00Z">
              <w:r w:rsidRPr="00BA156B" w:rsidDel="00BA63BC">
                <w:rPr>
                  <w:rFonts w:cs="Times New Roman"/>
                  <w:color w:val="000000"/>
                  <w:lang w:val="es-PE"/>
                </w:rPr>
                <w:delText>Hacer clasificación de reclamos</w:delText>
              </w:r>
            </w:del>
          </w:p>
        </w:tc>
        <w:tc>
          <w:tcPr>
            <w:tcW w:w="1559" w:type="dxa"/>
            <w:tcBorders>
              <w:bottom w:val="single" w:sz="8" w:space="0" w:color="000000"/>
              <w:right w:val="single" w:sz="8" w:space="0" w:color="000000"/>
            </w:tcBorders>
            <w:shd w:val="clear" w:color="auto" w:fill="E1E0E0"/>
            <w:vAlign w:val="bottom"/>
          </w:tcPr>
          <w:p w14:paraId="35DF36F9" w14:textId="2A18AC39" w:rsidR="00ED4396" w:rsidRPr="00BA156B" w:rsidDel="00BA63BC" w:rsidRDefault="00ED4396">
            <w:pPr>
              <w:autoSpaceDE w:val="0"/>
              <w:autoSpaceDN w:val="0"/>
              <w:adjustRightInd w:val="0"/>
              <w:spacing w:line="360" w:lineRule="atLeast"/>
              <w:rPr>
                <w:del w:id="4242" w:author="Regina Casanova" w:date="2018-07-07T15:18:00Z"/>
                <w:rFonts w:cs="Times New Roman"/>
                <w:color w:val="000000"/>
                <w:lang w:val="es-PE"/>
              </w:rPr>
            </w:pPr>
            <w:del w:id="4243" w:author="Regina Casanova" w:date="2018-07-07T15:18:00Z">
              <w:r w:rsidRPr="00BA156B" w:rsidDel="00BA63BC">
                <w:rPr>
                  <w:rFonts w:cs="Times New Roman"/>
                  <w:color w:val="000000"/>
                  <w:lang w:val="es-PE"/>
                </w:rPr>
                <w:delText>Alto - 3</w:delText>
              </w:r>
            </w:del>
          </w:p>
        </w:tc>
      </w:tr>
      <w:tr w:rsidR="00ED4396" w:rsidRPr="00BA156B" w:rsidDel="00BA63BC" w14:paraId="57C7BBFC" w14:textId="309C17D2" w:rsidTr="00ED4396">
        <w:tblPrEx>
          <w:tblBorders>
            <w:top w:val="none" w:sz="0" w:space="0" w:color="auto"/>
          </w:tblBorders>
        </w:tblPrEx>
        <w:trPr>
          <w:del w:id="4244" w:author="Regina Casanova" w:date="2018-07-07T15:18:00Z"/>
        </w:trPr>
        <w:tc>
          <w:tcPr>
            <w:tcW w:w="504" w:type="dxa"/>
            <w:tcBorders>
              <w:left w:val="single" w:sz="8" w:space="0" w:color="000000"/>
              <w:bottom w:val="single" w:sz="8" w:space="0" w:color="000000"/>
              <w:right w:val="single" w:sz="8" w:space="0" w:color="000000"/>
            </w:tcBorders>
            <w:vAlign w:val="bottom"/>
          </w:tcPr>
          <w:p w14:paraId="505C40DB" w14:textId="32462424" w:rsidR="00ED4396" w:rsidRPr="00BA156B" w:rsidDel="00BA63BC" w:rsidRDefault="00ED4396">
            <w:pPr>
              <w:autoSpaceDE w:val="0"/>
              <w:autoSpaceDN w:val="0"/>
              <w:adjustRightInd w:val="0"/>
              <w:spacing w:line="360" w:lineRule="atLeast"/>
              <w:jc w:val="right"/>
              <w:rPr>
                <w:del w:id="4245" w:author="Regina Casanova" w:date="2018-07-07T15:18:00Z"/>
                <w:rFonts w:cs="Times New Roman"/>
                <w:color w:val="000000"/>
                <w:lang w:val="es-PE"/>
              </w:rPr>
            </w:pPr>
            <w:del w:id="4246" w:author="Regina Casanova" w:date="2018-07-07T15:18:00Z">
              <w:r w:rsidRPr="00BA156B" w:rsidDel="00BA63BC">
                <w:rPr>
                  <w:rFonts w:cs="Times New Roman"/>
                  <w:color w:val="000000"/>
                  <w:lang w:val="es-PE"/>
                </w:rPr>
                <w:delText>9</w:delText>
              </w:r>
            </w:del>
          </w:p>
        </w:tc>
        <w:tc>
          <w:tcPr>
            <w:tcW w:w="1715" w:type="dxa"/>
            <w:tcBorders>
              <w:bottom w:val="single" w:sz="8" w:space="0" w:color="000000"/>
              <w:right w:val="single" w:sz="8" w:space="0" w:color="000000"/>
            </w:tcBorders>
            <w:vAlign w:val="bottom"/>
          </w:tcPr>
          <w:p w14:paraId="7E30F416" w14:textId="47E559CF" w:rsidR="00ED4396" w:rsidRPr="00BA156B" w:rsidDel="00BA63BC" w:rsidRDefault="00ED4396">
            <w:pPr>
              <w:autoSpaceDE w:val="0"/>
              <w:autoSpaceDN w:val="0"/>
              <w:adjustRightInd w:val="0"/>
              <w:spacing w:line="360" w:lineRule="atLeast"/>
              <w:rPr>
                <w:del w:id="4247" w:author="Regina Casanova" w:date="2018-07-07T15:18:00Z"/>
                <w:rFonts w:cs="Times New Roman"/>
                <w:color w:val="000000"/>
                <w:lang w:val="es-PE"/>
              </w:rPr>
            </w:pPr>
            <w:del w:id="4248"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710EABA" w14:textId="2CBD3454" w:rsidR="00ED4396" w:rsidRPr="00BA156B" w:rsidDel="00BA63BC" w:rsidRDefault="00BA156B">
            <w:pPr>
              <w:autoSpaceDE w:val="0"/>
              <w:autoSpaceDN w:val="0"/>
              <w:adjustRightInd w:val="0"/>
              <w:spacing w:line="360" w:lineRule="atLeast"/>
              <w:rPr>
                <w:del w:id="4249" w:author="Regina Casanova" w:date="2018-07-07T15:18:00Z"/>
                <w:rFonts w:cs="Times New Roman"/>
                <w:color w:val="000000"/>
                <w:lang w:val="es-PE"/>
              </w:rPr>
            </w:pPr>
            <w:del w:id="4250" w:author="Regina Casanova" w:date="2018-07-07T15:18:00Z">
              <w:r w:rsidRPr="00BA156B" w:rsidDel="00BA63BC">
                <w:rPr>
                  <w:rFonts w:cs="Times New Roman"/>
                  <w:color w:val="000000"/>
                  <w:lang w:val="es-PE"/>
                </w:rPr>
                <w:delText>Clasificación</w:delText>
              </w:r>
              <w:r w:rsidR="00ED4396" w:rsidRPr="00BA156B" w:rsidDel="00BA63BC">
                <w:rPr>
                  <w:rFonts w:cs="Times New Roman"/>
                  <w:color w:val="000000"/>
                  <w:lang w:val="es-PE"/>
                </w:rPr>
                <w:delText xml:space="preserve"> por tipo de seguro</w:delText>
              </w:r>
            </w:del>
          </w:p>
        </w:tc>
        <w:tc>
          <w:tcPr>
            <w:tcW w:w="5380" w:type="dxa"/>
            <w:tcBorders>
              <w:bottom w:val="single" w:sz="8" w:space="0" w:color="000000"/>
              <w:right w:val="single" w:sz="8" w:space="0" w:color="000000"/>
            </w:tcBorders>
            <w:vAlign w:val="bottom"/>
          </w:tcPr>
          <w:p w14:paraId="1F09A96E" w14:textId="61085807" w:rsidR="00ED4396" w:rsidRPr="00BA156B" w:rsidDel="00BA63BC" w:rsidRDefault="00D00DDC">
            <w:pPr>
              <w:autoSpaceDE w:val="0"/>
              <w:autoSpaceDN w:val="0"/>
              <w:adjustRightInd w:val="0"/>
              <w:spacing w:line="360" w:lineRule="atLeast"/>
              <w:rPr>
                <w:del w:id="4251" w:author="Regina Casanova" w:date="2018-07-07T15:18:00Z"/>
                <w:rFonts w:cs="Times New Roman"/>
                <w:color w:val="000000"/>
                <w:lang w:val="es-PE"/>
              </w:rPr>
            </w:pPr>
            <w:del w:id="425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filtrar por tipo de seguro que tenga el ciudadano para poder ver si hay diferencias en atención de asegurados</w:delText>
              </w:r>
            </w:del>
          </w:p>
        </w:tc>
        <w:tc>
          <w:tcPr>
            <w:tcW w:w="2341" w:type="dxa"/>
            <w:tcBorders>
              <w:bottom w:val="single" w:sz="8" w:space="0" w:color="000000"/>
              <w:right w:val="single" w:sz="8" w:space="0" w:color="000000"/>
            </w:tcBorders>
            <w:vAlign w:val="bottom"/>
          </w:tcPr>
          <w:p w14:paraId="50B59BDB" w14:textId="1825FF47" w:rsidR="00ED4396" w:rsidRPr="00BA156B" w:rsidDel="00BA63BC" w:rsidRDefault="00ED4396">
            <w:pPr>
              <w:autoSpaceDE w:val="0"/>
              <w:autoSpaceDN w:val="0"/>
              <w:adjustRightInd w:val="0"/>
              <w:spacing w:line="360" w:lineRule="atLeast"/>
              <w:rPr>
                <w:del w:id="4253" w:author="Regina Casanova" w:date="2018-07-07T15:18:00Z"/>
                <w:rFonts w:cs="Times New Roman"/>
                <w:color w:val="000000"/>
                <w:lang w:val="es-PE"/>
              </w:rPr>
            </w:pPr>
            <w:del w:id="4254" w:author="Regina Casanova" w:date="2018-07-07T15:18:00Z">
              <w:r w:rsidRPr="00BA156B" w:rsidDel="00BA63BC">
                <w:rPr>
                  <w:rFonts w:cs="Times New Roman"/>
                  <w:color w:val="000000"/>
                  <w:lang w:val="es-PE"/>
                </w:rPr>
                <w:delText>Filtro por tipo de seguro que se jale desde el servicio de SUSALUD</w:delText>
              </w:r>
            </w:del>
          </w:p>
        </w:tc>
        <w:tc>
          <w:tcPr>
            <w:tcW w:w="1559" w:type="dxa"/>
            <w:tcBorders>
              <w:bottom w:val="single" w:sz="8" w:space="0" w:color="000000"/>
              <w:right w:val="single" w:sz="8" w:space="0" w:color="000000"/>
            </w:tcBorders>
            <w:vAlign w:val="bottom"/>
          </w:tcPr>
          <w:p w14:paraId="6228F18E" w14:textId="04BF0E81" w:rsidR="00ED4396" w:rsidRPr="00BA156B" w:rsidDel="00BA63BC" w:rsidRDefault="00ED4396">
            <w:pPr>
              <w:autoSpaceDE w:val="0"/>
              <w:autoSpaceDN w:val="0"/>
              <w:adjustRightInd w:val="0"/>
              <w:spacing w:line="360" w:lineRule="atLeast"/>
              <w:rPr>
                <w:del w:id="4255" w:author="Regina Casanova" w:date="2018-07-07T15:18:00Z"/>
                <w:rFonts w:cs="Times New Roman"/>
                <w:color w:val="000000"/>
                <w:lang w:val="es-PE"/>
              </w:rPr>
            </w:pPr>
            <w:del w:id="4256" w:author="Regina Casanova" w:date="2018-07-07T15:18:00Z">
              <w:r w:rsidRPr="00BA156B" w:rsidDel="00BA63BC">
                <w:rPr>
                  <w:rFonts w:cs="Times New Roman"/>
                  <w:color w:val="000000"/>
                  <w:lang w:val="es-PE"/>
                </w:rPr>
                <w:delText>bajo - 1</w:delText>
              </w:r>
            </w:del>
          </w:p>
        </w:tc>
      </w:tr>
      <w:tr w:rsidR="00ED4396" w:rsidRPr="00BA156B" w:rsidDel="00BA63BC" w14:paraId="69BA626D" w14:textId="0D58BE32" w:rsidTr="00ED4396">
        <w:tblPrEx>
          <w:tblBorders>
            <w:top w:val="none" w:sz="0" w:space="0" w:color="auto"/>
          </w:tblBorders>
        </w:tblPrEx>
        <w:trPr>
          <w:del w:id="425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483A5DD" w14:textId="6F4AAC87" w:rsidR="00ED4396" w:rsidRPr="00BA156B" w:rsidDel="00BA63BC" w:rsidRDefault="00ED4396">
            <w:pPr>
              <w:autoSpaceDE w:val="0"/>
              <w:autoSpaceDN w:val="0"/>
              <w:adjustRightInd w:val="0"/>
              <w:spacing w:line="360" w:lineRule="atLeast"/>
              <w:jc w:val="right"/>
              <w:rPr>
                <w:del w:id="4258" w:author="Regina Casanova" w:date="2018-07-07T15:18:00Z"/>
                <w:rFonts w:cs="Times New Roman"/>
                <w:color w:val="000000"/>
                <w:lang w:val="es-PE"/>
              </w:rPr>
            </w:pPr>
            <w:del w:id="4259" w:author="Regina Casanova" w:date="2018-07-07T15:18:00Z">
              <w:r w:rsidRPr="00BA156B" w:rsidDel="00BA63BC">
                <w:rPr>
                  <w:rFonts w:cs="Times New Roman"/>
                  <w:color w:val="000000"/>
                  <w:lang w:val="es-PE"/>
                </w:rPr>
                <w:delText>10</w:delText>
              </w:r>
            </w:del>
          </w:p>
        </w:tc>
        <w:tc>
          <w:tcPr>
            <w:tcW w:w="1715" w:type="dxa"/>
            <w:tcBorders>
              <w:bottom w:val="single" w:sz="8" w:space="0" w:color="000000"/>
              <w:right w:val="single" w:sz="8" w:space="0" w:color="000000"/>
            </w:tcBorders>
            <w:shd w:val="clear" w:color="auto" w:fill="E1E0E0"/>
            <w:vAlign w:val="bottom"/>
          </w:tcPr>
          <w:p w14:paraId="697ED7AA" w14:textId="1EC99DB2" w:rsidR="00ED4396" w:rsidRPr="00BA156B" w:rsidDel="00BA63BC" w:rsidRDefault="00ED4396">
            <w:pPr>
              <w:autoSpaceDE w:val="0"/>
              <w:autoSpaceDN w:val="0"/>
              <w:adjustRightInd w:val="0"/>
              <w:spacing w:line="360" w:lineRule="atLeast"/>
              <w:rPr>
                <w:del w:id="4260" w:author="Regina Casanova" w:date="2018-07-07T15:18:00Z"/>
                <w:rFonts w:cs="Times New Roman"/>
                <w:color w:val="000000"/>
                <w:lang w:val="es-PE"/>
              </w:rPr>
            </w:pPr>
            <w:del w:id="4261"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224806E" w14:textId="37B389CF" w:rsidR="00ED4396" w:rsidRPr="00BA156B" w:rsidDel="00BA63BC" w:rsidRDefault="00ED4396">
            <w:pPr>
              <w:autoSpaceDE w:val="0"/>
              <w:autoSpaceDN w:val="0"/>
              <w:adjustRightInd w:val="0"/>
              <w:spacing w:line="360" w:lineRule="atLeast"/>
              <w:rPr>
                <w:del w:id="4262" w:author="Regina Casanova" w:date="2018-07-07T15:18:00Z"/>
                <w:rFonts w:cs="Times New Roman"/>
                <w:color w:val="000000"/>
                <w:lang w:val="es-PE"/>
              </w:rPr>
            </w:pPr>
            <w:del w:id="4263" w:author="Regina Casanova" w:date="2018-07-07T15:18:00Z">
              <w:r w:rsidRPr="00BA156B" w:rsidDel="00BA63BC">
                <w:rPr>
                  <w:rFonts w:cs="Times New Roman"/>
                  <w:color w:val="000000"/>
                  <w:lang w:val="es-PE"/>
                </w:rPr>
                <w:delText>Confirmación de registro de reclamo</w:delText>
              </w:r>
            </w:del>
          </w:p>
        </w:tc>
        <w:tc>
          <w:tcPr>
            <w:tcW w:w="5380" w:type="dxa"/>
            <w:tcBorders>
              <w:bottom w:val="single" w:sz="8" w:space="0" w:color="000000"/>
              <w:right w:val="single" w:sz="8" w:space="0" w:color="000000"/>
            </w:tcBorders>
            <w:shd w:val="clear" w:color="auto" w:fill="E1E0E0"/>
            <w:vAlign w:val="bottom"/>
          </w:tcPr>
          <w:p w14:paraId="0D5FD67A" w14:textId="0D7701CA" w:rsidR="00ED4396" w:rsidRPr="00BA156B" w:rsidDel="00BA63BC" w:rsidRDefault="00D00DDC">
            <w:pPr>
              <w:autoSpaceDE w:val="0"/>
              <w:autoSpaceDN w:val="0"/>
              <w:adjustRightInd w:val="0"/>
              <w:spacing w:line="360" w:lineRule="atLeast"/>
              <w:rPr>
                <w:del w:id="4264" w:author="Regina Casanova" w:date="2018-07-07T15:18:00Z"/>
                <w:rFonts w:cs="Times New Roman"/>
                <w:color w:val="000000"/>
                <w:lang w:val="es-PE"/>
              </w:rPr>
            </w:pPr>
            <w:del w:id="426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recibir una confirmación del registro del reclamo para poder estar seguro que se registró correctamente</w:delText>
              </w:r>
            </w:del>
          </w:p>
        </w:tc>
        <w:tc>
          <w:tcPr>
            <w:tcW w:w="2341" w:type="dxa"/>
            <w:tcBorders>
              <w:bottom w:val="single" w:sz="8" w:space="0" w:color="000000"/>
              <w:right w:val="single" w:sz="8" w:space="0" w:color="000000"/>
            </w:tcBorders>
            <w:shd w:val="clear" w:color="auto" w:fill="E1E0E0"/>
            <w:vAlign w:val="bottom"/>
          </w:tcPr>
          <w:p w14:paraId="30B3C9FB" w14:textId="42638A33" w:rsidR="00ED4396" w:rsidRPr="00BA156B" w:rsidDel="00BA63BC" w:rsidRDefault="00ED4396" w:rsidP="00BA156B">
            <w:pPr>
              <w:autoSpaceDE w:val="0"/>
              <w:autoSpaceDN w:val="0"/>
              <w:adjustRightInd w:val="0"/>
              <w:spacing w:line="360" w:lineRule="atLeast"/>
              <w:rPr>
                <w:del w:id="4266" w:author="Regina Casanova" w:date="2018-07-07T15:18:00Z"/>
                <w:rFonts w:cs="Times New Roman"/>
                <w:color w:val="000000"/>
                <w:lang w:val="es-PE"/>
              </w:rPr>
            </w:pPr>
            <w:del w:id="4267" w:author="Regina Casanova" w:date="2018-07-07T15:18:00Z">
              <w:r w:rsidRPr="00BA156B" w:rsidDel="00BA63BC">
                <w:rPr>
                  <w:rFonts w:cs="Times New Roman"/>
                  <w:color w:val="000000"/>
                  <w:lang w:val="es-PE"/>
                </w:rPr>
                <w:delText xml:space="preserve">Enviar correo de confirmación / </w:delText>
              </w:r>
              <w:r w:rsidR="00BA156B" w:rsidRPr="00BA156B" w:rsidDel="00BA63BC">
                <w:rPr>
                  <w:rFonts w:cs="Times New Roman"/>
                  <w:color w:val="000000"/>
                  <w:lang w:val="es-PE"/>
                </w:rPr>
                <w:delText>SMS con número</w:delText>
              </w:r>
              <w:r w:rsidRPr="00BA156B" w:rsidDel="00BA63BC">
                <w:rPr>
                  <w:rFonts w:cs="Times New Roman"/>
                  <w:color w:val="000000"/>
                  <w:lang w:val="es-PE"/>
                </w:rPr>
                <w:delText xml:space="preserve"> de reclamo</w:delText>
              </w:r>
            </w:del>
          </w:p>
        </w:tc>
        <w:tc>
          <w:tcPr>
            <w:tcW w:w="1559" w:type="dxa"/>
            <w:tcBorders>
              <w:bottom w:val="single" w:sz="8" w:space="0" w:color="000000"/>
              <w:right w:val="single" w:sz="8" w:space="0" w:color="000000"/>
            </w:tcBorders>
            <w:shd w:val="clear" w:color="auto" w:fill="E1E0E0"/>
            <w:vAlign w:val="bottom"/>
          </w:tcPr>
          <w:p w14:paraId="7C587CD8" w14:textId="7FB99366" w:rsidR="00ED4396" w:rsidRPr="00BA156B" w:rsidDel="00BA63BC" w:rsidRDefault="00ED4396">
            <w:pPr>
              <w:autoSpaceDE w:val="0"/>
              <w:autoSpaceDN w:val="0"/>
              <w:adjustRightInd w:val="0"/>
              <w:spacing w:line="360" w:lineRule="atLeast"/>
              <w:rPr>
                <w:del w:id="4268" w:author="Regina Casanova" w:date="2018-07-07T15:18:00Z"/>
                <w:rFonts w:cs="Times New Roman"/>
                <w:color w:val="000000"/>
                <w:lang w:val="es-PE"/>
              </w:rPr>
            </w:pPr>
            <w:del w:id="4269" w:author="Regina Casanova" w:date="2018-07-07T15:18:00Z">
              <w:r w:rsidRPr="00BA156B" w:rsidDel="00BA63BC">
                <w:rPr>
                  <w:rFonts w:cs="Times New Roman"/>
                  <w:color w:val="000000"/>
                  <w:lang w:val="es-PE"/>
                </w:rPr>
                <w:delText>Alto - 3</w:delText>
              </w:r>
            </w:del>
          </w:p>
        </w:tc>
      </w:tr>
      <w:tr w:rsidR="00ED4396" w:rsidRPr="00BA156B" w:rsidDel="00BA63BC" w14:paraId="297E7421" w14:textId="7172E0DA" w:rsidTr="00ED4396">
        <w:tblPrEx>
          <w:tblBorders>
            <w:top w:val="none" w:sz="0" w:space="0" w:color="auto"/>
          </w:tblBorders>
        </w:tblPrEx>
        <w:trPr>
          <w:del w:id="4270" w:author="Regina Casanova" w:date="2018-07-07T15:18:00Z"/>
        </w:trPr>
        <w:tc>
          <w:tcPr>
            <w:tcW w:w="504" w:type="dxa"/>
            <w:tcBorders>
              <w:left w:val="single" w:sz="8" w:space="0" w:color="000000"/>
              <w:bottom w:val="single" w:sz="8" w:space="0" w:color="000000"/>
              <w:right w:val="single" w:sz="8" w:space="0" w:color="000000"/>
            </w:tcBorders>
            <w:vAlign w:val="bottom"/>
          </w:tcPr>
          <w:p w14:paraId="2E5EE875" w14:textId="20854DAC" w:rsidR="00ED4396" w:rsidRPr="00BA156B" w:rsidDel="00BA63BC" w:rsidRDefault="00ED4396">
            <w:pPr>
              <w:autoSpaceDE w:val="0"/>
              <w:autoSpaceDN w:val="0"/>
              <w:adjustRightInd w:val="0"/>
              <w:spacing w:line="360" w:lineRule="atLeast"/>
              <w:jc w:val="right"/>
              <w:rPr>
                <w:del w:id="4271" w:author="Regina Casanova" w:date="2018-07-07T15:18:00Z"/>
                <w:rFonts w:cs="Times New Roman"/>
                <w:color w:val="000000"/>
                <w:lang w:val="es-PE"/>
              </w:rPr>
            </w:pPr>
            <w:del w:id="4272" w:author="Regina Casanova" w:date="2018-07-07T15:18:00Z">
              <w:r w:rsidRPr="00BA156B" w:rsidDel="00BA63BC">
                <w:rPr>
                  <w:rFonts w:cs="Times New Roman"/>
                  <w:color w:val="000000"/>
                  <w:lang w:val="es-PE"/>
                </w:rPr>
                <w:delText>11</w:delText>
              </w:r>
            </w:del>
          </w:p>
        </w:tc>
        <w:tc>
          <w:tcPr>
            <w:tcW w:w="1715" w:type="dxa"/>
            <w:tcBorders>
              <w:bottom w:val="single" w:sz="8" w:space="0" w:color="000000"/>
              <w:right w:val="single" w:sz="8" w:space="0" w:color="000000"/>
            </w:tcBorders>
            <w:vAlign w:val="bottom"/>
          </w:tcPr>
          <w:p w14:paraId="0A08A9D2" w14:textId="35017A3B" w:rsidR="00ED4396" w:rsidRPr="00BA156B" w:rsidDel="00BA63BC" w:rsidRDefault="00ED4396">
            <w:pPr>
              <w:autoSpaceDE w:val="0"/>
              <w:autoSpaceDN w:val="0"/>
              <w:adjustRightInd w:val="0"/>
              <w:spacing w:line="360" w:lineRule="atLeast"/>
              <w:rPr>
                <w:del w:id="4273" w:author="Regina Casanova" w:date="2018-07-07T15:18:00Z"/>
                <w:rFonts w:cs="Times New Roman"/>
                <w:color w:val="000000"/>
                <w:lang w:val="es-PE"/>
              </w:rPr>
            </w:pPr>
            <w:del w:id="4274"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0967A48D" w14:textId="14BAEC7F" w:rsidR="00ED4396" w:rsidRPr="00BA156B" w:rsidDel="00BA63BC" w:rsidRDefault="00ED4396">
            <w:pPr>
              <w:autoSpaceDE w:val="0"/>
              <w:autoSpaceDN w:val="0"/>
              <w:adjustRightInd w:val="0"/>
              <w:spacing w:line="360" w:lineRule="atLeast"/>
              <w:rPr>
                <w:del w:id="4275" w:author="Regina Casanova" w:date="2018-07-07T15:18:00Z"/>
                <w:rFonts w:cs="Times New Roman"/>
                <w:color w:val="000000"/>
                <w:lang w:val="es-PE"/>
              </w:rPr>
            </w:pPr>
            <w:del w:id="4276" w:author="Regina Casanova" w:date="2018-07-07T15:18:00Z">
              <w:r w:rsidRPr="00BA156B" w:rsidDel="00BA63BC">
                <w:rPr>
                  <w:rFonts w:cs="Times New Roman"/>
                  <w:color w:val="000000"/>
                  <w:lang w:val="es-PE"/>
                </w:rPr>
                <w:delText>Identificación</w:delText>
              </w:r>
            </w:del>
          </w:p>
        </w:tc>
        <w:tc>
          <w:tcPr>
            <w:tcW w:w="5380" w:type="dxa"/>
            <w:tcBorders>
              <w:bottom w:val="single" w:sz="8" w:space="0" w:color="000000"/>
              <w:right w:val="single" w:sz="8" w:space="0" w:color="000000"/>
            </w:tcBorders>
            <w:vAlign w:val="bottom"/>
          </w:tcPr>
          <w:p w14:paraId="68205EBB" w14:textId="6B09F140" w:rsidR="00ED4396" w:rsidRPr="00BA156B" w:rsidDel="00BA63BC" w:rsidRDefault="00D00DDC">
            <w:pPr>
              <w:autoSpaceDE w:val="0"/>
              <w:autoSpaceDN w:val="0"/>
              <w:adjustRightInd w:val="0"/>
              <w:spacing w:line="360" w:lineRule="atLeast"/>
              <w:rPr>
                <w:del w:id="4277" w:author="Regina Casanova" w:date="2018-07-07T15:18:00Z"/>
                <w:rFonts w:cs="Times New Roman"/>
                <w:color w:val="000000"/>
                <w:lang w:val="es-PE"/>
              </w:rPr>
            </w:pPr>
            <w:del w:id="427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presentar un reclamo </w:delText>
              </w:r>
              <w:r w:rsidR="00BA156B" w:rsidRPr="00BA156B" w:rsidDel="00BA63BC">
                <w:rPr>
                  <w:rFonts w:cs="Times New Roman"/>
                  <w:color w:val="000000"/>
                  <w:lang w:val="es-PE"/>
                </w:rPr>
                <w:delText>identificándome</w:delText>
              </w:r>
              <w:r w:rsidR="00ED4396" w:rsidRPr="00BA156B" w:rsidDel="00BA63BC">
                <w:rPr>
                  <w:rFonts w:cs="Times New Roman"/>
                  <w:color w:val="000000"/>
                  <w:lang w:val="es-PE"/>
                </w:rPr>
                <w:delText xml:space="preserve"> para poder acelerar el proceso de resolución del reclamo</w:delText>
              </w:r>
            </w:del>
          </w:p>
        </w:tc>
        <w:tc>
          <w:tcPr>
            <w:tcW w:w="2341" w:type="dxa"/>
            <w:tcBorders>
              <w:bottom w:val="single" w:sz="8" w:space="0" w:color="000000"/>
              <w:right w:val="single" w:sz="8" w:space="0" w:color="000000"/>
            </w:tcBorders>
            <w:vAlign w:val="bottom"/>
          </w:tcPr>
          <w:p w14:paraId="3CDF1DE6" w14:textId="77790B20" w:rsidR="00ED4396" w:rsidRPr="00BA156B" w:rsidDel="00BA63BC" w:rsidRDefault="00ED4396">
            <w:pPr>
              <w:autoSpaceDE w:val="0"/>
              <w:autoSpaceDN w:val="0"/>
              <w:adjustRightInd w:val="0"/>
              <w:spacing w:line="360" w:lineRule="atLeast"/>
              <w:rPr>
                <w:del w:id="4279" w:author="Regina Casanova" w:date="2018-07-07T15:18:00Z"/>
                <w:rFonts w:cs="Times New Roman"/>
                <w:color w:val="000000"/>
                <w:lang w:val="es-PE"/>
              </w:rPr>
            </w:pPr>
            <w:del w:id="4280" w:author="Regina Casanova" w:date="2018-07-07T15:18:00Z">
              <w:r w:rsidRPr="00BA156B" w:rsidDel="00BA63BC">
                <w:rPr>
                  <w:rFonts w:cs="Times New Roman"/>
                  <w:color w:val="000000"/>
                  <w:lang w:val="es-PE"/>
                </w:rPr>
                <w:delText>Pedir DNI del que se queja y validarlo con fecha de cumpleaños</w:delText>
              </w:r>
            </w:del>
          </w:p>
        </w:tc>
        <w:tc>
          <w:tcPr>
            <w:tcW w:w="1559" w:type="dxa"/>
            <w:tcBorders>
              <w:bottom w:val="single" w:sz="8" w:space="0" w:color="000000"/>
              <w:right w:val="single" w:sz="8" w:space="0" w:color="000000"/>
            </w:tcBorders>
            <w:vAlign w:val="bottom"/>
          </w:tcPr>
          <w:p w14:paraId="568AE4F5" w14:textId="79ACB399" w:rsidR="00ED4396" w:rsidRPr="00BA156B" w:rsidDel="00BA63BC" w:rsidRDefault="00ED4396">
            <w:pPr>
              <w:autoSpaceDE w:val="0"/>
              <w:autoSpaceDN w:val="0"/>
              <w:adjustRightInd w:val="0"/>
              <w:spacing w:line="360" w:lineRule="atLeast"/>
              <w:rPr>
                <w:del w:id="4281" w:author="Regina Casanova" w:date="2018-07-07T15:18:00Z"/>
                <w:rFonts w:cs="Times New Roman"/>
                <w:color w:val="000000"/>
                <w:lang w:val="es-PE"/>
              </w:rPr>
            </w:pPr>
            <w:del w:id="4282" w:author="Regina Casanova" w:date="2018-07-07T15:18:00Z">
              <w:r w:rsidRPr="00BA156B" w:rsidDel="00BA63BC">
                <w:rPr>
                  <w:rFonts w:cs="Times New Roman"/>
                  <w:color w:val="000000"/>
                  <w:lang w:val="es-PE"/>
                </w:rPr>
                <w:delText>Alto - 3</w:delText>
              </w:r>
            </w:del>
          </w:p>
        </w:tc>
      </w:tr>
      <w:tr w:rsidR="00ED4396" w:rsidRPr="00BA156B" w:rsidDel="00BA63BC" w14:paraId="1D8BBECF" w14:textId="38B33088" w:rsidTr="00ED4396">
        <w:tblPrEx>
          <w:tblBorders>
            <w:top w:val="none" w:sz="0" w:space="0" w:color="auto"/>
          </w:tblBorders>
        </w:tblPrEx>
        <w:trPr>
          <w:del w:id="428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339E9C1" w14:textId="5F28F72A" w:rsidR="00ED4396" w:rsidRPr="00BA156B" w:rsidDel="00BA63BC" w:rsidRDefault="00ED4396">
            <w:pPr>
              <w:autoSpaceDE w:val="0"/>
              <w:autoSpaceDN w:val="0"/>
              <w:adjustRightInd w:val="0"/>
              <w:spacing w:line="360" w:lineRule="atLeast"/>
              <w:jc w:val="right"/>
              <w:rPr>
                <w:del w:id="4284" w:author="Regina Casanova" w:date="2018-07-07T15:18:00Z"/>
                <w:rFonts w:cs="Times New Roman"/>
                <w:color w:val="000000"/>
                <w:lang w:val="es-PE"/>
              </w:rPr>
            </w:pPr>
            <w:del w:id="4285" w:author="Regina Casanova" w:date="2018-07-07T15:18:00Z">
              <w:r w:rsidRPr="00BA156B" w:rsidDel="00BA63BC">
                <w:rPr>
                  <w:rFonts w:cs="Times New Roman"/>
                  <w:color w:val="000000"/>
                  <w:lang w:val="es-PE"/>
                </w:rPr>
                <w:delText>12</w:delText>
              </w:r>
            </w:del>
          </w:p>
        </w:tc>
        <w:tc>
          <w:tcPr>
            <w:tcW w:w="1715" w:type="dxa"/>
            <w:tcBorders>
              <w:bottom w:val="single" w:sz="8" w:space="0" w:color="000000"/>
              <w:right w:val="single" w:sz="8" w:space="0" w:color="000000"/>
            </w:tcBorders>
            <w:shd w:val="clear" w:color="auto" w:fill="E1E0E0"/>
            <w:vAlign w:val="bottom"/>
          </w:tcPr>
          <w:p w14:paraId="0FC9942B" w14:textId="419EFCB8" w:rsidR="00ED4396" w:rsidRPr="00BA156B" w:rsidDel="00BA63BC" w:rsidRDefault="00ED4396">
            <w:pPr>
              <w:autoSpaceDE w:val="0"/>
              <w:autoSpaceDN w:val="0"/>
              <w:adjustRightInd w:val="0"/>
              <w:spacing w:line="360" w:lineRule="atLeast"/>
              <w:rPr>
                <w:del w:id="4286" w:author="Regina Casanova" w:date="2018-07-07T15:18:00Z"/>
                <w:rFonts w:cs="Times New Roman"/>
                <w:color w:val="000000"/>
                <w:lang w:val="es-PE"/>
              </w:rPr>
            </w:pPr>
            <w:del w:id="4287"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345DD42" w14:textId="09D5D18C" w:rsidR="00ED4396" w:rsidRPr="00BA156B" w:rsidDel="00BA63BC" w:rsidRDefault="00ED4396" w:rsidP="00BA156B">
            <w:pPr>
              <w:autoSpaceDE w:val="0"/>
              <w:autoSpaceDN w:val="0"/>
              <w:adjustRightInd w:val="0"/>
              <w:spacing w:line="360" w:lineRule="atLeast"/>
              <w:rPr>
                <w:del w:id="4288" w:author="Regina Casanova" w:date="2018-07-07T15:18:00Z"/>
                <w:rFonts w:cs="Times New Roman"/>
                <w:color w:val="000000"/>
                <w:lang w:val="es-PE"/>
              </w:rPr>
            </w:pPr>
            <w:del w:id="4289" w:author="Regina Casanova" w:date="2018-07-07T15:18:00Z">
              <w:r w:rsidRPr="00BA156B" w:rsidDel="00BA63BC">
                <w:rPr>
                  <w:rFonts w:cs="Times New Roman"/>
                  <w:color w:val="000000"/>
                  <w:lang w:val="es-PE"/>
                </w:rPr>
                <w:delText>Temas parecidos a su reclamo y</w:delText>
              </w:r>
              <w:r w:rsidR="00BA156B" w:rsidRPr="00BA156B" w:rsidDel="00BA63BC">
                <w:rPr>
                  <w:rFonts w:cs="Times New Roman"/>
                  <w:color w:val="000000"/>
                  <w:lang w:val="es-PE"/>
                </w:rPr>
                <w:delText xml:space="preserve"> temas populares</w:delText>
              </w:r>
            </w:del>
          </w:p>
        </w:tc>
        <w:tc>
          <w:tcPr>
            <w:tcW w:w="5380" w:type="dxa"/>
            <w:tcBorders>
              <w:bottom w:val="single" w:sz="8" w:space="0" w:color="000000"/>
              <w:right w:val="single" w:sz="8" w:space="0" w:color="000000"/>
            </w:tcBorders>
            <w:shd w:val="clear" w:color="auto" w:fill="E1E0E0"/>
            <w:vAlign w:val="bottom"/>
          </w:tcPr>
          <w:p w14:paraId="6A460A2F" w14:textId="0A5D92CB" w:rsidR="00ED4396" w:rsidRPr="00BA156B" w:rsidDel="00BA63BC" w:rsidRDefault="00D00DDC" w:rsidP="00BA156B">
            <w:pPr>
              <w:autoSpaceDE w:val="0"/>
              <w:autoSpaceDN w:val="0"/>
              <w:adjustRightInd w:val="0"/>
              <w:spacing w:line="360" w:lineRule="atLeast"/>
              <w:rPr>
                <w:del w:id="4290" w:author="Regina Casanova" w:date="2018-07-07T15:18:00Z"/>
                <w:rFonts w:cs="Times New Roman"/>
                <w:color w:val="000000"/>
                <w:lang w:val="es-PE"/>
              </w:rPr>
            </w:pPr>
            <w:del w:id="429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ver temas parecidos a mi reclamo y </w:delText>
              </w:r>
              <w:r w:rsidR="00BA156B" w:rsidRPr="00BA156B" w:rsidDel="00BA63BC">
                <w:rPr>
                  <w:rFonts w:cs="Times New Roman"/>
                  <w:color w:val="000000"/>
                  <w:lang w:val="es-PE"/>
                </w:rPr>
                <w:delText>temas populares</w:delText>
              </w:r>
              <w:r w:rsidR="00ED4396" w:rsidRPr="00BA156B" w:rsidDel="00BA63BC">
                <w:rPr>
                  <w:rFonts w:cs="Times New Roman"/>
                  <w:color w:val="000000"/>
                  <w:lang w:val="es-PE"/>
                </w:rPr>
                <w:delText xml:space="preserve"> para poder comprobar que los problemas suceden a todos</w:delText>
              </w:r>
            </w:del>
          </w:p>
        </w:tc>
        <w:tc>
          <w:tcPr>
            <w:tcW w:w="2341" w:type="dxa"/>
            <w:tcBorders>
              <w:bottom w:val="single" w:sz="8" w:space="0" w:color="000000"/>
              <w:right w:val="single" w:sz="8" w:space="0" w:color="000000"/>
            </w:tcBorders>
            <w:shd w:val="clear" w:color="auto" w:fill="E1E0E0"/>
            <w:vAlign w:val="bottom"/>
          </w:tcPr>
          <w:p w14:paraId="1C01ABC8" w14:textId="42D52061" w:rsidR="00ED4396" w:rsidRPr="00BA156B" w:rsidDel="00BA63BC" w:rsidRDefault="00ED4396">
            <w:pPr>
              <w:autoSpaceDE w:val="0"/>
              <w:autoSpaceDN w:val="0"/>
              <w:adjustRightInd w:val="0"/>
              <w:spacing w:line="360" w:lineRule="atLeast"/>
              <w:rPr>
                <w:del w:id="4292" w:author="Regina Casanova" w:date="2018-07-07T15:18:00Z"/>
                <w:rFonts w:cs="Times New Roman"/>
                <w:color w:val="000000"/>
                <w:lang w:val="es-PE"/>
              </w:rPr>
            </w:pPr>
            <w:del w:id="4293" w:author="Regina Casanova" w:date="2018-07-07T15:18:00Z">
              <w:r w:rsidRPr="00BA156B" w:rsidDel="00BA63BC">
                <w:rPr>
                  <w:rFonts w:cs="Times New Roman"/>
                  <w:color w:val="000000"/>
                  <w:lang w:val="es-PE"/>
                </w:rPr>
                <w:delText>Armar web de tendencias y de temas populares</w:delText>
              </w:r>
            </w:del>
          </w:p>
        </w:tc>
        <w:tc>
          <w:tcPr>
            <w:tcW w:w="1559" w:type="dxa"/>
            <w:tcBorders>
              <w:bottom w:val="single" w:sz="8" w:space="0" w:color="000000"/>
              <w:right w:val="single" w:sz="8" w:space="0" w:color="000000"/>
            </w:tcBorders>
            <w:shd w:val="clear" w:color="auto" w:fill="E1E0E0"/>
            <w:vAlign w:val="bottom"/>
          </w:tcPr>
          <w:p w14:paraId="0727D10E" w14:textId="054810A5" w:rsidR="00ED4396" w:rsidRPr="00BA156B" w:rsidDel="00BA63BC" w:rsidRDefault="00ED4396">
            <w:pPr>
              <w:autoSpaceDE w:val="0"/>
              <w:autoSpaceDN w:val="0"/>
              <w:adjustRightInd w:val="0"/>
              <w:spacing w:line="360" w:lineRule="atLeast"/>
              <w:rPr>
                <w:del w:id="4294" w:author="Regina Casanova" w:date="2018-07-07T15:18:00Z"/>
                <w:rFonts w:cs="Times New Roman"/>
                <w:color w:val="000000"/>
                <w:lang w:val="es-PE"/>
              </w:rPr>
            </w:pPr>
            <w:del w:id="4295" w:author="Regina Casanova" w:date="2018-07-07T15:18:00Z">
              <w:r w:rsidRPr="00BA156B" w:rsidDel="00BA63BC">
                <w:rPr>
                  <w:rFonts w:cs="Times New Roman"/>
                  <w:color w:val="000000"/>
                  <w:lang w:val="es-PE"/>
                </w:rPr>
                <w:delText>Bajo - 1</w:delText>
              </w:r>
            </w:del>
          </w:p>
        </w:tc>
      </w:tr>
      <w:tr w:rsidR="00ED4396" w:rsidRPr="00BA156B" w:rsidDel="00BA63BC" w14:paraId="42F31ED6" w14:textId="32B37FD0" w:rsidTr="00ED4396">
        <w:tblPrEx>
          <w:tblBorders>
            <w:top w:val="none" w:sz="0" w:space="0" w:color="auto"/>
          </w:tblBorders>
        </w:tblPrEx>
        <w:trPr>
          <w:del w:id="4296" w:author="Regina Casanova" w:date="2018-07-07T15:18:00Z"/>
        </w:trPr>
        <w:tc>
          <w:tcPr>
            <w:tcW w:w="504" w:type="dxa"/>
            <w:tcBorders>
              <w:left w:val="single" w:sz="8" w:space="0" w:color="000000"/>
              <w:bottom w:val="single" w:sz="8" w:space="0" w:color="000000"/>
              <w:right w:val="single" w:sz="8" w:space="0" w:color="000000"/>
            </w:tcBorders>
            <w:vAlign w:val="bottom"/>
          </w:tcPr>
          <w:p w14:paraId="1523D1EF" w14:textId="4D5999C9" w:rsidR="00ED4396" w:rsidRPr="00BA156B" w:rsidDel="00BA63BC" w:rsidRDefault="00ED4396">
            <w:pPr>
              <w:autoSpaceDE w:val="0"/>
              <w:autoSpaceDN w:val="0"/>
              <w:adjustRightInd w:val="0"/>
              <w:spacing w:line="360" w:lineRule="atLeast"/>
              <w:jc w:val="right"/>
              <w:rPr>
                <w:del w:id="4297" w:author="Regina Casanova" w:date="2018-07-07T15:18:00Z"/>
                <w:rFonts w:cs="Times New Roman"/>
                <w:color w:val="000000"/>
                <w:lang w:val="es-PE"/>
              </w:rPr>
            </w:pPr>
            <w:del w:id="4298" w:author="Regina Casanova" w:date="2018-07-07T15:18:00Z">
              <w:r w:rsidRPr="00BA156B" w:rsidDel="00BA63BC">
                <w:rPr>
                  <w:rFonts w:cs="Times New Roman"/>
                  <w:color w:val="000000"/>
                  <w:lang w:val="es-PE"/>
                </w:rPr>
                <w:delText>13</w:delText>
              </w:r>
            </w:del>
          </w:p>
        </w:tc>
        <w:tc>
          <w:tcPr>
            <w:tcW w:w="1715" w:type="dxa"/>
            <w:tcBorders>
              <w:bottom w:val="single" w:sz="8" w:space="0" w:color="000000"/>
              <w:right w:val="single" w:sz="8" w:space="0" w:color="000000"/>
            </w:tcBorders>
            <w:vAlign w:val="bottom"/>
          </w:tcPr>
          <w:p w14:paraId="1A398349" w14:textId="016D9FB2" w:rsidR="00ED4396" w:rsidRPr="00BA156B" w:rsidDel="00BA63BC" w:rsidRDefault="00ED4396">
            <w:pPr>
              <w:autoSpaceDE w:val="0"/>
              <w:autoSpaceDN w:val="0"/>
              <w:adjustRightInd w:val="0"/>
              <w:spacing w:line="360" w:lineRule="atLeast"/>
              <w:rPr>
                <w:del w:id="4299" w:author="Regina Casanova" w:date="2018-07-07T15:18:00Z"/>
                <w:rFonts w:cs="Times New Roman"/>
                <w:color w:val="000000"/>
                <w:lang w:val="es-PE"/>
              </w:rPr>
            </w:pPr>
            <w:del w:id="4300"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B6E499C" w14:textId="659423D0" w:rsidR="00ED4396" w:rsidRPr="00BA156B" w:rsidDel="00BA63BC" w:rsidRDefault="00ED4396">
            <w:pPr>
              <w:autoSpaceDE w:val="0"/>
              <w:autoSpaceDN w:val="0"/>
              <w:adjustRightInd w:val="0"/>
              <w:spacing w:line="360" w:lineRule="atLeast"/>
              <w:rPr>
                <w:del w:id="4301" w:author="Regina Casanova" w:date="2018-07-07T15:18:00Z"/>
                <w:rFonts w:cs="Times New Roman"/>
                <w:color w:val="000000"/>
                <w:lang w:val="es-PE"/>
              </w:rPr>
            </w:pPr>
            <w:del w:id="4302" w:author="Regina Casanova" w:date="2018-07-07T15:18:00Z">
              <w:r w:rsidRPr="00BA156B" w:rsidDel="00BA63BC">
                <w:rPr>
                  <w:rFonts w:cs="Times New Roman"/>
                  <w:color w:val="000000"/>
                  <w:lang w:val="es-PE"/>
                </w:rPr>
                <w:delText>Asegurarse que el reclamo lo reciba alguien</w:delText>
              </w:r>
            </w:del>
          </w:p>
        </w:tc>
        <w:tc>
          <w:tcPr>
            <w:tcW w:w="5380" w:type="dxa"/>
            <w:tcBorders>
              <w:bottom w:val="single" w:sz="8" w:space="0" w:color="000000"/>
              <w:right w:val="single" w:sz="8" w:space="0" w:color="000000"/>
            </w:tcBorders>
            <w:vAlign w:val="bottom"/>
          </w:tcPr>
          <w:p w14:paraId="410AA117" w14:textId="5398A96A" w:rsidR="00ED4396" w:rsidRPr="00BA156B" w:rsidDel="00BA63BC" w:rsidRDefault="00D00DDC">
            <w:pPr>
              <w:autoSpaceDE w:val="0"/>
              <w:autoSpaceDN w:val="0"/>
              <w:adjustRightInd w:val="0"/>
              <w:spacing w:line="360" w:lineRule="atLeast"/>
              <w:rPr>
                <w:del w:id="4303" w:author="Regina Casanova" w:date="2018-07-07T15:18:00Z"/>
                <w:rFonts w:cs="Times New Roman"/>
                <w:color w:val="000000"/>
                <w:lang w:val="es-PE"/>
              </w:rPr>
            </w:pPr>
            <w:del w:id="430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asegurarme que mi reclamo sea recibido para poder sentirme tranquilo de que lo están revisando</w:delText>
              </w:r>
            </w:del>
          </w:p>
        </w:tc>
        <w:tc>
          <w:tcPr>
            <w:tcW w:w="2341" w:type="dxa"/>
            <w:tcBorders>
              <w:bottom w:val="single" w:sz="8" w:space="0" w:color="000000"/>
              <w:right w:val="single" w:sz="8" w:space="0" w:color="000000"/>
            </w:tcBorders>
            <w:vAlign w:val="bottom"/>
          </w:tcPr>
          <w:p w14:paraId="4FD2CAC4" w14:textId="22A8368E" w:rsidR="00ED4396" w:rsidRPr="00BA156B" w:rsidDel="00BA63BC" w:rsidRDefault="00ED4396">
            <w:pPr>
              <w:autoSpaceDE w:val="0"/>
              <w:autoSpaceDN w:val="0"/>
              <w:adjustRightInd w:val="0"/>
              <w:spacing w:line="360" w:lineRule="atLeast"/>
              <w:rPr>
                <w:del w:id="4305" w:author="Regina Casanova" w:date="2018-07-07T15:18:00Z"/>
                <w:rFonts w:cs="Times New Roman"/>
                <w:color w:val="000000"/>
                <w:lang w:val="es-PE"/>
              </w:rPr>
            </w:pPr>
            <w:del w:id="4306" w:author="Regina Casanova" w:date="2018-07-07T15:18:00Z">
              <w:r w:rsidRPr="00BA156B" w:rsidDel="00BA63BC">
                <w:rPr>
                  <w:rFonts w:cs="Times New Roman"/>
                  <w:color w:val="000000"/>
                  <w:lang w:val="es-PE"/>
                </w:rPr>
                <w:delText>Asignar reclamo a alguien por cada IPRESS y que tenga opción de Leído</w:delText>
              </w:r>
            </w:del>
          </w:p>
        </w:tc>
        <w:tc>
          <w:tcPr>
            <w:tcW w:w="1559" w:type="dxa"/>
            <w:tcBorders>
              <w:bottom w:val="single" w:sz="8" w:space="0" w:color="000000"/>
              <w:right w:val="single" w:sz="8" w:space="0" w:color="000000"/>
            </w:tcBorders>
            <w:vAlign w:val="bottom"/>
          </w:tcPr>
          <w:p w14:paraId="64B9B21E" w14:textId="2A41A068" w:rsidR="00ED4396" w:rsidRPr="00BA156B" w:rsidDel="00BA63BC" w:rsidRDefault="00ED4396">
            <w:pPr>
              <w:autoSpaceDE w:val="0"/>
              <w:autoSpaceDN w:val="0"/>
              <w:adjustRightInd w:val="0"/>
              <w:spacing w:line="360" w:lineRule="atLeast"/>
              <w:rPr>
                <w:del w:id="4307" w:author="Regina Casanova" w:date="2018-07-07T15:18:00Z"/>
                <w:rFonts w:cs="Times New Roman"/>
                <w:color w:val="000000"/>
                <w:lang w:val="es-PE"/>
              </w:rPr>
            </w:pPr>
            <w:del w:id="4308" w:author="Regina Casanova" w:date="2018-07-07T15:18:00Z">
              <w:r w:rsidRPr="00BA156B" w:rsidDel="00BA63BC">
                <w:rPr>
                  <w:rFonts w:cs="Times New Roman"/>
                  <w:color w:val="000000"/>
                  <w:lang w:val="es-PE"/>
                </w:rPr>
                <w:delText>Medio - 2</w:delText>
              </w:r>
            </w:del>
          </w:p>
        </w:tc>
      </w:tr>
      <w:tr w:rsidR="00ED4396" w:rsidRPr="00BA156B" w:rsidDel="00BA63BC" w14:paraId="49BADBDB" w14:textId="3A900F18" w:rsidTr="00ED4396">
        <w:tblPrEx>
          <w:tblBorders>
            <w:top w:val="none" w:sz="0" w:space="0" w:color="auto"/>
          </w:tblBorders>
        </w:tblPrEx>
        <w:trPr>
          <w:del w:id="430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3F2CDD7" w14:textId="2B3B13B9" w:rsidR="00ED4396" w:rsidRPr="00BA156B" w:rsidDel="00BA63BC" w:rsidRDefault="00ED4396">
            <w:pPr>
              <w:autoSpaceDE w:val="0"/>
              <w:autoSpaceDN w:val="0"/>
              <w:adjustRightInd w:val="0"/>
              <w:spacing w:line="360" w:lineRule="atLeast"/>
              <w:jc w:val="right"/>
              <w:rPr>
                <w:del w:id="4310" w:author="Regina Casanova" w:date="2018-07-07T15:18:00Z"/>
                <w:rFonts w:cs="Times New Roman"/>
                <w:color w:val="000000"/>
                <w:lang w:val="es-PE"/>
              </w:rPr>
            </w:pPr>
            <w:del w:id="4311" w:author="Regina Casanova" w:date="2018-07-07T15:18:00Z">
              <w:r w:rsidRPr="00BA156B" w:rsidDel="00BA63BC">
                <w:rPr>
                  <w:rFonts w:cs="Times New Roman"/>
                  <w:color w:val="000000"/>
                  <w:lang w:val="es-PE"/>
                </w:rPr>
                <w:delText>14</w:delText>
              </w:r>
            </w:del>
          </w:p>
        </w:tc>
        <w:tc>
          <w:tcPr>
            <w:tcW w:w="1715" w:type="dxa"/>
            <w:tcBorders>
              <w:bottom w:val="single" w:sz="8" w:space="0" w:color="000000"/>
              <w:right w:val="single" w:sz="8" w:space="0" w:color="000000"/>
            </w:tcBorders>
            <w:shd w:val="clear" w:color="auto" w:fill="E1E0E0"/>
            <w:vAlign w:val="bottom"/>
          </w:tcPr>
          <w:p w14:paraId="14CF5945" w14:textId="14706CC9" w:rsidR="00ED4396" w:rsidRPr="00BA156B" w:rsidDel="00BA63BC" w:rsidRDefault="00ED4396">
            <w:pPr>
              <w:autoSpaceDE w:val="0"/>
              <w:autoSpaceDN w:val="0"/>
              <w:adjustRightInd w:val="0"/>
              <w:spacing w:line="360" w:lineRule="atLeast"/>
              <w:rPr>
                <w:del w:id="4312" w:author="Regina Casanova" w:date="2018-07-07T15:18:00Z"/>
                <w:rFonts w:cs="Times New Roman"/>
                <w:color w:val="000000"/>
                <w:lang w:val="es-PE"/>
              </w:rPr>
            </w:pPr>
            <w:del w:id="4313"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71A06D54" w14:textId="380A26EC" w:rsidR="00ED4396" w:rsidRPr="00BA156B" w:rsidDel="00BA63BC" w:rsidRDefault="00ED4396">
            <w:pPr>
              <w:autoSpaceDE w:val="0"/>
              <w:autoSpaceDN w:val="0"/>
              <w:adjustRightInd w:val="0"/>
              <w:spacing w:line="360" w:lineRule="atLeast"/>
              <w:rPr>
                <w:del w:id="4314" w:author="Regina Casanova" w:date="2018-07-07T15:18:00Z"/>
                <w:rFonts w:cs="Times New Roman"/>
                <w:color w:val="000000"/>
                <w:lang w:val="es-PE"/>
              </w:rPr>
            </w:pPr>
            <w:del w:id="4315" w:author="Regina Casanova" w:date="2018-07-07T15:18:00Z">
              <w:r w:rsidRPr="00BA156B" w:rsidDel="00BA63BC">
                <w:rPr>
                  <w:rFonts w:cs="Times New Roman"/>
                  <w:color w:val="000000"/>
                  <w:lang w:val="es-PE"/>
                </w:rPr>
                <w:delText>Subir fotos y videos cómo pruebas</w:delText>
              </w:r>
            </w:del>
          </w:p>
        </w:tc>
        <w:tc>
          <w:tcPr>
            <w:tcW w:w="5380" w:type="dxa"/>
            <w:tcBorders>
              <w:bottom w:val="single" w:sz="8" w:space="0" w:color="000000"/>
              <w:right w:val="single" w:sz="8" w:space="0" w:color="000000"/>
            </w:tcBorders>
            <w:shd w:val="clear" w:color="auto" w:fill="E1E0E0"/>
            <w:vAlign w:val="bottom"/>
          </w:tcPr>
          <w:p w14:paraId="328F1160" w14:textId="7BD989F1" w:rsidR="00ED4396" w:rsidRPr="00BA156B" w:rsidDel="00BA63BC" w:rsidRDefault="00D00DDC">
            <w:pPr>
              <w:autoSpaceDE w:val="0"/>
              <w:autoSpaceDN w:val="0"/>
              <w:adjustRightInd w:val="0"/>
              <w:spacing w:line="360" w:lineRule="atLeast"/>
              <w:rPr>
                <w:del w:id="4316" w:author="Regina Casanova" w:date="2018-07-07T15:18:00Z"/>
                <w:rFonts w:cs="Times New Roman"/>
                <w:color w:val="000000"/>
                <w:lang w:val="es-PE"/>
              </w:rPr>
            </w:pPr>
            <w:del w:id="431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colocar evidencia multimedia de lo que me ocurrió para poder sustentar mi reclamo</w:delText>
              </w:r>
            </w:del>
          </w:p>
        </w:tc>
        <w:tc>
          <w:tcPr>
            <w:tcW w:w="2341" w:type="dxa"/>
            <w:tcBorders>
              <w:bottom w:val="single" w:sz="8" w:space="0" w:color="000000"/>
              <w:right w:val="single" w:sz="8" w:space="0" w:color="000000"/>
            </w:tcBorders>
            <w:shd w:val="clear" w:color="auto" w:fill="E1E0E0"/>
            <w:vAlign w:val="bottom"/>
          </w:tcPr>
          <w:p w14:paraId="359A4C0B" w14:textId="54945F9E" w:rsidR="00ED4396" w:rsidRPr="00BA156B" w:rsidDel="00BA63BC" w:rsidRDefault="00ED4396">
            <w:pPr>
              <w:autoSpaceDE w:val="0"/>
              <w:autoSpaceDN w:val="0"/>
              <w:adjustRightInd w:val="0"/>
              <w:spacing w:line="360" w:lineRule="atLeast"/>
              <w:rPr>
                <w:del w:id="4318" w:author="Regina Casanova" w:date="2018-07-07T15:18:00Z"/>
                <w:rFonts w:cs="Times New Roman"/>
                <w:color w:val="000000"/>
                <w:lang w:val="es-PE"/>
              </w:rPr>
            </w:pPr>
            <w:del w:id="4319" w:author="Regina Casanova" w:date="2018-07-07T15:18:00Z">
              <w:r w:rsidRPr="00BA156B" w:rsidDel="00BA63BC">
                <w:rPr>
                  <w:rFonts w:cs="Times New Roman"/>
                  <w:color w:val="000000"/>
                  <w:lang w:val="es-PE"/>
                </w:rPr>
                <w:delText>Colocar opción para subir foto/video al momento de colocar el reclamo</w:delText>
              </w:r>
            </w:del>
          </w:p>
        </w:tc>
        <w:tc>
          <w:tcPr>
            <w:tcW w:w="1559" w:type="dxa"/>
            <w:tcBorders>
              <w:bottom w:val="single" w:sz="8" w:space="0" w:color="000000"/>
              <w:right w:val="single" w:sz="8" w:space="0" w:color="000000"/>
            </w:tcBorders>
            <w:shd w:val="clear" w:color="auto" w:fill="E1E0E0"/>
            <w:vAlign w:val="bottom"/>
          </w:tcPr>
          <w:p w14:paraId="7B64165D" w14:textId="5B2521D7" w:rsidR="00ED4396" w:rsidRPr="00BA156B" w:rsidDel="00BA63BC" w:rsidRDefault="00ED4396">
            <w:pPr>
              <w:autoSpaceDE w:val="0"/>
              <w:autoSpaceDN w:val="0"/>
              <w:adjustRightInd w:val="0"/>
              <w:spacing w:line="360" w:lineRule="atLeast"/>
              <w:rPr>
                <w:del w:id="4320" w:author="Regina Casanova" w:date="2018-07-07T15:18:00Z"/>
                <w:rFonts w:cs="Times New Roman"/>
                <w:color w:val="000000"/>
                <w:lang w:val="es-PE"/>
              </w:rPr>
            </w:pPr>
            <w:del w:id="4321" w:author="Regina Casanova" w:date="2018-07-07T15:18:00Z">
              <w:r w:rsidRPr="00BA156B" w:rsidDel="00BA63BC">
                <w:rPr>
                  <w:rFonts w:cs="Times New Roman"/>
                  <w:color w:val="000000"/>
                  <w:lang w:val="es-PE"/>
                </w:rPr>
                <w:delText>Medio - 2</w:delText>
              </w:r>
            </w:del>
          </w:p>
        </w:tc>
      </w:tr>
      <w:tr w:rsidR="00ED4396" w:rsidRPr="00BA156B" w:rsidDel="00BA63BC" w14:paraId="22C65F34" w14:textId="6EE9FFC7" w:rsidTr="00ED4396">
        <w:tblPrEx>
          <w:tblBorders>
            <w:top w:val="none" w:sz="0" w:space="0" w:color="auto"/>
          </w:tblBorders>
        </w:tblPrEx>
        <w:trPr>
          <w:del w:id="4322" w:author="Regina Casanova" w:date="2018-07-07T15:18:00Z"/>
        </w:trPr>
        <w:tc>
          <w:tcPr>
            <w:tcW w:w="504" w:type="dxa"/>
            <w:tcBorders>
              <w:left w:val="single" w:sz="8" w:space="0" w:color="000000"/>
              <w:bottom w:val="single" w:sz="8" w:space="0" w:color="000000"/>
              <w:right w:val="single" w:sz="8" w:space="0" w:color="000000"/>
            </w:tcBorders>
            <w:vAlign w:val="bottom"/>
          </w:tcPr>
          <w:p w14:paraId="209133F5" w14:textId="439FEB54" w:rsidR="00ED4396" w:rsidRPr="00BA156B" w:rsidDel="00BA63BC" w:rsidRDefault="00ED4396">
            <w:pPr>
              <w:autoSpaceDE w:val="0"/>
              <w:autoSpaceDN w:val="0"/>
              <w:adjustRightInd w:val="0"/>
              <w:spacing w:line="360" w:lineRule="atLeast"/>
              <w:jc w:val="right"/>
              <w:rPr>
                <w:del w:id="4323" w:author="Regina Casanova" w:date="2018-07-07T15:18:00Z"/>
                <w:rFonts w:cs="Times New Roman"/>
                <w:color w:val="000000"/>
                <w:lang w:val="es-PE"/>
              </w:rPr>
            </w:pPr>
            <w:del w:id="4324" w:author="Regina Casanova" w:date="2018-07-07T15:18:00Z">
              <w:r w:rsidRPr="00BA156B" w:rsidDel="00BA63BC">
                <w:rPr>
                  <w:rFonts w:cs="Times New Roman"/>
                  <w:color w:val="000000"/>
                  <w:lang w:val="es-PE"/>
                </w:rPr>
                <w:delText>15</w:delText>
              </w:r>
            </w:del>
          </w:p>
        </w:tc>
        <w:tc>
          <w:tcPr>
            <w:tcW w:w="1715" w:type="dxa"/>
            <w:tcBorders>
              <w:bottom w:val="single" w:sz="8" w:space="0" w:color="000000"/>
              <w:right w:val="single" w:sz="8" w:space="0" w:color="000000"/>
            </w:tcBorders>
            <w:vAlign w:val="bottom"/>
          </w:tcPr>
          <w:p w14:paraId="7D82F7D8" w14:textId="6913C6A9" w:rsidR="00ED4396" w:rsidRPr="00BA156B" w:rsidDel="00BA63BC" w:rsidRDefault="00ED4396">
            <w:pPr>
              <w:autoSpaceDE w:val="0"/>
              <w:autoSpaceDN w:val="0"/>
              <w:adjustRightInd w:val="0"/>
              <w:spacing w:line="360" w:lineRule="atLeast"/>
              <w:rPr>
                <w:del w:id="4325" w:author="Regina Casanova" w:date="2018-07-07T15:18:00Z"/>
                <w:rFonts w:cs="Times New Roman"/>
                <w:color w:val="000000"/>
                <w:lang w:val="es-PE"/>
              </w:rPr>
            </w:pPr>
            <w:del w:id="4326"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46B225D" w14:textId="0AFC08DC" w:rsidR="00ED4396" w:rsidRPr="00BA156B" w:rsidDel="00BA63BC" w:rsidRDefault="00ED4396">
            <w:pPr>
              <w:autoSpaceDE w:val="0"/>
              <w:autoSpaceDN w:val="0"/>
              <w:adjustRightInd w:val="0"/>
              <w:spacing w:line="360" w:lineRule="atLeast"/>
              <w:rPr>
                <w:del w:id="4327" w:author="Regina Casanova" w:date="2018-07-07T15:18:00Z"/>
                <w:rFonts w:cs="Times New Roman"/>
                <w:color w:val="000000"/>
                <w:lang w:val="es-PE"/>
              </w:rPr>
            </w:pPr>
            <w:del w:id="4328" w:author="Regina Casanova" w:date="2018-07-07T15:18:00Z">
              <w:r w:rsidRPr="00BA156B" w:rsidDel="00BA63BC">
                <w:rPr>
                  <w:rFonts w:cs="Times New Roman"/>
                  <w:color w:val="000000"/>
                  <w:lang w:val="es-PE"/>
                </w:rPr>
                <w:delText xml:space="preserve">Ejemplos de casos que fueron a favor del ciudadano. Si se </w:delText>
              </w:r>
              <w:r w:rsidR="00BA156B" w:rsidRPr="00BA156B" w:rsidDel="00BA63BC">
                <w:rPr>
                  <w:rFonts w:cs="Times New Roman"/>
                  <w:color w:val="000000"/>
                  <w:lang w:val="es-PE"/>
                </w:rPr>
                <w:delText>solucionó</w:delText>
              </w:r>
              <w:r w:rsidRPr="00BA156B" w:rsidDel="00BA63BC">
                <w:rPr>
                  <w:rFonts w:cs="Times New Roman"/>
                  <w:color w:val="000000"/>
                  <w:lang w:val="es-PE"/>
                </w:rPr>
                <w:delText xml:space="preserve"> o no.</w:delText>
              </w:r>
            </w:del>
          </w:p>
        </w:tc>
        <w:tc>
          <w:tcPr>
            <w:tcW w:w="5380" w:type="dxa"/>
            <w:tcBorders>
              <w:bottom w:val="single" w:sz="8" w:space="0" w:color="000000"/>
              <w:right w:val="single" w:sz="8" w:space="0" w:color="000000"/>
            </w:tcBorders>
            <w:vAlign w:val="bottom"/>
          </w:tcPr>
          <w:p w14:paraId="3D121E3B" w14:textId="001C2639" w:rsidR="00ED4396" w:rsidRPr="00BA156B" w:rsidDel="00BA63BC" w:rsidRDefault="00D00DDC">
            <w:pPr>
              <w:autoSpaceDE w:val="0"/>
              <w:autoSpaceDN w:val="0"/>
              <w:adjustRightInd w:val="0"/>
              <w:spacing w:line="360" w:lineRule="atLeast"/>
              <w:rPr>
                <w:del w:id="4329" w:author="Regina Casanova" w:date="2018-07-07T15:18:00Z"/>
                <w:rFonts w:cs="Times New Roman"/>
                <w:color w:val="000000"/>
                <w:lang w:val="es-PE"/>
              </w:rPr>
            </w:pPr>
            <w:del w:id="433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ver si hay casos similares que fueron solucionados para poder saber que mi reclamo será tomado en cuenta</w:delText>
              </w:r>
            </w:del>
          </w:p>
        </w:tc>
        <w:tc>
          <w:tcPr>
            <w:tcW w:w="2341" w:type="dxa"/>
            <w:tcBorders>
              <w:bottom w:val="single" w:sz="8" w:space="0" w:color="000000"/>
              <w:right w:val="single" w:sz="8" w:space="0" w:color="000000"/>
            </w:tcBorders>
            <w:vAlign w:val="bottom"/>
          </w:tcPr>
          <w:p w14:paraId="7B1E8C1B" w14:textId="52F300CB" w:rsidR="00ED4396" w:rsidRPr="00BA156B" w:rsidDel="00BA63BC" w:rsidRDefault="00ED4396">
            <w:pPr>
              <w:autoSpaceDE w:val="0"/>
              <w:autoSpaceDN w:val="0"/>
              <w:adjustRightInd w:val="0"/>
              <w:spacing w:line="360" w:lineRule="atLeast"/>
              <w:rPr>
                <w:del w:id="4331" w:author="Regina Casanova" w:date="2018-07-07T15:18:00Z"/>
                <w:rFonts w:cs="Times New Roman"/>
                <w:color w:val="000000"/>
                <w:lang w:val="es-PE"/>
              </w:rPr>
            </w:pPr>
            <w:del w:id="4332" w:author="Regina Casanova" w:date="2018-07-07T15:18:00Z">
              <w:r w:rsidRPr="00BA156B" w:rsidDel="00BA63BC">
                <w:rPr>
                  <w:rFonts w:cs="Times New Roman"/>
                  <w:color w:val="000000"/>
                  <w:lang w:val="es-PE"/>
                </w:rPr>
                <w:delText>Listado de reclamos de la IPRESS luego de presentar el reclamo</w:delText>
              </w:r>
            </w:del>
          </w:p>
        </w:tc>
        <w:tc>
          <w:tcPr>
            <w:tcW w:w="1559" w:type="dxa"/>
            <w:tcBorders>
              <w:bottom w:val="single" w:sz="8" w:space="0" w:color="000000"/>
              <w:right w:val="single" w:sz="8" w:space="0" w:color="000000"/>
            </w:tcBorders>
            <w:vAlign w:val="bottom"/>
          </w:tcPr>
          <w:p w14:paraId="5DF1DD5F" w14:textId="4F724C68" w:rsidR="00ED4396" w:rsidRPr="00BA156B" w:rsidDel="00BA63BC" w:rsidRDefault="00ED4396">
            <w:pPr>
              <w:autoSpaceDE w:val="0"/>
              <w:autoSpaceDN w:val="0"/>
              <w:adjustRightInd w:val="0"/>
              <w:spacing w:line="360" w:lineRule="atLeast"/>
              <w:rPr>
                <w:del w:id="4333" w:author="Regina Casanova" w:date="2018-07-07T15:18:00Z"/>
                <w:rFonts w:cs="Times New Roman"/>
                <w:color w:val="000000"/>
                <w:lang w:val="es-PE"/>
              </w:rPr>
            </w:pPr>
            <w:del w:id="4334" w:author="Regina Casanova" w:date="2018-07-07T15:18:00Z">
              <w:r w:rsidRPr="00BA156B" w:rsidDel="00BA63BC">
                <w:rPr>
                  <w:rFonts w:cs="Times New Roman"/>
                  <w:color w:val="000000"/>
                  <w:lang w:val="es-PE"/>
                </w:rPr>
                <w:delText>Bajo - 1</w:delText>
              </w:r>
            </w:del>
          </w:p>
        </w:tc>
      </w:tr>
      <w:tr w:rsidR="00ED4396" w:rsidRPr="00BA156B" w:rsidDel="00BA63BC" w14:paraId="6C836BF1" w14:textId="7EAFBC1C" w:rsidTr="00ED4396">
        <w:tblPrEx>
          <w:tblBorders>
            <w:top w:val="none" w:sz="0" w:space="0" w:color="auto"/>
          </w:tblBorders>
        </w:tblPrEx>
        <w:trPr>
          <w:del w:id="433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F3F11A1" w14:textId="220678DF" w:rsidR="00ED4396" w:rsidRPr="00BA156B" w:rsidDel="00BA63BC" w:rsidRDefault="00ED4396">
            <w:pPr>
              <w:autoSpaceDE w:val="0"/>
              <w:autoSpaceDN w:val="0"/>
              <w:adjustRightInd w:val="0"/>
              <w:spacing w:line="360" w:lineRule="atLeast"/>
              <w:jc w:val="right"/>
              <w:rPr>
                <w:del w:id="4336" w:author="Regina Casanova" w:date="2018-07-07T15:18:00Z"/>
                <w:rFonts w:cs="Times New Roman"/>
                <w:color w:val="000000"/>
                <w:lang w:val="es-PE"/>
              </w:rPr>
            </w:pPr>
            <w:del w:id="4337" w:author="Regina Casanova" w:date="2018-07-07T15:18:00Z">
              <w:r w:rsidRPr="00BA156B" w:rsidDel="00BA63BC">
                <w:rPr>
                  <w:rFonts w:cs="Times New Roman"/>
                  <w:color w:val="000000"/>
                  <w:lang w:val="es-PE"/>
                </w:rPr>
                <w:delText>16</w:delText>
              </w:r>
            </w:del>
          </w:p>
        </w:tc>
        <w:tc>
          <w:tcPr>
            <w:tcW w:w="1715" w:type="dxa"/>
            <w:tcBorders>
              <w:bottom w:val="single" w:sz="8" w:space="0" w:color="000000"/>
              <w:right w:val="single" w:sz="8" w:space="0" w:color="000000"/>
            </w:tcBorders>
            <w:shd w:val="clear" w:color="auto" w:fill="E1E0E0"/>
            <w:vAlign w:val="bottom"/>
          </w:tcPr>
          <w:p w14:paraId="219408C2" w14:textId="6D57B4FD" w:rsidR="00ED4396" w:rsidRPr="00BA156B" w:rsidDel="00BA63BC" w:rsidRDefault="00ED4396">
            <w:pPr>
              <w:autoSpaceDE w:val="0"/>
              <w:autoSpaceDN w:val="0"/>
              <w:adjustRightInd w:val="0"/>
              <w:spacing w:line="360" w:lineRule="atLeast"/>
              <w:rPr>
                <w:del w:id="4338" w:author="Regina Casanova" w:date="2018-07-07T15:18:00Z"/>
                <w:rFonts w:cs="Times New Roman"/>
                <w:color w:val="000000"/>
                <w:lang w:val="es-PE"/>
              </w:rPr>
            </w:pPr>
            <w:del w:id="4339"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720C7F4" w14:textId="58C72DAB" w:rsidR="00ED4396" w:rsidRPr="00BA156B" w:rsidDel="00BA63BC" w:rsidRDefault="00ED4396">
            <w:pPr>
              <w:autoSpaceDE w:val="0"/>
              <w:autoSpaceDN w:val="0"/>
              <w:adjustRightInd w:val="0"/>
              <w:spacing w:line="360" w:lineRule="atLeast"/>
              <w:rPr>
                <w:del w:id="4340" w:author="Regina Casanova" w:date="2018-07-07T15:18:00Z"/>
                <w:rFonts w:cs="Times New Roman"/>
                <w:color w:val="000000"/>
                <w:lang w:val="es-PE"/>
              </w:rPr>
            </w:pPr>
            <w:del w:id="4341" w:author="Regina Casanova" w:date="2018-07-07T15:18:00Z">
              <w:r w:rsidRPr="00BA156B" w:rsidDel="00BA63BC">
                <w:rPr>
                  <w:rFonts w:cs="Times New Roman"/>
                  <w:color w:val="000000"/>
                  <w:lang w:val="es-PE"/>
                </w:rPr>
                <w:delText>Tiempo de respuesta estimada</w:delText>
              </w:r>
            </w:del>
          </w:p>
        </w:tc>
        <w:tc>
          <w:tcPr>
            <w:tcW w:w="5380" w:type="dxa"/>
            <w:tcBorders>
              <w:bottom w:val="single" w:sz="8" w:space="0" w:color="000000"/>
              <w:right w:val="single" w:sz="8" w:space="0" w:color="000000"/>
            </w:tcBorders>
            <w:shd w:val="clear" w:color="auto" w:fill="E1E0E0"/>
            <w:vAlign w:val="bottom"/>
          </w:tcPr>
          <w:p w14:paraId="4FA3AE70" w14:textId="54CA00E3" w:rsidR="00ED4396" w:rsidRPr="00BA156B" w:rsidDel="00BA63BC" w:rsidRDefault="00D00DDC">
            <w:pPr>
              <w:autoSpaceDE w:val="0"/>
              <w:autoSpaceDN w:val="0"/>
              <w:adjustRightInd w:val="0"/>
              <w:spacing w:line="360" w:lineRule="atLeast"/>
              <w:rPr>
                <w:del w:id="4342" w:author="Regina Casanova" w:date="2018-07-07T15:18:00Z"/>
                <w:rFonts w:cs="Times New Roman"/>
                <w:color w:val="000000"/>
                <w:lang w:val="es-PE"/>
              </w:rPr>
            </w:pPr>
            <w:del w:id="434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saber para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fecha me estarán contestando del reclamo para poder programar mis tiempos para darle seguimiento</w:delText>
              </w:r>
            </w:del>
          </w:p>
        </w:tc>
        <w:tc>
          <w:tcPr>
            <w:tcW w:w="2341" w:type="dxa"/>
            <w:tcBorders>
              <w:bottom w:val="single" w:sz="8" w:space="0" w:color="000000"/>
              <w:right w:val="single" w:sz="8" w:space="0" w:color="000000"/>
            </w:tcBorders>
            <w:shd w:val="clear" w:color="auto" w:fill="E1E0E0"/>
            <w:vAlign w:val="bottom"/>
          </w:tcPr>
          <w:p w14:paraId="5567CD83" w14:textId="6490D4B6" w:rsidR="00ED4396" w:rsidRPr="00BA156B" w:rsidDel="00BA63BC" w:rsidRDefault="00ED4396">
            <w:pPr>
              <w:autoSpaceDE w:val="0"/>
              <w:autoSpaceDN w:val="0"/>
              <w:adjustRightInd w:val="0"/>
              <w:spacing w:line="360" w:lineRule="atLeast"/>
              <w:rPr>
                <w:del w:id="4344" w:author="Regina Casanova" w:date="2018-07-07T15:18:00Z"/>
                <w:rFonts w:cs="Times New Roman"/>
                <w:color w:val="000000"/>
                <w:lang w:val="es-PE"/>
              </w:rPr>
            </w:pPr>
            <w:del w:id="4345" w:author="Regina Casanova" w:date="2018-07-07T15:18:00Z">
              <w:r w:rsidRPr="00BA156B" w:rsidDel="00BA63BC">
                <w:rPr>
                  <w:rFonts w:cs="Times New Roman"/>
                  <w:color w:val="000000"/>
                  <w:lang w:val="es-PE"/>
                </w:rPr>
                <w:delText>Al mandar confirmación del reclamo, enviar una posible fecha de respuesta (ideal en menos de 20 días)</w:delText>
              </w:r>
            </w:del>
          </w:p>
        </w:tc>
        <w:tc>
          <w:tcPr>
            <w:tcW w:w="1559" w:type="dxa"/>
            <w:tcBorders>
              <w:bottom w:val="single" w:sz="8" w:space="0" w:color="000000"/>
              <w:right w:val="single" w:sz="8" w:space="0" w:color="000000"/>
            </w:tcBorders>
            <w:shd w:val="clear" w:color="auto" w:fill="E1E0E0"/>
            <w:vAlign w:val="bottom"/>
          </w:tcPr>
          <w:p w14:paraId="0A43F7BB" w14:textId="233D3890" w:rsidR="00ED4396" w:rsidRPr="00BA156B" w:rsidDel="00BA63BC" w:rsidRDefault="00ED4396">
            <w:pPr>
              <w:autoSpaceDE w:val="0"/>
              <w:autoSpaceDN w:val="0"/>
              <w:adjustRightInd w:val="0"/>
              <w:spacing w:line="360" w:lineRule="atLeast"/>
              <w:rPr>
                <w:del w:id="4346" w:author="Regina Casanova" w:date="2018-07-07T15:18:00Z"/>
                <w:rFonts w:cs="Times New Roman"/>
                <w:color w:val="000000"/>
                <w:lang w:val="es-PE"/>
              </w:rPr>
            </w:pPr>
            <w:del w:id="4347" w:author="Regina Casanova" w:date="2018-07-07T15:18:00Z">
              <w:r w:rsidRPr="00BA156B" w:rsidDel="00BA63BC">
                <w:rPr>
                  <w:rFonts w:cs="Times New Roman"/>
                  <w:color w:val="000000"/>
                  <w:lang w:val="es-PE"/>
                </w:rPr>
                <w:delText>Medio - 2</w:delText>
              </w:r>
            </w:del>
          </w:p>
        </w:tc>
      </w:tr>
      <w:tr w:rsidR="00ED4396" w:rsidRPr="00BA156B" w:rsidDel="00BA63BC" w14:paraId="7DA00F9D" w14:textId="2FF1898A" w:rsidTr="00ED4396">
        <w:tblPrEx>
          <w:tblBorders>
            <w:top w:val="none" w:sz="0" w:space="0" w:color="auto"/>
          </w:tblBorders>
        </w:tblPrEx>
        <w:trPr>
          <w:del w:id="4348" w:author="Regina Casanova" w:date="2018-07-07T15:18:00Z"/>
        </w:trPr>
        <w:tc>
          <w:tcPr>
            <w:tcW w:w="504" w:type="dxa"/>
            <w:tcBorders>
              <w:left w:val="single" w:sz="8" w:space="0" w:color="000000"/>
              <w:bottom w:val="single" w:sz="8" w:space="0" w:color="000000"/>
              <w:right w:val="single" w:sz="8" w:space="0" w:color="000000"/>
            </w:tcBorders>
            <w:vAlign w:val="bottom"/>
          </w:tcPr>
          <w:p w14:paraId="08D0E06F" w14:textId="36D0692C" w:rsidR="00ED4396" w:rsidRPr="00BA156B" w:rsidDel="00BA63BC" w:rsidRDefault="00ED4396">
            <w:pPr>
              <w:autoSpaceDE w:val="0"/>
              <w:autoSpaceDN w:val="0"/>
              <w:adjustRightInd w:val="0"/>
              <w:spacing w:line="360" w:lineRule="atLeast"/>
              <w:jc w:val="right"/>
              <w:rPr>
                <w:del w:id="4349" w:author="Regina Casanova" w:date="2018-07-07T15:18:00Z"/>
                <w:rFonts w:cs="Times New Roman"/>
                <w:color w:val="000000"/>
                <w:lang w:val="es-PE"/>
              </w:rPr>
            </w:pPr>
            <w:del w:id="4350" w:author="Regina Casanova" w:date="2018-07-07T15:18:00Z">
              <w:r w:rsidRPr="00BA156B" w:rsidDel="00BA63BC">
                <w:rPr>
                  <w:rFonts w:cs="Times New Roman"/>
                  <w:color w:val="000000"/>
                  <w:lang w:val="es-PE"/>
                </w:rPr>
                <w:delText>17</w:delText>
              </w:r>
            </w:del>
          </w:p>
        </w:tc>
        <w:tc>
          <w:tcPr>
            <w:tcW w:w="1715" w:type="dxa"/>
            <w:tcBorders>
              <w:bottom w:val="single" w:sz="8" w:space="0" w:color="000000"/>
              <w:right w:val="single" w:sz="8" w:space="0" w:color="000000"/>
            </w:tcBorders>
            <w:vAlign w:val="bottom"/>
          </w:tcPr>
          <w:p w14:paraId="503EBABF" w14:textId="745F7F25" w:rsidR="00ED4396" w:rsidRPr="00BA156B" w:rsidDel="00BA63BC" w:rsidRDefault="00ED4396">
            <w:pPr>
              <w:autoSpaceDE w:val="0"/>
              <w:autoSpaceDN w:val="0"/>
              <w:adjustRightInd w:val="0"/>
              <w:spacing w:line="360" w:lineRule="atLeast"/>
              <w:rPr>
                <w:del w:id="4351" w:author="Regina Casanova" w:date="2018-07-07T15:18:00Z"/>
                <w:rFonts w:cs="Times New Roman"/>
                <w:color w:val="000000"/>
                <w:lang w:val="es-PE"/>
              </w:rPr>
            </w:pPr>
            <w:del w:id="4352"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118F029D" w14:textId="0E9D9732" w:rsidR="00ED4396" w:rsidRPr="00BA156B" w:rsidDel="00BA63BC" w:rsidRDefault="00ED4396">
            <w:pPr>
              <w:autoSpaceDE w:val="0"/>
              <w:autoSpaceDN w:val="0"/>
              <w:adjustRightInd w:val="0"/>
              <w:spacing w:line="360" w:lineRule="atLeast"/>
              <w:rPr>
                <w:del w:id="4353" w:author="Regina Casanova" w:date="2018-07-07T15:18:00Z"/>
                <w:rFonts w:cs="Times New Roman"/>
                <w:color w:val="000000"/>
                <w:lang w:val="es-PE"/>
              </w:rPr>
            </w:pPr>
            <w:del w:id="4354" w:author="Regina Casanova" w:date="2018-07-07T15:18:00Z">
              <w:r w:rsidRPr="00BA156B" w:rsidDel="00BA63BC">
                <w:rPr>
                  <w:rFonts w:cs="Times New Roman"/>
                  <w:color w:val="000000"/>
                  <w:lang w:val="es-PE"/>
                </w:rPr>
                <w:delText>Que no sea engorroso presentar un reclamo</w:delText>
              </w:r>
            </w:del>
          </w:p>
        </w:tc>
        <w:tc>
          <w:tcPr>
            <w:tcW w:w="5380" w:type="dxa"/>
            <w:tcBorders>
              <w:bottom w:val="single" w:sz="8" w:space="0" w:color="000000"/>
              <w:right w:val="single" w:sz="8" w:space="0" w:color="000000"/>
            </w:tcBorders>
            <w:vAlign w:val="bottom"/>
          </w:tcPr>
          <w:p w14:paraId="3663F09E" w14:textId="51F05123" w:rsidR="00ED4396" w:rsidRPr="00BA156B" w:rsidDel="00BA63BC" w:rsidRDefault="00D00DDC">
            <w:pPr>
              <w:autoSpaceDE w:val="0"/>
              <w:autoSpaceDN w:val="0"/>
              <w:adjustRightInd w:val="0"/>
              <w:spacing w:line="360" w:lineRule="atLeast"/>
              <w:rPr>
                <w:del w:id="4355" w:author="Regina Casanova" w:date="2018-07-07T15:18:00Z"/>
                <w:rFonts w:cs="Times New Roman"/>
                <w:color w:val="000000"/>
                <w:lang w:val="es-PE"/>
              </w:rPr>
            </w:pPr>
            <w:del w:id="435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presentar un reclamo de forma sencilla para poder presentar todos los reclamos que me ocurran</w:delText>
              </w:r>
            </w:del>
          </w:p>
        </w:tc>
        <w:tc>
          <w:tcPr>
            <w:tcW w:w="2341" w:type="dxa"/>
            <w:tcBorders>
              <w:bottom w:val="single" w:sz="8" w:space="0" w:color="000000"/>
              <w:right w:val="single" w:sz="8" w:space="0" w:color="000000"/>
            </w:tcBorders>
            <w:vAlign w:val="bottom"/>
          </w:tcPr>
          <w:p w14:paraId="33129DFD" w14:textId="586386F4" w:rsidR="00ED4396" w:rsidRPr="00BA156B" w:rsidDel="00BA63BC" w:rsidRDefault="00ED4396">
            <w:pPr>
              <w:autoSpaceDE w:val="0"/>
              <w:autoSpaceDN w:val="0"/>
              <w:adjustRightInd w:val="0"/>
              <w:spacing w:line="360" w:lineRule="atLeast"/>
              <w:rPr>
                <w:del w:id="4357" w:author="Regina Casanova" w:date="2018-07-07T15:18:00Z"/>
                <w:rFonts w:cs="Times New Roman"/>
                <w:color w:val="000000"/>
                <w:lang w:val="es-PE"/>
              </w:rPr>
            </w:pPr>
            <w:del w:id="4358" w:author="Regina Casanova" w:date="2018-07-07T15:18:00Z">
              <w:r w:rsidRPr="00BA156B" w:rsidDel="00BA63BC">
                <w:rPr>
                  <w:rFonts w:cs="Times New Roman"/>
                  <w:color w:val="000000"/>
                  <w:lang w:val="es-PE"/>
                </w:rPr>
                <w:delText xml:space="preserve">Hacer </w:delText>
              </w:r>
              <w:r w:rsidR="001D2091" w:rsidDel="00BA63BC">
                <w:rPr>
                  <w:rFonts w:cs="Times New Roman"/>
                  <w:color w:val="000000"/>
                  <w:lang w:val="es-PE"/>
                </w:rPr>
                <w:delText xml:space="preserve">que </w:delText>
              </w:r>
              <w:r w:rsidRPr="00BA156B" w:rsidDel="00BA63BC">
                <w:rPr>
                  <w:rFonts w:cs="Times New Roman"/>
                  <w:color w:val="000000"/>
                  <w:lang w:val="es-PE"/>
                </w:rPr>
                <w:delText xml:space="preserve">el </w:delText>
              </w:r>
            </w:del>
            <w:del w:id="4359" w:author="Regina Casanova" w:date="2018-06-18T17:53:00Z">
              <w:r w:rsidRPr="00BA156B" w:rsidDel="00E94926">
                <w:rPr>
                  <w:rFonts w:cs="Times New Roman"/>
                  <w:color w:val="000000"/>
                  <w:lang w:val="es-PE"/>
                </w:rPr>
                <w:delText>sistema</w:delText>
              </w:r>
            </w:del>
            <w:del w:id="4360" w:author="Regina Casanova" w:date="2018-07-07T15:18:00Z">
              <w:r w:rsidRPr="00BA156B" w:rsidDel="00BA63BC">
                <w:rPr>
                  <w:rFonts w:cs="Times New Roman"/>
                  <w:color w:val="000000"/>
                  <w:lang w:val="es-PE"/>
                </w:rPr>
                <w:delText xml:space="preserve"> </w:delText>
              </w:r>
              <w:r w:rsidR="001D2091" w:rsidDel="00BA63BC">
                <w:rPr>
                  <w:rFonts w:cs="Times New Roman"/>
                  <w:color w:val="000000"/>
                  <w:lang w:val="es-PE"/>
                </w:rPr>
                <w:delText>tenga</w:delText>
              </w:r>
            </w:del>
            <w:del w:id="4361" w:author="Regina Casanova" w:date="2018-06-18T23:51:00Z">
              <w:r w:rsidRPr="00BA156B" w:rsidDel="001D2091">
                <w:rPr>
                  <w:rFonts w:cs="Times New Roman"/>
                  <w:color w:val="000000"/>
                  <w:lang w:val="es-PE"/>
                </w:rPr>
                <w:delText>en</w:delText>
              </w:r>
            </w:del>
            <w:del w:id="4362" w:author="Regina Casanova" w:date="2018-07-07T15:18:00Z">
              <w:r w:rsidRPr="00BA156B" w:rsidDel="00BA63BC">
                <w:rPr>
                  <w:rFonts w:cs="Times New Roman"/>
                  <w:color w:val="000000"/>
                  <w:lang w:val="es-PE"/>
                </w:rPr>
                <w:delText xml:space="preserve"> pocos</w:delText>
              </w:r>
              <w:r w:rsidR="001D2091" w:rsidDel="00BA63BC">
                <w:rPr>
                  <w:rFonts w:cs="Times New Roman"/>
                  <w:color w:val="000000"/>
                  <w:lang w:val="es-PE"/>
                </w:rPr>
                <w:delText xml:space="preserve"> y sencillos</w:delText>
              </w:r>
              <w:r w:rsidRPr="00BA156B" w:rsidDel="00BA63BC">
                <w:rPr>
                  <w:rFonts w:cs="Times New Roman"/>
                  <w:color w:val="000000"/>
                  <w:lang w:val="es-PE"/>
                </w:rPr>
                <w:delText xml:space="preserve"> pasos </w:delText>
              </w:r>
            </w:del>
            <w:del w:id="4363"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D3D339A" w:rsidR="00ED4396" w:rsidRPr="00BA156B" w:rsidDel="00BA63BC" w:rsidRDefault="00ED4396">
            <w:pPr>
              <w:autoSpaceDE w:val="0"/>
              <w:autoSpaceDN w:val="0"/>
              <w:adjustRightInd w:val="0"/>
              <w:spacing w:line="360" w:lineRule="atLeast"/>
              <w:rPr>
                <w:del w:id="4364" w:author="Regina Casanova" w:date="2018-07-07T15:18:00Z"/>
                <w:rFonts w:cs="Times New Roman"/>
                <w:color w:val="000000"/>
                <w:lang w:val="es-PE"/>
              </w:rPr>
            </w:pPr>
            <w:del w:id="4365" w:author="Regina Casanova" w:date="2018-07-07T15:18:00Z">
              <w:r w:rsidRPr="00BA156B" w:rsidDel="00BA63BC">
                <w:rPr>
                  <w:rFonts w:cs="Times New Roman"/>
                  <w:color w:val="000000"/>
                  <w:lang w:val="es-PE"/>
                </w:rPr>
                <w:delText>Alto - 3</w:delText>
              </w:r>
            </w:del>
          </w:p>
        </w:tc>
      </w:tr>
      <w:tr w:rsidR="00ED4396" w:rsidRPr="00BA156B" w:rsidDel="00BA63BC" w14:paraId="2A170B2E" w14:textId="20DF42B7" w:rsidTr="00ED4396">
        <w:tblPrEx>
          <w:tblBorders>
            <w:top w:val="none" w:sz="0" w:space="0" w:color="auto"/>
          </w:tblBorders>
        </w:tblPrEx>
        <w:trPr>
          <w:del w:id="436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083E377" w14:textId="603650DE" w:rsidR="00ED4396" w:rsidRPr="00BA156B" w:rsidDel="00BA63BC" w:rsidRDefault="00ED4396">
            <w:pPr>
              <w:autoSpaceDE w:val="0"/>
              <w:autoSpaceDN w:val="0"/>
              <w:adjustRightInd w:val="0"/>
              <w:spacing w:line="360" w:lineRule="atLeast"/>
              <w:jc w:val="right"/>
              <w:rPr>
                <w:del w:id="4367" w:author="Regina Casanova" w:date="2018-07-07T15:18:00Z"/>
                <w:rFonts w:cs="Times New Roman"/>
                <w:color w:val="000000"/>
                <w:lang w:val="es-PE"/>
              </w:rPr>
            </w:pPr>
            <w:del w:id="4368" w:author="Regina Casanova" w:date="2018-07-07T15:18:00Z">
              <w:r w:rsidRPr="00BA156B" w:rsidDel="00BA63BC">
                <w:rPr>
                  <w:rFonts w:cs="Times New Roman"/>
                  <w:color w:val="000000"/>
                  <w:lang w:val="es-PE"/>
                </w:rPr>
                <w:delText>18</w:delText>
              </w:r>
            </w:del>
          </w:p>
        </w:tc>
        <w:tc>
          <w:tcPr>
            <w:tcW w:w="1715" w:type="dxa"/>
            <w:tcBorders>
              <w:bottom w:val="single" w:sz="8" w:space="0" w:color="000000"/>
              <w:right w:val="single" w:sz="8" w:space="0" w:color="000000"/>
            </w:tcBorders>
            <w:shd w:val="clear" w:color="auto" w:fill="E1E0E0"/>
            <w:vAlign w:val="bottom"/>
          </w:tcPr>
          <w:p w14:paraId="5EB9EF38" w14:textId="1EC93768" w:rsidR="00ED4396" w:rsidRPr="00BA156B" w:rsidDel="00BA63BC" w:rsidRDefault="00ED4396">
            <w:pPr>
              <w:autoSpaceDE w:val="0"/>
              <w:autoSpaceDN w:val="0"/>
              <w:adjustRightInd w:val="0"/>
              <w:spacing w:line="360" w:lineRule="atLeast"/>
              <w:rPr>
                <w:del w:id="4369" w:author="Regina Casanova" w:date="2018-07-07T15:18:00Z"/>
                <w:rFonts w:cs="Times New Roman"/>
                <w:color w:val="000000"/>
                <w:lang w:val="es-PE"/>
              </w:rPr>
            </w:pPr>
            <w:del w:id="4370"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1E1B30E2" w14:textId="285F53B2" w:rsidR="00ED4396" w:rsidRPr="00BA156B" w:rsidDel="00BA63BC" w:rsidRDefault="00ED4396">
            <w:pPr>
              <w:autoSpaceDE w:val="0"/>
              <w:autoSpaceDN w:val="0"/>
              <w:adjustRightInd w:val="0"/>
              <w:spacing w:line="360" w:lineRule="atLeast"/>
              <w:rPr>
                <w:del w:id="4371" w:author="Regina Casanova" w:date="2018-07-07T15:18:00Z"/>
                <w:rFonts w:cs="Times New Roman"/>
                <w:color w:val="000000"/>
                <w:lang w:val="es-PE"/>
              </w:rPr>
            </w:pPr>
            <w:del w:id="4372" w:author="Regina Casanova" w:date="2018-07-07T15:18:00Z">
              <w:r w:rsidRPr="00BA156B" w:rsidDel="00BA63BC">
                <w:rPr>
                  <w:rFonts w:cs="Times New Roman"/>
                  <w:color w:val="000000"/>
                  <w:lang w:val="es-PE"/>
                </w:rPr>
                <w:delText>Identificar ciudadano quejosos recurrentes</w:delText>
              </w:r>
            </w:del>
          </w:p>
        </w:tc>
        <w:tc>
          <w:tcPr>
            <w:tcW w:w="5380" w:type="dxa"/>
            <w:tcBorders>
              <w:bottom w:val="single" w:sz="8" w:space="0" w:color="000000"/>
              <w:right w:val="single" w:sz="8" w:space="0" w:color="000000"/>
            </w:tcBorders>
            <w:shd w:val="clear" w:color="auto" w:fill="E1E0E0"/>
            <w:vAlign w:val="bottom"/>
          </w:tcPr>
          <w:p w14:paraId="142EFE82" w14:textId="0F2BAABD" w:rsidR="00ED4396" w:rsidRPr="00BA156B" w:rsidDel="00BA63BC" w:rsidRDefault="00D00DDC">
            <w:pPr>
              <w:autoSpaceDE w:val="0"/>
              <w:autoSpaceDN w:val="0"/>
              <w:adjustRightInd w:val="0"/>
              <w:spacing w:line="360" w:lineRule="atLeast"/>
              <w:rPr>
                <w:del w:id="4373" w:author="Regina Casanova" w:date="2018-07-07T15:18:00Z"/>
                <w:rFonts w:cs="Times New Roman"/>
                <w:color w:val="000000"/>
                <w:lang w:val="es-PE"/>
              </w:rPr>
            </w:pPr>
            <w:del w:id="437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identificar a los ciudadanos quejosos recurrentes para poder tomar medidas sobre esos casos</w:delText>
              </w:r>
            </w:del>
          </w:p>
        </w:tc>
        <w:tc>
          <w:tcPr>
            <w:tcW w:w="2341" w:type="dxa"/>
            <w:tcBorders>
              <w:bottom w:val="single" w:sz="8" w:space="0" w:color="000000"/>
              <w:right w:val="single" w:sz="8" w:space="0" w:color="000000"/>
            </w:tcBorders>
            <w:shd w:val="clear" w:color="auto" w:fill="E1E0E0"/>
            <w:vAlign w:val="bottom"/>
          </w:tcPr>
          <w:p w14:paraId="69E681BD" w14:textId="1941C478" w:rsidR="00ED4396" w:rsidRPr="00BA156B" w:rsidDel="00BA63BC" w:rsidRDefault="00ED4396">
            <w:pPr>
              <w:autoSpaceDE w:val="0"/>
              <w:autoSpaceDN w:val="0"/>
              <w:adjustRightInd w:val="0"/>
              <w:spacing w:line="360" w:lineRule="atLeast"/>
              <w:rPr>
                <w:del w:id="4375" w:author="Regina Casanova" w:date="2018-07-07T15:18:00Z"/>
                <w:rFonts w:cs="Times New Roman"/>
                <w:color w:val="000000"/>
                <w:lang w:val="es-PE"/>
              </w:rPr>
            </w:pPr>
            <w:del w:id="4376" w:author="Regina Casanova" w:date="2018-07-07T15:18:00Z">
              <w:r w:rsidRPr="00BA156B" w:rsidDel="00BA63BC">
                <w:rPr>
                  <w:rFonts w:cs="Times New Roman"/>
                  <w:color w:val="000000"/>
                  <w:lang w:val="es-PE"/>
                </w:rPr>
                <w:delText>Perfil del ciudadano que se queja donde se pueda ver el historial de los reclamos que ha presentado</w:delText>
              </w:r>
            </w:del>
          </w:p>
        </w:tc>
        <w:tc>
          <w:tcPr>
            <w:tcW w:w="1559" w:type="dxa"/>
            <w:tcBorders>
              <w:bottom w:val="single" w:sz="8" w:space="0" w:color="000000"/>
              <w:right w:val="single" w:sz="8" w:space="0" w:color="000000"/>
            </w:tcBorders>
            <w:shd w:val="clear" w:color="auto" w:fill="E1E0E0"/>
            <w:vAlign w:val="bottom"/>
          </w:tcPr>
          <w:p w14:paraId="4B0C188F" w14:textId="0B1ADEBA" w:rsidR="00ED4396" w:rsidRPr="00BA156B" w:rsidDel="00BA63BC" w:rsidRDefault="00ED4396">
            <w:pPr>
              <w:autoSpaceDE w:val="0"/>
              <w:autoSpaceDN w:val="0"/>
              <w:adjustRightInd w:val="0"/>
              <w:spacing w:line="360" w:lineRule="atLeast"/>
              <w:rPr>
                <w:del w:id="4377" w:author="Regina Casanova" w:date="2018-07-07T15:18:00Z"/>
                <w:rFonts w:cs="Times New Roman"/>
                <w:color w:val="000000"/>
                <w:lang w:val="es-PE"/>
              </w:rPr>
            </w:pPr>
            <w:del w:id="4378" w:author="Regina Casanova" w:date="2018-07-07T15:18:00Z">
              <w:r w:rsidRPr="00BA156B" w:rsidDel="00BA63BC">
                <w:rPr>
                  <w:rFonts w:cs="Times New Roman"/>
                  <w:color w:val="000000"/>
                  <w:lang w:val="es-PE"/>
                </w:rPr>
                <w:delText>Medio - 2</w:delText>
              </w:r>
            </w:del>
          </w:p>
        </w:tc>
      </w:tr>
      <w:tr w:rsidR="00ED4396" w:rsidRPr="00BA156B" w:rsidDel="00BA63BC" w14:paraId="3716EB08" w14:textId="3F4538BC" w:rsidTr="00ED4396">
        <w:tblPrEx>
          <w:tblBorders>
            <w:top w:val="none" w:sz="0" w:space="0" w:color="auto"/>
          </w:tblBorders>
        </w:tblPrEx>
        <w:trPr>
          <w:del w:id="4379" w:author="Regina Casanova" w:date="2018-07-07T15:18:00Z"/>
        </w:trPr>
        <w:tc>
          <w:tcPr>
            <w:tcW w:w="504" w:type="dxa"/>
            <w:tcBorders>
              <w:left w:val="single" w:sz="8" w:space="0" w:color="000000"/>
              <w:bottom w:val="single" w:sz="8" w:space="0" w:color="000000"/>
              <w:right w:val="single" w:sz="8" w:space="0" w:color="000000"/>
            </w:tcBorders>
            <w:vAlign w:val="bottom"/>
          </w:tcPr>
          <w:p w14:paraId="5114A665" w14:textId="300F2259" w:rsidR="00ED4396" w:rsidRPr="00BA156B" w:rsidDel="00BA63BC" w:rsidRDefault="00ED4396">
            <w:pPr>
              <w:autoSpaceDE w:val="0"/>
              <w:autoSpaceDN w:val="0"/>
              <w:adjustRightInd w:val="0"/>
              <w:spacing w:line="360" w:lineRule="atLeast"/>
              <w:jc w:val="right"/>
              <w:rPr>
                <w:del w:id="4380" w:author="Regina Casanova" w:date="2018-07-07T15:18:00Z"/>
                <w:rFonts w:cs="Times New Roman"/>
                <w:color w:val="000000"/>
                <w:lang w:val="es-PE"/>
              </w:rPr>
            </w:pPr>
            <w:del w:id="4381" w:author="Regina Casanova" w:date="2018-07-07T15:18:00Z">
              <w:r w:rsidRPr="00BA156B" w:rsidDel="00BA63BC">
                <w:rPr>
                  <w:rFonts w:cs="Times New Roman"/>
                  <w:color w:val="000000"/>
                  <w:lang w:val="es-PE"/>
                </w:rPr>
                <w:delText>19</w:delText>
              </w:r>
            </w:del>
          </w:p>
        </w:tc>
        <w:tc>
          <w:tcPr>
            <w:tcW w:w="1715" w:type="dxa"/>
            <w:tcBorders>
              <w:bottom w:val="single" w:sz="8" w:space="0" w:color="000000"/>
              <w:right w:val="single" w:sz="8" w:space="0" w:color="000000"/>
            </w:tcBorders>
            <w:vAlign w:val="bottom"/>
          </w:tcPr>
          <w:p w14:paraId="204063DC" w14:textId="4FA58F31" w:rsidR="00ED4396" w:rsidRPr="00BA156B" w:rsidDel="00BA63BC" w:rsidRDefault="00ED4396">
            <w:pPr>
              <w:autoSpaceDE w:val="0"/>
              <w:autoSpaceDN w:val="0"/>
              <w:adjustRightInd w:val="0"/>
              <w:spacing w:line="360" w:lineRule="atLeast"/>
              <w:rPr>
                <w:del w:id="4382" w:author="Regina Casanova" w:date="2018-07-07T15:18:00Z"/>
                <w:rFonts w:cs="Times New Roman"/>
                <w:color w:val="000000"/>
                <w:lang w:val="es-PE"/>
              </w:rPr>
            </w:pPr>
            <w:del w:id="4383"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vAlign w:val="bottom"/>
          </w:tcPr>
          <w:p w14:paraId="6143A95D" w14:textId="65123C18" w:rsidR="00ED4396" w:rsidRPr="00BA156B" w:rsidDel="00BA63BC" w:rsidRDefault="00ED4396">
            <w:pPr>
              <w:autoSpaceDE w:val="0"/>
              <w:autoSpaceDN w:val="0"/>
              <w:adjustRightInd w:val="0"/>
              <w:spacing w:line="360" w:lineRule="atLeast"/>
              <w:rPr>
                <w:del w:id="4384" w:author="Regina Casanova" w:date="2018-07-07T15:18:00Z"/>
                <w:rFonts w:cs="Times New Roman"/>
                <w:color w:val="000000"/>
                <w:lang w:val="es-PE"/>
              </w:rPr>
            </w:pPr>
            <w:del w:id="4385" w:author="Regina Casanova" w:date="2018-07-07T15:18:00Z">
              <w:r w:rsidRPr="00BA156B" w:rsidDel="00BA63BC">
                <w:rPr>
                  <w:rFonts w:cs="Times New Roman"/>
                  <w:color w:val="000000"/>
                  <w:lang w:val="es-PE"/>
                </w:rPr>
                <w:delText>Llegar a al menos 2 personas encargadas para darle solución</w:delText>
              </w:r>
            </w:del>
          </w:p>
        </w:tc>
        <w:tc>
          <w:tcPr>
            <w:tcW w:w="5380" w:type="dxa"/>
            <w:tcBorders>
              <w:bottom w:val="single" w:sz="8" w:space="0" w:color="000000"/>
              <w:right w:val="single" w:sz="8" w:space="0" w:color="000000"/>
            </w:tcBorders>
            <w:vAlign w:val="bottom"/>
          </w:tcPr>
          <w:p w14:paraId="7BC548B2" w14:textId="78AA2E57" w:rsidR="00ED4396" w:rsidRPr="00BA156B" w:rsidDel="00BA63BC" w:rsidRDefault="00D00DDC">
            <w:pPr>
              <w:autoSpaceDE w:val="0"/>
              <w:autoSpaceDN w:val="0"/>
              <w:adjustRightInd w:val="0"/>
              <w:spacing w:line="360" w:lineRule="atLeast"/>
              <w:rPr>
                <w:del w:id="4386" w:author="Regina Casanova" w:date="2018-07-07T15:18:00Z"/>
                <w:rFonts w:cs="Times New Roman"/>
                <w:color w:val="000000"/>
                <w:lang w:val="es-PE"/>
              </w:rPr>
            </w:pPr>
            <w:del w:id="438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que cuando ingresen reclamos lleguen al menos a dos personas para poder evitar que se pierdan estos reclamos</w:delText>
              </w:r>
            </w:del>
          </w:p>
        </w:tc>
        <w:tc>
          <w:tcPr>
            <w:tcW w:w="2341" w:type="dxa"/>
            <w:tcBorders>
              <w:bottom w:val="single" w:sz="8" w:space="0" w:color="000000"/>
              <w:right w:val="single" w:sz="8" w:space="0" w:color="000000"/>
            </w:tcBorders>
            <w:vAlign w:val="bottom"/>
          </w:tcPr>
          <w:p w14:paraId="5A82D4CA" w14:textId="33C0B279" w:rsidR="00ED4396" w:rsidRPr="00BA156B" w:rsidDel="00BA63BC" w:rsidRDefault="00ED4396">
            <w:pPr>
              <w:autoSpaceDE w:val="0"/>
              <w:autoSpaceDN w:val="0"/>
              <w:adjustRightInd w:val="0"/>
              <w:spacing w:line="360" w:lineRule="atLeast"/>
              <w:rPr>
                <w:del w:id="4388" w:author="Regina Casanova" w:date="2018-07-07T15:18:00Z"/>
                <w:rFonts w:cs="Times New Roman"/>
                <w:color w:val="000000"/>
                <w:lang w:val="es-PE"/>
              </w:rPr>
            </w:pPr>
            <w:del w:id="4389" w:author="Regina Casanova" w:date="2018-07-07T15:18:00Z">
              <w:r w:rsidRPr="00BA156B" w:rsidDel="00BA63BC">
                <w:rPr>
                  <w:rFonts w:cs="Times New Roman"/>
                  <w:color w:val="000000"/>
                  <w:lang w:val="es-PE"/>
                </w:rPr>
                <w:delText>Enviar correo electrónico a personas designadas para recibir estos reclamos</w:delText>
              </w:r>
            </w:del>
          </w:p>
        </w:tc>
        <w:tc>
          <w:tcPr>
            <w:tcW w:w="1559" w:type="dxa"/>
            <w:tcBorders>
              <w:bottom w:val="single" w:sz="8" w:space="0" w:color="000000"/>
              <w:right w:val="single" w:sz="8" w:space="0" w:color="000000"/>
            </w:tcBorders>
            <w:vAlign w:val="bottom"/>
          </w:tcPr>
          <w:p w14:paraId="682A3A99" w14:textId="028B90F8" w:rsidR="00ED4396" w:rsidRPr="00BA156B" w:rsidDel="00BA63BC" w:rsidRDefault="00ED4396">
            <w:pPr>
              <w:autoSpaceDE w:val="0"/>
              <w:autoSpaceDN w:val="0"/>
              <w:adjustRightInd w:val="0"/>
              <w:spacing w:line="360" w:lineRule="atLeast"/>
              <w:rPr>
                <w:del w:id="4390" w:author="Regina Casanova" w:date="2018-07-07T15:18:00Z"/>
                <w:rFonts w:cs="Times New Roman"/>
                <w:color w:val="000000"/>
                <w:lang w:val="es-PE"/>
              </w:rPr>
            </w:pPr>
            <w:del w:id="4391" w:author="Regina Casanova" w:date="2018-07-07T15:18:00Z">
              <w:r w:rsidRPr="00BA156B" w:rsidDel="00BA63BC">
                <w:rPr>
                  <w:rFonts w:cs="Times New Roman"/>
                  <w:color w:val="000000"/>
                  <w:lang w:val="es-PE"/>
                </w:rPr>
                <w:delText>Alto - 3</w:delText>
              </w:r>
            </w:del>
          </w:p>
        </w:tc>
      </w:tr>
      <w:tr w:rsidR="00ED4396" w:rsidRPr="00BA156B" w:rsidDel="00BA63BC" w14:paraId="554C1432" w14:textId="37A5367A" w:rsidTr="00ED4396">
        <w:tblPrEx>
          <w:tblBorders>
            <w:top w:val="none" w:sz="0" w:space="0" w:color="auto"/>
          </w:tblBorders>
        </w:tblPrEx>
        <w:trPr>
          <w:del w:id="439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5435785" w14:textId="5D9E5871" w:rsidR="00ED4396" w:rsidRPr="00BA156B" w:rsidDel="00BA63BC" w:rsidRDefault="00ED4396">
            <w:pPr>
              <w:autoSpaceDE w:val="0"/>
              <w:autoSpaceDN w:val="0"/>
              <w:adjustRightInd w:val="0"/>
              <w:spacing w:line="360" w:lineRule="atLeast"/>
              <w:jc w:val="right"/>
              <w:rPr>
                <w:del w:id="4393" w:author="Regina Casanova" w:date="2018-07-07T15:18:00Z"/>
                <w:rFonts w:cs="Times New Roman"/>
                <w:color w:val="000000"/>
                <w:lang w:val="es-PE"/>
              </w:rPr>
            </w:pPr>
            <w:del w:id="4394" w:author="Regina Casanova" w:date="2018-07-07T15:18:00Z">
              <w:r w:rsidRPr="00BA156B" w:rsidDel="00BA63BC">
                <w:rPr>
                  <w:rFonts w:cs="Times New Roman"/>
                  <w:color w:val="000000"/>
                  <w:lang w:val="es-PE"/>
                </w:rPr>
                <w:delText>20</w:delText>
              </w:r>
            </w:del>
          </w:p>
        </w:tc>
        <w:tc>
          <w:tcPr>
            <w:tcW w:w="1715" w:type="dxa"/>
            <w:tcBorders>
              <w:bottom w:val="single" w:sz="8" w:space="0" w:color="000000"/>
              <w:right w:val="single" w:sz="8" w:space="0" w:color="000000"/>
            </w:tcBorders>
            <w:shd w:val="clear" w:color="auto" w:fill="E1E0E0"/>
            <w:vAlign w:val="bottom"/>
          </w:tcPr>
          <w:p w14:paraId="038132FB" w14:textId="745455F5" w:rsidR="00ED4396" w:rsidRPr="00BA156B" w:rsidDel="00BA63BC" w:rsidRDefault="00ED4396">
            <w:pPr>
              <w:autoSpaceDE w:val="0"/>
              <w:autoSpaceDN w:val="0"/>
              <w:adjustRightInd w:val="0"/>
              <w:spacing w:line="360" w:lineRule="atLeast"/>
              <w:rPr>
                <w:del w:id="4395" w:author="Regina Casanova" w:date="2018-07-07T15:18:00Z"/>
                <w:rFonts w:cs="Times New Roman"/>
                <w:color w:val="000000"/>
                <w:lang w:val="es-PE"/>
              </w:rPr>
            </w:pPr>
            <w:del w:id="4396"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0E8D7A5D" w14:textId="6272974E" w:rsidR="00ED4396" w:rsidRPr="00BA156B" w:rsidDel="00BA63BC" w:rsidRDefault="00ED4396">
            <w:pPr>
              <w:autoSpaceDE w:val="0"/>
              <w:autoSpaceDN w:val="0"/>
              <w:adjustRightInd w:val="0"/>
              <w:spacing w:line="360" w:lineRule="atLeast"/>
              <w:rPr>
                <w:del w:id="4397" w:author="Regina Casanova" w:date="2018-07-07T15:18:00Z"/>
                <w:rFonts w:cs="Times New Roman"/>
                <w:color w:val="000000"/>
                <w:lang w:val="es-PE"/>
              </w:rPr>
            </w:pPr>
            <w:del w:id="4398" w:author="Regina Casanova" w:date="2018-07-07T15:18:00Z">
              <w:r w:rsidRPr="00BA156B" w:rsidDel="00BA63BC">
                <w:rPr>
                  <w:rFonts w:cs="Times New Roman"/>
                  <w:color w:val="000000"/>
                  <w:lang w:val="es-PE"/>
                </w:rPr>
                <w:delText>Filtro de reclamos que no pertenezcan a la institución</w:delText>
              </w:r>
            </w:del>
          </w:p>
        </w:tc>
        <w:tc>
          <w:tcPr>
            <w:tcW w:w="5380" w:type="dxa"/>
            <w:tcBorders>
              <w:bottom w:val="single" w:sz="8" w:space="0" w:color="000000"/>
              <w:right w:val="single" w:sz="8" w:space="0" w:color="000000"/>
            </w:tcBorders>
            <w:shd w:val="clear" w:color="auto" w:fill="E1E0E0"/>
            <w:vAlign w:val="bottom"/>
          </w:tcPr>
          <w:p w14:paraId="649BF795" w14:textId="296E18AC" w:rsidR="00ED4396" w:rsidRPr="00BA156B" w:rsidDel="00BA63BC" w:rsidRDefault="00D00DDC">
            <w:pPr>
              <w:autoSpaceDE w:val="0"/>
              <w:autoSpaceDN w:val="0"/>
              <w:adjustRightInd w:val="0"/>
              <w:spacing w:line="360" w:lineRule="atLeast"/>
              <w:rPr>
                <w:del w:id="4399" w:author="Regina Casanova" w:date="2018-07-07T15:18:00Z"/>
                <w:rFonts w:cs="Times New Roman"/>
                <w:color w:val="000000"/>
                <w:lang w:val="es-PE"/>
              </w:rPr>
            </w:pPr>
            <w:del w:id="440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filtrar reclamos que no pertenezcan a mi institución para poder tener información verídica sin adicionales</w:delText>
              </w:r>
            </w:del>
          </w:p>
        </w:tc>
        <w:tc>
          <w:tcPr>
            <w:tcW w:w="2341" w:type="dxa"/>
            <w:tcBorders>
              <w:bottom w:val="single" w:sz="8" w:space="0" w:color="000000"/>
              <w:right w:val="single" w:sz="8" w:space="0" w:color="000000"/>
            </w:tcBorders>
            <w:shd w:val="clear" w:color="auto" w:fill="E1E0E0"/>
            <w:vAlign w:val="bottom"/>
          </w:tcPr>
          <w:p w14:paraId="4E75F901" w14:textId="68021CBD" w:rsidR="00ED4396" w:rsidRPr="00BA156B" w:rsidDel="00BA63BC" w:rsidRDefault="00ED4396">
            <w:pPr>
              <w:autoSpaceDE w:val="0"/>
              <w:autoSpaceDN w:val="0"/>
              <w:adjustRightInd w:val="0"/>
              <w:spacing w:line="360" w:lineRule="atLeast"/>
              <w:rPr>
                <w:del w:id="4401" w:author="Regina Casanova" w:date="2018-07-07T15:18:00Z"/>
                <w:rFonts w:cs="Times New Roman"/>
                <w:color w:val="000000"/>
                <w:lang w:val="es-PE"/>
              </w:rPr>
            </w:pPr>
            <w:del w:id="4402" w:author="Regina Casanova" w:date="2018-07-07T15:18:00Z">
              <w:r w:rsidRPr="00BA156B" w:rsidDel="00BA63BC">
                <w:rPr>
                  <w:rFonts w:cs="Times New Roman"/>
                  <w:color w:val="000000"/>
                  <w:lang w:val="es-PE"/>
                </w:rPr>
                <w:delText>nuevos reclamos que ingresen los usuarios deben ser aceptados por la IPRESS</w:delText>
              </w:r>
            </w:del>
          </w:p>
        </w:tc>
        <w:tc>
          <w:tcPr>
            <w:tcW w:w="1559" w:type="dxa"/>
            <w:tcBorders>
              <w:bottom w:val="single" w:sz="8" w:space="0" w:color="000000"/>
              <w:right w:val="single" w:sz="8" w:space="0" w:color="000000"/>
            </w:tcBorders>
            <w:shd w:val="clear" w:color="auto" w:fill="E1E0E0"/>
            <w:vAlign w:val="bottom"/>
          </w:tcPr>
          <w:p w14:paraId="1EDE6818" w14:textId="34157E90" w:rsidR="00ED4396" w:rsidRPr="00BA156B" w:rsidDel="00BA63BC" w:rsidRDefault="00ED4396">
            <w:pPr>
              <w:autoSpaceDE w:val="0"/>
              <w:autoSpaceDN w:val="0"/>
              <w:adjustRightInd w:val="0"/>
              <w:spacing w:line="360" w:lineRule="atLeast"/>
              <w:rPr>
                <w:del w:id="4403" w:author="Regina Casanova" w:date="2018-07-07T15:18:00Z"/>
                <w:rFonts w:cs="Times New Roman"/>
                <w:color w:val="000000"/>
                <w:lang w:val="es-PE"/>
              </w:rPr>
            </w:pPr>
            <w:del w:id="4404" w:author="Regina Casanova" w:date="2018-07-07T15:18:00Z">
              <w:r w:rsidRPr="00BA156B" w:rsidDel="00BA63BC">
                <w:rPr>
                  <w:rFonts w:cs="Times New Roman"/>
                  <w:color w:val="000000"/>
                  <w:lang w:val="es-PE"/>
                </w:rPr>
                <w:delText>Medio - 2</w:delText>
              </w:r>
            </w:del>
          </w:p>
        </w:tc>
      </w:tr>
      <w:tr w:rsidR="00ED4396" w:rsidRPr="00BA156B" w:rsidDel="00BA63BC" w14:paraId="5CAFAD66" w14:textId="1EEAC358" w:rsidTr="00ED4396">
        <w:tblPrEx>
          <w:tblBorders>
            <w:top w:val="none" w:sz="0" w:space="0" w:color="auto"/>
          </w:tblBorders>
        </w:tblPrEx>
        <w:trPr>
          <w:del w:id="4405" w:author="Regina Casanova" w:date="2018-07-07T15:18:00Z"/>
        </w:trPr>
        <w:tc>
          <w:tcPr>
            <w:tcW w:w="504" w:type="dxa"/>
            <w:tcBorders>
              <w:left w:val="single" w:sz="8" w:space="0" w:color="000000"/>
              <w:bottom w:val="single" w:sz="8" w:space="0" w:color="000000"/>
              <w:right w:val="single" w:sz="8" w:space="0" w:color="000000"/>
            </w:tcBorders>
            <w:vAlign w:val="bottom"/>
          </w:tcPr>
          <w:p w14:paraId="62AF93D6" w14:textId="5827A9D4" w:rsidR="00ED4396" w:rsidRPr="00BA156B" w:rsidDel="00BA63BC" w:rsidRDefault="00ED4396">
            <w:pPr>
              <w:autoSpaceDE w:val="0"/>
              <w:autoSpaceDN w:val="0"/>
              <w:adjustRightInd w:val="0"/>
              <w:spacing w:line="360" w:lineRule="atLeast"/>
              <w:jc w:val="right"/>
              <w:rPr>
                <w:del w:id="4406" w:author="Regina Casanova" w:date="2018-07-07T15:18:00Z"/>
                <w:rFonts w:cs="Times New Roman"/>
                <w:color w:val="000000"/>
                <w:lang w:val="es-PE"/>
              </w:rPr>
            </w:pPr>
            <w:del w:id="4407" w:author="Regina Casanova" w:date="2018-07-07T15:18:00Z">
              <w:r w:rsidRPr="00BA156B" w:rsidDel="00BA63BC">
                <w:rPr>
                  <w:rFonts w:cs="Times New Roman"/>
                  <w:color w:val="000000"/>
                  <w:lang w:val="es-PE"/>
                </w:rPr>
                <w:delText>21</w:delText>
              </w:r>
            </w:del>
          </w:p>
        </w:tc>
        <w:tc>
          <w:tcPr>
            <w:tcW w:w="1715" w:type="dxa"/>
            <w:tcBorders>
              <w:bottom w:val="single" w:sz="8" w:space="0" w:color="000000"/>
              <w:right w:val="single" w:sz="8" w:space="0" w:color="000000"/>
            </w:tcBorders>
            <w:vAlign w:val="bottom"/>
          </w:tcPr>
          <w:p w14:paraId="04C75223" w14:textId="04AB1D1C" w:rsidR="00ED4396" w:rsidRPr="00BA156B" w:rsidDel="00BA63BC" w:rsidRDefault="00ED4396">
            <w:pPr>
              <w:autoSpaceDE w:val="0"/>
              <w:autoSpaceDN w:val="0"/>
              <w:adjustRightInd w:val="0"/>
              <w:spacing w:line="360" w:lineRule="atLeast"/>
              <w:rPr>
                <w:del w:id="4408" w:author="Regina Casanova" w:date="2018-07-07T15:18:00Z"/>
                <w:rFonts w:cs="Times New Roman"/>
                <w:color w:val="000000"/>
                <w:lang w:val="es-PE"/>
              </w:rPr>
            </w:pPr>
            <w:del w:id="440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6DA6B093" w14:textId="33886EA6" w:rsidR="00ED4396" w:rsidRPr="00BA156B" w:rsidDel="00BA63BC" w:rsidRDefault="00ED4396">
            <w:pPr>
              <w:autoSpaceDE w:val="0"/>
              <w:autoSpaceDN w:val="0"/>
              <w:adjustRightInd w:val="0"/>
              <w:spacing w:line="360" w:lineRule="atLeast"/>
              <w:rPr>
                <w:del w:id="4410" w:author="Regina Casanova" w:date="2018-07-07T15:18:00Z"/>
                <w:rFonts w:cs="Times New Roman"/>
                <w:color w:val="000000"/>
                <w:lang w:val="es-PE"/>
              </w:rPr>
            </w:pPr>
            <w:del w:id="4411" w:author="Regina Casanova" w:date="2018-07-07T15:18:00Z">
              <w:r w:rsidRPr="00BA156B" w:rsidDel="00BA63BC">
                <w:rPr>
                  <w:rFonts w:cs="Times New Roman"/>
                  <w:color w:val="000000"/>
                  <w:lang w:val="es-PE"/>
                </w:rPr>
                <w:delText>Servicios y servidor más reclamados, y más felicitado</w:delText>
              </w:r>
            </w:del>
          </w:p>
        </w:tc>
        <w:tc>
          <w:tcPr>
            <w:tcW w:w="5380" w:type="dxa"/>
            <w:tcBorders>
              <w:bottom w:val="single" w:sz="8" w:space="0" w:color="000000"/>
              <w:right w:val="single" w:sz="8" w:space="0" w:color="000000"/>
            </w:tcBorders>
            <w:vAlign w:val="bottom"/>
          </w:tcPr>
          <w:p w14:paraId="2ED0E985" w14:textId="05EA6AD4" w:rsidR="00ED4396" w:rsidRPr="00BA156B" w:rsidDel="00BA63BC" w:rsidRDefault="00D00DDC">
            <w:pPr>
              <w:autoSpaceDE w:val="0"/>
              <w:autoSpaceDN w:val="0"/>
              <w:adjustRightInd w:val="0"/>
              <w:spacing w:line="360" w:lineRule="atLeast"/>
              <w:rPr>
                <w:del w:id="4412" w:author="Regina Casanova" w:date="2018-07-07T15:18:00Z"/>
                <w:rFonts w:cs="Times New Roman"/>
                <w:color w:val="000000"/>
                <w:lang w:val="es-PE"/>
              </w:rPr>
            </w:pPr>
            <w:del w:id="441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414" w:author="Regina Casanova" w:date="2018-06-18T17:53:00Z">
              <w:r w:rsidR="00ED4396" w:rsidRPr="00BA156B" w:rsidDel="00E94926">
                <w:rPr>
                  <w:rFonts w:cs="Times New Roman"/>
                  <w:color w:val="000000"/>
                  <w:lang w:val="es-PE"/>
                </w:rPr>
                <w:delText xml:space="preserve">sistema </w:delText>
              </w:r>
            </w:del>
            <w:del w:id="4415" w:author="Regina Casanova" w:date="2018-07-07T15:18:00Z">
              <w:r w:rsidR="00ED4396" w:rsidRPr="00BA156B" w:rsidDel="00BA63BC">
                <w:rPr>
                  <w:rFonts w:cs="Times New Roman"/>
                  <w:color w:val="000000"/>
                  <w:lang w:val="es-PE"/>
                </w:rPr>
                <w:delText xml:space="preserve">quiero conocer </w:delText>
              </w:r>
              <w:r w:rsidR="00BA156B" w:rsidRPr="00BA156B" w:rsidDel="00BA63BC">
                <w:rPr>
                  <w:rFonts w:cs="Times New Roman"/>
                  <w:color w:val="000000"/>
                  <w:lang w:val="es-PE"/>
                </w:rPr>
                <w:delText>cuáles</w:delText>
              </w:r>
              <w:r w:rsidR="00ED4396" w:rsidRPr="00BA156B" w:rsidDel="00BA63BC">
                <w:rPr>
                  <w:rFonts w:cs="Times New Roman"/>
                  <w:color w:val="000000"/>
                  <w:lang w:val="es-PE"/>
                </w:rPr>
                <w:delText xml:space="preserve"> son los servicios y servidor más reclamados y felicitados para poder tomar decisiones sobre el servicio</w:delText>
              </w:r>
            </w:del>
          </w:p>
        </w:tc>
        <w:tc>
          <w:tcPr>
            <w:tcW w:w="2341" w:type="dxa"/>
            <w:tcBorders>
              <w:bottom w:val="single" w:sz="8" w:space="0" w:color="000000"/>
              <w:right w:val="single" w:sz="8" w:space="0" w:color="000000"/>
            </w:tcBorders>
            <w:vAlign w:val="bottom"/>
          </w:tcPr>
          <w:p w14:paraId="1F9B5F5F" w14:textId="0D10EBBC" w:rsidR="00ED4396" w:rsidRPr="00BA156B" w:rsidDel="00BA63BC" w:rsidRDefault="00ED4396">
            <w:pPr>
              <w:autoSpaceDE w:val="0"/>
              <w:autoSpaceDN w:val="0"/>
              <w:adjustRightInd w:val="0"/>
              <w:spacing w:line="360" w:lineRule="atLeast"/>
              <w:rPr>
                <w:del w:id="4416" w:author="Regina Casanova" w:date="2018-07-07T15:18:00Z"/>
                <w:rFonts w:cs="Times New Roman"/>
                <w:color w:val="000000"/>
                <w:lang w:val="es-PE"/>
              </w:rPr>
            </w:pPr>
            <w:del w:id="4417" w:author="Regina Casanova" w:date="2018-07-07T15:18:00Z">
              <w:r w:rsidRPr="00BA156B" w:rsidDel="00BA63BC">
                <w:rPr>
                  <w:rFonts w:cs="Times New Roman"/>
                  <w:color w:val="000000"/>
                  <w:lang w:val="es-PE"/>
                </w:rPr>
                <w:delText>Listado de reclamos y felicitaciones por servicio y servidor</w:delText>
              </w:r>
            </w:del>
          </w:p>
        </w:tc>
        <w:tc>
          <w:tcPr>
            <w:tcW w:w="1559" w:type="dxa"/>
            <w:tcBorders>
              <w:bottom w:val="single" w:sz="8" w:space="0" w:color="000000"/>
              <w:right w:val="single" w:sz="8" w:space="0" w:color="000000"/>
            </w:tcBorders>
            <w:vAlign w:val="bottom"/>
          </w:tcPr>
          <w:p w14:paraId="26A68100" w14:textId="5D303EEC" w:rsidR="00ED4396" w:rsidRPr="00BA156B" w:rsidDel="00BA63BC" w:rsidRDefault="00ED4396">
            <w:pPr>
              <w:autoSpaceDE w:val="0"/>
              <w:autoSpaceDN w:val="0"/>
              <w:adjustRightInd w:val="0"/>
              <w:spacing w:line="360" w:lineRule="atLeast"/>
              <w:rPr>
                <w:del w:id="4418" w:author="Regina Casanova" w:date="2018-07-07T15:18:00Z"/>
                <w:rFonts w:cs="Times New Roman"/>
                <w:color w:val="000000"/>
                <w:lang w:val="es-PE"/>
              </w:rPr>
            </w:pPr>
            <w:del w:id="4419" w:author="Regina Casanova" w:date="2018-07-07T15:18:00Z">
              <w:r w:rsidRPr="00BA156B" w:rsidDel="00BA63BC">
                <w:rPr>
                  <w:rFonts w:cs="Times New Roman"/>
                  <w:color w:val="000000"/>
                  <w:lang w:val="es-PE"/>
                </w:rPr>
                <w:delText>Alto - 3</w:delText>
              </w:r>
            </w:del>
          </w:p>
        </w:tc>
      </w:tr>
      <w:tr w:rsidR="00ED4396" w:rsidRPr="00BA156B" w:rsidDel="00BA63BC" w14:paraId="168F69CF" w14:textId="3BA7A0C2" w:rsidTr="00ED4396">
        <w:tblPrEx>
          <w:tblBorders>
            <w:top w:val="none" w:sz="0" w:space="0" w:color="auto"/>
          </w:tblBorders>
        </w:tblPrEx>
        <w:trPr>
          <w:del w:id="442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A9BF812" w14:textId="2F54D81E" w:rsidR="00ED4396" w:rsidRPr="00BA156B" w:rsidDel="00BA63BC" w:rsidRDefault="00ED4396">
            <w:pPr>
              <w:autoSpaceDE w:val="0"/>
              <w:autoSpaceDN w:val="0"/>
              <w:adjustRightInd w:val="0"/>
              <w:spacing w:line="360" w:lineRule="atLeast"/>
              <w:jc w:val="right"/>
              <w:rPr>
                <w:del w:id="4421" w:author="Regina Casanova" w:date="2018-07-07T15:18:00Z"/>
                <w:rFonts w:cs="Times New Roman"/>
                <w:color w:val="000000"/>
                <w:lang w:val="es-PE"/>
              </w:rPr>
            </w:pPr>
            <w:del w:id="4422" w:author="Regina Casanova" w:date="2018-07-07T15:18:00Z">
              <w:r w:rsidRPr="00BA156B" w:rsidDel="00BA63BC">
                <w:rPr>
                  <w:rFonts w:cs="Times New Roman"/>
                  <w:color w:val="000000"/>
                  <w:lang w:val="es-PE"/>
                </w:rPr>
                <w:delText>22</w:delText>
              </w:r>
            </w:del>
          </w:p>
        </w:tc>
        <w:tc>
          <w:tcPr>
            <w:tcW w:w="1715" w:type="dxa"/>
            <w:tcBorders>
              <w:bottom w:val="single" w:sz="8" w:space="0" w:color="000000"/>
              <w:right w:val="single" w:sz="8" w:space="0" w:color="000000"/>
            </w:tcBorders>
            <w:shd w:val="clear" w:color="auto" w:fill="E1E0E0"/>
            <w:vAlign w:val="bottom"/>
          </w:tcPr>
          <w:p w14:paraId="2C88B876" w14:textId="64F3C5DF" w:rsidR="00ED4396" w:rsidRPr="00BA156B" w:rsidDel="00BA63BC" w:rsidRDefault="00ED4396">
            <w:pPr>
              <w:autoSpaceDE w:val="0"/>
              <w:autoSpaceDN w:val="0"/>
              <w:adjustRightInd w:val="0"/>
              <w:spacing w:line="360" w:lineRule="atLeast"/>
              <w:rPr>
                <w:del w:id="4423" w:author="Regina Casanova" w:date="2018-07-07T15:18:00Z"/>
                <w:rFonts w:cs="Times New Roman"/>
                <w:color w:val="000000"/>
                <w:lang w:val="es-PE"/>
              </w:rPr>
            </w:pPr>
            <w:del w:id="442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14194C41" w14:textId="76FAE715" w:rsidR="00ED4396" w:rsidRPr="00BA156B" w:rsidDel="00BA63BC" w:rsidRDefault="00ED4396">
            <w:pPr>
              <w:autoSpaceDE w:val="0"/>
              <w:autoSpaceDN w:val="0"/>
              <w:adjustRightInd w:val="0"/>
              <w:spacing w:line="360" w:lineRule="atLeast"/>
              <w:rPr>
                <w:del w:id="4425" w:author="Regina Casanova" w:date="2018-07-07T15:18:00Z"/>
                <w:rFonts w:cs="Times New Roman"/>
                <w:color w:val="000000"/>
                <w:lang w:val="es-PE"/>
              </w:rPr>
            </w:pPr>
            <w:del w:id="4426" w:author="Regina Casanova" w:date="2018-07-07T15:18:00Z">
              <w:r w:rsidRPr="00BA156B" w:rsidDel="00BA63BC">
                <w:rPr>
                  <w:rFonts w:cs="Times New Roman"/>
                  <w:color w:val="000000"/>
                  <w:lang w:val="es-PE"/>
                </w:rPr>
                <w:delText>Estado del reclamo</w:delText>
              </w:r>
            </w:del>
          </w:p>
        </w:tc>
        <w:tc>
          <w:tcPr>
            <w:tcW w:w="5380" w:type="dxa"/>
            <w:tcBorders>
              <w:bottom w:val="single" w:sz="8" w:space="0" w:color="000000"/>
              <w:right w:val="single" w:sz="8" w:space="0" w:color="000000"/>
            </w:tcBorders>
            <w:shd w:val="clear" w:color="auto" w:fill="E1E0E0"/>
            <w:vAlign w:val="bottom"/>
          </w:tcPr>
          <w:p w14:paraId="298F14BC" w14:textId="7EF9AE0E" w:rsidR="00ED4396" w:rsidRPr="00BA156B" w:rsidDel="00BA63BC" w:rsidRDefault="00D00DDC">
            <w:pPr>
              <w:autoSpaceDE w:val="0"/>
              <w:autoSpaceDN w:val="0"/>
              <w:adjustRightInd w:val="0"/>
              <w:spacing w:line="360" w:lineRule="atLeast"/>
              <w:rPr>
                <w:del w:id="4427" w:author="Regina Casanova" w:date="2018-07-07T15:18:00Z"/>
                <w:rFonts w:cs="Times New Roman"/>
                <w:color w:val="000000"/>
                <w:lang w:val="es-PE"/>
              </w:rPr>
            </w:pPr>
            <w:del w:id="442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429" w:author="Regina Casanova" w:date="2018-06-18T17:53:00Z">
              <w:r w:rsidR="00ED4396" w:rsidRPr="00BA156B" w:rsidDel="00E94926">
                <w:rPr>
                  <w:rFonts w:cs="Times New Roman"/>
                  <w:color w:val="000000"/>
                  <w:lang w:val="es-PE"/>
                </w:rPr>
                <w:delText>sistema</w:delText>
              </w:r>
            </w:del>
            <w:del w:id="4430" w:author="Regina Casanova" w:date="2018-07-07T15:18:00Z">
              <w:r w:rsidR="00ED4396" w:rsidRPr="00BA156B" w:rsidDel="00BA63BC">
                <w:rPr>
                  <w:rFonts w:cs="Times New Roman"/>
                  <w:color w:val="000000"/>
                  <w:lang w:val="es-PE"/>
                </w:rPr>
                <w:delText xml:space="preserve"> quiero conocer el estado de los reclamos para poder saber </w:delText>
              </w:r>
              <w:r w:rsidR="00BA156B" w:rsidRPr="00BA156B" w:rsidDel="00BA63BC">
                <w:rPr>
                  <w:rFonts w:cs="Times New Roman"/>
                  <w:color w:val="000000"/>
                  <w:lang w:val="es-PE"/>
                </w:rPr>
                <w:delText>cuándo</w:delText>
              </w:r>
              <w:r w:rsidR="00ED4396" w:rsidRPr="00BA156B" w:rsidDel="00BA63BC">
                <w:rPr>
                  <w:rFonts w:cs="Times New Roman"/>
                  <w:color w:val="000000"/>
                  <w:lang w:val="es-PE"/>
                </w:rPr>
                <w:delText xml:space="preserve"> intervenir por los ciudadanos</w:delText>
              </w:r>
            </w:del>
          </w:p>
        </w:tc>
        <w:tc>
          <w:tcPr>
            <w:tcW w:w="2341" w:type="dxa"/>
            <w:tcBorders>
              <w:bottom w:val="single" w:sz="8" w:space="0" w:color="000000"/>
              <w:right w:val="single" w:sz="8" w:space="0" w:color="000000"/>
            </w:tcBorders>
            <w:shd w:val="clear" w:color="auto" w:fill="E1E0E0"/>
            <w:vAlign w:val="bottom"/>
          </w:tcPr>
          <w:p w14:paraId="711B2FD5" w14:textId="087E87FA" w:rsidR="00ED4396" w:rsidRPr="00BA156B" w:rsidDel="00BA63BC" w:rsidRDefault="00ED4396">
            <w:pPr>
              <w:autoSpaceDE w:val="0"/>
              <w:autoSpaceDN w:val="0"/>
              <w:adjustRightInd w:val="0"/>
              <w:spacing w:line="360" w:lineRule="atLeast"/>
              <w:rPr>
                <w:del w:id="4431" w:author="Regina Casanova" w:date="2018-07-07T15:18:00Z"/>
                <w:rFonts w:cs="Times New Roman"/>
                <w:color w:val="000000"/>
                <w:lang w:val="es-PE"/>
              </w:rPr>
            </w:pPr>
            <w:del w:id="4432" w:author="Regina Casanova" w:date="2018-07-07T15:18:00Z">
              <w:r w:rsidRPr="00BA156B" w:rsidDel="00BA63BC">
                <w:rPr>
                  <w:rFonts w:cs="Times New Roman"/>
                  <w:color w:val="000000"/>
                  <w:lang w:val="es-PE"/>
                </w:rPr>
                <w:delText>Incluir estado del reclamo mediante semáforo (verde para &gt;10 días, 10 días&gt; amarillo para &lt; 20 días, &gt;20 días rojo)</w:delText>
              </w:r>
            </w:del>
          </w:p>
        </w:tc>
        <w:tc>
          <w:tcPr>
            <w:tcW w:w="1559" w:type="dxa"/>
            <w:tcBorders>
              <w:bottom w:val="single" w:sz="8" w:space="0" w:color="000000"/>
              <w:right w:val="single" w:sz="8" w:space="0" w:color="000000"/>
            </w:tcBorders>
            <w:shd w:val="clear" w:color="auto" w:fill="E1E0E0"/>
            <w:vAlign w:val="bottom"/>
          </w:tcPr>
          <w:p w14:paraId="3B06FFC8" w14:textId="79332F39" w:rsidR="00ED4396" w:rsidRPr="00BA156B" w:rsidDel="00BA63BC" w:rsidRDefault="00ED4396">
            <w:pPr>
              <w:autoSpaceDE w:val="0"/>
              <w:autoSpaceDN w:val="0"/>
              <w:adjustRightInd w:val="0"/>
              <w:spacing w:line="360" w:lineRule="atLeast"/>
              <w:rPr>
                <w:del w:id="4433" w:author="Regina Casanova" w:date="2018-07-07T15:18:00Z"/>
                <w:rFonts w:cs="Times New Roman"/>
                <w:color w:val="000000"/>
                <w:lang w:val="es-PE"/>
              </w:rPr>
            </w:pPr>
            <w:del w:id="4434" w:author="Regina Casanova" w:date="2018-07-07T15:18:00Z">
              <w:r w:rsidRPr="00BA156B" w:rsidDel="00BA63BC">
                <w:rPr>
                  <w:rFonts w:cs="Times New Roman"/>
                  <w:color w:val="000000"/>
                  <w:lang w:val="es-PE"/>
                </w:rPr>
                <w:delText>Alto - 3</w:delText>
              </w:r>
            </w:del>
          </w:p>
        </w:tc>
      </w:tr>
      <w:tr w:rsidR="00ED4396" w:rsidRPr="00BA156B" w:rsidDel="00BA63BC" w14:paraId="51E9A1D2" w14:textId="623868BD" w:rsidTr="00ED4396">
        <w:tblPrEx>
          <w:tblBorders>
            <w:top w:val="none" w:sz="0" w:space="0" w:color="auto"/>
          </w:tblBorders>
        </w:tblPrEx>
        <w:trPr>
          <w:del w:id="4435" w:author="Regina Casanova" w:date="2018-07-07T15:18:00Z"/>
        </w:trPr>
        <w:tc>
          <w:tcPr>
            <w:tcW w:w="504" w:type="dxa"/>
            <w:tcBorders>
              <w:left w:val="single" w:sz="8" w:space="0" w:color="000000"/>
              <w:bottom w:val="single" w:sz="8" w:space="0" w:color="000000"/>
              <w:right w:val="single" w:sz="8" w:space="0" w:color="000000"/>
            </w:tcBorders>
            <w:vAlign w:val="bottom"/>
          </w:tcPr>
          <w:p w14:paraId="16DAEEFC" w14:textId="28CF007B" w:rsidR="00ED4396" w:rsidRPr="00BA156B" w:rsidDel="00BA63BC" w:rsidRDefault="00ED4396">
            <w:pPr>
              <w:autoSpaceDE w:val="0"/>
              <w:autoSpaceDN w:val="0"/>
              <w:adjustRightInd w:val="0"/>
              <w:spacing w:line="360" w:lineRule="atLeast"/>
              <w:jc w:val="right"/>
              <w:rPr>
                <w:del w:id="4436" w:author="Regina Casanova" w:date="2018-07-07T15:18:00Z"/>
                <w:rFonts w:cs="Times New Roman"/>
                <w:color w:val="000000"/>
                <w:lang w:val="es-PE"/>
              </w:rPr>
            </w:pPr>
            <w:del w:id="4437" w:author="Regina Casanova" w:date="2018-07-07T15:18:00Z">
              <w:r w:rsidRPr="00BA156B" w:rsidDel="00BA63BC">
                <w:rPr>
                  <w:rFonts w:cs="Times New Roman"/>
                  <w:color w:val="000000"/>
                  <w:lang w:val="es-PE"/>
                </w:rPr>
                <w:delText>23</w:delText>
              </w:r>
            </w:del>
          </w:p>
        </w:tc>
        <w:tc>
          <w:tcPr>
            <w:tcW w:w="1715" w:type="dxa"/>
            <w:tcBorders>
              <w:bottom w:val="single" w:sz="8" w:space="0" w:color="000000"/>
              <w:right w:val="single" w:sz="8" w:space="0" w:color="000000"/>
            </w:tcBorders>
            <w:vAlign w:val="bottom"/>
          </w:tcPr>
          <w:p w14:paraId="680F09A5" w14:textId="28522588" w:rsidR="00ED4396" w:rsidRPr="00BA156B" w:rsidDel="00BA63BC" w:rsidRDefault="00ED4396">
            <w:pPr>
              <w:autoSpaceDE w:val="0"/>
              <w:autoSpaceDN w:val="0"/>
              <w:adjustRightInd w:val="0"/>
              <w:spacing w:line="360" w:lineRule="atLeast"/>
              <w:rPr>
                <w:del w:id="4438" w:author="Regina Casanova" w:date="2018-07-07T15:18:00Z"/>
                <w:rFonts w:cs="Times New Roman"/>
                <w:color w:val="000000"/>
                <w:lang w:val="es-PE"/>
              </w:rPr>
            </w:pPr>
            <w:del w:id="443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3F1DF73" w14:textId="7276AABE" w:rsidR="00ED4396" w:rsidRPr="00BA156B" w:rsidDel="00BA63BC" w:rsidRDefault="00ED4396">
            <w:pPr>
              <w:autoSpaceDE w:val="0"/>
              <w:autoSpaceDN w:val="0"/>
              <w:adjustRightInd w:val="0"/>
              <w:spacing w:line="360" w:lineRule="atLeast"/>
              <w:rPr>
                <w:del w:id="4440" w:author="Regina Casanova" w:date="2018-07-07T15:18:00Z"/>
                <w:rFonts w:cs="Times New Roman"/>
                <w:color w:val="000000"/>
                <w:lang w:val="es-PE"/>
              </w:rPr>
            </w:pPr>
            <w:del w:id="4441" w:author="Regina Casanova" w:date="2018-07-07T15:18:00Z">
              <w:r w:rsidRPr="00BA156B" w:rsidDel="00BA63BC">
                <w:rPr>
                  <w:rFonts w:cs="Times New Roman"/>
                  <w:color w:val="000000"/>
                  <w:lang w:val="es-PE"/>
                </w:rPr>
                <w:delText>Dispositivo móvil (cualquier terminal)</w:delText>
              </w:r>
            </w:del>
          </w:p>
        </w:tc>
        <w:tc>
          <w:tcPr>
            <w:tcW w:w="5380" w:type="dxa"/>
            <w:tcBorders>
              <w:bottom w:val="single" w:sz="8" w:space="0" w:color="000000"/>
              <w:right w:val="single" w:sz="8" w:space="0" w:color="000000"/>
            </w:tcBorders>
            <w:vAlign w:val="bottom"/>
          </w:tcPr>
          <w:p w14:paraId="111616D2" w14:textId="424A69B3" w:rsidR="00ED4396" w:rsidRPr="00BA156B" w:rsidDel="00BA63BC" w:rsidRDefault="00D00DDC">
            <w:pPr>
              <w:autoSpaceDE w:val="0"/>
              <w:autoSpaceDN w:val="0"/>
              <w:adjustRightInd w:val="0"/>
              <w:spacing w:line="360" w:lineRule="atLeast"/>
              <w:rPr>
                <w:del w:id="4442" w:author="Regina Casanova" w:date="2018-07-07T15:18:00Z"/>
                <w:rFonts w:cs="Times New Roman"/>
                <w:color w:val="000000"/>
                <w:lang w:val="es-PE"/>
              </w:rPr>
            </w:pPr>
            <w:del w:id="444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444" w:author="Regina Casanova" w:date="2018-06-18T17:53:00Z">
              <w:r w:rsidR="00ED4396" w:rsidRPr="00BA156B" w:rsidDel="00E94926">
                <w:rPr>
                  <w:rFonts w:cs="Times New Roman"/>
                  <w:color w:val="000000"/>
                  <w:lang w:val="es-PE"/>
                </w:rPr>
                <w:delText xml:space="preserve">sistema </w:delText>
              </w:r>
            </w:del>
            <w:del w:id="4445" w:author="Regina Casanova" w:date="2018-07-07T15:18:00Z">
              <w:r w:rsidR="00ED4396" w:rsidRPr="00BA156B" w:rsidDel="00BA63BC">
                <w:rPr>
                  <w:rFonts w:cs="Times New Roman"/>
                  <w:color w:val="000000"/>
                  <w:lang w:val="es-PE"/>
                </w:rPr>
                <w:delText>quiero poder revisar el sistema desde mi celular para poder ver datos de forma rápida</w:delText>
              </w:r>
            </w:del>
          </w:p>
        </w:tc>
        <w:tc>
          <w:tcPr>
            <w:tcW w:w="2341" w:type="dxa"/>
            <w:tcBorders>
              <w:bottom w:val="single" w:sz="8" w:space="0" w:color="000000"/>
              <w:right w:val="single" w:sz="8" w:space="0" w:color="000000"/>
            </w:tcBorders>
            <w:vAlign w:val="bottom"/>
          </w:tcPr>
          <w:p w14:paraId="17763A2D" w14:textId="3BC5CD5F" w:rsidR="00ED4396" w:rsidRPr="00BA156B" w:rsidDel="00BA63BC" w:rsidRDefault="00ED4396">
            <w:pPr>
              <w:autoSpaceDE w:val="0"/>
              <w:autoSpaceDN w:val="0"/>
              <w:adjustRightInd w:val="0"/>
              <w:spacing w:line="360" w:lineRule="atLeast"/>
              <w:rPr>
                <w:del w:id="4446" w:author="Regina Casanova" w:date="2018-07-07T15:18:00Z"/>
                <w:rFonts w:cs="Times New Roman"/>
                <w:color w:val="000000"/>
                <w:lang w:val="es-PE"/>
              </w:rPr>
            </w:pPr>
            <w:del w:id="4447" w:author="Regina Casanova" w:date="2018-07-07T15:18:00Z">
              <w:r w:rsidRPr="00BA156B" w:rsidDel="00BA63BC">
                <w:rPr>
                  <w:rFonts w:cs="Times New Roman"/>
                  <w:color w:val="000000"/>
                  <w:lang w:val="es-PE"/>
                </w:rPr>
                <w:delText>App con usuario y contraseña</w:delText>
              </w:r>
            </w:del>
          </w:p>
        </w:tc>
        <w:tc>
          <w:tcPr>
            <w:tcW w:w="1559" w:type="dxa"/>
            <w:tcBorders>
              <w:bottom w:val="single" w:sz="8" w:space="0" w:color="000000"/>
              <w:right w:val="single" w:sz="8" w:space="0" w:color="000000"/>
            </w:tcBorders>
            <w:vAlign w:val="bottom"/>
          </w:tcPr>
          <w:p w14:paraId="2DA2998E" w14:textId="2E648B15" w:rsidR="00ED4396" w:rsidRPr="00BA156B" w:rsidDel="00BA63BC" w:rsidRDefault="00ED4396">
            <w:pPr>
              <w:autoSpaceDE w:val="0"/>
              <w:autoSpaceDN w:val="0"/>
              <w:adjustRightInd w:val="0"/>
              <w:spacing w:line="360" w:lineRule="atLeast"/>
              <w:rPr>
                <w:del w:id="4448" w:author="Regina Casanova" w:date="2018-07-07T15:18:00Z"/>
                <w:rFonts w:cs="Times New Roman"/>
                <w:color w:val="000000"/>
                <w:lang w:val="es-PE"/>
              </w:rPr>
            </w:pPr>
            <w:del w:id="4449" w:author="Regina Casanova" w:date="2018-07-07T15:18:00Z">
              <w:r w:rsidRPr="00BA156B" w:rsidDel="00BA63BC">
                <w:rPr>
                  <w:rFonts w:cs="Times New Roman"/>
                  <w:color w:val="000000"/>
                  <w:lang w:val="es-PE"/>
                </w:rPr>
                <w:delText>Medio - 2</w:delText>
              </w:r>
            </w:del>
          </w:p>
        </w:tc>
      </w:tr>
      <w:tr w:rsidR="00ED4396" w:rsidRPr="00BA156B" w:rsidDel="00BA63BC" w14:paraId="2CA3BF97" w14:textId="3424C541" w:rsidTr="00ED4396">
        <w:tblPrEx>
          <w:tblBorders>
            <w:top w:val="none" w:sz="0" w:space="0" w:color="auto"/>
          </w:tblBorders>
        </w:tblPrEx>
        <w:trPr>
          <w:del w:id="445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AF1C8D6" w14:textId="2916F8C6" w:rsidR="00ED4396" w:rsidRPr="00BA156B" w:rsidDel="00BA63BC" w:rsidRDefault="00ED4396">
            <w:pPr>
              <w:autoSpaceDE w:val="0"/>
              <w:autoSpaceDN w:val="0"/>
              <w:adjustRightInd w:val="0"/>
              <w:spacing w:line="360" w:lineRule="atLeast"/>
              <w:jc w:val="right"/>
              <w:rPr>
                <w:del w:id="4451" w:author="Regina Casanova" w:date="2018-07-07T15:18:00Z"/>
                <w:rFonts w:cs="Times New Roman"/>
                <w:color w:val="000000"/>
                <w:lang w:val="es-PE"/>
              </w:rPr>
            </w:pPr>
            <w:del w:id="4452" w:author="Regina Casanova" w:date="2018-07-07T15:18:00Z">
              <w:r w:rsidRPr="00BA156B" w:rsidDel="00BA63BC">
                <w:rPr>
                  <w:rFonts w:cs="Times New Roman"/>
                  <w:color w:val="000000"/>
                  <w:lang w:val="es-PE"/>
                </w:rPr>
                <w:delText>24</w:delText>
              </w:r>
            </w:del>
          </w:p>
        </w:tc>
        <w:tc>
          <w:tcPr>
            <w:tcW w:w="1715" w:type="dxa"/>
            <w:tcBorders>
              <w:bottom w:val="single" w:sz="8" w:space="0" w:color="000000"/>
              <w:right w:val="single" w:sz="8" w:space="0" w:color="000000"/>
            </w:tcBorders>
            <w:shd w:val="clear" w:color="auto" w:fill="E1E0E0"/>
            <w:vAlign w:val="bottom"/>
          </w:tcPr>
          <w:p w14:paraId="78B28185" w14:textId="71527CCC" w:rsidR="00ED4396" w:rsidRPr="00BA156B" w:rsidDel="00BA63BC" w:rsidRDefault="00ED4396">
            <w:pPr>
              <w:autoSpaceDE w:val="0"/>
              <w:autoSpaceDN w:val="0"/>
              <w:adjustRightInd w:val="0"/>
              <w:spacing w:line="360" w:lineRule="atLeast"/>
              <w:rPr>
                <w:del w:id="4453" w:author="Regina Casanova" w:date="2018-07-07T15:18:00Z"/>
                <w:rFonts w:cs="Times New Roman"/>
                <w:color w:val="000000"/>
                <w:lang w:val="es-PE"/>
              </w:rPr>
            </w:pPr>
            <w:del w:id="445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731FCBF7" w14:textId="5421DDCF" w:rsidR="00ED4396" w:rsidRPr="00BA156B" w:rsidDel="00BA63BC" w:rsidRDefault="00BA156B">
            <w:pPr>
              <w:autoSpaceDE w:val="0"/>
              <w:autoSpaceDN w:val="0"/>
              <w:adjustRightInd w:val="0"/>
              <w:spacing w:line="360" w:lineRule="atLeast"/>
              <w:rPr>
                <w:del w:id="4455" w:author="Regina Casanova" w:date="2018-07-07T15:18:00Z"/>
                <w:rFonts w:cs="Times New Roman"/>
                <w:color w:val="000000"/>
                <w:lang w:val="es-PE"/>
              </w:rPr>
            </w:pPr>
            <w:del w:id="4456" w:author="Regina Casanova" w:date="2018-07-07T15:18:00Z">
              <w:r w:rsidRPr="00BA156B" w:rsidDel="00BA63BC">
                <w:rPr>
                  <w:rFonts w:cs="Times New Roman"/>
                  <w:color w:val="000000"/>
                  <w:lang w:val="es-PE"/>
                </w:rPr>
                <w:delText>Estadísticas</w:delText>
              </w:r>
              <w:r w:rsidR="00ED4396" w:rsidRPr="00BA156B" w:rsidDel="00BA63BC">
                <w:rPr>
                  <w:rFonts w:cs="Times New Roman"/>
                  <w:color w:val="000000"/>
                  <w:lang w:val="es-PE"/>
                </w:rPr>
                <w:delText xml:space="preserve"> de distintas IPRESS y ranking, tendencias e indicadores</w:delText>
              </w:r>
            </w:del>
          </w:p>
        </w:tc>
        <w:tc>
          <w:tcPr>
            <w:tcW w:w="5380" w:type="dxa"/>
            <w:tcBorders>
              <w:bottom w:val="single" w:sz="8" w:space="0" w:color="000000"/>
              <w:right w:val="single" w:sz="8" w:space="0" w:color="000000"/>
            </w:tcBorders>
            <w:shd w:val="clear" w:color="auto" w:fill="E1E0E0"/>
            <w:vAlign w:val="bottom"/>
          </w:tcPr>
          <w:p w14:paraId="25E0BE4A" w14:textId="3319BE96" w:rsidR="00ED4396" w:rsidRPr="00BA156B" w:rsidDel="00BA63BC" w:rsidRDefault="00D00DDC">
            <w:pPr>
              <w:autoSpaceDE w:val="0"/>
              <w:autoSpaceDN w:val="0"/>
              <w:adjustRightInd w:val="0"/>
              <w:spacing w:line="360" w:lineRule="atLeast"/>
              <w:rPr>
                <w:del w:id="4457" w:author="Regina Casanova" w:date="2018-07-07T15:18:00Z"/>
                <w:rFonts w:cs="Times New Roman"/>
                <w:color w:val="000000"/>
                <w:lang w:val="es-PE"/>
              </w:rPr>
            </w:pPr>
            <w:del w:id="445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459" w:author="Regina Casanova" w:date="2018-06-18T17:53:00Z">
              <w:r w:rsidR="00ED4396" w:rsidRPr="00BA156B" w:rsidDel="00E94926">
                <w:rPr>
                  <w:rFonts w:cs="Times New Roman"/>
                  <w:color w:val="000000"/>
                  <w:lang w:val="es-PE"/>
                </w:rPr>
                <w:delText xml:space="preserve">sistema </w:delText>
              </w:r>
            </w:del>
            <w:del w:id="4460" w:author="Regina Casanova" w:date="2018-07-07T15:18:00Z">
              <w:r w:rsidR="00ED4396" w:rsidRPr="00BA156B" w:rsidDel="00BA63BC">
                <w:rPr>
                  <w:rFonts w:cs="Times New Roman"/>
                  <w:color w:val="000000"/>
                  <w:lang w:val="es-PE"/>
                </w:rPr>
                <w:delText>quiero realizar un monitoreo general para poder planificar mis visitas</w:delText>
              </w:r>
            </w:del>
          </w:p>
        </w:tc>
        <w:tc>
          <w:tcPr>
            <w:tcW w:w="2341" w:type="dxa"/>
            <w:tcBorders>
              <w:bottom w:val="single" w:sz="8" w:space="0" w:color="000000"/>
              <w:right w:val="single" w:sz="8" w:space="0" w:color="000000"/>
            </w:tcBorders>
            <w:shd w:val="clear" w:color="auto" w:fill="E1E0E0"/>
            <w:vAlign w:val="bottom"/>
          </w:tcPr>
          <w:p w14:paraId="39F0E497" w14:textId="7DB13E88" w:rsidR="00ED4396" w:rsidRPr="00BA156B" w:rsidDel="00BA63BC" w:rsidRDefault="00ED4396">
            <w:pPr>
              <w:autoSpaceDE w:val="0"/>
              <w:autoSpaceDN w:val="0"/>
              <w:adjustRightInd w:val="0"/>
              <w:spacing w:line="360" w:lineRule="atLeast"/>
              <w:rPr>
                <w:del w:id="4461" w:author="Regina Casanova" w:date="2018-07-07T15:18:00Z"/>
                <w:rFonts w:cs="Times New Roman"/>
                <w:color w:val="000000"/>
                <w:lang w:val="es-PE"/>
              </w:rPr>
            </w:pPr>
            <w:del w:id="4462" w:author="Regina Casanova" w:date="2018-07-07T15:18:00Z">
              <w:r w:rsidRPr="00BA156B" w:rsidDel="00BA63BC">
                <w:rPr>
                  <w:rFonts w:cs="Times New Roman"/>
                  <w:color w:val="000000"/>
                  <w:lang w:val="es-PE"/>
                </w:rPr>
                <w:delText>Cuadros estadísticos y gráficas de los datos presentados</w:delText>
              </w:r>
            </w:del>
          </w:p>
        </w:tc>
        <w:tc>
          <w:tcPr>
            <w:tcW w:w="1559" w:type="dxa"/>
            <w:tcBorders>
              <w:bottom w:val="single" w:sz="8" w:space="0" w:color="000000"/>
              <w:right w:val="single" w:sz="8" w:space="0" w:color="000000"/>
            </w:tcBorders>
            <w:shd w:val="clear" w:color="auto" w:fill="E1E0E0"/>
            <w:vAlign w:val="bottom"/>
          </w:tcPr>
          <w:p w14:paraId="697E482C" w14:textId="13B8D089" w:rsidR="00ED4396" w:rsidRPr="00BA156B" w:rsidDel="00BA63BC" w:rsidRDefault="00ED4396">
            <w:pPr>
              <w:autoSpaceDE w:val="0"/>
              <w:autoSpaceDN w:val="0"/>
              <w:adjustRightInd w:val="0"/>
              <w:spacing w:line="360" w:lineRule="atLeast"/>
              <w:rPr>
                <w:del w:id="4463" w:author="Regina Casanova" w:date="2018-07-07T15:18:00Z"/>
                <w:rFonts w:cs="Times New Roman"/>
                <w:color w:val="000000"/>
                <w:lang w:val="es-PE"/>
              </w:rPr>
            </w:pPr>
            <w:del w:id="4464" w:author="Regina Casanova" w:date="2018-07-07T15:18:00Z">
              <w:r w:rsidRPr="00BA156B" w:rsidDel="00BA63BC">
                <w:rPr>
                  <w:rFonts w:cs="Times New Roman"/>
                  <w:color w:val="000000"/>
                  <w:lang w:val="es-PE"/>
                </w:rPr>
                <w:delText>Alto - 3</w:delText>
              </w:r>
            </w:del>
          </w:p>
        </w:tc>
      </w:tr>
      <w:tr w:rsidR="00ED4396" w:rsidRPr="00BA156B" w:rsidDel="00BA63BC" w14:paraId="7B305A08" w14:textId="618AE677" w:rsidTr="00ED4396">
        <w:tblPrEx>
          <w:tblBorders>
            <w:top w:val="none" w:sz="0" w:space="0" w:color="auto"/>
          </w:tblBorders>
        </w:tblPrEx>
        <w:trPr>
          <w:del w:id="4465" w:author="Regina Casanova" w:date="2018-07-07T15:18:00Z"/>
        </w:trPr>
        <w:tc>
          <w:tcPr>
            <w:tcW w:w="504" w:type="dxa"/>
            <w:tcBorders>
              <w:left w:val="single" w:sz="8" w:space="0" w:color="000000"/>
              <w:bottom w:val="single" w:sz="8" w:space="0" w:color="000000"/>
              <w:right w:val="single" w:sz="8" w:space="0" w:color="000000"/>
            </w:tcBorders>
            <w:vAlign w:val="bottom"/>
          </w:tcPr>
          <w:p w14:paraId="20F9C425" w14:textId="01B00BE9" w:rsidR="00ED4396" w:rsidRPr="00BA156B" w:rsidDel="00BA63BC" w:rsidRDefault="00ED4396">
            <w:pPr>
              <w:autoSpaceDE w:val="0"/>
              <w:autoSpaceDN w:val="0"/>
              <w:adjustRightInd w:val="0"/>
              <w:spacing w:line="360" w:lineRule="atLeast"/>
              <w:jc w:val="right"/>
              <w:rPr>
                <w:del w:id="4466" w:author="Regina Casanova" w:date="2018-07-07T15:18:00Z"/>
                <w:rFonts w:cs="Times New Roman"/>
                <w:color w:val="000000"/>
                <w:lang w:val="es-PE"/>
              </w:rPr>
            </w:pPr>
            <w:del w:id="4467" w:author="Regina Casanova" w:date="2018-07-07T15:18:00Z">
              <w:r w:rsidRPr="00BA156B" w:rsidDel="00BA63BC">
                <w:rPr>
                  <w:rFonts w:cs="Times New Roman"/>
                  <w:color w:val="000000"/>
                  <w:lang w:val="es-PE"/>
                </w:rPr>
                <w:delText>25</w:delText>
              </w:r>
            </w:del>
          </w:p>
        </w:tc>
        <w:tc>
          <w:tcPr>
            <w:tcW w:w="1715" w:type="dxa"/>
            <w:tcBorders>
              <w:bottom w:val="single" w:sz="8" w:space="0" w:color="000000"/>
              <w:right w:val="single" w:sz="8" w:space="0" w:color="000000"/>
            </w:tcBorders>
            <w:vAlign w:val="bottom"/>
          </w:tcPr>
          <w:p w14:paraId="28E69370" w14:textId="59C58D16" w:rsidR="00ED4396" w:rsidRPr="00BA156B" w:rsidDel="00BA63BC" w:rsidRDefault="00ED4396">
            <w:pPr>
              <w:autoSpaceDE w:val="0"/>
              <w:autoSpaceDN w:val="0"/>
              <w:adjustRightInd w:val="0"/>
              <w:spacing w:line="360" w:lineRule="atLeast"/>
              <w:rPr>
                <w:del w:id="4468" w:author="Regina Casanova" w:date="2018-07-07T15:18:00Z"/>
                <w:rFonts w:cs="Times New Roman"/>
                <w:color w:val="000000"/>
                <w:lang w:val="es-PE"/>
              </w:rPr>
            </w:pPr>
            <w:del w:id="446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30B2FAEB" w14:textId="0AC25B9D" w:rsidR="00ED4396" w:rsidRPr="00BA156B" w:rsidDel="00BA63BC" w:rsidRDefault="00ED4396">
            <w:pPr>
              <w:autoSpaceDE w:val="0"/>
              <w:autoSpaceDN w:val="0"/>
              <w:adjustRightInd w:val="0"/>
              <w:spacing w:line="360" w:lineRule="atLeast"/>
              <w:rPr>
                <w:del w:id="4470" w:author="Regina Casanova" w:date="2018-07-07T15:18:00Z"/>
                <w:rFonts w:cs="Times New Roman"/>
                <w:color w:val="000000"/>
                <w:lang w:val="es-PE"/>
              </w:rPr>
            </w:pPr>
            <w:del w:id="4471" w:author="Regina Casanova" w:date="2018-07-07T15:18:00Z">
              <w:r w:rsidRPr="00BA156B" w:rsidDel="00BA63BC">
                <w:rPr>
                  <w:rFonts w:cs="Times New Roman"/>
                  <w:color w:val="000000"/>
                  <w:lang w:val="es-PE"/>
                </w:rPr>
                <w:delText>Reportes consolidados (por tipo de nivel)</w:delText>
              </w:r>
            </w:del>
          </w:p>
        </w:tc>
        <w:tc>
          <w:tcPr>
            <w:tcW w:w="5380" w:type="dxa"/>
            <w:tcBorders>
              <w:bottom w:val="single" w:sz="8" w:space="0" w:color="000000"/>
              <w:right w:val="single" w:sz="8" w:space="0" w:color="000000"/>
            </w:tcBorders>
            <w:vAlign w:val="bottom"/>
          </w:tcPr>
          <w:p w14:paraId="5D50CAEF" w14:textId="646D3580" w:rsidR="00ED4396" w:rsidRPr="00BA156B" w:rsidDel="00BA63BC" w:rsidRDefault="00D00DDC">
            <w:pPr>
              <w:autoSpaceDE w:val="0"/>
              <w:autoSpaceDN w:val="0"/>
              <w:adjustRightInd w:val="0"/>
              <w:spacing w:line="360" w:lineRule="atLeast"/>
              <w:rPr>
                <w:del w:id="4472" w:author="Regina Casanova" w:date="2018-07-07T15:18:00Z"/>
                <w:rFonts w:cs="Times New Roman"/>
                <w:color w:val="000000"/>
                <w:lang w:val="es-PE"/>
              </w:rPr>
            </w:pPr>
            <w:del w:id="447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474" w:author="Regina Casanova" w:date="2018-06-18T17:53:00Z">
              <w:r w:rsidR="00ED4396" w:rsidRPr="00BA156B" w:rsidDel="00E94926">
                <w:rPr>
                  <w:rFonts w:cs="Times New Roman"/>
                  <w:color w:val="000000"/>
                  <w:lang w:val="es-PE"/>
                </w:rPr>
                <w:delText>sistema</w:delText>
              </w:r>
            </w:del>
            <w:del w:id="4475" w:author="Regina Casanova" w:date="2018-07-07T15:18:00Z">
              <w:r w:rsidR="00ED4396" w:rsidRPr="00BA156B" w:rsidDel="00BA63BC">
                <w:rPr>
                  <w:rFonts w:cs="Times New Roman"/>
                  <w:color w:val="000000"/>
                  <w:lang w:val="es-PE"/>
                </w:rPr>
                <w:delText xml:space="preserve"> quiero ver reportes de todos los reclamos presentados en diversas IPRESS clasificados por niveles para poder elaborar planes de acción en distintos niveles</w:delText>
              </w:r>
            </w:del>
          </w:p>
        </w:tc>
        <w:tc>
          <w:tcPr>
            <w:tcW w:w="2341" w:type="dxa"/>
            <w:tcBorders>
              <w:bottom w:val="single" w:sz="8" w:space="0" w:color="000000"/>
              <w:right w:val="single" w:sz="8" w:space="0" w:color="000000"/>
            </w:tcBorders>
            <w:vAlign w:val="bottom"/>
          </w:tcPr>
          <w:p w14:paraId="7F860A30" w14:textId="4CAA50AE" w:rsidR="00ED4396" w:rsidRPr="00BA156B" w:rsidDel="00BA63BC" w:rsidRDefault="00ED4396">
            <w:pPr>
              <w:autoSpaceDE w:val="0"/>
              <w:autoSpaceDN w:val="0"/>
              <w:adjustRightInd w:val="0"/>
              <w:spacing w:line="360" w:lineRule="atLeast"/>
              <w:rPr>
                <w:del w:id="4476" w:author="Regina Casanova" w:date="2018-07-07T15:18:00Z"/>
                <w:rFonts w:cs="Times New Roman"/>
                <w:color w:val="000000"/>
                <w:lang w:val="es-PE"/>
              </w:rPr>
            </w:pPr>
            <w:del w:id="4477" w:author="Regina Casanova" w:date="2018-07-07T15:18:00Z">
              <w:r w:rsidRPr="00BA156B" w:rsidDel="00BA63BC">
                <w:rPr>
                  <w:rFonts w:cs="Times New Roman"/>
                  <w:color w:val="000000"/>
                  <w:lang w:val="es-PE"/>
                </w:rPr>
                <w:delText>Tabla de reporte consolidado de todos los reclamos presentados. Descargable en Excel y PDF.</w:delText>
              </w:r>
            </w:del>
          </w:p>
        </w:tc>
        <w:tc>
          <w:tcPr>
            <w:tcW w:w="1559" w:type="dxa"/>
            <w:tcBorders>
              <w:bottom w:val="single" w:sz="8" w:space="0" w:color="000000"/>
              <w:right w:val="single" w:sz="8" w:space="0" w:color="000000"/>
            </w:tcBorders>
            <w:vAlign w:val="bottom"/>
          </w:tcPr>
          <w:p w14:paraId="5441CBB2" w14:textId="3CE6139B" w:rsidR="00ED4396" w:rsidRPr="00BA156B" w:rsidDel="00BA63BC" w:rsidRDefault="00ED4396">
            <w:pPr>
              <w:autoSpaceDE w:val="0"/>
              <w:autoSpaceDN w:val="0"/>
              <w:adjustRightInd w:val="0"/>
              <w:spacing w:line="360" w:lineRule="atLeast"/>
              <w:rPr>
                <w:del w:id="4478" w:author="Regina Casanova" w:date="2018-07-07T15:18:00Z"/>
                <w:rFonts w:cs="Times New Roman"/>
                <w:color w:val="000000"/>
                <w:lang w:val="es-PE"/>
              </w:rPr>
            </w:pPr>
            <w:del w:id="4479" w:author="Regina Casanova" w:date="2018-07-07T15:18:00Z">
              <w:r w:rsidRPr="00BA156B" w:rsidDel="00BA63BC">
                <w:rPr>
                  <w:rFonts w:cs="Times New Roman"/>
                  <w:color w:val="000000"/>
                  <w:lang w:val="es-PE"/>
                </w:rPr>
                <w:delText>Alto - 3</w:delText>
              </w:r>
            </w:del>
          </w:p>
        </w:tc>
      </w:tr>
      <w:tr w:rsidR="00ED4396" w:rsidRPr="00BA156B" w:rsidDel="00BA63BC" w14:paraId="1A9FC4EC" w14:textId="6672C3D9" w:rsidTr="00ED4396">
        <w:tblPrEx>
          <w:tblBorders>
            <w:top w:val="none" w:sz="0" w:space="0" w:color="auto"/>
          </w:tblBorders>
        </w:tblPrEx>
        <w:trPr>
          <w:del w:id="448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FAD41B" w14:textId="28B8562C" w:rsidR="00ED4396" w:rsidRPr="00BA156B" w:rsidDel="00BA63BC" w:rsidRDefault="00ED4396">
            <w:pPr>
              <w:autoSpaceDE w:val="0"/>
              <w:autoSpaceDN w:val="0"/>
              <w:adjustRightInd w:val="0"/>
              <w:spacing w:line="360" w:lineRule="atLeast"/>
              <w:jc w:val="right"/>
              <w:rPr>
                <w:del w:id="4481" w:author="Regina Casanova" w:date="2018-07-07T15:18:00Z"/>
                <w:rFonts w:cs="Times New Roman"/>
                <w:color w:val="000000"/>
                <w:lang w:val="es-PE"/>
              </w:rPr>
            </w:pPr>
            <w:del w:id="4482" w:author="Regina Casanova" w:date="2018-07-07T15:18:00Z">
              <w:r w:rsidRPr="00BA156B" w:rsidDel="00BA63BC">
                <w:rPr>
                  <w:rFonts w:cs="Times New Roman"/>
                  <w:color w:val="000000"/>
                  <w:lang w:val="es-PE"/>
                </w:rPr>
                <w:delText>26</w:delText>
              </w:r>
            </w:del>
          </w:p>
        </w:tc>
        <w:tc>
          <w:tcPr>
            <w:tcW w:w="1715" w:type="dxa"/>
            <w:tcBorders>
              <w:bottom w:val="single" w:sz="8" w:space="0" w:color="000000"/>
              <w:right w:val="single" w:sz="8" w:space="0" w:color="000000"/>
            </w:tcBorders>
            <w:shd w:val="clear" w:color="auto" w:fill="E1E0E0"/>
            <w:vAlign w:val="bottom"/>
          </w:tcPr>
          <w:p w14:paraId="19A7B234" w14:textId="42CEA1E3" w:rsidR="00ED4396" w:rsidRPr="00BA156B" w:rsidDel="00BA63BC" w:rsidRDefault="00ED4396">
            <w:pPr>
              <w:autoSpaceDE w:val="0"/>
              <w:autoSpaceDN w:val="0"/>
              <w:adjustRightInd w:val="0"/>
              <w:spacing w:line="360" w:lineRule="atLeast"/>
              <w:rPr>
                <w:del w:id="4483" w:author="Regina Casanova" w:date="2018-07-07T15:18:00Z"/>
                <w:rFonts w:cs="Times New Roman"/>
                <w:color w:val="000000"/>
                <w:lang w:val="es-PE"/>
              </w:rPr>
            </w:pPr>
            <w:del w:id="448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516C36AD" w14:textId="0C255B62" w:rsidR="00ED4396" w:rsidRPr="00BA156B" w:rsidDel="00BA63BC" w:rsidRDefault="00ED4396">
            <w:pPr>
              <w:autoSpaceDE w:val="0"/>
              <w:autoSpaceDN w:val="0"/>
              <w:adjustRightInd w:val="0"/>
              <w:spacing w:line="360" w:lineRule="atLeast"/>
              <w:rPr>
                <w:del w:id="4485" w:author="Regina Casanova" w:date="2018-07-07T15:18:00Z"/>
                <w:rFonts w:cs="Times New Roman"/>
                <w:color w:val="000000"/>
                <w:lang w:val="es-PE"/>
              </w:rPr>
            </w:pPr>
            <w:del w:id="4486" w:author="Regina Casanova" w:date="2018-07-07T15:18:00Z">
              <w:r w:rsidRPr="00BA156B" w:rsidDel="00BA63BC">
                <w:rPr>
                  <w:rFonts w:cs="Times New Roman"/>
                  <w:color w:val="000000"/>
                  <w:lang w:val="es-PE"/>
                </w:rPr>
                <w:delText>Componente educativo</w:delText>
              </w:r>
            </w:del>
          </w:p>
        </w:tc>
        <w:tc>
          <w:tcPr>
            <w:tcW w:w="5380" w:type="dxa"/>
            <w:tcBorders>
              <w:bottom w:val="single" w:sz="8" w:space="0" w:color="000000"/>
              <w:right w:val="single" w:sz="8" w:space="0" w:color="000000"/>
            </w:tcBorders>
            <w:shd w:val="clear" w:color="auto" w:fill="E1E0E0"/>
            <w:vAlign w:val="bottom"/>
          </w:tcPr>
          <w:p w14:paraId="3F7A771F" w14:textId="30690720" w:rsidR="00ED4396" w:rsidRPr="00BA156B" w:rsidDel="00BA63BC" w:rsidRDefault="00D00DDC">
            <w:pPr>
              <w:autoSpaceDE w:val="0"/>
              <w:autoSpaceDN w:val="0"/>
              <w:adjustRightInd w:val="0"/>
              <w:spacing w:line="360" w:lineRule="atLeast"/>
              <w:rPr>
                <w:del w:id="4487" w:author="Regina Casanova" w:date="2018-07-07T15:18:00Z"/>
                <w:rFonts w:cs="Times New Roman"/>
                <w:color w:val="000000"/>
                <w:lang w:val="es-PE"/>
              </w:rPr>
            </w:pPr>
            <w:del w:id="448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489" w:author="Regina Casanova" w:date="2018-06-18T17:53:00Z">
              <w:r w:rsidR="00ED4396" w:rsidRPr="00BA156B" w:rsidDel="00E94926">
                <w:rPr>
                  <w:rFonts w:cs="Times New Roman"/>
                  <w:color w:val="000000"/>
                  <w:lang w:val="es-PE"/>
                </w:rPr>
                <w:delText xml:space="preserve">sistema </w:delText>
              </w:r>
            </w:del>
            <w:del w:id="4490" w:author="Regina Casanova" w:date="2018-07-07T15:18:00Z">
              <w:r w:rsidR="00ED4396" w:rsidRPr="00BA156B" w:rsidDel="00BA63BC">
                <w:rPr>
                  <w:rFonts w:cs="Times New Roman"/>
                  <w:color w:val="000000"/>
                  <w:lang w:val="es-PE"/>
                </w:rPr>
                <w:delText>quiero poder inculcar la cultura de los reclamos a los ciudadano para poder tener buena información que sea verdaderamente reclamo</w:delText>
              </w:r>
            </w:del>
          </w:p>
        </w:tc>
        <w:tc>
          <w:tcPr>
            <w:tcW w:w="2341" w:type="dxa"/>
            <w:tcBorders>
              <w:bottom w:val="single" w:sz="8" w:space="0" w:color="000000"/>
              <w:right w:val="single" w:sz="8" w:space="0" w:color="000000"/>
            </w:tcBorders>
            <w:shd w:val="clear" w:color="auto" w:fill="E1E0E0"/>
            <w:vAlign w:val="bottom"/>
          </w:tcPr>
          <w:p w14:paraId="5838A5CB" w14:textId="36945671" w:rsidR="00ED4396" w:rsidRPr="00BA156B" w:rsidDel="00BA63BC" w:rsidRDefault="00ED4396">
            <w:pPr>
              <w:autoSpaceDE w:val="0"/>
              <w:autoSpaceDN w:val="0"/>
              <w:adjustRightInd w:val="0"/>
              <w:spacing w:line="360" w:lineRule="atLeast"/>
              <w:rPr>
                <w:del w:id="4491" w:author="Regina Casanova" w:date="2018-07-07T15:18:00Z"/>
                <w:rFonts w:cs="Times New Roman"/>
                <w:color w:val="000000"/>
                <w:lang w:val="es-PE"/>
              </w:rPr>
            </w:pPr>
            <w:del w:id="4492" w:author="Regina Casanova" w:date="2018-07-07T15:18:00Z">
              <w:r w:rsidRPr="00BA156B" w:rsidDel="00BA63BC">
                <w:rPr>
                  <w:rFonts w:cs="Times New Roman"/>
                  <w:color w:val="000000"/>
                  <w:lang w:val="es-PE"/>
                </w:rPr>
                <w:delText xml:space="preserve">Pequeño tutorial para poder explicar cómo funciona el </w:delText>
              </w:r>
            </w:del>
            <w:del w:id="4493" w:author="Regina Casanova" w:date="2018-06-18T17:53:00Z">
              <w:r w:rsidRPr="00BA156B" w:rsidDel="00E94926">
                <w:rPr>
                  <w:rFonts w:cs="Times New Roman"/>
                  <w:color w:val="000000"/>
                  <w:lang w:val="es-PE"/>
                </w:rPr>
                <w:delText>sistema</w:delText>
              </w:r>
            </w:del>
            <w:del w:id="4494" w:author="Regina Casanova" w:date="2018-07-07T15:18:00Z">
              <w:r w:rsidRPr="00BA156B" w:rsidDel="00BA63BC">
                <w:rPr>
                  <w:rFonts w:cs="Times New Roman"/>
                  <w:color w:val="000000"/>
                  <w:lang w:val="es-PE"/>
                </w:rPr>
                <w:delText xml:space="preserve"> y mostrar diferencias de reclamo, queja y sugerencia</w:delText>
              </w:r>
            </w:del>
          </w:p>
        </w:tc>
        <w:tc>
          <w:tcPr>
            <w:tcW w:w="1559" w:type="dxa"/>
            <w:tcBorders>
              <w:bottom w:val="single" w:sz="8" w:space="0" w:color="000000"/>
              <w:right w:val="single" w:sz="8" w:space="0" w:color="000000"/>
            </w:tcBorders>
            <w:shd w:val="clear" w:color="auto" w:fill="E1E0E0"/>
            <w:vAlign w:val="bottom"/>
          </w:tcPr>
          <w:p w14:paraId="103D4C2B" w14:textId="73C4F833" w:rsidR="00ED4396" w:rsidRPr="00BA156B" w:rsidDel="00BA63BC" w:rsidRDefault="00ED4396">
            <w:pPr>
              <w:autoSpaceDE w:val="0"/>
              <w:autoSpaceDN w:val="0"/>
              <w:adjustRightInd w:val="0"/>
              <w:spacing w:line="360" w:lineRule="atLeast"/>
              <w:rPr>
                <w:del w:id="4495" w:author="Regina Casanova" w:date="2018-07-07T15:18:00Z"/>
                <w:rFonts w:cs="Times New Roman"/>
                <w:color w:val="000000"/>
                <w:lang w:val="es-PE"/>
              </w:rPr>
            </w:pPr>
            <w:del w:id="4496" w:author="Regina Casanova" w:date="2018-07-07T15:18:00Z">
              <w:r w:rsidRPr="00BA156B" w:rsidDel="00BA63BC">
                <w:rPr>
                  <w:rFonts w:cs="Times New Roman"/>
                  <w:color w:val="000000"/>
                  <w:lang w:val="es-PE"/>
                </w:rPr>
                <w:delText>Medio - 2</w:delText>
              </w:r>
            </w:del>
          </w:p>
        </w:tc>
      </w:tr>
      <w:tr w:rsidR="00ED4396" w:rsidRPr="00BA156B" w:rsidDel="00BA63BC" w14:paraId="57440E68" w14:textId="439138D3" w:rsidTr="00ED4396">
        <w:tblPrEx>
          <w:tblBorders>
            <w:top w:val="none" w:sz="0" w:space="0" w:color="auto"/>
          </w:tblBorders>
        </w:tblPrEx>
        <w:trPr>
          <w:del w:id="4497" w:author="Regina Casanova" w:date="2018-07-07T15:18:00Z"/>
        </w:trPr>
        <w:tc>
          <w:tcPr>
            <w:tcW w:w="504" w:type="dxa"/>
            <w:tcBorders>
              <w:left w:val="single" w:sz="8" w:space="0" w:color="000000"/>
              <w:bottom w:val="single" w:sz="8" w:space="0" w:color="000000"/>
              <w:right w:val="single" w:sz="8" w:space="0" w:color="000000"/>
            </w:tcBorders>
            <w:vAlign w:val="bottom"/>
          </w:tcPr>
          <w:p w14:paraId="7E524728" w14:textId="5BD03778" w:rsidR="00ED4396" w:rsidRPr="00BA156B" w:rsidDel="00BA63BC" w:rsidRDefault="00ED4396">
            <w:pPr>
              <w:autoSpaceDE w:val="0"/>
              <w:autoSpaceDN w:val="0"/>
              <w:adjustRightInd w:val="0"/>
              <w:spacing w:line="360" w:lineRule="atLeast"/>
              <w:jc w:val="right"/>
              <w:rPr>
                <w:del w:id="4498" w:author="Regina Casanova" w:date="2018-07-07T15:18:00Z"/>
                <w:rFonts w:cs="Times New Roman"/>
                <w:color w:val="000000"/>
                <w:lang w:val="es-PE"/>
              </w:rPr>
            </w:pPr>
            <w:del w:id="4499" w:author="Regina Casanova" w:date="2018-07-07T15:18:00Z">
              <w:r w:rsidRPr="00BA156B" w:rsidDel="00BA63BC">
                <w:rPr>
                  <w:rFonts w:cs="Times New Roman"/>
                  <w:color w:val="000000"/>
                  <w:lang w:val="es-PE"/>
                </w:rPr>
                <w:delText>27</w:delText>
              </w:r>
            </w:del>
          </w:p>
        </w:tc>
        <w:tc>
          <w:tcPr>
            <w:tcW w:w="1715" w:type="dxa"/>
            <w:tcBorders>
              <w:bottom w:val="single" w:sz="8" w:space="0" w:color="000000"/>
              <w:right w:val="single" w:sz="8" w:space="0" w:color="000000"/>
            </w:tcBorders>
            <w:vAlign w:val="bottom"/>
          </w:tcPr>
          <w:p w14:paraId="3580B6ED" w14:textId="5DECD60D" w:rsidR="00ED4396" w:rsidRPr="00BA156B" w:rsidDel="00BA63BC" w:rsidRDefault="00ED4396">
            <w:pPr>
              <w:autoSpaceDE w:val="0"/>
              <w:autoSpaceDN w:val="0"/>
              <w:adjustRightInd w:val="0"/>
              <w:spacing w:line="360" w:lineRule="atLeast"/>
              <w:rPr>
                <w:del w:id="4500" w:author="Regina Casanova" w:date="2018-07-07T15:18:00Z"/>
                <w:rFonts w:cs="Times New Roman"/>
                <w:color w:val="000000"/>
                <w:lang w:val="es-PE"/>
              </w:rPr>
            </w:pPr>
            <w:del w:id="450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5F6836E" w14:textId="61DC9A4B" w:rsidR="00ED4396" w:rsidRPr="00BA156B" w:rsidDel="00BA63BC" w:rsidRDefault="00ED4396">
            <w:pPr>
              <w:autoSpaceDE w:val="0"/>
              <w:autoSpaceDN w:val="0"/>
              <w:adjustRightInd w:val="0"/>
              <w:spacing w:line="360" w:lineRule="atLeast"/>
              <w:rPr>
                <w:del w:id="4502" w:author="Regina Casanova" w:date="2018-07-07T15:18:00Z"/>
                <w:rFonts w:cs="Times New Roman"/>
                <w:color w:val="000000"/>
                <w:lang w:val="es-PE"/>
              </w:rPr>
            </w:pPr>
            <w:del w:id="4503" w:author="Regina Casanova" w:date="2018-07-07T15:18:00Z">
              <w:r w:rsidRPr="00BA156B" w:rsidDel="00BA63BC">
                <w:rPr>
                  <w:rFonts w:cs="Times New Roman"/>
                  <w:color w:val="000000"/>
                  <w:lang w:val="es-PE"/>
                </w:rPr>
                <w:delText>Mostrar que mejoras se hicieron x reclamos presentados</w:delText>
              </w:r>
            </w:del>
          </w:p>
        </w:tc>
        <w:tc>
          <w:tcPr>
            <w:tcW w:w="5380" w:type="dxa"/>
            <w:tcBorders>
              <w:bottom w:val="single" w:sz="8" w:space="0" w:color="000000"/>
              <w:right w:val="single" w:sz="8" w:space="0" w:color="000000"/>
            </w:tcBorders>
            <w:vAlign w:val="bottom"/>
          </w:tcPr>
          <w:p w14:paraId="7D1CEAEC" w14:textId="0E0CDEAC" w:rsidR="00ED4396" w:rsidRPr="00BA156B" w:rsidDel="00BA63BC" w:rsidRDefault="00D00DDC">
            <w:pPr>
              <w:autoSpaceDE w:val="0"/>
              <w:autoSpaceDN w:val="0"/>
              <w:adjustRightInd w:val="0"/>
              <w:spacing w:line="360" w:lineRule="atLeast"/>
              <w:rPr>
                <w:del w:id="4504" w:author="Regina Casanova" w:date="2018-07-07T15:18:00Z"/>
                <w:rFonts w:cs="Times New Roman"/>
                <w:color w:val="000000"/>
                <w:lang w:val="es-PE"/>
              </w:rPr>
            </w:pPr>
            <w:del w:id="450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506" w:author="Regina Casanova" w:date="2018-06-18T17:53:00Z">
              <w:r w:rsidR="00ED4396" w:rsidRPr="00BA156B" w:rsidDel="00E94926">
                <w:rPr>
                  <w:rFonts w:cs="Times New Roman"/>
                  <w:color w:val="000000"/>
                  <w:lang w:val="es-PE"/>
                </w:rPr>
                <w:delText xml:space="preserve">sistema </w:delText>
              </w:r>
            </w:del>
            <w:del w:id="4507" w:author="Regina Casanova" w:date="2018-07-07T15:18:00Z">
              <w:r w:rsidR="00ED4396" w:rsidRPr="00BA156B" w:rsidDel="00BA63BC">
                <w:rPr>
                  <w:rFonts w:cs="Times New Roman"/>
                  <w:color w:val="000000"/>
                  <w:lang w:val="es-PE"/>
                </w:rPr>
                <w:delText>quiero ver que mejoras se han implementado en la IPRESS para poder verificar la correcta inversión de recursos económicos</w:delText>
              </w:r>
            </w:del>
          </w:p>
        </w:tc>
        <w:tc>
          <w:tcPr>
            <w:tcW w:w="2341" w:type="dxa"/>
            <w:tcBorders>
              <w:bottom w:val="single" w:sz="8" w:space="0" w:color="000000"/>
              <w:right w:val="single" w:sz="8" w:space="0" w:color="000000"/>
            </w:tcBorders>
            <w:vAlign w:val="bottom"/>
          </w:tcPr>
          <w:p w14:paraId="596D6960" w14:textId="5AA5D512" w:rsidR="00ED4396" w:rsidRPr="00BA156B" w:rsidDel="00BA63BC" w:rsidRDefault="00ED4396">
            <w:pPr>
              <w:autoSpaceDE w:val="0"/>
              <w:autoSpaceDN w:val="0"/>
              <w:adjustRightInd w:val="0"/>
              <w:spacing w:line="360" w:lineRule="atLeast"/>
              <w:rPr>
                <w:del w:id="4508" w:author="Regina Casanova" w:date="2018-07-07T15:18:00Z"/>
                <w:rFonts w:cs="Times New Roman"/>
                <w:color w:val="000000"/>
                <w:lang w:val="es-PE"/>
              </w:rPr>
            </w:pPr>
            <w:del w:id="4509" w:author="Regina Casanova" w:date="2018-07-07T15:18:00Z">
              <w:r w:rsidRPr="00BA156B" w:rsidDel="00BA63BC">
                <w:rPr>
                  <w:rFonts w:cs="Times New Roman"/>
                  <w:color w:val="000000"/>
                  <w:lang w:val="es-PE"/>
                </w:rPr>
                <w:delText>Parte que enseñe las mejoras que se hicieron por diversos reclamos</w:delText>
              </w:r>
            </w:del>
          </w:p>
        </w:tc>
        <w:tc>
          <w:tcPr>
            <w:tcW w:w="1559" w:type="dxa"/>
            <w:tcBorders>
              <w:bottom w:val="single" w:sz="8" w:space="0" w:color="000000"/>
              <w:right w:val="single" w:sz="8" w:space="0" w:color="000000"/>
            </w:tcBorders>
            <w:vAlign w:val="bottom"/>
          </w:tcPr>
          <w:p w14:paraId="55707BA3" w14:textId="26EBEA88" w:rsidR="00ED4396" w:rsidRPr="00BA156B" w:rsidDel="00BA63BC" w:rsidRDefault="00ED4396">
            <w:pPr>
              <w:autoSpaceDE w:val="0"/>
              <w:autoSpaceDN w:val="0"/>
              <w:adjustRightInd w:val="0"/>
              <w:spacing w:line="360" w:lineRule="atLeast"/>
              <w:rPr>
                <w:del w:id="4510" w:author="Regina Casanova" w:date="2018-07-07T15:18:00Z"/>
                <w:rFonts w:cs="Times New Roman"/>
                <w:color w:val="000000"/>
                <w:lang w:val="es-PE"/>
              </w:rPr>
            </w:pPr>
            <w:del w:id="4511" w:author="Regina Casanova" w:date="2018-07-07T15:18:00Z">
              <w:r w:rsidRPr="00BA156B" w:rsidDel="00BA63BC">
                <w:rPr>
                  <w:rFonts w:cs="Times New Roman"/>
                  <w:color w:val="000000"/>
                  <w:lang w:val="es-PE"/>
                </w:rPr>
                <w:delText>Medio - 2</w:delText>
              </w:r>
            </w:del>
          </w:p>
        </w:tc>
      </w:tr>
      <w:tr w:rsidR="00ED4396" w:rsidRPr="00BA156B" w:rsidDel="00BA63BC" w14:paraId="0B583691" w14:textId="2C40B65B" w:rsidTr="00ED4396">
        <w:tblPrEx>
          <w:tblBorders>
            <w:top w:val="none" w:sz="0" w:space="0" w:color="auto"/>
          </w:tblBorders>
        </w:tblPrEx>
        <w:trPr>
          <w:del w:id="451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68E97EBA" w14:textId="353DD331" w:rsidR="00ED4396" w:rsidRPr="00BA156B" w:rsidDel="00BA63BC" w:rsidRDefault="00ED4396">
            <w:pPr>
              <w:autoSpaceDE w:val="0"/>
              <w:autoSpaceDN w:val="0"/>
              <w:adjustRightInd w:val="0"/>
              <w:spacing w:line="360" w:lineRule="atLeast"/>
              <w:jc w:val="right"/>
              <w:rPr>
                <w:del w:id="4513" w:author="Regina Casanova" w:date="2018-07-07T15:18:00Z"/>
                <w:rFonts w:cs="Times New Roman"/>
                <w:color w:val="000000"/>
                <w:lang w:val="es-PE"/>
              </w:rPr>
            </w:pPr>
            <w:del w:id="4514" w:author="Regina Casanova" w:date="2018-07-07T15:18:00Z">
              <w:r w:rsidRPr="00BA156B" w:rsidDel="00BA63BC">
                <w:rPr>
                  <w:rFonts w:cs="Times New Roman"/>
                  <w:color w:val="000000"/>
                  <w:lang w:val="es-PE"/>
                </w:rPr>
                <w:delText>28</w:delText>
              </w:r>
            </w:del>
          </w:p>
        </w:tc>
        <w:tc>
          <w:tcPr>
            <w:tcW w:w="1715" w:type="dxa"/>
            <w:tcBorders>
              <w:bottom w:val="single" w:sz="8" w:space="0" w:color="000000"/>
              <w:right w:val="single" w:sz="8" w:space="0" w:color="000000"/>
            </w:tcBorders>
            <w:shd w:val="clear" w:color="auto" w:fill="E1E0E0"/>
            <w:vAlign w:val="bottom"/>
          </w:tcPr>
          <w:p w14:paraId="60AF8254" w14:textId="1FDBBECB" w:rsidR="00ED4396" w:rsidRPr="00BA156B" w:rsidDel="00BA63BC" w:rsidRDefault="00ED4396">
            <w:pPr>
              <w:autoSpaceDE w:val="0"/>
              <w:autoSpaceDN w:val="0"/>
              <w:adjustRightInd w:val="0"/>
              <w:spacing w:line="360" w:lineRule="atLeast"/>
              <w:rPr>
                <w:del w:id="4515" w:author="Regina Casanova" w:date="2018-07-07T15:18:00Z"/>
                <w:rFonts w:cs="Times New Roman"/>
                <w:color w:val="000000"/>
                <w:lang w:val="es-PE"/>
              </w:rPr>
            </w:pPr>
            <w:del w:id="451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4827CBC6" w14:textId="4C3329DE" w:rsidR="00ED4396" w:rsidRPr="00BA156B" w:rsidDel="00BA63BC" w:rsidRDefault="00ED4396">
            <w:pPr>
              <w:autoSpaceDE w:val="0"/>
              <w:autoSpaceDN w:val="0"/>
              <w:adjustRightInd w:val="0"/>
              <w:spacing w:line="360" w:lineRule="atLeast"/>
              <w:rPr>
                <w:del w:id="4517" w:author="Regina Casanova" w:date="2018-07-07T15:18:00Z"/>
                <w:rFonts w:cs="Times New Roman"/>
                <w:color w:val="000000"/>
                <w:lang w:val="es-PE"/>
              </w:rPr>
            </w:pPr>
            <w:del w:id="4518" w:author="Regina Casanova" w:date="2018-07-07T15:18:00Z">
              <w:r w:rsidRPr="00BA156B" w:rsidDel="00BA63BC">
                <w:rPr>
                  <w:rFonts w:cs="Times New Roman"/>
                  <w:color w:val="000000"/>
                  <w:lang w:val="es-PE"/>
                </w:rPr>
                <w:delText>Que directivos se enteren de lo que ocurre en la IPRESS</w:delText>
              </w:r>
            </w:del>
          </w:p>
        </w:tc>
        <w:tc>
          <w:tcPr>
            <w:tcW w:w="5380" w:type="dxa"/>
            <w:tcBorders>
              <w:bottom w:val="single" w:sz="8" w:space="0" w:color="000000"/>
              <w:right w:val="single" w:sz="8" w:space="0" w:color="000000"/>
            </w:tcBorders>
            <w:shd w:val="clear" w:color="auto" w:fill="E1E0E0"/>
            <w:vAlign w:val="bottom"/>
          </w:tcPr>
          <w:p w14:paraId="39C13D0D" w14:textId="3CB66442" w:rsidR="00ED4396" w:rsidRPr="00BA156B" w:rsidDel="00BA63BC" w:rsidRDefault="00D00DDC">
            <w:pPr>
              <w:autoSpaceDE w:val="0"/>
              <w:autoSpaceDN w:val="0"/>
              <w:adjustRightInd w:val="0"/>
              <w:spacing w:line="360" w:lineRule="atLeast"/>
              <w:rPr>
                <w:del w:id="4519" w:author="Regina Casanova" w:date="2018-07-07T15:18:00Z"/>
                <w:rFonts w:cs="Times New Roman"/>
                <w:color w:val="000000"/>
                <w:lang w:val="es-PE"/>
              </w:rPr>
            </w:pPr>
            <w:del w:id="452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521" w:author="Regina Casanova" w:date="2018-06-18T17:53:00Z">
              <w:r w:rsidR="00ED4396" w:rsidRPr="00BA156B" w:rsidDel="00E94926">
                <w:rPr>
                  <w:rFonts w:cs="Times New Roman"/>
                  <w:color w:val="000000"/>
                  <w:lang w:val="es-PE"/>
                </w:rPr>
                <w:delText xml:space="preserve">sistema </w:delText>
              </w:r>
            </w:del>
            <w:del w:id="4522" w:author="Regina Casanova" w:date="2018-07-07T15:18:00Z">
              <w:r w:rsidR="00ED4396" w:rsidRPr="00BA156B" w:rsidDel="00BA63BC">
                <w:rPr>
                  <w:rFonts w:cs="Times New Roman"/>
                  <w:color w:val="000000"/>
                  <w:lang w:val="es-PE"/>
                </w:rPr>
                <w:delText>quiero que los gestores de IPRESS se enteren de todo lo que ocurre dentro para poder ver las mejoras que propongan a estos problemas</w:delText>
              </w:r>
            </w:del>
          </w:p>
        </w:tc>
        <w:tc>
          <w:tcPr>
            <w:tcW w:w="2341" w:type="dxa"/>
            <w:tcBorders>
              <w:bottom w:val="single" w:sz="8" w:space="0" w:color="000000"/>
              <w:right w:val="single" w:sz="8" w:space="0" w:color="000000"/>
            </w:tcBorders>
            <w:shd w:val="clear" w:color="auto" w:fill="E1E0E0"/>
            <w:vAlign w:val="bottom"/>
          </w:tcPr>
          <w:p w14:paraId="454FF88F" w14:textId="3C311D35" w:rsidR="00ED4396" w:rsidRPr="00BA156B" w:rsidDel="00BA63BC" w:rsidRDefault="00ED4396">
            <w:pPr>
              <w:autoSpaceDE w:val="0"/>
              <w:autoSpaceDN w:val="0"/>
              <w:adjustRightInd w:val="0"/>
              <w:spacing w:line="360" w:lineRule="atLeast"/>
              <w:rPr>
                <w:del w:id="4523" w:author="Regina Casanova" w:date="2018-07-07T15:18:00Z"/>
                <w:rFonts w:cs="Times New Roman"/>
                <w:color w:val="000000"/>
                <w:lang w:val="es-PE"/>
              </w:rPr>
            </w:pPr>
            <w:del w:id="4524" w:author="Regina Casanova" w:date="2018-07-07T15:18:00Z">
              <w:r w:rsidRPr="00BA156B" w:rsidDel="00BA63BC">
                <w:rPr>
                  <w:rFonts w:cs="Times New Roman"/>
                  <w:color w:val="000000"/>
                  <w:lang w:val="es-PE"/>
                </w:rPr>
                <w:delText>Función de visto por ciertos gestores en parte de reclamos</w:delText>
              </w:r>
            </w:del>
          </w:p>
        </w:tc>
        <w:tc>
          <w:tcPr>
            <w:tcW w:w="1559" w:type="dxa"/>
            <w:tcBorders>
              <w:bottom w:val="single" w:sz="8" w:space="0" w:color="000000"/>
              <w:right w:val="single" w:sz="8" w:space="0" w:color="000000"/>
            </w:tcBorders>
            <w:shd w:val="clear" w:color="auto" w:fill="E1E0E0"/>
            <w:vAlign w:val="bottom"/>
          </w:tcPr>
          <w:p w14:paraId="27FF61D0" w14:textId="433A3CF1" w:rsidR="00ED4396" w:rsidRPr="00BA156B" w:rsidDel="00BA63BC" w:rsidRDefault="00ED4396">
            <w:pPr>
              <w:autoSpaceDE w:val="0"/>
              <w:autoSpaceDN w:val="0"/>
              <w:adjustRightInd w:val="0"/>
              <w:spacing w:line="360" w:lineRule="atLeast"/>
              <w:rPr>
                <w:del w:id="4525" w:author="Regina Casanova" w:date="2018-07-07T15:18:00Z"/>
                <w:rFonts w:cs="Times New Roman"/>
                <w:color w:val="000000"/>
                <w:lang w:val="es-PE"/>
              </w:rPr>
            </w:pPr>
            <w:del w:id="4526" w:author="Regina Casanova" w:date="2018-07-07T15:18:00Z">
              <w:r w:rsidRPr="00BA156B" w:rsidDel="00BA63BC">
                <w:rPr>
                  <w:rFonts w:cs="Times New Roman"/>
                  <w:color w:val="000000"/>
                  <w:lang w:val="es-PE"/>
                </w:rPr>
                <w:delText>Medio - 2</w:delText>
              </w:r>
            </w:del>
          </w:p>
        </w:tc>
      </w:tr>
      <w:tr w:rsidR="00ED4396" w:rsidRPr="00BA156B" w:rsidDel="00BA63BC" w14:paraId="637EAF01" w14:textId="6B47C6E5" w:rsidTr="00ED4396">
        <w:tblPrEx>
          <w:tblBorders>
            <w:top w:val="none" w:sz="0" w:space="0" w:color="auto"/>
          </w:tblBorders>
        </w:tblPrEx>
        <w:trPr>
          <w:del w:id="4527" w:author="Regina Casanova" w:date="2018-07-07T15:18:00Z"/>
        </w:trPr>
        <w:tc>
          <w:tcPr>
            <w:tcW w:w="504" w:type="dxa"/>
            <w:tcBorders>
              <w:left w:val="single" w:sz="8" w:space="0" w:color="000000"/>
              <w:bottom w:val="single" w:sz="8" w:space="0" w:color="000000"/>
              <w:right w:val="single" w:sz="8" w:space="0" w:color="000000"/>
            </w:tcBorders>
            <w:vAlign w:val="bottom"/>
          </w:tcPr>
          <w:p w14:paraId="52320F86" w14:textId="49A07B81" w:rsidR="00ED4396" w:rsidRPr="00BA156B" w:rsidDel="00BA63BC" w:rsidRDefault="00ED4396">
            <w:pPr>
              <w:autoSpaceDE w:val="0"/>
              <w:autoSpaceDN w:val="0"/>
              <w:adjustRightInd w:val="0"/>
              <w:spacing w:line="360" w:lineRule="atLeast"/>
              <w:jc w:val="right"/>
              <w:rPr>
                <w:del w:id="4528" w:author="Regina Casanova" w:date="2018-07-07T15:18:00Z"/>
                <w:rFonts w:cs="Times New Roman"/>
                <w:color w:val="000000"/>
                <w:lang w:val="es-PE"/>
              </w:rPr>
            </w:pPr>
            <w:del w:id="4529" w:author="Regina Casanova" w:date="2018-07-07T15:18:00Z">
              <w:r w:rsidRPr="00BA156B" w:rsidDel="00BA63BC">
                <w:rPr>
                  <w:rFonts w:cs="Times New Roman"/>
                  <w:color w:val="000000"/>
                  <w:lang w:val="es-PE"/>
                </w:rPr>
                <w:delText>29</w:delText>
              </w:r>
            </w:del>
          </w:p>
        </w:tc>
        <w:tc>
          <w:tcPr>
            <w:tcW w:w="1715" w:type="dxa"/>
            <w:tcBorders>
              <w:bottom w:val="single" w:sz="8" w:space="0" w:color="000000"/>
              <w:right w:val="single" w:sz="8" w:space="0" w:color="000000"/>
            </w:tcBorders>
            <w:vAlign w:val="bottom"/>
          </w:tcPr>
          <w:p w14:paraId="658A6005" w14:textId="2CAED16A" w:rsidR="00ED4396" w:rsidRPr="00BA156B" w:rsidDel="00BA63BC" w:rsidRDefault="00ED4396">
            <w:pPr>
              <w:autoSpaceDE w:val="0"/>
              <w:autoSpaceDN w:val="0"/>
              <w:adjustRightInd w:val="0"/>
              <w:spacing w:line="360" w:lineRule="atLeast"/>
              <w:rPr>
                <w:del w:id="4530" w:author="Regina Casanova" w:date="2018-07-07T15:18:00Z"/>
                <w:rFonts w:cs="Times New Roman"/>
                <w:color w:val="000000"/>
                <w:lang w:val="es-PE"/>
              </w:rPr>
            </w:pPr>
            <w:del w:id="453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08927F94" w14:textId="49A4A946" w:rsidR="00ED4396" w:rsidRPr="00BA156B" w:rsidDel="00BA63BC" w:rsidRDefault="00ED4396">
            <w:pPr>
              <w:autoSpaceDE w:val="0"/>
              <w:autoSpaceDN w:val="0"/>
              <w:adjustRightInd w:val="0"/>
              <w:spacing w:line="360" w:lineRule="atLeast"/>
              <w:rPr>
                <w:del w:id="4532" w:author="Regina Casanova" w:date="2018-07-07T15:18:00Z"/>
                <w:rFonts w:cs="Times New Roman"/>
                <w:color w:val="000000"/>
                <w:lang w:val="es-PE"/>
              </w:rPr>
            </w:pPr>
            <w:del w:id="4533" w:author="Regina Casanova" w:date="2018-07-07T15:18:00Z">
              <w:r w:rsidRPr="00BA156B" w:rsidDel="00BA63BC">
                <w:rPr>
                  <w:rFonts w:cs="Times New Roman"/>
                  <w:color w:val="000000"/>
                  <w:lang w:val="es-PE"/>
                </w:rPr>
                <w:delText>Juntar reclamos para mostrar cuantos tienen el problema y posibles soluciones</w:delText>
              </w:r>
            </w:del>
          </w:p>
        </w:tc>
        <w:tc>
          <w:tcPr>
            <w:tcW w:w="5380" w:type="dxa"/>
            <w:tcBorders>
              <w:bottom w:val="single" w:sz="8" w:space="0" w:color="000000"/>
              <w:right w:val="single" w:sz="8" w:space="0" w:color="000000"/>
            </w:tcBorders>
            <w:vAlign w:val="bottom"/>
          </w:tcPr>
          <w:p w14:paraId="7735097C" w14:textId="3C10779A" w:rsidR="00ED4396" w:rsidRPr="00BA156B" w:rsidDel="00BA63BC" w:rsidRDefault="00D00DDC">
            <w:pPr>
              <w:autoSpaceDE w:val="0"/>
              <w:autoSpaceDN w:val="0"/>
              <w:adjustRightInd w:val="0"/>
              <w:spacing w:line="360" w:lineRule="atLeast"/>
              <w:rPr>
                <w:del w:id="4534" w:author="Regina Casanova" w:date="2018-07-07T15:18:00Z"/>
                <w:rFonts w:cs="Times New Roman"/>
                <w:color w:val="000000"/>
                <w:lang w:val="es-PE"/>
              </w:rPr>
            </w:pPr>
            <w:del w:id="453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536" w:author="Regina Casanova" w:date="2018-06-18T17:53:00Z">
              <w:r w:rsidR="00ED4396" w:rsidRPr="00BA156B" w:rsidDel="00E94926">
                <w:rPr>
                  <w:rFonts w:cs="Times New Roman"/>
                  <w:color w:val="000000"/>
                  <w:lang w:val="es-PE"/>
                </w:rPr>
                <w:delText xml:space="preserve">sistema </w:delText>
              </w:r>
            </w:del>
            <w:del w:id="4537" w:author="Regina Casanova" w:date="2018-07-07T15:18:00Z">
              <w:r w:rsidR="00ED4396" w:rsidRPr="00BA156B" w:rsidDel="00BA63BC">
                <w:rPr>
                  <w:rFonts w:cs="Times New Roman"/>
                  <w:color w:val="000000"/>
                  <w:lang w:val="es-PE"/>
                </w:rPr>
                <w:delText xml:space="preserve">quiero agrupar reclamos para poder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tan recurrente es dicho reclamo</w:delText>
              </w:r>
            </w:del>
          </w:p>
        </w:tc>
        <w:tc>
          <w:tcPr>
            <w:tcW w:w="2341" w:type="dxa"/>
            <w:tcBorders>
              <w:bottom w:val="single" w:sz="8" w:space="0" w:color="000000"/>
              <w:right w:val="single" w:sz="8" w:space="0" w:color="000000"/>
            </w:tcBorders>
            <w:vAlign w:val="bottom"/>
          </w:tcPr>
          <w:p w14:paraId="48B9C724" w14:textId="5EC910A8" w:rsidR="00ED4396" w:rsidRPr="00BA156B" w:rsidDel="00BA63BC" w:rsidRDefault="00ED4396">
            <w:pPr>
              <w:autoSpaceDE w:val="0"/>
              <w:autoSpaceDN w:val="0"/>
              <w:adjustRightInd w:val="0"/>
              <w:spacing w:line="360" w:lineRule="atLeast"/>
              <w:rPr>
                <w:del w:id="4538" w:author="Regina Casanova" w:date="2018-07-07T15:18:00Z"/>
                <w:rFonts w:cs="Times New Roman"/>
                <w:color w:val="000000"/>
                <w:lang w:val="es-PE"/>
              </w:rPr>
            </w:pPr>
            <w:del w:id="4539" w:author="Regina Casanova" w:date="2018-07-07T15:18:00Z">
              <w:r w:rsidRPr="00BA156B" w:rsidDel="00BA63BC">
                <w:rPr>
                  <w:rFonts w:cs="Times New Roman"/>
                  <w:color w:val="000000"/>
                  <w:lang w:val="es-PE"/>
                </w:rPr>
                <w:delText>Agrupación de reclamos por tipo. Filtro</w:delText>
              </w:r>
            </w:del>
          </w:p>
        </w:tc>
        <w:tc>
          <w:tcPr>
            <w:tcW w:w="1559" w:type="dxa"/>
            <w:tcBorders>
              <w:bottom w:val="single" w:sz="8" w:space="0" w:color="000000"/>
              <w:right w:val="single" w:sz="8" w:space="0" w:color="000000"/>
            </w:tcBorders>
            <w:vAlign w:val="bottom"/>
          </w:tcPr>
          <w:p w14:paraId="1A199BE7" w14:textId="6290E255" w:rsidR="00ED4396" w:rsidRPr="00BA156B" w:rsidDel="00BA63BC" w:rsidRDefault="00ED4396">
            <w:pPr>
              <w:autoSpaceDE w:val="0"/>
              <w:autoSpaceDN w:val="0"/>
              <w:adjustRightInd w:val="0"/>
              <w:spacing w:line="360" w:lineRule="atLeast"/>
              <w:rPr>
                <w:del w:id="4540" w:author="Regina Casanova" w:date="2018-07-07T15:18:00Z"/>
                <w:rFonts w:cs="Times New Roman"/>
                <w:color w:val="000000"/>
                <w:lang w:val="es-PE"/>
              </w:rPr>
            </w:pPr>
            <w:del w:id="4541" w:author="Regina Casanova" w:date="2018-07-07T15:18:00Z">
              <w:r w:rsidRPr="00BA156B" w:rsidDel="00BA63BC">
                <w:rPr>
                  <w:rFonts w:cs="Times New Roman"/>
                  <w:color w:val="000000"/>
                  <w:lang w:val="es-PE"/>
                </w:rPr>
                <w:delText>Alto - 3</w:delText>
              </w:r>
            </w:del>
          </w:p>
        </w:tc>
      </w:tr>
      <w:tr w:rsidR="00ED4396" w:rsidRPr="00BA156B" w:rsidDel="00BA63BC" w14:paraId="234338B3" w14:textId="0E564DFB" w:rsidTr="00ED4396">
        <w:tblPrEx>
          <w:tblBorders>
            <w:top w:val="none" w:sz="0" w:space="0" w:color="auto"/>
          </w:tblBorders>
        </w:tblPrEx>
        <w:trPr>
          <w:del w:id="454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E0C9B26" w14:textId="3BA62E3C" w:rsidR="00ED4396" w:rsidRPr="00BA156B" w:rsidDel="00BA63BC" w:rsidRDefault="00ED4396">
            <w:pPr>
              <w:autoSpaceDE w:val="0"/>
              <w:autoSpaceDN w:val="0"/>
              <w:adjustRightInd w:val="0"/>
              <w:spacing w:line="360" w:lineRule="atLeast"/>
              <w:jc w:val="right"/>
              <w:rPr>
                <w:del w:id="4543" w:author="Regina Casanova" w:date="2018-07-07T15:18:00Z"/>
                <w:rFonts w:cs="Times New Roman"/>
                <w:color w:val="000000"/>
                <w:lang w:val="es-PE"/>
              </w:rPr>
            </w:pPr>
            <w:del w:id="4544" w:author="Regina Casanova" w:date="2018-07-07T15:18:00Z">
              <w:r w:rsidRPr="00BA156B" w:rsidDel="00BA63BC">
                <w:rPr>
                  <w:rFonts w:cs="Times New Roman"/>
                  <w:color w:val="000000"/>
                  <w:lang w:val="es-PE"/>
                </w:rPr>
                <w:delText>30</w:delText>
              </w:r>
            </w:del>
          </w:p>
        </w:tc>
        <w:tc>
          <w:tcPr>
            <w:tcW w:w="1715" w:type="dxa"/>
            <w:tcBorders>
              <w:bottom w:val="single" w:sz="8" w:space="0" w:color="000000"/>
              <w:right w:val="single" w:sz="8" w:space="0" w:color="000000"/>
            </w:tcBorders>
            <w:shd w:val="clear" w:color="auto" w:fill="E1E0E0"/>
            <w:vAlign w:val="bottom"/>
          </w:tcPr>
          <w:p w14:paraId="14A8B5DB" w14:textId="71489520" w:rsidR="00ED4396" w:rsidRPr="00BA156B" w:rsidDel="00BA63BC" w:rsidRDefault="00ED4396">
            <w:pPr>
              <w:autoSpaceDE w:val="0"/>
              <w:autoSpaceDN w:val="0"/>
              <w:adjustRightInd w:val="0"/>
              <w:spacing w:line="360" w:lineRule="atLeast"/>
              <w:rPr>
                <w:del w:id="4545" w:author="Regina Casanova" w:date="2018-07-07T15:18:00Z"/>
                <w:rFonts w:cs="Times New Roman"/>
                <w:color w:val="000000"/>
                <w:lang w:val="es-PE"/>
              </w:rPr>
            </w:pPr>
            <w:del w:id="454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27555D1D" w14:textId="088DEAF5" w:rsidR="00ED4396" w:rsidRPr="00BA156B" w:rsidDel="00BA63BC" w:rsidRDefault="00ED4396">
            <w:pPr>
              <w:autoSpaceDE w:val="0"/>
              <w:autoSpaceDN w:val="0"/>
              <w:adjustRightInd w:val="0"/>
              <w:spacing w:line="360" w:lineRule="atLeast"/>
              <w:rPr>
                <w:del w:id="4547" w:author="Regina Casanova" w:date="2018-07-07T15:18:00Z"/>
                <w:rFonts w:cs="Times New Roman"/>
                <w:color w:val="000000"/>
                <w:lang w:val="es-PE"/>
              </w:rPr>
            </w:pPr>
            <w:del w:id="4548" w:author="Regina Casanova" w:date="2018-07-07T15:18:00Z">
              <w:r w:rsidRPr="00BA156B" w:rsidDel="00BA63BC">
                <w:rPr>
                  <w:rFonts w:cs="Times New Roman"/>
                  <w:color w:val="000000"/>
                  <w:lang w:val="es-PE"/>
                </w:rPr>
                <w:delText>Que el ciudadano pueda participar</w:delText>
              </w:r>
            </w:del>
          </w:p>
        </w:tc>
        <w:tc>
          <w:tcPr>
            <w:tcW w:w="5380" w:type="dxa"/>
            <w:tcBorders>
              <w:bottom w:val="single" w:sz="8" w:space="0" w:color="000000"/>
              <w:right w:val="single" w:sz="8" w:space="0" w:color="000000"/>
            </w:tcBorders>
            <w:shd w:val="clear" w:color="auto" w:fill="E1E0E0"/>
            <w:vAlign w:val="bottom"/>
          </w:tcPr>
          <w:p w14:paraId="10E1F11D" w14:textId="3426E88B" w:rsidR="00ED4396" w:rsidRPr="00BA156B" w:rsidDel="00BA63BC" w:rsidRDefault="00D00DDC">
            <w:pPr>
              <w:autoSpaceDE w:val="0"/>
              <w:autoSpaceDN w:val="0"/>
              <w:adjustRightInd w:val="0"/>
              <w:spacing w:line="360" w:lineRule="atLeast"/>
              <w:rPr>
                <w:del w:id="4549" w:author="Regina Casanova" w:date="2018-07-07T15:18:00Z"/>
                <w:rFonts w:cs="Times New Roman"/>
                <w:color w:val="000000"/>
                <w:lang w:val="es-PE"/>
              </w:rPr>
            </w:pPr>
            <w:del w:id="455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551" w:author="Regina Casanova" w:date="2018-06-18T17:53:00Z">
              <w:r w:rsidR="00ED4396" w:rsidRPr="00BA156B" w:rsidDel="00E94926">
                <w:rPr>
                  <w:rFonts w:cs="Times New Roman"/>
                  <w:color w:val="000000"/>
                  <w:lang w:val="es-PE"/>
                </w:rPr>
                <w:delText xml:space="preserve">sistema </w:delText>
              </w:r>
            </w:del>
            <w:del w:id="4552" w:author="Regina Casanova" w:date="2018-07-07T15:18:00Z">
              <w:r w:rsidR="00ED4396" w:rsidRPr="00BA156B" w:rsidDel="00BA63BC">
                <w:rPr>
                  <w:rFonts w:cs="Times New Roman"/>
                  <w:color w:val="000000"/>
                  <w:lang w:val="es-PE"/>
                </w:rPr>
                <w:delText xml:space="preserve">quiero poder ser </w:delText>
              </w:r>
              <w:r w:rsidR="00BA156B" w:rsidRPr="00BA156B" w:rsidDel="00BA63BC">
                <w:rPr>
                  <w:rFonts w:cs="Times New Roman"/>
                  <w:color w:val="000000"/>
                  <w:lang w:val="es-PE"/>
                </w:rPr>
                <w:delText>partícipe</w:delText>
              </w:r>
              <w:r w:rsidR="00ED4396" w:rsidRPr="00BA156B" w:rsidDel="00BA63BC">
                <w:rPr>
                  <w:rFonts w:cs="Times New Roman"/>
                  <w:color w:val="000000"/>
                  <w:lang w:val="es-PE"/>
                </w:rPr>
                <w:delText xml:space="preserve"> de las mejoras de mi centro de salud para poder dar mi opinión sobre los cambios hechos</w:delText>
              </w:r>
            </w:del>
          </w:p>
        </w:tc>
        <w:tc>
          <w:tcPr>
            <w:tcW w:w="2341" w:type="dxa"/>
            <w:tcBorders>
              <w:bottom w:val="single" w:sz="8" w:space="0" w:color="000000"/>
              <w:right w:val="single" w:sz="8" w:space="0" w:color="000000"/>
            </w:tcBorders>
            <w:shd w:val="clear" w:color="auto" w:fill="E1E0E0"/>
            <w:vAlign w:val="bottom"/>
          </w:tcPr>
          <w:p w14:paraId="46EB9544" w14:textId="53B3FC1B" w:rsidR="00ED4396" w:rsidRPr="00BA156B" w:rsidDel="00BA63BC" w:rsidRDefault="00ED4396">
            <w:pPr>
              <w:autoSpaceDE w:val="0"/>
              <w:autoSpaceDN w:val="0"/>
              <w:adjustRightInd w:val="0"/>
              <w:spacing w:line="360" w:lineRule="atLeast"/>
              <w:rPr>
                <w:del w:id="4553" w:author="Regina Casanova" w:date="2018-07-07T15:18:00Z"/>
                <w:rFonts w:cs="Times New Roman"/>
                <w:color w:val="000000"/>
                <w:lang w:val="es-PE"/>
              </w:rPr>
            </w:pPr>
            <w:del w:id="4554" w:author="Regina Casanova" w:date="2018-07-07T15:18:00Z">
              <w:r w:rsidRPr="00BA156B" w:rsidDel="00BA63BC">
                <w:rPr>
                  <w:rFonts w:cs="Times New Roman"/>
                  <w:color w:val="000000"/>
                  <w:lang w:val="es-PE"/>
                </w:rPr>
                <w:delText>Recabar no solo reclamos sino también opiniones o ideas de mejora para el centro de salud</w:delText>
              </w:r>
            </w:del>
          </w:p>
        </w:tc>
        <w:tc>
          <w:tcPr>
            <w:tcW w:w="1559" w:type="dxa"/>
            <w:tcBorders>
              <w:bottom w:val="single" w:sz="8" w:space="0" w:color="000000"/>
              <w:right w:val="single" w:sz="8" w:space="0" w:color="000000"/>
            </w:tcBorders>
            <w:shd w:val="clear" w:color="auto" w:fill="E1E0E0"/>
            <w:vAlign w:val="bottom"/>
          </w:tcPr>
          <w:p w14:paraId="56CA203A" w14:textId="3ADB68F5" w:rsidR="00ED4396" w:rsidRPr="00BA156B" w:rsidDel="00BA63BC" w:rsidRDefault="00ED4396">
            <w:pPr>
              <w:autoSpaceDE w:val="0"/>
              <w:autoSpaceDN w:val="0"/>
              <w:adjustRightInd w:val="0"/>
              <w:spacing w:line="360" w:lineRule="atLeast"/>
              <w:rPr>
                <w:del w:id="4555" w:author="Regina Casanova" w:date="2018-07-07T15:18:00Z"/>
                <w:rFonts w:cs="Times New Roman"/>
                <w:color w:val="000000"/>
                <w:lang w:val="es-PE"/>
              </w:rPr>
            </w:pPr>
            <w:del w:id="4556" w:author="Regina Casanova" w:date="2018-07-07T15:18:00Z">
              <w:r w:rsidRPr="00BA156B" w:rsidDel="00BA63BC">
                <w:rPr>
                  <w:rFonts w:cs="Times New Roman"/>
                  <w:color w:val="000000"/>
                  <w:lang w:val="es-PE"/>
                </w:rPr>
                <w:delText>Medio - 2</w:delText>
              </w:r>
            </w:del>
          </w:p>
        </w:tc>
      </w:tr>
      <w:tr w:rsidR="00ED4396" w:rsidRPr="00BA156B" w:rsidDel="00BA63BC" w14:paraId="3174E35F" w14:textId="0ABAA64F" w:rsidTr="00ED4396">
        <w:trPr>
          <w:del w:id="4557" w:author="Regina Casanova" w:date="2018-07-07T15:18:00Z"/>
        </w:trPr>
        <w:tc>
          <w:tcPr>
            <w:tcW w:w="504" w:type="dxa"/>
            <w:tcBorders>
              <w:left w:val="single" w:sz="8" w:space="0" w:color="000000"/>
              <w:bottom w:val="single" w:sz="8" w:space="0" w:color="000000"/>
              <w:right w:val="single" w:sz="8" w:space="0" w:color="000000"/>
            </w:tcBorders>
            <w:vAlign w:val="bottom"/>
          </w:tcPr>
          <w:p w14:paraId="64E2E685" w14:textId="1FFA5AE5" w:rsidR="00ED4396" w:rsidRPr="00BA156B" w:rsidDel="00BA63BC" w:rsidRDefault="00ED4396">
            <w:pPr>
              <w:autoSpaceDE w:val="0"/>
              <w:autoSpaceDN w:val="0"/>
              <w:adjustRightInd w:val="0"/>
              <w:spacing w:line="360" w:lineRule="atLeast"/>
              <w:jc w:val="right"/>
              <w:rPr>
                <w:del w:id="4558" w:author="Regina Casanova" w:date="2018-07-07T15:18:00Z"/>
                <w:rFonts w:cs="Times New Roman"/>
                <w:color w:val="000000"/>
                <w:lang w:val="es-PE"/>
              </w:rPr>
            </w:pPr>
            <w:del w:id="4559" w:author="Regina Casanova" w:date="2018-07-07T15:18:00Z">
              <w:r w:rsidRPr="00BA156B" w:rsidDel="00BA63BC">
                <w:rPr>
                  <w:rFonts w:cs="Times New Roman"/>
                  <w:color w:val="000000"/>
                  <w:lang w:val="es-PE"/>
                </w:rPr>
                <w:delText>31</w:delText>
              </w:r>
            </w:del>
          </w:p>
        </w:tc>
        <w:tc>
          <w:tcPr>
            <w:tcW w:w="1715" w:type="dxa"/>
            <w:tcBorders>
              <w:bottom w:val="single" w:sz="8" w:space="0" w:color="000000"/>
              <w:right w:val="single" w:sz="8" w:space="0" w:color="000000"/>
            </w:tcBorders>
            <w:vAlign w:val="bottom"/>
          </w:tcPr>
          <w:p w14:paraId="6FB25EB2" w14:textId="627DCC52" w:rsidR="00ED4396" w:rsidRPr="00BA156B" w:rsidDel="00BA63BC" w:rsidRDefault="00ED4396">
            <w:pPr>
              <w:autoSpaceDE w:val="0"/>
              <w:autoSpaceDN w:val="0"/>
              <w:adjustRightInd w:val="0"/>
              <w:spacing w:line="360" w:lineRule="atLeast"/>
              <w:rPr>
                <w:del w:id="4560" w:author="Regina Casanova" w:date="2018-07-07T15:18:00Z"/>
                <w:rFonts w:cs="Times New Roman"/>
                <w:color w:val="000000"/>
                <w:lang w:val="es-PE"/>
              </w:rPr>
            </w:pPr>
            <w:del w:id="456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8E7BF76" w14:textId="0F144A6C" w:rsidR="00ED4396" w:rsidRPr="00BA156B" w:rsidDel="00BA63BC" w:rsidRDefault="00ED4396">
            <w:pPr>
              <w:autoSpaceDE w:val="0"/>
              <w:autoSpaceDN w:val="0"/>
              <w:adjustRightInd w:val="0"/>
              <w:spacing w:line="360" w:lineRule="atLeast"/>
              <w:rPr>
                <w:del w:id="4562" w:author="Regina Casanova" w:date="2018-07-07T15:18:00Z"/>
                <w:rFonts w:cs="Times New Roman"/>
                <w:color w:val="000000"/>
                <w:lang w:val="es-PE"/>
              </w:rPr>
            </w:pPr>
            <w:del w:id="4563" w:author="Regina Casanova" w:date="2018-07-07T15:18:00Z">
              <w:r w:rsidRPr="00BA156B" w:rsidDel="00BA63BC">
                <w:rPr>
                  <w:rFonts w:cs="Times New Roman"/>
                  <w:color w:val="000000"/>
                  <w:lang w:val="es-PE"/>
                </w:rPr>
                <w:delText>Mejorar comunicación con IPRESS</w:delText>
              </w:r>
            </w:del>
          </w:p>
        </w:tc>
        <w:tc>
          <w:tcPr>
            <w:tcW w:w="5380" w:type="dxa"/>
            <w:tcBorders>
              <w:bottom w:val="single" w:sz="8" w:space="0" w:color="000000"/>
              <w:right w:val="single" w:sz="8" w:space="0" w:color="000000"/>
            </w:tcBorders>
            <w:vAlign w:val="bottom"/>
          </w:tcPr>
          <w:p w14:paraId="5DA8E1D0" w14:textId="0BC8BB96" w:rsidR="00ED4396" w:rsidRPr="00BA156B" w:rsidDel="00BA63BC" w:rsidRDefault="00D00DDC">
            <w:pPr>
              <w:autoSpaceDE w:val="0"/>
              <w:autoSpaceDN w:val="0"/>
              <w:adjustRightInd w:val="0"/>
              <w:spacing w:line="360" w:lineRule="atLeast"/>
              <w:rPr>
                <w:del w:id="4564" w:author="Regina Casanova" w:date="2018-07-07T15:18:00Z"/>
                <w:rFonts w:cs="Times New Roman"/>
                <w:color w:val="000000"/>
                <w:lang w:val="es-PE"/>
              </w:rPr>
            </w:pPr>
            <w:del w:id="456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4566" w:author="Regina Casanova" w:date="2018-06-18T17:53:00Z">
              <w:r w:rsidR="00ED4396" w:rsidRPr="00BA156B" w:rsidDel="00E94926">
                <w:rPr>
                  <w:rFonts w:cs="Times New Roman"/>
                  <w:color w:val="000000"/>
                  <w:lang w:val="es-PE"/>
                </w:rPr>
                <w:delText xml:space="preserve">sistema </w:delText>
              </w:r>
            </w:del>
            <w:del w:id="4567" w:author="Regina Casanova" w:date="2018-07-07T15:18:00Z">
              <w:r w:rsidR="00ED4396" w:rsidRPr="00BA156B" w:rsidDel="00BA63BC">
                <w:rPr>
                  <w:rFonts w:cs="Times New Roman"/>
                  <w:color w:val="000000"/>
                  <w:lang w:val="es-PE"/>
                </w:rPr>
                <w:delText>quiero poder comunicarme de forma más fácil con mi centro de salud para poder expresar mis insatisfacciones</w:delText>
              </w:r>
            </w:del>
          </w:p>
        </w:tc>
        <w:tc>
          <w:tcPr>
            <w:tcW w:w="2341" w:type="dxa"/>
            <w:tcBorders>
              <w:bottom w:val="single" w:sz="8" w:space="0" w:color="000000"/>
              <w:right w:val="single" w:sz="8" w:space="0" w:color="000000"/>
            </w:tcBorders>
            <w:vAlign w:val="bottom"/>
          </w:tcPr>
          <w:p w14:paraId="32EBE17F" w14:textId="0A1702C0" w:rsidR="00ED4396" w:rsidRPr="00BA156B" w:rsidDel="00BA63BC" w:rsidRDefault="00ED4396">
            <w:pPr>
              <w:autoSpaceDE w:val="0"/>
              <w:autoSpaceDN w:val="0"/>
              <w:adjustRightInd w:val="0"/>
              <w:spacing w:line="360" w:lineRule="atLeast"/>
              <w:rPr>
                <w:del w:id="4568" w:author="Regina Casanova" w:date="2018-07-07T15:18:00Z"/>
                <w:rFonts w:cs="Times New Roman"/>
                <w:color w:val="000000"/>
                <w:lang w:val="es-PE"/>
              </w:rPr>
            </w:pPr>
            <w:del w:id="4569" w:author="Regina Casanova" w:date="2018-07-07T15:18:00Z">
              <w:r w:rsidRPr="00BA156B" w:rsidDel="00BA63BC">
                <w:rPr>
                  <w:rFonts w:cs="Times New Roman"/>
                  <w:color w:val="000000"/>
                  <w:lang w:val="es-PE"/>
                </w:rPr>
                <w:delText xml:space="preserve">Hacer el </w:delText>
              </w:r>
            </w:del>
            <w:del w:id="4570" w:author="Regina Casanova" w:date="2018-06-18T17:53:00Z">
              <w:r w:rsidRPr="00BA156B" w:rsidDel="00E94926">
                <w:rPr>
                  <w:rFonts w:cs="Times New Roman"/>
                  <w:color w:val="000000"/>
                  <w:lang w:val="es-PE"/>
                </w:rPr>
                <w:delText xml:space="preserve">sistema </w:delText>
              </w:r>
            </w:del>
            <w:del w:id="4571" w:author="Regina Casanova" w:date="2018-07-07T15:18:00Z">
              <w:r w:rsidRPr="00BA156B" w:rsidDel="00BA63BC">
                <w:rPr>
                  <w:rFonts w:cs="Times New Roman"/>
                  <w:color w:val="000000"/>
                  <w:lang w:val="es-PE"/>
                </w:rPr>
                <w:delText>de gestión de reclamos</w:delText>
              </w:r>
            </w:del>
          </w:p>
        </w:tc>
        <w:tc>
          <w:tcPr>
            <w:tcW w:w="1559" w:type="dxa"/>
            <w:tcBorders>
              <w:bottom w:val="single" w:sz="8" w:space="0" w:color="000000"/>
              <w:right w:val="single" w:sz="8" w:space="0" w:color="000000"/>
            </w:tcBorders>
            <w:vAlign w:val="bottom"/>
          </w:tcPr>
          <w:p w14:paraId="1E36A56C" w14:textId="2FD147C2" w:rsidR="00ED4396" w:rsidRPr="00BA156B" w:rsidDel="00BA63BC" w:rsidRDefault="00ED4396">
            <w:pPr>
              <w:autoSpaceDE w:val="0"/>
              <w:autoSpaceDN w:val="0"/>
              <w:adjustRightInd w:val="0"/>
              <w:spacing w:line="360" w:lineRule="atLeast"/>
              <w:rPr>
                <w:del w:id="4572" w:author="Regina Casanova" w:date="2018-07-07T15:18:00Z"/>
                <w:rFonts w:cs="Times New Roman"/>
                <w:color w:val="000000"/>
                <w:lang w:val="es-PE"/>
              </w:rPr>
            </w:pPr>
            <w:del w:id="4573" w:author="Regina Casanova" w:date="2018-07-07T15:18:00Z">
              <w:r w:rsidRPr="00BA156B" w:rsidDel="00BA63BC">
                <w:rPr>
                  <w:rFonts w:cs="Times New Roman"/>
                  <w:color w:val="000000"/>
                  <w:lang w:val="es-PE"/>
                </w:rPr>
                <w:delText>Alto - 3</w:delText>
              </w:r>
            </w:del>
          </w:p>
        </w:tc>
      </w:tr>
    </w:tbl>
    <w:p w14:paraId="6C4383C2" w14:textId="358AED75" w:rsidR="00ED4396" w:rsidRPr="00BA156B" w:rsidDel="00BA63BC" w:rsidRDefault="00ED4396" w:rsidP="000E179A">
      <w:pPr>
        <w:spacing w:line="360" w:lineRule="auto"/>
        <w:jc w:val="both"/>
        <w:rPr>
          <w:del w:id="4574" w:author="Regina Casanova" w:date="2018-07-07T15:18:00Z"/>
          <w:rFonts w:cs="Times New Roman"/>
          <w:lang w:val="es-PE"/>
        </w:rPr>
        <w:sectPr w:rsidR="00ED4396" w:rsidRPr="00BA156B" w:rsidDel="00BA63BC" w:rsidSect="005C14ED">
          <w:pgSz w:w="11900" w:h="16840" w:orient="portrait"/>
          <w:pgMar w:top="2268" w:right="1701" w:bottom="1418" w:left="1701" w:header="709" w:footer="709" w:gutter="0"/>
          <w:cols w:space="708"/>
          <w:titlePg/>
          <w:docGrid w:linePitch="360"/>
          <w:sectPrChange w:id="4575" w:author="Regina Casanova" w:date="2018-07-29T13:29:00Z">
            <w:sectPr w:rsidR="00ED4396" w:rsidRPr="00BA156B" w:rsidDel="00BA63BC" w:rsidSect="005C14ED">
              <w:pgSz w:w="16840" w:h="11900" w:orient="landscape"/>
              <w:pgMar w:top="1701" w:right="1418" w:bottom="1701" w:left="2268" w:header="709" w:footer="709" w:gutter="0"/>
            </w:sectPr>
          </w:sectPrChange>
        </w:sectPr>
      </w:pPr>
    </w:p>
    <w:p w14:paraId="752297EB" w14:textId="2B68026A" w:rsidR="00A04522" w:rsidRPr="008D23C7" w:rsidDel="00AB78DE" w:rsidRDefault="00A04522" w:rsidP="008D23C7">
      <w:pPr>
        <w:pStyle w:val="Ttulo3"/>
        <w:rPr>
          <w:del w:id="4576" w:author="Regina Casanova" w:date="2018-07-29T13:12:00Z"/>
        </w:rPr>
      </w:pPr>
      <w:del w:id="4577" w:author="Regina Casanova" w:date="2018-07-29T13:12:00Z">
        <w:r w:rsidRPr="008D23C7" w:rsidDel="00AB78DE">
          <w:delText xml:space="preserve">Reclasificación de la Tabla de Clasificación de </w:delText>
        </w:r>
        <w:commentRangeStart w:id="4578"/>
        <w:r w:rsidRPr="008D23C7" w:rsidDel="00AB78DE">
          <w:delText>Reclamos</w:delText>
        </w:r>
        <w:commentRangeEnd w:id="4578"/>
        <w:r w:rsidR="00B224AF" w:rsidDel="00AB78DE">
          <w:rPr>
            <w:rStyle w:val="Refdecomentario"/>
            <w:rFonts w:eastAsiaTheme="minorHAnsi" w:cstheme="minorBidi"/>
            <w:color w:val="auto"/>
            <w:lang w:val="es-ES_tradnl"/>
          </w:rPr>
          <w:commentReference w:id="4578"/>
        </w:r>
      </w:del>
    </w:p>
    <w:p w14:paraId="1F16A6BA" w14:textId="0B789FE7" w:rsidR="008245D8" w:rsidRPr="008D23C7" w:rsidDel="00AB78DE" w:rsidRDefault="00A04522" w:rsidP="008D23C7">
      <w:pPr>
        <w:pStyle w:val="Texto"/>
        <w:rPr>
          <w:del w:id="4579" w:author="Regina Casanova" w:date="2018-07-29T13:12:00Z"/>
        </w:rPr>
      </w:pPr>
      <w:commentRangeStart w:id="4580"/>
      <w:del w:id="4581" w:author="Regina Casanova" w:date="2018-07-29T13:07:00Z">
        <w:r w:rsidRPr="00BA156B" w:rsidDel="00AB78DE">
          <w:delText xml:space="preserve">Para realizar la reclasificación de la tabla de clasificación de reclamos, </w:delText>
        </w:r>
        <w:r w:rsidR="00B36961" w:rsidRPr="00BA156B" w:rsidDel="00AB78DE">
          <w:delText xml:space="preserve">se </w:delText>
        </w:r>
        <w:r w:rsidR="00ED4396" w:rsidRPr="00BA156B" w:rsidDel="00AB78DE">
          <w:delText>revisó</w:delText>
        </w:r>
        <w:r w:rsidR="00F6143B" w:rsidRPr="00BA156B" w:rsidDel="00AB78DE">
          <w:delText xml:space="preserve"> la </w:delText>
        </w:r>
        <w:commentRangeEnd w:id="4580"/>
        <w:r w:rsidR="006B071F" w:rsidDel="00AB78DE">
          <w:rPr>
            <w:rStyle w:val="Refdecomentario"/>
            <w:rFonts w:cstheme="minorBidi"/>
            <w:lang w:val="es-ES_tradnl"/>
          </w:rPr>
          <w:commentReference w:id="4580"/>
        </w:r>
        <w:r w:rsidR="00F6143B" w:rsidRPr="00BA156B" w:rsidDel="00AB78DE">
          <w:delText xml:space="preserve">tabla de clasificación actual </w:delText>
        </w:r>
        <w:r w:rsidR="00F95012" w:rsidRPr="00BA156B" w:rsidDel="00AB78DE">
          <w:delText>y se encontraron var</w:delText>
        </w:r>
        <w:r w:rsidR="00AB571D" w:rsidRPr="00BA156B" w:rsidDel="00AB78DE">
          <w:delText xml:space="preserve">ios tipos de reclamos </w:delText>
        </w:r>
        <w:r w:rsidR="00B36961" w:rsidRPr="00BA156B" w:rsidDel="00AB78DE">
          <w:delText>repetidos</w:delText>
        </w:r>
        <w:r w:rsidR="00AB571D" w:rsidRPr="00BA156B" w:rsidDel="00AB78DE">
          <w:delText xml:space="preserve"> o que podían ser contenidos dentro de otros</w:delText>
        </w:r>
        <w:r w:rsidR="00EA6649" w:rsidRPr="00BA156B" w:rsidDel="00AB78DE">
          <w:delText xml:space="preserve">. </w:delText>
        </w:r>
        <w:r w:rsidR="006612B4" w:rsidRPr="00BA156B" w:rsidDel="00AB78DE">
          <w:delText xml:space="preserve">Como este trabajo de investigación </w:delText>
        </w:r>
        <w:r w:rsidR="00BD17E8" w:rsidRPr="00BA156B" w:rsidDel="00AB78DE">
          <w:delText>está</w:delText>
        </w:r>
        <w:r w:rsidR="006612B4" w:rsidRPr="00BA156B" w:rsidDel="00AB78DE">
          <w:delText xml:space="preserve"> enfocado en reclamos presentados en IPRES</w:delText>
        </w:r>
        <w:r w:rsidR="00A246A7" w:rsidRPr="00BA156B" w:rsidDel="00AB78DE">
          <w:delText>S se hizo una depuración</w:delText>
        </w:r>
        <w:r w:rsidR="006612B4" w:rsidRPr="00BA156B" w:rsidDel="00AB78DE">
          <w:delText xml:space="preserve"> </w:delText>
        </w:r>
        <w:r w:rsidR="002E1E27" w:rsidRPr="00BA156B" w:rsidDel="00AB78DE">
          <w:delText>con el enfoque</w:delText>
        </w:r>
        <w:r w:rsidR="006612B4" w:rsidRPr="00BA156B" w:rsidDel="00AB78DE">
          <w:delText xml:space="preserve"> solo en este tipo de reclamos</w:delText>
        </w:r>
        <w:r w:rsidR="00EA6649" w:rsidRPr="00BA156B" w:rsidDel="00AB78DE">
          <w:delText xml:space="preserve"> y se obtuvieron </w:delText>
        </w:r>
        <w:r w:rsidR="00BD17E8" w:rsidRPr="00BA156B" w:rsidDel="00AB78DE">
          <w:delText>en total 45</w:delText>
        </w:r>
        <w:r w:rsidR="00441AF6" w:rsidRPr="00BA156B" w:rsidDel="00AB78DE">
          <w:delText xml:space="preserve"> tipos de reclamos.</w:delText>
        </w:r>
      </w:del>
      <w:del w:id="4582" w:author="Regina Casanova" w:date="2018-07-29T12:52:00Z">
        <w:r w:rsidR="00441AF6" w:rsidRPr="00BA156B" w:rsidDel="00DD3059">
          <w:delText xml:space="preserve"> </w:delText>
        </w:r>
        <w:r w:rsidR="00A246A7" w:rsidRPr="00BA156B" w:rsidDel="00DD3059">
          <w:delText>C</w:delText>
        </w:r>
        <w:r w:rsidR="009C17A7" w:rsidRPr="00BA156B" w:rsidDel="00DD3059">
          <w:delText>on la</w:delText>
        </w:r>
        <w:r w:rsidR="00FD0F65" w:rsidRPr="00BA156B" w:rsidDel="00DD3059">
          <w:delText>s</w:delText>
        </w:r>
        <w:r w:rsidR="009C17A7" w:rsidRPr="00BA156B" w:rsidDel="00DD3059">
          <w:delText xml:space="preserve"> 4</w:delText>
        </w:r>
        <w:r w:rsidR="00D00DDC" w:rsidDel="00DD3059">
          <w:delText>5 tarjetas entregadas identificó</w:delText>
        </w:r>
        <w:r w:rsidR="009C17A7" w:rsidRPr="00BA156B" w:rsidDel="00DD3059">
          <w:delText xml:space="preserve"> una tarjeta que se había escrito de manera muy general y la desglos</w:delText>
        </w:r>
        <w:r w:rsidR="00D00DDC" w:rsidDel="00DD3059">
          <w:delText>ó</w:delText>
        </w:r>
        <w:r w:rsidR="009C17A7" w:rsidRPr="00BA156B" w:rsidDel="00DD3059">
          <w:delText xml:space="preserve"> en 3 tarjetas diferentes. Posteriormente </w:delText>
        </w:r>
        <w:r w:rsidR="00D00DDC" w:rsidDel="00DD3059">
          <w:delText>agregó</w:delText>
        </w:r>
        <w:r w:rsidR="001318C5" w:rsidRPr="00BA156B" w:rsidDel="00DD3059">
          <w:delText xml:space="preserve"> 6</w:delText>
        </w:r>
        <w:r w:rsidR="009C17A7" w:rsidRPr="00BA156B" w:rsidDel="00DD3059">
          <w:delText xml:space="preserve"> nuevos tipos de reclamos que consideraba que faltaban </w:delText>
        </w:r>
        <w:r w:rsidR="001318C5" w:rsidRPr="00BA156B" w:rsidDel="00DD3059">
          <w:delText>y retiro 7 tarjetas de tipos</w:delText>
        </w:r>
        <w:r w:rsidR="00A246A7" w:rsidRPr="00BA156B" w:rsidDel="00DD3059">
          <w:delText xml:space="preserve"> de reclamos que consideraba</w:delText>
        </w:r>
        <w:r w:rsidR="001318C5" w:rsidRPr="00BA156B" w:rsidDel="00DD3059">
          <w:delText xml:space="preserve"> podían ser agrupados en </w:delText>
        </w:r>
        <w:r w:rsidR="00A246A7" w:rsidRPr="00BA156B" w:rsidDel="00DD3059">
          <w:delText>otros</w:delText>
        </w:r>
        <w:r w:rsidR="001318C5" w:rsidRPr="00BA156B" w:rsidDel="00DD3059">
          <w:delText xml:space="preserve"> ya especificados</w:delText>
        </w:r>
        <w:r w:rsidR="00513B68" w:rsidRPr="00BA156B" w:rsidDel="00DD3059">
          <w:delText>, para esto detallo má</w:delText>
        </w:r>
        <w:r w:rsidR="00AC529C" w:rsidRPr="00BA156B" w:rsidDel="00DD3059">
          <w:delText>s la descripción de algunos tipos de reclamos</w:delText>
        </w:r>
        <w:r w:rsidR="001318C5" w:rsidRPr="00BA156B" w:rsidDel="00DD3059">
          <w:delText>. P</w:delText>
        </w:r>
        <w:r w:rsidR="00513B68" w:rsidRPr="00BA156B" w:rsidDel="00DD3059">
          <w:delText xml:space="preserve">or </w:delText>
        </w:r>
        <w:r w:rsidR="00AC529C" w:rsidRPr="00BA156B" w:rsidDel="00DD3059">
          <w:delText>último</w:delText>
        </w:r>
        <w:r w:rsidR="00D00DDC" w:rsidDel="00DD3059">
          <w:delText>, revisó</w:delText>
        </w:r>
        <w:r w:rsidR="00F935C7" w:rsidRPr="00BA156B" w:rsidDel="00DD3059">
          <w:delText xml:space="preserve"> nuevamente</w:delText>
        </w:r>
        <w:r w:rsidR="00513B68" w:rsidRPr="00BA156B" w:rsidDel="00DD3059">
          <w:delText xml:space="preserve"> los tipos de reclamo</w:delText>
        </w:r>
        <w:r w:rsidR="001318C5" w:rsidRPr="00BA156B" w:rsidDel="00DD3059">
          <w:delText xml:space="preserve"> para cerciorarse que el lenguaje utilizado </w:delText>
        </w:r>
        <w:r w:rsidR="00513B68" w:rsidRPr="00BA156B" w:rsidDel="00DD3059">
          <w:delText xml:space="preserve">fuera correcto y simple. </w:delText>
        </w:r>
      </w:del>
      <w:del w:id="4583" w:author="Regina Casanova" w:date="2018-07-29T13:07:00Z">
        <w:r w:rsidR="00F935C7" w:rsidRPr="00BA156B" w:rsidDel="00AB78DE">
          <w:delText xml:space="preserve">Al finalizar esta dinámica, se </w:delText>
        </w:r>
        <w:r w:rsidR="00526C7F" w:rsidRPr="00BA156B" w:rsidDel="00AB78DE">
          <w:delText xml:space="preserve">obtuvo </w:delText>
        </w:r>
        <w:r w:rsidR="00F935C7" w:rsidRPr="00BA156B" w:rsidDel="00AB78DE">
          <w:delText>en total 10 categorías diferentes que contenían un total de 46 tarjetas.  Esta organización planteada por la primera persona experta en reclamos posibles en IPRESS fue mostrada a</w:delText>
        </w:r>
        <w:r w:rsidR="003E111A" w:rsidRPr="00BA156B" w:rsidDel="00AB78DE">
          <w:delText>l siguientes entrevistado</w:delText>
        </w:r>
        <w:r w:rsidR="00F935C7" w:rsidRPr="00BA156B" w:rsidDel="00AB78DE">
          <w:delText xml:space="preserve"> que cumplieran con el rol de </w:delText>
        </w:r>
        <w:r w:rsidR="003E111A" w:rsidRPr="00BA156B" w:rsidDel="00AB78DE">
          <w:delText xml:space="preserve">Gestores </w:delText>
        </w:r>
        <w:r w:rsidR="00F935C7" w:rsidRPr="00BA156B" w:rsidDel="00AB78DE">
          <w:delText>de IPRESS y Personal de S</w:delText>
        </w:r>
        <w:r w:rsidR="00D00DDC" w:rsidDel="00AB78DE">
          <w:delText>USALUD, cada entrevistado revisó</w:delText>
        </w:r>
        <w:r w:rsidR="00F935C7" w:rsidRPr="00BA156B" w:rsidDel="00AB78DE">
          <w:delText xml:space="preserve"> la organización planteada y se le dio l</w:delText>
        </w:r>
        <w:r w:rsidR="003E111A" w:rsidRPr="00BA156B" w:rsidDel="00AB78DE">
          <w:delText>a posibilidad de hacer cambios,</w:delText>
        </w:r>
        <w:r w:rsidR="00F935C7" w:rsidRPr="00BA156B" w:rsidDel="00AB78DE">
          <w:delText xml:space="preserve"> agregar</w:delText>
        </w:r>
        <w:r w:rsidR="003E111A" w:rsidRPr="00BA156B" w:rsidDel="00AB78DE">
          <w:delText xml:space="preserve"> y eliminar</w:delText>
        </w:r>
        <w:r w:rsidR="00F935C7" w:rsidRPr="00BA156B" w:rsidDel="00AB78DE">
          <w:delText xml:space="preserve"> tipos de reclamos en ella para que se tuviera una versión mejorada de la clasificación de reclamos</w:delText>
        </w:r>
        <w:r w:rsidR="003E111A" w:rsidRPr="00BA156B" w:rsidDel="00AB78DE">
          <w:delText>. L</w:delText>
        </w:r>
        <w:r w:rsidR="00515F83" w:rsidRPr="00BA156B" w:rsidDel="00AB78DE">
          <w:delText>uego esta versión mejorada se le dio al siguiente entrevistado que cumpliera alguno de los roles antes especificados para que lo mejorará y así sucesivamente</w:delText>
        </w:r>
        <w:r w:rsidR="003E111A" w:rsidRPr="00BA156B" w:rsidDel="00AB78DE">
          <w:delText xml:space="preserve"> hasta llegar a la versión final</w:delText>
        </w:r>
        <w:r w:rsidR="00515F83" w:rsidRPr="00BA156B" w:rsidDel="00AB78DE">
          <w:delText>.</w:delText>
        </w:r>
        <w:r w:rsidR="008245D8" w:rsidRPr="00BA156B" w:rsidDel="00AB78DE">
          <w:delText xml:space="preserve"> </w:delText>
        </w:r>
      </w:del>
      <w:del w:id="4584" w:author="Regina Casanova" w:date="2018-07-29T13:12:00Z">
        <w:r w:rsidR="008245D8" w:rsidRPr="00BA156B" w:rsidDel="00AB78DE">
          <w:delText>La versión final de esta tabla se presenta a continuación.</w:delText>
        </w:r>
      </w:del>
    </w:p>
    <w:p w14:paraId="7B2DACEE" w14:textId="32DD07AE" w:rsidR="00BD5BF4" w:rsidRPr="00BA156B" w:rsidDel="00AB78DE" w:rsidRDefault="00BD5BF4" w:rsidP="00A04522">
      <w:pPr>
        <w:spacing w:line="360" w:lineRule="auto"/>
        <w:jc w:val="both"/>
        <w:rPr>
          <w:del w:id="4585" w:author="Regina Casanova" w:date="2018-07-29T13:12:00Z"/>
          <w:rFonts w:cs="Times New Roman"/>
          <w:lang w:val="es-PE"/>
        </w:rPr>
        <w:sectPr w:rsidR="00BD5BF4" w:rsidRPr="00BA156B" w:rsidDel="00AB78DE" w:rsidSect="005C14ED">
          <w:pgSz w:w="11900" w:h="16840"/>
          <w:pgMar w:top="2268" w:right="1701" w:bottom="1418" w:left="1701" w:header="709" w:footer="709" w:gutter="0"/>
          <w:cols w:space="708"/>
          <w:titlePg/>
          <w:docGrid w:linePitch="360"/>
          <w:sectPrChange w:id="4586" w:author="Regina Casanova" w:date="2018-07-29T13:29:00Z">
            <w:sectPr w:rsidR="00BD5BF4" w:rsidRPr="00BA156B" w:rsidDel="00AB78DE" w:rsidSect="005C14ED">
              <w:pgMar w:top="1701" w:right="1701" w:bottom="1701" w:left="2268" w:header="708" w:footer="708" w:gutter="0"/>
            </w:sectPr>
          </w:sectPrChange>
        </w:sectPr>
      </w:pPr>
    </w:p>
    <w:p w14:paraId="22503161" w14:textId="4F511EC1" w:rsidR="008245D8" w:rsidRPr="00BA156B" w:rsidDel="00AB78DE" w:rsidRDefault="008245D8" w:rsidP="00BD5BF4">
      <w:pPr>
        <w:spacing w:line="360" w:lineRule="auto"/>
        <w:jc w:val="center"/>
        <w:rPr>
          <w:del w:id="4587" w:author="Regina Casanova" w:date="2018-07-29T13:12:00Z"/>
          <w:rFonts w:cs="Times New Roman"/>
          <w:b/>
          <w:lang w:val="es-PE"/>
        </w:rPr>
      </w:pPr>
      <w:del w:id="4588" w:author="Regina Casanova" w:date="2018-07-29T13:12:00Z">
        <w:r w:rsidRPr="00BA156B" w:rsidDel="00AB78DE">
          <w:rPr>
            <w:rFonts w:cs="Times New Roman"/>
            <w:b/>
            <w:lang w:val="es-PE"/>
          </w:rPr>
          <w:delText>Tabla</w:delText>
        </w:r>
        <w:r w:rsidR="00BD5BF4" w:rsidRPr="00BA156B" w:rsidDel="00AB78DE">
          <w:rPr>
            <w:rFonts w:cs="Times New Roman"/>
            <w:b/>
            <w:lang w:val="es-PE"/>
          </w:rPr>
          <w:delText xml:space="preserve"> Final</w:delText>
        </w:r>
        <w:r w:rsidRPr="00BA156B" w:rsidDel="00AB78DE">
          <w:rPr>
            <w:rFonts w:cs="Times New Roman"/>
            <w:b/>
            <w:lang w:val="es-PE"/>
          </w:rPr>
          <w:delText xml:space="preserve"> de Clasificación de Reclamos</w:delText>
        </w:r>
      </w:del>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rsidDel="00AB78DE" w14:paraId="2A3E6DD9" w14:textId="255A27EC" w:rsidTr="008245D8">
        <w:trPr>
          <w:del w:id="4589" w:author="Regina Casanova" w:date="2018-07-29T13:12:00Z"/>
        </w:trPr>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615B970" w:rsidR="008245D8" w:rsidRPr="00BA156B" w:rsidDel="00AB78DE" w:rsidRDefault="008245D8">
            <w:pPr>
              <w:autoSpaceDE w:val="0"/>
              <w:autoSpaceDN w:val="0"/>
              <w:adjustRightInd w:val="0"/>
              <w:spacing w:line="380" w:lineRule="atLeast"/>
              <w:rPr>
                <w:del w:id="4590" w:author="Regina Casanova" w:date="2018-07-29T13:12:00Z"/>
                <w:rFonts w:cs="Times New Roman"/>
                <w:color w:val="000000"/>
                <w:lang w:val="es-PE"/>
              </w:rPr>
            </w:pPr>
            <w:del w:id="4591" w:author="Regina Casanova" w:date="2018-07-29T13:12:00Z">
              <w:r w:rsidRPr="00BA156B" w:rsidDel="00AB78DE">
                <w:rPr>
                  <w:rFonts w:cs="Times New Roman"/>
                  <w:color w:val="000000"/>
                  <w:lang w:val="es-PE"/>
                </w:rPr>
                <w:delText>Categoría</w:delText>
              </w:r>
            </w:del>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3A77EA09" w:rsidR="008245D8" w:rsidRPr="00BA156B" w:rsidDel="00AB78DE" w:rsidRDefault="008245D8">
            <w:pPr>
              <w:autoSpaceDE w:val="0"/>
              <w:autoSpaceDN w:val="0"/>
              <w:adjustRightInd w:val="0"/>
              <w:spacing w:line="380" w:lineRule="atLeast"/>
              <w:rPr>
                <w:del w:id="4592" w:author="Regina Casanova" w:date="2018-07-29T13:12:00Z"/>
                <w:rFonts w:cs="Times New Roman"/>
                <w:color w:val="000000"/>
                <w:lang w:val="es-PE"/>
              </w:rPr>
            </w:pPr>
            <w:del w:id="4593" w:author="Regina Casanova" w:date="2018-07-29T13:12:00Z">
              <w:r w:rsidRPr="00BA156B" w:rsidDel="00AB78DE">
                <w:rPr>
                  <w:rFonts w:cs="Times New Roman"/>
                  <w:color w:val="000000"/>
                  <w:lang w:val="es-PE"/>
                </w:rPr>
                <w:delText>Problemas de Infraestructura y/o mobiliario</w:delText>
              </w:r>
            </w:del>
          </w:p>
        </w:tc>
      </w:tr>
      <w:tr w:rsidR="008245D8" w:rsidRPr="00BA156B" w:rsidDel="00AB78DE" w14:paraId="0B5F6B28" w14:textId="1F99B065" w:rsidTr="008245D8">
        <w:tblPrEx>
          <w:tblBorders>
            <w:top w:val="none" w:sz="0" w:space="0" w:color="auto"/>
          </w:tblBorders>
        </w:tblPrEx>
        <w:trPr>
          <w:del w:id="4594" w:author="Regina Casanova" w:date="2018-07-29T13:12:00Z"/>
        </w:trPr>
        <w:tc>
          <w:tcPr>
            <w:tcW w:w="1741" w:type="dxa"/>
            <w:tcBorders>
              <w:left w:val="single" w:sz="8" w:space="0" w:color="000000"/>
              <w:right w:val="single" w:sz="8" w:space="0" w:color="000000"/>
            </w:tcBorders>
            <w:vAlign w:val="bottom"/>
          </w:tcPr>
          <w:p w14:paraId="3808F367" w14:textId="5C0B0175" w:rsidR="008245D8" w:rsidRPr="00BA156B" w:rsidDel="00AB78DE" w:rsidRDefault="00BA156B">
            <w:pPr>
              <w:autoSpaceDE w:val="0"/>
              <w:autoSpaceDN w:val="0"/>
              <w:adjustRightInd w:val="0"/>
              <w:spacing w:line="380" w:lineRule="atLeast"/>
              <w:rPr>
                <w:del w:id="4595" w:author="Regina Casanova" w:date="2018-07-29T13:12:00Z"/>
                <w:rFonts w:cs="Times New Roman"/>
                <w:color w:val="000000"/>
                <w:lang w:val="es-PE"/>
              </w:rPr>
            </w:pPr>
            <w:del w:id="459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4A6E7A87" w14:textId="2D43DD9E" w:rsidR="008245D8" w:rsidRPr="00BA156B" w:rsidDel="00AB78DE" w:rsidRDefault="008245D8">
            <w:pPr>
              <w:autoSpaceDE w:val="0"/>
              <w:autoSpaceDN w:val="0"/>
              <w:adjustRightInd w:val="0"/>
              <w:spacing w:line="380" w:lineRule="atLeast"/>
              <w:rPr>
                <w:del w:id="4597" w:author="Regina Casanova" w:date="2018-07-29T13:12:00Z"/>
                <w:rFonts w:cs="Times New Roman"/>
                <w:color w:val="000000"/>
                <w:lang w:val="es-PE"/>
              </w:rPr>
            </w:pPr>
            <w:del w:id="4598" w:author="Regina Casanova" w:date="2018-07-29T13:12:00Z">
              <w:r w:rsidRPr="00BA156B" w:rsidDel="00AB78DE">
                <w:rPr>
                  <w:rFonts w:cs="Times New Roman"/>
                  <w:color w:val="000000"/>
                  <w:lang w:val="es-PE"/>
                </w:rPr>
                <w:delText>Deficiencias en el orden y limpieza de la infraestructura de la IPRESS</w:delText>
              </w:r>
            </w:del>
          </w:p>
        </w:tc>
      </w:tr>
      <w:tr w:rsidR="008245D8" w:rsidRPr="00BA156B" w:rsidDel="00AB78DE" w14:paraId="37AEA993" w14:textId="2CCA4FAD" w:rsidTr="008245D8">
        <w:tblPrEx>
          <w:tblBorders>
            <w:top w:val="none" w:sz="0" w:space="0" w:color="auto"/>
          </w:tblBorders>
        </w:tblPrEx>
        <w:trPr>
          <w:del w:id="4599"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669E9666" w14:textId="2FF34A3D" w:rsidR="008245D8" w:rsidRPr="00BA156B" w:rsidDel="00AB78DE" w:rsidRDefault="00BA156B">
            <w:pPr>
              <w:autoSpaceDE w:val="0"/>
              <w:autoSpaceDN w:val="0"/>
              <w:adjustRightInd w:val="0"/>
              <w:spacing w:line="380" w:lineRule="atLeast"/>
              <w:rPr>
                <w:del w:id="4600" w:author="Regina Casanova" w:date="2018-07-29T13:12:00Z"/>
                <w:rFonts w:cs="Times New Roman"/>
                <w:color w:val="000000"/>
                <w:lang w:val="es-PE"/>
              </w:rPr>
            </w:pPr>
            <w:del w:id="460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bottom w:val="single" w:sz="8" w:space="0" w:color="000000"/>
              <w:right w:val="single" w:sz="8" w:space="0" w:color="000000"/>
            </w:tcBorders>
            <w:shd w:val="clear" w:color="auto" w:fill="E1E0E0"/>
            <w:vAlign w:val="bottom"/>
          </w:tcPr>
          <w:p w14:paraId="6CFCC216" w14:textId="2373CE9E" w:rsidR="008245D8" w:rsidRPr="00BA156B" w:rsidDel="00AB78DE" w:rsidRDefault="008245D8">
            <w:pPr>
              <w:autoSpaceDE w:val="0"/>
              <w:autoSpaceDN w:val="0"/>
              <w:adjustRightInd w:val="0"/>
              <w:spacing w:line="380" w:lineRule="atLeast"/>
              <w:rPr>
                <w:del w:id="4602" w:author="Regina Casanova" w:date="2018-07-29T13:12:00Z"/>
                <w:rFonts w:cs="Times New Roman"/>
                <w:color w:val="000000"/>
                <w:lang w:val="es-PE"/>
              </w:rPr>
            </w:pPr>
            <w:del w:id="4603" w:author="Regina Casanova" w:date="2018-07-29T13:12:00Z">
              <w:r w:rsidRPr="00BA156B" w:rsidDel="00AB78DE">
                <w:rPr>
                  <w:rFonts w:cs="Times New Roman"/>
                  <w:color w:val="000000"/>
                  <w:lang w:val="es-PE"/>
                </w:rPr>
                <w:delText>Deficiencia o falta de infraestructura y/o mobiliario</w:delText>
              </w:r>
            </w:del>
          </w:p>
        </w:tc>
      </w:tr>
      <w:tr w:rsidR="008245D8" w:rsidRPr="00BA156B" w:rsidDel="00AB78DE" w14:paraId="2D0AE703" w14:textId="2F4B0118" w:rsidTr="008245D8">
        <w:tblPrEx>
          <w:tblBorders>
            <w:top w:val="none" w:sz="0" w:space="0" w:color="auto"/>
          </w:tblBorders>
        </w:tblPrEx>
        <w:trPr>
          <w:del w:id="460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2AC2F50" w14:textId="685F763D" w:rsidR="008245D8" w:rsidRPr="00BA156B" w:rsidDel="00AB78DE" w:rsidRDefault="008245D8">
            <w:pPr>
              <w:autoSpaceDE w:val="0"/>
              <w:autoSpaceDN w:val="0"/>
              <w:adjustRightInd w:val="0"/>
              <w:spacing w:line="380" w:lineRule="atLeast"/>
              <w:rPr>
                <w:del w:id="4605" w:author="Regina Casanova" w:date="2018-07-29T13:12:00Z"/>
                <w:rFonts w:cs="Times New Roman"/>
                <w:color w:val="000000"/>
                <w:lang w:val="es-PE"/>
              </w:rPr>
            </w:pPr>
            <w:del w:id="4606"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629FF1C4" w14:textId="3147EC8F" w:rsidR="008245D8" w:rsidRPr="00BA156B" w:rsidDel="00AB78DE" w:rsidRDefault="008245D8">
            <w:pPr>
              <w:autoSpaceDE w:val="0"/>
              <w:autoSpaceDN w:val="0"/>
              <w:adjustRightInd w:val="0"/>
              <w:spacing w:line="380" w:lineRule="atLeast"/>
              <w:rPr>
                <w:del w:id="4607" w:author="Regina Casanova" w:date="2018-07-29T13:12:00Z"/>
                <w:rFonts w:cs="Times New Roman"/>
                <w:color w:val="000000"/>
                <w:lang w:val="es-PE"/>
              </w:rPr>
            </w:pPr>
            <w:del w:id="4608" w:author="Regina Casanova" w:date="2018-07-29T13:12:00Z">
              <w:r w:rsidRPr="00BA156B" w:rsidDel="00AB78DE">
                <w:rPr>
                  <w:rFonts w:cs="Times New Roman"/>
                  <w:color w:val="000000"/>
                  <w:lang w:val="es-PE"/>
                </w:rPr>
                <w:delText>Problemas del Seguro (SIS)</w:delText>
              </w:r>
            </w:del>
          </w:p>
        </w:tc>
      </w:tr>
      <w:tr w:rsidR="008245D8" w:rsidRPr="00BA156B" w:rsidDel="00AB78DE" w14:paraId="0C568B09" w14:textId="4ABD4333" w:rsidTr="008245D8">
        <w:tblPrEx>
          <w:tblBorders>
            <w:top w:val="none" w:sz="0" w:space="0" w:color="auto"/>
          </w:tblBorders>
        </w:tblPrEx>
        <w:trPr>
          <w:del w:id="4609" w:author="Regina Casanova" w:date="2018-07-29T13:12:00Z"/>
        </w:trPr>
        <w:tc>
          <w:tcPr>
            <w:tcW w:w="1741" w:type="dxa"/>
            <w:tcBorders>
              <w:left w:val="single" w:sz="8" w:space="0" w:color="000000"/>
              <w:right w:val="single" w:sz="8" w:space="0" w:color="000000"/>
            </w:tcBorders>
            <w:vAlign w:val="bottom"/>
          </w:tcPr>
          <w:p w14:paraId="164D2CC4" w14:textId="1D55C46A" w:rsidR="008245D8" w:rsidRPr="00BA156B" w:rsidDel="00AB78DE" w:rsidRDefault="00BA156B">
            <w:pPr>
              <w:autoSpaceDE w:val="0"/>
              <w:autoSpaceDN w:val="0"/>
              <w:adjustRightInd w:val="0"/>
              <w:spacing w:line="380" w:lineRule="atLeast"/>
              <w:rPr>
                <w:del w:id="4610" w:author="Regina Casanova" w:date="2018-07-29T13:12:00Z"/>
                <w:rFonts w:cs="Times New Roman"/>
                <w:color w:val="000000"/>
                <w:lang w:val="es-PE"/>
              </w:rPr>
            </w:pPr>
            <w:del w:id="461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29BB2A67" w14:textId="7E5CD751" w:rsidR="008245D8" w:rsidRPr="00BA156B" w:rsidDel="00AB78DE" w:rsidRDefault="008245D8">
            <w:pPr>
              <w:autoSpaceDE w:val="0"/>
              <w:autoSpaceDN w:val="0"/>
              <w:adjustRightInd w:val="0"/>
              <w:spacing w:line="380" w:lineRule="atLeast"/>
              <w:rPr>
                <w:del w:id="4612" w:author="Regina Casanova" w:date="2018-07-29T13:12:00Z"/>
                <w:rFonts w:cs="Times New Roman"/>
                <w:color w:val="000000"/>
                <w:lang w:val="es-PE"/>
              </w:rPr>
            </w:pPr>
            <w:del w:id="4613" w:author="Regina Casanova" w:date="2018-07-29T13:12:00Z">
              <w:r w:rsidRPr="00BA156B" w:rsidDel="00AB78DE">
                <w:rPr>
                  <w:rFonts w:cs="Times New Roman"/>
                  <w:color w:val="000000"/>
                  <w:lang w:val="es-PE"/>
                </w:rPr>
                <w:delText>Cobros relacionados al seguro (copago, deducibles, reembolsos)</w:delText>
              </w:r>
            </w:del>
          </w:p>
        </w:tc>
      </w:tr>
      <w:tr w:rsidR="008245D8" w:rsidRPr="00BA156B" w:rsidDel="00AB78DE" w14:paraId="062A936F" w14:textId="3B591D59" w:rsidTr="008245D8">
        <w:tblPrEx>
          <w:tblBorders>
            <w:top w:val="none" w:sz="0" w:space="0" w:color="auto"/>
          </w:tblBorders>
        </w:tblPrEx>
        <w:trPr>
          <w:del w:id="4614" w:author="Regina Casanova" w:date="2018-07-29T13:12:00Z"/>
        </w:trPr>
        <w:tc>
          <w:tcPr>
            <w:tcW w:w="1741" w:type="dxa"/>
            <w:tcBorders>
              <w:left w:val="single" w:sz="8" w:space="0" w:color="000000"/>
              <w:right w:val="single" w:sz="8" w:space="0" w:color="000000"/>
            </w:tcBorders>
            <w:shd w:val="clear" w:color="auto" w:fill="E1E0E0"/>
            <w:vAlign w:val="bottom"/>
          </w:tcPr>
          <w:p w14:paraId="6F209509" w14:textId="18AF591E" w:rsidR="008245D8" w:rsidRPr="00BA156B" w:rsidDel="00AB78DE" w:rsidRDefault="00BA156B">
            <w:pPr>
              <w:autoSpaceDE w:val="0"/>
              <w:autoSpaceDN w:val="0"/>
              <w:adjustRightInd w:val="0"/>
              <w:spacing w:line="380" w:lineRule="atLeast"/>
              <w:rPr>
                <w:del w:id="4615" w:author="Regina Casanova" w:date="2018-07-29T13:12:00Z"/>
                <w:rFonts w:cs="Times New Roman"/>
                <w:color w:val="000000"/>
                <w:lang w:val="es-PE"/>
              </w:rPr>
            </w:pPr>
            <w:del w:id="461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50026006" w14:textId="19FA88A7" w:rsidR="008245D8" w:rsidRPr="00BA156B" w:rsidDel="00AB78DE" w:rsidRDefault="008245D8">
            <w:pPr>
              <w:autoSpaceDE w:val="0"/>
              <w:autoSpaceDN w:val="0"/>
              <w:adjustRightInd w:val="0"/>
              <w:spacing w:line="380" w:lineRule="atLeast"/>
              <w:rPr>
                <w:del w:id="4617" w:author="Regina Casanova" w:date="2018-07-29T13:12:00Z"/>
                <w:rFonts w:cs="Times New Roman"/>
                <w:color w:val="000000"/>
                <w:lang w:val="es-PE"/>
              </w:rPr>
            </w:pPr>
            <w:del w:id="4618" w:author="Regina Casanova" w:date="2018-07-29T13:12:00Z">
              <w:r w:rsidRPr="00BA156B" w:rsidDel="00AB78DE">
                <w:rPr>
                  <w:rFonts w:cs="Times New Roman"/>
                  <w:color w:val="000000"/>
                  <w:lang w:val="es-PE"/>
                </w:rPr>
                <w:delText>Problemas de la cobertura</w:delText>
              </w:r>
            </w:del>
          </w:p>
        </w:tc>
      </w:tr>
      <w:tr w:rsidR="008245D8" w:rsidRPr="00BA156B" w:rsidDel="00AB78DE" w14:paraId="3810A1A2" w14:textId="17C03A4B" w:rsidTr="008245D8">
        <w:tblPrEx>
          <w:tblBorders>
            <w:top w:val="none" w:sz="0" w:space="0" w:color="auto"/>
          </w:tblBorders>
        </w:tblPrEx>
        <w:trPr>
          <w:del w:id="4619" w:author="Regina Casanova" w:date="2018-07-29T13:12:00Z"/>
        </w:trPr>
        <w:tc>
          <w:tcPr>
            <w:tcW w:w="1741" w:type="dxa"/>
            <w:tcBorders>
              <w:left w:val="single" w:sz="8" w:space="0" w:color="000000"/>
              <w:bottom w:val="single" w:sz="8" w:space="0" w:color="000000"/>
              <w:right w:val="single" w:sz="8" w:space="0" w:color="000000"/>
            </w:tcBorders>
            <w:vAlign w:val="bottom"/>
          </w:tcPr>
          <w:p w14:paraId="2A66C737" w14:textId="5E0633EC" w:rsidR="008245D8" w:rsidRPr="00BA156B" w:rsidDel="00AB78DE" w:rsidRDefault="00BA156B">
            <w:pPr>
              <w:autoSpaceDE w:val="0"/>
              <w:autoSpaceDN w:val="0"/>
              <w:adjustRightInd w:val="0"/>
              <w:spacing w:line="380" w:lineRule="atLeast"/>
              <w:rPr>
                <w:del w:id="4620" w:author="Regina Casanova" w:date="2018-07-29T13:12:00Z"/>
                <w:rFonts w:cs="Times New Roman"/>
                <w:color w:val="000000"/>
                <w:lang w:val="es-PE"/>
              </w:rPr>
            </w:pPr>
            <w:del w:id="462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bottom w:val="single" w:sz="8" w:space="0" w:color="000000"/>
              <w:right w:val="single" w:sz="8" w:space="0" w:color="000000"/>
            </w:tcBorders>
            <w:vAlign w:val="bottom"/>
          </w:tcPr>
          <w:p w14:paraId="43F5642B" w14:textId="2F02C159" w:rsidR="008245D8" w:rsidRPr="00BA156B" w:rsidDel="00AB78DE" w:rsidRDefault="008245D8">
            <w:pPr>
              <w:autoSpaceDE w:val="0"/>
              <w:autoSpaceDN w:val="0"/>
              <w:adjustRightInd w:val="0"/>
              <w:spacing w:line="380" w:lineRule="atLeast"/>
              <w:rPr>
                <w:del w:id="4622" w:author="Regina Casanova" w:date="2018-07-29T13:12:00Z"/>
                <w:rFonts w:cs="Times New Roman"/>
                <w:color w:val="000000"/>
                <w:lang w:val="es-PE"/>
              </w:rPr>
            </w:pPr>
            <w:del w:id="4623" w:author="Regina Casanova" w:date="2018-07-29T13:12:00Z">
              <w:r w:rsidRPr="00BA156B" w:rsidDel="00AB78DE">
                <w:rPr>
                  <w:rFonts w:cs="Times New Roman"/>
                  <w:color w:val="000000"/>
                  <w:lang w:val="es-PE"/>
                </w:rPr>
                <w:delText>Problemas de Afiliación de Seguro</w:delText>
              </w:r>
            </w:del>
          </w:p>
        </w:tc>
      </w:tr>
      <w:tr w:rsidR="008245D8" w:rsidRPr="00BA156B" w:rsidDel="00AB78DE" w14:paraId="40FB9EEF" w14:textId="755E2A5C" w:rsidTr="008245D8">
        <w:tblPrEx>
          <w:tblBorders>
            <w:top w:val="none" w:sz="0" w:space="0" w:color="auto"/>
          </w:tblBorders>
        </w:tblPrEx>
        <w:trPr>
          <w:del w:id="462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71159FC9" w14:textId="4489033F" w:rsidR="008245D8" w:rsidRPr="00BA156B" w:rsidDel="00AB78DE" w:rsidRDefault="008245D8">
            <w:pPr>
              <w:autoSpaceDE w:val="0"/>
              <w:autoSpaceDN w:val="0"/>
              <w:adjustRightInd w:val="0"/>
              <w:spacing w:line="380" w:lineRule="atLeast"/>
              <w:rPr>
                <w:del w:id="4625" w:author="Regina Casanova" w:date="2018-07-29T13:12:00Z"/>
                <w:rFonts w:cs="Times New Roman"/>
                <w:color w:val="000000"/>
                <w:lang w:val="es-PE"/>
              </w:rPr>
            </w:pPr>
            <w:del w:id="4626"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659FDD59" w14:textId="574E63F9" w:rsidR="008245D8" w:rsidRPr="00BA156B" w:rsidDel="00AB78DE" w:rsidRDefault="008245D8">
            <w:pPr>
              <w:autoSpaceDE w:val="0"/>
              <w:autoSpaceDN w:val="0"/>
              <w:adjustRightInd w:val="0"/>
              <w:spacing w:line="380" w:lineRule="atLeast"/>
              <w:rPr>
                <w:del w:id="4627" w:author="Regina Casanova" w:date="2018-07-29T13:12:00Z"/>
                <w:rFonts w:cs="Times New Roman"/>
                <w:color w:val="000000"/>
                <w:lang w:val="es-PE"/>
              </w:rPr>
            </w:pPr>
            <w:del w:id="4628" w:author="Regina Casanova" w:date="2018-07-29T13:12:00Z">
              <w:r w:rsidRPr="00BA156B" w:rsidDel="00AB78DE">
                <w:rPr>
                  <w:rFonts w:cs="Times New Roman"/>
                  <w:color w:val="000000"/>
                  <w:lang w:val="es-PE"/>
                </w:rPr>
                <w:delText>Privacidad y Confidencialidad del Asegurado</w:delText>
              </w:r>
            </w:del>
          </w:p>
        </w:tc>
      </w:tr>
      <w:tr w:rsidR="008245D8" w:rsidRPr="00BA156B" w:rsidDel="00AB78DE" w14:paraId="7F42DFA6" w14:textId="515F476F" w:rsidTr="008245D8">
        <w:tblPrEx>
          <w:tblBorders>
            <w:top w:val="none" w:sz="0" w:space="0" w:color="auto"/>
          </w:tblBorders>
        </w:tblPrEx>
        <w:trPr>
          <w:del w:id="4629" w:author="Regina Casanova" w:date="2018-07-29T13:12:00Z"/>
        </w:trPr>
        <w:tc>
          <w:tcPr>
            <w:tcW w:w="1741" w:type="dxa"/>
            <w:tcBorders>
              <w:left w:val="single" w:sz="8" w:space="0" w:color="000000"/>
              <w:right w:val="single" w:sz="8" w:space="0" w:color="000000"/>
            </w:tcBorders>
            <w:vAlign w:val="bottom"/>
          </w:tcPr>
          <w:p w14:paraId="100D1D7B" w14:textId="6E4DDA63" w:rsidR="008245D8" w:rsidRPr="00BA156B" w:rsidDel="00AB78DE" w:rsidRDefault="00BA156B">
            <w:pPr>
              <w:autoSpaceDE w:val="0"/>
              <w:autoSpaceDN w:val="0"/>
              <w:adjustRightInd w:val="0"/>
              <w:spacing w:line="380" w:lineRule="atLeast"/>
              <w:rPr>
                <w:del w:id="4630" w:author="Regina Casanova" w:date="2018-07-29T13:12:00Z"/>
                <w:rFonts w:cs="Times New Roman"/>
                <w:color w:val="000000"/>
                <w:lang w:val="es-PE"/>
              </w:rPr>
            </w:pPr>
            <w:del w:id="463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6230A550" w14:textId="3BC00A7E" w:rsidR="008245D8" w:rsidRPr="00BA156B" w:rsidDel="00AB78DE" w:rsidRDefault="008245D8">
            <w:pPr>
              <w:autoSpaceDE w:val="0"/>
              <w:autoSpaceDN w:val="0"/>
              <w:adjustRightInd w:val="0"/>
              <w:spacing w:line="380" w:lineRule="atLeast"/>
              <w:rPr>
                <w:del w:id="4632" w:author="Regina Casanova" w:date="2018-07-29T13:12:00Z"/>
                <w:rFonts w:cs="Times New Roman"/>
                <w:color w:val="000000"/>
                <w:lang w:val="es-PE"/>
              </w:rPr>
            </w:pPr>
            <w:del w:id="4633" w:author="Regina Casanova" w:date="2018-07-29T13:12:00Z">
              <w:r w:rsidRPr="00BA156B" w:rsidDel="00AB78DE">
                <w:rPr>
                  <w:rFonts w:cs="Times New Roman"/>
                  <w:color w:val="000000"/>
                  <w:lang w:val="es-PE"/>
                </w:rPr>
                <w:delText>Disconformidad relacionada al consentimiento informado</w:delText>
              </w:r>
            </w:del>
          </w:p>
        </w:tc>
      </w:tr>
      <w:tr w:rsidR="008245D8" w:rsidRPr="00BA156B" w:rsidDel="00AB78DE" w14:paraId="2B8ECB43" w14:textId="7E00E1A6" w:rsidTr="008245D8">
        <w:tblPrEx>
          <w:tblBorders>
            <w:top w:val="none" w:sz="0" w:space="0" w:color="auto"/>
          </w:tblBorders>
        </w:tblPrEx>
        <w:trPr>
          <w:del w:id="4634" w:author="Regina Casanova" w:date="2018-07-29T13:12:00Z"/>
        </w:trPr>
        <w:tc>
          <w:tcPr>
            <w:tcW w:w="1741" w:type="dxa"/>
            <w:tcBorders>
              <w:left w:val="single" w:sz="8" w:space="0" w:color="000000"/>
              <w:right w:val="single" w:sz="8" w:space="0" w:color="000000"/>
            </w:tcBorders>
            <w:shd w:val="clear" w:color="auto" w:fill="E1E0E0"/>
            <w:vAlign w:val="bottom"/>
          </w:tcPr>
          <w:p w14:paraId="438AF198" w14:textId="098A8683" w:rsidR="008245D8" w:rsidRPr="00BA156B" w:rsidDel="00AB78DE" w:rsidRDefault="00BA156B">
            <w:pPr>
              <w:autoSpaceDE w:val="0"/>
              <w:autoSpaceDN w:val="0"/>
              <w:adjustRightInd w:val="0"/>
              <w:spacing w:line="380" w:lineRule="atLeast"/>
              <w:rPr>
                <w:del w:id="4635" w:author="Regina Casanova" w:date="2018-07-29T13:12:00Z"/>
                <w:rFonts w:cs="Times New Roman"/>
                <w:color w:val="000000"/>
                <w:lang w:val="es-PE"/>
              </w:rPr>
            </w:pPr>
            <w:del w:id="463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44632BA9" w14:textId="2256FBA6" w:rsidR="008245D8" w:rsidRPr="00BA156B" w:rsidDel="00AB78DE" w:rsidRDefault="008245D8">
            <w:pPr>
              <w:autoSpaceDE w:val="0"/>
              <w:autoSpaceDN w:val="0"/>
              <w:adjustRightInd w:val="0"/>
              <w:spacing w:line="380" w:lineRule="atLeast"/>
              <w:rPr>
                <w:del w:id="4637" w:author="Regina Casanova" w:date="2018-07-29T13:12:00Z"/>
                <w:rFonts w:cs="Times New Roman"/>
                <w:color w:val="000000"/>
                <w:lang w:val="es-PE"/>
              </w:rPr>
            </w:pPr>
            <w:del w:id="4638" w:author="Regina Casanova" w:date="2018-07-29T13:12:00Z">
              <w:r w:rsidRPr="00BA156B" w:rsidDel="00AB78DE">
                <w:rPr>
                  <w:rFonts w:cs="Times New Roman"/>
                  <w:color w:val="000000"/>
                  <w:lang w:val="es-PE"/>
                </w:rPr>
                <w:delText>Atención de salud brindada en condiciones de exposición</w:delText>
              </w:r>
            </w:del>
          </w:p>
        </w:tc>
      </w:tr>
      <w:tr w:rsidR="008245D8" w:rsidRPr="00BA156B" w:rsidDel="00AB78DE" w14:paraId="3A1A0623" w14:textId="51B952C8" w:rsidTr="008245D8">
        <w:tblPrEx>
          <w:tblBorders>
            <w:top w:val="none" w:sz="0" w:space="0" w:color="auto"/>
          </w:tblBorders>
        </w:tblPrEx>
        <w:trPr>
          <w:del w:id="4639" w:author="Regina Casanova" w:date="2018-07-29T13:12:00Z"/>
        </w:trPr>
        <w:tc>
          <w:tcPr>
            <w:tcW w:w="1741" w:type="dxa"/>
            <w:tcBorders>
              <w:left w:val="single" w:sz="8" w:space="0" w:color="000000"/>
              <w:right w:val="single" w:sz="8" w:space="0" w:color="000000"/>
            </w:tcBorders>
            <w:vAlign w:val="bottom"/>
          </w:tcPr>
          <w:p w14:paraId="20188D27" w14:textId="08C58F03" w:rsidR="008245D8" w:rsidRPr="00BA156B" w:rsidDel="00AB78DE" w:rsidRDefault="00BA156B">
            <w:pPr>
              <w:autoSpaceDE w:val="0"/>
              <w:autoSpaceDN w:val="0"/>
              <w:adjustRightInd w:val="0"/>
              <w:spacing w:line="380" w:lineRule="atLeast"/>
              <w:rPr>
                <w:del w:id="4640" w:author="Regina Casanova" w:date="2018-07-29T13:12:00Z"/>
                <w:rFonts w:cs="Times New Roman"/>
                <w:color w:val="000000"/>
                <w:lang w:val="es-PE"/>
              </w:rPr>
            </w:pPr>
            <w:del w:id="464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68EBD367" w14:textId="1E0C1CCB" w:rsidR="008245D8" w:rsidRPr="00BA156B" w:rsidDel="00AB78DE" w:rsidRDefault="008245D8">
            <w:pPr>
              <w:autoSpaceDE w:val="0"/>
              <w:autoSpaceDN w:val="0"/>
              <w:adjustRightInd w:val="0"/>
              <w:spacing w:line="380" w:lineRule="atLeast"/>
              <w:rPr>
                <w:del w:id="4642" w:author="Regina Casanova" w:date="2018-07-29T13:12:00Z"/>
                <w:rFonts w:cs="Times New Roman"/>
                <w:color w:val="000000"/>
                <w:lang w:val="es-PE"/>
              </w:rPr>
            </w:pPr>
            <w:del w:id="4643" w:author="Regina Casanova" w:date="2018-07-29T13:12:00Z">
              <w:r w:rsidRPr="00BA156B" w:rsidDel="00AB78DE">
                <w:rPr>
                  <w:rFonts w:cs="Times New Roman"/>
                  <w:color w:val="000000"/>
                  <w:lang w:val="es-PE"/>
                </w:rPr>
                <w:delText>Presencia de personal no autorizado por el usuario en la evaluación médica</w:delText>
              </w:r>
            </w:del>
          </w:p>
        </w:tc>
      </w:tr>
      <w:tr w:rsidR="008245D8" w:rsidRPr="00BA156B" w:rsidDel="00AB78DE" w14:paraId="1DD3F819" w14:textId="1765D9BD" w:rsidTr="008245D8">
        <w:tblPrEx>
          <w:tblBorders>
            <w:top w:val="none" w:sz="0" w:space="0" w:color="auto"/>
          </w:tblBorders>
        </w:tblPrEx>
        <w:trPr>
          <w:del w:id="4644"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136A3FE3" w14:textId="7D60074B" w:rsidR="008245D8" w:rsidRPr="00BA156B" w:rsidDel="00AB78DE" w:rsidRDefault="00BA156B">
            <w:pPr>
              <w:autoSpaceDE w:val="0"/>
              <w:autoSpaceDN w:val="0"/>
              <w:adjustRightInd w:val="0"/>
              <w:spacing w:line="380" w:lineRule="atLeast"/>
              <w:rPr>
                <w:del w:id="4645" w:author="Regina Casanova" w:date="2018-07-29T13:12:00Z"/>
                <w:rFonts w:cs="Times New Roman"/>
                <w:color w:val="000000"/>
                <w:lang w:val="es-PE"/>
              </w:rPr>
            </w:pPr>
            <w:del w:id="464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bottom w:val="single" w:sz="8" w:space="0" w:color="000000"/>
              <w:right w:val="single" w:sz="8" w:space="0" w:color="000000"/>
            </w:tcBorders>
            <w:shd w:val="clear" w:color="auto" w:fill="E1E0E0"/>
            <w:vAlign w:val="bottom"/>
          </w:tcPr>
          <w:p w14:paraId="6E21B2C4" w14:textId="6804B377" w:rsidR="008245D8" w:rsidRPr="00BA156B" w:rsidDel="00AB78DE" w:rsidRDefault="008245D8">
            <w:pPr>
              <w:autoSpaceDE w:val="0"/>
              <w:autoSpaceDN w:val="0"/>
              <w:adjustRightInd w:val="0"/>
              <w:spacing w:line="380" w:lineRule="atLeast"/>
              <w:rPr>
                <w:del w:id="4647" w:author="Regina Casanova" w:date="2018-07-29T13:12:00Z"/>
                <w:rFonts w:cs="Times New Roman"/>
                <w:color w:val="000000"/>
                <w:lang w:val="es-PE"/>
              </w:rPr>
            </w:pPr>
            <w:del w:id="4648" w:author="Regina Casanova" w:date="2018-07-29T13:12:00Z">
              <w:r w:rsidRPr="00BA156B" w:rsidDel="00AB78DE">
                <w:rPr>
                  <w:rFonts w:cs="Times New Roman"/>
                  <w:color w:val="000000"/>
                  <w:lang w:val="es-PE"/>
                </w:rPr>
                <w:delText>Falta y/o violación de la confidencialidad del asegurado (Refiriéndose a datos, diagnóstico y/o material multimedia)</w:delText>
              </w:r>
            </w:del>
          </w:p>
        </w:tc>
      </w:tr>
      <w:tr w:rsidR="008245D8" w:rsidRPr="00BA156B" w:rsidDel="00AB78DE" w14:paraId="39864BCB" w14:textId="4C22FA78" w:rsidTr="008245D8">
        <w:tblPrEx>
          <w:tblBorders>
            <w:top w:val="none" w:sz="0" w:space="0" w:color="auto"/>
          </w:tblBorders>
        </w:tblPrEx>
        <w:trPr>
          <w:del w:id="464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67E1AA53" w14:textId="395EE4A7" w:rsidR="008245D8" w:rsidRPr="00BA156B" w:rsidDel="00AB78DE" w:rsidRDefault="008245D8">
            <w:pPr>
              <w:autoSpaceDE w:val="0"/>
              <w:autoSpaceDN w:val="0"/>
              <w:adjustRightInd w:val="0"/>
              <w:spacing w:line="380" w:lineRule="atLeast"/>
              <w:rPr>
                <w:del w:id="4650" w:author="Regina Casanova" w:date="2018-07-29T13:12:00Z"/>
                <w:rFonts w:cs="Times New Roman"/>
                <w:color w:val="000000"/>
                <w:lang w:val="es-PE"/>
              </w:rPr>
            </w:pPr>
            <w:del w:id="4651"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57502AC9" w14:textId="0876AEF7" w:rsidR="008245D8" w:rsidRPr="00BA156B" w:rsidDel="00AB78DE" w:rsidRDefault="008245D8">
            <w:pPr>
              <w:autoSpaceDE w:val="0"/>
              <w:autoSpaceDN w:val="0"/>
              <w:adjustRightInd w:val="0"/>
              <w:spacing w:line="380" w:lineRule="atLeast"/>
              <w:rPr>
                <w:del w:id="4652" w:author="Regina Casanova" w:date="2018-07-29T13:12:00Z"/>
                <w:rFonts w:cs="Times New Roman"/>
                <w:color w:val="000000"/>
                <w:lang w:val="es-PE"/>
              </w:rPr>
            </w:pPr>
            <w:del w:id="4653" w:author="Regina Casanova" w:date="2018-07-29T13:12:00Z">
              <w:r w:rsidRPr="00BA156B" w:rsidDel="00AB78DE">
                <w:rPr>
                  <w:rFonts w:cs="Times New Roman"/>
                  <w:color w:val="000000"/>
                  <w:lang w:val="es-PE"/>
                </w:rPr>
                <w:delText>Problemas en Información</w:delText>
              </w:r>
            </w:del>
          </w:p>
        </w:tc>
      </w:tr>
      <w:tr w:rsidR="008245D8" w:rsidRPr="00BA156B" w:rsidDel="00AB78DE" w14:paraId="107B0FCD" w14:textId="1A2B914C" w:rsidTr="008245D8">
        <w:tblPrEx>
          <w:tblBorders>
            <w:top w:val="none" w:sz="0" w:space="0" w:color="auto"/>
          </w:tblBorders>
        </w:tblPrEx>
        <w:trPr>
          <w:del w:id="4654" w:author="Regina Casanova" w:date="2018-07-29T13:12:00Z"/>
        </w:trPr>
        <w:tc>
          <w:tcPr>
            <w:tcW w:w="1741" w:type="dxa"/>
            <w:tcBorders>
              <w:left w:val="single" w:sz="8" w:space="0" w:color="000000"/>
              <w:right w:val="single" w:sz="8" w:space="0" w:color="000000"/>
            </w:tcBorders>
            <w:vAlign w:val="bottom"/>
          </w:tcPr>
          <w:p w14:paraId="70167E5D" w14:textId="289B2323" w:rsidR="008245D8" w:rsidRPr="00BA156B" w:rsidDel="00AB78DE" w:rsidRDefault="00BA156B">
            <w:pPr>
              <w:autoSpaceDE w:val="0"/>
              <w:autoSpaceDN w:val="0"/>
              <w:adjustRightInd w:val="0"/>
              <w:spacing w:line="380" w:lineRule="atLeast"/>
              <w:rPr>
                <w:del w:id="4655" w:author="Regina Casanova" w:date="2018-07-29T13:12:00Z"/>
                <w:rFonts w:cs="Times New Roman"/>
                <w:color w:val="000000"/>
                <w:lang w:val="es-PE"/>
              </w:rPr>
            </w:pPr>
            <w:del w:id="465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29FAAAE6" w14:textId="24A2F206" w:rsidR="008245D8" w:rsidRPr="00BA156B" w:rsidDel="00AB78DE" w:rsidRDefault="008245D8">
            <w:pPr>
              <w:autoSpaceDE w:val="0"/>
              <w:autoSpaceDN w:val="0"/>
              <w:adjustRightInd w:val="0"/>
              <w:spacing w:line="380" w:lineRule="atLeast"/>
              <w:rPr>
                <w:del w:id="4657" w:author="Regina Casanova" w:date="2018-07-29T13:12:00Z"/>
                <w:rFonts w:cs="Times New Roman"/>
                <w:color w:val="000000"/>
                <w:lang w:val="es-PE"/>
              </w:rPr>
            </w:pPr>
            <w:del w:id="4658" w:author="Regina Casanova" w:date="2018-07-29T13:12:00Z">
              <w:r w:rsidRPr="00BA156B" w:rsidDel="00AB78DE">
                <w:rPr>
                  <w:rFonts w:cs="Times New Roman"/>
                  <w:color w:val="000000"/>
                  <w:lang w:val="es-PE"/>
                </w:rPr>
                <w:delText>Información errada, insuficiente, no comprensible u omitida sobre procedimientos, diagnósticos y/o tratamiento médico</w:delText>
              </w:r>
            </w:del>
          </w:p>
        </w:tc>
      </w:tr>
      <w:tr w:rsidR="008245D8" w:rsidRPr="00BA156B" w:rsidDel="00AB78DE" w14:paraId="69AB7AD6" w14:textId="3F2C8003" w:rsidTr="008245D8">
        <w:tblPrEx>
          <w:tblBorders>
            <w:top w:val="none" w:sz="0" w:space="0" w:color="auto"/>
          </w:tblBorders>
        </w:tblPrEx>
        <w:trPr>
          <w:del w:id="4659" w:author="Regina Casanova" w:date="2018-07-29T13:12:00Z"/>
        </w:trPr>
        <w:tc>
          <w:tcPr>
            <w:tcW w:w="1741" w:type="dxa"/>
            <w:tcBorders>
              <w:left w:val="single" w:sz="8" w:space="0" w:color="000000"/>
              <w:right w:val="single" w:sz="8" w:space="0" w:color="000000"/>
            </w:tcBorders>
            <w:shd w:val="clear" w:color="auto" w:fill="E1E0E0"/>
            <w:vAlign w:val="bottom"/>
          </w:tcPr>
          <w:p w14:paraId="5C19E192" w14:textId="6A993BE1" w:rsidR="008245D8" w:rsidRPr="00BA156B" w:rsidDel="00AB78DE" w:rsidRDefault="00BA156B">
            <w:pPr>
              <w:autoSpaceDE w:val="0"/>
              <w:autoSpaceDN w:val="0"/>
              <w:adjustRightInd w:val="0"/>
              <w:spacing w:line="380" w:lineRule="atLeast"/>
              <w:rPr>
                <w:del w:id="4660" w:author="Regina Casanova" w:date="2018-07-29T13:12:00Z"/>
                <w:rFonts w:cs="Times New Roman"/>
                <w:color w:val="000000"/>
                <w:lang w:val="es-PE"/>
              </w:rPr>
            </w:pPr>
            <w:del w:id="466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67EF7D6C" w14:textId="139B12CA" w:rsidR="008245D8" w:rsidRPr="00BA156B" w:rsidDel="00AB78DE" w:rsidRDefault="008245D8">
            <w:pPr>
              <w:autoSpaceDE w:val="0"/>
              <w:autoSpaceDN w:val="0"/>
              <w:adjustRightInd w:val="0"/>
              <w:spacing w:line="380" w:lineRule="atLeast"/>
              <w:rPr>
                <w:del w:id="4662" w:author="Regina Casanova" w:date="2018-07-29T13:12:00Z"/>
                <w:rFonts w:cs="Times New Roman"/>
                <w:color w:val="000000"/>
                <w:lang w:val="es-PE"/>
              </w:rPr>
            </w:pPr>
            <w:del w:id="4663" w:author="Regina Casanova" w:date="2018-07-29T13:12:00Z">
              <w:r w:rsidRPr="00BA156B" w:rsidDel="00AB78DE">
                <w:rPr>
                  <w:rFonts w:cs="Times New Roman"/>
                  <w:color w:val="000000"/>
                  <w:lang w:val="es-PE"/>
                </w:rPr>
                <w:delText>Información errada, insuficiente, no comprensible u omitida sobre el personal asistencial</w:delText>
              </w:r>
            </w:del>
          </w:p>
        </w:tc>
      </w:tr>
      <w:tr w:rsidR="008245D8" w:rsidRPr="00BA156B" w:rsidDel="00AB78DE" w14:paraId="432EF5D8" w14:textId="1804BC3C" w:rsidTr="008245D8">
        <w:tblPrEx>
          <w:tblBorders>
            <w:top w:val="none" w:sz="0" w:space="0" w:color="auto"/>
          </w:tblBorders>
        </w:tblPrEx>
        <w:trPr>
          <w:del w:id="4664" w:author="Regina Casanova" w:date="2018-07-29T13:12:00Z"/>
        </w:trPr>
        <w:tc>
          <w:tcPr>
            <w:tcW w:w="1741" w:type="dxa"/>
            <w:tcBorders>
              <w:left w:val="single" w:sz="8" w:space="0" w:color="000000"/>
              <w:right w:val="single" w:sz="8" w:space="0" w:color="000000"/>
            </w:tcBorders>
            <w:vAlign w:val="bottom"/>
          </w:tcPr>
          <w:p w14:paraId="72946571" w14:textId="5C13FFC3" w:rsidR="008245D8" w:rsidRPr="00BA156B" w:rsidDel="00AB78DE" w:rsidRDefault="00BA156B">
            <w:pPr>
              <w:autoSpaceDE w:val="0"/>
              <w:autoSpaceDN w:val="0"/>
              <w:adjustRightInd w:val="0"/>
              <w:spacing w:line="380" w:lineRule="atLeast"/>
              <w:rPr>
                <w:del w:id="4665" w:author="Regina Casanova" w:date="2018-07-29T13:12:00Z"/>
                <w:rFonts w:cs="Times New Roman"/>
                <w:color w:val="000000"/>
                <w:lang w:val="es-PE"/>
              </w:rPr>
            </w:pPr>
            <w:del w:id="466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42048A00" w14:textId="09F1B04A" w:rsidR="008245D8" w:rsidRPr="00BA156B" w:rsidDel="00AB78DE" w:rsidRDefault="008245D8">
            <w:pPr>
              <w:autoSpaceDE w:val="0"/>
              <w:autoSpaceDN w:val="0"/>
              <w:adjustRightInd w:val="0"/>
              <w:spacing w:line="380" w:lineRule="atLeast"/>
              <w:rPr>
                <w:del w:id="4667" w:author="Regina Casanova" w:date="2018-07-29T13:12:00Z"/>
                <w:rFonts w:cs="Times New Roman"/>
                <w:color w:val="000000"/>
                <w:lang w:val="es-PE"/>
              </w:rPr>
            </w:pPr>
            <w:del w:id="4668" w:author="Regina Casanova" w:date="2018-07-29T13:12:00Z">
              <w:r w:rsidRPr="00BA156B" w:rsidDel="00AB78DE">
                <w:rPr>
                  <w:rFonts w:cs="Times New Roman"/>
                  <w:color w:val="000000"/>
                  <w:lang w:val="es-PE"/>
                </w:rPr>
                <w:delText>Deficiencia de información en PAUS</w:delText>
              </w:r>
            </w:del>
          </w:p>
        </w:tc>
      </w:tr>
      <w:tr w:rsidR="008245D8" w:rsidRPr="00BA156B" w:rsidDel="00AB78DE" w14:paraId="79340EA6" w14:textId="62608008" w:rsidTr="008245D8">
        <w:tblPrEx>
          <w:tblBorders>
            <w:top w:val="none" w:sz="0" w:space="0" w:color="auto"/>
          </w:tblBorders>
        </w:tblPrEx>
        <w:trPr>
          <w:del w:id="4669" w:author="Regina Casanova" w:date="2018-07-29T13:12:00Z"/>
        </w:trPr>
        <w:tc>
          <w:tcPr>
            <w:tcW w:w="1741" w:type="dxa"/>
            <w:tcBorders>
              <w:left w:val="single" w:sz="8" w:space="0" w:color="000000"/>
              <w:right w:val="single" w:sz="8" w:space="0" w:color="000000"/>
            </w:tcBorders>
            <w:shd w:val="clear" w:color="auto" w:fill="E1E0E0"/>
            <w:vAlign w:val="bottom"/>
          </w:tcPr>
          <w:p w14:paraId="7B9A431F" w14:textId="4AA52260" w:rsidR="008245D8" w:rsidRPr="00BA156B" w:rsidDel="00AB78DE" w:rsidRDefault="00BA156B">
            <w:pPr>
              <w:autoSpaceDE w:val="0"/>
              <w:autoSpaceDN w:val="0"/>
              <w:adjustRightInd w:val="0"/>
              <w:spacing w:line="380" w:lineRule="atLeast"/>
              <w:rPr>
                <w:del w:id="4670" w:author="Regina Casanova" w:date="2018-07-29T13:12:00Z"/>
                <w:rFonts w:cs="Times New Roman"/>
                <w:color w:val="000000"/>
                <w:lang w:val="es-PE"/>
              </w:rPr>
            </w:pPr>
            <w:del w:id="467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680DEC6D" w14:textId="3C249477" w:rsidR="008245D8" w:rsidRPr="00BA156B" w:rsidDel="00AB78DE" w:rsidRDefault="008245D8">
            <w:pPr>
              <w:autoSpaceDE w:val="0"/>
              <w:autoSpaceDN w:val="0"/>
              <w:adjustRightInd w:val="0"/>
              <w:spacing w:line="380" w:lineRule="atLeast"/>
              <w:rPr>
                <w:del w:id="4672" w:author="Regina Casanova" w:date="2018-07-29T13:12:00Z"/>
                <w:rFonts w:cs="Times New Roman"/>
                <w:color w:val="000000"/>
                <w:lang w:val="es-PE"/>
              </w:rPr>
            </w:pPr>
            <w:del w:id="4673" w:author="Regina Casanova" w:date="2018-07-29T13:12:00Z">
              <w:r w:rsidRPr="00BA156B" w:rsidDel="00AB78DE">
                <w:rPr>
                  <w:rFonts w:cs="Times New Roman"/>
                  <w:color w:val="000000"/>
                  <w:lang w:val="es-PE"/>
                </w:rPr>
                <w:delText>Información errada, insuficiente, no comprensible u omitida sobre los procedimientos administrativos</w:delText>
              </w:r>
            </w:del>
          </w:p>
        </w:tc>
      </w:tr>
      <w:tr w:rsidR="008245D8" w:rsidRPr="00BA156B" w:rsidDel="00AB78DE" w14:paraId="1F8B9417" w14:textId="7A7F0279" w:rsidTr="008245D8">
        <w:tblPrEx>
          <w:tblBorders>
            <w:top w:val="none" w:sz="0" w:space="0" w:color="auto"/>
          </w:tblBorders>
        </w:tblPrEx>
        <w:trPr>
          <w:del w:id="4674" w:author="Regina Casanova" w:date="2018-07-29T13:12:00Z"/>
        </w:trPr>
        <w:tc>
          <w:tcPr>
            <w:tcW w:w="1741" w:type="dxa"/>
            <w:tcBorders>
              <w:left w:val="single" w:sz="8" w:space="0" w:color="000000"/>
              <w:bottom w:val="single" w:sz="8" w:space="0" w:color="000000"/>
              <w:right w:val="single" w:sz="8" w:space="0" w:color="000000"/>
            </w:tcBorders>
            <w:vAlign w:val="bottom"/>
          </w:tcPr>
          <w:p w14:paraId="5D22FC93" w14:textId="0286BF18" w:rsidR="008245D8" w:rsidRPr="00BA156B" w:rsidDel="00AB78DE" w:rsidRDefault="00BA156B">
            <w:pPr>
              <w:autoSpaceDE w:val="0"/>
              <w:autoSpaceDN w:val="0"/>
              <w:adjustRightInd w:val="0"/>
              <w:spacing w:line="380" w:lineRule="atLeast"/>
              <w:rPr>
                <w:del w:id="4675" w:author="Regina Casanova" w:date="2018-07-29T13:12:00Z"/>
                <w:rFonts w:cs="Times New Roman"/>
                <w:color w:val="000000"/>
                <w:lang w:val="es-PE"/>
              </w:rPr>
            </w:pPr>
            <w:del w:id="467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bottom w:val="single" w:sz="8" w:space="0" w:color="000000"/>
              <w:right w:val="single" w:sz="8" w:space="0" w:color="000000"/>
            </w:tcBorders>
            <w:vAlign w:val="bottom"/>
          </w:tcPr>
          <w:p w14:paraId="2240806D" w14:textId="5550093B" w:rsidR="008245D8" w:rsidRPr="00BA156B" w:rsidDel="00AB78DE" w:rsidRDefault="008245D8">
            <w:pPr>
              <w:autoSpaceDE w:val="0"/>
              <w:autoSpaceDN w:val="0"/>
              <w:adjustRightInd w:val="0"/>
              <w:spacing w:line="380" w:lineRule="atLeast"/>
              <w:rPr>
                <w:del w:id="4677" w:author="Regina Casanova" w:date="2018-07-29T13:12:00Z"/>
                <w:rFonts w:cs="Times New Roman"/>
                <w:color w:val="000000"/>
                <w:lang w:val="es-PE"/>
              </w:rPr>
            </w:pPr>
            <w:del w:id="4678" w:author="Regina Casanova" w:date="2018-07-29T13:12:00Z">
              <w:r w:rsidRPr="00BA156B" w:rsidDel="00AB78DE">
                <w:rPr>
                  <w:rFonts w:cs="Times New Roman"/>
                  <w:color w:val="000000"/>
                  <w:lang w:val="es-PE"/>
                </w:rPr>
                <w:delText>Información errada, insuficiente, no comprensible u omitida sobre procedimientos asistenciales no médicos (exámenes de laboratorio, etc.)</w:delText>
              </w:r>
            </w:del>
          </w:p>
        </w:tc>
      </w:tr>
      <w:tr w:rsidR="008245D8" w:rsidRPr="00BA156B" w:rsidDel="00AB78DE" w14:paraId="3A78CEC7" w14:textId="4E96BA3B" w:rsidTr="008245D8">
        <w:tblPrEx>
          <w:tblBorders>
            <w:top w:val="none" w:sz="0" w:space="0" w:color="auto"/>
          </w:tblBorders>
        </w:tblPrEx>
        <w:trPr>
          <w:del w:id="467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58EDC02" w:rsidR="008245D8" w:rsidRPr="00BA156B" w:rsidDel="00AB78DE" w:rsidRDefault="008245D8">
            <w:pPr>
              <w:autoSpaceDE w:val="0"/>
              <w:autoSpaceDN w:val="0"/>
              <w:adjustRightInd w:val="0"/>
              <w:spacing w:line="380" w:lineRule="atLeast"/>
              <w:rPr>
                <w:del w:id="4680" w:author="Regina Casanova" w:date="2018-07-29T13:12:00Z"/>
                <w:rFonts w:cs="Times New Roman"/>
                <w:color w:val="000000"/>
                <w:lang w:val="es-PE"/>
              </w:rPr>
            </w:pPr>
            <w:del w:id="4681"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153201B9" w14:textId="049B22E7" w:rsidR="008245D8" w:rsidRPr="00BA156B" w:rsidDel="00AB78DE" w:rsidRDefault="008245D8">
            <w:pPr>
              <w:autoSpaceDE w:val="0"/>
              <w:autoSpaceDN w:val="0"/>
              <w:adjustRightInd w:val="0"/>
              <w:spacing w:line="380" w:lineRule="atLeast"/>
              <w:rPr>
                <w:del w:id="4682" w:author="Regina Casanova" w:date="2018-07-29T13:12:00Z"/>
                <w:rFonts w:cs="Times New Roman"/>
                <w:color w:val="000000"/>
                <w:lang w:val="es-PE"/>
              </w:rPr>
            </w:pPr>
            <w:del w:id="4683" w:author="Regina Casanova" w:date="2018-07-29T13:12:00Z">
              <w:r w:rsidRPr="00BA156B" w:rsidDel="00AB78DE">
                <w:rPr>
                  <w:rFonts w:cs="Times New Roman"/>
                  <w:color w:val="000000"/>
                  <w:lang w:val="es-PE"/>
                </w:rPr>
                <w:delText>Historia Clínica</w:delText>
              </w:r>
            </w:del>
          </w:p>
        </w:tc>
      </w:tr>
      <w:tr w:rsidR="008245D8" w:rsidRPr="00BA156B" w:rsidDel="00AB78DE" w14:paraId="279C31CF" w14:textId="67748CFB" w:rsidTr="008245D8">
        <w:tblPrEx>
          <w:tblBorders>
            <w:top w:val="none" w:sz="0" w:space="0" w:color="auto"/>
          </w:tblBorders>
        </w:tblPrEx>
        <w:trPr>
          <w:del w:id="4684" w:author="Regina Casanova" w:date="2018-07-29T13:12:00Z"/>
        </w:trPr>
        <w:tc>
          <w:tcPr>
            <w:tcW w:w="1741" w:type="dxa"/>
            <w:tcBorders>
              <w:left w:val="single" w:sz="8" w:space="0" w:color="000000"/>
              <w:right w:val="single" w:sz="8" w:space="0" w:color="000000"/>
            </w:tcBorders>
            <w:vAlign w:val="bottom"/>
          </w:tcPr>
          <w:p w14:paraId="47A18774" w14:textId="6A7B9686" w:rsidR="008245D8" w:rsidRPr="00BA156B" w:rsidDel="00AB78DE" w:rsidRDefault="00BA156B">
            <w:pPr>
              <w:autoSpaceDE w:val="0"/>
              <w:autoSpaceDN w:val="0"/>
              <w:adjustRightInd w:val="0"/>
              <w:spacing w:line="380" w:lineRule="atLeast"/>
              <w:rPr>
                <w:del w:id="4685" w:author="Regina Casanova" w:date="2018-07-29T13:12:00Z"/>
                <w:rFonts w:cs="Times New Roman"/>
                <w:color w:val="000000"/>
                <w:lang w:val="es-PE"/>
              </w:rPr>
            </w:pPr>
            <w:del w:id="468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1AD63AD8" w14:textId="1FD27238" w:rsidR="008245D8" w:rsidRPr="00BA156B" w:rsidDel="00AB78DE" w:rsidRDefault="00D00DDC">
            <w:pPr>
              <w:autoSpaceDE w:val="0"/>
              <w:autoSpaceDN w:val="0"/>
              <w:adjustRightInd w:val="0"/>
              <w:spacing w:line="380" w:lineRule="atLeast"/>
              <w:rPr>
                <w:del w:id="4687" w:author="Regina Casanova" w:date="2018-07-29T13:12:00Z"/>
                <w:rFonts w:cs="Times New Roman"/>
                <w:color w:val="000000"/>
                <w:lang w:val="es-PE"/>
              </w:rPr>
            </w:pPr>
            <w:del w:id="4688" w:author="Regina Casanova" w:date="2018-07-29T13:12:00Z">
              <w:r w:rsidDel="00AB78DE">
                <w:rPr>
                  <w:rFonts w:cs="Times New Roman"/>
                  <w:color w:val="000000"/>
                  <w:lang w:val="es-PE"/>
                </w:rPr>
                <w:delText>Pé</w:delText>
              </w:r>
              <w:r w:rsidR="008245D8" w:rsidRPr="00BA156B" w:rsidDel="00AB78DE">
                <w:rPr>
                  <w:rFonts w:cs="Times New Roman"/>
                  <w:color w:val="000000"/>
                  <w:lang w:val="es-PE"/>
                </w:rPr>
                <w:delText>rdida de Historia Clínica</w:delText>
              </w:r>
            </w:del>
          </w:p>
        </w:tc>
      </w:tr>
      <w:tr w:rsidR="008245D8" w:rsidRPr="00BA156B" w:rsidDel="00AB78DE" w14:paraId="72EAF4D6" w14:textId="2590E2DE" w:rsidTr="008245D8">
        <w:tblPrEx>
          <w:tblBorders>
            <w:top w:val="none" w:sz="0" w:space="0" w:color="auto"/>
          </w:tblBorders>
        </w:tblPrEx>
        <w:trPr>
          <w:del w:id="4689" w:author="Regina Casanova" w:date="2018-07-29T13:12:00Z"/>
        </w:trPr>
        <w:tc>
          <w:tcPr>
            <w:tcW w:w="1741" w:type="dxa"/>
            <w:tcBorders>
              <w:left w:val="single" w:sz="8" w:space="0" w:color="000000"/>
              <w:right w:val="single" w:sz="8" w:space="0" w:color="000000"/>
            </w:tcBorders>
            <w:shd w:val="clear" w:color="auto" w:fill="E1E0E0"/>
            <w:vAlign w:val="bottom"/>
          </w:tcPr>
          <w:p w14:paraId="2E2F94A9" w14:textId="38D02677" w:rsidR="008245D8" w:rsidRPr="00BA156B" w:rsidDel="00AB78DE" w:rsidRDefault="00BA156B">
            <w:pPr>
              <w:autoSpaceDE w:val="0"/>
              <w:autoSpaceDN w:val="0"/>
              <w:adjustRightInd w:val="0"/>
              <w:spacing w:line="380" w:lineRule="atLeast"/>
              <w:rPr>
                <w:del w:id="4690" w:author="Regina Casanova" w:date="2018-07-29T13:12:00Z"/>
                <w:rFonts w:cs="Times New Roman"/>
                <w:color w:val="000000"/>
                <w:lang w:val="es-PE"/>
              </w:rPr>
            </w:pPr>
            <w:del w:id="469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7266F5A7" w14:textId="24608311" w:rsidR="008245D8" w:rsidRPr="00BA156B" w:rsidDel="00AB78DE" w:rsidRDefault="008245D8">
            <w:pPr>
              <w:autoSpaceDE w:val="0"/>
              <w:autoSpaceDN w:val="0"/>
              <w:adjustRightInd w:val="0"/>
              <w:spacing w:line="380" w:lineRule="atLeast"/>
              <w:rPr>
                <w:del w:id="4692" w:author="Regina Casanova" w:date="2018-07-29T13:12:00Z"/>
                <w:rFonts w:cs="Times New Roman"/>
                <w:color w:val="000000"/>
                <w:lang w:val="es-PE"/>
              </w:rPr>
            </w:pPr>
            <w:del w:id="4693" w:author="Regina Casanova" w:date="2018-07-29T13:12:00Z">
              <w:r w:rsidRPr="00BA156B" w:rsidDel="00AB78DE">
                <w:rPr>
                  <w:rFonts w:cs="Times New Roman"/>
                  <w:color w:val="000000"/>
                  <w:lang w:val="es-PE"/>
                </w:rPr>
                <w:delText>Duplicidad de Historia Clínica</w:delText>
              </w:r>
            </w:del>
          </w:p>
        </w:tc>
      </w:tr>
      <w:tr w:rsidR="008245D8" w:rsidRPr="00BA156B" w:rsidDel="00AB78DE" w14:paraId="4C495137" w14:textId="7C5907BA" w:rsidTr="008245D8">
        <w:tblPrEx>
          <w:tblBorders>
            <w:top w:val="none" w:sz="0" w:space="0" w:color="auto"/>
          </w:tblBorders>
        </w:tblPrEx>
        <w:trPr>
          <w:del w:id="4694" w:author="Regina Casanova" w:date="2018-07-29T13:12:00Z"/>
        </w:trPr>
        <w:tc>
          <w:tcPr>
            <w:tcW w:w="1741" w:type="dxa"/>
            <w:tcBorders>
              <w:left w:val="single" w:sz="8" w:space="0" w:color="000000"/>
              <w:bottom w:val="single" w:sz="8" w:space="0" w:color="000000"/>
              <w:right w:val="single" w:sz="8" w:space="0" w:color="000000"/>
            </w:tcBorders>
            <w:vAlign w:val="bottom"/>
          </w:tcPr>
          <w:p w14:paraId="3ABFA89C" w14:textId="6374CD2C" w:rsidR="008245D8" w:rsidRPr="00BA156B" w:rsidDel="00AB78DE" w:rsidRDefault="00BA156B">
            <w:pPr>
              <w:autoSpaceDE w:val="0"/>
              <w:autoSpaceDN w:val="0"/>
              <w:adjustRightInd w:val="0"/>
              <w:spacing w:line="380" w:lineRule="atLeast"/>
              <w:rPr>
                <w:del w:id="4695" w:author="Regina Casanova" w:date="2018-07-29T13:12:00Z"/>
                <w:rFonts w:cs="Times New Roman"/>
                <w:color w:val="000000"/>
                <w:lang w:val="es-PE"/>
              </w:rPr>
            </w:pPr>
            <w:del w:id="469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bottom w:val="single" w:sz="8" w:space="0" w:color="000000"/>
              <w:right w:val="single" w:sz="8" w:space="0" w:color="000000"/>
            </w:tcBorders>
            <w:vAlign w:val="bottom"/>
          </w:tcPr>
          <w:p w14:paraId="65B42DAE" w14:textId="67B3EB5C" w:rsidR="008245D8" w:rsidRPr="00BA156B" w:rsidDel="00AB78DE" w:rsidRDefault="008245D8">
            <w:pPr>
              <w:autoSpaceDE w:val="0"/>
              <w:autoSpaceDN w:val="0"/>
              <w:adjustRightInd w:val="0"/>
              <w:spacing w:line="380" w:lineRule="atLeast"/>
              <w:rPr>
                <w:del w:id="4697" w:author="Regina Casanova" w:date="2018-07-29T13:12:00Z"/>
                <w:rFonts w:cs="Times New Roman"/>
                <w:color w:val="000000"/>
                <w:lang w:val="es-PE"/>
              </w:rPr>
            </w:pPr>
            <w:del w:id="4698" w:author="Regina Casanova" w:date="2018-07-29T13:12:00Z">
              <w:r w:rsidRPr="00BA156B" w:rsidDel="00AB78DE">
                <w:rPr>
                  <w:rFonts w:cs="Times New Roman"/>
                  <w:color w:val="000000"/>
                  <w:lang w:val="es-PE"/>
                </w:rPr>
                <w:delText>Mal manejo de His</w:delText>
              </w:r>
              <w:r w:rsidR="00BA156B" w:rsidRPr="00BA156B" w:rsidDel="00AB78DE">
                <w:rPr>
                  <w:rFonts w:cs="Times New Roman"/>
                  <w:color w:val="000000"/>
                  <w:lang w:val="es-PE"/>
                </w:rPr>
                <w:delText>toria Clínica (maltrato, mala compaginación</w:delText>
              </w:r>
              <w:r w:rsidRPr="00BA156B" w:rsidDel="00AB78DE">
                <w:rPr>
                  <w:rFonts w:cs="Times New Roman"/>
                  <w:color w:val="000000"/>
                  <w:lang w:val="es-PE"/>
                </w:rPr>
                <w:delText>, ilegibilidad, etc.)</w:delText>
              </w:r>
            </w:del>
          </w:p>
        </w:tc>
      </w:tr>
      <w:tr w:rsidR="008245D8" w:rsidRPr="00BA156B" w:rsidDel="00AB78DE" w14:paraId="56777011" w14:textId="78EED018" w:rsidTr="008245D8">
        <w:tblPrEx>
          <w:tblBorders>
            <w:top w:val="none" w:sz="0" w:space="0" w:color="auto"/>
          </w:tblBorders>
        </w:tblPrEx>
        <w:trPr>
          <w:del w:id="469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E8A6C91" w:rsidR="008245D8" w:rsidRPr="00BA156B" w:rsidDel="00AB78DE" w:rsidRDefault="008245D8">
            <w:pPr>
              <w:autoSpaceDE w:val="0"/>
              <w:autoSpaceDN w:val="0"/>
              <w:adjustRightInd w:val="0"/>
              <w:spacing w:line="380" w:lineRule="atLeast"/>
              <w:rPr>
                <w:del w:id="4700" w:author="Regina Casanova" w:date="2018-07-29T13:12:00Z"/>
                <w:rFonts w:cs="Times New Roman"/>
                <w:color w:val="000000"/>
                <w:lang w:val="es-PE"/>
              </w:rPr>
            </w:pPr>
            <w:del w:id="4701"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07C2C7CB" w14:textId="3FAD5DA8" w:rsidR="008245D8" w:rsidRPr="00BA156B" w:rsidDel="00AB78DE" w:rsidRDefault="008245D8">
            <w:pPr>
              <w:autoSpaceDE w:val="0"/>
              <w:autoSpaceDN w:val="0"/>
              <w:adjustRightInd w:val="0"/>
              <w:spacing w:line="380" w:lineRule="atLeast"/>
              <w:rPr>
                <w:del w:id="4702" w:author="Regina Casanova" w:date="2018-07-29T13:12:00Z"/>
                <w:rFonts w:cs="Times New Roman"/>
                <w:color w:val="000000"/>
                <w:lang w:val="es-PE"/>
              </w:rPr>
            </w:pPr>
            <w:del w:id="4703" w:author="Regina Casanova" w:date="2018-07-29T13:12:00Z">
              <w:r w:rsidRPr="00BA156B" w:rsidDel="00AB78DE">
                <w:rPr>
                  <w:rFonts w:cs="Times New Roman"/>
                  <w:color w:val="000000"/>
                  <w:lang w:val="es-PE"/>
                </w:rPr>
                <w:delText>Problemas con Medicamentos, Insumos y/o reactivos</w:delText>
              </w:r>
            </w:del>
          </w:p>
        </w:tc>
      </w:tr>
      <w:tr w:rsidR="008245D8" w:rsidRPr="00BA156B" w:rsidDel="00AB78DE" w14:paraId="0BBA4688" w14:textId="467A8CA0" w:rsidTr="008245D8">
        <w:tblPrEx>
          <w:tblBorders>
            <w:top w:val="none" w:sz="0" w:space="0" w:color="auto"/>
          </w:tblBorders>
        </w:tblPrEx>
        <w:trPr>
          <w:del w:id="4704" w:author="Regina Casanova" w:date="2018-07-29T13:12:00Z"/>
        </w:trPr>
        <w:tc>
          <w:tcPr>
            <w:tcW w:w="1741" w:type="dxa"/>
            <w:tcBorders>
              <w:left w:val="single" w:sz="8" w:space="0" w:color="000000"/>
              <w:right w:val="single" w:sz="8" w:space="0" w:color="000000"/>
            </w:tcBorders>
            <w:vAlign w:val="bottom"/>
          </w:tcPr>
          <w:p w14:paraId="3F13144B" w14:textId="5601A3B6" w:rsidR="008245D8" w:rsidRPr="00BA156B" w:rsidDel="00AB78DE" w:rsidRDefault="00BA156B">
            <w:pPr>
              <w:autoSpaceDE w:val="0"/>
              <w:autoSpaceDN w:val="0"/>
              <w:adjustRightInd w:val="0"/>
              <w:spacing w:line="380" w:lineRule="atLeast"/>
              <w:rPr>
                <w:del w:id="4705" w:author="Regina Casanova" w:date="2018-07-29T13:12:00Z"/>
                <w:rFonts w:cs="Times New Roman"/>
                <w:color w:val="000000"/>
                <w:lang w:val="es-PE"/>
              </w:rPr>
            </w:pPr>
            <w:del w:id="470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59FE4C19" w14:textId="17F25383" w:rsidR="008245D8" w:rsidRPr="00BA156B" w:rsidDel="00AB78DE" w:rsidRDefault="008245D8">
            <w:pPr>
              <w:autoSpaceDE w:val="0"/>
              <w:autoSpaceDN w:val="0"/>
              <w:adjustRightInd w:val="0"/>
              <w:spacing w:line="380" w:lineRule="atLeast"/>
              <w:rPr>
                <w:del w:id="4707" w:author="Regina Casanova" w:date="2018-07-29T13:12:00Z"/>
                <w:rFonts w:cs="Times New Roman"/>
                <w:color w:val="000000"/>
                <w:lang w:val="es-PE"/>
              </w:rPr>
            </w:pPr>
            <w:del w:id="4708" w:author="Regina Casanova" w:date="2018-07-29T13:12:00Z">
              <w:r w:rsidRPr="00BA156B" w:rsidDel="00AB78DE">
                <w:rPr>
                  <w:rFonts w:cs="Times New Roman"/>
                  <w:color w:val="000000"/>
                  <w:lang w:val="es-PE"/>
                </w:rPr>
                <w:delText>Medicamentos excluidos del petitorio</w:delText>
              </w:r>
            </w:del>
          </w:p>
        </w:tc>
      </w:tr>
      <w:tr w:rsidR="008245D8" w:rsidRPr="00BA156B" w:rsidDel="00AB78DE" w14:paraId="3FBA43DC" w14:textId="4DB85C20" w:rsidTr="008245D8">
        <w:tblPrEx>
          <w:tblBorders>
            <w:top w:val="none" w:sz="0" w:space="0" w:color="auto"/>
          </w:tblBorders>
        </w:tblPrEx>
        <w:trPr>
          <w:del w:id="4709" w:author="Regina Casanova" w:date="2018-07-29T13:12:00Z"/>
        </w:trPr>
        <w:tc>
          <w:tcPr>
            <w:tcW w:w="1741" w:type="dxa"/>
            <w:tcBorders>
              <w:left w:val="single" w:sz="8" w:space="0" w:color="000000"/>
              <w:right w:val="single" w:sz="8" w:space="0" w:color="000000"/>
            </w:tcBorders>
            <w:shd w:val="clear" w:color="auto" w:fill="E1E0E0"/>
            <w:vAlign w:val="bottom"/>
          </w:tcPr>
          <w:p w14:paraId="04309505" w14:textId="3210ED0F" w:rsidR="008245D8" w:rsidRPr="00BA156B" w:rsidDel="00AB78DE" w:rsidRDefault="00BA156B">
            <w:pPr>
              <w:autoSpaceDE w:val="0"/>
              <w:autoSpaceDN w:val="0"/>
              <w:adjustRightInd w:val="0"/>
              <w:spacing w:line="380" w:lineRule="atLeast"/>
              <w:rPr>
                <w:del w:id="4710" w:author="Regina Casanova" w:date="2018-07-29T13:12:00Z"/>
                <w:rFonts w:cs="Times New Roman"/>
                <w:color w:val="000000"/>
                <w:lang w:val="es-PE"/>
              </w:rPr>
            </w:pPr>
            <w:del w:id="471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56D18A7A" w14:textId="4E632CBE" w:rsidR="008245D8" w:rsidRPr="00BA156B" w:rsidDel="00AB78DE" w:rsidRDefault="008245D8">
            <w:pPr>
              <w:autoSpaceDE w:val="0"/>
              <w:autoSpaceDN w:val="0"/>
              <w:adjustRightInd w:val="0"/>
              <w:spacing w:line="380" w:lineRule="atLeast"/>
              <w:rPr>
                <w:del w:id="4712" w:author="Regina Casanova" w:date="2018-07-29T13:12:00Z"/>
                <w:rFonts w:cs="Times New Roman"/>
                <w:color w:val="000000"/>
                <w:lang w:val="es-PE"/>
              </w:rPr>
            </w:pPr>
            <w:del w:id="4713" w:author="Regina Casanova" w:date="2018-07-29T13:12:00Z">
              <w:r w:rsidRPr="00BA156B" w:rsidDel="00AB78DE">
                <w:rPr>
                  <w:rFonts w:cs="Times New Roman"/>
                  <w:color w:val="000000"/>
                  <w:lang w:val="es-PE"/>
                </w:rPr>
                <w:delText>Falta de medicamentos, insumos y/o reactivos en las IPRESS</w:delText>
              </w:r>
            </w:del>
          </w:p>
        </w:tc>
      </w:tr>
      <w:tr w:rsidR="008245D8" w:rsidRPr="00BA156B" w:rsidDel="00AB78DE" w14:paraId="26AA5797" w14:textId="52DC846F" w:rsidTr="008245D8">
        <w:tblPrEx>
          <w:tblBorders>
            <w:top w:val="none" w:sz="0" w:space="0" w:color="auto"/>
          </w:tblBorders>
        </w:tblPrEx>
        <w:trPr>
          <w:del w:id="4714" w:author="Regina Casanova" w:date="2018-07-29T13:12:00Z"/>
        </w:trPr>
        <w:tc>
          <w:tcPr>
            <w:tcW w:w="1741" w:type="dxa"/>
            <w:tcBorders>
              <w:left w:val="single" w:sz="8" w:space="0" w:color="000000"/>
              <w:bottom w:val="single" w:sz="8" w:space="0" w:color="000000"/>
              <w:right w:val="single" w:sz="8" w:space="0" w:color="000000"/>
            </w:tcBorders>
            <w:vAlign w:val="bottom"/>
          </w:tcPr>
          <w:p w14:paraId="67CA2B15" w14:textId="5455D80A" w:rsidR="008245D8" w:rsidRPr="00BA156B" w:rsidDel="00AB78DE" w:rsidRDefault="00BA156B">
            <w:pPr>
              <w:autoSpaceDE w:val="0"/>
              <w:autoSpaceDN w:val="0"/>
              <w:adjustRightInd w:val="0"/>
              <w:spacing w:line="380" w:lineRule="atLeast"/>
              <w:rPr>
                <w:del w:id="4715" w:author="Regina Casanova" w:date="2018-07-29T13:12:00Z"/>
                <w:rFonts w:cs="Times New Roman"/>
                <w:color w:val="000000"/>
                <w:lang w:val="es-PE"/>
              </w:rPr>
            </w:pPr>
            <w:del w:id="471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bottom w:val="single" w:sz="8" w:space="0" w:color="000000"/>
              <w:right w:val="single" w:sz="8" w:space="0" w:color="000000"/>
            </w:tcBorders>
            <w:vAlign w:val="bottom"/>
          </w:tcPr>
          <w:p w14:paraId="51E3AE80" w14:textId="7C4DE1CE" w:rsidR="008245D8" w:rsidRPr="00BA156B" w:rsidDel="00AB78DE" w:rsidRDefault="008245D8">
            <w:pPr>
              <w:autoSpaceDE w:val="0"/>
              <w:autoSpaceDN w:val="0"/>
              <w:adjustRightInd w:val="0"/>
              <w:spacing w:line="380" w:lineRule="atLeast"/>
              <w:rPr>
                <w:del w:id="4717" w:author="Regina Casanova" w:date="2018-07-29T13:12:00Z"/>
                <w:rFonts w:cs="Times New Roman"/>
                <w:color w:val="000000"/>
                <w:lang w:val="es-PE"/>
              </w:rPr>
            </w:pPr>
            <w:del w:id="4718" w:author="Regina Casanova" w:date="2018-07-29T13:12:00Z">
              <w:r w:rsidRPr="00BA156B" w:rsidDel="00AB78DE">
                <w:rPr>
                  <w:rFonts w:cs="Times New Roman"/>
                  <w:color w:val="000000"/>
                  <w:lang w:val="es-PE"/>
                </w:rPr>
                <w:delText>Deficiencia en la entrega de medicamentos, reactivos e/o insumos</w:delText>
              </w:r>
            </w:del>
          </w:p>
        </w:tc>
      </w:tr>
      <w:tr w:rsidR="008245D8" w:rsidRPr="00BA156B" w:rsidDel="00AB78DE" w14:paraId="655EFFC8" w14:textId="53BB6813" w:rsidTr="008245D8">
        <w:tblPrEx>
          <w:tblBorders>
            <w:top w:val="none" w:sz="0" w:space="0" w:color="auto"/>
          </w:tblBorders>
        </w:tblPrEx>
        <w:trPr>
          <w:del w:id="471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0D1860A" w:rsidR="008245D8" w:rsidRPr="00BA156B" w:rsidDel="00AB78DE" w:rsidRDefault="008245D8">
            <w:pPr>
              <w:autoSpaceDE w:val="0"/>
              <w:autoSpaceDN w:val="0"/>
              <w:adjustRightInd w:val="0"/>
              <w:spacing w:line="380" w:lineRule="atLeast"/>
              <w:rPr>
                <w:del w:id="4720" w:author="Regina Casanova" w:date="2018-07-29T13:12:00Z"/>
                <w:rFonts w:cs="Times New Roman"/>
                <w:color w:val="000000"/>
                <w:lang w:val="es-PE"/>
              </w:rPr>
            </w:pPr>
            <w:del w:id="4721"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42201F56" w14:textId="3110272B" w:rsidR="008245D8" w:rsidRPr="00BA156B" w:rsidDel="00AB78DE" w:rsidRDefault="008245D8">
            <w:pPr>
              <w:autoSpaceDE w:val="0"/>
              <w:autoSpaceDN w:val="0"/>
              <w:adjustRightInd w:val="0"/>
              <w:spacing w:line="380" w:lineRule="atLeast"/>
              <w:rPr>
                <w:del w:id="4722" w:author="Regina Casanova" w:date="2018-07-29T13:12:00Z"/>
                <w:rFonts w:cs="Times New Roman"/>
                <w:color w:val="000000"/>
                <w:lang w:val="es-PE"/>
              </w:rPr>
            </w:pPr>
            <w:del w:id="4723" w:author="Regina Casanova" w:date="2018-07-29T13:12:00Z">
              <w:r w:rsidRPr="00BA156B" w:rsidDel="00AB78DE">
                <w:rPr>
                  <w:rFonts w:cs="Times New Roman"/>
                  <w:color w:val="000000"/>
                  <w:lang w:val="es-PE"/>
                </w:rPr>
                <w:delText>Problemas con el trato al asegurado</w:delText>
              </w:r>
            </w:del>
          </w:p>
        </w:tc>
      </w:tr>
      <w:tr w:rsidR="008245D8" w:rsidRPr="00BA156B" w:rsidDel="00AB78DE" w14:paraId="09366334" w14:textId="3A691A36" w:rsidTr="008245D8">
        <w:tblPrEx>
          <w:tblBorders>
            <w:top w:val="none" w:sz="0" w:space="0" w:color="auto"/>
          </w:tblBorders>
        </w:tblPrEx>
        <w:trPr>
          <w:del w:id="4724" w:author="Regina Casanova" w:date="2018-07-29T13:12:00Z"/>
        </w:trPr>
        <w:tc>
          <w:tcPr>
            <w:tcW w:w="1741" w:type="dxa"/>
            <w:tcBorders>
              <w:left w:val="single" w:sz="8" w:space="0" w:color="000000"/>
              <w:right w:val="single" w:sz="8" w:space="0" w:color="000000"/>
            </w:tcBorders>
            <w:vAlign w:val="bottom"/>
          </w:tcPr>
          <w:p w14:paraId="088777D2" w14:textId="75B44283" w:rsidR="008245D8" w:rsidRPr="00BA156B" w:rsidDel="00AB78DE" w:rsidRDefault="00BA156B">
            <w:pPr>
              <w:autoSpaceDE w:val="0"/>
              <w:autoSpaceDN w:val="0"/>
              <w:adjustRightInd w:val="0"/>
              <w:spacing w:line="380" w:lineRule="atLeast"/>
              <w:rPr>
                <w:del w:id="4725" w:author="Regina Casanova" w:date="2018-07-29T13:12:00Z"/>
                <w:rFonts w:cs="Times New Roman"/>
                <w:color w:val="000000"/>
                <w:lang w:val="es-PE"/>
              </w:rPr>
            </w:pPr>
            <w:del w:id="472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500C76CC" w14:textId="0A27F831" w:rsidR="008245D8" w:rsidRPr="00BA156B" w:rsidDel="00AB78DE" w:rsidRDefault="008245D8">
            <w:pPr>
              <w:autoSpaceDE w:val="0"/>
              <w:autoSpaceDN w:val="0"/>
              <w:adjustRightInd w:val="0"/>
              <w:spacing w:line="380" w:lineRule="atLeast"/>
              <w:rPr>
                <w:del w:id="4727" w:author="Regina Casanova" w:date="2018-07-29T13:12:00Z"/>
                <w:rFonts w:cs="Times New Roman"/>
                <w:color w:val="000000"/>
                <w:lang w:val="es-PE"/>
              </w:rPr>
            </w:pPr>
            <w:del w:id="4728" w:author="Regina Casanova" w:date="2018-07-29T13:12:00Z">
              <w:r w:rsidRPr="00BA156B" w:rsidDel="00AB78DE">
                <w:rPr>
                  <w:rFonts w:cs="Times New Roman"/>
                  <w:color w:val="000000"/>
                  <w:lang w:val="es-PE"/>
                </w:rPr>
                <w:delText>Descortesía del personal no médico</w:delText>
              </w:r>
            </w:del>
          </w:p>
        </w:tc>
      </w:tr>
      <w:tr w:rsidR="008245D8" w:rsidRPr="00BA156B" w:rsidDel="00AB78DE" w14:paraId="1CC119AE" w14:textId="2FB5E104" w:rsidTr="008245D8">
        <w:tblPrEx>
          <w:tblBorders>
            <w:top w:val="none" w:sz="0" w:space="0" w:color="auto"/>
          </w:tblBorders>
        </w:tblPrEx>
        <w:trPr>
          <w:del w:id="4729" w:author="Regina Casanova" w:date="2018-07-29T13:12:00Z"/>
        </w:trPr>
        <w:tc>
          <w:tcPr>
            <w:tcW w:w="1741" w:type="dxa"/>
            <w:tcBorders>
              <w:left w:val="single" w:sz="8" w:space="0" w:color="000000"/>
              <w:right w:val="single" w:sz="8" w:space="0" w:color="000000"/>
            </w:tcBorders>
            <w:shd w:val="clear" w:color="auto" w:fill="E1E0E0"/>
            <w:vAlign w:val="bottom"/>
          </w:tcPr>
          <w:p w14:paraId="0688755F" w14:textId="671D9DD9" w:rsidR="008245D8" w:rsidRPr="00BA156B" w:rsidDel="00AB78DE" w:rsidRDefault="00BA156B">
            <w:pPr>
              <w:autoSpaceDE w:val="0"/>
              <w:autoSpaceDN w:val="0"/>
              <w:adjustRightInd w:val="0"/>
              <w:spacing w:line="380" w:lineRule="atLeast"/>
              <w:rPr>
                <w:del w:id="4730" w:author="Regina Casanova" w:date="2018-07-29T13:12:00Z"/>
                <w:rFonts w:cs="Times New Roman"/>
                <w:color w:val="000000"/>
                <w:lang w:val="es-PE"/>
              </w:rPr>
            </w:pPr>
            <w:del w:id="473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3C0B68D2" w14:textId="763D7B73" w:rsidR="008245D8" w:rsidRPr="00BA156B" w:rsidDel="00AB78DE" w:rsidRDefault="008245D8">
            <w:pPr>
              <w:autoSpaceDE w:val="0"/>
              <w:autoSpaceDN w:val="0"/>
              <w:adjustRightInd w:val="0"/>
              <w:spacing w:line="380" w:lineRule="atLeast"/>
              <w:rPr>
                <w:del w:id="4732" w:author="Regina Casanova" w:date="2018-07-29T13:12:00Z"/>
                <w:rFonts w:cs="Times New Roman"/>
                <w:color w:val="000000"/>
                <w:lang w:val="es-PE"/>
              </w:rPr>
            </w:pPr>
            <w:del w:id="4733" w:author="Regina Casanova" w:date="2018-07-29T13:12:00Z">
              <w:r w:rsidRPr="00BA156B" w:rsidDel="00AB78DE">
                <w:rPr>
                  <w:rFonts w:cs="Times New Roman"/>
                  <w:color w:val="000000"/>
                  <w:lang w:val="es-PE"/>
                </w:rPr>
                <w:delText>Descortesía del personal médico</w:delText>
              </w:r>
            </w:del>
          </w:p>
        </w:tc>
      </w:tr>
      <w:tr w:rsidR="008245D8" w:rsidRPr="00BA156B" w:rsidDel="00AB78DE" w14:paraId="43C5A507" w14:textId="3F529EB0" w:rsidTr="008245D8">
        <w:tblPrEx>
          <w:tblBorders>
            <w:top w:val="none" w:sz="0" w:space="0" w:color="auto"/>
          </w:tblBorders>
        </w:tblPrEx>
        <w:trPr>
          <w:del w:id="4734" w:author="Regina Casanova" w:date="2018-07-29T13:12:00Z"/>
        </w:trPr>
        <w:tc>
          <w:tcPr>
            <w:tcW w:w="1741" w:type="dxa"/>
            <w:tcBorders>
              <w:left w:val="single" w:sz="8" w:space="0" w:color="000000"/>
              <w:right w:val="single" w:sz="8" w:space="0" w:color="000000"/>
            </w:tcBorders>
            <w:vAlign w:val="bottom"/>
          </w:tcPr>
          <w:p w14:paraId="3702F670" w14:textId="07DB173C" w:rsidR="008245D8" w:rsidRPr="00BA156B" w:rsidDel="00AB78DE" w:rsidRDefault="00BA156B">
            <w:pPr>
              <w:autoSpaceDE w:val="0"/>
              <w:autoSpaceDN w:val="0"/>
              <w:adjustRightInd w:val="0"/>
              <w:spacing w:line="380" w:lineRule="atLeast"/>
              <w:rPr>
                <w:del w:id="4735" w:author="Regina Casanova" w:date="2018-07-29T13:12:00Z"/>
                <w:rFonts w:cs="Times New Roman"/>
                <w:color w:val="000000"/>
                <w:lang w:val="es-PE"/>
              </w:rPr>
            </w:pPr>
            <w:del w:id="473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07B4F272" w14:textId="7B171376" w:rsidR="008245D8" w:rsidRPr="00BA156B" w:rsidDel="00AB78DE" w:rsidRDefault="008245D8">
            <w:pPr>
              <w:autoSpaceDE w:val="0"/>
              <w:autoSpaceDN w:val="0"/>
              <w:adjustRightInd w:val="0"/>
              <w:spacing w:line="380" w:lineRule="atLeast"/>
              <w:rPr>
                <w:del w:id="4737" w:author="Regina Casanova" w:date="2018-07-29T13:12:00Z"/>
                <w:rFonts w:cs="Times New Roman"/>
                <w:color w:val="000000"/>
                <w:lang w:val="es-PE"/>
              </w:rPr>
            </w:pPr>
            <w:del w:id="4738" w:author="Regina Casanova" w:date="2018-07-29T13:12:00Z">
              <w:r w:rsidRPr="00BA156B" w:rsidDel="00AB78DE">
                <w:rPr>
                  <w:rFonts w:cs="Times New Roman"/>
                  <w:color w:val="000000"/>
                  <w:lang w:val="es-PE"/>
                </w:rPr>
                <w:delText>Descortesía del personal administrativo</w:delText>
              </w:r>
            </w:del>
          </w:p>
        </w:tc>
      </w:tr>
      <w:tr w:rsidR="008245D8" w:rsidRPr="00BA156B" w:rsidDel="00AB78DE" w14:paraId="5C91E48A" w14:textId="093B713D" w:rsidTr="008245D8">
        <w:tblPrEx>
          <w:tblBorders>
            <w:top w:val="none" w:sz="0" w:space="0" w:color="auto"/>
          </w:tblBorders>
        </w:tblPrEx>
        <w:trPr>
          <w:del w:id="4739" w:author="Regina Casanova" w:date="2018-07-29T13:12:00Z"/>
        </w:trPr>
        <w:tc>
          <w:tcPr>
            <w:tcW w:w="1741" w:type="dxa"/>
            <w:tcBorders>
              <w:left w:val="single" w:sz="8" w:space="0" w:color="000000"/>
              <w:right w:val="single" w:sz="8" w:space="0" w:color="000000"/>
            </w:tcBorders>
            <w:shd w:val="clear" w:color="auto" w:fill="E1E0E0"/>
            <w:vAlign w:val="bottom"/>
          </w:tcPr>
          <w:p w14:paraId="1058DE6E" w14:textId="618CFC2C" w:rsidR="008245D8" w:rsidRPr="00BA156B" w:rsidDel="00AB78DE" w:rsidRDefault="00BA156B">
            <w:pPr>
              <w:autoSpaceDE w:val="0"/>
              <w:autoSpaceDN w:val="0"/>
              <w:adjustRightInd w:val="0"/>
              <w:spacing w:line="380" w:lineRule="atLeast"/>
              <w:rPr>
                <w:del w:id="4740" w:author="Regina Casanova" w:date="2018-07-29T13:12:00Z"/>
                <w:rFonts w:cs="Times New Roman"/>
                <w:color w:val="000000"/>
                <w:lang w:val="es-PE"/>
              </w:rPr>
            </w:pPr>
            <w:del w:id="474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3C59D01E" w14:textId="78B3150C" w:rsidR="008245D8" w:rsidRPr="00BA156B" w:rsidDel="00AB78DE" w:rsidRDefault="008245D8">
            <w:pPr>
              <w:autoSpaceDE w:val="0"/>
              <w:autoSpaceDN w:val="0"/>
              <w:adjustRightInd w:val="0"/>
              <w:spacing w:line="380" w:lineRule="atLeast"/>
              <w:rPr>
                <w:del w:id="4742" w:author="Regina Casanova" w:date="2018-07-29T13:12:00Z"/>
                <w:rFonts w:cs="Times New Roman"/>
                <w:color w:val="000000"/>
                <w:lang w:val="es-PE"/>
              </w:rPr>
            </w:pPr>
            <w:del w:id="4743" w:author="Regina Casanova" w:date="2018-07-29T13:12:00Z">
              <w:r w:rsidRPr="00BA156B" w:rsidDel="00AB78DE">
                <w:rPr>
                  <w:rFonts w:cs="Times New Roman"/>
                  <w:color w:val="000000"/>
                  <w:lang w:val="es-PE"/>
                </w:rPr>
                <w:delText>Discriminación en la IPRESS</w:delText>
              </w:r>
            </w:del>
          </w:p>
        </w:tc>
      </w:tr>
      <w:tr w:rsidR="008245D8" w:rsidRPr="00BA156B" w:rsidDel="00AB78DE" w14:paraId="19EFE3F0" w14:textId="51B6EA57" w:rsidTr="008245D8">
        <w:tblPrEx>
          <w:tblBorders>
            <w:top w:val="none" w:sz="0" w:space="0" w:color="auto"/>
          </w:tblBorders>
        </w:tblPrEx>
        <w:trPr>
          <w:del w:id="4744" w:author="Regina Casanova" w:date="2018-07-29T13:12:00Z"/>
        </w:trPr>
        <w:tc>
          <w:tcPr>
            <w:tcW w:w="1741" w:type="dxa"/>
            <w:tcBorders>
              <w:left w:val="single" w:sz="8" w:space="0" w:color="000000"/>
              <w:right w:val="single" w:sz="8" w:space="0" w:color="000000"/>
            </w:tcBorders>
            <w:vAlign w:val="bottom"/>
          </w:tcPr>
          <w:p w14:paraId="63F97393" w14:textId="1F4B2795" w:rsidR="008245D8" w:rsidRPr="00BA156B" w:rsidDel="00AB78DE" w:rsidRDefault="00BA156B">
            <w:pPr>
              <w:autoSpaceDE w:val="0"/>
              <w:autoSpaceDN w:val="0"/>
              <w:adjustRightInd w:val="0"/>
              <w:spacing w:line="380" w:lineRule="atLeast"/>
              <w:rPr>
                <w:del w:id="4745" w:author="Regina Casanova" w:date="2018-07-29T13:12:00Z"/>
                <w:rFonts w:cs="Times New Roman"/>
                <w:color w:val="000000"/>
                <w:lang w:val="es-PE"/>
              </w:rPr>
            </w:pPr>
            <w:del w:id="474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right w:val="single" w:sz="8" w:space="0" w:color="000000"/>
            </w:tcBorders>
            <w:vAlign w:val="bottom"/>
          </w:tcPr>
          <w:p w14:paraId="73D3A863" w14:textId="213A395A" w:rsidR="008245D8" w:rsidRPr="00BA156B" w:rsidDel="00AB78DE" w:rsidRDefault="008245D8">
            <w:pPr>
              <w:autoSpaceDE w:val="0"/>
              <w:autoSpaceDN w:val="0"/>
              <w:adjustRightInd w:val="0"/>
              <w:spacing w:line="380" w:lineRule="atLeast"/>
              <w:rPr>
                <w:del w:id="4747" w:author="Regina Casanova" w:date="2018-07-29T13:12:00Z"/>
                <w:rFonts w:cs="Times New Roman"/>
                <w:color w:val="000000"/>
                <w:lang w:val="es-PE"/>
              </w:rPr>
            </w:pPr>
            <w:del w:id="4748" w:author="Regina Casanova" w:date="2018-07-29T13:12:00Z">
              <w:r w:rsidRPr="00BA156B" w:rsidDel="00AB78DE">
                <w:rPr>
                  <w:rFonts w:cs="Times New Roman"/>
                  <w:color w:val="000000"/>
                  <w:lang w:val="es-PE"/>
                </w:rPr>
                <w:delText>Irrupción del ambiente de tranquilidad y descanso</w:delText>
              </w:r>
            </w:del>
          </w:p>
        </w:tc>
      </w:tr>
      <w:tr w:rsidR="008245D8" w:rsidRPr="00BA156B" w:rsidDel="00AB78DE" w14:paraId="5CD34A0D" w14:textId="11B9E7D3" w:rsidTr="008245D8">
        <w:tblPrEx>
          <w:tblBorders>
            <w:top w:val="none" w:sz="0" w:space="0" w:color="auto"/>
          </w:tblBorders>
        </w:tblPrEx>
        <w:trPr>
          <w:del w:id="4749"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23083F56" w14:textId="166E82E1" w:rsidR="008245D8" w:rsidRPr="00BA156B" w:rsidDel="00AB78DE" w:rsidRDefault="00BA156B">
            <w:pPr>
              <w:autoSpaceDE w:val="0"/>
              <w:autoSpaceDN w:val="0"/>
              <w:adjustRightInd w:val="0"/>
              <w:spacing w:line="380" w:lineRule="atLeast"/>
              <w:rPr>
                <w:del w:id="4750" w:author="Regina Casanova" w:date="2018-07-29T13:12:00Z"/>
                <w:rFonts w:cs="Times New Roman"/>
                <w:color w:val="000000"/>
                <w:lang w:val="es-PE"/>
              </w:rPr>
            </w:pPr>
            <w:del w:id="475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#6</w:delText>
              </w:r>
            </w:del>
          </w:p>
        </w:tc>
        <w:tc>
          <w:tcPr>
            <w:tcW w:w="12452" w:type="dxa"/>
            <w:tcBorders>
              <w:bottom w:val="single" w:sz="8" w:space="0" w:color="000000"/>
              <w:right w:val="single" w:sz="8" w:space="0" w:color="000000"/>
            </w:tcBorders>
            <w:shd w:val="clear" w:color="auto" w:fill="E1E0E0"/>
            <w:vAlign w:val="bottom"/>
          </w:tcPr>
          <w:p w14:paraId="0E729538" w14:textId="289FB39A" w:rsidR="008245D8" w:rsidRPr="00BA156B" w:rsidDel="00AB78DE" w:rsidRDefault="008245D8">
            <w:pPr>
              <w:autoSpaceDE w:val="0"/>
              <w:autoSpaceDN w:val="0"/>
              <w:adjustRightInd w:val="0"/>
              <w:spacing w:line="380" w:lineRule="atLeast"/>
              <w:rPr>
                <w:del w:id="4752" w:author="Regina Casanova" w:date="2018-07-29T13:12:00Z"/>
                <w:rFonts w:cs="Times New Roman"/>
                <w:color w:val="000000"/>
                <w:lang w:val="es-PE"/>
              </w:rPr>
            </w:pPr>
            <w:del w:id="4753" w:author="Regina Casanova" w:date="2018-07-29T13:12:00Z">
              <w:r w:rsidRPr="00BA156B" w:rsidDel="00AB78DE">
                <w:rPr>
                  <w:rFonts w:cs="Times New Roman"/>
                  <w:color w:val="000000"/>
                  <w:lang w:val="es-PE"/>
                </w:rPr>
                <w:delText>Maltrato al paciente</w:delText>
              </w:r>
            </w:del>
          </w:p>
        </w:tc>
      </w:tr>
      <w:tr w:rsidR="008245D8" w:rsidRPr="00BA156B" w:rsidDel="00AB78DE" w14:paraId="4E577656" w14:textId="45907AF6" w:rsidTr="008245D8">
        <w:tblPrEx>
          <w:tblBorders>
            <w:top w:val="none" w:sz="0" w:space="0" w:color="auto"/>
          </w:tblBorders>
        </w:tblPrEx>
        <w:trPr>
          <w:del w:id="475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30CCC438" w14:textId="23FF4B11" w:rsidR="008245D8" w:rsidRPr="00BA156B" w:rsidDel="00AB78DE" w:rsidRDefault="008245D8">
            <w:pPr>
              <w:autoSpaceDE w:val="0"/>
              <w:autoSpaceDN w:val="0"/>
              <w:adjustRightInd w:val="0"/>
              <w:spacing w:line="380" w:lineRule="atLeast"/>
              <w:rPr>
                <w:del w:id="4755" w:author="Regina Casanova" w:date="2018-07-29T13:12:00Z"/>
                <w:rFonts w:cs="Times New Roman"/>
                <w:color w:val="000000"/>
                <w:lang w:val="es-PE"/>
              </w:rPr>
            </w:pPr>
            <w:del w:id="4756"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3A90569C" w14:textId="6924D872" w:rsidR="008245D8" w:rsidRPr="00BA156B" w:rsidDel="00AB78DE" w:rsidRDefault="008245D8">
            <w:pPr>
              <w:autoSpaceDE w:val="0"/>
              <w:autoSpaceDN w:val="0"/>
              <w:adjustRightInd w:val="0"/>
              <w:spacing w:line="380" w:lineRule="atLeast"/>
              <w:rPr>
                <w:del w:id="4757" w:author="Regina Casanova" w:date="2018-07-29T13:12:00Z"/>
                <w:rFonts w:cs="Times New Roman"/>
                <w:color w:val="000000"/>
                <w:lang w:val="es-PE"/>
              </w:rPr>
            </w:pPr>
            <w:del w:id="4758" w:author="Regina Casanova" w:date="2018-07-29T13:12:00Z">
              <w:r w:rsidRPr="00BA156B" w:rsidDel="00AB78DE">
                <w:rPr>
                  <w:rFonts w:cs="Times New Roman"/>
                  <w:color w:val="000000"/>
                  <w:lang w:val="es-PE"/>
                </w:rPr>
                <w:delText>Problemas con las citas</w:delText>
              </w:r>
            </w:del>
          </w:p>
        </w:tc>
      </w:tr>
      <w:tr w:rsidR="008245D8" w:rsidRPr="00BA156B" w:rsidDel="00AB78DE" w14:paraId="4C5CD847" w14:textId="74A103CF" w:rsidTr="008245D8">
        <w:tblPrEx>
          <w:tblBorders>
            <w:top w:val="none" w:sz="0" w:space="0" w:color="auto"/>
          </w:tblBorders>
        </w:tblPrEx>
        <w:trPr>
          <w:del w:id="4759" w:author="Regina Casanova" w:date="2018-07-29T13:12:00Z"/>
        </w:trPr>
        <w:tc>
          <w:tcPr>
            <w:tcW w:w="1741" w:type="dxa"/>
            <w:tcBorders>
              <w:left w:val="single" w:sz="8" w:space="0" w:color="000000"/>
              <w:right w:val="single" w:sz="8" w:space="0" w:color="000000"/>
            </w:tcBorders>
            <w:vAlign w:val="bottom"/>
          </w:tcPr>
          <w:p w14:paraId="0C63AF04" w14:textId="29466528" w:rsidR="008245D8" w:rsidRPr="00BA156B" w:rsidDel="00AB78DE" w:rsidRDefault="00BA156B">
            <w:pPr>
              <w:autoSpaceDE w:val="0"/>
              <w:autoSpaceDN w:val="0"/>
              <w:adjustRightInd w:val="0"/>
              <w:spacing w:line="380" w:lineRule="atLeast"/>
              <w:rPr>
                <w:del w:id="4760" w:author="Regina Casanova" w:date="2018-07-29T13:12:00Z"/>
                <w:rFonts w:cs="Times New Roman"/>
                <w:color w:val="000000"/>
                <w:lang w:val="es-PE"/>
              </w:rPr>
            </w:pPr>
            <w:del w:id="476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673DE3E6" w14:textId="0CA36D33" w:rsidR="008245D8" w:rsidRPr="00BA156B" w:rsidDel="00AB78DE" w:rsidRDefault="008245D8">
            <w:pPr>
              <w:autoSpaceDE w:val="0"/>
              <w:autoSpaceDN w:val="0"/>
              <w:adjustRightInd w:val="0"/>
              <w:spacing w:line="380" w:lineRule="atLeast"/>
              <w:rPr>
                <w:del w:id="4762" w:author="Regina Casanova" w:date="2018-07-29T13:12:00Z"/>
                <w:rFonts w:cs="Times New Roman"/>
                <w:color w:val="000000"/>
                <w:lang w:val="es-PE"/>
              </w:rPr>
            </w:pPr>
            <w:del w:id="4763" w:author="Regina Casanova" w:date="2018-07-29T13:12:00Z">
              <w:r w:rsidRPr="00BA156B" w:rsidDel="00AB78DE">
                <w:rPr>
                  <w:rFonts w:cs="Times New Roman"/>
                  <w:color w:val="000000"/>
                  <w:lang w:val="es-PE"/>
                </w:rPr>
                <w:delText>Incumplimiento de citas</w:delText>
              </w:r>
            </w:del>
          </w:p>
        </w:tc>
      </w:tr>
      <w:tr w:rsidR="008245D8" w:rsidRPr="00BA156B" w:rsidDel="00AB78DE" w14:paraId="72FD788E" w14:textId="3F4A0B06" w:rsidTr="008245D8">
        <w:tblPrEx>
          <w:tblBorders>
            <w:top w:val="none" w:sz="0" w:space="0" w:color="auto"/>
          </w:tblBorders>
        </w:tblPrEx>
        <w:trPr>
          <w:del w:id="4764"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20E200F3" w14:textId="2DE8564B" w:rsidR="008245D8" w:rsidRPr="00BA156B" w:rsidDel="00AB78DE" w:rsidRDefault="00BA156B">
            <w:pPr>
              <w:autoSpaceDE w:val="0"/>
              <w:autoSpaceDN w:val="0"/>
              <w:adjustRightInd w:val="0"/>
              <w:spacing w:line="380" w:lineRule="atLeast"/>
              <w:rPr>
                <w:del w:id="4765" w:author="Regina Casanova" w:date="2018-07-29T13:12:00Z"/>
                <w:rFonts w:cs="Times New Roman"/>
                <w:color w:val="000000"/>
                <w:lang w:val="es-PE"/>
              </w:rPr>
            </w:pPr>
            <w:del w:id="476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bottom w:val="single" w:sz="8" w:space="0" w:color="000000"/>
              <w:right w:val="single" w:sz="8" w:space="0" w:color="000000"/>
            </w:tcBorders>
            <w:shd w:val="clear" w:color="auto" w:fill="E1E0E0"/>
            <w:vAlign w:val="bottom"/>
          </w:tcPr>
          <w:p w14:paraId="194B25FF" w14:textId="45433B62" w:rsidR="008245D8" w:rsidRPr="00BA156B" w:rsidDel="00AB78DE" w:rsidRDefault="008245D8">
            <w:pPr>
              <w:autoSpaceDE w:val="0"/>
              <w:autoSpaceDN w:val="0"/>
              <w:adjustRightInd w:val="0"/>
              <w:spacing w:line="380" w:lineRule="atLeast"/>
              <w:rPr>
                <w:del w:id="4767" w:author="Regina Casanova" w:date="2018-07-29T13:12:00Z"/>
                <w:rFonts w:cs="Times New Roman"/>
                <w:color w:val="000000"/>
                <w:lang w:val="es-PE"/>
              </w:rPr>
            </w:pPr>
            <w:del w:id="4768" w:author="Regina Casanova" w:date="2018-07-29T13:12:00Z">
              <w:r w:rsidRPr="00BA156B" w:rsidDel="00AB78DE">
                <w:rPr>
                  <w:rFonts w:cs="Times New Roman"/>
                  <w:color w:val="000000"/>
                  <w:lang w:val="es-PE"/>
                </w:rPr>
                <w:delText>Falta de citas</w:delText>
              </w:r>
            </w:del>
          </w:p>
        </w:tc>
      </w:tr>
      <w:tr w:rsidR="008245D8" w:rsidRPr="00BA156B" w:rsidDel="00AB78DE" w14:paraId="095FAABB" w14:textId="1FC81018" w:rsidTr="008245D8">
        <w:tblPrEx>
          <w:tblBorders>
            <w:top w:val="none" w:sz="0" w:space="0" w:color="auto"/>
          </w:tblBorders>
        </w:tblPrEx>
        <w:trPr>
          <w:del w:id="476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106E663" w14:textId="1695B8A7" w:rsidR="008245D8" w:rsidRPr="00BA156B" w:rsidDel="00AB78DE" w:rsidRDefault="008245D8">
            <w:pPr>
              <w:autoSpaceDE w:val="0"/>
              <w:autoSpaceDN w:val="0"/>
              <w:adjustRightInd w:val="0"/>
              <w:spacing w:line="380" w:lineRule="atLeast"/>
              <w:rPr>
                <w:del w:id="4770" w:author="Regina Casanova" w:date="2018-07-29T13:12:00Z"/>
                <w:rFonts w:cs="Times New Roman"/>
                <w:color w:val="000000"/>
                <w:lang w:val="es-PE"/>
              </w:rPr>
            </w:pPr>
            <w:del w:id="4771"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00C10EC1" w14:textId="08D99F7C" w:rsidR="008245D8" w:rsidRPr="00BA156B" w:rsidDel="00AB78DE" w:rsidRDefault="008245D8">
            <w:pPr>
              <w:autoSpaceDE w:val="0"/>
              <w:autoSpaceDN w:val="0"/>
              <w:adjustRightInd w:val="0"/>
              <w:spacing w:line="380" w:lineRule="atLeast"/>
              <w:rPr>
                <w:del w:id="4772" w:author="Regina Casanova" w:date="2018-07-29T13:12:00Z"/>
                <w:rFonts w:cs="Times New Roman"/>
                <w:color w:val="000000"/>
                <w:lang w:val="es-PE"/>
              </w:rPr>
            </w:pPr>
            <w:del w:id="4773" w:author="Regina Casanova" w:date="2018-07-29T13:12:00Z">
              <w:r w:rsidRPr="00BA156B" w:rsidDel="00AB78DE">
                <w:rPr>
                  <w:rFonts w:cs="Times New Roman"/>
                  <w:color w:val="000000"/>
                  <w:lang w:val="es-PE"/>
                </w:rPr>
                <w:delText>Problemas en la atención al paciente</w:delText>
              </w:r>
            </w:del>
          </w:p>
        </w:tc>
      </w:tr>
      <w:tr w:rsidR="008245D8" w:rsidRPr="00BA156B" w:rsidDel="00AB78DE" w14:paraId="47EBB40B" w14:textId="675BF2AE" w:rsidTr="008245D8">
        <w:tblPrEx>
          <w:tblBorders>
            <w:top w:val="none" w:sz="0" w:space="0" w:color="auto"/>
          </w:tblBorders>
        </w:tblPrEx>
        <w:trPr>
          <w:del w:id="4774" w:author="Regina Casanova" w:date="2018-07-29T13:12:00Z"/>
        </w:trPr>
        <w:tc>
          <w:tcPr>
            <w:tcW w:w="1741" w:type="dxa"/>
            <w:tcBorders>
              <w:left w:val="single" w:sz="8" w:space="0" w:color="000000"/>
              <w:right w:val="single" w:sz="8" w:space="0" w:color="000000"/>
            </w:tcBorders>
            <w:vAlign w:val="bottom"/>
          </w:tcPr>
          <w:p w14:paraId="362571C8" w14:textId="7828C26A" w:rsidR="008245D8" w:rsidRPr="00BA156B" w:rsidDel="00AB78DE" w:rsidRDefault="00BA156B">
            <w:pPr>
              <w:autoSpaceDE w:val="0"/>
              <w:autoSpaceDN w:val="0"/>
              <w:adjustRightInd w:val="0"/>
              <w:spacing w:line="380" w:lineRule="atLeast"/>
              <w:rPr>
                <w:del w:id="4775" w:author="Regina Casanova" w:date="2018-07-29T13:12:00Z"/>
                <w:rFonts w:cs="Times New Roman"/>
                <w:color w:val="000000"/>
                <w:lang w:val="es-PE"/>
              </w:rPr>
            </w:pPr>
            <w:del w:id="477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558AC671" w14:textId="4EB74196" w:rsidR="008245D8" w:rsidRPr="00BA156B" w:rsidDel="00AB78DE" w:rsidRDefault="008245D8">
            <w:pPr>
              <w:autoSpaceDE w:val="0"/>
              <w:autoSpaceDN w:val="0"/>
              <w:adjustRightInd w:val="0"/>
              <w:spacing w:line="380" w:lineRule="atLeast"/>
              <w:rPr>
                <w:del w:id="4777" w:author="Regina Casanova" w:date="2018-07-29T13:12:00Z"/>
                <w:rFonts w:cs="Times New Roman"/>
                <w:color w:val="000000"/>
                <w:lang w:val="es-PE"/>
              </w:rPr>
            </w:pPr>
            <w:del w:id="4778" w:author="Regina Casanova" w:date="2018-07-29T13:12:00Z">
              <w:r w:rsidRPr="00BA156B" w:rsidDel="00AB78DE">
                <w:rPr>
                  <w:rFonts w:cs="Times New Roman"/>
                  <w:color w:val="000000"/>
                  <w:lang w:val="es-PE"/>
                </w:rPr>
                <w:delText>Disconformidad de la atención y/o tratamiento médico ambulatorio, domiciliario y/o emergencia</w:delText>
              </w:r>
            </w:del>
          </w:p>
        </w:tc>
      </w:tr>
      <w:tr w:rsidR="008245D8" w:rsidRPr="00BA156B" w:rsidDel="00AB78DE" w14:paraId="55420659" w14:textId="46AB8103" w:rsidTr="008245D8">
        <w:tblPrEx>
          <w:tblBorders>
            <w:top w:val="none" w:sz="0" w:space="0" w:color="auto"/>
          </w:tblBorders>
        </w:tblPrEx>
        <w:trPr>
          <w:del w:id="4779" w:author="Regina Casanova" w:date="2018-07-29T13:12:00Z"/>
        </w:trPr>
        <w:tc>
          <w:tcPr>
            <w:tcW w:w="1741" w:type="dxa"/>
            <w:tcBorders>
              <w:left w:val="single" w:sz="8" w:space="0" w:color="000000"/>
              <w:right w:val="single" w:sz="8" w:space="0" w:color="000000"/>
            </w:tcBorders>
            <w:shd w:val="clear" w:color="auto" w:fill="E1E0E0"/>
            <w:vAlign w:val="bottom"/>
          </w:tcPr>
          <w:p w14:paraId="3866DF6A" w14:textId="568F3BA5" w:rsidR="008245D8" w:rsidRPr="00BA156B" w:rsidDel="00AB78DE" w:rsidRDefault="00BA156B">
            <w:pPr>
              <w:autoSpaceDE w:val="0"/>
              <w:autoSpaceDN w:val="0"/>
              <w:adjustRightInd w:val="0"/>
              <w:spacing w:line="380" w:lineRule="atLeast"/>
              <w:rPr>
                <w:del w:id="4780" w:author="Regina Casanova" w:date="2018-07-29T13:12:00Z"/>
                <w:rFonts w:cs="Times New Roman"/>
                <w:color w:val="000000"/>
                <w:lang w:val="es-PE"/>
              </w:rPr>
            </w:pPr>
            <w:del w:id="478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5D95C20B" w14:textId="44ECACBC" w:rsidR="008245D8" w:rsidRPr="00BA156B" w:rsidDel="00AB78DE" w:rsidRDefault="008245D8">
            <w:pPr>
              <w:autoSpaceDE w:val="0"/>
              <w:autoSpaceDN w:val="0"/>
              <w:adjustRightInd w:val="0"/>
              <w:spacing w:line="380" w:lineRule="atLeast"/>
              <w:rPr>
                <w:del w:id="4782" w:author="Regina Casanova" w:date="2018-07-29T13:12:00Z"/>
                <w:rFonts w:cs="Times New Roman"/>
                <w:color w:val="000000"/>
                <w:lang w:val="es-PE"/>
              </w:rPr>
            </w:pPr>
            <w:del w:id="4783" w:author="Regina Casanova" w:date="2018-07-29T13:12:00Z">
              <w:r w:rsidRPr="00BA156B" w:rsidDel="00AB78DE">
                <w:rPr>
                  <w:rFonts w:cs="Times New Roman"/>
                  <w:color w:val="000000"/>
                  <w:lang w:val="es-PE"/>
                </w:rPr>
                <w:delText>Disconformidad relacionada a la atención en hospitalización</w:delText>
              </w:r>
            </w:del>
          </w:p>
        </w:tc>
      </w:tr>
      <w:tr w:rsidR="008245D8" w:rsidRPr="00BA156B" w:rsidDel="00AB78DE" w14:paraId="25D09EA5" w14:textId="0E2903BE" w:rsidTr="008245D8">
        <w:tblPrEx>
          <w:tblBorders>
            <w:top w:val="none" w:sz="0" w:space="0" w:color="auto"/>
          </w:tblBorders>
        </w:tblPrEx>
        <w:trPr>
          <w:del w:id="4784" w:author="Regina Casanova" w:date="2018-07-29T13:12:00Z"/>
        </w:trPr>
        <w:tc>
          <w:tcPr>
            <w:tcW w:w="1741" w:type="dxa"/>
            <w:tcBorders>
              <w:left w:val="single" w:sz="8" w:space="0" w:color="000000"/>
              <w:right w:val="single" w:sz="8" w:space="0" w:color="000000"/>
            </w:tcBorders>
            <w:vAlign w:val="bottom"/>
          </w:tcPr>
          <w:p w14:paraId="60FA62D1" w14:textId="428E5CFF" w:rsidR="008245D8" w:rsidRPr="00BA156B" w:rsidDel="00AB78DE" w:rsidRDefault="00BA156B">
            <w:pPr>
              <w:autoSpaceDE w:val="0"/>
              <w:autoSpaceDN w:val="0"/>
              <w:adjustRightInd w:val="0"/>
              <w:spacing w:line="380" w:lineRule="atLeast"/>
              <w:rPr>
                <w:del w:id="4785" w:author="Regina Casanova" w:date="2018-07-29T13:12:00Z"/>
                <w:rFonts w:cs="Times New Roman"/>
                <w:color w:val="000000"/>
                <w:lang w:val="es-PE"/>
              </w:rPr>
            </w:pPr>
            <w:del w:id="478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00ADC7A4" w14:textId="6A926B3D" w:rsidR="008245D8" w:rsidRPr="00BA156B" w:rsidDel="00AB78DE" w:rsidRDefault="008245D8">
            <w:pPr>
              <w:autoSpaceDE w:val="0"/>
              <w:autoSpaceDN w:val="0"/>
              <w:adjustRightInd w:val="0"/>
              <w:spacing w:line="380" w:lineRule="atLeast"/>
              <w:rPr>
                <w:del w:id="4787" w:author="Regina Casanova" w:date="2018-07-29T13:12:00Z"/>
                <w:rFonts w:cs="Times New Roman"/>
                <w:color w:val="000000"/>
                <w:lang w:val="es-PE"/>
              </w:rPr>
            </w:pPr>
            <w:del w:id="4788" w:author="Regina Casanova" w:date="2018-07-29T13:12:00Z">
              <w:r w:rsidRPr="00BA156B" w:rsidDel="00AB78DE">
                <w:rPr>
                  <w:rFonts w:cs="Times New Roman"/>
                  <w:color w:val="000000"/>
                  <w:lang w:val="es-PE"/>
                </w:rPr>
                <w:delText>Mal diagnóstico o procedimiento que ponga en riesgo la vida del paciente (por parte del Personal Asistencial)</w:delText>
              </w:r>
            </w:del>
          </w:p>
        </w:tc>
      </w:tr>
      <w:tr w:rsidR="008245D8" w:rsidRPr="00BA156B" w:rsidDel="00AB78DE" w14:paraId="3AB2E420" w14:textId="236EAD78" w:rsidTr="008245D8">
        <w:tblPrEx>
          <w:tblBorders>
            <w:top w:val="none" w:sz="0" w:space="0" w:color="auto"/>
          </w:tblBorders>
        </w:tblPrEx>
        <w:trPr>
          <w:del w:id="4789" w:author="Regina Casanova" w:date="2018-07-29T13:12:00Z"/>
        </w:trPr>
        <w:tc>
          <w:tcPr>
            <w:tcW w:w="1741" w:type="dxa"/>
            <w:tcBorders>
              <w:left w:val="single" w:sz="8" w:space="0" w:color="000000"/>
              <w:right w:val="single" w:sz="8" w:space="0" w:color="000000"/>
            </w:tcBorders>
            <w:shd w:val="clear" w:color="auto" w:fill="E1E0E0"/>
            <w:vAlign w:val="bottom"/>
          </w:tcPr>
          <w:p w14:paraId="4F62DF08" w14:textId="3646EB59" w:rsidR="008245D8" w:rsidRPr="00BA156B" w:rsidDel="00AB78DE" w:rsidRDefault="00BA156B">
            <w:pPr>
              <w:autoSpaceDE w:val="0"/>
              <w:autoSpaceDN w:val="0"/>
              <w:adjustRightInd w:val="0"/>
              <w:spacing w:line="380" w:lineRule="atLeast"/>
              <w:rPr>
                <w:del w:id="4790" w:author="Regina Casanova" w:date="2018-07-29T13:12:00Z"/>
                <w:rFonts w:cs="Times New Roman"/>
                <w:color w:val="000000"/>
                <w:lang w:val="es-PE"/>
              </w:rPr>
            </w:pPr>
            <w:del w:id="479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1F131900" w14:textId="59BF856E" w:rsidR="008245D8" w:rsidRPr="00BA156B" w:rsidDel="00AB78DE" w:rsidRDefault="008245D8">
            <w:pPr>
              <w:autoSpaceDE w:val="0"/>
              <w:autoSpaceDN w:val="0"/>
              <w:adjustRightInd w:val="0"/>
              <w:spacing w:line="380" w:lineRule="atLeast"/>
              <w:rPr>
                <w:del w:id="4792" w:author="Regina Casanova" w:date="2018-07-29T13:12:00Z"/>
                <w:rFonts w:cs="Times New Roman"/>
                <w:color w:val="000000"/>
                <w:lang w:val="es-PE"/>
              </w:rPr>
            </w:pPr>
            <w:del w:id="4793" w:author="Regina Casanova" w:date="2018-07-29T13:12:00Z">
              <w:r w:rsidRPr="00BA156B" w:rsidDel="00AB78DE">
                <w:rPr>
                  <w:rFonts w:cs="Times New Roman"/>
                  <w:color w:val="000000"/>
                  <w:lang w:val="es-PE"/>
                </w:rPr>
                <w:delText>Disconformidad con los procedimientos asistenciales realizados</w:delText>
              </w:r>
            </w:del>
          </w:p>
        </w:tc>
      </w:tr>
      <w:tr w:rsidR="008245D8" w:rsidRPr="00BA156B" w:rsidDel="00AB78DE" w14:paraId="5DD810F4" w14:textId="052E2F78" w:rsidTr="008245D8">
        <w:tblPrEx>
          <w:tblBorders>
            <w:top w:val="none" w:sz="0" w:space="0" w:color="auto"/>
          </w:tblBorders>
        </w:tblPrEx>
        <w:trPr>
          <w:del w:id="4794" w:author="Regina Casanova" w:date="2018-07-29T13:12:00Z"/>
        </w:trPr>
        <w:tc>
          <w:tcPr>
            <w:tcW w:w="1741" w:type="dxa"/>
            <w:tcBorders>
              <w:left w:val="single" w:sz="8" w:space="0" w:color="000000"/>
              <w:right w:val="single" w:sz="8" w:space="0" w:color="000000"/>
            </w:tcBorders>
            <w:vAlign w:val="bottom"/>
          </w:tcPr>
          <w:p w14:paraId="7BE67244" w14:textId="2348AD1A" w:rsidR="008245D8" w:rsidRPr="00BA156B" w:rsidDel="00AB78DE" w:rsidRDefault="00BA156B">
            <w:pPr>
              <w:autoSpaceDE w:val="0"/>
              <w:autoSpaceDN w:val="0"/>
              <w:adjustRightInd w:val="0"/>
              <w:spacing w:line="380" w:lineRule="atLeast"/>
              <w:rPr>
                <w:del w:id="4795" w:author="Regina Casanova" w:date="2018-07-29T13:12:00Z"/>
                <w:rFonts w:cs="Times New Roman"/>
                <w:color w:val="000000"/>
                <w:lang w:val="es-PE"/>
              </w:rPr>
            </w:pPr>
            <w:del w:id="479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right w:val="single" w:sz="8" w:space="0" w:color="000000"/>
            </w:tcBorders>
            <w:vAlign w:val="bottom"/>
          </w:tcPr>
          <w:p w14:paraId="52BAA851" w14:textId="58D1D6E7" w:rsidR="008245D8" w:rsidRPr="00BA156B" w:rsidDel="00AB78DE" w:rsidRDefault="008245D8">
            <w:pPr>
              <w:autoSpaceDE w:val="0"/>
              <w:autoSpaceDN w:val="0"/>
              <w:adjustRightInd w:val="0"/>
              <w:spacing w:line="380" w:lineRule="atLeast"/>
              <w:rPr>
                <w:del w:id="4797" w:author="Regina Casanova" w:date="2018-07-29T13:12:00Z"/>
                <w:rFonts w:cs="Times New Roman"/>
                <w:color w:val="000000"/>
                <w:lang w:val="es-PE"/>
              </w:rPr>
            </w:pPr>
            <w:del w:id="4798" w:author="Regina Casanova" w:date="2018-07-29T13:12:00Z">
              <w:r w:rsidRPr="00BA156B" w:rsidDel="00AB78DE">
                <w:rPr>
                  <w:rFonts w:cs="Times New Roman"/>
                  <w:color w:val="000000"/>
                  <w:lang w:val="es-PE"/>
                </w:rPr>
                <w:delText>Cambio de médico tratante de forma arbitraria</w:delText>
              </w:r>
            </w:del>
          </w:p>
        </w:tc>
      </w:tr>
      <w:tr w:rsidR="008245D8" w:rsidRPr="00BA156B" w:rsidDel="00AB78DE" w14:paraId="790F558F" w14:textId="0F289517" w:rsidTr="008245D8">
        <w:tblPrEx>
          <w:tblBorders>
            <w:top w:val="none" w:sz="0" w:space="0" w:color="auto"/>
          </w:tblBorders>
        </w:tblPrEx>
        <w:trPr>
          <w:del w:id="4799" w:author="Regina Casanova" w:date="2018-07-29T13:12:00Z"/>
        </w:trPr>
        <w:tc>
          <w:tcPr>
            <w:tcW w:w="1741" w:type="dxa"/>
            <w:tcBorders>
              <w:left w:val="single" w:sz="8" w:space="0" w:color="000000"/>
              <w:right w:val="single" w:sz="8" w:space="0" w:color="000000"/>
            </w:tcBorders>
            <w:shd w:val="clear" w:color="auto" w:fill="E1E0E0"/>
            <w:vAlign w:val="bottom"/>
          </w:tcPr>
          <w:p w14:paraId="450F3F33" w14:textId="3B703D61" w:rsidR="008245D8" w:rsidRPr="00BA156B" w:rsidDel="00AB78DE" w:rsidRDefault="00BA156B">
            <w:pPr>
              <w:autoSpaceDE w:val="0"/>
              <w:autoSpaceDN w:val="0"/>
              <w:adjustRightInd w:val="0"/>
              <w:spacing w:line="380" w:lineRule="atLeast"/>
              <w:rPr>
                <w:del w:id="4800" w:author="Regina Casanova" w:date="2018-07-29T13:12:00Z"/>
                <w:rFonts w:cs="Times New Roman"/>
                <w:color w:val="000000"/>
                <w:lang w:val="es-PE"/>
              </w:rPr>
            </w:pPr>
            <w:del w:id="480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#6</w:delText>
              </w:r>
            </w:del>
          </w:p>
        </w:tc>
        <w:tc>
          <w:tcPr>
            <w:tcW w:w="12452" w:type="dxa"/>
            <w:tcBorders>
              <w:right w:val="single" w:sz="8" w:space="0" w:color="000000"/>
            </w:tcBorders>
            <w:shd w:val="clear" w:color="auto" w:fill="E1E0E0"/>
            <w:vAlign w:val="bottom"/>
          </w:tcPr>
          <w:p w14:paraId="74F86A34" w14:textId="5BEF875B" w:rsidR="008245D8" w:rsidRPr="00BA156B" w:rsidDel="00AB78DE" w:rsidRDefault="008245D8">
            <w:pPr>
              <w:autoSpaceDE w:val="0"/>
              <w:autoSpaceDN w:val="0"/>
              <w:adjustRightInd w:val="0"/>
              <w:spacing w:line="380" w:lineRule="atLeast"/>
              <w:rPr>
                <w:del w:id="4802" w:author="Regina Casanova" w:date="2018-07-29T13:12:00Z"/>
                <w:rFonts w:cs="Times New Roman"/>
                <w:color w:val="000000"/>
                <w:lang w:val="es-PE"/>
              </w:rPr>
            </w:pPr>
            <w:del w:id="4803" w:author="Regina Casanova" w:date="2018-07-29T13:12:00Z">
              <w:r w:rsidRPr="00BA156B" w:rsidDel="00AB78DE">
                <w:rPr>
                  <w:rFonts w:cs="Times New Roman"/>
                  <w:color w:val="000000"/>
                  <w:lang w:val="es-PE"/>
                </w:rPr>
                <w:delText>Disconformidad con la referencia y/o traslado</w:delText>
              </w:r>
            </w:del>
          </w:p>
        </w:tc>
      </w:tr>
      <w:tr w:rsidR="008245D8" w:rsidRPr="00BA156B" w:rsidDel="00AB78DE" w14:paraId="472EC3DA" w14:textId="5D6CDC6A" w:rsidTr="008245D8">
        <w:tblPrEx>
          <w:tblBorders>
            <w:top w:val="none" w:sz="0" w:space="0" w:color="auto"/>
          </w:tblBorders>
        </w:tblPrEx>
        <w:trPr>
          <w:del w:id="4804" w:author="Regina Casanova" w:date="2018-07-29T13:12:00Z"/>
        </w:trPr>
        <w:tc>
          <w:tcPr>
            <w:tcW w:w="1741" w:type="dxa"/>
            <w:tcBorders>
              <w:left w:val="single" w:sz="8" w:space="0" w:color="000000"/>
              <w:right w:val="single" w:sz="8" w:space="0" w:color="000000"/>
            </w:tcBorders>
            <w:vAlign w:val="bottom"/>
          </w:tcPr>
          <w:p w14:paraId="5C5234C6" w14:textId="5BFEDB37" w:rsidR="008245D8" w:rsidRPr="00BA156B" w:rsidDel="00AB78DE" w:rsidRDefault="00BA156B">
            <w:pPr>
              <w:autoSpaceDE w:val="0"/>
              <w:autoSpaceDN w:val="0"/>
              <w:adjustRightInd w:val="0"/>
              <w:spacing w:line="380" w:lineRule="atLeast"/>
              <w:rPr>
                <w:del w:id="4805" w:author="Regina Casanova" w:date="2018-07-29T13:12:00Z"/>
                <w:rFonts w:cs="Times New Roman"/>
                <w:color w:val="000000"/>
                <w:lang w:val="es-PE"/>
              </w:rPr>
            </w:pPr>
            <w:del w:id="480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#7</w:delText>
              </w:r>
            </w:del>
          </w:p>
        </w:tc>
        <w:tc>
          <w:tcPr>
            <w:tcW w:w="12452" w:type="dxa"/>
            <w:tcBorders>
              <w:right w:val="single" w:sz="8" w:space="0" w:color="000000"/>
            </w:tcBorders>
            <w:vAlign w:val="bottom"/>
          </w:tcPr>
          <w:p w14:paraId="58BF8A70" w14:textId="5B2CB6C7" w:rsidR="008245D8" w:rsidRPr="00BA156B" w:rsidDel="00AB78DE" w:rsidRDefault="008245D8">
            <w:pPr>
              <w:autoSpaceDE w:val="0"/>
              <w:autoSpaceDN w:val="0"/>
              <w:adjustRightInd w:val="0"/>
              <w:spacing w:line="380" w:lineRule="atLeast"/>
              <w:rPr>
                <w:del w:id="4807" w:author="Regina Casanova" w:date="2018-07-29T13:12:00Z"/>
                <w:rFonts w:cs="Times New Roman"/>
                <w:color w:val="000000"/>
                <w:lang w:val="es-PE"/>
              </w:rPr>
            </w:pPr>
            <w:del w:id="4808" w:author="Regina Casanova" w:date="2018-07-29T13:12:00Z">
              <w:r w:rsidRPr="00BA156B" w:rsidDel="00AB78DE">
                <w:rPr>
                  <w:rFonts w:cs="Times New Roman"/>
                  <w:color w:val="000000"/>
                  <w:lang w:val="es-PE"/>
                </w:rPr>
                <w:delText>Incumplimiento del horario de atención</w:delText>
              </w:r>
            </w:del>
          </w:p>
        </w:tc>
      </w:tr>
      <w:tr w:rsidR="008245D8" w:rsidRPr="00BA156B" w:rsidDel="00AB78DE" w14:paraId="7536B869" w14:textId="0206487F" w:rsidTr="008245D8">
        <w:tblPrEx>
          <w:tblBorders>
            <w:top w:val="none" w:sz="0" w:space="0" w:color="auto"/>
          </w:tblBorders>
        </w:tblPrEx>
        <w:trPr>
          <w:del w:id="4809"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681C61E0" w14:textId="15F548E5" w:rsidR="008245D8" w:rsidRPr="00BA156B" w:rsidDel="00AB78DE" w:rsidRDefault="00BA156B">
            <w:pPr>
              <w:autoSpaceDE w:val="0"/>
              <w:autoSpaceDN w:val="0"/>
              <w:adjustRightInd w:val="0"/>
              <w:spacing w:line="380" w:lineRule="atLeast"/>
              <w:rPr>
                <w:del w:id="4810" w:author="Regina Casanova" w:date="2018-07-29T13:12:00Z"/>
                <w:rFonts w:cs="Times New Roman"/>
                <w:color w:val="000000"/>
                <w:lang w:val="es-PE"/>
              </w:rPr>
            </w:pPr>
            <w:del w:id="481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#8</w:delText>
              </w:r>
            </w:del>
          </w:p>
        </w:tc>
        <w:tc>
          <w:tcPr>
            <w:tcW w:w="12452" w:type="dxa"/>
            <w:tcBorders>
              <w:bottom w:val="single" w:sz="8" w:space="0" w:color="000000"/>
              <w:right w:val="single" w:sz="8" w:space="0" w:color="000000"/>
            </w:tcBorders>
            <w:shd w:val="clear" w:color="auto" w:fill="E1E0E0"/>
            <w:vAlign w:val="bottom"/>
          </w:tcPr>
          <w:p w14:paraId="23E3CCDB" w14:textId="7DFA2FBC" w:rsidR="008245D8" w:rsidRPr="00BA156B" w:rsidDel="00AB78DE" w:rsidRDefault="008245D8">
            <w:pPr>
              <w:autoSpaceDE w:val="0"/>
              <w:autoSpaceDN w:val="0"/>
              <w:adjustRightInd w:val="0"/>
              <w:spacing w:line="380" w:lineRule="atLeast"/>
              <w:rPr>
                <w:del w:id="4812" w:author="Regina Casanova" w:date="2018-07-29T13:12:00Z"/>
                <w:rFonts w:cs="Times New Roman"/>
                <w:color w:val="000000"/>
                <w:lang w:val="es-PE"/>
              </w:rPr>
            </w:pPr>
            <w:del w:id="4813" w:author="Regina Casanova" w:date="2018-07-29T13:12:00Z">
              <w:r w:rsidRPr="00BA156B" w:rsidDel="00AB78DE">
                <w:rPr>
                  <w:rFonts w:cs="Times New Roman"/>
                  <w:color w:val="000000"/>
                  <w:lang w:val="es-PE"/>
                </w:rPr>
                <w:delText>Disconformidad con los procedimientos administrativos realizados</w:delText>
              </w:r>
            </w:del>
          </w:p>
        </w:tc>
      </w:tr>
      <w:tr w:rsidR="008245D8" w:rsidRPr="00BA156B" w:rsidDel="00AB78DE" w14:paraId="797FE7C7" w14:textId="12749254" w:rsidTr="008245D8">
        <w:tblPrEx>
          <w:tblBorders>
            <w:top w:val="none" w:sz="0" w:space="0" w:color="auto"/>
          </w:tblBorders>
        </w:tblPrEx>
        <w:trPr>
          <w:del w:id="481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F4D7F97" w14:textId="4617D3BA" w:rsidR="008245D8" w:rsidRPr="00BA156B" w:rsidDel="00AB78DE" w:rsidRDefault="008245D8">
            <w:pPr>
              <w:autoSpaceDE w:val="0"/>
              <w:autoSpaceDN w:val="0"/>
              <w:adjustRightInd w:val="0"/>
              <w:spacing w:line="380" w:lineRule="atLeast"/>
              <w:rPr>
                <w:del w:id="4815" w:author="Regina Casanova" w:date="2018-07-29T13:12:00Z"/>
                <w:rFonts w:cs="Times New Roman"/>
                <w:color w:val="000000"/>
                <w:lang w:val="es-PE"/>
              </w:rPr>
            </w:pPr>
            <w:del w:id="4816"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6B24AFFA" w14:textId="1B226B21" w:rsidR="008245D8" w:rsidRPr="00BA156B" w:rsidDel="00AB78DE" w:rsidRDefault="008245D8">
            <w:pPr>
              <w:autoSpaceDE w:val="0"/>
              <w:autoSpaceDN w:val="0"/>
              <w:adjustRightInd w:val="0"/>
              <w:spacing w:line="380" w:lineRule="atLeast"/>
              <w:rPr>
                <w:del w:id="4817" w:author="Regina Casanova" w:date="2018-07-29T13:12:00Z"/>
                <w:rFonts w:cs="Times New Roman"/>
                <w:color w:val="000000"/>
                <w:lang w:val="es-PE"/>
              </w:rPr>
            </w:pPr>
            <w:del w:id="4818" w:author="Regina Casanova" w:date="2018-07-29T13:12:00Z">
              <w:r w:rsidRPr="00BA156B" w:rsidDel="00AB78DE">
                <w:rPr>
                  <w:rFonts w:cs="Times New Roman"/>
                  <w:color w:val="000000"/>
                  <w:lang w:val="es-PE"/>
                </w:rPr>
                <w:delText>Demoras</w:delText>
              </w:r>
            </w:del>
          </w:p>
        </w:tc>
      </w:tr>
      <w:tr w:rsidR="008245D8" w:rsidRPr="00BA156B" w:rsidDel="00AB78DE" w14:paraId="41C8A4B5" w14:textId="164A54DE" w:rsidTr="008245D8">
        <w:tblPrEx>
          <w:tblBorders>
            <w:top w:val="none" w:sz="0" w:space="0" w:color="auto"/>
          </w:tblBorders>
        </w:tblPrEx>
        <w:trPr>
          <w:del w:id="4819" w:author="Regina Casanova" w:date="2018-07-29T13:12:00Z"/>
        </w:trPr>
        <w:tc>
          <w:tcPr>
            <w:tcW w:w="1741" w:type="dxa"/>
            <w:tcBorders>
              <w:left w:val="single" w:sz="8" w:space="0" w:color="000000"/>
              <w:right w:val="single" w:sz="8" w:space="0" w:color="000000"/>
            </w:tcBorders>
            <w:vAlign w:val="bottom"/>
          </w:tcPr>
          <w:p w14:paraId="3AEBB51B" w14:textId="31C7EF15" w:rsidR="008245D8" w:rsidRPr="00BA156B" w:rsidDel="00AB78DE" w:rsidRDefault="00BA156B">
            <w:pPr>
              <w:autoSpaceDE w:val="0"/>
              <w:autoSpaceDN w:val="0"/>
              <w:adjustRightInd w:val="0"/>
              <w:spacing w:line="380" w:lineRule="atLeast"/>
              <w:rPr>
                <w:del w:id="4820" w:author="Regina Casanova" w:date="2018-07-29T13:12:00Z"/>
                <w:rFonts w:cs="Times New Roman"/>
                <w:color w:val="000000"/>
                <w:lang w:val="es-PE"/>
              </w:rPr>
            </w:pPr>
            <w:del w:id="482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7F8F915D" w14:textId="4F5BF81D" w:rsidR="008245D8" w:rsidRPr="00BA156B" w:rsidDel="00AB78DE" w:rsidRDefault="008245D8">
            <w:pPr>
              <w:autoSpaceDE w:val="0"/>
              <w:autoSpaceDN w:val="0"/>
              <w:adjustRightInd w:val="0"/>
              <w:spacing w:line="380" w:lineRule="atLeast"/>
              <w:rPr>
                <w:del w:id="4822" w:author="Regina Casanova" w:date="2018-07-29T13:12:00Z"/>
                <w:rFonts w:cs="Times New Roman"/>
                <w:color w:val="000000"/>
                <w:lang w:val="es-PE"/>
              </w:rPr>
            </w:pPr>
            <w:del w:id="4823" w:author="Regina Casanova" w:date="2018-07-29T13:12:00Z">
              <w:r w:rsidRPr="00BA156B" w:rsidDel="00AB78DE">
                <w:rPr>
                  <w:rFonts w:cs="Times New Roman"/>
                  <w:color w:val="000000"/>
                  <w:lang w:val="es-PE"/>
                </w:rPr>
                <w:delText>Demora y/o falta de servicio de ambulancias</w:delText>
              </w:r>
            </w:del>
          </w:p>
        </w:tc>
      </w:tr>
      <w:tr w:rsidR="008245D8" w:rsidRPr="00BA156B" w:rsidDel="00AB78DE" w14:paraId="4A860D35" w14:textId="52DD6EBB" w:rsidTr="008245D8">
        <w:tblPrEx>
          <w:tblBorders>
            <w:top w:val="none" w:sz="0" w:space="0" w:color="auto"/>
          </w:tblBorders>
        </w:tblPrEx>
        <w:trPr>
          <w:del w:id="4824" w:author="Regina Casanova" w:date="2018-07-29T13:12:00Z"/>
        </w:trPr>
        <w:tc>
          <w:tcPr>
            <w:tcW w:w="1741" w:type="dxa"/>
            <w:tcBorders>
              <w:left w:val="single" w:sz="8" w:space="0" w:color="000000"/>
              <w:right w:val="single" w:sz="8" w:space="0" w:color="000000"/>
            </w:tcBorders>
            <w:shd w:val="clear" w:color="auto" w:fill="E1E0E0"/>
            <w:vAlign w:val="bottom"/>
          </w:tcPr>
          <w:p w14:paraId="49637A69" w14:textId="5B33BAF1" w:rsidR="008245D8" w:rsidRPr="00BA156B" w:rsidDel="00AB78DE" w:rsidRDefault="00BA156B">
            <w:pPr>
              <w:autoSpaceDE w:val="0"/>
              <w:autoSpaceDN w:val="0"/>
              <w:adjustRightInd w:val="0"/>
              <w:spacing w:line="380" w:lineRule="atLeast"/>
              <w:rPr>
                <w:del w:id="4825" w:author="Regina Casanova" w:date="2018-07-29T13:12:00Z"/>
                <w:rFonts w:cs="Times New Roman"/>
                <w:color w:val="000000"/>
                <w:lang w:val="es-PE"/>
              </w:rPr>
            </w:pPr>
            <w:del w:id="482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085BF300" w14:textId="6A978BDC" w:rsidR="008245D8" w:rsidRPr="00BA156B" w:rsidDel="00AB78DE" w:rsidRDefault="008245D8">
            <w:pPr>
              <w:autoSpaceDE w:val="0"/>
              <w:autoSpaceDN w:val="0"/>
              <w:adjustRightInd w:val="0"/>
              <w:spacing w:line="380" w:lineRule="atLeast"/>
              <w:rPr>
                <w:del w:id="4827" w:author="Regina Casanova" w:date="2018-07-29T13:12:00Z"/>
                <w:rFonts w:cs="Times New Roman"/>
                <w:color w:val="000000"/>
                <w:lang w:val="es-PE"/>
              </w:rPr>
            </w:pPr>
            <w:del w:id="4828" w:author="Regina Casanova" w:date="2018-07-29T13:12:00Z">
              <w:r w:rsidRPr="00BA156B" w:rsidDel="00AB78DE">
                <w:rPr>
                  <w:rFonts w:cs="Times New Roman"/>
                  <w:color w:val="000000"/>
                  <w:lang w:val="es-PE"/>
                </w:rPr>
                <w:delText>Demora en la entrega de documentos (recetas, órdenes, altas, certificados, etc.)</w:delText>
              </w:r>
            </w:del>
          </w:p>
        </w:tc>
      </w:tr>
      <w:tr w:rsidR="008245D8" w:rsidRPr="00BA156B" w:rsidDel="00AB78DE" w14:paraId="598EC2AC" w14:textId="6FB2367E" w:rsidTr="008245D8">
        <w:tblPrEx>
          <w:tblBorders>
            <w:top w:val="none" w:sz="0" w:space="0" w:color="auto"/>
          </w:tblBorders>
        </w:tblPrEx>
        <w:trPr>
          <w:del w:id="4829" w:author="Regina Casanova" w:date="2018-07-29T13:12:00Z"/>
        </w:trPr>
        <w:tc>
          <w:tcPr>
            <w:tcW w:w="1741" w:type="dxa"/>
            <w:tcBorders>
              <w:left w:val="single" w:sz="8" w:space="0" w:color="000000"/>
              <w:right w:val="single" w:sz="8" w:space="0" w:color="000000"/>
            </w:tcBorders>
            <w:vAlign w:val="bottom"/>
          </w:tcPr>
          <w:p w14:paraId="13B58BAA" w14:textId="28BB613F" w:rsidR="008245D8" w:rsidRPr="00BA156B" w:rsidDel="00AB78DE" w:rsidRDefault="00BA156B">
            <w:pPr>
              <w:autoSpaceDE w:val="0"/>
              <w:autoSpaceDN w:val="0"/>
              <w:adjustRightInd w:val="0"/>
              <w:spacing w:line="380" w:lineRule="atLeast"/>
              <w:rPr>
                <w:del w:id="4830" w:author="Regina Casanova" w:date="2018-07-29T13:12:00Z"/>
                <w:rFonts w:cs="Times New Roman"/>
                <w:color w:val="000000"/>
                <w:lang w:val="es-PE"/>
              </w:rPr>
            </w:pPr>
            <w:del w:id="483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36BBB154" w14:textId="378E7884" w:rsidR="008245D8" w:rsidRPr="00BA156B" w:rsidDel="00AB78DE" w:rsidRDefault="008245D8">
            <w:pPr>
              <w:autoSpaceDE w:val="0"/>
              <w:autoSpaceDN w:val="0"/>
              <w:adjustRightInd w:val="0"/>
              <w:spacing w:line="380" w:lineRule="atLeast"/>
              <w:rPr>
                <w:del w:id="4832" w:author="Regina Casanova" w:date="2018-07-29T13:12:00Z"/>
                <w:rFonts w:cs="Times New Roman"/>
                <w:color w:val="000000"/>
                <w:lang w:val="es-PE"/>
              </w:rPr>
            </w:pPr>
            <w:del w:id="4833" w:author="Regina Casanova" w:date="2018-07-29T13:12:00Z">
              <w:r w:rsidRPr="00BA156B" w:rsidDel="00AB78DE">
                <w:rPr>
                  <w:rFonts w:cs="Times New Roman"/>
                  <w:color w:val="000000"/>
                  <w:lang w:val="es-PE"/>
                </w:rPr>
                <w:delText>Demora en la atención al usuario por teléfono</w:delText>
              </w:r>
            </w:del>
          </w:p>
        </w:tc>
      </w:tr>
      <w:tr w:rsidR="008245D8" w:rsidRPr="00BA156B" w:rsidDel="00AB78DE" w14:paraId="5A1144C6" w14:textId="65DDF9F9" w:rsidTr="008245D8">
        <w:tblPrEx>
          <w:tblBorders>
            <w:top w:val="none" w:sz="0" w:space="0" w:color="auto"/>
          </w:tblBorders>
        </w:tblPrEx>
        <w:trPr>
          <w:del w:id="4834" w:author="Regina Casanova" w:date="2018-07-29T13:12:00Z"/>
        </w:trPr>
        <w:tc>
          <w:tcPr>
            <w:tcW w:w="1741" w:type="dxa"/>
            <w:tcBorders>
              <w:left w:val="single" w:sz="8" w:space="0" w:color="000000"/>
              <w:right w:val="single" w:sz="8" w:space="0" w:color="000000"/>
            </w:tcBorders>
            <w:shd w:val="clear" w:color="auto" w:fill="E1E0E0"/>
            <w:vAlign w:val="bottom"/>
          </w:tcPr>
          <w:p w14:paraId="54CF348C" w14:textId="3EC99939" w:rsidR="008245D8" w:rsidRPr="00BA156B" w:rsidDel="00AB78DE" w:rsidRDefault="00BA156B">
            <w:pPr>
              <w:autoSpaceDE w:val="0"/>
              <w:autoSpaceDN w:val="0"/>
              <w:adjustRightInd w:val="0"/>
              <w:spacing w:line="380" w:lineRule="atLeast"/>
              <w:rPr>
                <w:del w:id="4835" w:author="Regina Casanova" w:date="2018-07-29T13:12:00Z"/>
                <w:rFonts w:cs="Times New Roman"/>
                <w:color w:val="000000"/>
                <w:lang w:val="es-PE"/>
              </w:rPr>
            </w:pPr>
            <w:del w:id="483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2C1FC690" w14:textId="5707EB62" w:rsidR="008245D8" w:rsidRPr="00BA156B" w:rsidDel="00AB78DE" w:rsidRDefault="008245D8">
            <w:pPr>
              <w:autoSpaceDE w:val="0"/>
              <w:autoSpaceDN w:val="0"/>
              <w:adjustRightInd w:val="0"/>
              <w:spacing w:line="380" w:lineRule="atLeast"/>
              <w:rPr>
                <w:del w:id="4837" w:author="Regina Casanova" w:date="2018-07-29T13:12:00Z"/>
                <w:rFonts w:cs="Times New Roman"/>
                <w:color w:val="000000"/>
                <w:lang w:val="es-PE"/>
              </w:rPr>
            </w:pPr>
            <w:del w:id="4838" w:author="Regina Casanova" w:date="2018-07-29T13:12:00Z">
              <w:r w:rsidRPr="00BA156B" w:rsidDel="00AB78DE">
                <w:rPr>
                  <w:rFonts w:cs="Times New Roman"/>
                  <w:color w:val="000000"/>
                  <w:lang w:val="es-PE"/>
                </w:rPr>
                <w:delText>Demora en hospitalización</w:delText>
              </w:r>
            </w:del>
          </w:p>
        </w:tc>
      </w:tr>
      <w:tr w:rsidR="008245D8" w:rsidRPr="00BA156B" w:rsidDel="00AB78DE" w14:paraId="6BA5C119" w14:textId="00A9664D" w:rsidTr="008245D8">
        <w:tblPrEx>
          <w:tblBorders>
            <w:top w:val="none" w:sz="0" w:space="0" w:color="auto"/>
          </w:tblBorders>
        </w:tblPrEx>
        <w:trPr>
          <w:del w:id="4839" w:author="Regina Casanova" w:date="2018-07-29T13:12:00Z"/>
        </w:trPr>
        <w:tc>
          <w:tcPr>
            <w:tcW w:w="1741" w:type="dxa"/>
            <w:tcBorders>
              <w:left w:val="single" w:sz="8" w:space="0" w:color="000000"/>
              <w:right w:val="single" w:sz="8" w:space="0" w:color="000000"/>
            </w:tcBorders>
            <w:vAlign w:val="bottom"/>
          </w:tcPr>
          <w:p w14:paraId="63883E30" w14:textId="13574504" w:rsidR="008245D8" w:rsidRPr="00BA156B" w:rsidDel="00AB78DE" w:rsidRDefault="00BA156B">
            <w:pPr>
              <w:autoSpaceDE w:val="0"/>
              <w:autoSpaceDN w:val="0"/>
              <w:adjustRightInd w:val="0"/>
              <w:spacing w:line="380" w:lineRule="atLeast"/>
              <w:rPr>
                <w:del w:id="4840" w:author="Regina Casanova" w:date="2018-07-29T13:12:00Z"/>
                <w:rFonts w:cs="Times New Roman"/>
                <w:color w:val="000000"/>
                <w:lang w:val="es-PE"/>
              </w:rPr>
            </w:pPr>
            <w:del w:id="484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right w:val="single" w:sz="8" w:space="0" w:color="000000"/>
            </w:tcBorders>
            <w:vAlign w:val="bottom"/>
          </w:tcPr>
          <w:p w14:paraId="7CC6A49B" w14:textId="15FF5D42" w:rsidR="008245D8" w:rsidRPr="00BA156B" w:rsidDel="00AB78DE" w:rsidRDefault="008245D8">
            <w:pPr>
              <w:autoSpaceDE w:val="0"/>
              <w:autoSpaceDN w:val="0"/>
              <w:adjustRightInd w:val="0"/>
              <w:spacing w:line="380" w:lineRule="atLeast"/>
              <w:rPr>
                <w:del w:id="4842" w:author="Regina Casanova" w:date="2018-07-29T13:12:00Z"/>
                <w:rFonts w:cs="Times New Roman"/>
                <w:color w:val="000000"/>
                <w:lang w:val="es-PE"/>
              </w:rPr>
            </w:pPr>
            <w:del w:id="4843" w:author="Regina Casanova" w:date="2018-07-29T13:12:00Z">
              <w:r w:rsidRPr="00BA156B" w:rsidDel="00AB78DE">
                <w:rPr>
                  <w:rFonts w:cs="Times New Roman"/>
                  <w:color w:val="000000"/>
                  <w:lang w:val="es-PE"/>
                </w:rPr>
                <w:delText>Demora en la realización de exámenes</w:delText>
              </w:r>
            </w:del>
          </w:p>
        </w:tc>
      </w:tr>
      <w:tr w:rsidR="008245D8" w:rsidRPr="00BA156B" w:rsidDel="00AB78DE" w14:paraId="056067BD" w14:textId="33A1F027" w:rsidTr="008245D8">
        <w:tblPrEx>
          <w:tblBorders>
            <w:top w:val="none" w:sz="0" w:space="0" w:color="auto"/>
          </w:tblBorders>
        </w:tblPrEx>
        <w:trPr>
          <w:del w:id="4844" w:author="Regina Casanova" w:date="2018-07-29T13:12:00Z"/>
        </w:trPr>
        <w:tc>
          <w:tcPr>
            <w:tcW w:w="1741" w:type="dxa"/>
            <w:tcBorders>
              <w:left w:val="single" w:sz="8" w:space="0" w:color="000000"/>
              <w:right w:val="single" w:sz="8" w:space="0" w:color="000000"/>
            </w:tcBorders>
            <w:shd w:val="clear" w:color="auto" w:fill="E1E0E0"/>
            <w:vAlign w:val="bottom"/>
          </w:tcPr>
          <w:p w14:paraId="50EDC069" w14:textId="1DB3394C" w:rsidR="008245D8" w:rsidRPr="00BA156B" w:rsidDel="00AB78DE" w:rsidRDefault="00BA156B">
            <w:pPr>
              <w:autoSpaceDE w:val="0"/>
              <w:autoSpaceDN w:val="0"/>
              <w:adjustRightInd w:val="0"/>
              <w:spacing w:line="380" w:lineRule="atLeast"/>
              <w:rPr>
                <w:del w:id="4845" w:author="Regina Casanova" w:date="2018-07-29T13:12:00Z"/>
                <w:rFonts w:cs="Times New Roman"/>
                <w:color w:val="000000"/>
                <w:lang w:val="es-PE"/>
              </w:rPr>
            </w:pPr>
            <w:del w:id="484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#6</w:delText>
              </w:r>
            </w:del>
          </w:p>
        </w:tc>
        <w:tc>
          <w:tcPr>
            <w:tcW w:w="12452" w:type="dxa"/>
            <w:tcBorders>
              <w:right w:val="single" w:sz="8" w:space="0" w:color="000000"/>
            </w:tcBorders>
            <w:shd w:val="clear" w:color="auto" w:fill="E1E0E0"/>
            <w:vAlign w:val="bottom"/>
          </w:tcPr>
          <w:p w14:paraId="4BFB5E60" w14:textId="7FA9E422" w:rsidR="008245D8" w:rsidRPr="00BA156B" w:rsidDel="00AB78DE" w:rsidRDefault="008245D8">
            <w:pPr>
              <w:autoSpaceDE w:val="0"/>
              <w:autoSpaceDN w:val="0"/>
              <w:adjustRightInd w:val="0"/>
              <w:spacing w:line="380" w:lineRule="atLeast"/>
              <w:rPr>
                <w:del w:id="4847" w:author="Regina Casanova" w:date="2018-07-29T13:12:00Z"/>
                <w:rFonts w:cs="Times New Roman"/>
                <w:color w:val="000000"/>
                <w:lang w:val="es-PE"/>
              </w:rPr>
            </w:pPr>
            <w:del w:id="4848" w:author="Regina Casanova" w:date="2018-07-29T13:12:00Z">
              <w:r w:rsidRPr="00BA156B" w:rsidDel="00AB78DE">
                <w:rPr>
                  <w:rFonts w:cs="Times New Roman"/>
                  <w:color w:val="000000"/>
                  <w:lang w:val="es-PE"/>
                </w:rPr>
                <w:delText>Demora en la intervención quirúrgica</w:delText>
              </w:r>
            </w:del>
          </w:p>
        </w:tc>
      </w:tr>
      <w:tr w:rsidR="008245D8" w:rsidRPr="00BA156B" w:rsidDel="00AB78DE" w14:paraId="0BFC1EC3" w14:textId="57E8428A" w:rsidTr="008245D8">
        <w:tblPrEx>
          <w:tblBorders>
            <w:top w:val="none" w:sz="0" w:space="0" w:color="auto"/>
          </w:tblBorders>
        </w:tblPrEx>
        <w:trPr>
          <w:del w:id="4849" w:author="Regina Casanova" w:date="2018-07-29T13:12:00Z"/>
        </w:trPr>
        <w:tc>
          <w:tcPr>
            <w:tcW w:w="1741" w:type="dxa"/>
            <w:tcBorders>
              <w:left w:val="single" w:sz="8" w:space="0" w:color="000000"/>
              <w:right w:val="single" w:sz="8" w:space="0" w:color="000000"/>
            </w:tcBorders>
            <w:vAlign w:val="bottom"/>
          </w:tcPr>
          <w:p w14:paraId="5E786F7C" w14:textId="5CC4D8FD" w:rsidR="008245D8" w:rsidRPr="00BA156B" w:rsidDel="00AB78DE" w:rsidRDefault="00BA156B">
            <w:pPr>
              <w:autoSpaceDE w:val="0"/>
              <w:autoSpaceDN w:val="0"/>
              <w:adjustRightInd w:val="0"/>
              <w:spacing w:line="380" w:lineRule="atLeast"/>
              <w:rPr>
                <w:del w:id="4850" w:author="Regina Casanova" w:date="2018-07-29T13:12:00Z"/>
                <w:rFonts w:cs="Times New Roman"/>
                <w:color w:val="000000"/>
                <w:lang w:val="es-PE"/>
              </w:rPr>
            </w:pPr>
            <w:del w:id="485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#7</w:delText>
              </w:r>
            </w:del>
          </w:p>
        </w:tc>
        <w:tc>
          <w:tcPr>
            <w:tcW w:w="12452" w:type="dxa"/>
            <w:tcBorders>
              <w:right w:val="single" w:sz="8" w:space="0" w:color="000000"/>
            </w:tcBorders>
            <w:vAlign w:val="bottom"/>
          </w:tcPr>
          <w:p w14:paraId="4D59E03B" w14:textId="06C53E00" w:rsidR="008245D8" w:rsidRPr="00BA156B" w:rsidDel="00AB78DE" w:rsidRDefault="008245D8">
            <w:pPr>
              <w:autoSpaceDE w:val="0"/>
              <w:autoSpaceDN w:val="0"/>
              <w:adjustRightInd w:val="0"/>
              <w:spacing w:line="380" w:lineRule="atLeast"/>
              <w:rPr>
                <w:del w:id="4852" w:author="Regina Casanova" w:date="2018-07-29T13:12:00Z"/>
                <w:rFonts w:cs="Times New Roman"/>
                <w:color w:val="000000"/>
                <w:lang w:val="es-PE"/>
              </w:rPr>
            </w:pPr>
            <w:del w:id="4853" w:author="Regina Casanova" w:date="2018-07-29T13:12:00Z">
              <w:r w:rsidRPr="00BA156B" w:rsidDel="00AB78DE">
                <w:rPr>
                  <w:rFonts w:cs="Times New Roman"/>
                  <w:color w:val="000000"/>
                  <w:lang w:val="es-PE"/>
                </w:rPr>
                <w:delText>Demora en consultorio externo</w:delText>
              </w:r>
            </w:del>
          </w:p>
        </w:tc>
      </w:tr>
      <w:tr w:rsidR="008245D8" w:rsidRPr="00BA156B" w:rsidDel="00AB78DE" w14:paraId="55F2A677" w14:textId="52511CF2" w:rsidTr="008245D8">
        <w:tblPrEx>
          <w:tblBorders>
            <w:top w:val="none" w:sz="0" w:space="0" w:color="auto"/>
          </w:tblBorders>
        </w:tblPrEx>
        <w:trPr>
          <w:del w:id="4854" w:author="Regina Casanova" w:date="2018-07-29T13:12:00Z"/>
        </w:trPr>
        <w:tc>
          <w:tcPr>
            <w:tcW w:w="1741" w:type="dxa"/>
            <w:tcBorders>
              <w:left w:val="single" w:sz="8" w:space="0" w:color="000000"/>
              <w:right w:val="single" w:sz="8" w:space="0" w:color="000000"/>
            </w:tcBorders>
            <w:shd w:val="clear" w:color="auto" w:fill="E1E0E0"/>
            <w:vAlign w:val="bottom"/>
          </w:tcPr>
          <w:p w14:paraId="6234E4D2" w14:textId="30E6CC6F" w:rsidR="008245D8" w:rsidRPr="00BA156B" w:rsidDel="00AB78DE" w:rsidRDefault="00BA156B">
            <w:pPr>
              <w:autoSpaceDE w:val="0"/>
              <w:autoSpaceDN w:val="0"/>
              <w:adjustRightInd w:val="0"/>
              <w:spacing w:line="380" w:lineRule="atLeast"/>
              <w:rPr>
                <w:del w:id="4855" w:author="Regina Casanova" w:date="2018-07-29T13:12:00Z"/>
                <w:rFonts w:cs="Times New Roman"/>
                <w:color w:val="000000"/>
                <w:lang w:val="es-PE"/>
              </w:rPr>
            </w:pPr>
            <w:del w:id="4856"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#8</w:delText>
              </w:r>
            </w:del>
          </w:p>
        </w:tc>
        <w:tc>
          <w:tcPr>
            <w:tcW w:w="12452" w:type="dxa"/>
            <w:tcBorders>
              <w:right w:val="single" w:sz="8" w:space="0" w:color="000000"/>
            </w:tcBorders>
            <w:shd w:val="clear" w:color="auto" w:fill="E1E0E0"/>
            <w:vAlign w:val="bottom"/>
          </w:tcPr>
          <w:p w14:paraId="223B3F28" w14:textId="213D9385" w:rsidR="008245D8" w:rsidRPr="00BA156B" w:rsidDel="00AB78DE" w:rsidRDefault="008245D8">
            <w:pPr>
              <w:autoSpaceDE w:val="0"/>
              <w:autoSpaceDN w:val="0"/>
              <w:adjustRightInd w:val="0"/>
              <w:spacing w:line="380" w:lineRule="atLeast"/>
              <w:rPr>
                <w:del w:id="4857" w:author="Regina Casanova" w:date="2018-07-29T13:12:00Z"/>
                <w:rFonts w:cs="Times New Roman"/>
                <w:color w:val="000000"/>
                <w:lang w:val="es-PE"/>
              </w:rPr>
            </w:pPr>
            <w:del w:id="4858" w:author="Regina Casanova" w:date="2018-07-29T13:12:00Z">
              <w:r w:rsidRPr="00BA156B" w:rsidDel="00AB78DE">
                <w:rPr>
                  <w:rFonts w:cs="Times New Roman"/>
                  <w:color w:val="000000"/>
                  <w:lang w:val="es-PE"/>
                </w:rPr>
                <w:delText>Demora en atención en emergencia</w:delText>
              </w:r>
            </w:del>
          </w:p>
        </w:tc>
      </w:tr>
      <w:tr w:rsidR="008245D8" w:rsidRPr="00BA156B" w:rsidDel="00AB78DE" w14:paraId="716EB3E2" w14:textId="6CE877B0" w:rsidTr="008245D8">
        <w:trPr>
          <w:del w:id="4859" w:author="Regina Casanova" w:date="2018-07-29T13:12:00Z"/>
        </w:trPr>
        <w:tc>
          <w:tcPr>
            <w:tcW w:w="1741" w:type="dxa"/>
            <w:tcBorders>
              <w:left w:val="single" w:sz="8" w:space="0" w:color="000000"/>
              <w:bottom w:val="single" w:sz="8" w:space="0" w:color="000000"/>
              <w:right w:val="single" w:sz="8" w:space="0" w:color="000000"/>
            </w:tcBorders>
            <w:vAlign w:val="bottom"/>
          </w:tcPr>
          <w:p w14:paraId="58E90144" w14:textId="316497DA" w:rsidR="008245D8" w:rsidRPr="00BA156B" w:rsidDel="00AB78DE" w:rsidRDefault="00BA156B">
            <w:pPr>
              <w:autoSpaceDE w:val="0"/>
              <w:autoSpaceDN w:val="0"/>
              <w:adjustRightInd w:val="0"/>
              <w:spacing w:line="380" w:lineRule="atLeast"/>
              <w:rPr>
                <w:del w:id="4860" w:author="Regina Casanova" w:date="2018-07-29T13:12:00Z"/>
                <w:rFonts w:cs="Times New Roman"/>
                <w:color w:val="000000"/>
                <w:lang w:val="es-PE"/>
              </w:rPr>
            </w:pPr>
            <w:del w:id="4861"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#9</w:delText>
              </w:r>
            </w:del>
          </w:p>
        </w:tc>
        <w:tc>
          <w:tcPr>
            <w:tcW w:w="12452" w:type="dxa"/>
            <w:tcBorders>
              <w:bottom w:val="single" w:sz="8" w:space="0" w:color="000000"/>
              <w:right w:val="single" w:sz="8" w:space="0" w:color="000000"/>
            </w:tcBorders>
            <w:vAlign w:val="bottom"/>
          </w:tcPr>
          <w:p w14:paraId="7DE265F7" w14:textId="7B22461B" w:rsidR="008245D8" w:rsidRPr="00BA156B" w:rsidDel="00AB78DE" w:rsidRDefault="008245D8">
            <w:pPr>
              <w:autoSpaceDE w:val="0"/>
              <w:autoSpaceDN w:val="0"/>
              <w:adjustRightInd w:val="0"/>
              <w:spacing w:line="380" w:lineRule="atLeast"/>
              <w:rPr>
                <w:del w:id="4862" w:author="Regina Casanova" w:date="2018-07-29T13:12:00Z"/>
                <w:rFonts w:cs="Times New Roman"/>
                <w:color w:val="000000"/>
                <w:lang w:val="es-PE"/>
              </w:rPr>
            </w:pPr>
            <w:del w:id="4863" w:author="Regina Casanova" w:date="2018-07-29T13:12:00Z">
              <w:r w:rsidRPr="00BA156B" w:rsidDel="00AB78DE">
                <w:rPr>
                  <w:rFonts w:cs="Times New Roman"/>
                  <w:color w:val="000000"/>
                  <w:lang w:val="es-PE"/>
                </w:rPr>
                <w:delText>Demora en el proceso de admisión del asegurado (por personal no médico)</w:delText>
              </w:r>
            </w:del>
          </w:p>
        </w:tc>
      </w:tr>
    </w:tbl>
    <w:p w14:paraId="3EF7C862" w14:textId="2D447AC6" w:rsidR="008245D8" w:rsidRPr="00BA156B" w:rsidDel="00AB78DE" w:rsidRDefault="008245D8" w:rsidP="00A04522">
      <w:pPr>
        <w:spacing w:line="360" w:lineRule="auto"/>
        <w:jc w:val="both"/>
        <w:rPr>
          <w:del w:id="4864" w:author="Regina Casanova" w:date="2018-07-29T13:12:00Z"/>
          <w:rFonts w:cs="Times New Roman"/>
          <w:lang w:val="es-PE"/>
        </w:rPr>
      </w:pPr>
    </w:p>
    <w:p w14:paraId="42CF2501" w14:textId="63862D6B" w:rsidR="00BD5BF4" w:rsidRPr="00BA156B" w:rsidDel="001F11E4" w:rsidRDefault="00BD5BF4" w:rsidP="00A04522">
      <w:pPr>
        <w:spacing w:line="360" w:lineRule="auto"/>
        <w:jc w:val="both"/>
        <w:rPr>
          <w:del w:id="4865" w:author="Regina Casanova" w:date="2018-07-29T19:35:00Z"/>
          <w:rFonts w:cs="Times New Roman"/>
          <w:lang w:val="es-PE"/>
        </w:rPr>
        <w:sectPr w:rsidR="00BD5BF4" w:rsidRPr="00BA156B" w:rsidDel="001F11E4" w:rsidSect="005C14ED">
          <w:pgSz w:w="11900" w:h="16840" w:orient="portrait"/>
          <w:pgMar w:top="2268" w:right="1701" w:bottom="1418" w:left="1701" w:header="709" w:footer="709" w:gutter="0"/>
          <w:cols w:space="708"/>
          <w:titlePg/>
          <w:docGrid w:linePitch="360"/>
          <w:sectPrChange w:id="4866" w:author="Regina Casanova" w:date="2018-07-29T13:29:00Z">
            <w:sectPr w:rsidR="00BD5BF4" w:rsidRPr="00BA156B" w:rsidDel="001F11E4" w:rsidSect="005C14ED">
              <w:pgSz w:w="16840" w:h="11900" w:orient="landscape"/>
              <w:pgMar w:top="1701" w:right="1418" w:bottom="1701" w:left="2268" w:header="709" w:footer="709" w:gutter="0"/>
            </w:sectPr>
          </w:sectPrChange>
        </w:sectPr>
      </w:pPr>
    </w:p>
    <w:p w14:paraId="58A921BF" w14:textId="7243A212" w:rsidR="00A04522" w:rsidRPr="00842BF2" w:rsidRDefault="00A04522" w:rsidP="00842BF2">
      <w:pPr>
        <w:pStyle w:val="Ttulo2"/>
      </w:pPr>
      <w:bookmarkStart w:id="4867" w:name="_Toc520655727"/>
      <w:r w:rsidRPr="00D756B8">
        <w:t>Fase de Diseño</w:t>
      </w:r>
      <w:bookmarkEnd w:id="4867"/>
    </w:p>
    <w:p w14:paraId="6221FA27" w14:textId="77777777" w:rsidR="00BA63BC" w:rsidRPr="008D23C7" w:rsidRDefault="00BA63BC" w:rsidP="00BA63BC">
      <w:pPr>
        <w:pStyle w:val="Ttulo3"/>
        <w:rPr>
          <w:ins w:id="4868" w:author="Regina Casanova" w:date="2018-07-07T15:18:00Z"/>
        </w:rPr>
      </w:pPr>
      <w:bookmarkStart w:id="4869" w:name="_Toc520655728"/>
      <w:ins w:id="4870" w:author="Regina Casanova" w:date="2018-07-07T15:18:00Z">
        <w:r w:rsidRPr="008D23C7">
          <w:t>Tabla de requerimientos</w:t>
        </w:r>
        <w:bookmarkEnd w:id="4869"/>
      </w:ins>
    </w:p>
    <w:p w14:paraId="4C869610" w14:textId="42EDC6B8" w:rsidR="00BA63BC" w:rsidRPr="008D23C7" w:rsidRDefault="00BA63BC" w:rsidP="00BA63BC">
      <w:pPr>
        <w:pStyle w:val="Texto"/>
        <w:rPr>
          <w:ins w:id="4871" w:author="Regina Casanova" w:date="2018-07-07T15:18:00Z"/>
        </w:rPr>
      </w:pPr>
      <w:ins w:id="4872" w:author="Regina Casanova" w:date="2018-07-07T15:18:00Z">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ins>
      <w:ins w:id="4873" w:author="Regina Casanova" w:date="2018-07-29T19:16:00Z">
        <w:r w:rsidR="00F95B03">
          <w:t>aplicativo informático</w:t>
        </w:r>
      </w:ins>
      <w:ins w:id="4874" w:author="Regina Casanova" w:date="2018-07-07T15:18:00Z">
        <w:r>
          <w:t xml:space="preserve"> </w:t>
        </w:r>
        <w:r w:rsidRPr="00BA156B">
          <w:t>que podían resolver las 35 necesidades y se identificó 1 requerimiento por cada una de las 20 necesidades restantes. Se obtuvo una tabla con un total de 31 requerimientos, a los cuales se les dio un valor de prioridad a cada uno, siendo “1” por prioridad baja, “2” por prioridad media y “3” por prioridad alta.</w:t>
        </w:r>
      </w:ins>
    </w:p>
    <w:p w14:paraId="6237D33B" w14:textId="35A6D88F" w:rsidR="00BA63BC" w:rsidRPr="008D23C7" w:rsidRDefault="00BA63BC" w:rsidP="00BA63BC">
      <w:pPr>
        <w:pStyle w:val="Texto"/>
        <w:rPr>
          <w:ins w:id="4875" w:author="Regina Casanova" w:date="2018-07-07T15:18:00Z"/>
        </w:rPr>
      </w:pPr>
      <w:ins w:id="4876" w:author="Regina Casanova" w:date="2018-07-07T15:18:00Z">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ins>
      <w:ins w:id="4877" w:author="Regina Casanova" w:date="2018-07-29T19:16:00Z">
        <w:r w:rsidR="00F95B03">
          <w:t>aplicativo informático</w:t>
        </w:r>
      </w:ins>
      <w:ins w:id="4878" w:author="Regina Casanova" w:date="2018-07-07T15:18:00Z">
        <w:r w:rsidRPr="00BA156B">
          <w:t xml:space="preserve"> sin tener que realizar un </w:t>
        </w:r>
      </w:ins>
      <w:ins w:id="4879" w:author="Regina Casanova" w:date="2018-07-29T19:16:00Z">
        <w:r w:rsidR="00F95B03">
          <w:t>aplicativo informático</w:t>
        </w:r>
      </w:ins>
      <w:ins w:id="4880" w:author="Regina Casanova" w:date="2018-07-07T15:18:00Z">
        <w:r w:rsidRPr="00BA156B">
          <w:t xml:space="preserve"> </w:t>
        </w:r>
        <w:r w:rsidRPr="00BA156B">
          <w:lastRenderedPageBreak/>
          <w:t>diferente para cada uno de ellos. Lo único que agregaría a la idea original sería una opción donde se tiene que elegir el tipo de solicitud se desea presentar.</w:t>
        </w:r>
      </w:ins>
    </w:p>
    <w:p w14:paraId="12AF5C19" w14:textId="77777777" w:rsidR="00BA63BC" w:rsidRPr="00BA156B" w:rsidRDefault="00BA63BC" w:rsidP="00BA63BC">
      <w:pPr>
        <w:spacing w:line="360" w:lineRule="auto"/>
        <w:jc w:val="both"/>
        <w:rPr>
          <w:ins w:id="4881" w:author="Regina Casanova" w:date="2018-07-07T15:18:00Z"/>
          <w:rFonts w:cs="Times New Roman"/>
          <w:lang w:val="es-PE"/>
        </w:rPr>
      </w:pPr>
      <w:ins w:id="4882" w:author="Regina Casanova" w:date="2018-07-07T15:18:00Z">
        <w:r w:rsidRPr="00BA156B">
          <w:rPr>
            <w:rFonts w:cs="Times New Roman"/>
            <w:lang w:val="es-PE"/>
          </w:rPr>
          <w:t>La tabla de requerimientos se presenta a continuación.</w:t>
        </w:r>
      </w:ins>
    </w:p>
    <w:p w14:paraId="6C6CE081" w14:textId="77777777" w:rsidR="00BA63BC" w:rsidRPr="00BA156B" w:rsidRDefault="00BA63BC" w:rsidP="00BA63BC">
      <w:pPr>
        <w:spacing w:line="360" w:lineRule="auto"/>
        <w:jc w:val="both"/>
        <w:rPr>
          <w:ins w:id="4883" w:author="Regina Casanova" w:date="2018-07-07T15:18:00Z"/>
          <w:rFonts w:cs="Times New Roman"/>
          <w:lang w:val="es-PE"/>
        </w:rPr>
        <w:sectPr w:rsidR="00BA63BC" w:rsidRPr="00BA156B" w:rsidSect="00823DF7">
          <w:pgSz w:w="11900" w:h="16840"/>
          <w:pgMar w:top="1701" w:right="1701" w:bottom="1701" w:left="2268" w:header="708" w:footer="708" w:gutter="0"/>
          <w:pgNumType w:start="1"/>
          <w:cols w:space="708"/>
          <w:titlePg/>
          <w:docGrid w:linePitch="360"/>
        </w:sectPr>
      </w:pPr>
    </w:p>
    <w:p w14:paraId="27EDA243" w14:textId="77777777" w:rsidR="00BA63BC" w:rsidRPr="00BA156B" w:rsidRDefault="00BA63BC" w:rsidP="00BA63BC">
      <w:pPr>
        <w:spacing w:line="360" w:lineRule="auto"/>
        <w:jc w:val="center"/>
        <w:rPr>
          <w:ins w:id="4884" w:author="Regina Casanova" w:date="2018-07-07T15:18:00Z"/>
          <w:rFonts w:cs="Times New Roman"/>
          <w:b/>
          <w:lang w:val="es-PE"/>
        </w:rPr>
      </w:pPr>
      <w:ins w:id="4885" w:author="Regina Casanova" w:date="2018-07-07T15:18:00Z">
        <w:r w:rsidRPr="00BA156B">
          <w:rPr>
            <w:rFonts w:cs="Times New Roman"/>
            <w:b/>
            <w:lang w:val="es-PE"/>
          </w:rPr>
          <w:lastRenderedPageBreak/>
          <w:t>Tabla de requerimientos</w:t>
        </w:r>
      </w:ins>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BA63BC" w:rsidRPr="00BA156B" w14:paraId="27BE0B4E" w14:textId="77777777" w:rsidTr="004105E1">
        <w:trPr>
          <w:ins w:id="4886"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2769F4E" w14:textId="77777777" w:rsidR="00BA63BC" w:rsidRPr="00BA156B" w:rsidRDefault="00BA63BC" w:rsidP="004105E1">
            <w:pPr>
              <w:autoSpaceDE w:val="0"/>
              <w:autoSpaceDN w:val="0"/>
              <w:adjustRightInd w:val="0"/>
              <w:spacing w:line="360" w:lineRule="atLeast"/>
              <w:rPr>
                <w:ins w:id="4887" w:author="Regina Casanova" w:date="2018-07-07T15:18:00Z"/>
                <w:rFonts w:cs="Times New Roman"/>
                <w:b/>
                <w:bCs/>
                <w:color w:val="000000"/>
                <w:lang w:val="es-PE"/>
              </w:rPr>
            </w:pPr>
            <w:ins w:id="4888" w:author="Regina Casanova" w:date="2018-07-07T15:18:00Z">
              <w:r w:rsidRPr="00BA156B">
                <w:rPr>
                  <w:rFonts w:cs="Times New Roman"/>
                  <w:b/>
                  <w:bCs/>
                  <w:color w:val="000000"/>
                  <w:lang w:val="es-PE"/>
                </w:rPr>
                <w:t>Nº</w:t>
              </w:r>
            </w:ins>
          </w:p>
        </w:tc>
        <w:tc>
          <w:tcPr>
            <w:tcW w:w="1715" w:type="dxa"/>
            <w:tcBorders>
              <w:top w:val="single" w:sz="8" w:space="0" w:color="000000"/>
              <w:bottom w:val="single" w:sz="8" w:space="0" w:color="000000"/>
              <w:right w:val="single" w:sz="8" w:space="0" w:color="000000"/>
            </w:tcBorders>
            <w:shd w:val="clear" w:color="auto" w:fill="A5B9E1"/>
            <w:vAlign w:val="bottom"/>
          </w:tcPr>
          <w:p w14:paraId="7BCA71A9" w14:textId="77777777" w:rsidR="00BA63BC" w:rsidRPr="00BA156B" w:rsidRDefault="00BA63BC" w:rsidP="004105E1">
            <w:pPr>
              <w:autoSpaceDE w:val="0"/>
              <w:autoSpaceDN w:val="0"/>
              <w:adjustRightInd w:val="0"/>
              <w:spacing w:line="360" w:lineRule="atLeast"/>
              <w:rPr>
                <w:ins w:id="4889" w:author="Regina Casanova" w:date="2018-07-07T15:18:00Z"/>
                <w:rFonts w:cs="Times New Roman"/>
                <w:b/>
                <w:bCs/>
                <w:color w:val="000000"/>
                <w:lang w:val="es-PE"/>
              </w:rPr>
            </w:pPr>
            <w:ins w:id="4890" w:author="Regina Casanova" w:date="2018-07-07T15:18:00Z">
              <w:r w:rsidRPr="00BA156B">
                <w:rPr>
                  <w:rFonts w:cs="Times New Roman"/>
                  <w:b/>
                  <w:bCs/>
                  <w:color w:val="000000"/>
                  <w:lang w:val="es-PE"/>
                </w:rPr>
                <w:t>Tipo de Usuario</w:t>
              </w:r>
            </w:ins>
          </w:p>
        </w:tc>
        <w:tc>
          <w:tcPr>
            <w:tcW w:w="2501" w:type="dxa"/>
            <w:tcBorders>
              <w:top w:val="single" w:sz="8" w:space="0" w:color="000000"/>
              <w:bottom w:val="single" w:sz="8" w:space="0" w:color="000000"/>
              <w:right w:val="single" w:sz="8" w:space="0" w:color="000000"/>
            </w:tcBorders>
            <w:shd w:val="clear" w:color="auto" w:fill="A5B9E1"/>
            <w:vAlign w:val="bottom"/>
          </w:tcPr>
          <w:p w14:paraId="20776A0A" w14:textId="77777777" w:rsidR="00BA63BC" w:rsidRPr="00BA156B" w:rsidRDefault="00BA63BC" w:rsidP="004105E1">
            <w:pPr>
              <w:autoSpaceDE w:val="0"/>
              <w:autoSpaceDN w:val="0"/>
              <w:adjustRightInd w:val="0"/>
              <w:spacing w:line="360" w:lineRule="atLeast"/>
              <w:rPr>
                <w:ins w:id="4891" w:author="Regina Casanova" w:date="2018-07-07T15:18:00Z"/>
                <w:rFonts w:cs="Times New Roman"/>
                <w:b/>
                <w:bCs/>
                <w:color w:val="000000"/>
                <w:lang w:val="es-PE"/>
              </w:rPr>
            </w:pPr>
            <w:ins w:id="4892" w:author="Regina Casanova" w:date="2018-07-07T15:18:00Z">
              <w:r w:rsidRPr="00BA156B">
                <w:rPr>
                  <w:rFonts w:cs="Times New Roman"/>
                  <w:b/>
                  <w:bCs/>
                  <w:color w:val="000000"/>
                  <w:lang w:val="es-PE"/>
                </w:rPr>
                <w:t>Requerimiento</w:t>
              </w:r>
            </w:ins>
          </w:p>
        </w:tc>
        <w:tc>
          <w:tcPr>
            <w:tcW w:w="5380" w:type="dxa"/>
            <w:tcBorders>
              <w:top w:val="single" w:sz="8" w:space="0" w:color="000000"/>
              <w:bottom w:val="single" w:sz="8" w:space="0" w:color="000000"/>
              <w:right w:val="single" w:sz="8" w:space="0" w:color="000000"/>
            </w:tcBorders>
            <w:shd w:val="clear" w:color="auto" w:fill="A5B9E1"/>
            <w:vAlign w:val="bottom"/>
          </w:tcPr>
          <w:p w14:paraId="202BCF09" w14:textId="77777777" w:rsidR="00BA63BC" w:rsidRPr="00BA156B" w:rsidRDefault="00BA63BC" w:rsidP="004105E1">
            <w:pPr>
              <w:autoSpaceDE w:val="0"/>
              <w:autoSpaceDN w:val="0"/>
              <w:adjustRightInd w:val="0"/>
              <w:spacing w:line="360" w:lineRule="atLeast"/>
              <w:rPr>
                <w:ins w:id="4893" w:author="Regina Casanova" w:date="2018-07-07T15:18:00Z"/>
                <w:rFonts w:cs="Times New Roman"/>
                <w:b/>
                <w:bCs/>
                <w:color w:val="000000"/>
                <w:lang w:val="es-PE"/>
              </w:rPr>
            </w:pPr>
            <w:ins w:id="4894" w:author="Regina Casanova" w:date="2018-07-07T15:18:00Z">
              <w:r w:rsidRPr="00BA156B">
                <w:rPr>
                  <w:rFonts w:cs="Times New Roman"/>
                  <w:b/>
                  <w:bCs/>
                  <w:color w:val="000000"/>
                  <w:lang w:val="es-PE"/>
                </w:rPr>
                <w:t>Historia de Usuario</w:t>
              </w:r>
            </w:ins>
          </w:p>
        </w:tc>
        <w:tc>
          <w:tcPr>
            <w:tcW w:w="2341" w:type="dxa"/>
            <w:tcBorders>
              <w:top w:val="single" w:sz="8" w:space="0" w:color="000000"/>
              <w:bottom w:val="single" w:sz="8" w:space="0" w:color="000000"/>
              <w:right w:val="single" w:sz="8" w:space="0" w:color="000000"/>
            </w:tcBorders>
            <w:shd w:val="clear" w:color="auto" w:fill="A5B9E1"/>
            <w:vAlign w:val="bottom"/>
          </w:tcPr>
          <w:p w14:paraId="4BB25819" w14:textId="77777777" w:rsidR="00BA63BC" w:rsidRPr="00BA156B" w:rsidRDefault="00BA63BC" w:rsidP="004105E1">
            <w:pPr>
              <w:autoSpaceDE w:val="0"/>
              <w:autoSpaceDN w:val="0"/>
              <w:adjustRightInd w:val="0"/>
              <w:spacing w:line="360" w:lineRule="atLeast"/>
              <w:rPr>
                <w:ins w:id="4895" w:author="Regina Casanova" w:date="2018-07-07T15:18:00Z"/>
                <w:rFonts w:cs="Times New Roman"/>
                <w:b/>
                <w:bCs/>
                <w:color w:val="000000"/>
                <w:lang w:val="es-PE"/>
              </w:rPr>
            </w:pPr>
            <w:ins w:id="4896" w:author="Regina Casanova" w:date="2018-07-07T15:18:00Z">
              <w:r w:rsidRPr="00BA156B">
                <w:rPr>
                  <w:rFonts w:cs="Times New Roman"/>
                  <w:b/>
                  <w:bCs/>
                  <w:color w:val="000000"/>
                  <w:lang w:val="es-PE"/>
                </w:rPr>
                <w:t>Características de Diseño</w:t>
              </w:r>
            </w:ins>
          </w:p>
        </w:tc>
        <w:tc>
          <w:tcPr>
            <w:tcW w:w="1559" w:type="dxa"/>
            <w:tcBorders>
              <w:top w:val="single" w:sz="8" w:space="0" w:color="000000"/>
              <w:bottom w:val="single" w:sz="8" w:space="0" w:color="000000"/>
              <w:right w:val="single" w:sz="8" w:space="0" w:color="000000"/>
            </w:tcBorders>
            <w:shd w:val="clear" w:color="auto" w:fill="A5B9E1"/>
            <w:vAlign w:val="bottom"/>
          </w:tcPr>
          <w:p w14:paraId="13EA8A08" w14:textId="77777777" w:rsidR="00BA63BC" w:rsidRPr="00BA156B" w:rsidRDefault="00BA63BC" w:rsidP="004105E1">
            <w:pPr>
              <w:autoSpaceDE w:val="0"/>
              <w:autoSpaceDN w:val="0"/>
              <w:adjustRightInd w:val="0"/>
              <w:spacing w:line="360" w:lineRule="atLeast"/>
              <w:ind w:right="395"/>
              <w:rPr>
                <w:ins w:id="4897" w:author="Regina Casanova" w:date="2018-07-07T15:18:00Z"/>
                <w:rFonts w:cs="Times New Roman"/>
                <w:b/>
                <w:bCs/>
                <w:color w:val="000000"/>
                <w:lang w:val="es-PE"/>
              </w:rPr>
            </w:pPr>
            <w:ins w:id="4898" w:author="Regina Casanova" w:date="2018-07-07T15:18:00Z">
              <w:r w:rsidRPr="00BA156B">
                <w:rPr>
                  <w:rFonts w:cs="Times New Roman"/>
                  <w:b/>
                  <w:bCs/>
                  <w:color w:val="000000"/>
                  <w:lang w:val="es-PE"/>
                </w:rPr>
                <w:t>Prioridad</w:t>
              </w:r>
            </w:ins>
          </w:p>
        </w:tc>
      </w:tr>
      <w:tr w:rsidR="00BA63BC" w:rsidRPr="00BA156B" w14:paraId="13835352" w14:textId="77777777" w:rsidTr="004105E1">
        <w:tblPrEx>
          <w:tblBorders>
            <w:top w:val="none" w:sz="0" w:space="0" w:color="auto"/>
          </w:tblBorders>
        </w:tblPrEx>
        <w:trPr>
          <w:ins w:id="4899" w:author="Regina Casanova" w:date="2018-07-07T15:18:00Z"/>
        </w:trPr>
        <w:tc>
          <w:tcPr>
            <w:tcW w:w="504" w:type="dxa"/>
            <w:tcBorders>
              <w:left w:val="single" w:sz="8" w:space="0" w:color="000000"/>
              <w:bottom w:val="single" w:sz="8" w:space="0" w:color="000000"/>
              <w:right w:val="single" w:sz="8" w:space="0" w:color="000000"/>
            </w:tcBorders>
            <w:vAlign w:val="bottom"/>
          </w:tcPr>
          <w:p w14:paraId="40C4843B" w14:textId="77777777" w:rsidR="00BA63BC" w:rsidRPr="00BA156B" w:rsidRDefault="00BA63BC" w:rsidP="004105E1">
            <w:pPr>
              <w:autoSpaceDE w:val="0"/>
              <w:autoSpaceDN w:val="0"/>
              <w:adjustRightInd w:val="0"/>
              <w:spacing w:line="360" w:lineRule="atLeast"/>
              <w:jc w:val="right"/>
              <w:rPr>
                <w:ins w:id="4900" w:author="Regina Casanova" w:date="2018-07-07T15:18:00Z"/>
                <w:rFonts w:cs="Times New Roman"/>
                <w:color w:val="000000"/>
                <w:lang w:val="es-PE"/>
              </w:rPr>
            </w:pPr>
            <w:ins w:id="4901" w:author="Regina Casanova" w:date="2018-07-07T15:18:00Z">
              <w:r w:rsidRPr="00BA156B">
                <w:rPr>
                  <w:rFonts w:cs="Times New Roman"/>
                  <w:color w:val="000000"/>
                  <w:lang w:val="es-PE"/>
                </w:rPr>
                <w:t>1</w:t>
              </w:r>
            </w:ins>
          </w:p>
        </w:tc>
        <w:tc>
          <w:tcPr>
            <w:tcW w:w="1715" w:type="dxa"/>
            <w:tcBorders>
              <w:bottom w:val="single" w:sz="8" w:space="0" w:color="000000"/>
              <w:right w:val="single" w:sz="8" w:space="0" w:color="000000"/>
            </w:tcBorders>
            <w:vAlign w:val="bottom"/>
          </w:tcPr>
          <w:p w14:paraId="4E119D8E" w14:textId="77777777" w:rsidR="00BA63BC" w:rsidRPr="00BA156B" w:rsidRDefault="00BA63BC" w:rsidP="004105E1">
            <w:pPr>
              <w:autoSpaceDE w:val="0"/>
              <w:autoSpaceDN w:val="0"/>
              <w:adjustRightInd w:val="0"/>
              <w:spacing w:line="360" w:lineRule="atLeast"/>
              <w:rPr>
                <w:ins w:id="4902" w:author="Regina Casanova" w:date="2018-07-07T15:18:00Z"/>
                <w:rFonts w:cs="Times New Roman"/>
                <w:color w:val="000000"/>
                <w:lang w:val="es-PE"/>
              </w:rPr>
            </w:pPr>
            <w:ins w:id="4903"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4D62D6D" w14:textId="77777777" w:rsidR="00BA63BC" w:rsidRPr="00BA156B" w:rsidRDefault="00BA63BC" w:rsidP="004105E1">
            <w:pPr>
              <w:autoSpaceDE w:val="0"/>
              <w:autoSpaceDN w:val="0"/>
              <w:adjustRightInd w:val="0"/>
              <w:spacing w:line="360" w:lineRule="atLeast"/>
              <w:rPr>
                <w:ins w:id="4904" w:author="Regina Casanova" w:date="2018-07-07T15:18:00Z"/>
                <w:rFonts w:cs="Times New Roman"/>
                <w:color w:val="000000"/>
                <w:lang w:val="es-PE"/>
              </w:rPr>
            </w:pPr>
            <w:ins w:id="4905" w:author="Regina Casanova" w:date="2018-07-07T15:18:00Z">
              <w:r w:rsidRPr="00BA156B">
                <w:rPr>
                  <w:rFonts w:cs="Times New Roman"/>
                  <w:color w:val="000000"/>
                  <w:lang w:val="es-PE"/>
                </w:rPr>
                <w:t>Motivos de reclamos</w:t>
              </w:r>
            </w:ins>
          </w:p>
        </w:tc>
        <w:tc>
          <w:tcPr>
            <w:tcW w:w="5380" w:type="dxa"/>
            <w:tcBorders>
              <w:bottom w:val="single" w:sz="8" w:space="0" w:color="000000"/>
              <w:right w:val="single" w:sz="8" w:space="0" w:color="000000"/>
            </w:tcBorders>
            <w:vAlign w:val="bottom"/>
          </w:tcPr>
          <w:p w14:paraId="77996418" w14:textId="77777777" w:rsidR="00BA63BC" w:rsidRPr="00BA156B" w:rsidRDefault="00BA63BC" w:rsidP="004105E1">
            <w:pPr>
              <w:autoSpaceDE w:val="0"/>
              <w:autoSpaceDN w:val="0"/>
              <w:adjustRightInd w:val="0"/>
              <w:spacing w:line="360" w:lineRule="atLeast"/>
              <w:rPr>
                <w:ins w:id="4906" w:author="Regina Casanova" w:date="2018-07-07T15:18:00Z"/>
                <w:rFonts w:cs="Times New Roman"/>
                <w:color w:val="000000"/>
                <w:lang w:val="es-PE"/>
              </w:rPr>
            </w:pPr>
            <w:ins w:id="4907" w:author="Regina Casanova" w:date="2018-07-07T15:18:00Z">
              <w:r>
                <w:rPr>
                  <w:rFonts w:cs="Times New Roman"/>
                  <w:color w:val="000000"/>
                  <w:lang w:val="es-PE"/>
                </w:rPr>
                <w:t>Co</w:t>
              </w:r>
              <w:r w:rsidRPr="00BA156B">
                <w:rPr>
                  <w:rFonts w:cs="Times New Roman"/>
                  <w:color w:val="000000"/>
                  <w:lang w:val="es-PE"/>
                </w:rPr>
                <w:t>mo trabajador administrativo de SUSALUD quiero conocer los motivos de los reclamos para saber dónde proponer mejoras</w:t>
              </w:r>
            </w:ins>
          </w:p>
        </w:tc>
        <w:tc>
          <w:tcPr>
            <w:tcW w:w="2341" w:type="dxa"/>
            <w:tcBorders>
              <w:bottom w:val="single" w:sz="8" w:space="0" w:color="000000"/>
              <w:right w:val="single" w:sz="8" w:space="0" w:color="000000"/>
            </w:tcBorders>
            <w:vAlign w:val="bottom"/>
          </w:tcPr>
          <w:p w14:paraId="52A1E115" w14:textId="77777777" w:rsidR="00BA63BC" w:rsidRPr="00BA156B" w:rsidRDefault="00BA63BC" w:rsidP="004105E1">
            <w:pPr>
              <w:autoSpaceDE w:val="0"/>
              <w:autoSpaceDN w:val="0"/>
              <w:adjustRightInd w:val="0"/>
              <w:spacing w:line="360" w:lineRule="atLeast"/>
              <w:rPr>
                <w:ins w:id="4908" w:author="Regina Casanova" w:date="2018-07-07T15:18:00Z"/>
                <w:rFonts w:cs="Times New Roman"/>
                <w:color w:val="000000"/>
                <w:lang w:val="es-PE"/>
              </w:rPr>
            </w:pPr>
            <w:ins w:id="4909" w:author="Regina Casanova" w:date="2018-07-07T15:18:00Z">
              <w:r w:rsidRPr="00BA156B">
                <w:rPr>
                  <w:rFonts w:cs="Times New Roman"/>
                  <w:color w:val="000000"/>
                  <w:lang w:val="es-PE"/>
                </w:rPr>
                <w:t>Gráficos por tipo de reclamo (pie chart)</w:t>
              </w:r>
            </w:ins>
          </w:p>
        </w:tc>
        <w:tc>
          <w:tcPr>
            <w:tcW w:w="1559" w:type="dxa"/>
            <w:tcBorders>
              <w:bottom w:val="single" w:sz="8" w:space="0" w:color="000000"/>
              <w:right w:val="single" w:sz="8" w:space="0" w:color="000000"/>
            </w:tcBorders>
            <w:vAlign w:val="bottom"/>
          </w:tcPr>
          <w:p w14:paraId="2744BFEB" w14:textId="77777777" w:rsidR="00BA63BC" w:rsidRPr="00BA156B" w:rsidRDefault="00BA63BC" w:rsidP="004105E1">
            <w:pPr>
              <w:autoSpaceDE w:val="0"/>
              <w:autoSpaceDN w:val="0"/>
              <w:adjustRightInd w:val="0"/>
              <w:spacing w:line="360" w:lineRule="atLeast"/>
              <w:rPr>
                <w:ins w:id="4910" w:author="Regina Casanova" w:date="2018-07-07T15:18:00Z"/>
                <w:rFonts w:cs="Times New Roman"/>
                <w:color w:val="000000"/>
                <w:lang w:val="es-PE"/>
              </w:rPr>
            </w:pPr>
            <w:ins w:id="4911" w:author="Regina Casanova" w:date="2018-07-07T15:18:00Z">
              <w:r w:rsidRPr="00BA156B">
                <w:rPr>
                  <w:rFonts w:cs="Times New Roman"/>
                  <w:color w:val="000000"/>
                  <w:lang w:val="es-PE"/>
                </w:rPr>
                <w:t>Alto - 3</w:t>
              </w:r>
            </w:ins>
          </w:p>
        </w:tc>
      </w:tr>
      <w:tr w:rsidR="00BA63BC" w:rsidRPr="00BA156B" w14:paraId="0DB3D699" w14:textId="77777777" w:rsidTr="004105E1">
        <w:tblPrEx>
          <w:tblBorders>
            <w:top w:val="none" w:sz="0" w:space="0" w:color="auto"/>
          </w:tblBorders>
        </w:tblPrEx>
        <w:trPr>
          <w:ins w:id="491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02610" w14:textId="77777777" w:rsidR="00BA63BC" w:rsidRPr="00BA156B" w:rsidRDefault="00BA63BC" w:rsidP="004105E1">
            <w:pPr>
              <w:autoSpaceDE w:val="0"/>
              <w:autoSpaceDN w:val="0"/>
              <w:adjustRightInd w:val="0"/>
              <w:spacing w:line="360" w:lineRule="atLeast"/>
              <w:jc w:val="right"/>
              <w:rPr>
                <w:ins w:id="4913" w:author="Regina Casanova" w:date="2018-07-07T15:18:00Z"/>
                <w:rFonts w:cs="Times New Roman"/>
                <w:color w:val="000000"/>
                <w:lang w:val="es-PE"/>
              </w:rPr>
            </w:pPr>
            <w:ins w:id="4914" w:author="Regina Casanova" w:date="2018-07-07T15:18:00Z">
              <w:r w:rsidRPr="00BA156B">
                <w:rPr>
                  <w:rFonts w:cs="Times New Roman"/>
                  <w:color w:val="000000"/>
                  <w:lang w:val="es-PE"/>
                </w:rPr>
                <w:t>2</w:t>
              </w:r>
            </w:ins>
          </w:p>
        </w:tc>
        <w:tc>
          <w:tcPr>
            <w:tcW w:w="1715" w:type="dxa"/>
            <w:tcBorders>
              <w:bottom w:val="single" w:sz="8" w:space="0" w:color="000000"/>
              <w:right w:val="single" w:sz="8" w:space="0" w:color="000000"/>
            </w:tcBorders>
            <w:shd w:val="clear" w:color="auto" w:fill="E1E0E0"/>
            <w:vAlign w:val="bottom"/>
          </w:tcPr>
          <w:p w14:paraId="5C611345" w14:textId="77777777" w:rsidR="00BA63BC" w:rsidRPr="00BA156B" w:rsidRDefault="00BA63BC" w:rsidP="004105E1">
            <w:pPr>
              <w:autoSpaceDE w:val="0"/>
              <w:autoSpaceDN w:val="0"/>
              <w:adjustRightInd w:val="0"/>
              <w:spacing w:line="360" w:lineRule="atLeast"/>
              <w:rPr>
                <w:ins w:id="4915" w:author="Regina Casanova" w:date="2018-07-07T15:18:00Z"/>
                <w:rFonts w:cs="Times New Roman"/>
                <w:color w:val="000000"/>
                <w:lang w:val="es-PE"/>
              </w:rPr>
            </w:pPr>
            <w:ins w:id="4916"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132D27A5" w14:textId="77777777" w:rsidR="00BA63BC" w:rsidRPr="00BA156B" w:rsidRDefault="00BA63BC" w:rsidP="004105E1">
            <w:pPr>
              <w:autoSpaceDE w:val="0"/>
              <w:autoSpaceDN w:val="0"/>
              <w:adjustRightInd w:val="0"/>
              <w:spacing w:line="360" w:lineRule="atLeast"/>
              <w:rPr>
                <w:ins w:id="4917" w:author="Regina Casanova" w:date="2018-07-07T15:18:00Z"/>
                <w:rFonts w:cs="Times New Roman"/>
                <w:color w:val="000000"/>
                <w:lang w:val="es-PE"/>
              </w:rPr>
            </w:pPr>
            <w:ins w:id="4918" w:author="Regina Casanova" w:date="2018-07-07T15:18:00Z">
              <w:r w:rsidRPr="00BA156B">
                <w:rPr>
                  <w:rFonts w:cs="Times New Roman"/>
                  <w:color w:val="000000"/>
                  <w:lang w:val="es-PE"/>
                </w:rPr>
                <w:t>Inclusivo (gente con otras lenguas y discapacitadas)</w:t>
              </w:r>
            </w:ins>
          </w:p>
        </w:tc>
        <w:tc>
          <w:tcPr>
            <w:tcW w:w="5380" w:type="dxa"/>
            <w:tcBorders>
              <w:bottom w:val="single" w:sz="8" w:space="0" w:color="000000"/>
              <w:right w:val="single" w:sz="8" w:space="0" w:color="000000"/>
            </w:tcBorders>
            <w:shd w:val="clear" w:color="auto" w:fill="E1E0E0"/>
            <w:vAlign w:val="bottom"/>
          </w:tcPr>
          <w:p w14:paraId="465695CB" w14:textId="002AF662" w:rsidR="00BA63BC" w:rsidRPr="00BA156B" w:rsidRDefault="00BA63BC" w:rsidP="004105E1">
            <w:pPr>
              <w:autoSpaceDE w:val="0"/>
              <w:autoSpaceDN w:val="0"/>
              <w:adjustRightInd w:val="0"/>
              <w:spacing w:line="360" w:lineRule="atLeast"/>
              <w:rPr>
                <w:ins w:id="4919" w:author="Regina Casanova" w:date="2018-07-07T15:18:00Z"/>
                <w:rFonts w:cs="Times New Roman"/>
                <w:color w:val="000000"/>
                <w:lang w:val="es-PE"/>
              </w:rPr>
            </w:pPr>
            <w:ins w:id="4920"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este </w:t>
              </w:r>
            </w:ins>
            <w:ins w:id="4921" w:author="Regina Casanova" w:date="2018-07-29T19:16:00Z">
              <w:r w:rsidR="00F95B03">
                <w:rPr>
                  <w:rFonts w:cs="Times New Roman"/>
                  <w:color w:val="000000"/>
                  <w:lang w:val="es-PE"/>
                </w:rPr>
                <w:t>aplicativo informático</w:t>
              </w:r>
            </w:ins>
            <w:ins w:id="4922" w:author="Regina Casanova" w:date="2018-07-07T15:18:00Z">
              <w:r w:rsidRPr="00BA156B">
                <w:rPr>
                  <w:rFonts w:cs="Times New Roman"/>
                  <w:color w:val="000000"/>
                  <w:lang w:val="es-PE"/>
                </w:rPr>
                <w:t xml:space="preserve"> sea inclusivo para poder incluir a todos los ciudadanos</w:t>
              </w:r>
            </w:ins>
          </w:p>
        </w:tc>
        <w:tc>
          <w:tcPr>
            <w:tcW w:w="2341" w:type="dxa"/>
            <w:tcBorders>
              <w:bottom w:val="single" w:sz="8" w:space="0" w:color="000000"/>
              <w:right w:val="single" w:sz="8" w:space="0" w:color="000000"/>
            </w:tcBorders>
            <w:shd w:val="clear" w:color="auto" w:fill="E1E0E0"/>
            <w:vAlign w:val="bottom"/>
          </w:tcPr>
          <w:p w14:paraId="02BD7713" w14:textId="77777777" w:rsidR="00BA63BC" w:rsidRPr="00BA156B" w:rsidRDefault="00BA63BC" w:rsidP="004105E1">
            <w:pPr>
              <w:autoSpaceDE w:val="0"/>
              <w:autoSpaceDN w:val="0"/>
              <w:adjustRightInd w:val="0"/>
              <w:spacing w:line="360" w:lineRule="atLeast"/>
              <w:rPr>
                <w:ins w:id="4923" w:author="Regina Casanova" w:date="2018-07-07T15:18:00Z"/>
                <w:rFonts w:cs="Times New Roman"/>
                <w:color w:val="000000"/>
                <w:lang w:val="es-PE"/>
              </w:rPr>
            </w:pPr>
            <w:ins w:id="4924" w:author="Regina Casanova" w:date="2018-07-07T15:18:00Z">
              <w:r w:rsidRPr="00BA156B">
                <w:rPr>
                  <w:rFonts w:cs="Times New Roman"/>
                  <w:color w:val="000000"/>
                  <w:lang w:val="es-PE"/>
                </w:rPr>
                <w:t>Gestión de contenido para diversos idiomas</w:t>
              </w:r>
            </w:ins>
          </w:p>
        </w:tc>
        <w:tc>
          <w:tcPr>
            <w:tcW w:w="1559" w:type="dxa"/>
            <w:tcBorders>
              <w:bottom w:val="single" w:sz="8" w:space="0" w:color="000000"/>
              <w:right w:val="single" w:sz="8" w:space="0" w:color="000000"/>
            </w:tcBorders>
            <w:shd w:val="clear" w:color="auto" w:fill="E1E0E0"/>
            <w:vAlign w:val="bottom"/>
          </w:tcPr>
          <w:p w14:paraId="398DBDB7" w14:textId="77777777" w:rsidR="00BA63BC" w:rsidRPr="00BA156B" w:rsidRDefault="00BA63BC" w:rsidP="004105E1">
            <w:pPr>
              <w:autoSpaceDE w:val="0"/>
              <w:autoSpaceDN w:val="0"/>
              <w:adjustRightInd w:val="0"/>
              <w:spacing w:line="360" w:lineRule="atLeast"/>
              <w:rPr>
                <w:ins w:id="4925" w:author="Regina Casanova" w:date="2018-07-07T15:18:00Z"/>
                <w:rFonts w:cs="Times New Roman"/>
                <w:color w:val="000000"/>
                <w:lang w:val="es-PE"/>
              </w:rPr>
            </w:pPr>
            <w:ins w:id="4926" w:author="Regina Casanova" w:date="2018-07-07T15:18:00Z">
              <w:r w:rsidRPr="00BA156B">
                <w:rPr>
                  <w:rFonts w:cs="Times New Roman"/>
                  <w:color w:val="000000"/>
                  <w:lang w:val="es-PE"/>
                </w:rPr>
                <w:t>Medio - 2</w:t>
              </w:r>
            </w:ins>
          </w:p>
        </w:tc>
      </w:tr>
      <w:tr w:rsidR="00BA63BC" w:rsidRPr="00BA156B" w14:paraId="2686F422" w14:textId="77777777" w:rsidTr="004105E1">
        <w:tblPrEx>
          <w:tblBorders>
            <w:top w:val="none" w:sz="0" w:space="0" w:color="auto"/>
          </w:tblBorders>
        </w:tblPrEx>
        <w:trPr>
          <w:ins w:id="4927" w:author="Regina Casanova" w:date="2018-07-07T15:18:00Z"/>
        </w:trPr>
        <w:tc>
          <w:tcPr>
            <w:tcW w:w="504" w:type="dxa"/>
            <w:tcBorders>
              <w:left w:val="single" w:sz="8" w:space="0" w:color="000000"/>
              <w:bottom w:val="single" w:sz="8" w:space="0" w:color="000000"/>
              <w:right w:val="single" w:sz="8" w:space="0" w:color="000000"/>
            </w:tcBorders>
            <w:vAlign w:val="bottom"/>
          </w:tcPr>
          <w:p w14:paraId="473C7024" w14:textId="77777777" w:rsidR="00BA63BC" w:rsidRPr="00BA156B" w:rsidRDefault="00BA63BC" w:rsidP="004105E1">
            <w:pPr>
              <w:autoSpaceDE w:val="0"/>
              <w:autoSpaceDN w:val="0"/>
              <w:adjustRightInd w:val="0"/>
              <w:spacing w:line="360" w:lineRule="atLeast"/>
              <w:jc w:val="right"/>
              <w:rPr>
                <w:ins w:id="4928" w:author="Regina Casanova" w:date="2018-07-07T15:18:00Z"/>
                <w:rFonts w:cs="Times New Roman"/>
                <w:color w:val="000000"/>
                <w:lang w:val="es-PE"/>
              </w:rPr>
            </w:pPr>
            <w:ins w:id="4929" w:author="Regina Casanova" w:date="2018-07-07T15:18:00Z">
              <w:r w:rsidRPr="00BA156B">
                <w:rPr>
                  <w:rFonts w:cs="Times New Roman"/>
                  <w:color w:val="000000"/>
                  <w:lang w:val="es-PE"/>
                </w:rPr>
                <w:t>3</w:t>
              </w:r>
            </w:ins>
          </w:p>
        </w:tc>
        <w:tc>
          <w:tcPr>
            <w:tcW w:w="1715" w:type="dxa"/>
            <w:tcBorders>
              <w:bottom w:val="single" w:sz="8" w:space="0" w:color="000000"/>
              <w:right w:val="single" w:sz="8" w:space="0" w:color="000000"/>
            </w:tcBorders>
            <w:vAlign w:val="bottom"/>
          </w:tcPr>
          <w:p w14:paraId="74A6F6A2" w14:textId="77777777" w:rsidR="00BA63BC" w:rsidRPr="00BA156B" w:rsidRDefault="00BA63BC" w:rsidP="004105E1">
            <w:pPr>
              <w:autoSpaceDE w:val="0"/>
              <w:autoSpaceDN w:val="0"/>
              <w:adjustRightInd w:val="0"/>
              <w:spacing w:line="360" w:lineRule="atLeast"/>
              <w:rPr>
                <w:ins w:id="4930" w:author="Regina Casanova" w:date="2018-07-07T15:18:00Z"/>
                <w:rFonts w:cs="Times New Roman"/>
                <w:color w:val="000000"/>
                <w:lang w:val="es-PE"/>
              </w:rPr>
            </w:pPr>
            <w:ins w:id="493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445091B9" w14:textId="77777777" w:rsidR="00BA63BC" w:rsidRPr="00BA156B" w:rsidRDefault="00BA63BC" w:rsidP="004105E1">
            <w:pPr>
              <w:autoSpaceDE w:val="0"/>
              <w:autoSpaceDN w:val="0"/>
              <w:adjustRightInd w:val="0"/>
              <w:spacing w:line="360" w:lineRule="atLeast"/>
              <w:rPr>
                <w:ins w:id="4932" w:author="Regina Casanova" w:date="2018-07-07T15:18:00Z"/>
                <w:rFonts w:cs="Times New Roman"/>
                <w:color w:val="000000"/>
                <w:lang w:val="es-PE"/>
              </w:rPr>
            </w:pPr>
            <w:ins w:id="4933" w:author="Regina Casanova" w:date="2018-07-07T15:18:00Z">
              <w:r w:rsidRPr="00BA156B">
                <w:rPr>
                  <w:rFonts w:cs="Times New Roman"/>
                  <w:color w:val="000000"/>
                  <w:lang w:val="es-PE"/>
                </w:rPr>
                <w:t>Respuestas no específicas sino en general</w:t>
              </w:r>
            </w:ins>
          </w:p>
        </w:tc>
        <w:tc>
          <w:tcPr>
            <w:tcW w:w="5380" w:type="dxa"/>
            <w:tcBorders>
              <w:bottom w:val="single" w:sz="8" w:space="0" w:color="000000"/>
              <w:right w:val="single" w:sz="8" w:space="0" w:color="000000"/>
            </w:tcBorders>
            <w:vAlign w:val="bottom"/>
          </w:tcPr>
          <w:p w14:paraId="61F33D32" w14:textId="77777777" w:rsidR="00BA63BC" w:rsidRPr="00BA156B" w:rsidRDefault="00BA63BC" w:rsidP="004105E1">
            <w:pPr>
              <w:autoSpaceDE w:val="0"/>
              <w:autoSpaceDN w:val="0"/>
              <w:adjustRightInd w:val="0"/>
              <w:spacing w:line="360" w:lineRule="atLeast"/>
              <w:rPr>
                <w:ins w:id="4934" w:author="Regina Casanova" w:date="2018-07-07T15:18:00Z"/>
                <w:rFonts w:cs="Times New Roman"/>
                <w:color w:val="000000"/>
                <w:lang w:val="es-PE"/>
              </w:rPr>
            </w:pPr>
            <w:ins w:id="4935" w:author="Regina Casanova" w:date="2018-07-07T15:18:00Z">
              <w:r>
                <w:rPr>
                  <w:rFonts w:cs="Times New Roman"/>
                  <w:color w:val="000000"/>
                  <w:lang w:val="es-PE"/>
                </w:rPr>
                <w:t>Co</w:t>
              </w:r>
              <w:r w:rsidRPr="00BA156B">
                <w:rPr>
                  <w:rFonts w:cs="Times New Roman"/>
                  <w:color w:val="000000"/>
                  <w:lang w:val="es-PE"/>
                </w:rPr>
                <w:t>mo trabajador administrativo de SUSALUD quiero que se implementen mejoras para todos los ciudadanos para poder mejorar el servicio de atención en salud</w:t>
              </w:r>
            </w:ins>
          </w:p>
        </w:tc>
        <w:tc>
          <w:tcPr>
            <w:tcW w:w="2341" w:type="dxa"/>
            <w:tcBorders>
              <w:bottom w:val="single" w:sz="8" w:space="0" w:color="000000"/>
              <w:right w:val="single" w:sz="8" w:space="0" w:color="000000"/>
            </w:tcBorders>
            <w:vAlign w:val="bottom"/>
          </w:tcPr>
          <w:p w14:paraId="4B7FA2F2" w14:textId="77777777" w:rsidR="00BA63BC" w:rsidRPr="00BA156B" w:rsidRDefault="00BA63BC" w:rsidP="004105E1">
            <w:pPr>
              <w:autoSpaceDE w:val="0"/>
              <w:autoSpaceDN w:val="0"/>
              <w:adjustRightInd w:val="0"/>
              <w:spacing w:line="360" w:lineRule="atLeast"/>
              <w:rPr>
                <w:ins w:id="4936" w:author="Regina Casanova" w:date="2018-07-07T15:18:00Z"/>
                <w:rFonts w:cs="Times New Roman"/>
                <w:color w:val="000000"/>
                <w:lang w:val="es-PE"/>
              </w:rPr>
            </w:pPr>
            <w:ins w:id="4937" w:author="Regina Casanova" w:date="2018-07-07T15:18:00Z">
              <w:r w:rsidRPr="00BA156B">
                <w:rPr>
                  <w:rFonts w:cs="Times New Roman"/>
                  <w:color w:val="000000"/>
                  <w:lang w:val="es-PE"/>
                </w:rPr>
                <w:t>Análisis del reclamo para solución general sobre el tipo de reclamo</w:t>
              </w:r>
            </w:ins>
          </w:p>
        </w:tc>
        <w:tc>
          <w:tcPr>
            <w:tcW w:w="1559" w:type="dxa"/>
            <w:tcBorders>
              <w:bottom w:val="single" w:sz="8" w:space="0" w:color="000000"/>
              <w:right w:val="single" w:sz="8" w:space="0" w:color="000000"/>
            </w:tcBorders>
            <w:vAlign w:val="bottom"/>
          </w:tcPr>
          <w:p w14:paraId="7A9AFA72" w14:textId="77777777" w:rsidR="00BA63BC" w:rsidRPr="00BA156B" w:rsidRDefault="00BA63BC" w:rsidP="004105E1">
            <w:pPr>
              <w:autoSpaceDE w:val="0"/>
              <w:autoSpaceDN w:val="0"/>
              <w:adjustRightInd w:val="0"/>
              <w:spacing w:line="360" w:lineRule="atLeast"/>
              <w:rPr>
                <w:ins w:id="4938" w:author="Regina Casanova" w:date="2018-07-07T15:18:00Z"/>
                <w:rFonts w:cs="Times New Roman"/>
                <w:color w:val="000000"/>
                <w:lang w:val="es-PE"/>
              </w:rPr>
            </w:pPr>
            <w:ins w:id="4939" w:author="Regina Casanova" w:date="2018-07-07T15:18:00Z">
              <w:r w:rsidRPr="00BA156B">
                <w:rPr>
                  <w:rFonts w:cs="Times New Roman"/>
                  <w:color w:val="000000"/>
                  <w:lang w:val="es-PE"/>
                </w:rPr>
                <w:t>Medio - 2</w:t>
              </w:r>
            </w:ins>
          </w:p>
        </w:tc>
      </w:tr>
      <w:tr w:rsidR="00BA63BC" w:rsidRPr="00BA156B" w14:paraId="2EDE3DFC" w14:textId="77777777" w:rsidTr="004105E1">
        <w:tblPrEx>
          <w:tblBorders>
            <w:top w:val="none" w:sz="0" w:space="0" w:color="auto"/>
          </w:tblBorders>
        </w:tblPrEx>
        <w:trPr>
          <w:ins w:id="494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25074A0" w14:textId="77777777" w:rsidR="00BA63BC" w:rsidRPr="00BA156B" w:rsidRDefault="00BA63BC" w:rsidP="004105E1">
            <w:pPr>
              <w:autoSpaceDE w:val="0"/>
              <w:autoSpaceDN w:val="0"/>
              <w:adjustRightInd w:val="0"/>
              <w:spacing w:line="360" w:lineRule="atLeast"/>
              <w:jc w:val="right"/>
              <w:rPr>
                <w:ins w:id="4941" w:author="Regina Casanova" w:date="2018-07-07T15:18:00Z"/>
                <w:rFonts w:cs="Times New Roman"/>
                <w:color w:val="000000"/>
                <w:lang w:val="es-PE"/>
              </w:rPr>
            </w:pPr>
            <w:ins w:id="4942" w:author="Regina Casanova" w:date="2018-07-07T15:18:00Z">
              <w:r w:rsidRPr="00BA156B">
                <w:rPr>
                  <w:rFonts w:cs="Times New Roman"/>
                  <w:color w:val="000000"/>
                  <w:lang w:val="es-PE"/>
                </w:rPr>
                <w:t>4</w:t>
              </w:r>
            </w:ins>
          </w:p>
        </w:tc>
        <w:tc>
          <w:tcPr>
            <w:tcW w:w="1715" w:type="dxa"/>
            <w:tcBorders>
              <w:bottom w:val="single" w:sz="8" w:space="0" w:color="000000"/>
              <w:right w:val="single" w:sz="8" w:space="0" w:color="000000"/>
            </w:tcBorders>
            <w:shd w:val="clear" w:color="auto" w:fill="E1E0E0"/>
            <w:vAlign w:val="bottom"/>
          </w:tcPr>
          <w:p w14:paraId="0396E16A" w14:textId="77777777" w:rsidR="00BA63BC" w:rsidRPr="00BA156B" w:rsidRDefault="00BA63BC" w:rsidP="004105E1">
            <w:pPr>
              <w:autoSpaceDE w:val="0"/>
              <w:autoSpaceDN w:val="0"/>
              <w:adjustRightInd w:val="0"/>
              <w:spacing w:line="360" w:lineRule="atLeast"/>
              <w:rPr>
                <w:ins w:id="4943" w:author="Regina Casanova" w:date="2018-07-07T15:18:00Z"/>
                <w:rFonts w:cs="Times New Roman"/>
                <w:color w:val="000000"/>
                <w:lang w:val="es-PE"/>
              </w:rPr>
            </w:pPr>
            <w:ins w:id="4944"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E525754" w14:textId="77777777" w:rsidR="00BA63BC" w:rsidRPr="00BA156B" w:rsidRDefault="00BA63BC" w:rsidP="004105E1">
            <w:pPr>
              <w:autoSpaceDE w:val="0"/>
              <w:autoSpaceDN w:val="0"/>
              <w:adjustRightInd w:val="0"/>
              <w:spacing w:line="360" w:lineRule="atLeast"/>
              <w:rPr>
                <w:ins w:id="4945" w:author="Regina Casanova" w:date="2018-07-07T15:18:00Z"/>
                <w:rFonts w:cs="Times New Roman"/>
                <w:color w:val="000000"/>
                <w:lang w:val="es-PE"/>
              </w:rPr>
            </w:pPr>
            <w:ins w:id="4946" w:author="Regina Casanova" w:date="2018-07-07T15:18:00Z">
              <w:r w:rsidRPr="00BA156B">
                <w:rPr>
                  <w:rFonts w:cs="Times New Roman"/>
                  <w:color w:val="000000"/>
                  <w:lang w:val="es-PE"/>
                </w:rPr>
                <w:t>Amigable e intuitivo (iconos y Gráficos)</w:t>
              </w:r>
            </w:ins>
          </w:p>
        </w:tc>
        <w:tc>
          <w:tcPr>
            <w:tcW w:w="5380" w:type="dxa"/>
            <w:tcBorders>
              <w:bottom w:val="single" w:sz="8" w:space="0" w:color="000000"/>
              <w:right w:val="single" w:sz="8" w:space="0" w:color="000000"/>
            </w:tcBorders>
            <w:shd w:val="clear" w:color="auto" w:fill="E1E0E0"/>
            <w:vAlign w:val="bottom"/>
          </w:tcPr>
          <w:p w14:paraId="47ED17B8" w14:textId="65422E24" w:rsidR="00BA63BC" w:rsidRPr="00BA156B" w:rsidRDefault="00BA63BC" w:rsidP="004105E1">
            <w:pPr>
              <w:autoSpaceDE w:val="0"/>
              <w:autoSpaceDN w:val="0"/>
              <w:adjustRightInd w:val="0"/>
              <w:spacing w:line="360" w:lineRule="atLeast"/>
              <w:rPr>
                <w:ins w:id="4947" w:author="Regina Casanova" w:date="2018-07-07T15:18:00Z"/>
                <w:rFonts w:cs="Times New Roman"/>
                <w:color w:val="000000"/>
                <w:lang w:val="es-PE"/>
              </w:rPr>
            </w:pPr>
            <w:ins w:id="4948"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el </w:t>
              </w:r>
            </w:ins>
            <w:ins w:id="4949" w:author="Regina Casanova" w:date="2018-07-29T19:16:00Z">
              <w:r w:rsidR="00F95B03">
                <w:rPr>
                  <w:rFonts w:cs="Times New Roman"/>
                  <w:color w:val="000000"/>
                  <w:lang w:val="es-PE"/>
                </w:rPr>
                <w:t>aplicativo informático</w:t>
              </w:r>
            </w:ins>
            <w:ins w:id="4950" w:author="Regina Casanova" w:date="2018-07-07T15:18:00Z">
              <w:r w:rsidRPr="00BA156B">
                <w:rPr>
                  <w:rFonts w:cs="Times New Roman"/>
                  <w:color w:val="000000"/>
                  <w:lang w:val="es-PE"/>
                </w:rPr>
                <w:t xml:space="preserve"> sea amigable e intuitivo para poder buscar información de forma fácil</w:t>
              </w:r>
            </w:ins>
          </w:p>
        </w:tc>
        <w:tc>
          <w:tcPr>
            <w:tcW w:w="2341" w:type="dxa"/>
            <w:tcBorders>
              <w:bottom w:val="single" w:sz="8" w:space="0" w:color="000000"/>
              <w:right w:val="single" w:sz="8" w:space="0" w:color="000000"/>
            </w:tcBorders>
            <w:shd w:val="clear" w:color="auto" w:fill="E1E0E0"/>
            <w:vAlign w:val="bottom"/>
          </w:tcPr>
          <w:p w14:paraId="6DB3BE64" w14:textId="77777777" w:rsidR="00BA63BC" w:rsidRPr="00BA156B" w:rsidRDefault="00BA63BC" w:rsidP="004105E1">
            <w:pPr>
              <w:autoSpaceDE w:val="0"/>
              <w:autoSpaceDN w:val="0"/>
              <w:adjustRightInd w:val="0"/>
              <w:spacing w:line="360" w:lineRule="atLeast"/>
              <w:rPr>
                <w:ins w:id="4951" w:author="Regina Casanova" w:date="2018-07-07T15:18:00Z"/>
                <w:rFonts w:cs="Times New Roman"/>
                <w:color w:val="000000"/>
                <w:lang w:val="es-PE"/>
              </w:rPr>
            </w:pPr>
            <w:ins w:id="4952" w:author="Regina Casanova" w:date="2018-07-07T15:18:00Z">
              <w:r w:rsidRPr="00BA156B">
                <w:rPr>
                  <w:rFonts w:cs="Times New Roman"/>
                  <w:color w:val="000000"/>
                  <w:lang w:val="es-PE"/>
                </w:rPr>
                <w:t>Definir paleta de colores, utilizar iconografía y hacerlo bastante visual</w:t>
              </w:r>
            </w:ins>
          </w:p>
        </w:tc>
        <w:tc>
          <w:tcPr>
            <w:tcW w:w="1559" w:type="dxa"/>
            <w:tcBorders>
              <w:bottom w:val="single" w:sz="8" w:space="0" w:color="000000"/>
              <w:right w:val="single" w:sz="8" w:space="0" w:color="000000"/>
            </w:tcBorders>
            <w:shd w:val="clear" w:color="auto" w:fill="E1E0E0"/>
            <w:vAlign w:val="bottom"/>
          </w:tcPr>
          <w:p w14:paraId="239BE649" w14:textId="77777777" w:rsidR="00BA63BC" w:rsidRPr="00BA156B" w:rsidRDefault="00BA63BC" w:rsidP="004105E1">
            <w:pPr>
              <w:autoSpaceDE w:val="0"/>
              <w:autoSpaceDN w:val="0"/>
              <w:adjustRightInd w:val="0"/>
              <w:spacing w:line="360" w:lineRule="atLeast"/>
              <w:rPr>
                <w:ins w:id="4953" w:author="Regina Casanova" w:date="2018-07-07T15:18:00Z"/>
                <w:rFonts w:cs="Times New Roman"/>
                <w:color w:val="000000"/>
                <w:lang w:val="es-PE"/>
              </w:rPr>
            </w:pPr>
            <w:ins w:id="4954" w:author="Regina Casanova" w:date="2018-07-07T15:18:00Z">
              <w:r w:rsidRPr="00BA156B">
                <w:rPr>
                  <w:rFonts w:cs="Times New Roman"/>
                  <w:color w:val="000000"/>
                  <w:lang w:val="es-PE"/>
                </w:rPr>
                <w:t>Alto - 3</w:t>
              </w:r>
            </w:ins>
          </w:p>
        </w:tc>
      </w:tr>
      <w:tr w:rsidR="00BA63BC" w:rsidRPr="00BA156B" w14:paraId="03E40C06" w14:textId="77777777" w:rsidTr="004105E1">
        <w:tblPrEx>
          <w:tblBorders>
            <w:top w:val="none" w:sz="0" w:space="0" w:color="auto"/>
          </w:tblBorders>
        </w:tblPrEx>
        <w:trPr>
          <w:ins w:id="4955" w:author="Regina Casanova" w:date="2018-07-07T15:18:00Z"/>
        </w:trPr>
        <w:tc>
          <w:tcPr>
            <w:tcW w:w="504" w:type="dxa"/>
            <w:tcBorders>
              <w:left w:val="single" w:sz="8" w:space="0" w:color="000000"/>
              <w:bottom w:val="single" w:sz="8" w:space="0" w:color="000000"/>
              <w:right w:val="single" w:sz="8" w:space="0" w:color="000000"/>
            </w:tcBorders>
            <w:vAlign w:val="bottom"/>
          </w:tcPr>
          <w:p w14:paraId="1EFCC09E" w14:textId="77777777" w:rsidR="00BA63BC" w:rsidRPr="00BA156B" w:rsidRDefault="00BA63BC" w:rsidP="004105E1">
            <w:pPr>
              <w:autoSpaceDE w:val="0"/>
              <w:autoSpaceDN w:val="0"/>
              <w:adjustRightInd w:val="0"/>
              <w:spacing w:line="360" w:lineRule="atLeast"/>
              <w:jc w:val="right"/>
              <w:rPr>
                <w:ins w:id="4956" w:author="Regina Casanova" w:date="2018-07-07T15:18:00Z"/>
                <w:rFonts w:cs="Times New Roman"/>
                <w:color w:val="000000"/>
                <w:lang w:val="es-PE"/>
              </w:rPr>
            </w:pPr>
            <w:ins w:id="4957" w:author="Regina Casanova" w:date="2018-07-07T15:18:00Z">
              <w:r w:rsidRPr="00BA156B">
                <w:rPr>
                  <w:rFonts w:cs="Times New Roman"/>
                  <w:color w:val="000000"/>
                  <w:lang w:val="es-PE"/>
                </w:rPr>
                <w:t>5</w:t>
              </w:r>
            </w:ins>
          </w:p>
        </w:tc>
        <w:tc>
          <w:tcPr>
            <w:tcW w:w="1715" w:type="dxa"/>
            <w:tcBorders>
              <w:bottom w:val="single" w:sz="8" w:space="0" w:color="000000"/>
              <w:right w:val="single" w:sz="8" w:space="0" w:color="000000"/>
            </w:tcBorders>
            <w:vAlign w:val="bottom"/>
          </w:tcPr>
          <w:p w14:paraId="61763F98" w14:textId="77777777" w:rsidR="00BA63BC" w:rsidRPr="00BA156B" w:rsidRDefault="00BA63BC" w:rsidP="004105E1">
            <w:pPr>
              <w:autoSpaceDE w:val="0"/>
              <w:autoSpaceDN w:val="0"/>
              <w:adjustRightInd w:val="0"/>
              <w:spacing w:line="360" w:lineRule="atLeast"/>
              <w:rPr>
                <w:ins w:id="4958" w:author="Regina Casanova" w:date="2018-07-07T15:18:00Z"/>
                <w:rFonts w:cs="Times New Roman"/>
                <w:color w:val="000000"/>
                <w:lang w:val="es-PE"/>
              </w:rPr>
            </w:pPr>
            <w:ins w:id="4959"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0728E07" w14:textId="77777777" w:rsidR="00BA63BC" w:rsidRPr="00BA156B" w:rsidRDefault="00BA63BC" w:rsidP="004105E1">
            <w:pPr>
              <w:autoSpaceDE w:val="0"/>
              <w:autoSpaceDN w:val="0"/>
              <w:adjustRightInd w:val="0"/>
              <w:spacing w:line="360" w:lineRule="atLeast"/>
              <w:rPr>
                <w:ins w:id="4960" w:author="Regina Casanova" w:date="2018-07-07T15:18:00Z"/>
                <w:rFonts w:cs="Times New Roman"/>
                <w:color w:val="000000"/>
                <w:lang w:val="es-PE"/>
              </w:rPr>
            </w:pPr>
            <w:ins w:id="4961" w:author="Regina Casanova" w:date="2018-07-07T15:18:00Z">
              <w:r w:rsidRPr="0080563F">
                <w:rPr>
                  <w:rFonts w:cs="Times New Roman"/>
                  <w:color w:val="000000"/>
                  <w:lang w:val="en-US"/>
                </w:rPr>
                <w:t>Backup</w:t>
              </w:r>
              <w:r w:rsidRPr="00BA156B">
                <w:rPr>
                  <w:rFonts w:cs="Times New Roman"/>
                  <w:color w:val="000000"/>
                  <w:lang w:val="es-PE"/>
                </w:rPr>
                <w:t xml:space="preserve"> de reclamos</w:t>
              </w:r>
            </w:ins>
          </w:p>
        </w:tc>
        <w:tc>
          <w:tcPr>
            <w:tcW w:w="5380" w:type="dxa"/>
            <w:tcBorders>
              <w:bottom w:val="single" w:sz="8" w:space="0" w:color="000000"/>
              <w:right w:val="single" w:sz="8" w:space="0" w:color="000000"/>
            </w:tcBorders>
            <w:vAlign w:val="bottom"/>
          </w:tcPr>
          <w:p w14:paraId="15BF53EC" w14:textId="77777777" w:rsidR="00BA63BC" w:rsidRPr="00BA156B" w:rsidRDefault="00BA63BC" w:rsidP="004105E1">
            <w:pPr>
              <w:autoSpaceDE w:val="0"/>
              <w:autoSpaceDN w:val="0"/>
              <w:adjustRightInd w:val="0"/>
              <w:spacing w:line="360" w:lineRule="atLeast"/>
              <w:rPr>
                <w:ins w:id="4962" w:author="Regina Casanova" w:date="2018-07-07T15:18:00Z"/>
                <w:rFonts w:cs="Times New Roman"/>
                <w:color w:val="000000"/>
                <w:lang w:val="es-PE"/>
              </w:rPr>
            </w:pPr>
            <w:ins w:id="4963"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ins>
          </w:p>
        </w:tc>
        <w:tc>
          <w:tcPr>
            <w:tcW w:w="2341" w:type="dxa"/>
            <w:tcBorders>
              <w:bottom w:val="single" w:sz="8" w:space="0" w:color="000000"/>
              <w:right w:val="single" w:sz="8" w:space="0" w:color="000000"/>
            </w:tcBorders>
            <w:vAlign w:val="bottom"/>
          </w:tcPr>
          <w:p w14:paraId="6803531B" w14:textId="77777777" w:rsidR="00BA63BC" w:rsidRPr="00BA156B" w:rsidRDefault="00BA63BC" w:rsidP="004105E1">
            <w:pPr>
              <w:autoSpaceDE w:val="0"/>
              <w:autoSpaceDN w:val="0"/>
              <w:adjustRightInd w:val="0"/>
              <w:spacing w:line="360" w:lineRule="atLeast"/>
              <w:rPr>
                <w:ins w:id="4964" w:author="Regina Casanova" w:date="2018-07-07T15:18:00Z"/>
                <w:rFonts w:cs="Times New Roman"/>
                <w:color w:val="000000"/>
                <w:lang w:val="es-PE"/>
              </w:rPr>
            </w:pPr>
            <w:ins w:id="4965" w:author="Regina Casanova" w:date="2018-07-07T15:18:00Z">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ins>
          </w:p>
        </w:tc>
        <w:tc>
          <w:tcPr>
            <w:tcW w:w="1559" w:type="dxa"/>
            <w:tcBorders>
              <w:bottom w:val="single" w:sz="8" w:space="0" w:color="000000"/>
              <w:right w:val="single" w:sz="8" w:space="0" w:color="000000"/>
            </w:tcBorders>
            <w:vAlign w:val="bottom"/>
          </w:tcPr>
          <w:p w14:paraId="629832DC" w14:textId="77777777" w:rsidR="00BA63BC" w:rsidRPr="00BA156B" w:rsidRDefault="00BA63BC" w:rsidP="004105E1">
            <w:pPr>
              <w:autoSpaceDE w:val="0"/>
              <w:autoSpaceDN w:val="0"/>
              <w:adjustRightInd w:val="0"/>
              <w:spacing w:line="360" w:lineRule="atLeast"/>
              <w:rPr>
                <w:ins w:id="4966" w:author="Regina Casanova" w:date="2018-07-07T15:18:00Z"/>
                <w:rFonts w:cs="Times New Roman"/>
                <w:color w:val="000000"/>
                <w:lang w:val="es-PE"/>
              </w:rPr>
            </w:pPr>
            <w:ins w:id="4967" w:author="Regina Casanova" w:date="2018-07-07T15:18:00Z">
              <w:r w:rsidRPr="00BA156B">
                <w:rPr>
                  <w:rFonts w:cs="Times New Roman"/>
                  <w:color w:val="000000"/>
                  <w:lang w:val="es-PE"/>
                </w:rPr>
                <w:t>Bajo - 1</w:t>
              </w:r>
            </w:ins>
          </w:p>
        </w:tc>
      </w:tr>
      <w:tr w:rsidR="00BA63BC" w:rsidRPr="00BA156B" w14:paraId="431E95B7" w14:textId="77777777" w:rsidTr="004105E1">
        <w:tblPrEx>
          <w:tblBorders>
            <w:top w:val="none" w:sz="0" w:space="0" w:color="auto"/>
          </w:tblBorders>
        </w:tblPrEx>
        <w:trPr>
          <w:ins w:id="496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EADFD72" w14:textId="77777777" w:rsidR="00BA63BC" w:rsidRPr="00BA156B" w:rsidRDefault="00BA63BC" w:rsidP="004105E1">
            <w:pPr>
              <w:autoSpaceDE w:val="0"/>
              <w:autoSpaceDN w:val="0"/>
              <w:adjustRightInd w:val="0"/>
              <w:spacing w:line="360" w:lineRule="atLeast"/>
              <w:jc w:val="right"/>
              <w:rPr>
                <w:ins w:id="4969" w:author="Regina Casanova" w:date="2018-07-07T15:18:00Z"/>
                <w:rFonts w:cs="Times New Roman"/>
                <w:color w:val="000000"/>
                <w:lang w:val="es-PE"/>
              </w:rPr>
            </w:pPr>
            <w:ins w:id="4970" w:author="Regina Casanova" w:date="2018-07-07T15:18:00Z">
              <w:r w:rsidRPr="00BA156B">
                <w:rPr>
                  <w:rFonts w:cs="Times New Roman"/>
                  <w:color w:val="000000"/>
                  <w:lang w:val="es-PE"/>
                </w:rPr>
                <w:t>6</w:t>
              </w:r>
            </w:ins>
          </w:p>
        </w:tc>
        <w:tc>
          <w:tcPr>
            <w:tcW w:w="1715" w:type="dxa"/>
            <w:tcBorders>
              <w:bottom w:val="single" w:sz="8" w:space="0" w:color="000000"/>
              <w:right w:val="single" w:sz="8" w:space="0" w:color="000000"/>
            </w:tcBorders>
            <w:shd w:val="clear" w:color="auto" w:fill="E1E0E0"/>
            <w:vAlign w:val="bottom"/>
          </w:tcPr>
          <w:p w14:paraId="53E0F241" w14:textId="77777777" w:rsidR="00BA63BC" w:rsidRPr="00BA156B" w:rsidRDefault="00BA63BC" w:rsidP="004105E1">
            <w:pPr>
              <w:autoSpaceDE w:val="0"/>
              <w:autoSpaceDN w:val="0"/>
              <w:adjustRightInd w:val="0"/>
              <w:spacing w:line="360" w:lineRule="atLeast"/>
              <w:rPr>
                <w:ins w:id="4971" w:author="Regina Casanova" w:date="2018-07-07T15:18:00Z"/>
                <w:rFonts w:cs="Times New Roman"/>
                <w:color w:val="000000"/>
                <w:lang w:val="es-PE"/>
              </w:rPr>
            </w:pPr>
            <w:ins w:id="4972"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77BA7A68" w14:textId="77777777" w:rsidR="00BA63BC" w:rsidRPr="00BA156B" w:rsidRDefault="00BA63BC" w:rsidP="004105E1">
            <w:pPr>
              <w:autoSpaceDE w:val="0"/>
              <w:autoSpaceDN w:val="0"/>
              <w:adjustRightInd w:val="0"/>
              <w:spacing w:line="360" w:lineRule="atLeast"/>
              <w:rPr>
                <w:ins w:id="4973" w:author="Regina Casanova" w:date="2018-07-07T15:18:00Z"/>
                <w:rFonts w:cs="Times New Roman"/>
                <w:color w:val="000000"/>
                <w:lang w:val="es-PE"/>
              </w:rPr>
            </w:pPr>
            <w:ins w:id="4974" w:author="Regina Casanova" w:date="2018-07-07T15:18:00Z">
              <w:r w:rsidRPr="00BA156B">
                <w:rPr>
                  <w:rFonts w:cs="Times New Roman"/>
                  <w:color w:val="000000"/>
                  <w:lang w:val="es-PE"/>
                </w:rPr>
                <w:t>Pasos seguidos para solucionar un reclamo</w:t>
              </w:r>
            </w:ins>
          </w:p>
        </w:tc>
        <w:tc>
          <w:tcPr>
            <w:tcW w:w="5380" w:type="dxa"/>
            <w:tcBorders>
              <w:bottom w:val="single" w:sz="8" w:space="0" w:color="000000"/>
              <w:right w:val="single" w:sz="8" w:space="0" w:color="000000"/>
            </w:tcBorders>
            <w:shd w:val="clear" w:color="auto" w:fill="E1E0E0"/>
            <w:vAlign w:val="bottom"/>
          </w:tcPr>
          <w:p w14:paraId="47F6DCF8" w14:textId="77777777" w:rsidR="00BA63BC" w:rsidRPr="00BA156B" w:rsidRDefault="00BA63BC" w:rsidP="004105E1">
            <w:pPr>
              <w:autoSpaceDE w:val="0"/>
              <w:autoSpaceDN w:val="0"/>
              <w:adjustRightInd w:val="0"/>
              <w:spacing w:line="360" w:lineRule="atLeast"/>
              <w:rPr>
                <w:ins w:id="4975" w:author="Regina Casanova" w:date="2018-07-07T15:18:00Z"/>
                <w:rFonts w:cs="Times New Roman"/>
                <w:color w:val="000000"/>
                <w:lang w:val="es-PE"/>
              </w:rPr>
            </w:pPr>
            <w:ins w:id="4976"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ins>
          </w:p>
        </w:tc>
        <w:tc>
          <w:tcPr>
            <w:tcW w:w="2341" w:type="dxa"/>
            <w:tcBorders>
              <w:bottom w:val="single" w:sz="8" w:space="0" w:color="000000"/>
              <w:right w:val="single" w:sz="8" w:space="0" w:color="000000"/>
            </w:tcBorders>
            <w:shd w:val="clear" w:color="auto" w:fill="E1E0E0"/>
            <w:vAlign w:val="bottom"/>
          </w:tcPr>
          <w:p w14:paraId="6487F33A" w14:textId="77777777" w:rsidR="00BA63BC" w:rsidRPr="00BA156B" w:rsidRDefault="00BA63BC" w:rsidP="004105E1">
            <w:pPr>
              <w:autoSpaceDE w:val="0"/>
              <w:autoSpaceDN w:val="0"/>
              <w:adjustRightInd w:val="0"/>
              <w:spacing w:line="360" w:lineRule="atLeast"/>
              <w:rPr>
                <w:ins w:id="4977" w:author="Regina Casanova" w:date="2018-07-07T15:18:00Z"/>
                <w:rFonts w:cs="Times New Roman"/>
                <w:color w:val="000000"/>
                <w:lang w:val="es-PE"/>
              </w:rPr>
            </w:pPr>
            <w:ins w:id="4978" w:author="Regina Casanova" w:date="2018-07-07T15:18:00Z">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ins>
          </w:p>
        </w:tc>
        <w:tc>
          <w:tcPr>
            <w:tcW w:w="1559" w:type="dxa"/>
            <w:tcBorders>
              <w:bottom w:val="single" w:sz="8" w:space="0" w:color="000000"/>
              <w:right w:val="single" w:sz="8" w:space="0" w:color="000000"/>
            </w:tcBorders>
            <w:shd w:val="clear" w:color="auto" w:fill="E1E0E0"/>
            <w:vAlign w:val="bottom"/>
          </w:tcPr>
          <w:p w14:paraId="4E8AEFCE" w14:textId="77777777" w:rsidR="00BA63BC" w:rsidRPr="00BA156B" w:rsidRDefault="00BA63BC" w:rsidP="004105E1">
            <w:pPr>
              <w:autoSpaceDE w:val="0"/>
              <w:autoSpaceDN w:val="0"/>
              <w:adjustRightInd w:val="0"/>
              <w:spacing w:line="360" w:lineRule="atLeast"/>
              <w:rPr>
                <w:ins w:id="4979" w:author="Regina Casanova" w:date="2018-07-07T15:18:00Z"/>
                <w:rFonts w:cs="Times New Roman"/>
                <w:color w:val="000000"/>
                <w:lang w:val="es-PE"/>
              </w:rPr>
            </w:pPr>
            <w:ins w:id="4980" w:author="Regina Casanova" w:date="2018-07-07T15:18:00Z">
              <w:r w:rsidRPr="00BA156B">
                <w:rPr>
                  <w:rFonts w:cs="Times New Roman"/>
                  <w:color w:val="000000"/>
                  <w:lang w:val="es-PE"/>
                </w:rPr>
                <w:lastRenderedPageBreak/>
                <w:t>Medio - 2</w:t>
              </w:r>
            </w:ins>
          </w:p>
        </w:tc>
      </w:tr>
      <w:tr w:rsidR="00BA63BC" w:rsidRPr="00BA156B" w14:paraId="0C86F330" w14:textId="77777777" w:rsidTr="004105E1">
        <w:tblPrEx>
          <w:tblBorders>
            <w:top w:val="none" w:sz="0" w:space="0" w:color="auto"/>
          </w:tblBorders>
        </w:tblPrEx>
        <w:trPr>
          <w:ins w:id="4981" w:author="Regina Casanova" w:date="2018-07-07T15:18:00Z"/>
        </w:trPr>
        <w:tc>
          <w:tcPr>
            <w:tcW w:w="504" w:type="dxa"/>
            <w:tcBorders>
              <w:left w:val="single" w:sz="8" w:space="0" w:color="000000"/>
              <w:bottom w:val="single" w:sz="8" w:space="0" w:color="000000"/>
              <w:right w:val="single" w:sz="8" w:space="0" w:color="000000"/>
            </w:tcBorders>
            <w:vAlign w:val="bottom"/>
          </w:tcPr>
          <w:p w14:paraId="07626C32" w14:textId="77777777" w:rsidR="00BA63BC" w:rsidRPr="00BA156B" w:rsidRDefault="00BA63BC" w:rsidP="004105E1">
            <w:pPr>
              <w:autoSpaceDE w:val="0"/>
              <w:autoSpaceDN w:val="0"/>
              <w:adjustRightInd w:val="0"/>
              <w:spacing w:line="360" w:lineRule="atLeast"/>
              <w:jc w:val="right"/>
              <w:rPr>
                <w:ins w:id="4982" w:author="Regina Casanova" w:date="2018-07-07T15:18:00Z"/>
                <w:rFonts w:cs="Times New Roman"/>
                <w:color w:val="000000"/>
                <w:lang w:val="es-PE"/>
              </w:rPr>
            </w:pPr>
            <w:ins w:id="4983" w:author="Regina Casanova" w:date="2018-07-07T15:18:00Z">
              <w:r w:rsidRPr="00BA156B">
                <w:rPr>
                  <w:rFonts w:cs="Times New Roman"/>
                  <w:color w:val="000000"/>
                  <w:lang w:val="es-PE"/>
                </w:rPr>
                <w:t>7</w:t>
              </w:r>
            </w:ins>
          </w:p>
        </w:tc>
        <w:tc>
          <w:tcPr>
            <w:tcW w:w="1715" w:type="dxa"/>
            <w:tcBorders>
              <w:bottom w:val="single" w:sz="8" w:space="0" w:color="000000"/>
              <w:right w:val="single" w:sz="8" w:space="0" w:color="000000"/>
            </w:tcBorders>
            <w:vAlign w:val="bottom"/>
          </w:tcPr>
          <w:p w14:paraId="65DD5E0E" w14:textId="77777777" w:rsidR="00BA63BC" w:rsidRPr="00BA156B" w:rsidRDefault="00BA63BC" w:rsidP="004105E1">
            <w:pPr>
              <w:autoSpaceDE w:val="0"/>
              <w:autoSpaceDN w:val="0"/>
              <w:adjustRightInd w:val="0"/>
              <w:spacing w:line="360" w:lineRule="atLeast"/>
              <w:rPr>
                <w:ins w:id="4984" w:author="Regina Casanova" w:date="2018-07-07T15:18:00Z"/>
                <w:rFonts w:cs="Times New Roman"/>
                <w:color w:val="000000"/>
                <w:lang w:val="es-PE"/>
              </w:rPr>
            </w:pPr>
            <w:ins w:id="4985"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786E1926" w14:textId="77777777" w:rsidR="00BA63BC" w:rsidRPr="00BA156B" w:rsidRDefault="00BA63BC" w:rsidP="004105E1">
            <w:pPr>
              <w:autoSpaceDE w:val="0"/>
              <w:autoSpaceDN w:val="0"/>
              <w:adjustRightInd w:val="0"/>
              <w:spacing w:line="360" w:lineRule="atLeast"/>
              <w:rPr>
                <w:ins w:id="4986" w:author="Regina Casanova" w:date="2018-07-07T15:18:00Z"/>
                <w:rFonts w:cs="Times New Roman"/>
                <w:color w:val="000000"/>
                <w:lang w:val="es-PE"/>
              </w:rPr>
            </w:pPr>
            <w:ins w:id="4987" w:author="Regina Casanova" w:date="2018-07-07T15:18:00Z">
              <w:r w:rsidRPr="00BA156B">
                <w:rPr>
                  <w:rFonts w:cs="Times New Roman"/>
                  <w:color w:val="000000"/>
                  <w:lang w:val="es-PE"/>
                </w:rPr>
                <w:t>Compartir con trabajadores internos</w:t>
              </w:r>
            </w:ins>
          </w:p>
        </w:tc>
        <w:tc>
          <w:tcPr>
            <w:tcW w:w="5380" w:type="dxa"/>
            <w:tcBorders>
              <w:bottom w:val="single" w:sz="8" w:space="0" w:color="000000"/>
              <w:right w:val="single" w:sz="8" w:space="0" w:color="000000"/>
            </w:tcBorders>
            <w:vAlign w:val="bottom"/>
          </w:tcPr>
          <w:p w14:paraId="32C7AD62" w14:textId="77777777" w:rsidR="00BA63BC" w:rsidRPr="00BA156B" w:rsidRDefault="00BA63BC" w:rsidP="004105E1">
            <w:pPr>
              <w:autoSpaceDE w:val="0"/>
              <w:autoSpaceDN w:val="0"/>
              <w:adjustRightInd w:val="0"/>
              <w:spacing w:line="360" w:lineRule="atLeast"/>
              <w:rPr>
                <w:ins w:id="4988" w:author="Regina Casanova" w:date="2018-07-07T15:18:00Z"/>
                <w:rFonts w:cs="Times New Roman"/>
                <w:color w:val="000000"/>
                <w:lang w:val="es-PE"/>
              </w:rPr>
            </w:pPr>
            <w:ins w:id="4989" w:author="Regina Casanova" w:date="2018-07-07T15:18:00Z">
              <w:r>
                <w:rPr>
                  <w:rFonts w:cs="Times New Roman"/>
                  <w:color w:val="000000"/>
                  <w:lang w:val="es-PE"/>
                </w:rPr>
                <w:t>Co</w:t>
              </w:r>
              <w:r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Pr="00BA156B">
                <w:rPr>
                  <w:rFonts w:cs="Times New Roman"/>
                  <w:color w:val="000000"/>
                  <w:lang w:val="es-PE"/>
                </w:rPr>
                <w:t>mo entidad</w:t>
              </w:r>
            </w:ins>
          </w:p>
        </w:tc>
        <w:tc>
          <w:tcPr>
            <w:tcW w:w="2341" w:type="dxa"/>
            <w:tcBorders>
              <w:bottom w:val="single" w:sz="8" w:space="0" w:color="000000"/>
              <w:right w:val="single" w:sz="8" w:space="0" w:color="000000"/>
            </w:tcBorders>
            <w:vAlign w:val="bottom"/>
          </w:tcPr>
          <w:p w14:paraId="315355B4" w14:textId="77777777" w:rsidR="00BA63BC" w:rsidRPr="00BA156B" w:rsidRDefault="00BA63BC" w:rsidP="004105E1">
            <w:pPr>
              <w:autoSpaceDE w:val="0"/>
              <w:autoSpaceDN w:val="0"/>
              <w:adjustRightInd w:val="0"/>
              <w:spacing w:line="360" w:lineRule="atLeast"/>
              <w:rPr>
                <w:ins w:id="4990" w:author="Regina Casanova" w:date="2018-07-07T15:18:00Z"/>
                <w:rFonts w:cs="Times New Roman"/>
                <w:color w:val="000000"/>
                <w:lang w:val="es-PE"/>
              </w:rPr>
            </w:pPr>
            <w:ins w:id="4991" w:author="Regina Casanova" w:date="2018-07-07T15:18:00Z">
              <w:r w:rsidRPr="00BA156B">
                <w:rPr>
                  <w:rFonts w:cs="Times New Roman"/>
                  <w:color w:val="000000"/>
                  <w:lang w:val="es-PE"/>
                </w:rPr>
                <w:t>Crear usuario genérico para visualización</w:t>
              </w:r>
            </w:ins>
          </w:p>
        </w:tc>
        <w:tc>
          <w:tcPr>
            <w:tcW w:w="1559" w:type="dxa"/>
            <w:tcBorders>
              <w:bottom w:val="single" w:sz="8" w:space="0" w:color="000000"/>
              <w:right w:val="single" w:sz="8" w:space="0" w:color="000000"/>
            </w:tcBorders>
            <w:vAlign w:val="bottom"/>
          </w:tcPr>
          <w:p w14:paraId="650BB0B5" w14:textId="77777777" w:rsidR="00BA63BC" w:rsidRPr="00BA156B" w:rsidRDefault="00BA63BC" w:rsidP="004105E1">
            <w:pPr>
              <w:autoSpaceDE w:val="0"/>
              <w:autoSpaceDN w:val="0"/>
              <w:adjustRightInd w:val="0"/>
              <w:spacing w:line="360" w:lineRule="atLeast"/>
              <w:rPr>
                <w:ins w:id="4992" w:author="Regina Casanova" w:date="2018-07-07T15:18:00Z"/>
                <w:rFonts w:cs="Times New Roman"/>
                <w:color w:val="000000"/>
                <w:lang w:val="es-PE"/>
              </w:rPr>
            </w:pPr>
            <w:ins w:id="4993" w:author="Regina Casanova" w:date="2018-07-07T15:18:00Z">
              <w:r w:rsidRPr="00BA156B">
                <w:rPr>
                  <w:rFonts w:cs="Times New Roman"/>
                  <w:color w:val="000000"/>
                  <w:lang w:val="es-PE"/>
                </w:rPr>
                <w:t>bajo - 1</w:t>
              </w:r>
            </w:ins>
          </w:p>
        </w:tc>
      </w:tr>
      <w:tr w:rsidR="00BA63BC" w:rsidRPr="00BA156B" w14:paraId="2EEDB508" w14:textId="77777777" w:rsidTr="004105E1">
        <w:tblPrEx>
          <w:tblBorders>
            <w:top w:val="none" w:sz="0" w:space="0" w:color="auto"/>
          </w:tblBorders>
        </w:tblPrEx>
        <w:trPr>
          <w:ins w:id="499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C2D57" w14:textId="77777777" w:rsidR="00BA63BC" w:rsidRPr="00BA156B" w:rsidRDefault="00BA63BC" w:rsidP="004105E1">
            <w:pPr>
              <w:autoSpaceDE w:val="0"/>
              <w:autoSpaceDN w:val="0"/>
              <w:adjustRightInd w:val="0"/>
              <w:spacing w:line="360" w:lineRule="atLeast"/>
              <w:jc w:val="right"/>
              <w:rPr>
                <w:ins w:id="4995" w:author="Regina Casanova" w:date="2018-07-07T15:18:00Z"/>
                <w:rFonts w:cs="Times New Roman"/>
                <w:color w:val="000000"/>
                <w:lang w:val="es-PE"/>
              </w:rPr>
            </w:pPr>
            <w:ins w:id="4996" w:author="Regina Casanova" w:date="2018-07-07T15:18:00Z">
              <w:r w:rsidRPr="00BA156B">
                <w:rPr>
                  <w:rFonts w:cs="Times New Roman"/>
                  <w:color w:val="000000"/>
                  <w:lang w:val="es-PE"/>
                </w:rPr>
                <w:t>8</w:t>
              </w:r>
            </w:ins>
          </w:p>
        </w:tc>
        <w:tc>
          <w:tcPr>
            <w:tcW w:w="1715" w:type="dxa"/>
            <w:tcBorders>
              <w:bottom w:val="single" w:sz="8" w:space="0" w:color="000000"/>
              <w:right w:val="single" w:sz="8" w:space="0" w:color="000000"/>
            </w:tcBorders>
            <w:shd w:val="clear" w:color="auto" w:fill="E1E0E0"/>
            <w:vAlign w:val="bottom"/>
          </w:tcPr>
          <w:p w14:paraId="29D41F39" w14:textId="77777777" w:rsidR="00BA63BC" w:rsidRPr="00BA156B" w:rsidRDefault="00BA63BC" w:rsidP="004105E1">
            <w:pPr>
              <w:autoSpaceDE w:val="0"/>
              <w:autoSpaceDN w:val="0"/>
              <w:adjustRightInd w:val="0"/>
              <w:spacing w:line="360" w:lineRule="atLeast"/>
              <w:rPr>
                <w:ins w:id="4997" w:author="Regina Casanova" w:date="2018-07-07T15:18:00Z"/>
                <w:rFonts w:cs="Times New Roman"/>
                <w:color w:val="000000"/>
                <w:lang w:val="es-PE"/>
              </w:rPr>
            </w:pPr>
            <w:ins w:id="4998"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9BEA586" w14:textId="77777777" w:rsidR="00BA63BC" w:rsidRPr="00BA156B" w:rsidRDefault="00BA63BC" w:rsidP="004105E1">
            <w:pPr>
              <w:autoSpaceDE w:val="0"/>
              <w:autoSpaceDN w:val="0"/>
              <w:adjustRightInd w:val="0"/>
              <w:spacing w:line="360" w:lineRule="atLeast"/>
              <w:rPr>
                <w:ins w:id="4999" w:author="Regina Casanova" w:date="2018-07-07T15:18:00Z"/>
                <w:rFonts w:cs="Times New Roman"/>
                <w:color w:val="000000"/>
                <w:lang w:val="es-PE"/>
              </w:rPr>
            </w:pPr>
            <w:ins w:id="5000" w:author="Regina Casanova" w:date="2018-07-07T15:18:00Z">
              <w:r w:rsidRPr="00BA156B">
                <w:rPr>
                  <w:rFonts w:cs="Times New Roman"/>
                  <w:color w:val="000000"/>
                  <w:lang w:val="es-PE"/>
                </w:rPr>
                <w:t>Clasificación del reclamo</w:t>
              </w:r>
            </w:ins>
          </w:p>
        </w:tc>
        <w:tc>
          <w:tcPr>
            <w:tcW w:w="5380" w:type="dxa"/>
            <w:tcBorders>
              <w:bottom w:val="single" w:sz="8" w:space="0" w:color="000000"/>
              <w:right w:val="single" w:sz="8" w:space="0" w:color="000000"/>
            </w:tcBorders>
            <w:shd w:val="clear" w:color="auto" w:fill="E1E0E0"/>
            <w:vAlign w:val="bottom"/>
          </w:tcPr>
          <w:p w14:paraId="31E0DB06" w14:textId="77777777" w:rsidR="00BA63BC" w:rsidRPr="00BA156B" w:rsidRDefault="00BA63BC" w:rsidP="004105E1">
            <w:pPr>
              <w:autoSpaceDE w:val="0"/>
              <w:autoSpaceDN w:val="0"/>
              <w:adjustRightInd w:val="0"/>
              <w:spacing w:line="360" w:lineRule="atLeast"/>
              <w:rPr>
                <w:ins w:id="5001" w:author="Regina Casanova" w:date="2018-07-07T15:18:00Z"/>
                <w:rFonts w:cs="Times New Roman"/>
                <w:color w:val="000000"/>
                <w:lang w:val="es-PE"/>
              </w:rPr>
            </w:pPr>
            <w:ins w:id="5002" w:author="Regina Casanova" w:date="2018-07-07T15:18:00Z">
              <w:r>
                <w:rPr>
                  <w:rFonts w:cs="Times New Roman"/>
                  <w:color w:val="000000"/>
                  <w:lang w:val="es-PE"/>
                </w:rPr>
                <w:t>Co</w:t>
              </w:r>
              <w:r w:rsidRPr="00BA156B">
                <w:rPr>
                  <w:rFonts w:cs="Times New Roman"/>
                  <w:color w:val="000000"/>
                  <w:lang w:val="es-PE"/>
                </w:rPr>
                <w:t>mo trabajador administrativo de SUSALUD quiero contar con una clasificación simple de reclamos para poder ordenar de forma sencilla los problemas más recurrentes</w:t>
              </w:r>
            </w:ins>
          </w:p>
        </w:tc>
        <w:tc>
          <w:tcPr>
            <w:tcW w:w="2341" w:type="dxa"/>
            <w:tcBorders>
              <w:bottom w:val="single" w:sz="8" w:space="0" w:color="000000"/>
              <w:right w:val="single" w:sz="8" w:space="0" w:color="000000"/>
            </w:tcBorders>
            <w:shd w:val="clear" w:color="auto" w:fill="E1E0E0"/>
            <w:vAlign w:val="bottom"/>
          </w:tcPr>
          <w:p w14:paraId="1A3F4AC0" w14:textId="77777777" w:rsidR="00BA63BC" w:rsidRPr="00BA156B" w:rsidRDefault="00BA63BC" w:rsidP="004105E1">
            <w:pPr>
              <w:autoSpaceDE w:val="0"/>
              <w:autoSpaceDN w:val="0"/>
              <w:adjustRightInd w:val="0"/>
              <w:spacing w:line="360" w:lineRule="atLeast"/>
              <w:rPr>
                <w:ins w:id="5003" w:author="Regina Casanova" w:date="2018-07-07T15:18:00Z"/>
                <w:rFonts w:cs="Times New Roman"/>
                <w:color w:val="000000"/>
                <w:lang w:val="es-PE"/>
              </w:rPr>
            </w:pPr>
            <w:ins w:id="5004" w:author="Regina Casanova" w:date="2018-07-07T15:18:00Z">
              <w:r w:rsidRPr="00BA156B">
                <w:rPr>
                  <w:rFonts w:cs="Times New Roman"/>
                  <w:color w:val="000000"/>
                  <w:lang w:val="es-PE"/>
                </w:rPr>
                <w:t>Hacer clasificación de reclamos</w:t>
              </w:r>
            </w:ins>
          </w:p>
        </w:tc>
        <w:tc>
          <w:tcPr>
            <w:tcW w:w="1559" w:type="dxa"/>
            <w:tcBorders>
              <w:bottom w:val="single" w:sz="8" w:space="0" w:color="000000"/>
              <w:right w:val="single" w:sz="8" w:space="0" w:color="000000"/>
            </w:tcBorders>
            <w:shd w:val="clear" w:color="auto" w:fill="E1E0E0"/>
            <w:vAlign w:val="bottom"/>
          </w:tcPr>
          <w:p w14:paraId="09236BDD" w14:textId="77777777" w:rsidR="00BA63BC" w:rsidRPr="00BA156B" w:rsidRDefault="00BA63BC" w:rsidP="004105E1">
            <w:pPr>
              <w:autoSpaceDE w:val="0"/>
              <w:autoSpaceDN w:val="0"/>
              <w:adjustRightInd w:val="0"/>
              <w:spacing w:line="360" w:lineRule="atLeast"/>
              <w:rPr>
                <w:ins w:id="5005" w:author="Regina Casanova" w:date="2018-07-07T15:18:00Z"/>
                <w:rFonts w:cs="Times New Roman"/>
                <w:color w:val="000000"/>
                <w:lang w:val="es-PE"/>
              </w:rPr>
            </w:pPr>
            <w:ins w:id="5006" w:author="Regina Casanova" w:date="2018-07-07T15:18:00Z">
              <w:r w:rsidRPr="00BA156B">
                <w:rPr>
                  <w:rFonts w:cs="Times New Roman"/>
                  <w:color w:val="000000"/>
                  <w:lang w:val="es-PE"/>
                </w:rPr>
                <w:t>Alto - 3</w:t>
              </w:r>
            </w:ins>
          </w:p>
        </w:tc>
      </w:tr>
      <w:tr w:rsidR="00BA63BC" w:rsidRPr="00BA156B" w14:paraId="6D3B09C1" w14:textId="77777777" w:rsidTr="004105E1">
        <w:tblPrEx>
          <w:tblBorders>
            <w:top w:val="none" w:sz="0" w:space="0" w:color="auto"/>
          </w:tblBorders>
        </w:tblPrEx>
        <w:trPr>
          <w:ins w:id="5007" w:author="Regina Casanova" w:date="2018-07-07T15:18:00Z"/>
        </w:trPr>
        <w:tc>
          <w:tcPr>
            <w:tcW w:w="504" w:type="dxa"/>
            <w:tcBorders>
              <w:left w:val="single" w:sz="8" w:space="0" w:color="000000"/>
              <w:bottom w:val="single" w:sz="8" w:space="0" w:color="000000"/>
              <w:right w:val="single" w:sz="8" w:space="0" w:color="000000"/>
            </w:tcBorders>
            <w:vAlign w:val="bottom"/>
          </w:tcPr>
          <w:p w14:paraId="7046D323" w14:textId="77777777" w:rsidR="00BA63BC" w:rsidRPr="00BA156B" w:rsidRDefault="00BA63BC" w:rsidP="004105E1">
            <w:pPr>
              <w:autoSpaceDE w:val="0"/>
              <w:autoSpaceDN w:val="0"/>
              <w:adjustRightInd w:val="0"/>
              <w:spacing w:line="360" w:lineRule="atLeast"/>
              <w:jc w:val="right"/>
              <w:rPr>
                <w:ins w:id="5008" w:author="Regina Casanova" w:date="2018-07-07T15:18:00Z"/>
                <w:rFonts w:cs="Times New Roman"/>
                <w:color w:val="000000"/>
                <w:lang w:val="es-PE"/>
              </w:rPr>
            </w:pPr>
            <w:ins w:id="5009" w:author="Regina Casanova" w:date="2018-07-07T15:18:00Z">
              <w:r w:rsidRPr="00BA156B">
                <w:rPr>
                  <w:rFonts w:cs="Times New Roman"/>
                  <w:color w:val="000000"/>
                  <w:lang w:val="es-PE"/>
                </w:rPr>
                <w:t>9</w:t>
              </w:r>
            </w:ins>
          </w:p>
        </w:tc>
        <w:tc>
          <w:tcPr>
            <w:tcW w:w="1715" w:type="dxa"/>
            <w:tcBorders>
              <w:bottom w:val="single" w:sz="8" w:space="0" w:color="000000"/>
              <w:right w:val="single" w:sz="8" w:space="0" w:color="000000"/>
            </w:tcBorders>
            <w:vAlign w:val="bottom"/>
          </w:tcPr>
          <w:p w14:paraId="681EE0BF" w14:textId="77777777" w:rsidR="00BA63BC" w:rsidRPr="00BA156B" w:rsidRDefault="00BA63BC" w:rsidP="004105E1">
            <w:pPr>
              <w:autoSpaceDE w:val="0"/>
              <w:autoSpaceDN w:val="0"/>
              <w:adjustRightInd w:val="0"/>
              <w:spacing w:line="360" w:lineRule="atLeast"/>
              <w:rPr>
                <w:ins w:id="5010" w:author="Regina Casanova" w:date="2018-07-07T15:18:00Z"/>
                <w:rFonts w:cs="Times New Roman"/>
                <w:color w:val="000000"/>
                <w:lang w:val="es-PE"/>
              </w:rPr>
            </w:pPr>
            <w:ins w:id="501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03A0E31F" w14:textId="77777777" w:rsidR="00BA63BC" w:rsidRPr="00BA156B" w:rsidRDefault="00BA63BC" w:rsidP="004105E1">
            <w:pPr>
              <w:autoSpaceDE w:val="0"/>
              <w:autoSpaceDN w:val="0"/>
              <w:adjustRightInd w:val="0"/>
              <w:spacing w:line="360" w:lineRule="atLeast"/>
              <w:rPr>
                <w:ins w:id="5012" w:author="Regina Casanova" w:date="2018-07-07T15:18:00Z"/>
                <w:rFonts w:cs="Times New Roman"/>
                <w:color w:val="000000"/>
                <w:lang w:val="es-PE"/>
              </w:rPr>
            </w:pPr>
            <w:ins w:id="5013" w:author="Regina Casanova" w:date="2018-07-07T15:18:00Z">
              <w:r w:rsidRPr="00BA156B">
                <w:rPr>
                  <w:rFonts w:cs="Times New Roman"/>
                  <w:color w:val="000000"/>
                  <w:lang w:val="es-PE"/>
                </w:rPr>
                <w:t>Clasificación por tipo de seguro</w:t>
              </w:r>
            </w:ins>
          </w:p>
        </w:tc>
        <w:tc>
          <w:tcPr>
            <w:tcW w:w="5380" w:type="dxa"/>
            <w:tcBorders>
              <w:bottom w:val="single" w:sz="8" w:space="0" w:color="000000"/>
              <w:right w:val="single" w:sz="8" w:space="0" w:color="000000"/>
            </w:tcBorders>
            <w:vAlign w:val="bottom"/>
          </w:tcPr>
          <w:p w14:paraId="4E35C6AC" w14:textId="77777777" w:rsidR="00BA63BC" w:rsidRPr="00BA156B" w:rsidRDefault="00BA63BC" w:rsidP="004105E1">
            <w:pPr>
              <w:autoSpaceDE w:val="0"/>
              <w:autoSpaceDN w:val="0"/>
              <w:adjustRightInd w:val="0"/>
              <w:spacing w:line="360" w:lineRule="atLeast"/>
              <w:rPr>
                <w:ins w:id="5014" w:author="Regina Casanova" w:date="2018-07-07T15:18:00Z"/>
                <w:rFonts w:cs="Times New Roman"/>
                <w:color w:val="000000"/>
                <w:lang w:val="es-PE"/>
              </w:rPr>
            </w:pPr>
            <w:ins w:id="5015" w:author="Regina Casanova" w:date="2018-07-07T15:18:00Z">
              <w:r>
                <w:rPr>
                  <w:rFonts w:cs="Times New Roman"/>
                  <w:color w:val="000000"/>
                  <w:lang w:val="es-PE"/>
                </w:rPr>
                <w:t>Co</w:t>
              </w:r>
              <w:r w:rsidRPr="00BA156B">
                <w:rPr>
                  <w:rFonts w:cs="Times New Roman"/>
                  <w:color w:val="000000"/>
                  <w:lang w:val="es-PE"/>
                </w:rPr>
                <w:t>mo trabajador administrativo de SUSALUD quiero poder filtrar por tipo de seguro que tenga el ciudadano para poder ver si hay diferencias en atención de asegurados</w:t>
              </w:r>
            </w:ins>
          </w:p>
        </w:tc>
        <w:tc>
          <w:tcPr>
            <w:tcW w:w="2341" w:type="dxa"/>
            <w:tcBorders>
              <w:bottom w:val="single" w:sz="8" w:space="0" w:color="000000"/>
              <w:right w:val="single" w:sz="8" w:space="0" w:color="000000"/>
            </w:tcBorders>
            <w:vAlign w:val="bottom"/>
          </w:tcPr>
          <w:p w14:paraId="001386FC" w14:textId="77777777" w:rsidR="00BA63BC" w:rsidRPr="00BA156B" w:rsidRDefault="00BA63BC" w:rsidP="004105E1">
            <w:pPr>
              <w:autoSpaceDE w:val="0"/>
              <w:autoSpaceDN w:val="0"/>
              <w:adjustRightInd w:val="0"/>
              <w:spacing w:line="360" w:lineRule="atLeast"/>
              <w:rPr>
                <w:ins w:id="5016" w:author="Regina Casanova" w:date="2018-07-07T15:18:00Z"/>
                <w:rFonts w:cs="Times New Roman"/>
                <w:color w:val="000000"/>
                <w:lang w:val="es-PE"/>
              </w:rPr>
            </w:pPr>
            <w:ins w:id="5017" w:author="Regina Casanova" w:date="2018-07-07T15:18:00Z">
              <w:r w:rsidRPr="00BA156B">
                <w:rPr>
                  <w:rFonts w:cs="Times New Roman"/>
                  <w:color w:val="000000"/>
                  <w:lang w:val="es-PE"/>
                </w:rPr>
                <w:t>Filtro por tipo de seguro que se jale desde el servicio de SUSALUD</w:t>
              </w:r>
            </w:ins>
          </w:p>
        </w:tc>
        <w:tc>
          <w:tcPr>
            <w:tcW w:w="1559" w:type="dxa"/>
            <w:tcBorders>
              <w:bottom w:val="single" w:sz="8" w:space="0" w:color="000000"/>
              <w:right w:val="single" w:sz="8" w:space="0" w:color="000000"/>
            </w:tcBorders>
            <w:vAlign w:val="bottom"/>
          </w:tcPr>
          <w:p w14:paraId="082E2480" w14:textId="77777777" w:rsidR="00BA63BC" w:rsidRPr="00BA156B" w:rsidRDefault="00BA63BC" w:rsidP="004105E1">
            <w:pPr>
              <w:autoSpaceDE w:val="0"/>
              <w:autoSpaceDN w:val="0"/>
              <w:adjustRightInd w:val="0"/>
              <w:spacing w:line="360" w:lineRule="atLeast"/>
              <w:rPr>
                <w:ins w:id="5018" w:author="Regina Casanova" w:date="2018-07-07T15:18:00Z"/>
                <w:rFonts w:cs="Times New Roman"/>
                <w:color w:val="000000"/>
                <w:lang w:val="es-PE"/>
              </w:rPr>
            </w:pPr>
            <w:ins w:id="5019" w:author="Regina Casanova" w:date="2018-07-07T15:18:00Z">
              <w:r w:rsidRPr="00BA156B">
                <w:rPr>
                  <w:rFonts w:cs="Times New Roman"/>
                  <w:color w:val="000000"/>
                  <w:lang w:val="es-PE"/>
                </w:rPr>
                <w:t>bajo - 1</w:t>
              </w:r>
            </w:ins>
          </w:p>
        </w:tc>
      </w:tr>
      <w:tr w:rsidR="00BA63BC" w:rsidRPr="00BA156B" w14:paraId="06AB5305" w14:textId="77777777" w:rsidTr="004105E1">
        <w:tblPrEx>
          <w:tblBorders>
            <w:top w:val="none" w:sz="0" w:space="0" w:color="auto"/>
          </w:tblBorders>
        </w:tblPrEx>
        <w:trPr>
          <w:ins w:id="502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23502" w14:textId="77777777" w:rsidR="00BA63BC" w:rsidRPr="00BA156B" w:rsidRDefault="00BA63BC" w:rsidP="004105E1">
            <w:pPr>
              <w:autoSpaceDE w:val="0"/>
              <w:autoSpaceDN w:val="0"/>
              <w:adjustRightInd w:val="0"/>
              <w:spacing w:line="360" w:lineRule="atLeast"/>
              <w:jc w:val="right"/>
              <w:rPr>
                <w:ins w:id="5021" w:author="Regina Casanova" w:date="2018-07-07T15:18:00Z"/>
                <w:rFonts w:cs="Times New Roman"/>
                <w:color w:val="000000"/>
                <w:lang w:val="es-PE"/>
              </w:rPr>
            </w:pPr>
            <w:ins w:id="5022" w:author="Regina Casanova" w:date="2018-07-07T15:18:00Z">
              <w:r w:rsidRPr="00BA156B">
                <w:rPr>
                  <w:rFonts w:cs="Times New Roman"/>
                  <w:color w:val="000000"/>
                  <w:lang w:val="es-PE"/>
                </w:rPr>
                <w:t>10</w:t>
              </w:r>
            </w:ins>
          </w:p>
        </w:tc>
        <w:tc>
          <w:tcPr>
            <w:tcW w:w="1715" w:type="dxa"/>
            <w:tcBorders>
              <w:bottom w:val="single" w:sz="8" w:space="0" w:color="000000"/>
              <w:right w:val="single" w:sz="8" w:space="0" w:color="000000"/>
            </w:tcBorders>
            <w:shd w:val="clear" w:color="auto" w:fill="E1E0E0"/>
            <w:vAlign w:val="bottom"/>
          </w:tcPr>
          <w:p w14:paraId="42E853C9" w14:textId="77777777" w:rsidR="00BA63BC" w:rsidRPr="00BA156B" w:rsidRDefault="00BA63BC" w:rsidP="004105E1">
            <w:pPr>
              <w:autoSpaceDE w:val="0"/>
              <w:autoSpaceDN w:val="0"/>
              <w:adjustRightInd w:val="0"/>
              <w:spacing w:line="360" w:lineRule="atLeast"/>
              <w:rPr>
                <w:ins w:id="5023" w:author="Regina Casanova" w:date="2018-07-07T15:18:00Z"/>
                <w:rFonts w:cs="Times New Roman"/>
                <w:color w:val="000000"/>
                <w:lang w:val="es-PE"/>
              </w:rPr>
            </w:pPr>
            <w:ins w:id="5024"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65E3197D" w14:textId="77777777" w:rsidR="00BA63BC" w:rsidRPr="00BA156B" w:rsidRDefault="00BA63BC" w:rsidP="004105E1">
            <w:pPr>
              <w:autoSpaceDE w:val="0"/>
              <w:autoSpaceDN w:val="0"/>
              <w:adjustRightInd w:val="0"/>
              <w:spacing w:line="360" w:lineRule="atLeast"/>
              <w:rPr>
                <w:ins w:id="5025" w:author="Regina Casanova" w:date="2018-07-07T15:18:00Z"/>
                <w:rFonts w:cs="Times New Roman"/>
                <w:color w:val="000000"/>
                <w:lang w:val="es-PE"/>
              </w:rPr>
            </w:pPr>
            <w:ins w:id="5026" w:author="Regina Casanova" w:date="2018-07-07T15:18:00Z">
              <w:r w:rsidRPr="00BA156B">
                <w:rPr>
                  <w:rFonts w:cs="Times New Roman"/>
                  <w:color w:val="000000"/>
                  <w:lang w:val="es-PE"/>
                </w:rPr>
                <w:t>Confirmación de registro de reclamo</w:t>
              </w:r>
            </w:ins>
          </w:p>
        </w:tc>
        <w:tc>
          <w:tcPr>
            <w:tcW w:w="5380" w:type="dxa"/>
            <w:tcBorders>
              <w:bottom w:val="single" w:sz="8" w:space="0" w:color="000000"/>
              <w:right w:val="single" w:sz="8" w:space="0" w:color="000000"/>
            </w:tcBorders>
            <w:shd w:val="clear" w:color="auto" w:fill="E1E0E0"/>
            <w:vAlign w:val="bottom"/>
          </w:tcPr>
          <w:p w14:paraId="5455B796" w14:textId="77777777" w:rsidR="00BA63BC" w:rsidRPr="00BA156B" w:rsidRDefault="00BA63BC" w:rsidP="004105E1">
            <w:pPr>
              <w:autoSpaceDE w:val="0"/>
              <w:autoSpaceDN w:val="0"/>
              <w:adjustRightInd w:val="0"/>
              <w:spacing w:line="360" w:lineRule="atLeast"/>
              <w:rPr>
                <w:ins w:id="5027" w:author="Regina Casanova" w:date="2018-07-07T15:18:00Z"/>
                <w:rFonts w:cs="Times New Roman"/>
                <w:color w:val="000000"/>
                <w:lang w:val="es-PE"/>
              </w:rPr>
            </w:pPr>
            <w:ins w:id="5028" w:author="Regina Casanova" w:date="2018-07-07T15:18:00Z">
              <w:r>
                <w:rPr>
                  <w:rFonts w:cs="Times New Roman"/>
                  <w:color w:val="000000"/>
                  <w:lang w:val="es-PE"/>
                </w:rPr>
                <w:t>Co</w:t>
              </w:r>
              <w:r w:rsidRPr="00BA156B">
                <w:rPr>
                  <w:rFonts w:cs="Times New Roman"/>
                  <w:color w:val="000000"/>
                  <w:lang w:val="es-PE"/>
                </w:rPr>
                <w:t>mo ciudadano quiero recibir una confirmación del registro del reclamo para poder estar seguro que se registró correctamente</w:t>
              </w:r>
            </w:ins>
          </w:p>
        </w:tc>
        <w:tc>
          <w:tcPr>
            <w:tcW w:w="2341" w:type="dxa"/>
            <w:tcBorders>
              <w:bottom w:val="single" w:sz="8" w:space="0" w:color="000000"/>
              <w:right w:val="single" w:sz="8" w:space="0" w:color="000000"/>
            </w:tcBorders>
            <w:shd w:val="clear" w:color="auto" w:fill="E1E0E0"/>
            <w:vAlign w:val="bottom"/>
          </w:tcPr>
          <w:p w14:paraId="7770D3E6" w14:textId="77777777" w:rsidR="00BA63BC" w:rsidRPr="00BA156B" w:rsidRDefault="00BA63BC" w:rsidP="004105E1">
            <w:pPr>
              <w:autoSpaceDE w:val="0"/>
              <w:autoSpaceDN w:val="0"/>
              <w:adjustRightInd w:val="0"/>
              <w:spacing w:line="360" w:lineRule="atLeast"/>
              <w:rPr>
                <w:ins w:id="5029" w:author="Regina Casanova" w:date="2018-07-07T15:18:00Z"/>
                <w:rFonts w:cs="Times New Roman"/>
                <w:color w:val="000000"/>
                <w:lang w:val="es-PE"/>
              </w:rPr>
            </w:pPr>
            <w:ins w:id="5030" w:author="Regina Casanova" w:date="2018-07-07T15:18:00Z">
              <w:r w:rsidRPr="00BA156B">
                <w:rPr>
                  <w:rFonts w:cs="Times New Roman"/>
                  <w:color w:val="000000"/>
                  <w:lang w:val="es-PE"/>
                </w:rPr>
                <w:t>Enviar correo de confirmación / SMS con número de reclamo</w:t>
              </w:r>
            </w:ins>
          </w:p>
        </w:tc>
        <w:tc>
          <w:tcPr>
            <w:tcW w:w="1559" w:type="dxa"/>
            <w:tcBorders>
              <w:bottom w:val="single" w:sz="8" w:space="0" w:color="000000"/>
              <w:right w:val="single" w:sz="8" w:space="0" w:color="000000"/>
            </w:tcBorders>
            <w:shd w:val="clear" w:color="auto" w:fill="E1E0E0"/>
            <w:vAlign w:val="bottom"/>
          </w:tcPr>
          <w:p w14:paraId="3E7E19AA" w14:textId="77777777" w:rsidR="00BA63BC" w:rsidRPr="00BA156B" w:rsidRDefault="00BA63BC" w:rsidP="004105E1">
            <w:pPr>
              <w:autoSpaceDE w:val="0"/>
              <w:autoSpaceDN w:val="0"/>
              <w:adjustRightInd w:val="0"/>
              <w:spacing w:line="360" w:lineRule="atLeast"/>
              <w:rPr>
                <w:ins w:id="5031" w:author="Regina Casanova" w:date="2018-07-07T15:18:00Z"/>
                <w:rFonts w:cs="Times New Roman"/>
                <w:color w:val="000000"/>
                <w:lang w:val="es-PE"/>
              </w:rPr>
            </w:pPr>
            <w:ins w:id="5032" w:author="Regina Casanova" w:date="2018-07-07T15:18:00Z">
              <w:r w:rsidRPr="00BA156B">
                <w:rPr>
                  <w:rFonts w:cs="Times New Roman"/>
                  <w:color w:val="000000"/>
                  <w:lang w:val="es-PE"/>
                </w:rPr>
                <w:t>Alto - 3</w:t>
              </w:r>
            </w:ins>
          </w:p>
        </w:tc>
      </w:tr>
      <w:tr w:rsidR="00BA63BC" w:rsidRPr="00BA156B" w14:paraId="2DC54679" w14:textId="77777777" w:rsidTr="004105E1">
        <w:tblPrEx>
          <w:tblBorders>
            <w:top w:val="none" w:sz="0" w:space="0" w:color="auto"/>
          </w:tblBorders>
        </w:tblPrEx>
        <w:trPr>
          <w:ins w:id="5033" w:author="Regina Casanova" w:date="2018-07-07T15:18:00Z"/>
        </w:trPr>
        <w:tc>
          <w:tcPr>
            <w:tcW w:w="504" w:type="dxa"/>
            <w:tcBorders>
              <w:left w:val="single" w:sz="8" w:space="0" w:color="000000"/>
              <w:bottom w:val="single" w:sz="8" w:space="0" w:color="000000"/>
              <w:right w:val="single" w:sz="8" w:space="0" w:color="000000"/>
            </w:tcBorders>
            <w:vAlign w:val="bottom"/>
          </w:tcPr>
          <w:p w14:paraId="759CAC7F" w14:textId="77777777" w:rsidR="00BA63BC" w:rsidRPr="00BA156B" w:rsidRDefault="00BA63BC" w:rsidP="004105E1">
            <w:pPr>
              <w:autoSpaceDE w:val="0"/>
              <w:autoSpaceDN w:val="0"/>
              <w:adjustRightInd w:val="0"/>
              <w:spacing w:line="360" w:lineRule="atLeast"/>
              <w:jc w:val="right"/>
              <w:rPr>
                <w:ins w:id="5034" w:author="Regina Casanova" w:date="2018-07-07T15:18:00Z"/>
                <w:rFonts w:cs="Times New Roman"/>
                <w:color w:val="000000"/>
                <w:lang w:val="es-PE"/>
              </w:rPr>
            </w:pPr>
            <w:ins w:id="5035" w:author="Regina Casanova" w:date="2018-07-07T15:18:00Z">
              <w:r w:rsidRPr="00BA156B">
                <w:rPr>
                  <w:rFonts w:cs="Times New Roman"/>
                  <w:color w:val="000000"/>
                  <w:lang w:val="es-PE"/>
                </w:rPr>
                <w:t>11</w:t>
              </w:r>
            </w:ins>
          </w:p>
        </w:tc>
        <w:tc>
          <w:tcPr>
            <w:tcW w:w="1715" w:type="dxa"/>
            <w:tcBorders>
              <w:bottom w:val="single" w:sz="8" w:space="0" w:color="000000"/>
              <w:right w:val="single" w:sz="8" w:space="0" w:color="000000"/>
            </w:tcBorders>
            <w:vAlign w:val="bottom"/>
          </w:tcPr>
          <w:p w14:paraId="1692817F" w14:textId="77777777" w:rsidR="00BA63BC" w:rsidRPr="00BA156B" w:rsidRDefault="00BA63BC" w:rsidP="004105E1">
            <w:pPr>
              <w:autoSpaceDE w:val="0"/>
              <w:autoSpaceDN w:val="0"/>
              <w:adjustRightInd w:val="0"/>
              <w:spacing w:line="360" w:lineRule="atLeast"/>
              <w:rPr>
                <w:ins w:id="5036" w:author="Regina Casanova" w:date="2018-07-07T15:18:00Z"/>
                <w:rFonts w:cs="Times New Roman"/>
                <w:color w:val="000000"/>
                <w:lang w:val="es-PE"/>
              </w:rPr>
            </w:pPr>
            <w:ins w:id="5037"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0D7E9445" w14:textId="77777777" w:rsidR="00BA63BC" w:rsidRPr="00BA156B" w:rsidRDefault="00BA63BC" w:rsidP="004105E1">
            <w:pPr>
              <w:autoSpaceDE w:val="0"/>
              <w:autoSpaceDN w:val="0"/>
              <w:adjustRightInd w:val="0"/>
              <w:spacing w:line="360" w:lineRule="atLeast"/>
              <w:rPr>
                <w:ins w:id="5038" w:author="Regina Casanova" w:date="2018-07-07T15:18:00Z"/>
                <w:rFonts w:cs="Times New Roman"/>
                <w:color w:val="000000"/>
                <w:lang w:val="es-PE"/>
              </w:rPr>
            </w:pPr>
            <w:ins w:id="5039" w:author="Regina Casanova" w:date="2018-07-07T15:18:00Z">
              <w:r w:rsidRPr="00BA156B">
                <w:rPr>
                  <w:rFonts w:cs="Times New Roman"/>
                  <w:color w:val="000000"/>
                  <w:lang w:val="es-PE"/>
                </w:rPr>
                <w:t>Identificación</w:t>
              </w:r>
            </w:ins>
          </w:p>
        </w:tc>
        <w:tc>
          <w:tcPr>
            <w:tcW w:w="5380" w:type="dxa"/>
            <w:tcBorders>
              <w:bottom w:val="single" w:sz="8" w:space="0" w:color="000000"/>
              <w:right w:val="single" w:sz="8" w:space="0" w:color="000000"/>
            </w:tcBorders>
            <w:vAlign w:val="bottom"/>
          </w:tcPr>
          <w:p w14:paraId="4C0AD835" w14:textId="77777777" w:rsidR="00BA63BC" w:rsidRPr="00BA156B" w:rsidRDefault="00BA63BC" w:rsidP="004105E1">
            <w:pPr>
              <w:autoSpaceDE w:val="0"/>
              <w:autoSpaceDN w:val="0"/>
              <w:adjustRightInd w:val="0"/>
              <w:spacing w:line="360" w:lineRule="atLeast"/>
              <w:rPr>
                <w:ins w:id="5040" w:author="Regina Casanova" w:date="2018-07-07T15:18:00Z"/>
                <w:rFonts w:cs="Times New Roman"/>
                <w:color w:val="000000"/>
                <w:lang w:val="es-PE"/>
              </w:rPr>
            </w:pPr>
            <w:ins w:id="5041" w:author="Regina Casanova" w:date="2018-07-07T15:18:00Z">
              <w:r>
                <w:rPr>
                  <w:rFonts w:cs="Times New Roman"/>
                  <w:color w:val="000000"/>
                  <w:lang w:val="es-PE"/>
                </w:rPr>
                <w:t>Co</w:t>
              </w:r>
              <w:r w:rsidRPr="00BA156B">
                <w:rPr>
                  <w:rFonts w:cs="Times New Roman"/>
                  <w:color w:val="000000"/>
                  <w:lang w:val="es-PE"/>
                </w:rPr>
                <w:t>mo ciudadano quiero poder presentar un reclamo identificándome para poder acelerar el proceso de resolución del reclamo</w:t>
              </w:r>
            </w:ins>
          </w:p>
        </w:tc>
        <w:tc>
          <w:tcPr>
            <w:tcW w:w="2341" w:type="dxa"/>
            <w:tcBorders>
              <w:bottom w:val="single" w:sz="8" w:space="0" w:color="000000"/>
              <w:right w:val="single" w:sz="8" w:space="0" w:color="000000"/>
            </w:tcBorders>
            <w:vAlign w:val="bottom"/>
          </w:tcPr>
          <w:p w14:paraId="57154B7C" w14:textId="77777777" w:rsidR="00BA63BC" w:rsidRPr="00BA156B" w:rsidRDefault="00BA63BC" w:rsidP="004105E1">
            <w:pPr>
              <w:autoSpaceDE w:val="0"/>
              <w:autoSpaceDN w:val="0"/>
              <w:adjustRightInd w:val="0"/>
              <w:spacing w:line="360" w:lineRule="atLeast"/>
              <w:rPr>
                <w:ins w:id="5042" w:author="Regina Casanova" w:date="2018-07-07T15:18:00Z"/>
                <w:rFonts w:cs="Times New Roman"/>
                <w:color w:val="000000"/>
                <w:lang w:val="es-PE"/>
              </w:rPr>
            </w:pPr>
            <w:ins w:id="5043" w:author="Regina Casanova" w:date="2018-07-07T15:18:00Z">
              <w:r w:rsidRPr="00BA156B">
                <w:rPr>
                  <w:rFonts w:cs="Times New Roman"/>
                  <w:color w:val="000000"/>
                  <w:lang w:val="es-PE"/>
                </w:rPr>
                <w:t>Pedir DNI del que se queja y validarlo con fecha de cumpleaños</w:t>
              </w:r>
            </w:ins>
          </w:p>
        </w:tc>
        <w:tc>
          <w:tcPr>
            <w:tcW w:w="1559" w:type="dxa"/>
            <w:tcBorders>
              <w:bottom w:val="single" w:sz="8" w:space="0" w:color="000000"/>
              <w:right w:val="single" w:sz="8" w:space="0" w:color="000000"/>
            </w:tcBorders>
            <w:vAlign w:val="bottom"/>
          </w:tcPr>
          <w:p w14:paraId="66FDB2E7" w14:textId="77777777" w:rsidR="00BA63BC" w:rsidRPr="00BA156B" w:rsidRDefault="00BA63BC" w:rsidP="004105E1">
            <w:pPr>
              <w:autoSpaceDE w:val="0"/>
              <w:autoSpaceDN w:val="0"/>
              <w:adjustRightInd w:val="0"/>
              <w:spacing w:line="360" w:lineRule="atLeast"/>
              <w:rPr>
                <w:ins w:id="5044" w:author="Regina Casanova" w:date="2018-07-07T15:18:00Z"/>
                <w:rFonts w:cs="Times New Roman"/>
                <w:color w:val="000000"/>
                <w:lang w:val="es-PE"/>
              </w:rPr>
            </w:pPr>
            <w:ins w:id="5045" w:author="Regina Casanova" w:date="2018-07-07T15:18:00Z">
              <w:r w:rsidRPr="00BA156B">
                <w:rPr>
                  <w:rFonts w:cs="Times New Roman"/>
                  <w:color w:val="000000"/>
                  <w:lang w:val="es-PE"/>
                </w:rPr>
                <w:t>Alto - 3</w:t>
              </w:r>
            </w:ins>
          </w:p>
        </w:tc>
      </w:tr>
      <w:tr w:rsidR="00BA63BC" w:rsidRPr="00BA156B" w14:paraId="7DCE3687" w14:textId="77777777" w:rsidTr="004105E1">
        <w:tblPrEx>
          <w:tblBorders>
            <w:top w:val="none" w:sz="0" w:space="0" w:color="auto"/>
          </w:tblBorders>
        </w:tblPrEx>
        <w:trPr>
          <w:ins w:id="504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2D61C8" w14:textId="77777777" w:rsidR="00BA63BC" w:rsidRPr="00BA156B" w:rsidRDefault="00BA63BC" w:rsidP="004105E1">
            <w:pPr>
              <w:autoSpaceDE w:val="0"/>
              <w:autoSpaceDN w:val="0"/>
              <w:adjustRightInd w:val="0"/>
              <w:spacing w:line="360" w:lineRule="atLeast"/>
              <w:jc w:val="right"/>
              <w:rPr>
                <w:ins w:id="5047" w:author="Regina Casanova" w:date="2018-07-07T15:18:00Z"/>
                <w:rFonts w:cs="Times New Roman"/>
                <w:color w:val="000000"/>
                <w:lang w:val="es-PE"/>
              </w:rPr>
            </w:pPr>
            <w:ins w:id="5048" w:author="Regina Casanova" w:date="2018-07-07T15:18:00Z">
              <w:r w:rsidRPr="00BA156B">
                <w:rPr>
                  <w:rFonts w:cs="Times New Roman"/>
                  <w:color w:val="000000"/>
                  <w:lang w:val="es-PE"/>
                </w:rPr>
                <w:lastRenderedPageBreak/>
                <w:t>12</w:t>
              </w:r>
            </w:ins>
          </w:p>
        </w:tc>
        <w:tc>
          <w:tcPr>
            <w:tcW w:w="1715" w:type="dxa"/>
            <w:tcBorders>
              <w:bottom w:val="single" w:sz="8" w:space="0" w:color="000000"/>
              <w:right w:val="single" w:sz="8" w:space="0" w:color="000000"/>
            </w:tcBorders>
            <w:shd w:val="clear" w:color="auto" w:fill="E1E0E0"/>
            <w:vAlign w:val="bottom"/>
          </w:tcPr>
          <w:p w14:paraId="5C0CF69E" w14:textId="77777777" w:rsidR="00BA63BC" w:rsidRPr="00BA156B" w:rsidRDefault="00BA63BC" w:rsidP="004105E1">
            <w:pPr>
              <w:autoSpaceDE w:val="0"/>
              <w:autoSpaceDN w:val="0"/>
              <w:adjustRightInd w:val="0"/>
              <w:spacing w:line="360" w:lineRule="atLeast"/>
              <w:rPr>
                <w:ins w:id="5049" w:author="Regina Casanova" w:date="2018-07-07T15:18:00Z"/>
                <w:rFonts w:cs="Times New Roman"/>
                <w:color w:val="000000"/>
                <w:lang w:val="es-PE"/>
              </w:rPr>
            </w:pPr>
            <w:ins w:id="5050"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785DF7BE" w14:textId="77777777" w:rsidR="00BA63BC" w:rsidRPr="00BA156B" w:rsidRDefault="00BA63BC" w:rsidP="004105E1">
            <w:pPr>
              <w:autoSpaceDE w:val="0"/>
              <w:autoSpaceDN w:val="0"/>
              <w:adjustRightInd w:val="0"/>
              <w:spacing w:line="360" w:lineRule="atLeast"/>
              <w:rPr>
                <w:ins w:id="5051" w:author="Regina Casanova" w:date="2018-07-07T15:18:00Z"/>
                <w:rFonts w:cs="Times New Roman"/>
                <w:color w:val="000000"/>
                <w:lang w:val="es-PE"/>
              </w:rPr>
            </w:pPr>
            <w:ins w:id="5052" w:author="Regina Casanova" w:date="2018-07-07T15:18:00Z">
              <w:r w:rsidRPr="00BA156B">
                <w:rPr>
                  <w:rFonts w:cs="Times New Roman"/>
                  <w:color w:val="000000"/>
                  <w:lang w:val="es-PE"/>
                </w:rPr>
                <w:t>Temas parecidos a su reclamo y temas populares</w:t>
              </w:r>
            </w:ins>
          </w:p>
        </w:tc>
        <w:tc>
          <w:tcPr>
            <w:tcW w:w="5380" w:type="dxa"/>
            <w:tcBorders>
              <w:bottom w:val="single" w:sz="8" w:space="0" w:color="000000"/>
              <w:right w:val="single" w:sz="8" w:space="0" w:color="000000"/>
            </w:tcBorders>
            <w:shd w:val="clear" w:color="auto" w:fill="E1E0E0"/>
            <w:vAlign w:val="bottom"/>
          </w:tcPr>
          <w:p w14:paraId="47F626E3" w14:textId="77777777" w:rsidR="00BA63BC" w:rsidRPr="00BA156B" w:rsidRDefault="00BA63BC" w:rsidP="004105E1">
            <w:pPr>
              <w:autoSpaceDE w:val="0"/>
              <w:autoSpaceDN w:val="0"/>
              <w:adjustRightInd w:val="0"/>
              <w:spacing w:line="360" w:lineRule="atLeast"/>
              <w:rPr>
                <w:ins w:id="5053" w:author="Regina Casanova" w:date="2018-07-07T15:18:00Z"/>
                <w:rFonts w:cs="Times New Roman"/>
                <w:color w:val="000000"/>
                <w:lang w:val="es-PE"/>
              </w:rPr>
            </w:pPr>
            <w:ins w:id="5054" w:author="Regina Casanova" w:date="2018-07-07T15:18:00Z">
              <w:r>
                <w:rPr>
                  <w:rFonts w:cs="Times New Roman"/>
                  <w:color w:val="000000"/>
                  <w:lang w:val="es-PE"/>
                </w:rPr>
                <w:t>Co</w:t>
              </w:r>
              <w:r w:rsidRPr="00BA156B">
                <w:rPr>
                  <w:rFonts w:cs="Times New Roman"/>
                  <w:color w:val="000000"/>
                  <w:lang w:val="es-PE"/>
                </w:rPr>
                <w:t>mo ciudadano quiero poder ver temas parecidos a mi reclamo y temas populares para poder comprobar que los problemas suceden a todos</w:t>
              </w:r>
            </w:ins>
          </w:p>
        </w:tc>
        <w:tc>
          <w:tcPr>
            <w:tcW w:w="2341" w:type="dxa"/>
            <w:tcBorders>
              <w:bottom w:val="single" w:sz="8" w:space="0" w:color="000000"/>
              <w:right w:val="single" w:sz="8" w:space="0" w:color="000000"/>
            </w:tcBorders>
            <w:shd w:val="clear" w:color="auto" w:fill="E1E0E0"/>
            <w:vAlign w:val="bottom"/>
          </w:tcPr>
          <w:p w14:paraId="493EBDD6" w14:textId="77777777" w:rsidR="00BA63BC" w:rsidRPr="00BA156B" w:rsidRDefault="00BA63BC" w:rsidP="004105E1">
            <w:pPr>
              <w:autoSpaceDE w:val="0"/>
              <w:autoSpaceDN w:val="0"/>
              <w:adjustRightInd w:val="0"/>
              <w:spacing w:line="360" w:lineRule="atLeast"/>
              <w:rPr>
                <w:ins w:id="5055" w:author="Regina Casanova" w:date="2018-07-07T15:18:00Z"/>
                <w:rFonts w:cs="Times New Roman"/>
                <w:color w:val="000000"/>
                <w:lang w:val="es-PE"/>
              </w:rPr>
            </w:pPr>
            <w:ins w:id="5056" w:author="Regina Casanova" w:date="2018-07-07T15:18:00Z">
              <w:r w:rsidRPr="00BA156B">
                <w:rPr>
                  <w:rFonts w:cs="Times New Roman"/>
                  <w:color w:val="000000"/>
                  <w:lang w:val="es-PE"/>
                </w:rPr>
                <w:t>Armar web de tendencias y de temas populares</w:t>
              </w:r>
            </w:ins>
          </w:p>
        </w:tc>
        <w:tc>
          <w:tcPr>
            <w:tcW w:w="1559" w:type="dxa"/>
            <w:tcBorders>
              <w:bottom w:val="single" w:sz="8" w:space="0" w:color="000000"/>
              <w:right w:val="single" w:sz="8" w:space="0" w:color="000000"/>
            </w:tcBorders>
            <w:shd w:val="clear" w:color="auto" w:fill="E1E0E0"/>
            <w:vAlign w:val="bottom"/>
          </w:tcPr>
          <w:p w14:paraId="07059FC0" w14:textId="77777777" w:rsidR="00BA63BC" w:rsidRPr="00BA156B" w:rsidRDefault="00BA63BC" w:rsidP="004105E1">
            <w:pPr>
              <w:autoSpaceDE w:val="0"/>
              <w:autoSpaceDN w:val="0"/>
              <w:adjustRightInd w:val="0"/>
              <w:spacing w:line="360" w:lineRule="atLeast"/>
              <w:rPr>
                <w:ins w:id="5057" w:author="Regina Casanova" w:date="2018-07-07T15:18:00Z"/>
                <w:rFonts w:cs="Times New Roman"/>
                <w:color w:val="000000"/>
                <w:lang w:val="es-PE"/>
              </w:rPr>
            </w:pPr>
            <w:ins w:id="5058" w:author="Regina Casanova" w:date="2018-07-07T15:18:00Z">
              <w:r w:rsidRPr="00BA156B">
                <w:rPr>
                  <w:rFonts w:cs="Times New Roman"/>
                  <w:color w:val="000000"/>
                  <w:lang w:val="es-PE"/>
                </w:rPr>
                <w:t>Bajo - 1</w:t>
              </w:r>
            </w:ins>
          </w:p>
        </w:tc>
      </w:tr>
      <w:tr w:rsidR="00BA63BC" w:rsidRPr="00BA156B" w14:paraId="06370B32" w14:textId="77777777" w:rsidTr="004105E1">
        <w:tblPrEx>
          <w:tblBorders>
            <w:top w:val="none" w:sz="0" w:space="0" w:color="auto"/>
          </w:tblBorders>
        </w:tblPrEx>
        <w:trPr>
          <w:ins w:id="5059" w:author="Regina Casanova" w:date="2018-07-07T15:18:00Z"/>
        </w:trPr>
        <w:tc>
          <w:tcPr>
            <w:tcW w:w="504" w:type="dxa"/>
            <w:tcBorders>
              <w:left w:val="single" w:sz="8" w:space="0" w:color="000000"/>
              <w:bottom w:val="single" w:sz="8" w:space="0" w:color="000000"/>
              <w:right w:val="single" w:sz="8" w:space="0" w:color="000000"/>
            </w:tcBorders>
            <w:vAlign w:val="bottom"/>
          </w:tcPr>
          <w:p w14:paraId="6B0ED892" w14:textId="77777777" w:rsidR="00BA63BC" w:rsidRPr="00BA156B" w:rsidRDefault="00BA63BC" w:rsidP="004105E1">
            <w:pPr>
              <w:autoSpaceDE w:val="0"/>
              <w:autoSpaceDN w:val="0"/>
              <w:adjustRightInd w:val="0"/>
              <w:spacing w:line="360" w:lineRule="atLeast"/>
              <w:jc w:val="right"/>
              <w:rPr>
                <w:ins w:id="5060" w:author="Regina Casanova" w:date="2018-07-07T15:18:00Z"/>
                <w:rFonts w:cs="Times New Roman"/>
                <w:color w:val="000000"/>
                <w:lang w:val="es-PE"/>
              </w:rPr>
            </w:pPr>
            <w:ins w:id="5061" w:author="Regina Casanova" w:date="2018-07-07T15:18:00Z">
              <w:r w:rsidRPr="00BA156B">
                <w:rPr>
                  <w:rFonts w:cs="Times New Roman"/>
                  <w:color w:val="000000"/>
                  <w:lang w:val="es-PE"/>
                </w:rPr>
                <w:t>13</w:t>
              </w:r>
            </w:ins>
          </w:p>
        </w:tc>
        <w:tc>
          <w:tcPr>
            <w:tcW w:w="1715" w:type="dxa"/>
            <w:tcBorders>
              <w:bottom w:val="single" w:sz="8" w:space="0" w:color="000000"/>
              <w:right w:val="single" w:sz="8" w:space="0" w:color="000000"/>
            </w:tcBorders>
            <w:vAlign w:val="bottom"/>
          </w:tcPr>
          <w:p w14:paraId="339738E0" w14:textId="77777777" w:rsidR="00BA63BC" w:rsidRPr="00BA156B" w:rsidRDefault="00BA63BC" w:rsidP="004105E1">
            <w:pPr>
              <w:autoSpaceDE w:val="0"/>
              <w:autoSpaceDN w:val="0"/>
              <w:adjustRightInd w:val="0"/>
              <w:spacing w:line="360" w:lineRule="atLeast"/>
              <w:rPr>
                <w:ins w:id="5062" w:author="Regina Casanova" w:date="2018-07-07T15:18:00Z"/>
                <w:rFonts w:cs="Times New Roman"/>
                <w:color w:val="000000"/>
                <w:lang w:val="es-PE"/>
              </w:rPr>
            </w:pPr>
            <w:ins w:id="5063"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4B6DA923" w14:textId="77777777" w:rsidR="00BA63BC" w:rsidRPr="00BA156B" w:rsidRDefault="00BA63BC" w:rsidP="004105E1">
            <w:pPr>
              <w:autoSpaceDE w:val="0"/>
              <w:autoSpaceDN w:val="0"/>
              <w:adjustRightInd w:val="0"/>
              <w:spacing w:line="360" w:lineRule="atLeast"/>
              <w:rPr>
                <w:ins w:id="5064" w:author="Regina Casanova" w:date="2018-07-07T15:18:00Z"/>
                <w:rFonts w:cs="Times New Roman"/>
                <w:color w:val="000000"/>
                <w:lang w:val="es-PE"/>
              </w:rPr>
            </w:pPr>
            <w:ins w:id="5065" w:author="Regina Casanova" w:date="2018-07-07T15:18:00Z">
              <w:r w:rsidRPr="00BA156B">
                <w:rPr>
                  <w:rFonts w:cs="Times New Roman"/>
                  <w:color w:val="000000"/>
                  <w:lang w:val="es-PE"/>
                </w:rPr>
                <w:t>Asegurarse que el reclamo lo reciba alguien</w:t>
              </w:r>
            </w:ins>
          </w:p>
        </w:tc>
        <w:tc>
          <w:tcPr>
            <w:tcW w:w="5380" w:type="dxa"/>
            <w:tcBorders>
              <w:bottom w:val="single" w:sz="8" w:space="0" w:color="000000"/>
              <w:right w:val="single" w:sz="8" w:space="0" w:color="000000"/>
            </w:tcBorders>
            <w:vAlign w:val="bottom"/>
          </w:tcPr>
          <w:p w14:paraId="48FE93A8" w14:textId="77777777" w:rsidR="00BA63BC" w:rsidRPr="00BA156B" w:rsidRDefault="00BA63BC" w:rsidP="004105E1">
            <w:pPr>
              <w:autoSpaceDE w:val="0"/>
              <w:autoSpaceDN w:val="0"/>
              <w:adjustRightInd w:val="0"/>
              <w:spacing w:line="360" w:lineRule="atLeast"/>
              <w:rPr>
                <w:ins w:id="5066" w:author="Regina Casanova" w:date="2018-07-07T15:18:00Z"/>
                <w:rFonts w:cs="Times New Roman"/>
                <w:color w:val="000000"/>
                <w:lang w:val="es-PE"/>
              </w:rPr>
            </w:pPr>
            <w:ins w:id="5067" w:author="Regina Casanova" w:date="2018-07-07T15:18:00Z">
              <w:r>
                <w:rPr>
                  <w:rFonts w:cs="Times New Roman"/>
                  <w:color w:val="000000"/>
                  <w:lang w:val="es-PE"/>
                </w:rPr>
                <w:t>Co</w:t>
              </w:r>
              <w:r w:rsidRPr="00BA156B">
                <w:rPr>
                  <w:rFonts w:cs="Times New Roman"/>
                  <w:color w:val="000000"/>
                  <w:lang w:val="es-PE"/>
                </w:rPr>
                <w:t>mo ciudadano quiero asegurarme que mi reclamo sea recibido para poder sentirme tranquilo de que lo están revisando</w:t>
              </w:r>
            </w:ins>
          </w:p>
        </w:tc>
        <w:tc>
          <w:tcPr>
            <w:tcW w:w="2341" w:type="dxa"/>
            <w:tcBorders>
              <w:bottom w:val="single" w:sz="8" w:space="0" w:color="000000"/>
              <w:right w:val="single" w:sz="8" w:space="0" w:color="000000"/>
            </w:tcBorders>
            <w:vAlign w:val="bottom"/>
          </w:tcPr>
          <w:p w14:paraId="69737C1B" w14:textId="77777777" w:rsidR="00BA63BC" w:rsidRPr="00BA156B" w:rsidRDefault="00BA63BC" w:rsidP="004105E1">
            <w:pPr>
              <w:autoSpaceDE w:val="0"/>
              <w:autoSpaceDN w:val="0"/>
              <w:adjustRightInd w:val="0"/>
              <w:spacing w:line="360" w:lineRule="atLeast"/>
              <w:rPr>
                <w:ins w:id="5068" w:author="Regina Casanova" w:date="2018-07-07T15:18:00Z"/>
                <w:rFonts w:cs="Times New Roman"/>
                <w:color w:val="000000"/>
                <w:lang w:val="es-PE"/>
              </w:rPr>
            </w:pPr>
            <w:ins w:id="5069" w:author="Regina Casanova" w:date="2018-07-07T15:18:00Z">
              <w:r w:rsidRPr="00BA156B">
                <w:rPr>
                  <w:rFonts w:cs="Times New Roman"/>
                  <w:color w:val="000000"/>
                  <w:lang w:val="es-PE"/>
                </w:rPr>
                <w:t>Asignar reclamo a alguien por cada IPRESS y que tenga opción de Leído</w:t>
              </w:r>
            </w:ins>
          </w:p>
        </w:tc>
        <w:tc>
          <w:tcPr>
            <w:tcW w:w="1559" w:type="dxa"/>
            <w:tcBorders>
              <w:bottom w:val="single" w:sz="8" w:space="0" w:color="000000"/>
              <w:right w:val="single" w:sz="8" w:space="0" w:color="000000"/>
            </w:tcBorders>
            <w:vAlign w:val="bottom"/>
          </w:tcPr>
          <w:p w14:paraId="0E6CFD1D" w14:textId="77777777" w:rsidR="00BA63BC" w:rsidRPr="00BA156B" w:rsidRDefault="00BA63BC" w:rsidP="004105E1">
            <w:pPr>
              <w:autoSpaceDE w:val="0"/>
              <w:autoSpaceDN w:val="0"/>
              <w:adjustRightInd w:val="0"/>
              <w:spacing w:line="360" w:lineRule="atLeast"/>
              <w:rPr>
                <w:ins w:id="5070" w:author="Regina Casanova" w:date="2018-07-07T15:18:00Z"/>
                <w:rFonts w:cs="Times New Roman"/>
                <w:color w:val="000000"/>
                <w:lang w:val="es-PE"/>
              </w:rPr>
            </w:pPr>
            <w:ins w:id="5071" w:author="Regina Casanova" w:date="2018-07-07T15:18:00Z">
              <w:r w:rsidRPr="00BA156B">
                <w:rPr>
                  <w:rFonts w:cs="Times New Roman"/>
                  <w:color w:val="000000"/>
                  <w:lang w:val="es-PE"/>
                </w:rPr>
                <w:t>Medio - 2</w:t>
              </w:r>
            </w:ins>
          </w:p>
        </w:tc>
      </w:tr>
      <w:tr w:rsidR="00BA63BC" w:rsidRPr="00BA156B" w14:paraId="18AE24F8" w14:textId="77777777" w:rsidTr="004105E1">
        <w:tblPrEx>
          <w:tblBorders>
            <w:top w:val="none" w:sz="0" w:space="0" w:color="auto"/>
          </w:tblBorders>
        </w:tblPrEx>
        <w:trPr>
          <w:ins w:id="507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B51F7C" w14:textId="77777777" w:rsidR="00BA63BC" w:rsidRPr="00BA156B" w:rsidRDefault="00BA63BC" w:rsidP="004105E1">
            <w:pPr>
              <w:autoSpaceDE w:val="0"/>
              <w:autoSpaceDN w:val="0"/>
              <w:adjustRightInd w:val="0"/>
              <w:spacing w:line="360" w:lineRule="atLeast"/>
              <w:jc w:val="right"/>
              <w:rPr>
                <w:ins w:id="5073" w:author="Regina Casanova" w:date="2018-07-07T15:18:00Z"/>
                <w:rFonts w:cs="Times New Roman"/>
                <w:color w:val="000000"/>
                <w:lang w:val="es-PE"/>
              </w:rPr>
            </w:pPr>
            <w:ins w:id="5074" w:author="Regina Casanova" w:date="2018-07-07T15:18:00Z">
              <w:r w:rsidRPr="00BA156B">
                <w:rPr>
                  <w:rFonts w:cs="Times New Roman"/>
                  <w:color w:val="000000"/>
                  <w:lang w:val="es-PE"/>
                </w:rPr>
                <w:t>14</w:t>
              </w:r>
            </w:ins>
          </w:p>
        </w:tc>
        <w:tc>
          <w:tcPr>
            <w:tcW w:w="1715" w:type="dxa"/>
            <w:tcBorders>
              <w:bottom w:val="single" w:sz="8" w:space="0" w:color="000000"/>
              <w:right w:val="single" w:sz="8" w:space="0" w:color="000000"/>
            </w:tcBorders>
            <w:shd w:val="clear" w:color="auto" w:fill="E1E0E0"/>
            <w:vAlign w:val="bottom"/>
          </w:tcPr>
          <w:p w14:paraId="278592DE" w14:textId="77777777" w:rsidR="00BA63BC" w:rsidRPr="00BA156B" w:rsidRDefault="00BA63BC" w:rsidP="004105E1">
            <w:pPr>
              <w:autoSpaceDE w:val="0"/>
              <w:autoSpaceDN w:val="0"/>
              <w:adjustRightInd w:val="0"/>
              <w:spacing w:line="360" w:lineRule="atLeast"/>
              <w:rPr>
                <w:ins w:id="5075" w:author="Regina Casanova" w:date="2018-07-07T15:18:00Z"/>
                <w:rFonts w:cs="Times New Roman"/>
                <w:color w:val="000000"/>
                <w:lang w:val="es-PE"/>
              </w:rPr>
            </w:pPr>
            <w:ins w:id="5076"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4A6018AD" w14:textId="77777777" w:rsidR="00BA63BC" w:rsidRPr="00BA156B" w:rsidRDefault="00BA63BC" w:rsidP="004105E1">
            <w:pPr>
              <w:autoSpaceDE w:val="0"/>
              <w:autoSpaceDN w:val="0"/>
              <w:adjustRightInd w:val="0"/>
              <w:spacing w:line="360" w:lineRule="atLeast"/>
              <w:rPr>
                <w:ins w:id="5077" w:author="Regina Casanova" w:date="2018-07-07T15:18:00Z"/>
                <w:rFonts w:cs="Times New Roman"/>
                <w:color w:val="000000"/>
                <w:lang w:val="es-PE"/>
              </w:rPr>
            </w:pPr>
            <w:ins w:id="5078" w:author="Regina Casanova" w:date="2018-07-07T15:18:00Z">
              <w:r w:rsidRPr="00BA156B">
                <w:rPr>
                  <w:rFonts w:cs="Times New Roman"/>
                  <w:color w:val="000000"/>
                  <w:lang w:val="es-PE"/>
                </w:rPr>
                <w:t>Subir fotos y videos cómo pruebas</w:t>
              </w:r>
            </w:ins>
          </w:p>
        </w:tc>
        <w:tc>
          <w:tcPr>
            <w:tcW w:w="5380" w:type="dxa"/>
            <w:tcBorders>
              <w:bottom w:val="single" w:sz="8" w:space="0" w:color="000000"/>
              <w:right w:val="single" w:sz="8" w:space="0" w:color="000000"/>
            </w:tcBorders>
            <w:shd w:val="clear" w:color="auto" w:fill="E1E0E0"/>
            <w:vAlign w:val="bottom"/>
          </w:tcPr>
          <w:p w14:paraId="639F905E" w14:textId="77777777" w:rsidR="00BA63BC" w:rsidRPr="00BA156B" w:rsidRDefault="00BA63BC" w:rsidP="004105E1">
            <w:pPr>
              <w:autoSpaceDE w:val="0"/>
              <w:autoSpaceDN w:val="0"/>
              <w:adjustRightInd w:val="0"/>
              <w:spacing w:line="360" w:lineRule="atLeast"/>
              <w:rPr>
                <w:ins w:id="5079" w:author="Regina Casanova" w:date="2018-07-07T15:18:00Z"/>
                <w:rFonts w:cs="Times New Roman"/>
                <w:color w:val="000000"/>
                <w:lang w:val="es-PE"/>
              </w:rPr>
            </w:pPr>
            <w:ins w:id="5080" w:author="Regina Casanova" w:date="2018-07-07T15:18:00Z">
              <w:r>
                <w:rPr>
                  <w:rFonts w:cs="Times New Roman"/>
                  <w:color w:val="000000"/>
                  <w:lang w:val="es-PE"/>
                </w:rPr>
                <w:t>Co</w:t>
              </w:r>
              <w:r w:rsidRPr="00BA156B">
                <w:rPr>
                  <w:rFonts w:cs="Times New Roman"/>
                  <w:color w:val="000000"/>
                  <w:lang w:val="es-PE"/>
                </w:rPr>
                <w:t>mo ciudadano quiero poder colocar evidencia multimedia de lo que me ocurrió para poder sustentar mi reclamo</w:t>
              </w:r>
            </w:ins>
          </w:p>
        </w:tc>
        <w:tc>
          <w:tcPr>
            <w:tcW w:w="2341" w:type="dxa"/>
            <w:tcBorders>
              <w:bottom w:val="single" w:sz="8" w:space="0" w:color="000000"/>
              <w:right w:val="single" w:sz="8" w:space="0" w:color="000000"/>
            </w:tcBorders>
            <w:shd w:val="clear" w:color="auto" w:fill="E1E0E0"/>
            <w:vAlign w:val="bottom"/>
          </w:tcPr>
          <w:p w14:paraId="7B725916" w14:textId="77777777" w:rsidR="00BA63BC" w:rsidRPr="00BA156B" w:rsidRDefault="00BA63BC" w:rsidP="004105E1">
            <w:pPr>
              <w:autoSpaceDE w:val="0"/>
              <w:autoSpaceDN w:val="0"/>
              <w:adjustRightInd w:val="0"/>
              <w:spacing w:line="360" w:lineRule="atLeast"/>
              <w:rPr>
                <w:ins w:id="5081" w:author="Regina Casanova" w:date="2018-07-07T15:18:00Z"/>
                <w:rFonts w:cs="Times New Roman"/>
                <w:color w:val="000000"/>
                <w:lang w:val="es-PE"/>
              </w:rPr>
            </w:pPr>
            <w:ins w:id="5082" w:author="Regina Casanova" w:date="2018-07-07T15:18:00Z">
              <w:r w:rsidRPr="00BA156B">
                <w:rPr>
                  <w:rFonts w:cs="Times New Roman"/>
                  <w:color w:val="000000"/>
                  <w:lang w:val="es-PE"/>
                </w:rPr>
                <w:t>Colocar opción para subir foto/video al momento de colocar el reclamo</w:t>
              </w:r>
            </w:ins>
          </w:p>
        </w:tc>
        <w:tc>
          <w:tcPr>
            <w:tcW w:w="1559" w:type="dxa"/>
            <w:tcBorders>
              <w:bottom w:val="single" w:sz="8" w:space="0" w:color="000000"/>
              <w:right w:val="single" w:sz="8" w:space="0" w:color="000000"/>
            </w:tcBorders>
            <w:shd w:val="clear" w:color="auto" w:fill="E1E0E0"/>
            <w:vAlign w:val="bottom"/>
          </w:tcPr>
          <w:p w14:paraId="6CD09341" w14:textId="77777777" w:rsidR="00BA63BC" w:rsidRPr="00BA156B" w:rsidRDefault="00BA63BC" w:rsidP="004105E1">
            <w:pPr>
              <w:autoSpaceDE w:val="0"/>
              <w:autoSpaceDN w:val="0"/>
              <w:adjustRightInd w:val="0"/>
              <w:spacing w:line="360" w:lineRule="atLeast"/>
              <w:rPr>
                <w:ins w:id="5083" w:author="Regina Casanova" w:date="2018-07-07T15:18:00Z"/>
                <w:rFonts w:cs="Times New Roman"/>
                <w:color w:val="000000"/>
                <w:lang w:val="es-PE"/>
              </w:rPr>
            </w:pPr>
            <w:ins w:id="5084" w:author="Regina Casanova" w:date="2018-07-07T15:18:00Z">
              <w:r w:rsidRPr="00BA156B">
                <w:rPr>
                  <w:rFonts w:cs="Times New Roman"/>
                  <w:color w:val="000000"/>
                  <w:lang w:val="es-PE"/>
                </w:rPr>
                <w:t>Medio - 2</w:t>
              </w:r>
            </w:ins>
          </w:p>
        </w:tc>
      </w:tr>
      <w:tr w:rsidR="00BA63BC" w:rsidRPr="00BA156B" w14:paraId="6CD6B655" w14:textId="77777777" w:rsidTr="004105E1">
        <w:tblPrEx>
          <w:tblBorders>
            <w:top w:val="none" w:sz="0" w:space="0" w:color="auto"/>
          </w:tblBorders>
        </w:tblPrEx>
        <w:trPr>
          <w:ins w:id="5085" w:author="Regina Casanova" w:date="2018-07-07T15:18:00Z"/>
        </w:trPr>
        <w:tc>
          <w:tcPr>
            <w:tcW w:w="504" w:type="dxa"/>
            <w:tcBorders>
              <w:left w:val="single" w:sz="8" w:space="0" w:color="000000"/>
              <w:bottom w:val="single" w:sz="8" w:space="0" w:color="000000"/>
              <w:right w:val="single" w:sz="8" w:space="0" w:color="000000"/>
            </w:tcBorders>
            <w:vAlign w:val="bottom"/>
          </w:tcPr>
          <w:p w14:paraId="6BCCF769" w14:textId="77777777" w:rsidR="00BA63BC" w:rsidRPr="00BA156B" w:rsidRDefault="00BA63BC" w:rsidP="004105E1">
            <w:pPr>
              <w:autoSpaceDE w:val="0"/>
              <w:autoSpaceDN w:val="0"/>
              <w:adjustRightInd w:val="0"/>
              <w:spacing w:line="360" w:lineRule="atLeast"/>
              <w:jc w:val="right"/>
              <w:rPr>
                <w:ins w:id="5086" w:author="Regina Casanova" w:date="2018-07-07T15:18:00Z"/>
                <w:rFonts w:cs="Times New Roman"/>
                <w:color w:val="000000"/>
                <w:lang w:val="es-PE"/>
              </w:rPr>
            </w:pPr>
            <w:ins w:id="5087" w:author="Regina Casanova" w:date="2018-07-07T15:18:00Z">
              <w:r w:rsidRPr="00BA156B">
                <w:rPr>
                  <w:rFonts w:cs="Times New Roman"/>
                  <w:color w:val="000000"/>
                  <w:lang w:val="es-PE"/>
                </w:rPr>
                <w:t>15</w:t>
              </w:r>
            </w:ins>
          </w:p>
        </w:tc>
        <w:tc>
          <w:tcPr>
            <w:tcW w:w="1715" w:type="dxa"/>
            <w:tcBorders>
              <w:bottom w:val="single" w:sz="8" w:space="0" w:color="000000"/>
              <w:right w:val="single" w:sz="8" w:space="0" w:color="000000"/>
            </w:tcBorders>
            <w:vAlign w:val="bottom"/>
          </w:tcPr>
          <w:p w14:paraId="313C75A0" w14:textId="77777777" w:rsidR="00BA63BC" w:rsidRPr="00BA156B" w:rsidRDefault="00BA63BC" w:rsidP="004105E1">
            <w:pPr>
              <w:autoSpaceDE w:val="0"/>
              <w:autoSpaceDN w:val="0"/>
              <w:adjustRightInd w:val="0"/>
              <w:spacing w:line="360" w:lineRule="atLeast"/>
              <w:rPr>
                <w:ins w:id="5088" w:author="Regina Casanova" w:date="2018-07-07T15:18:00Z"/>
                <w:rFonts w:cs="Times New Roman"/>
                <w:color w:val="000000"/>
                <w:lang w:val="es-PE"/>
              </w:rPr>
            </w:pPr>
            <w:ins w:id="5089"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777945FA" w14:textId="77777777" w:rsidR="00BA63BC" w:rsidRPr="00BA156B" w:rsidRDefault="00BA63BC" w:rsidP="004105E1">
            <w:pPr>
              <w:autoSpaceDE w:val="0"/>
              <w:autoSpaceDN w:val="0"/>
              <w:adjustRightInd w:val="0"/>
              <w:spacing w:line="360" w:lineRule="atLeast"/>
              <w:rPr>
                <w:ins w:id="5090" w:author="Regina Casanova" w:date="2018-07-07T15:18:00Z"/>
                <w:rFonts w:cs="Times New Roman"/>
                <w:color w:val="000000"/>
                <w:lang w:val="es-PE"/>
              </w:rPr>
            </w:pPr>
            <w:ins w:id="5091" w:author="Regina Casanova" w:date="2018-07-07T15:18:00Z">
              <w:r w:rsidRPr="00BA156B">
                <w:rPr>
                  <w:rFonts w:cs="Times New Roman"/>
                  <w:color w:val="000000"/>
                  <w:lang w:val="es-PE"/>
                </w:rPr>
                <w:t>Ejemplos de casos que fueron a favor del ciudadano. Si se solucionó o no.</w:t>
              </w:r>
            </w:ins>
          </w:p>
        </w:tc>
        <w:tc>
          <w:tcPr>
            <w:tcW w:w="5380" w:type="dxa"/>
            <w:tcBorders>
              <w:bottom w:val="single" w:sz="8" w:space="0" w:color="000000"/>
              <w:right w:val="single" w:sz="8" w:space="0" w:color="000000"/>
            </w:tcBorders>
            <w:vAlign w:val="bottom"/>
          </w:tcPr>
          <w:p w14:paraId="027E7346" w14:textId="77777777" w:rsidR="00BA63BC" w:rsidRPr="00BA156B" w:rsidRDefault="00BA63BC" w:rsidP="004105E1">
            <w:pPr>
              <w:autoSpaceDE w:val="0"/>
              <w:autoSpaceDN w:val="0"/>
              <w:adjustRightInd w:val="0"/>
              <w:spacing w:line="360" w:lineRule="atLeast"/>
              <w:rPr>
                <w:ins w:id="5092" w:author="Regina Casanova" w:date="2018-07-07T15:18:00Z"/>
                <w:rFonts w:cs="Times New Roman"/>
                <w:color w:val="000000"/>
                <w:lang w:val="es-PE"/>
              </w:rPr>
            </w:pPr>
            <w:ins w:id="5093" w:author="Regina Casanova" w:date="2018-07-07T15:18:00Z">
              <w:r>
                <w:rPr>
                  <w:rFonts w:cs="Times New Roman"/>
                  <w:color w:val="000000"/>
                  <w:lang w:val="es-PE"/>
                </w:rPr>
                <w:t>Co</w:t>
              </w:r>
              <w:r w:rsidRPr="00BA156B">
                <w:rPr>
                  <w:rFonts w:cs="Times New Roman"/>
                  <w:color w:val="000000"/>
                  <w:lang w:val="es-PE"/>
                </w:rPr>
                <w:t>mo ciudadano quiero ver si hay casos similares que fueron solucionados para poder saber que mi reclamo será tomado en cuenta</w:t>
              </w:r>
            </w:ins>
          </w:p>
        </w:tc>
        <w:tc>
          <w:tcPr>
            <w:tcW w:w="2341" w:type="dxa"/>
            <w:tcBorders>
              <w:bottom w:val="single" w:sz="8" w:space="0" w:color="000000"/>
              <w:right w:val="single" w:sz="8" w:space="0" w:color="000000"/>
            </w:tcBorders>
            <w:vAlign w:val="bottom"/>
          </w:tcPr>
          <w:p w14:paraId="4818E3D3" w14:textId="77777777" w:rsidR="00BA63BC" w:rsidRPr="00BA156B" w:rsidRDefault="00BA63BC" w:rsidP="004105E1">
            <w:pPr>
              <w:autoSpaceDE w:val="0"/>
              <w:autoSpaceDN w:val="0"/>
              <w:adjustRightInd w:val="0"/>
              <w:spacing w:line="360" w:lineRule="atLeast"/>
              <w:rPr>
                <w:ins w:id="5094" w:author="Regina Casanova" w:date="2018-07-07T15:18:00Z"/>
                <w:rFonts w:cs="Times New Roman"/>
                <w:color w:val="000000"/>
                <w:lang w:val="es-PE"/>
              </w:rPr>
            </w:pPr>
            <w:ins w:id="5095" w:author="Regina Casanova" w:date="2018-07-07T15:18:00Z">
              <w:r w:rsidRPr="00BA156B">
                <w:rPr>
                  <w:rFonts w:cs="Times New Roman"/>
                  <w:color w:val="000000"/>
                  <w:lang w:val="es-PE"/>
                </w:rPr>
                <w:t>Listado de reclamos de la IPRESS luego de presentar el reclamo</w:t>
              </w:r>
            </w:ins>
          </w:p>
        </w:tc>
        <w:tc>
          <w:tcPr>
            <w:tcW w:w="1559" w:type="dxa"/>
            <w:tcBorders>
              <w:bottom w:val="single" w:sz="8" w:space="0" w:color="000000"/>
              <w:right w:val="single" w:sz="8" w:space="0" w:color="000000"/>
            </w:tcBorders>
            <w:vAlign w:val="bottom"/>
          </w:tcPr>
          <w:p w14:paraId="7DE8F39C" w14:textId="77777777" w:rsidR="00BA63BC" w:rsidRPr="00BA156B" w:rsidRDefault="00BA63BC" w:rsidP="004105E1">
            <w:pPr>
              <w:autoSpaceDE w:val="0"/>
              <w:autoSpaceDN w:val="0"/>
              <w:adjustRightInd w:val="0"/>
              <w:spacing w:line="360" w:lineRule="atLeast"/>
              <w:rPr>
                <w:ins w:id="5096" w:author="Regina Casanova" w:date="2018-07-07T15:18:00Z"/>
                <w:rFonts w:cs="Times New Roman"/>
                <w:color w:val="000000"/>
                <w:lang w:val="es-PE"/>
              </w:rPr>
            </w:pPr>
            <w:ins w:id="5097" w:author="Regina Casanova" w:date="2018-07-07T15:18:00Z">
              <w:r w:rsidRPr="00BA156B">
                <w:rPr>
                  <w:rFonts w:cs="Times New Roman"/>
                  <w:color w:val="000000"/>
                  <w:lang w:val="es-PE"/>
                </w:rPr>
                <w:t>Bajo - 1</w:t>
              </w:r>
            </w:ins>
          </w:p>
        </w:tc>
      </w:tr>
      <w:tr w:rsidR="00BA63BC" w:rsidRPr="00BA156B" w14:paraId="3491B3D9" w14:textId="77777777" w:rsidTr="004105E1">
        <w:tblPrEx>
          <w:tblBorders>
            <w:top w:val="none" w:sz="0" w:space="0" w:color="auto"/>
          </w:tblBorders>
        </w:tblPrEx>
        <w:trPr>
          <w:ins w:id="509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1DD517" w14:textId="77777777" w:rsidR="00BA63BC" w:rsidRPr="00BA156B" w:rsidRDefault="00BA63BC" w:rsidP="004105E1">
            <w:pPr>
              <w:autoSpaceDE w:val="0"/>
              <w:autoSpaceDN w:val="0"/>
              <w:adjustRightInd w:val="0"/>
              <w:spacing w:line="360" w:lineRule="atLeast"/>
              <w:jc w:val="right"/>
              <w:rPr>
                <w:ins w:id="5099" w:author="Regina Casanova" w:date="2018-07-07T15:18:00Z"/>
                <w:rFonts w:cs="Times New Roman"/>
                <w:color w:val="000000"/>
                <w:lang w:val="es-PE"/>
              </w:rPr>
            </w:pPr>
            <w:ins w:id="5100" w:author="Regina Casanova" w:date="2018-07-07T15:18:00Z">
              <w:r w:rsidRPr="00BA156B">
                <w:rPr>
                  <w:rFonts w:cs="Times New Roman"/>
                  <w:color w:val="000000"/>
                  <w:lang w:val="es-PE"/>
                </w:rPr>
                <w:t>16</w:t>
              </w:r>
            </w:ins>
          </w:p>
        </w:tc>
        <w:tc>
          <w:tcPr>
            <w:tcW w:w="1715" w:type="dxa"/>
            <w:tcBorders>
              <w:bottom w:val="single" w:sz="8" w:space="0" w:color="000000"/>
              <w:right w:val="single" w:sz="8" w:space="0" w:color="000000"/>
            </w:tcBorders>
            <w:shd w:val="clear" w:color="auto" w:fill="E1E0E0"/>
            <w:vAlign w:val="bottom"/>
          </w:tcPr>
          <w:p w14:paraId="078490BA" w14:textId="77777777" w:rsidR="00BA63BC" w:rsidRPr="00BA156B" w:rsidRDefault="00BA63BC" w:rsidP="004105E1">
            <w:pPr>
              <w:autoSpaceDE w:val="0"/>
              <w:autoSpaceDN w:val="0"/>
              <w:adjustRightInd w:val="0"/>
              <w:spacing w:line="360" w:lineRule="atLeast"/>
              <w:rPr>
                <w:ins w:id="5101" w:author="Regina Casanova" w:date="2018-07-07T15:18:00Z"/>
                <w:rFonts w:cs="Times New Roman"/>
                <w:color w:val="000000"/>
                <w:lang w:val="es-PE"/>
              </w:rPr>
            </w:pPr>
            <w:ins w:id="5102"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03B0D9FC" w14:textId="77777777" w:rsidR="00BA63BC" w:rsidRPr="00BA156B" w:rsidRDefault="00BA63BC" w:rsidP="004105E1">
            <w:pPr>
              <w:autoSpaceDE w:val="0"/>
              <w:autoSpaceDN w:val="0"/>
              <w:adjustRightInd w:val="0"/>
              <w:spacing w:line="360" w:lineRule="atLeast"/>
              <w:rPr>
                <w:ins w:id="5103" w:author="Regina Casanova" w:date="2018-07-07T15:18:00Z"/>
                <w:rFonts w:cs="Times New Roman"/>
                <w:color w:val="000000"/>
                <w:lang w:val="es-PE"/>
              </w:rPr>
            </w:pPr>
            <w:ins w:id="5104" w:author="Regina Casanova" w:date="2018-07-07T15:18:00Z">
              <w:r w:rsidRPr="00BA156B">
                <w:rPr>
                  <w:rFonts w:cs="Times New Roman"/>
                  <w:color w:val="000000"/>
                  <w:lang w:val="es-PE"/>
                </w:rPr>
                <w:t>Tiempo de respuesta estimada</w:t>
              </w:r>
            </w:ins>
          </w:p>
        </w:tc>
        <w:tc>
          <w:tcPr>
            <w:tcW w:w="5380" w:type="dxa"/>
            <w:tcBorders>
              <w:bottom w:val="single" w:sz="8" w:space="0" w:color="000000"/>
              <w:right w:val="single" w:sz="8" w:space="0" w:color="000000"/>
            </w:tcBorders>
            <w:shd w:val="clear" w:color="auto" w:fill="E1E0E0"/>
            <w:vAlign w:val="bottom"/>
          </w:tcPr>
          <w:p w14:paraId="32A744AE" w14:textId="77777777" w:rsidR="00BA63BC" w:rsidRPr="00BA156B" w:rsidRDefault="00BA63BC" w:rsidP="004105E1">
            <w:pPr>
              <w:autoSpaceDE w:val="0"/>
              <w:autoSpaceDN w:val="0"/>
              <w:adjustRightInd w:val="0"/>
              <w:spacing w:line="360" w:lineRule="atLeast"/>
              <w:rPr>
                <w:ins w:id="5105" w:author="Regina Casanova" w:date="2018-07-07T15:18:00Z"/>
                <w:rFonts w:cs="Times New Roman"/>
                <w:color w:val="000000"/>
                <w:lang w:val="es-PE"/>
              </w:rPr>
            </w:pPr>
            <w:ins w:id="5106" w:author="Regina Casanova" w:date="2018-07-07T15:18:00Z">
              <w:r>
                <w:rPr>
                  <w:rFonts w:cs="Times New Roman"/>
                  <w:color w:val="000000"/>
                  <w:lang w:val="es-PE"/>
                </w:rPr>
                <w:t>Co</w:t>
              </w:r>
              <w:r w:rsidRPr="00BA156B">
                <w:rPr>
                  <w:rFonts w:cs="Times New Roman"/>
                  <w:color w:val="000000"/>
                  <w:lang w:val="es-PE"/>
                </w:rPr>
                <w:t>mo ciudadano quiero saber para qué fecha me estarán contestando del reclamo para poder programar mis tiempos para darle seguimiento</w:t>
              </w:r>
            </w:ins>
          </w:p>
        </w:tc>
        <w:tc>
          <w:tcPr>
            <w:tcW w:w="2341" w:type="dxa"/>
            <w:tcBorders>
              <w:bottom w:val="single" w:sz="8" w:space="0" w:color="000000"/>
              <w:right w:val="single" w:sz="8" w:space="0" w:color="000000"/>
            </w:tcBorders>
            <w:shd w:val="clear" w:color="auto" w:fill="E1E0E0"/>
            <w:vAlign w:val="bottom"/>
          </w:tcPr>
          <w:p w14:paraId="5602A086" w14:textId="77777777" w:rsidR="00BA63BC" w:rsidRPr="00BA156B" w:rsidRDefault="00BA63BC" w:rsidP="004105E1">
            <w:pPr>
              <w:autoSpaceDE w:val="0"/>
              <w:autoSpaceDN w:val="0"/>
              <w:adjustRightInd w:val="0"/>
              <w:spacing w:line="360" w:lineRule="atLeast"/>
              <w:rPr>
                <w:ins w:id="5107" w:author="Regina Casanova" w:date="2018-07-07T15:18:00Z"/>
                <w:rFonts w:cs="Times New Roman"/>
                <w:color w:val="000000"/>
                <w:lang w:val="es-PE"/>
              </w:rPr>
            </w:pPr>
            <w:ins w:id="5108" w:author="Regina Casanova" w:date="2018-07-07T15:18:00Z">
              <w:r w:rsidRPr="00BA156B">
                <w:rPr>
                  <w:rFonts w:cs="Times New Roman"/>
                  <w:color w:val="000000"/>
                  <w:lang w:val="es-PE"/>
                </w:rPr>
                <w:t>Al mandar confirmación del reclamo, enviar una posible fecha de respuesta (ideal en menos de 20 días)</w:t>
              </w:r>
            </w:ins>
          </w:p>
        </w:tc>
        <w:tc>
          <w:tcPr>
            <w:tcW w:w="1559" w:type="dxa"/>
            <w:tcBorders>
              <w:bottom w:val="single" w:sz="8" w:space="0" w:color="000000"/>
              <w:right w:val="single" w:sz="8" w:space="0" w:color="000000"/>
            </w:tcBorders>
            <w:shd w:val="clear" w:color="auto" w:fill="E1E0E0"/>
            <w:vAlign w:val="bottom"/>
          </w:tcPr>
          <w:p w14:paraId="3DD5224D" w14:textId="77777777" w:rsidR="00BA63BC" w:rsidRPr="00BA156B" w:rsidRDefault="00BA63BC" w:rsidP="004105E1">
            <w:pPr>
              <w:autoSpaceDE w:val="0"/>
              <w:autoSpaceDN w:val="0"/>
              <w:adjustRightInd w:val="0"/>
              <w:spacing w:line="360" w:lineRule="atLeast"/>
              <w:rPr>
                <w:ins w:id="5109" w:author="Regina Casanova" w:date="2018-07-07T15:18:00Z"/>
                <w:rFonts w:cs="Times New Roman"/>
                <w:color w:val="000000"/>
                <w:lang w:val="es-PE"/>
              </w:rPr>
            </w:pPr>
            <w:ins w:id="5110" w:author="Regina Casanova" w:date="2018-07-07T15:18:00Z">
              <w:r w:rsidRPr="00BA156B">
                <w:rPr>
                  <w:rFonts w:cs="Times New Roman"/>
                  <w:color w:val="000000"/>
                  <w:lang w:val="es-PE"/>
                </w:rPr>
                <w:t>Medio - 2</w:t>
              </w:r>
            </w:ins>
          </w:p>
        </w:tc>
      </w:tr>
      <w:tr w:rsidR="00BA63BC" w:rsidRPr="00BA156B" w14:paraId="5C5318B2" w14:textId="77777777" w:rsidTr="004105E1">
        <w:tblPrEx>
          <w:tblBorders>
            <w:top w:val="none" w:sz="0" w:space="0" w:color="auto"/>
          </w:tblBorders>
        </w:tblPrEx>
        <w:trPr>
          <w:ins w:id="5111" w:author="Regina Casanova" w:date="2018-07-07T15:18:00Z"/>
        </w:trPr>
        <w:tc>
          <w:tcPr>
            <w:tcW w:w="504" w:type="dxa"/>
            <w:tcBorders>
              <w:left w:val="single" w:sz="8" w:space="0" w:color="000000"/>
              <w:bottom w:val="single" w:sz="8" w:space="0" w:color="000000"/>
              <w:right w:val="single" w:sz="8" w:space="0" w:color="000000"/>
            </w:tcBorders>
            <w:vAlign w:val="bottom"/>
          </w:tcPr>
          <w:p w14:paraId="54AD576F" w14:textId="77777777" w:rsidR="00BA63BC" w:rsidRPr="00BA156B" w:rsidRDefault="00BA63BC" w:rsidP="004105E1">
            <w:pPr>
              <w:autoSpaceDE w:val="0"/>
              <w:autoSpaceDN w:val="0"/>
              <w:adjustRightInd w:val="0"/>
              <w:spacing w:line="360" w:lineRule="atLeast"/>
              <w:jc w:val="right"/>
              <w:rPr>
                <w:ins w:id="5112" w:author="Regina Casanova" w:date="2018-07-07T15:18:00Z"/>
                <w:rFonts w:cs="Times New Roman"/>
                <w:color w:val="000000"/>
                <w:lang w:val="es-PE"/>
              </w:rPr>
            </w:pPr>
            <w:ins w:id="5113" w:author="Regina Casanova" w:date="2018-07-07T15:18:00Z">
              <w:r w:rsidRPr="00BA156B">
                <w:rPr>
                  <w:rFonts w:cs="Times New Roman"/>
                  <w:color w:val="000000"/>
                  <w:lang w:val="es-PE"/>
                </w:rPr>
                <w:lastRenderedPageBreak/>
                <w:t>17</w:t>
              </w:r>
            </w:ins>
          </w:p>
        </w:tc>
        <w:tc>
          <w:tcPr>
            <w:tcW w:w="1715" w:type="dxa"/>
            <w:tcBorders>
              <w:bottom w:val="single" w:sz="8" w:space="0" w:color="000000"/>
              <w:right w:val="single" w:sz="8" w:space="0" w:color="000000"/>
            </w:tcBorders>
            <w:vAlign w:val="bottom"/>
          </w:tcPr>
          <w:p w14:paraId="190021BB" w14:textId="77777777" w:rsidR="00BA63BC" w:rsidRPr="00BA156B" w:rsidRDefault="00BA63BC" w:rsidP="004105E1">
            <w:pPr>
              <w:autoSpaceDE w:val="0"/>
              <w:autoSpaceDN w:val="0"/>
              <w:adjustRightInd w:val="0"/>
              <w:spacing w:line="360" w:lineRule="atLeast"/>
              <w:rPr>
                <w:ins w:id="5114" w:author="Regina Casanova" w:date="2018-07-07T15:18:00Z"/>
                <w:rFonts w:cs="Times New Roman"/>
                <w:color w:val="000000"/>
                <w:lang w:val="es-PE"/>
              </w:rPr>
            </w:pPr>
            <w:ins w:id="5115"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351AC5B2" w14:textId="77777777" w:rsidR="00BA63BC" w:rsidRPr="00BA156B" w:rsidRDefault="00BA63BC" w:rsidP="004105E1">
            <w:pPr>
              <w:autoSpaceDE w:val="0"/>
              <w:autoSpaceDN w:val="0"/>
              <w:adjustRightInd w:val="0"/>
              <w:spacing w:line="360" w:lineRule="atLeast"/>
              <w:rPr>
                <w:ins w:id="5116" w:author="Regina Casanova" w:date="2018-07-07T15:18:00Z"/>
                <w:rFonts w:cs="Times New Roman"/>
                <w:color w:val="000000"/>
                <w:lang w:val="es-PE"/>
              </w:rPr>
            </w:pPr>
            <w:ins w:id="5117" w:author="Regina Casanova" w:date="2018-07-07T15:18:00Z">
              <w:r w:rsidRPr="00BA156B">
                <w:rPr>
                  <w:rFonts w:cs="Times New Roman"/>
                  <w:color w:val="000000"/>
                  <w:lang w:val="es-PE"/>
                </w:rPr>
                <w:t>Que no sea engorroso presentar un reclamo</w:t>
              </w:r>
            </w:ins>
          </w:p>
        </w:tc>
        <w:tc>
          <w:tcPr>
            <w:tcW w:w="5380" w:type="dxa"/>
            <w:tcBorders>
              <w:bottom w:val="single" w:sz="8" w:space="0" w:color="000000"/>
              <w:right w:val="single" w:sz="8" w:space="0" w:color="000000"/>
            </w:tcBorders>
            <w:vAlign w:val="bottom"/>
          </w:tcPr>
          <w:p w14:paraId="5F1F116F" w14:textId="77777777" w:rsidR="00BA63BC" w:rsidRPr="00BA156B" w:rsidRDefault="00BA63BC" w:rsidP="004105E1">
            <w:pPr>
              <w:autoSpaceDE w:val="0"/>
              <w:autoSpaceDN w:val="0"/>
              <w:adjustRightInd w:val="0"/>
              <w:spacing w:line="360" w:lineRule="atLeast"/>
              <w:rPr>
                <w:ins w:id="5118" w:author="Regina Casanova" w:date="2018-07-07T15:18:00Z"/>
                <w:rFonts w:cs="Times New Roman"/>
                <w:color w:val="000000"/>
                <w:lang w:val="es-PE"/>
              </w:rPr>
            </w:pPr>
            <w:ins w:id="5119" w:author="Regina Casanova" w:date="2018-07-07T15:18:00Z">
              <w:r>
                <w:rPr>
                  <w:rFonts w:cs="Times New Roman"/>
                  <w:color w:val="000000"/>
                  <w:lang w:val="es-PE"/>
                </w:rPr>
                <w:t>Co</w:t>
              </w:r>
              <w:r w:rsidRPr="00BA156B">
                <w:rPr>
                  <w:rFonts w:cs="Times New Roman"/>
                  <w:color w:val="000000"/>
                  <w:lang w:val="es-PE"/>
                </w:rPr>
                <w:t>mo ciudadano quiero poder presentar un reclamo de forma sencilla para poder presentar todos los reclamos que me ocurran</w:t>
              </w:r>
            </w:ins>
          </w:p>
        </w:tc>
        <w:tc>
          <w:tcPr>
            <w:tcW w:w="2341" w:type="dxa"/>
            <w:tcBorders>
              <w:bottom w:val="single" w:sz="8" w:space="0" w:color="000000"/>
              <w:right w:val="single" w:sz="8" w:space="0" w:color="000000"/>
            </w:tcBorders>
            <w:vAlign w:val="bottom"/>
          </w:tcPr>
          <w:p w14:paraId="45ECAC03" w14:textId="559429A9" w:rsidR="00BA63BC" w:rsidRPr="00BA156B" w:rsidRDefault="00BA63BC" w:rsidP="004105E1">
            <w:pPr>
              <w:autoSpaceDE w:val="0"/>
              <w:autoSpaceDN w:val="0"/>
              <w:adjustRightInd w:val="0"/>
              <w:spacing w:line="360" w:lineRule="atLeast"/>
              <w:rPr>
                <w:ins w:id="5120" w:author="Regina Casanova" w:date="2018-07-07T15:18:00Z"/>
                <w:rFonts w:cs="Times New Roman"/>
                <w:color w:val="000000"/>
                <w:lang w:val="es-PE"/>
              </w:rPr>
            </w:pPr>
            <w:ins w:id="5121" w:author="Regina Casanova" w:date="2018-07-07T15:18:00Z">
              <w:r w:rsidRPr="00BA156B">
                <w:rPr>
                  <w:rFonts w:cs="Times New Roman"/>
                  <w:color w:val="000000"/>
                  <w:lang w:val="es-PE"/>
                </w:rPr>
                <w:t xml:space="preserve">Hacer </w:t>
              </w:r>
              <w:r>
                <w:rPr>
                  <w:rFonts w:cs="Times New Roman"/>
                  <w:color w:val="000000"/>
                  <w:lang w:val="es-PE"/>
                </w:rPr>
                <w:t xml:space="preserve">que </w:t>
              </w:r>
              <w:r w:rsidRPr="00BA156B">
                <w:rPr>
                  <w:rFonts w:cs="Times New Roman"/>
                  <w:color w:val="000000"/>
                  <w:lang w:val="es-PE"/>
                </w:rPr>
                <w:t xml:space="preserve">el </w:t>
              </w:r>
            </w:ins>
            <w:ins w:id="5122" w:author="Regina Casanova" w:date="2018-07-29T19:16:00Z">
              <w:r w:rsidR="00F95B03">
                <w:rPr>
                  <w:rFonts w:cs="Times New Roman"/>
                  <w:color w:val="000000"/>
                  <w:lang w:val="es-PE"/>
                </w:rPr>
                <w:t>aplicativo informático</w:t>
              </w:r>
            </w:ins>
            <w:ins w:id="5123" w:author="Regina Casanova" w:date="2018-07-07T15:18:00Z">
              <w:r w:rsidRPr="00BA156B">
                <w:rPr>
                  <w:rFonts w:cs="Times New Roman"/>
                  <w:color w:val="000000"/>
                  <w:lang w:val="es-PE"/>
                </w:rPr>
                <w:t xml:space="preserve"> </w:t>
              </w:r>
              <w:r>
                <w:rPr>
                  <w:rFonts w:cs="Times New Roman"/>
                  <w:color w:val="000000"/>
                  <w:lang w:val="es-PE"/>
                </w:rPr>
                <w:t>tenga</w:t>
              </w:r>
              <w:r w:rsidRPr="00BA156B">
                <w:rPr>
                  <w:rFonts w:cs="Times New Roman"/>
                  <w:color w:val="000000"/>
                  <w:lang w:val="es-PE"/>
                </w:rPr>
                <w:t xml:space="preserve"> pocos</w:t>
              </w:r>
              <w:r>
                <w:rPr>
                  <w:rFonts w:cs="Times New Roman"/>
                  <w:color w:val="000000"/>
                  <w:lang w:val="es-PE"/>
                </w:rPr>
                <w:t xml:space="preserve"> y sencillos</w:t>
              </w:r>
              <w:r w:rsidRPr="00BA156B">
                <w:rPr>
                  <w:rFonts w:cs="Times New Roman"/>
                  <w:color w:val="000000"/>
                  <w:lang w:val="es-PE"/>
                </w:rPr>
                <w:t xml:space="preserve"> pasos </w:t>
              </w:r>
            </w:ins>
          </w:p>
        </w:tc>
        <w:tc>
          <w:tcPr>
            <w:tcW w:w="1559" w:type="dxa"/>
            <w:tcBorders>
              <w:bottom w:val="single" w:sz="8" w:space="0" w:color="000000"/>
              <w:right w:val="single" w:sz="8" w:space="0" w:color="000000"/>
            </w:tcBorders>
            <w:vAlign w:val="bottom"/>
          </w:tcPr>
          <w:p w14:paraId="238FBD04" w14:textId="77777777" w:rsidR="00BA63BC" w:rsidRPr="00BA156B" w:rsidRDefault="00BA63BC" w:rsidP="004105E1">
            <w:pPr>
              <w:autoSpaceDE w:val="0"/>
              <w:autoSpaceDN w:val="0"/>
              <w:adjustRightInd w:val="0"/>
              <w:spacing w:line="360" w:lineRule="atLeast"/>
              <w:rPr>
                <w:ins w:id="5124" w:author="Regina Casanova" w:date="2018-07-07T15:18:00Z"/>
                <w:rFonts w:cs="Times New Roman"/>
                <w:color w:val="000000"/>
                <w:lang w:val="es-PE"/>
              </w:rPr>
            </w:pPr>
            <w:ins w:id="5125" w:author="Regina Casanova" w:date="2018-07-07T15:18:00Z">
              <w:r w:rsidRPr="00BA156B">
                <w:rPr>
                  <w:rFonts w:cs="Times New Roman"/>
                  <w:color w:val="000000"/>
                  <w:lang w:val="es-PE"/>
                </w:rPr>
                <w:t>Alto - 3</w:t>
              </w:r>
            </w:ins>
          </w:p>
        </w:tc>
      </w:tr>
      <w:tr w:rsidR="00BA63BC" w:rsidRPr="00BA156B" w14:paraId="2EAD0F9F" w14:textId="77777777" w:rsidTr="004105E1">
        <w:tblPrEx>
          <w:tblBorders>
            <w:top w:val="none" w:sz="0" w:space="0" w:color="auto"/>
          </w:tblBorders>
        </w:tblPrEx>
        <w:trPr>
          <w:ins w:id="512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AE7411F" w14:textId="77777777" w:rsidR="00BA63BC" w:rsidRPr="00BA156B" w:rsidRDefault="00BA63BC" w:rsidP="004105E1">
            <w:pPr>
              <w:autoSpaceDE w:val="0"/>
              <w:autoSpaceDN w:val="0"/>
              <w:adjustRightInd w:val="0"/>
              <w:spacing w:line="360" w:lineRule="atLeast"/>
              <w:jc w:val="right"/>
              <w:rPr>
                <w:ins w:id="5127" w:author="Regina Casanova" w:date="2018-07-07T15:18:00Z"/>
                <w:rFonts w:cs="Times New Roman"/>
                <w:color w:val="000000"/>
                <w:lang w:val="es-PE"/>
              </w:rPr>
            </w:pPr>
            <w:ins w:id="5128" w:author="Regina Casanova" w:date="2018-07-07T15:18:00Z">
              <w:r w:rsidRPr="00BA156B">
                <w:rPr>
                  <w:rFonts w:cs="Times New Roman"/>
                  <w:color w:val="000000"/>
                  <w:lang w:val="es-PE"/>
                </w:rPr>
                <w:t>18</w:t>
              </w:r>
            </w:ins>
          </w:p>
        </w:tc>
        <w:tc>
          <w:tcPr>
            <w:tcW w:w="1715" w:type="dxa"/>
            <w:tcBorders>
              <w:bottom w:val="single" w:sz="8" w:space="0" w:color="000000"/>
              <w:right w:val="single" w:sz="8" w:space="0" w:color="000000"/>
            </w:tcBorders>
            <w:shd w:val="clear" w:color="auto" w:fill="E1E0E0"/>
            <w:vAlign w:val="bottom"/>
          </w:tcPr>
          <w:p w14:paraId="14BA4803" w14:textId="77777777" w:rsidR="00BA63BC" w:rsidRPr="00BA156B" w:rsidRDefault="00BA63BC" w:rsidP="004105E1">
            <w:pPr>
              <w:autoSpaceDE w:val="0"/>
              <w:autoSpaceDN w:val="0"/>
              <w:adjustRightInd w:val="0"/>
              <w:spacing w:line="360" w:lineRule="atLeast"/>
              <w:rPr>
                <w:ins w:id="5129" w:author="Regina Casanova" w:date="2018-07-07T15:18:00Z"/>
                <w:rFonts w:cs="Times New Roman"/>
                <w:color w:val="000000"/>
                <w:lang w:val="es-PE"/>
              </w:rPr>
            </w:pPr>
            <w:ins w:id="5130"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49695768" w14:textId="500BA2EF" w:rsidR="00BA63BC" w:rsidRPr="00BA156B" w:rsidRDefault="00BA63BC" w:rsidP="004105E1">
            <w:pPr>
              <w:autoSpaceDE w:val="0"/>
              <w:autoSpaceDN w:val="0"/>
              <w:adjustRightInd w:val="0"/>
              <w:spacing w:line="360" w:lineRule="atLeast"/>
              <w:rPr>
                <w:ins w:id="5131" w:author="Regina Casanova" w:date="2018-07-07T15:18:00Z"/>
                <w:rFonts w:cs="Times New Roman"/>
                <w:color w:val="000000"/>
                <w:lang w:val="es-PE"/>
              </w:rPr>
            </w:pPr>
            <w:ins w:id="5132" w:author="Regina Casanova" w:date="2018-07-07T15:18:00Z">
              <w:r w:rsidRPr="00BA156B">
                <w:rPr>
                  <w:rFonts w:cs="Times New Roman"/>
                  <w:color w:val="000000"/>
                  <w:lang w:val="es-PE"/>
                </w:rPr>
                <w:t>Identificar ciudadano</w:t>
              </w:r>
            </w:ins>
            <w:ins w:id="5133" w:author="Luis Fernando Llanos Zavalaga" w:date="2018-07-10T16:08:00Z">
              <w:r w:rsidR="006B071F">
                <w:rPr>
                  <w:rFonts w:cs="Times New Roman"/>
                  <w:color w:val="000000"/>
                  <w:lang w:val="es-PE"/>
                </w:rPr>
                <w:t>s</w:t>
              </w:r>
            </w:ins>
            <w:ins w:id="5134" w:author="Regina Casanova" w:date="2018-07-07T15:18:00Z">
              <w:r w:rsidRPr="00BA156B">
                <w:rPr>
                  <w:rFonts w:cs="Times New Roman"/>
                  <w:color w:val="000000"/>
                  <w:lang w:val="es-PE"/>
                </w:rPr>
                <w:t xml:space="preserve"> quejosos recurrentes</w:t>
              </w:r>
            </w:ins>
          </w:p>
        </w:tc>
        <w:tc>
          <w:tcPr>
            <w:tcW w:w="5380" w:type="dxa"/>
            <w:tcBorders>
              <w:bottom w:val="single" w:sz="8" w:space="0" w:color="000000"/>
              <w:right w:val="single" w:sz="8" w:space="0" w:color="000000"/>
            </w:tcBorders>
            <w:shd w:val="clear" w:color="auto" w:fill="E1E0E0"/>
            <w:vAlign w:val="bottom"/>
          </w:tcPr>
          <w:p w14:paraId="694B1316" w14:textId="77777777" w:rsidR="00BA63BC" w:rsidRPr="00BA156B" w:rsidRDefault="00BA63BC" w:rsidP="004105E1">
            <w:pPr>
              <w:autoSpaceDE w:val="0"/>
              <w:autoSpaceDN w:val="0"/>
              <w:adjustRightInd w:val="0"/>
              <w:spacing w:line="360" w:lineRule="atLeast"/>
              <w:rPr>
                <w:ins w:id="5135" w:author="Regina Casanova" w:date="2018-07-07T15:18:00Z"/>
                <w:rFonts w:cs="Times New Roman"/>
                <w:color w:val="000000"/>
                <w:lang w:val="es-PE"/>
              </w:rPr>
            </w:pPr>
            <w:ins w:id="5136" w:author="Regina Casanova" w:date="2018-07-07T15:18:00Z">
              <w:r>
                <w:rPr>
                  <w:rFonts w:cs="Times New Roman"/>
                  <w:color w:val="000000"/>
                  <w:lang w:val="es-PE"/>
                </w:rPr>
                <w:t>Co</w:t>
              </w:r>
              <w:r w:rsidRPr="00BA156B">
                <w:rPr>
                  <w:rFonts w:cs="Times New Roman"/>
                  <w:color w:val="000000"/>
                  <w:lang w:val="es-PE"/>
                </w:rPr>
                <w:t>mo gestor de una IPRESS quiero identificar a los ciudadanos quejosos recurrentes para poder tomar medidas sobre esos casos</w:t>
              </w:r>
            </w:ins>
          </w:p>
        </w:tc>
        <w:tc>
          <w:tcPr>
            <w:tcW w:w="2341" w:type="dxa"/>
            <w:tcBorders>
              <w:bottom w:val="single" w:sz="8" w:space="0" w:color="000000"/>
              <w:right w:val="single" w:sz="8" w:space="0" w:color="000000"/>
            </w:tcBorders>
            <w:shd w:val="clear" w:color="auto" w:fill="E1E0E0"/>
            <w:vAlign w:val="bottom"/>
          </w:tcPr>
          <w:p w14:paraId="002818D3" w14:textId="77777777" w:rsidR="00BA63BC" w:rsidRPr="00BA156B" w:rsidRDefault="00BA63BC" w:rsidP="004105E1">
            <w:pPr>
              <w:autoSpaceDE w:val="0"/>
              <w:autoSpaceDN w:val="0"/>
              <w:adjustRightInd w:val="0"/>
              <w:spacing w:line="360" w:lineRule="atLeast"/>
              <w:rPr>
                <w:ins w:id="5137" w:author="Regina Casanova" w:date="2018-07-07T15:18:00Z"/>
                <w:rFonts w:cs="Times New Roman"/>
                <w:color w:val="000000"/>
                <w:lang w:val="es-PE"/>
              </w:rPr>
            </w:pPr>
            <w:ins w:id="5138" w:author="Regina Casanova" w:date="2018-07-07T15:18:00Z">
              <w:r w:rsidRPr="00BA156B">
                <w:rPr>
                  <w:rFonts w:cs="Times New Roman"/>
                  <w:color w:val="000000"/>
                  <w:lang w:val="es-PE"/>
                </w:rPr>
                <w:t>Perfil del ciudadano que se queja donde se pueda ver el historial de los reclamos que ha presentado</w:t>
              </w:r>
            </w:ins>
          </w:p>
        </w:tc>
        <w:tc>
          <w:tcPr>
            <w:tcW w:w="1559" w:type="dxa"/>
            <w:tcBorders>
              <w:bottom w:val="single" w:sz="8" w:space="0" w:color="000000"/>
              <w:right w:val="single" w:sz="8" w:space="0" w:color="000000"/>
            </w:tcBorders>
            <w:shd w:val="clear" w:color="auto" w:fill="E1E0E0"/>
            <w:vAlign w:val="bottom"/>
          </w:tcPr>
          <w:p w14:paraId="1D4D045C" w14:textId="77777777" w:rsidR="00BA63BC" w:rsidRPr="00BA156B" w:rsidRDefault="00BA63BC" w:rsidP="004105E1">
            <w:pPr>
              <w:autoSpaceDE w:val="0"/>
              <w:autoSpaceDN w:val="0"/>
              <w:adjustRightInd w:val="0"/>
              <w:spacing w:line="360" w:lineRule="atLeast"/>
              <w:rPr>
                <w:ins w:id="5139" w:author="Regina Casanova" w:date="2018-07-07T15:18:00Z"/>
                <w:rFonts w:cs="Times New Roman"/>
                <w:color w:val="000000"/>
                <w:lang w:val="es-PE"/>
              </w:rPr>
            </w:pPr>
            <w:ins w:id="5140" w:author="Regina Casanova" w:date="2018-07-07T15:18:00Z">
              <w:r w:rsidRPr="00BA156B">
                <w:rPr>
                  <w:rFonts w:cs="Times New Roman"/>
                  <w:color w:val="000000"/>
                  <w:lang w:val="es-PE"/>
                </w:rPr>
                <w:t>Medio - 2</w:t>
              </w:r>
            </w:ins>
          </w:p>
        </w:tc>
      </w:tr>
      <w:tr w:rsidR="00BA63BC" w:rsidRPr="00BA156B" w14:paraId="1A92F6D6" w14:textId="77777777" w:rsidTr="004105E1">
        <w:tblPrEx>
          <w:tblBorders>
            <w:top w:val="none" w:sz="0" w:space="0" w:color="auto"/>
          </w:tblBorders>
        </w:tblPrEx>
        <w:trPr>
          <w:ins w:id="5141" w:author="Regina Casanova" w:date="2018-07-07T15:18:00Z"/>
        </w:trPr>
        <w:tc>
          <w:tcPr>
            <w:tcW w:w="504" w:type="dxa"/>
            <w:tcBorders>
              <w:left w:val="single" w:sz="8" w:space="0" w:color="000000"/>
              <w:bottom w:val="single" w:sz="8" w:space="0" w:color="000000"/>
              <w:right w:val="single" w:sz="8" w:space="0" w:color="000000"/>
            </w:tcBorders>
            <w:vAlign w:val="bottom"/>
          </w:tcPr>
          <w:p w14:paraId="403D1297" w14:textId="77777777" w:rsidR="00BA63BC" w:rsidRPr="00BA156B" w:rsidRDefault="00BA63BC" w:rsidP="004105E1">
            <w:pPr>
              <w:autoSpaceDE w:val="0"/>
              <w:autoSpaceDN w:val="0"/>
              <w:adjustRightInd w:val="0"/>
              <w:spacing w:line="360" w:lineRule="atLeast"/>
              <w:jc w:val="right"/>
              <w:rPr>
                <w:ins w:id="5142" w:author="Regina Casanova" w:date="2018-07-07T15:18:00Z"/>
                <w:rFonts w:cs="Times New Roman"/>
                <w:color w:val="000000"/>
                <w:lang w:val="es-PE"/>
              </w:rPr>
            </w:pPr>
            <w:ins w:id="5143" w:author="Regina Casanova" w:date="2018-07-07T15:18:00Z">
              <w:r w:rsidRPr="00BA156B">
                <w:rPr>
                  <w:rFonts w:cs="Times New Roman"/>
                  <w:color w:val="000000"/>
                  <w:lang w:val="es-PE"/>
                </w:rPr>
                <w:t>19</w:t>
              </w:r>
            </w:ins>
          </w:p>
        </w:tc>
        <w:tc>
          <w:tcPr>
            <w:tcW w:w="1715" w:type="dxa"/>
            <w:tcBorders>
              <w:bottom w:val="single" w:sz="8" w:space="0" w:color="000000"/>
              <w:right w:val="single" w:sz="8" w:space="0" w:color="000000"/>
            </w:tcBorders>
            <w:vAlign w:val="bottom"/>
          </w:tcPr>
          <w:p w14:paraId="01FEFDCE" w14:textId="77777777" w:rsidR="00BA63BC" w:rsidRPr="00BA156B" w:rsidRDefault="00BA63BC" w:rsidP="004105E1">
            <w:pPr>
              <w:autoSpaceDE w:val="0"/>
              <w:autoSpaceDN w:val="0"/>
              <w:adjustRightInd w:val="0"/>
              <w:spacing w:line="360" w:lineRule="atLeast"/>
              <w:rPr>
                <w:ins w:id="5144" w:author="Regina Casanova" w:date="2018-07-07T15:18:00Z"/>
                <w:rFonts w:cs="Times New Roman"/>
                <w:color w:val="000000"/>
                <w:lang w:val="es-PE"/>
              </w:rPr>
            </w:pPr>
            <w:ins w:id="5145"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vAlign w:val="bottom"/>
          </w:tcPr>
          <w:p w14:paraId="2E5B7E3C" w14:textId="77777777" w:rsidR="00BA63BC" w:rsidRPr="00BA156B" w:rsidRDefault="00BA63BC" w:rsidP="004105E1">
            <w:pPr>
              <w:autoSpaceDE w:val="0"/>
              <w:autoSpaceDN w:val="0"/>
              <w:adjustRightInd w:val="0"/>
              <w:spacing w:line="360" w:lineRule="atLeast"/>
              <w:rPr>
                <w:ins w:id="5146" w:author="Regina Casanova" w:date="2018-07-07T15:18:00Z"/>
                <w:rFonts w:cs="Times New Roman"/>
                <w:color w:val="000000"/>
                <w:lang w:val="es-PE"/>
              </w:rPr>
            </w:pPr>
            <w:ins w:id="5147" w:author="Regina Casanova" w:date="2018-07-07T15:18:00Z">
              <w:r w:rsidRPr="00BA156B">
                <w:rPr>
                  <w:rFonts w:cs="Times New Roman"/>
                  <w:color w:val="000000"/>
                  <w:lang w:val="es-PE"/>
                </w:rPr>
                <w:t>Llegar a al menos 2 personas encargadas para darle solución</w:t>
              </w:r>
            </w:ins>
          </w:p>
        </w:tc>
        <w:tc>
          <w:tcPr>
            <w:tcW w:w="5380" w:type="dxa"/>
            <w:tcBorders>
              <w:bottom w:val="single" w:sz="8" w:space="0" w:color="000000"/>
              <w:right w:val="single" w:sz="8" w:space="0" w:color="000000"/>
            </w:tcBorders>
            <w:vAlign w:val="bottom"/>
          </w:tcPr>
          <w:p w14:paraId="070698B2" w14:textId="77777777" w:rsidR="00BA63BC" w:rsidRPr="00BA156B" w:rsidRDefault="00BA63BC" w:rsidP="004105E1">
            <w:pPr>
              <w:autoSpaceDE w:val="0"/>
              <w:autoSpaceDN w:val="0"/>
              <w:adjustRightInd w:val="0"/>
              <w:spacing w:line="360" w:lineRule="atLeast"/>
              <w:rPr>
                <w:ins w:id="5148" w:author="Regina Casanova" w:date="2018-07-07T15:18:00Z"/>
                <w:rFonts w:cs="Times New Roman"/>
                <w:color w:val="000000"/>
                <w:lang w:val="es-PE"/>
              </w:rPr>
            </w:pPr>
            <w:ins w:id="5149" w:author="Regina Casanova" w:date="2018-07-07T15:18:00Z">
              <w:r>
                <w:rPr>
                  <w:rFonts w:cs="Times New Roman"/>
                  <w:color w:val="000000"/>
                  <w:lang w:val="es-PE"/>
                </w:rPr>
                <w:t>Co</w:t>
              </w:r>
              <w:r w:rsidRPr="00BA156B">
                <w:rPr>
                  <w:rFonts w:cs="Times New Roman"/>
                  <w:color w:val="000000"/>
                  <w:lang w:val="es-PE"/>
                </w:rPr>
                <w:t>mo gestor de una IPRESS quiero que cuando ingresen reclamos lleguen al menos a dos personas para poder evitar que se pierdan estos reclamos</w:t>
              </w:r>
            </w:ins>
          </w:p>
        </w:tc>
        <w:tc>
          <w:tcPr>
            <w:tcW w:w="2341" w:type="dxa"/>
            <w:tcBorders>
              <w:bottom w:val="single" w:sz="8" w:space="0" w:color="000000"/>
              <w:right w:val="single" w:sz="8" w:space="0" w:color="000000"/>
            </w:tcBorders>
            <w:vAlign w:val="bottom"/>
          </w:tcPr>
          <w:p w14:paraId="231CA76D" w14:textId="77777777" w:rsidR="00BA63BC" w:rsidRPr="00BA156B" w:rsidRDefault="00BA63BC" w:rsidP="004105E1">
            <w:pPr>
              <w:autoSpaceDE w:val="0"/>
              <w:autoSpaceDN w:val="0"/>
              <w:adjustRightInd w:val="0"/>
              <w:spacing w:line="360" w:lineRule="atLeast"/>
              <w:rPr>
                <w:ins w:id="5150" w:author="Regina Casanova" w:date="2018-07-07T15:18:00Z"/>
                <w:rFonts w:cs="Times New Roman"/>
                <w:color w:val="000000"/>
                <w:lang w:val="es-PE"/>
              </w:rPr>
            </w:pPr>
            <w:ins w:id="5151" w:author="Regina Casanova" w:date="2018-07-07T15:18:00Z">
              <w:r w:rsidRPr="00BA156B">
                <w:rPr>
                  <w:rFonts w:cs="Times New Roman"/>
                  <w:color w:val="000000"/>
                  <w:lang w:val="es-PE"/>
                </w:rPr>
                <w:t>Enviar correo electrónico a personas designadas para recibir estos reclamos</w:t>
              </w:r>
            </w:ins>
          </w:p>
        </w:tc>
        <w:tc>
          <w:tcPr>
            <w:tcW w:w="1559" w:type="dxa"/>
            <w:tcBorders>
              <w:bottom w:val="single" w:sz="8" w:space="0" w:color="000000"/>
              <w:right w:val="single" w:sz="8" w:space="0" w:color="000000"/>
            </w:tcBorders>
            <w:vAlign w:val="bottom"/>
          </w:tcPr>
          <w:p w14:paraId="1D4FD45F" w14:textId="77777777" w:rsidR="00BA63BC" w:rsidRPr="00BA156B" w:rsidRDefault="00BA63BC" w:rsidP="004105E1">
            <w:pPr>
              <w:autoSpaceDE w:val="0"/>
              <w:autoSpaceDN w:val="0"/>
              <w:adjustRightInd w:val="0"/>
              <w:spacing w:line="360" w:lineRule="atLeast"/>
              <w:rPr>
                <w:ins w:id="5152" w:author="Regina Casanova" w:date="2018-07-07T15:18:00Z"/>
                <w:rFonts w:cs="Times New Roman"/>
                <w:color w:val="000000"/>
                <w:lang w:val="es-PE"/>
              </w:rPr>
            </w:pPr>
            <w:ins w:id="5153" w:author="Regina Casanova" w:date="2018-07-07T15:18:00Z">
              <w:r w:rsidRPr="00BA156B">
                <w:rPr>
                  <w:rFonts w:cs="Times New Roman"/>
                  <w:color w:val="000000"/>
                  <w:lang w:val="es-PE"/>
                </w:rPr>
                <w:t>Alto - 3</w:t>
              </w:r>
            </w:ins>
          </w:p>
        </w:tc>
      </w:tr>
      <w:tr w:rsidR="00BA63BC" w:rsidRPr="00BA156B" w14:paraId="091CEF3E" w14:textId="77777777" w:rsidTr="004105E1">
        <w:tblPrEx>
          <w:tblBorders>
            <w:top w:val="none" w:sz="0" w:space="0" w:color="auto"/>
          </w:tblBorders>
        </w:tblPrEx>
        <w:trPr>
          <w:ins w:id="515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13143DAC" w14:textId="77777777" w:rsidR="00BA63BC" w:rsidRPr="00BA156B" w:rsidRDefault="00BA63BC" w:rsidP="004105E1">
            <w:pPr>
              <w:autoSpaceDE w:val="0"/>
              <w:autoSpaceDN w:val="0"/>
              <w:adjustRightInd w:val="0"/>
              <w:spacing w:line="360" w:lineRule="atLeast"/>
              <w:jc w:val="right"/>
              <w:rPr>
                <w:ins w:id="5155" w:author="Regina Casanova" w:date="2018-07-07T15:18:00Z"/>
                <w:rFonts w:cs="Times New Roman"/>
                <w:color w:val="000000"/>
                <w:lang w:val="es-PE"/>
              </w:rPr>
            </w:pPr>
            <w:ins w:id="5156" w:author="Regina Casanova" w:date="2018-07-07T15:18:00Z">
              <w:r w:rsidRPr="00BA156B">
                <w:rPr>
                  <w:rFonts w:cs="Times New Roman"/>
                  <w:color w:val="000000"/>
                  <w:lang w:val="es-PE"/>
                </w:rPr>
                <w:t>20</w:t>
              </w:r>
            </w:ins>
          </w:p>
        </w:tc>
        <w:tc>
          <w:tcPr>
            <w:tcW w:w="1715" w:type="dxa"/>
            <w:tcBorders>
              <w:bottom w:val="single" w:sz="8" w:space="0" w:color="000000"/>
              <w:right w:val="single" w:sz="8" w:space="0" w:color="000000"/>
            </w:tcBorders>
            <w:shd w:val="clear" w:color="auto" w:fill="E1E0E0"/>
            <w:vAlign w:val="bottom"/>
          </w:tcPr>
          <w:p w14:paraId="0A8E9F5E" w14:textId="77777777" w:rsidR="00BA63BC" w:rsidRPr="00BA156B" w:rsidRDefault="00BA63BC" w:rsidP="004105E1">
            <w:pPr>
              <w:autoSpaceDE w:val="0"/>
              <w:autoSpaceDN w:val="0"/>
              <w:adjustRightInd w:val="0"/>
              <w:spacing w:line="360" w:lineRule="atLeast"/>
              <w:rPr>
                <w:ins w:id="5157" w:author="Regina Casanova" w:date="2018-07-07T15:18:00Z"/>
                <w:rFonts w:cs="Times New Roman"/>
                <w:color w:val="000000"/>
                <w:lang w:val="es-PE"/>
              </w:rPr>
            </w:pPr>
            <w:ins w:id="5158"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1C848F40" w14:textId="77777777" w:rsidR="00BA63BC" w:rsidRPr="00BA156B" w:rsidRDefault="00BA63BC" w:rsidP="004105E1">
            <w:pPr>
              <w:autoSpaceDE w:val="0"/>
              <w:autoSpaceDN w:val="0"/>
              <w:adjustRightInd w:val="0"/>
              <w:spacing w:line="360" w:lineRule="atLeast"/>
              <w:rPr>
                <w:ins w:id="5159" w:author="Regina Casanova" w:date="2018-07-07T15:18:00Z"/>
                <w:rFonts w:cs="Times New Roman"/>
                <w:color w:val="000000"/>
                <w:lang w:val="es-PE"/>
              </w:rPr>
            </w:pPr>
            <w:ins w:id="5160" w:author="Regina Casanova" w:date="2018-07-07T15:18:00Z">
              <w:r w:rsidRPr="00BA156B">
                <w:rPr>
                  <w:rFonts w:cs="Times New Roman"/>
                  <w:color w:val="000000"/>
                  <w:lang w:val="es-PE"/>
                </w:rPr>
                <w:t>Filtro de reclamos que no pertenezcan a la institución</w:t>
              </w:r>
            </w:ins>
          </w:p>
        </w:tc>
        <w:tc>
          <w:tcPr>
            <w:tcW w:w="5380" w:type="dxa"/>
            <w:tcBorders>
              <w:bottom w:val="single" w:sz="8" w:space="0" w:color="000000"/>
              <w:right w:val="single" w:sz="8" w:space="0" w:color="000000"/>
            </w:tcBorders>
            <w:shd w:val="clear" w:color="auto" w:fill="E1E0E0"/>
            <w:vAlign w:val="bottom"/>
          </w:tcPr>
          <w:p w14:paraId="24784346" w14:textId="77777777" w:rsidR="00BA63BC" w:rsidRPr="00BA156B" w:rsidRDefault="00BA63BC" w:rsidP="004105E1">
            <w:pPr>
              <w:autoSpaceDE w:val="0"/>
              <w:autoSpaceDN w:val="0"/>
              <w:adjustRightInd w:val="0"/>
              <w:spacing w:line="360" w:lineRule="atLeast"/>
              <w:rPr>
                <w:ins w:id="5161" w:author="Regina Casanova" w:date="2018-07-07T15:18:00Z"/>
                <w:rFonts w:cs="Times New Roman"/>
                <w:color w:val="000000"/>
                <w:lang w:val="es-PE"/>
              </w:rPr>
            </w:pPr>
            <w:ins w:id="5162" w:author="Regina Casanova" w:date="2018-07-07T15:18:00Z">
              <w:r>
                <w:rPr>
                  <w:rFonts w:cs="Times New Roman"/>
                  <w:color w:val="000000"/>
                  <w:lang w:val="es-PE"/>
                </w:rPr>
                <w:t>Co</w:t>
              </w:r>
              <w:r w:rsidRPr="00BA156B">
                <w:rPr>
                  <w:rFonts w:cs="Times New Roman"/>
                  <w:color w:val="000000"/>
                  <w:lang w:val="es-PE"/>
                </w:rPr>
                <w:t>mo gestor de una IPRESS quiero filtrar reclamos que no pertenezcan a mi institución para poder tener información verídica sin adicionales</w:t>
              </w:r>
            </w:ins>
          </w:p>
        </w:tc>
        <w:tc>
          <w:tcPr>
            <w:tcW w:w="2341" w:type="dxa"/>
            <w:tcBorders>
              <w:bottom w:val="single" w:sz="8" w:space="0" w:color="000000"/>
              <w:right w:val="single" w:sz="8" w:space="0" w:color="000000"/>
            </w:tcBorders>
            <w:shd w:val="clear" w:color="auto" w:fill="E1E0E0"/>
            <w:vAlign w:val="bottom"/>
          </w:tcPr>
          <w:p w14:paraId="34B990AC" w14:textId="77777777" w:rsidR="00BA63BC" w:rsidRPr="00BA156B" w:rsidRDefault="00BA63BC" w:rsidP="004105E1">
            <w:pPr>
              <w:autoSpaceDE w:val="0"/>
              <w:autoSpaceDN w:val="0"/>
              <w:adjustRightInd w:val="0"/>
              <w:spacing w:line="360" w:lineRule="atLeast"/>
              <w:rPr>
                <w:ins w:id="5163" w:author="Regina Casanova" w:date="2018-07-07T15:18:00Z"/>
                <w:rFonts w:cs="Times New Roman"/>
                <w:color w:val="000000"/>
                <w:lang w:val="es-PE"/>
              </w:rPr>
            </w:pPr>
            <w:ins w:id="5164" w:author="Regina Casanova" w:date="2018-07-07T15:18:00Z">
              <w:r w:rsidRPr="00BA156B">
                <w:rPr>
                  <w:rFonts w:cs="Times New Roman"/>
                  <w:color w:val="000000"/>
                  <w:lang w:val="es-PE"/>
                </w:rPr>
                <w:t>nuevos reclamos que ingresen los usuarios deben ser aceptados por la IPRESS</w:t>
              </w:r>
            </w:ins>
          </w:p>
        </w:tc>
        <w:tc>
          <w:tcPr>
            <w:tcW w:w="1559" w:type="dxa"/>
            <w:tcBorders>
              <w:bottom w:val="single" w:sz="8" w:space="0" w:color="000000"/>
              <w:right w:val="single" w:sz="8" w:space="0" w:color="000000"/>
            </w:tcBorders>
            <w:shd w:val="clear" w:color="auto" w:fill="E1E0E0"/>
            <w:vAlign w:val="bottom"/>
          </w:tcPr>
          <w:p w14:paraId="4DEFF1D2" w14:textId="77777777" w:rsidR="00BA63BC" w:rsidRPr="00BA156B" w:rsidRDefault="00BA63BC" w:rsidP="004105E1">
            <w:pPr>
              <w:autoSpaceDE w:val="0"/>
              <w:autoSpaceDN w:val="0"/>
              <w:adjustRightInd w:val="0"/>
              <w:spacing w:line="360" w:lineRule="atLeast"/>
              <w:rPr>
                <w:ins w:id="5165" w:author="Regina Casanova" w:date="2018-07-07T15:18:00Z"/>
                <w:rFonts w:cs="Times New Roman"/>
                <w:color w:val="000000"/>
                <w:lang w:val="es-PE"/>
              </w:rPr>
            </w:pPr>
            <w:ins w:id="5166" w:author="Regina Casanova" w:date="2018-07-07T15:18:00Z">
              <w:r w:rsidRPr="00BA156B">
                <w:rPr>
                  <w:rFonts w:cs="Times New Roman"/>
                  <w:color w:val="000000"/>
                  <w:lang w:val="es-PE"/>
                </w:rPr>
                <w:t>Medio - 2</w:t>
              </w:r>
            </w:ins>
          </w:p>
        </w:tc>
      </w:tr>
      <w:tr w:rsidR="00BA63BC" w:rsidRPr="00BA156B" w14:paraId="65D3E494" w14:textId="77777777" w:rsidTr="004105E1">
        <w:tblPrEx>
          <w:tblBorders>
            <w:top w:val="none" w:sz="0" w:space="0" w:color="auto"/>
          </w:tblBorders>
        </w:tblPrEx>
        <w:trPr>
          <w:ins w:id="5167" w:author="Regina Casanova" w:date="2018-07-07T15:18:00Z"/>
        </w:trPr>
        <w:tc>
          <w:tcPr>
            <w:tcW w:w="504" w:type="dxa"/>
            <w:tcBorders>
              <w:left w:val="single" w:sz="8" w:space="0" w:color="000000"/>
              <w:bottom w:val="single" w:sz="8" w:space="0" w:color="000000"/>
              <w:right w:val="single" w:sz="8" w:space="0" w:color="000000"/>
            </w:tcBorders>
            <w:vAlign w:val="bottom"/>
          </w:tcPr>
          <w:p w14:paraId="3612CADB" w14:textId="77777777" w:rsidR="00BA63BC" w:rsidRPr="00BA156B" w:rsidRDefault="00BA63BC" w:rsidP="004105E1">
            <w:pPr>
              <w:autoSpaceDE w:val="0"/>
              <w:autoSpaceDN w:val="0"/>
              <w:adjustRightInd w:val="0"/>
              <w:spacing w:line="360" w:lineRule="atLeast"/>
              <w:jc w:val="right"/>
              <w:rPr>
                <w:ins w:id="5168" w:author="Regina Casanova" w:date="2018-07-07T15:18:00Z"/>
                <w:rFonts w:cs="Times New Roman"/>
                <w:color w:val="000000"/>
                <w:lang w:val="es-PE"/>
              </w:rPr>
            </w:pPr>
            <w:ins w:id="5169" w:author="Regina Casanova" w:date="2018-07-07T15:18:00Z">
              <w:r w:rsidRPr="00BA156B">
                <w:rPr>
                  <w:rFonts w:cs="Times New Roman"/>
                  <w:color w:val="000000"/>
                  <w:lang w:val="es-PE"/>
                </w:rPr>
                <w:t>21</w:t>
              </w:r>
            </w:ins>
          </w:p>
        </w:tc>
        <w:tc>
          <w:tcPr>
            <w:tcW w:w="1715" w:type="dxa"/>
            <w:tcBorders>
              <w:bottom w:val="single" w:sz="8" w:space="0" w:color="000000"/>
              <w:right w:val="single" w:sz="8" w:space="0" w:color="000000"/>
            </w:tcBorders>
            <w:vAlign w:val="bottom"/>
          </w:tcPr>
          <w:p w14:paraId="09FD0948" w14:textId="77777777" w:rsidR="00BA63BC" w:rsidRPr="00BA156B" w:rsidRDefault="00BA63BC" w:rsidP="004105E1">
            <w:pPr>
              <w:autoSpaceDE w:val="0"/>
              <w:autoSpaceDN w:val="0"/>
              <w:adjustRightInd w:val="0"/>
              <w:spacing w:line="360" w:lineRule="atLeast"/>
              <w:rPr>
                <w:ins w:id="5170" w:author="Regina Casanova" w:date="2018-07-07T15:18:00Z"/>
                <w:rFonts w:cs="Times New Roman"/>
                <w:color w:val="000000"/>
                <w:lang w:val="es-PE"/>
              </w:rPr>
            </w:pPr>
            <w:ins w:id="517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4B59BAD7" w14:textId="77777777" w:rsidR="00BA63BC" w:rsidRPr="00BA156B" w:rsidRDefault="00BA63BC" w:rsidP="004105E1">
            <w:pPr>
              <w:autoSpaceDE w:val="0"/>
              <w:autoSpaceDN w:val="0"/>
              <w:adjustRightInd w:val="0"/>
              <w:spacing w:line="360" w:lineRule="atLeast"/>
              <w:rPr>
                <w:ins w:id="5172" w:author="Regina Casanova" w:date="2018-07-07T15:18:00Z"/>
                <w:rFonts w:cs="Times New Roman"/>
                <w:color w:val="000000"/>
                <w:lang w:val="es-PE"/>
              </w:rPr>
            </w:pPr>
            <w:ins w:id="5173" w:author="Regina Casanova" w:date="2018-07-07T15:18:00Z">
              <w:r w:rsidRPr="00BA156B">
                <w:rPr>
                  <w:rFonts w:cs="Times New Roman"/>
                  <w:color w:val="000000"/>
                  <w:lang w:val="es-PE"/>
                </w:rPr>
                <w:t>Servicios y servidor más reclamados, y más felicitado</w:t>
              </w:r>
            </w:ins>
          </w:p>
        </w:tc>
        <w:tc>
          <w:tcPr>
            <w:tcW w:w="5380" w:type="dxa"/>
            <w:tcBorders>
              <w:bottom w:val="single" w:sz="8" w:space="0" w:color="000000"/>
              <w:right w:val="single" w:sz="8" w:space="0" w:color="000000"/>
            </w:tcBorders>
            <w:vAlign w:val="bottom"/>
          </w:tcPr>
          <w:p w14:paraId="4C619FF9" w14:textId="4C248603" w:rsidR="00BA63BC" w:rsidRPr="00BA156B" w:rsidRDefault="00BA63BC" w:rsidP="004105E1">
            <w:pPr>
              <w:autoSpaceDE w:val="0"/>
              <w:autoSpaceDN w:val="0"/>
              <w:adjustRightInd w:val="0"/>
              <w:spacing w:line="360" w:lineRule="atLeast"/>
              <w:rPr>
                <w:ins w:id="5174" w:author="Regina Casanova" w:date="2018-07-07T15:18:00Z"/>
                <w:rFonts w:cs="Times New Roman"/>
                <w:color w:val="000000"/>
                <w:lang w:val="es-PE"/>
              </w:rPr>
            </w:pPr>
            <w:ins w:id="5175"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176" w:author="Regina Casanova" w:date="2018-07-29T19:16:00Z">
              <w:r w:rsidR="00F95B03">
                <w:rPr>
                  <w:rFonts w:cs="Times New Roman"/>
                  <w:color w:val="000000"/>
                  <w:lang w:val="es-PE"/>
                </w:rPr>
                <w:t>aplicativo informático</w:t>
              </w:r>
            </w:ins>
            <w:ins w:id="5177" w:author="Regina Casanova" w:date="2018-07-07T15:18:00Z">
              <w:r>
                <w:rPr>
                  <w:rFonts w:cs="Times New Roman"/>
                  <w:color w:val="000000"/>
                  <w:lang w:val="es-PE"/>
                </w:rPr>
                <w:t xml:space="preserve"> </w:t>
              </w:r>
              <w:r w:rsidRPr="00BA156B">
                <w:rPr>
                  <w:rFonts w:cs="Times New Roman"/>
                  <w:color w:val="000000"/>
                  <w:lang w:val="es-PE"/>
                </w:rPr>
                <w:t>quiero conocer cuáles son los servicios y servidor más reclamados y felicitados para poder tomar decisiones sobre el servicio</w:t>
              </w:r>
            </w:ins>
          </w:p>
        </w:tc>
        <w:tc>
          <w:tcPr>
            <w:tcW w:w="2341" w:type="dxa"/>
            <w:tcBorders>
              <w:bottom w:val="single" w:sz="8" w:space="0" w:color="000000"/>
              <w:right w:val="single" w:sz="8" w:space="0" w:color="000000"/>
            </w:tcBorders>
            <w:vAlign w:val="bottom"/>
          </w:tcPr>
          <w:p w14:paraId="5842F370" w14:textId="77777777" w:rsidR="00BA63BC" w:rsidRPr="00BA156B" w:rsidRDefault="00BA63BC" w:rsidP="004105E1">
            <w:pPr>
              <w:autoSpaceDE w:val="0"/>
              <w:autoSpaceDN w:val="0"/>
              <w:adjustRightInd w:val="0"/>
              <w:spacing w:line="360" w:lineRule="atLeast"/>
              <w:rPr>
                <w:ins w:id="5178" w:author="Regina Casanova" w:date="2018-07-07T15:18:00Z"/>
                <w:rFonts w:cs="Times New Roman"/>
                <w:color w:val="000000"/>
                <w:lang w:val="es-PE"/>
              </w:rPr>
            </w:pPr>
            <w:ins w:id="5179" w:author="Regina Casanova" w:date="2018-07-07T15:18:00Z">
              <w:r w:rsidRPr="00BA156B">
                <w:rPr>
                  <w:rFonts w:cs="Times New Roman"/>
                  <w:color w:val="000000"/>
                  <w:lang w:val="es-PE"/>
                </w:rPr>
                <w:t>Listado de reclamos y felicitaciones por servicio y servidor</w:t>
              </w:r>
            </w:ins>
          </w:p>
        </w:tc>
        <w:tc>
          <w:tcPr>
            <w:tcW w:w="1559" w:type="dxa"/>
            <w:tcBorders>
              <w:bottom w:val="single" w:sz="8" w:space="0" w:color="000000"/>
              <w:right w:val="single" w:sz="8" w:space="0" w:color="000000"/>
            </w:tcBorders>
            <w:vAlign w:val="bottom"/>
          </w:tcPr>
          <w:p w14:paraId="1B8203AE" w14:textId="77777777" w:rsidR="00BA63BC" w:rsidRPr="00BA156B" w:rsidRDefault="00BA63BC" w:rsidP="004105E1">
            <w:pPr>
              <w:autoSpaceDE w:val="0"/>
              <w:autoSpaceDN w:val="0"/>
              <w:adjustRightInd w:val="0"/>
              <w:spacing w:line="360" w:lineRule="atLeast"/>
              <w:rPr>
                <w:ins w:id="5180" w:author="Regina Casanova" w:date="2018-07-07T15:18:00Z"/>
                <w:rFonts w:cs="Times New Roman"/>
                <w:color w:val="000000"/>
                <w:lang w:val="es-PE"/>
              </w:rPr>
            </w:pPr>
            <w:ins w:id="5181" w:author="Regina Casanova" w:date="2018-07-07T15:18:00Z">
              <w:r w:rsidRPr="00BA156B">
                <w:rPr>
                  <w:rFonts w:cs="Times New Roman"/>
                  <w:color w:val="000000"/>
                  <w:lang w:val="es-PE"/>
                </w:rPr>
                <w:t>Alto - 3</w:t>
              </w:r>
            </w:ins>
          </w:p>
        </w:tc>
      </w:tr>
      <w:tr w:rsidR="00BA63BC" w:rsidRPr="00BA156B" w14:paraId="05A61B89" w14:textId="77777777" w:rsidTr="004105E1">
        <w:tblPrEx>
          <w:tblBorders>
            <w:top w:val="none" w:sz="0" w:space="0" w:color="auto"/>
          </w:tblBorders>
        </w:tblPrEx>
        <w:trPr>
          <w:ins w:id="518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4EEB7" w14:textId="77777777" w:rsidR="00BA63BC" w:rsidRPr="00BA156B" w:rsidRDefault="00BA63BC" w:rsidP="004105E1">
            <w:pPr>
              <w:autoSpaceDE w:val="0"/>
              <w:autoSpaceDN w:val="0"/>
              <w:adjustRightInd w:val="0"/>
              <w:spacing w:line="360" w:lineRule="atLeast"/>
              <w:jc w:val="right"/>
              <w:rPr>
                <w:ins w:id="5183" w:author="Regina Casanova" w:date="2018-07-07T15:18:00Z"/>
                <w:rFonts w:cs="Times New Roman"/>
                <w:color w:val="000000"/>
                <w:lang w:val="es-PE"/>
              </w:rPr>
            </w:pPr>
            <w:ins w:id="5184" w:author="Regina Casanova" w:date="2018-07-07T15:18:00Z">
              <w:r w:rsidRPr="00BA156B">
                <w:rPr>
                  <w:rFonts w:cs="Times New Roman"/>
                  <w:color w:val="000000"/>
                  <w:lang w:val="es-PE"/>
                </w:rPr>
                <w:lastRenderedPageBreak/>
                <w:t>22</w:t>
              </w:r>
            </w:ins>
          </w:p>
        </w:tc>
        <w:tc>
          <w:tcPr>
            <w:tcW w:w="1715" w:type="dxa"/>
            <w:tcBorders>
              <w:bottom w:val="single" w:sz="8" w:space="0" w:color="000000"/>
              <w:right w:val="single" w:sz="8" w:space="0" w:color="000000"/>
            </w:tcBorders>
            <w:shd w:val="clear" w:color="auto" w:fill="E1E0E0"/>
            <w:vAlign w:val="bottom"/>
          </w:tcPr>
          <w:p w14:paraId="2B769A01" w14:textId="77777777" w:rsidR="00BA63BC" w:rsidRPr="00BA156B" w:rsidRDefault="00BA63BC" w:rsidP="004105E1">
            <w:pPr>
              <w:autoSpaceDE w:val="0"/>
              <w:autoSpaceDN w:val="0"/>
              <w:adjustRightInd w:val="0"/>
              <w:spacing w:line="360" w:lineRule="atLeast"/>
              <w:rPr>
                <w:ins w:id="5185" w:author="Regina Casanova" w:date="2018-07-07T15:18:00Z"/>
                <w:rFonts w:cs="Times New Roman"/>
                <w:color w:val="000000"/>
                <w:lang w:val="es-PE"/>
              </w:rPr>
            </w:pPr>
            <w:ins w:id="518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7FFEE2B0" w14:textId="77777777" w:rsidR="00BA63BC" w:rsidRPr="00BA156B" w:rsidRDefault="00BA63BC" w:rsidP="004105E1">
            <w:pPr>
              <w:autoSpaceDE w:val="0"/>
              <w:autoSpaceDN w:val="0"/>
              <w:adjustRightInd w:val="0"/>
              <w:spacing w:line="360" w:lineRule="atLeast"/>
              <w:rPr>
                <w:ins w:id="5187" w:author="Regina Casanova" w:date="2018-07-07T15:18:00Z"/>
                <w:rFonts w:cs="Times New Roman"/>
                <w:color w:val="000000"/>
                <w:lang w:val="es-PE"/>
              </w:rPr>
            </w:pPr>
            <w:ins w:id="5188" w:author="Regina Casanova" w:date="2018-07-07T15:18:00Z">
              <w:r w:rsidRPr="00BA156B">
                <w:rPr>
                  <w:rFonts w:cs="Times New Roman"/>
                  <w:color w:val="000000"/>
                  <w:lang w:val="es-PE"/>
                </w:rPr>
                <w:t>Estado del reclamo</w:t>
              </w:r>
            </w:ins>
          </w:p>
        </w:tc>
        <w:tc>
          <w:tcPr>
            <w:tcW w:w="5380" w:type="dxa"/>
            <w:tcBorders>
              <w:bottom w:val="single" w:sz="8" w:space="0" w:color="000000"/>
              <w:right w:val="single" w:sz="8" w:space="0" w:color="000000"/>
            </w:tcBorders>
            <w:shd w:val="clear" w:color="auto" w:fill="E1E0E0"/>
            <w:vAlign w:val="bottom"/>
          </w:tcPr>
          <w:p w14:paraId="704B8155" w14:textId="2441131B" w:rsidR="00BA63BC" w:rsidRPr="00BA156B" w:rsidRDefault="00BA63BC" w:rsidP="004105E1">
            <w:pPr>
              <w:autoSpaceDE w:val="0"/>
              <w:autoSpaceDN w:val="0"/>
              <w:adjustRightInd w:val="0"/>
              <w:spacing w:line="360" w:lineRule="atLeast"/>
              <w:rPr>
                <w:ins w:id="5189" w:author="Regina Casanova" w:date="2018-07-07T15:18:00Z"/>
                <w:rFonts w:cs="Times New Roman"/>
                <w:color w:val="000000"/>
                <w:lang w:val="es-PE"/>
              </w:rPr>
            </w:pPr>
            <w:ins w:id="5190"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191" w:author="Regina Casanova" w:date="2018-07-29T19:16:00Z">
              <w:r w:rsidR="00F95B03">
                <w:rPr>
                  <w:rFonts w:cs="Times New Roman"/>
                  <w:color w:val="000000"/>
                  <w:lang w:val="es-PE"/>
                </w:rPr>
                <w:t>aplicativo informático</w:t>
              </w:r>
            </w:ins>
            <w:ins w:id="5192" w:author="Regina Casanova" w:date="2018-07-07T15:18:00Z">
              <w:r w:rsidRPr="00BA156B">
                <w:rPr>
                  <w:rFonts w:cs="Times New Roman"/>
                  <w:color w:val="000000"/>
                  <w:lang w:val="es-PE"/>
                </w:rPr>
                <w:t xml:space="preserve"> quiero conocer el estado de los reclamos para poder saber cuándo intervenir por los ciudadanos</w:t>
              </w:r>
            </w:ins>
          </w:p>
        </w:tc>
        <w:tc>
          <w:tcPr>
            <w:tcW w:w="2341" w:type="dxa"/>
            <w:tcBorders>
              <w:bottom w:val="single" w:sz="8" w:space="0" w:color="000000"/>
              <w:right w:val="single" w:sz="8" w:space="0" w:color="000000"/>
            </w:tcBorders>
            <w:shd w:val="clear" w:color="auto" w:fill="E1E0E0"/>
            <w:vAlign w:val="bottom"/>
          </w:tcPr>
          <w:p w14:paraId="1BAD7C6A" w14:textId="77777777" w:rsidR="00BA63BC" w:rsidRPr="00BA156B" w:rsidRDefault="00BA63BC" w:rsidP="004105E1">
            <w:pPr>
              <w:autoSpaceDE w:val="0"/>
              <w:autoSpaceDN w:val="0"/>
              <w:adjustRightInd w:val="0"/>
              <w:spacing w:line="360" w:lineRule="atLeast"/>
              <w:rPr>
                <w:ins w:id="5193" w:author="Regina Casanova" w:date="2018-07-07T15:18:00Z"/>
                <w:rFonts w:cs="Times New Roman"/>
                <w:color w:val="000000"/>
                <w:lang w:val="es-PE"/>
              </w:rPr>
            </w:pPr>
            <w:ins w:id="5194" w:author="Regina Casanova" w:date="2018-07-07T15:18:00Z">
              <w:r w:rsidRPr="00BA156B">
                <w:rPr>
                  <w:rFonts w:cs="Times New Roman"/>
                  <w:color w:val="000000"/>
                  <w:lang w:val="es-PE"/>
                </w:rPr>
                <w:t>Incluir estado del reclamo mediante semáforo (verde para &gt;10 días, 10 días&gt; amarillo para &lt; 20 días, &gt;20 días rojo)</w:t>
              </w:r>
            </w:ins>
          </w:p>
        </w:tc>
        <w:tc>
          <w:tcPr>
            <w:tcW w:w="1559" w:type="dxa"/>
            <w:tcBorders>
              <w:bottom w:val="single" w:sz="8" w:space="0" w:color="000000"/>
              <w:right w:val="single" w:sz="8" w:space="0" w:color="000000"/>
            </w:tcBorders>
            <w:shd w:val="clear" w:color="auto" w:fill="E1E0E0"/>
            <w:vAlign w:val="bottom"/>
          </w:tcPr>
          <w:p w14:paraId="698A9C96" w14:textId="77777777" w:rsidR="00BA63BC" w:rsidRPr="00BA156B" w:rsidRDefault="00BA63BC" w:rsidP="004105E1">
            <w:pPr>
              <w:autoSpaceDE w:val="0"/>
              <w:autoSpaceDN w:val="0"/>
              <w:adjustRightInd w:val="0"/>
              <w:spacing w:line="360" w:lineRule="atLeast"/>
              <w:rPr>
                <w:ins w:id="5195" w:author="Regina Casanova" w:date="2018-07-07T15:18:00Z"/>
                <w:rFonts w:cs="Times New Roman"/>
                <w:color w:val="000000"/>
                <w:lang w:val="es-PE"/>
              </w:rPr>
            </w:pPr>
            <w:ins w:id="5196" w:author="Regina Casanova" w:date="2018-07-07T15:18:00Z">
              <w:r w:rsidRPr="00BA156B">
                <w:rPr>
                  <w:rFonts w:cs="Times New Roman"/>
                  <w:color w:val="000000"/>
                  <w:lang w:val="es-PE"/>
                </w:rPr>
                <w:t>Alto - 3</w:t>
              </w:r>
            </w:ins>
          </w:p>
        </w:tc>
      </w:tr>
      <w:tr w:rsidR="00BA63BC" w:rsidRPr="00BA156B" w14:paraId="4162A277" w14:textId="77777777" w:rsidTr="004105E1">
        <w:tblPrEx>
          <w:tblBorders>
            <w:top w:val="none" w:sz="0" w:space="0" w:color="auto"/>
          </w:tblBorders>
        </w:tblPrEx>
        <w:trPr>
          <w:ins w:id="5197" w:author="Regina Casanova" w:date="2018-07-07T15:18:00Z"/>
        </w:trPr>
        <w:tc>
          <w:tcPr>
            <w:tcW w:w="504" w:type="dxa"/>
            <w:tcBorders>
              <w:left w:val="single" w:sz="8" w:space="0" w:color="000000"/>
              <w:bottom w:val="single" w:sz="8" w:space="0" w:color="000000"/>
              <w:right w:val="single" w:sz="8" w:space="0" w:color="000000"/>
            </w:tcBorders>
            <w:vAlign w:val="bottom"/>
          </w:tcPr>
          <w:p w14:paraId="507AFF9B" w14:textId="77777777" w:rsidR="00BA63BC" w:rsidRPr="00BA156B" w:rsidRDefault="00BA63BC" w:rsidP="004105E1">
            <w:pPr>
              <w:autoSpaceDE w:val="0"/>
              <w:autoSpaceDN w:val="0"/>
              <w:adjustRightInd w:val="0"/>
              <w:spacing w:line="360" w:lineRule="atLeast"/>
              <w:jc w:val="right"/>
              <w:rPr>
                <w:ins w:id="5198" w:author="Regina Casanova" w:date="2018-07-07T15:18:00Z"/>
                <w:rFonts w:cs="Times New Roman"/>
                <w:color w:val="000000"/>
                <w:lang w:val="es-PE"/>
              </w:rPr>
            </w:pPr>
            <w:ins w:id="5199" w:author="Regina Casanova" w:date="2018-07-07T15:18:00Z">
              <w:r w:rsidRPr="00BA156B">
                <w:rPr>
                  <w:rFonts w:cs="Times New Roman"/>
                  <w:color w:val="000000"/>
                  <w:lang w:val="es-PE"/>
                </w:rPr>
                <w:t>23</w:t>
              </w:r>
            </w:ins>
          </w:p>
        </w:tc>
        <w:tc>
          <w:tcPr>
            <w:tcW w:w="1715" w:type="dxa"/>
            <w:tcBorders>
              <w:bottom w:val="single" w:sz="8" w:space="0" w:color="000000"/>
              <w:right w:val="single" w:sz="8" w:space="0" w:color="000000"/>
            </w:tcBorders>
            <w:vAlign w:val="bottom"/>
          </w:tcPr>
          <w:p w14:paraId="19ACB6ED" w14:textId="77777777" w:rsidR="00BA63BC" w:rsidRPr="00BA156B" w:rsidRDefault="00BA63BC" w:rsidP="004105E1">
            <w:pPr>
              <w:autoSpaceDE w:val="0"/>
              <w:autoSpaceDN w:val="0"/>
              <w:adjustRightInd w:val="0"/>
              <w:spacing w:line="360" w:lineRule="atLeast"/>
              <w:rPr>
                <w:ins w:id="5200" w:author="Regina Casanova" w:date="2018-07-07T15:18:00Z"/>
                <w:rFonts w:cs="Times New Roman"/>
                <w:color w:val="000000"/>
                <w:lang w:val="es-PE"/>
              </w:rPr>
            </w:pPr>
            <w:ins w:id="520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11F25EDE" w14:textId="77777777" w:rsidR="00BA63BC" w:rsidRPr="00BA156B" w:rsidRDefault="00BA63BC" w:rsidP="004105E1">
            <w:pPr>
              <w:autoSpaceDE w:val="0"/>
              <w:autoSpaceDN w:val="0"/>
              <w:adjustRightInd w:val="0"/>
              <w:spacing w:line="360" w:lineRule="atLeast"/>
              <w:rPr>
                <w:ins w:id="5202" w:author="Regina Casanova" w:date="2018-07-07T15:18:00Z"/>
                <w:rFonts w:cs="Times New Roman"/>
                <w:color w:val="000000"/>
                <w:lang w:val="es-PE"/>
              </w:rPr>
            </w:pPr>
            <w:ins w:id="5203" w:author="Regina Casanova" w:date="2018-07-07T15:18:00Z">
              <w:r w:rsidRPr="00BA156B">
                <w:rPr>
                  <w:rFonts w:cs="Times New Roman"/>
                  <w:color w:val="000000"/>
                  <w:lang w:val="es-PE"/>
                </w:rPr>
                <w:t>Dispositivo móvil (cualquier terminal)</w:t>
              </w:r>
            </w:ins>
          </w:p>
        </w:tc>
        <w:tc>
          <w:tcPr>
            <w:tcW w:w="5380" w:type="dxa"/>
            <w:tcBorders>
              <w:bottom w:val="single" w:sz="8" w:space="0" w:color="000000"/>
              <w:right w:val="single" w:sz="8" w:space="0" w:color="000000"/>
            </w:tcBorders>
            <w:vAlign w:val="bottom"/>
          </w:tcPr>
          <w:p w14:paraId="1A2E2A0A" w14:textId="1EBC8CA1" w:rsidR="00BA63BC" w:rsidRPr="00BA156B" w:rsidRDefault="00BA63BC" w:rsidP="004105E1">
            <w:pPr>
              <w:autoSpaceDE w:val="0"/>
              <w:autoSpaceDN w:val="0"/>
              <w:adjustRightInd w:val="0"/>
              <w:spacing w:line="360" w:lineRule="atLeast"/>
              <w:rPr>
                <w:ins w:id="5204" w:author="Regina Casanova" w:date="2018-07-07T15:18:00Z"/>
                <w:rFonts w:cs="Times New Roman"/>
                <w:color w:val="000000"/>
                <w:lang w:val="es-PE"/>
              </w:rPr>
            </w:pPr>
            <w:ins w:id="5205"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206" w:author="Regina Casanova" w:date="2018-07-29T19:16:00Z">
              <w:r w:rsidR="00F95B03">
                <w:rPr>
                  <w:rFonts w:cs="Times New Roman"/>
                  <w:color w:val="000000"/>
                  <w:lang w:val="es-PE"/>
                </w:rPr>
                <w:t>aplicativo informático</w:t>
              </w:r>
            </w:ins>
            <w:ins w:id="5207" w:author="Regina Casanova" w:date="2018-07-07T15:18:00Z">
              <w:r>
                <w:rPr>
                  <w:rFonts w:cs="Times New Roman"/>
                  <w:color w:val="000000"/>
                  <w:lang w:val="es-PE"/>
                </w:rPr>
                <w:t xml:space="preserve"> </w:t>
              </w:r>
              <w:r w:rsidRPr="00BA156B">
                <w:rPr>
                  <w:rFonts w:cs="Times New Roman"/>
                  <w:color w:val="000000"/>
                  <w:lang w:val="es-PE"/>
                </w:rPr>
                <w:t>quiero poder revisar el sistema desde mi celular para poder ver datos de forma rápida</w:t>
              </w:r>
            </w:ins>
          </w:p>
        </w:tc>
        <w:tc>
          <w:tcPr>
            <w:tcW w:w="2341" w:type="dxa"/>
            <w:tcBorders>
              <w:bottom w:val="single" w:sz="8" w:space="0" w:color="000000"/>
              <w:right w:val="single" w:sz="8" w:space="0" w:color="000000"/>
            </w:tcBorders>
            <w:vAlign w:val="bottom"/>
          </w:tcPr>
          <w:p w14:paraId="780F8EBB" w14:textId="77777777" w:rsidR="00BA63BC" w:rsidRPr="00BA156B" w:rsidRDefault="00BA63BC" w:rsidP="004105E1">
            <w:pPr>
              <w:autoSpaceDE w:val="0"/>
              <w:autoSpaceDN w:val="0"/>
              <w:adjustRightInd w:val="0"/>
              <w:spacing w:line="360" w:lineRule="atLeast"/>
              <w:rPr>
                <w:ins w:id="5208" w:author="Regina Casanova" w:date="2018-07-07T15:18:00Z"/>
                <w:rFonts w:cs="Times New Roman"/>
                <w:color w:val="000000"/>
                <w:lang w:val="es-PE"/>
              </w:rPr>
            </w:pPr>
            <w:ins w:id="5209" w:author="Regina Casanova" w:date="2018-07-07T15:18:00Z">
              <w:r w:rsidRPr="00BA156B">
                <w:rPr>
                  <w:rFonts w:cs="Times New Roman"/>
                  <w:color w:val="000000"/>
                  <w:lang w:val="es-PE"/>
                </w:rPr>
                <w:t>App con usuario y contraseña</w:t>
              </w:r>
            </w:ins>
          </w:p>
        </w:tc>
        <w:tc>
          <w:tcPr>
            <w:tcW w:w="1559" w:type="dxa"/>
            <w:tcBorders>
              <w:bottom w:val="single" w:sz="8" w:space="0" w:color="000000"/>
              <w:right w:val="single" w:sz="8" w:space="0" w:color="000000"/>
            </w:tcBorders>
            <w:vAlign w:val="bottom"/>
          </w:tcPr>
          <w:p w14:paraId="07E3989E" w14:textId="77777777" w:rsidR="00BA63BC" w:rsidRPr="00BA156B" w:rsidRDefault="00BA63BC" w:rsidP="004105E1">
            <w:pPr>
              <w:autoSpaceDE w:val="0"/>
              <w:autoSpaceDN w:val="0"/>
              <w:adjustRightInd w:val="0"/>
              <w:spacing w:line="360" w:lineRule="atLeast"/>
              <w:rPr>
                <w:ins w:id="5210" w:author="Regina Casanova" w:date="2018-07-07T15:18:00Z"/>
                <w:rFonts w:cs="Times New Roman"/>
                <w:color w:val="000000"/>
                <w:lang w:val="es-PE"/>
              </w:rPr>
            </w:pPr>
            <w:ins w:id="5211" w:author="Regina Casanova" w:date="2018-07-07T15:18:00Z">
              <w:r w:rsidRPr="00BA156B">
                <w:rPr>
                  <w:rFonts w:cs="Times New Roman"/>
                  <w:color w:val="000000"/>
                  <w:lang w:val="es-PE"/>
                </w:rPr>
                <w:t>Medio - 2</w:t>
              </w:r>
            </w:ins>
          </w:p>
        </w:tc>
      </w:tr>
      <w:tr w:rsidR="00BA63BC" w:rsidRPr="00BA156B" w14:paraId="02AB2550" w14:textId="77777777" w:rsidTr="004105E1">
        <w:tblPrEx>
          <w:tblBorders>
            <w:top w:val="none" w:sz="0" w:space="0" w:color="auto"/>
          </w:tblBorders>
        </w:tblPrEx>
        <w:trPr>
          <w:ins w:id="521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FFF8A7D" w14:textId="77777777" w:rsidR="00BA63BC" w:rsidRPr="00BA156B" w:rsidRDefault="00BA63BC" w:rsidP="004105E1">
            <w:pPr>
              <w:autoSpaceDE w:val="0"/>
              <w:autoSpaceDN w:val="0"/>
              <w:adjustRightInd w:val="0"/>
              <w:spacing w:line="360" w:lineRule="atLeast"/>
              <w:jc w:val="right"/>
              <w:rPr>
                <w:ins w:id="5213" w:author="Regina Casanova" w:date="2018-07-07T15:18:00Z"/>
                <w:rFonts w:cs="Times New Roman"/>
                <w:color w:val="000000"/>
                <w:lang w:val="es-PE"/>
              </w:rPr>
            </w:pPr>
            <w:ins w:id="5214" w:author="Regina Casanova" w:date="2018-07-07T15:18:00Z">
              <w:r w:rsidRPr="00BA156B">
                <w:rPr>
                  <w:rFonts w:cs="Times New Roman"/>
                  <w:color w:val="000000"/>
                  <w:lang w:val="es-PE"/>
                </w:rPr>
                <w:t>24</w:t>
              </w:r>
            </w:ins>
          </w:p>
        </w:tc>
        <w:tc>
          <w:tcPr>
            <w:tcW w:w="1715" w:type="dxa"/>
            <w:tcBorders>
              <w:bottom w:val="single" w:sz="8" w:space="0" w:color="000000"/>
              <w:right w:val="single" w:sz="8" w:space="0" w:color="000000"/>
            </w:tcBorders>
            <w:shd w:val="clear" w:color="auto" w:fill="E1E0E0"/>
            <w:vAlign w:val="bottom"/>
          </w:tcPr>
          <w:p w14:paraId="0970E6C2" w14:textId="77777777" w:rsidR="00BA63BC" w:rsidRPr="00BA156B" w:rsidRDefault="00BA63BC" w:rsidP="004105E1">
            <w:pPr>
              <w:autoSpaceDE w:val="0"/>
              <w:autoSpaceDN w:val="0"/>
              <w:adjustRightInd w:val="0"/>
              <w:spacing w:line="360" w:lineRule="atLeast"/>
              <w:rPr>
                <w:ins w:id="5215" w:author="Regina Casanova" w:date="2018-07-07T15:18:00Z"/>
                <w:rFonts w:cs="Times New Roman"/>
                <w:color w:val="000000"/>
                <w:lang w:val="es-PE"/>
              </w:rPr>
            </w:pPr>
            <w:ins w:id="521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4B515201" w14:textId="77777777" w:rsidR="00BA63BC" w:rsidRPr="00BA156B" w:rsidRDefault="00BA63BC" w:rsidP="004105E1">
            <w:pPr>
              <w:autoSpaceDE w:val="0"/>
              <w:autoSpaceDN w:val="0"/>
              <w:adjustRightInd w:val="0"/>
              <w:spacing w:line="360" w:lineRule="atLeast"/>
              <w:rPr>
                <w:ins w:id="5217" w:author="Regina Casanova" w:date="2018-07-07T15:18:00Z"/>
                <w:rFonts w:cs="Times New Roman"/>
                <w:color w:val="000000"/>
                <w:lang w:val="es-PE"/>
              </w:rPr>
            </w:pPr>
            <w:ins w:id="5218" w:author="Regina Casanova" w:date="2018-07-07T15:18:00Z">
              <w:r w:rsidRPr="00BA156B">
                <w:rPr>
                  <w:rFonts w:cs="Times New Roman"/>
                  <w:color w:val="000000"/>
                  <w:lang w:val="es-PE"/>
                </w:rPr>
                <w:t>Estadísticas de distintas IPRESS y ranking, tendencias e indicadores</w:t>
              </w:r>
            </w:ins>
          </w:p>
        </w:tc>
        <w:tc>
          <w:tcPr>
            <w:tcW w:w="5380" w:type="dxa"/>
            <w:tcBorders>
              <w:bottom w:val="single" w:sz="8" w:space="0" w:color="000000"/>
              <w:right w:val="single" w:sz="8" w:space="0" w:color="000000"/>
            </w:tcBorders>
            <w:shd w:val="clear" w:color="auto" w:fill="E1E0E0"/>
            <w:vAlign w:val="bottom"/>
          </w:tcPr>
          <w:p w14:paraId="09C3CCAE" w14:textId="3ADF8AA8" w:rsidR="00BA63BC" w:rsidRPr="00BA156B" w:rsidRDefault="00BA63BC" w:rsidP="004105E1">
            <w:pPr>
              <w:autoSpaceDE w:val="0"/>
              <w:autoSpaceDN w:val="0"/>
              <w:adjustRightInd w:val="0"/>
              <w:spacing w:line="360" w:lineRule="atLeast"/>
              <w:rPr>
                <w:ins w:id="5219" w:author="Regina Casanova" w:date="2018-07-07T15:18:00Z"/>
                <w:rFonts w:cs="Times New Roman"/>
                <w:color w:val="000000"/>
                <w:lang w:val="es-PE"/>
              </w:rPr>
            </w:pPr>
            <w:ins w:id="5220"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221" w:author="Regina Casanova" w:date="2018-07-29T19:16:00Z">
              <w:r w:rsidR="00F95B03">
                <w:rPr>
                  <w:rFonts w:cs="Times New Roman"/>
                  <w:color w:val="000000"/>
                  <w:lang w:val="es-PE"/>
                </w:rPr>
                <w:t>aplicativo informático</w:t>
              </w:r>
            </w:ins>
            <w:ins w:id="5222" w:author="Regina Casanova" w:date="2018-07-07T15:18:00Z">
              <w:r>
                <w:rPr>
                  <w:rFonts w:cs="Times New Roman"/>
                  <w:color w:val="000000"/>
                  <w:lang w:val="es-PE"/>
                </w:rPr>
                <w:t xml:space="preserve"> </w:t>
              </w:r>
              <w:r w:rsidRPr="00BA156B">
                <w:rPr>
                  <w:rFonts w:cs="Times New Roman"/>
                  <w:color w:val="000000"/>
                  <w:lang w:val="es-PE"/>
                </w:rPr>
                <w:t>quiero realizar un monitoreo general para poder planificar mis visitas</w:t>
              </w:r>
            </w:ins>
          </w:p>
        </w:tc>
        <w:tc>
          <w:tcPr>
            <w:tcW w:w="2341" w:type="dxa"/>
            <w:tcBorders>
              <w:bottom w:val="single" w:sz="8" w:space="0" w:color="000000"/>
              <w:right w:val="single" w:sz="8" w:space="0" w:color="000000"/>
            </w:tcBorders>
            <w:shd w:val="clear" w:color="auto" w:fill="E1E0E0"/>
            <w:vAlign w:val="bottom"/>
          </w:tcPr>
          <w:p w14:paraId="378FDA4C" w14:textId="77777777" w:rsidR="00BA63BC" w:rsidRPr="00BA156B" w:rsidRDefault="00BA63BC" w:rsidP="004105E1">
            <w:pPr>
              <w:autoSpaceDE w:val="0"/>
              <w:autoSpaceDN w:val="0"/>
              <w:adjustRightInd w:val="0"/>
              <w:spacing w:line="360" w:lineRule="atLeast"/>
              <w:rPr>
                <w:ins w:id="5223" w:author="Regina Casanova" w:date="2018-07-07T15:18:00Z"/>
                <w:rFonts w:cs="Times New Roman"/>
                <w:color w:val="000000"/>
                <w:lang w:val="es-PE"/>
              </w:rPr>
            </w:pPr>
            <w:ins w:id="5224" w:author="Regina Casanova" w:date="2018-07-07T15:18:00Z">
              <w:r w:rsidRPr="00BA156B">
                <w:rPr>
                  <w:rFonts w:cs="Times New Roman"/>
                  <w:color w:val="000000"/>
                  <w:lang w:val="es-PE"/>
                </w:rPr>
                <w:t>Cuadros estadísticos y gráficas de los datos presentados</w:t>
              </w:r>
            </w:ins>
          </w:p>
        </w:tc>
        <w:tc>
          <w:tcPr>
            <w:tcW w:w="1559" w:type="dxa"/>
            <w:tcBorders>
              <w:bottom w:val="single" w:sz="8" w:space="0" w:color="000000"/>
              <w:right w:val="single" w:sz="8" w:space="0" w:color="000000"/>
            </w:tcBorders>
            <w:shd w:val="clear" w:color="auto" w:fill="E1E0E0"/>
            <w:vAlign w:val="bottom"/>
          </w:tcPr>
          <w:p w14:paraId="24B65A19" w14:textId="77777777" w:rsidR="00BA63BC" w:rsidRPr="00BA156B" w:rsidRDefault="00BA63BC" w:rsidP="004105E1">
            <w:pPr>
              <w:autoSpaceDE w:val="0"/>
              <w:autoSpaceDN w:val="0"/>
              <w:adjustRightInd w:val="0"/>
              <w:spacing w:line="360" w:lineRule="atLeast"/>
              <w:rPr>
                <w:ins w:id="5225" w:author="Regina Casanova" w:date="2018-07-07T15:18:00Z"/>
                <w:rFonts w:cs="Times New Roman"/>
                <w:color w:val="000000"/>
                <w:lang w:val="es-PE"/>
              </w:rPr>
            </w:pPr>
            <w:ins w:id="5226" w:author="Regina Casanova" w:date="2018-07-07T15:18:00Z">
              <w:r w:rsidRPr="00BA156B">
                <w:rPr>
                  <w:rFonts w:cs="Times New Roman"/>
                  <w:color w:val="000000"/>
                  <w:lang w:val="es-PE"/>
                </w:rPr>
                <w:t>Alto - 3</w:t>
              </w:r>
            </w:ins>
          </w:p>
        </w:tc>
      </w:tr>
      <w:tr w:rsidR="00BA63BC" w:rsidRPr="00BA156B" w14:paraId="724155A5" w14:textId="77777777" w:rsidTr="004105E1">
        <w:tblPrEx>
          <w:tblBorders>
            <w:top w:val="none" w:sz="0" w:space="0" w:color="auto"/>
          </w:tblBorders>
        </w:tblPrEx>
        <w:trPr>
          <w:ins w:id="5227" w:author="Regina Casanova" w:date="2018-07-07T15:18:00Z"/>
        </w:trPr>
        <w:tc>
          <w:tcPr>
            <w:tcW w:w="504" w:type="dxa"/>
            <w:tcBorders>
              <w:left w:val="single" w:sz="8" w:space="0" w:color="000000"/>
              <w:bottom w:val="single" w:sz="8" w:space="0" w:color="000000"/>
              <w:right w:val="single" w:sz="8" w:space="0" w:color="000000"/>
            </w:tcBorders>
            <w:vAlign w:val="bottom"/>
          </w:tcPr>
          <w:p w14:paraId="7AC31253" w14:textId="77777777" w:rsidR="00BA63BC" w:rsidRPr="00BA156B" w:rsidRDefault="00BA63BC" w:rsidP="004105E1">
            <w:pPr>
              <w:autoSpaceDE w:val="0"/>
              <w:autoSpaceDN w:val="0"/>
              <w:adjustRightInd w:val="0"/>
              <w:spacing w:line="360" w:lineRule="atLeast"/>
              <w:jc w:val="right"/>
              <w:rPr>
                <w:ins w:id="5228" w:author="Regina Casanova" w:date="2018-07-07T15:18:00Z"/>
                <w:rFonts w:cs="Times New Roman"/>
                <w:color w:val="000000"/>
                <w:lang w:val="es-PE"/>
              </w:rPr>
            </w:pPr>
            <w:ins w:id="5229" w:author="Regina Casanova" w:date="2018-07-07T15:18:00Z">
              <w:r w:rsidRPr="00BA156B">
                <w:rPr>
                  <w:rFonts w:cs="Times New Roman"/>
                  <w:color w:val="000000"/>
                  <w:lang w:val="es-PE"/>
                </w:rPr>
                <w:t>25</w:t>
              </w:r>
            </w:ins>
          </w:p>
        </w:tc>
        <w:tc>
          <w:tcPr>
            <w:tcW w:w="1715" w:type="dxa"/>
            <w:tcBorders>
              <w:bottom w:val="single" w:sz="8" w:space="0" w:color="000000"/>
              <w:right w:val="single" w:sz="8" w:space="0" w:color="000000"/>
            </w:tcBorders>
            <w:vAlign w:val="bottom"/>
          </w:tcPr>
          <w:p w14:paraId="28A2F710" w14:textId="77777777" w:rsidR="00BA63BC" w:rsidRPr="00BA156B" w:rsidRDefault="00BA63BC" w:rsidP="004105E1">
            <w:pPr>
              <w:autoSpaceDE w:val="0"/>
              <w:autoSpaceDN w:val="0"/>
              <w:adjustRightInd w:val="0"/>
              <w:spacing w:line="360" w:lineRule="atLeast"/>
              <w:rPr>
                <w:ins w:id="5230" w:author="Regina Casanova" w:date="2018-07-07T15:18:00Z"/>
                <w:rFonts w:cs="Times New Roman"/>
                <w:color w:val="000000"/>
                <w:lang w:val="es-PE"/>
              </w:rPr>
            </w:pPr>
            <w:ins w:id="523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EECE36D" w14:textId="77777777" w:rsidR="00BA63BC" w:rsidRPr="00BA156B" w:rsidRDefault="00BA63BC" w:rsidP="004105E1">
            <w:pPr>
              <w:autoSpaceDE w:val="0"/>
              <w:autoSpaceDN w:val="0"/>
              <w:adjustRightInd w:val="0"/>
              <w:spacing w:line="360" w:lineRule="atLeast"/>
              <w:rPr>
                <w:ins w:id="5232" w:author="Regina Casanova" w:date="2018-07-07T15:18:00Z"/>
                <w:rFonts w:cs="Times New Roman"/>
                <w:color w:val="000000"/>
                <w:lang w:val="es-PE"/>
              </w:rPr>
            </w:pPr>
            <w:ins w:id="5233" w:author="Regina Casanova" w:date="2018-07-07T15:18:00Z">
              <w:r w:rsidRPr="00BA156B">
                <w:rPr>
                  <w:rFonts w:cs="Times New Roman"/>
                  <w:color w:val="000000"/>
                  <w:lang w:val="es-PE"/>
                </w:rPr>
                <w:t>Reportes consolidados (por tipo de nivel)</w:t>
              </w:r>
            </w:ins>
          </w:p>
        </w:tc>
        <w:tc>
          <w:tcPr>
            <w:tcW w:w="5380" w:type="dxa"/>
            <w:tcBorders>
              <w:bottom w:val="single" w:sz="8" w:space="0" w:color="000000"/>
              <w:right w:val="single" w:sz="8" w:space="0" w:color="000000"/>
            </w:tcBorders>
            <w:vAlign w:val="bottom"/>
          </w:tcPr>
          <w:p w14:paraId="30DD926F" w14:textId="56E5B20F" w:rsidR="00BA63BC" w:rsidRPr="00BA156B" w:rsidRDefault="00BA63BC" w:rsidP="004105E1">
            <w:pPr>
              <w:autoSpaceDE w:val="0"/>
              <w:autoSpaceDN w:val="0"/>
              <w:adjustRightInd w:val="0"/>
              <w:spacing w:line="360" w:lineRule="atLeast"/>
              <w:rPr>
                <w:ins w:id="5234" w:author="Regina Casanova" w:date="2018-07-07T15:18:00Z"/>
                <w:rFonts w:cs="Times New Roman"/>
                <w:color w:val="000000"/>
                <w:lang w:val="es-PE"/>
              </w:rPr>
            </w:pPr>
            <w:ins w:id="5235"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236" w:author="Regina Casanova" w:date="2018-07-29T19:16:00Z">
              <w:r w:rsidR="00F95B03">
                <w:rPr>
                  <w:rFonts w:cs="Times New Roman"/>
                  <w:color w:val="000000"/>
                  <w:lang w:val="es-PE"/>
                </w:rPr>
                <w:t>aplicativo informático</w:t>
              </w:r>
            </w:ins>
            <w:ins w:id="5237" w:author="Regina Casanova" w:date="2018-07-07T15:18:00Z">
              <w:r w:rsidRPr="00BA156B">
                <w:rPr>
                  <w:rFonts w:cs="Times New Roman"/>
                  <w:color w:val="000000"/>
                  <w:lang w:val="es-PE"/>
                </w:rPr>
                <w:t xml:space="preserve"> quiero ver reportes de todos los reclamos presentados en diversas IPRESS clasificados por niveles para poder elaborar planes de acción en distintos niveles</w:t>
              </w:r>
            </w:ins>
          </w:p>
        </w:tc>
        <w:tc>
          <w:tcPr>
            <w:tcW w:w="2341" w:type="dxa"/>
            <w:tcBorders>
              <w:bottom w:val="single" w:sz="8" w:space="0" w:color="000000"/>
              <w:right w:val="single" w:sz="8" w:space="0" w:color="000000"/>
            </w:tcBorders>
            <w:vAlign w:val="bottom"/>
          </w:tcPr>
          <w:p w14:paraId="3F476AE4" w14:textId="77777777" w:rsidR="00BA63BC" w:rsidRPr="00BA156B" w:rsidRDefault="00BA63BC" w:rsidP="004105E1">
            <w:pPr>
              <w:autoSpaceDE w:val="0"/>
              <w:autoSpaceDN w:val="0"/>
              <w:adjustRightInd w:val="0"/>
              <w:spacing w:line="360" w:lineRule="atLeast"/>
              <w:rPr>
                <w:ins w:id="5238" w:author="Regina Casanova" w:date="2018-07-07T15:18:00Z"/>
                <w:rFonts w:cs="Times New Roman"/>
                <w:color w:val="000000"/>
                <w:lang w:val="es-PE"/>
              </w:rPr>
            </w:pPr>
            <w:ins w:id="5239" w:author="Regina Casanova" w:date="2018-07-07T15:18:00Z">
              <w:r w:rsidRPr="00BA156B">
                <w:rPr>
                  <w:rFonts w:cs="Times New Roman"/>
                  <w:color w:val="000000"/>
                  <w:lang w:val="es-PE"/>
                </w:rPr>
                <w:t>Tabla de reporte consolidado de todos los reclamos presentados. Descargable en Excel y PDF.</w:t>
              </w:r>
            </w:ins>
          </w:p>
        </w:tc>
        <w:tc>
          <w:tcPr>
            <w:tcW w:w="1559" w:type="dxa"/>
            <w:tcBorders>
              <w:bottom w:val="single" w:sz="8" w:space="0" w:color="000000"/>
              <w:right w:val="single" w:sz="8" w:space="0" w:color="000000"/>
            </w:tcBorders>
            <w:vAlign w:val="bottom"/>
          </w:tcPr>
          <w:p w14:paraId="31DC7A01" w14:textId="77777777" w:rsidR="00BA63BC" w:rsidRPr="00BA156B" w:rsidRDefault="00BA63BC" w:rsidP="004105E1">
            <w:pPr>
              <w:autoSpaceDE w:val="0"/>
              <w:autoSpaceDN w:val="0"/>
              <w:adjustRightInd w:val="0"/>
              <w:spacing w:line="360" w:lineRule="atLeast"/>
              <w:rPr>
                <w:ins w:id="5240" w:author="Regina Casanova" w:date="2018-07-07T15:18:00Z"/>
                <w:rFonts w:cs="Times New Roman"/>
                <w:color w:val="000000"/>
                <w:lang w:val="es-PE"/>
              </w:rPr>
            </w:pPr>
            <w:ins w:id="5241" w:author="Regina Casanova" w:date="2018-07-07T15:18:00Z">
              <w:r w:rsidRPr="00BA156B">
                <w:rPr>
                  <w:rFonts w:cs="Times New Roman"/>
                  <w:color w:val="000000"/>
                  <w:lang w:val="es-PE"/>
                </w:rPr>
                <w:t>Alto - 3</w:t>
              </w:r>
            </w:ins>
          </w:p>
        </w:tc>
      </w:tr>
      <w:tr w:rsidR="00BA63BC" w:rsidRPr="00BA156B" w14:paraId="5313AA8A" w14:textId="77777777" w:rsidTr="004105E1">
        <w:tblPrEx>
          <w:tblBorders>
            <w:top w:val="none" w:sz="0" w:space="0" w:color="auto"/>
          </w:tblBorders>
        </w:tblPrEx>
        <w:trPr>
          <w:ins w:id="524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F7FA09D" w14:textId="77777777" w:rsidR="00BA63BC" w:rsidRPr="00BA156B" w:rsidRDefault="00BA63BC" w:rsidP="004105E1">
            <w:pPr>
              <w:autoSpaceDE w:val="0"/>
              <w:autoSpaceDN w:val="0"/>
              <w:adjustRightInd w:val="0"/>
              <w:spacing w:line="360" w:lineRule="atLeast"/>
              <w:jc w:val="right"/>
              <w:rPr>
                <w:ins w:id="5243" w:author="Regina Casanova" w:date="2018-07-07T15:18:00Z"/>
                <w:rFonts w:cs="Times New Roman"/>
                <w:color w:val="000000"/>
                <w:lang w:val="es-PE"/>
              </w:rPr>
            </w:pPr>
            <w:ins w:id="5244" w:author="Regina Casanova" w:date="2018-07-07T15:18:00Z">
              <w:r w:rsidRPr="00BA156B">
                <w:rPr>
                  <w:rFonts w:cs="Times New Roman"/>
                  <w:color w:val="000000"/>
                  <w:lang w:val="es-PE"/>
                </w:rPr>
                <w:t>26</w:t>
              </w:r>
            </w:ins>
          </w:p>
        </w:tc>
        <w:tc>
          <w:tcPr>
            <w:tcW w:w="1715" w:type="dxa"/>
            <w:tcBorders>
              <w:bottom w:val="single" w:sz="8" w:space="0" w:color="000000"/>
              <w:right w:val="single" w:sz="8" w:space="0" w:color="000000"/>
            </w:tcBorders>
            <w:shd w:val="clear" w:color="auto" w:fill="E1E0E0"/>
            <w:vAlign w:val="bottom"/>
          </w:tcPr>
          <w:p w14:paraId="6E4182AC" w14:textId="77777777" w:rsidR="00BA63BC" w:rsidRPr="00BA156B" w:rsidRDefault="00BA63BC" w:rsidP="004105E1">
            <w:pPr>
              <w:autoSpaceDE w:val="0"/>
              <w:autoSpaceDN w:val="0"/>
              <w:adjustRightInd w:val="0"/>
              <w:spacing w:line="360" w:lineRule="atLeast"/>
              <w:rPr>
                <w:ins w:id="5245" w:author="Regina Casanova" w:date="2018-07-07T15:18:00Z"/>
                <w:rFonts w:cs="Times New Roman"/>
                <w:color w:val="000000"/>
                <w:lang w:val="es-PE"/>
              </w:rPr>
            </w:pPr>
            <w:ins w:id="524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623EDFF1" w14:textId="77777777" w:rsidR="00BA63BC" w:rsidRPr="00BA156B" w:rsidRDefault="00BA63BC" w:rsidP="004105E1">
            <w:pPr>
              <w:autoSpaceDE w:val="0"/>
              <w:autoSpaceDN w:val="0"/>
              <w:adjustRightInd w:val="0"/>
              <w:spacing w:line="360" w:lineRule="atLeast"/>
              <w:rPr>
                <w:ins w:id="5247" w:author="Regina Casanova" w:date="2018-07-07T15:18:00Z"/>
                <w:rFonts w:cs="Times New Roman"/>
                <w:color w:val="000000"/>
                <w:lang w:val="es-PE"/>
              </w:rPr>
            </w:pPr>
            <w:ins w:id="5248" w:author="Regina Casanova" w:date="2018-07-07T15:18:00Z">
              <w:r w:rsidRPr="00BA156B">
                <w:rPr>
                  <w:rFonts w:cs="Times New Roman"/>
                  <w:color w:val="000000"/>
                  <w:lang w:val="es-PE"/>
                </w:rPr>
                <w:t>Componente educativo</w:t>
              </w:r>
            </w:ins>
          </w:p>
        </w:tc>
        <w:tc>
          <w:tcPr>
            <w:tcW w:w="5380" w:type="dxa"/>
            <w:tcBorders>
              <w:bottom w:val="single" w:sz="8" w:space="0" w:color="000000"/>
              <w:right w:val="single" w:sz="8" w:space="0" w:color="000000"/>
            </w:tcBorders>
            <w:shd w:val="clear" w:color="auto" w:fill="E1E0E0"/>
            <w:vAlign w:val="bottom"/>
          </w:tcPr>
          <w:p w14:paraId="21220A47" w14:textId="7B478AE3" w:rsidR="00BA63BC" w:rsidRPr="00BA156B" w:rsidRDefault="00BA63BC" w:rsidP="004105E1">
            <w:pPr>
              <w:autoSpaceDE w:val="0"/>
              <w:autoSpaceDN w:val="0"/>
              <w:adjustRightInd w:val="0"/>
              <w:spacing w:line="360" w:lineRule="atLeast"/>
              <w:rPr>
                <w:ins w:id="5249" w:author="Regina Casanova" w:date="2018-07-07T15:18:00Z"/>
                <w:rFonts w:cs="Times New Roman"/>
                <w:color w:val="000000"/>
                <w:lang w:val="es-PE"/>
              </w:rPr>
            </w:pPr>
            <w:ins w:id="5250"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251" w:author="Regina Casanova" w:date="2018-07-29T19:16:00Z">
              <w:r w:rsidR="00F95B03">
                <w:rPr>
                  <w:rFonts w:cs="Times New Roman"/>
                  <w:color w:val="000000"/>
                  <w:lang w:val="es-PE"/>
                </w:rPr>
                <w:t>aplicativo informático</w:t>
              </w:r>
            </w:ins>
            <w:ins w:id="5252" w:author="Regina Casanova" w:date="2018-07-07T15:18:00Z">
              <w:r>
                <w:rPr>
                  <w:rFonts w:cs="Times New Roman"/>
                  <w:color w:val="000000"/>
                  <w:lang w:val="es-PE"/>
                </w:rPr>
                <w:t xml:space="preserve"> </w:t>
              </w:r>
              <w:r w:rsidRPr="00BA156B">
                <w:rPr>
                  <w:rFonts w:cs="Times New Roman"/>
                  <w:color w:val="000000"/>
                  <w:lang w:val="es-PE"/>
                </w:rPr>
                <w:t>quiero poder inculcar la cultura de los reclamos a los ciudadano para poder tener buena información que sea verdaderamente reclamo</w:t>
              </w:r>
            </w:ins>
          </w:p>
        </w:tc>
        <w:tc>
          <w:tcPr>
            <w:tcW w:w="2341" w:type="dxa"/>
            <w:tcBorders>
              <w:bottom w:val="single" w:sz="8" w:space="0" w:color="000000"/>
              <w:right w:val="single" w:sz="8" w:space="0" w:color="000000"/>
            </w:tcBorders>
            <w:shd w:val="clear" w:color="auto" w:fill="E1E0E0"/>
            <w:vAlign w:val="bottom"/>
          </w:tcPr>
          <w:p w14:paraId="31F10496" w14:textId="09924C6B" w:rsidR="00BA63BC" w:rsidRPr="00BA156B" w:rsidRDefault="00BA63BC" w:rsidP="004105E1">
            <w:pPr>
              <w:autoSpaceDE w:val="0"/>
              <w:autoSpaceDN w:val="0"/>
              <w:adjustRightInd w:val="0"/>
              <w:spacing w:line="360" w:lineRule="atLeast"/>
              <w:rPr>
                <w:ins w:id="5253" w:author="Regina Casanova" w:date="2018-07-07T15:18:00Z"/>
                <w:rFonts w:cs="Times New Roman"/>
                <w:color w:val="000000"/>
                <w:lang w:val="es-PE"/>
              </w:rPr>
            </w:pPr>
            <w:ins w:id="5254" w:author="Regina Casanova" w:date="2018-07-07T15:18:00Z">
              <w:r w:rsidRPr="00BA156B">
                <w:rPr>
                  <w:rFonts w:cs="Times New Roman"/>
                  <w:color w:val="000000"/>
                  <w:lang w:val="es-PE"/>
                </w:rPr>
                <w:t xml:space="preserve">Pequeño tutorial para poder explicar cómo funciona el </w:t>
              </w:r>
            </w:ins>
            <w:ins w:id="5255" w:author="Regina Casanova" w:date="2018-07-29T19:16:00Z">
              <w:r w:rsidR="00F95B03">
                <w:rPr>
                  <w:rFonts w:cs="Times New Roman"/>
                  <w:color w:val="000000"/>
                  <w:lang w:val="es-PE"/>
                </w:rPr>
                <w:t>aplicativo informático</w:t>
              </w:r>
            </w:ins>
            <w:ins w:id="5256" w:author="Regina Casanova" w:date="2018-07-07T15:18:00Z">
              <w:r w:rsidRPr="00BA156B">
                <w:rPr>
                  <w:rFonts w:cs="Times New Roman"/>
                  <w:color w:val="000000"/>
                  <w:lang w:val="es-PE"/>
                </w:rPr>
                <w:t xml:space="preserve"> y mostrar diferencias de </w:t>
              </w:r>
              <w:r w:rsidRPr="00BA156B">
                <w:rPr>
                  <w:rFonts w:cs="Times New Roman"/>
                  <w:color w:val="000000"/>
                  <w:lang w:val="es-PE"/>
                </w:rPr>
                <w:lastRenderedPageBreak/>
                <w:t>reclamo, queja y sugerencia</w:t>
              </w:r>
            </w:ins>
          </w:p>
        </w:tc>
        <w:tc>
          <w:tcPr>
            <w:tcW w:w="1559" w:type="dxa"/>
            <w:tcBorders>
              <w:bottom w:val="single" w:sz="8" w:space="0" w:color="000000"/>
              <w:right w:val="single" w:sz="8" w:space="0" w:color="000000"/>
            </w:tcBorders>
            <w:shd w:val="clear" w:color="auto" w:fill="E1E0E0"/>
            <w:vAlign w:val="bottom"/>
          </w:tcPr>
          <w:p w14:paraId="0649AA37" w14:textId="77777777" w:rsidR="00BA63BC" w:rsidRPr="00BA156B" w:rsidRDefault="00BA63BC" w:rsidP="004105E1">
            <w:pPr>
              <w:autoSpaceDE w:val="0"/>
              <w:autoSpaceDN w:val="0"/>
              <w:adjustRightInd w:val="0"/>
              <w:spacing w:line="360" w:lineRule="atLeast"/>
              <w:rPr>
                <w:ins w:id="5257" w:author="Regina Casanova" w:date="2018-07-07T15:18:00Z"/>
                <w:rFonts w:cs="Times New Roman"/>
                <w:color w:val="000000"/>
                <w:lang w:val="es-PE"/>
              </w:rPr>
            </w:pPr>
            <w:ins w:id="5258" w:author="Regina Casanova" w:date="2018-07-07T15:18:00Z">
              <w:r w:rsidRPr="00BA156B">
                <w:rPr>
                  <w:rFonts w:cs="Times New Roman"/>
                  <w:color w:val="000000"/>
                  <w:lang w:val="es-PE"/>
                </w:rPr>
                <w:lastRenderedPageBreak/>
                <w:t>Medio - 2</w:t>
              </w:r>
            </w:ins>
          </w:p>
        </w:tc>
      </w:tr>
      <w:tr w:rsidR="00BA63BC" w:rsidRPr="00BA156B" w14:paraId="52287F06" w14:textId="77777777" w:rsidTr="004105E1">
        <w:tblPrEx>
          <w:tblBorders>
            <w:top w:val="none" w:sz="0" w:space="0" w:color="auto"/>
          </w:tblBorders>
        </w:tblPrEx>
        <w:trPr>
          <w:ins w:id="5259" w:author="Regina Casanova" w:date="2018-07-07T15:18:00Z"/>
        </w:trPr>
        <w:tc>
          <w:tcPr>
            <w:tcW w:w="504" w:type="dxa"/>
            <w:tcBorders>
              <w:left w:val="single" w:sz="8" w:space="0" w:color="000000"/>
              <w:bottom w:val="single" w:sz="8" w:space="0" w:color="000000"/>
              <w:right w:val="single" w:sz="8" w:space="0" w:color="000000"/>
            </w:tcBorders>
            <w:vAlign w:val="bottom"/>
          </w:tcPr>
          <w:p w14:paraId="34825091" w14:textId="77777777" w:rsidR="00BA63BC" w:rsidRPr="00BA156B" w:rsidRDefault="00BA63BC" w:rsidP="004105E1">
            <w:pPr>
              <w:autoSpaceDE w:val="0"/>
              <w:autoSpaceDN w:val="0"/>
              <w:adjustRightInd w:val="0"/>
              <w:spacing w:line="360" w:lineRule="atLeast"/>
              <w:jc w:val="right"/>
              <w:rPr>
                <w:ins w:id="5260" w:author="Regina Casanova" w:date="2018-07-07T15:18:00Z"/>
                <w:rFonts w:cs="Times New Roman"/>
                <w:color w:val="000000"/>
                <w:lang w:val="es-PE"/>
              </w:rPr>
            </w:pPr>
            <w:ins w:id="5261" w:author="Regina Casanova" w:date="2018-07-07T15:18:00Z">
              <w:r w:rsidRPr="00BA156B">
                <w:rPr>
                  <w:rFonts w:cs="Times New Roman"/>
                  <w:color w:val="000000"/>
                  <w:lang w:val="es-PE"/>
                </w:rPr>
                <w:t>27</w:t>
              </w:r>
            </w:ins>
          </w:p>
        </w:tc>
        <w:tc>
          <w:tcPr>
            <w:tcW w:w="1715" w:type="dxa"/>
            <w:tcBorders>
              <w:bottom w:val="single" w:sz="8" w:space="0" w:color="000000"/>
              <w:right w:val="single" w:sz="8" w:space="0" w:color="000000"/>
            </w:tcBorders>
            <w:vAlign w:val="bottom"/>
          </w:tcPr>
          <w:p w14:paraId="06599BC1" w14:textId="77777777" w:rsidR="00BA63BC" w:rsidRPr="00BA156B" w:rsidRDefault="00BA63BC" w:rsidP="004105E1">
            <w:pPr>
              <w:autoSpaceDE w:val="0"/>
              <w:autoSpaceDN w:val="0"/>
              <w:adjustRightInd w:val="0"/>
              <w:spacing w:line="360" w:lineRule="atLeast"/>
              <w:rPr>
                <w:ins w:id="5262" w:author="Regina Casanova" w:date="2018-07-07T15:18:00Z"/>
                <w:rFonts w:cs="Times New Roman"/>
                <w:color w:val="000000"/>
                <w:lang w:val="es-PE"/>
              </w:rPr>
            </w:pPr>
            <w:ins w:id="526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36B8DCC2" w14:textId="77777777" w:rsidR="00BA63BC" w:rsidRPr="00BA156B" w:rsidRDefault="00BA63BC" w:rsidP="004105E1">
            <w:pPr>
              <w:autoSpaceDE w:val="0"/>
              <w:autoSpaceDN w:val="0"/>
              <w:adjustRightInd w:val="0"/>
              <w:spacing w:line="360" w:lineRule="atLeast"/>
              <w:rPr>
                <w:ins w:id="5264" w:author="Regina Casanova" w:date="2018-07-07T15:18:00Z"/>
                <w:rFonts w:cs="Times New Roman"/>
                <w:color w:val="000000"/>
                <w:lang w:val="es-PE"/>
              </w:rPr>
            </w:pPr>
            <w:ins w:id="5265" w:author="Regina Casanova" w:date="2018-07-07T15:18:00Z">
              <w:r w:rsidRPr="00BA156B">
                <w:rPr>
                  <w:rFonts w:cs="Times New Roman"/>
                  <w:color w:val="000000"/>
                  <w:lang w:val="es-PE"/>
                </w:rPr>
                <w:t>Mostrar que mejoras se hicieron x reclamos presentados</w:t>
              </w:r>
            </w:ins>
          </w:p>
        </w:tc>
        <w:tc>
          <w:tcPr>
            <w:tcW w:w="5380" w:type="dxa"/>
            <w:tcBorders>
              <w:bottom w:val="single" w:sz="8" w:space="0" w:color="000000"/>
              <w:right w:val="single" w:sz="8" w:space="0" w:color="000000"/>
            </w:tcBorders>
            <w:vAlign w:val="bottom"/>
          </w:tcPr>
          <w:p w14:paraId="6CF9C74E" w14:textId="732CCE54" w:rsidR="00BA63BC" w:rsidRPr="00BA156B" w:rsidRDefault="00BA63BC" w:rsidP="004105E1">
            <w:pPr>
              <w:autoSpaceDE w:val="0"/>
              <w:autoSpaceDN w:val="0"/>
              <w:adjustRightInd w:val="0"/>
              <w:spacing w:line="360" w:lineRule="atLeast"/>
              <w:rPr>
                <w:ins w:id="5266" w:author="Regina Casanova" w:date="2018-07-07T15:18:00Z"/>
                <w:rFonts w:cs="Times New Roman"/>
                <w:color w:val="000000"/>
                <w:lang w:val="es-PE"/>
              </w:rPr>
            </w:pPr>
            <w:ins w:id="5267"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268" w:author="Regina Casanova" w:date="2018-07-29T19:16:00Z">
              <w:r w:rsidR="00F95B03">
                <w:rPr>
                  <w:rFonts w:cs="Times New Roman"/>
                  <w:color w:val="000000"/>
                  <w:lang w:val="es-PE"/>
                </w:rPr>
                <w:t>aplicativo informático</w:t>
              </w:r>
            </w:ins>
            <w:ins w:id="5269" w:author="Regina Casanova" w:date="2018-07-07T15:18:00Z">
              <w:r>
                <w:rPr>
                  <w:rFonts w:cs="Times New Roman"/>
                  <w:color w:val="000000"/>
                  <w:lang w:val="es-PE"/>
                </w:rPr>
                <w:t xml:space="preserve"> </w:t>
              </w:r>
              <w:r w:rsidRPr="00BA156B">
                <w:rPr>
                  <w:rFonts w:cs="Times New Roman"/>
                  <w:color w:val="000000"/>
                  <w:lang w:val="es-PE"/>
                </w:rPr>
                <w:t>quiero ver que mejoras se han implementado en la IPRESS para poder verificar la correcta inversión de recursos económicos</w:t>
              </w:r>
            </w:ins>
          </w:p>
        </w:tc>
        <w:tc>
          <w:tcPr>
            <w:tcW w:w="2341" w:type="dxa"/>
            <w:tcBorders>
              <w:bottom w:val="single" w:sz="8" w:space="0" w:color="000000"/>
              <w:right w:val="single" w:sz="8" w:space="0" w:color="000000"/>
            </w:tcBorders>
            <w:vAlign w:val="bottom"/>
          </w:tcPr>
          <w:p w14:paraId="455FEA74" w14:textId="77777777" w:rsidR="00BA63BC" w:rsidRPr="00BA156B" w:rsidRDefault="00BA63BC" w:rsidP="004105E1">
            <w:pPr>
              <w:autoSpaceDE w:val="0"/>
              <w:autoSpaceDN w:val="0"/>
              <w:adjustRightInd w:val="0"/>
              <w:spacing w:line="360" w:lineRule="atLeast"/>
              <w:rPr>
                <w:ins w:id="5270" w:author="Regina Casanova" w:date="2018-07-07T15:18:00Z"/>
                <w:rFonts w:cs="Times New Roman"/>
                <w:color w:val="000000"/>
                <w:lang w:val="es-PE"/>
              </w:rPr>
            </w:pPr>
            <w:ins w:id="5271" w:author="Regina Casanova" w:date="2018-07-07T15:18:00Z">
              <w:r w:rsidRPr="00BA156B">
                <w:rPr>
                  <w:rFonts w:cs="Times New Roman"/>
                  <w:color w:val="000000"/>
                  <w:lang w:val="es-PE"/>
                </w:rPr>
                <w:t>Parte que enseñe las mejoras que se hicieron por diversos reclamos</w:t>
              </w:r>
            </w:ins>
          </w:p>
        </w:tc>
        <w:tc>
          <w:tcPr>
            <w:tcW w:w="1559" w:type="dxa"/>
            <w:tcBorders>
              <w:bottom w:val="single" w:sz="8" w:space="0" w:color="000000"/>
              <w:right w:val="single" w:sz="8" w:space="0" w:color="000000"/>
            </w:tcBorders>
            <w:vAlign w:val="bottom"/>
          </w:tcPr>
          <w:p w14:paraId="0BB24C5F" w14:textId="77777777" w:rsidR="00BA63BC" w:rsidRPr="00BA156B" w:rsidRDefault="00BA63BC" w:rsidP="004105E1">
            <w:pPr>
              <w:autoSpaceDE w:val="0"/>
              <w:autoSpaceDN w:val="0"/>
              <w:adjustRightInd w:val="0"/>
              <w:spacing w:line="360" w:lineRule="atLeast"/>
              <w:rPr>
                <w:ins w:id="5272" w:author="Regina Casanova" w:date="2018-07-07T15:18:00Z"/>
                <w:rFonts w:cs="Times New Roman"/>
                <w:color w:val="000000"/>
                <w:lang w:val="es-PE"/>
              </w:rPr>
            </w:pPr>
            <w:ins w:id="5273" w:author="Regina Casanova" w:date="2018-07-07T15:18:00Z">
              <w:r w:rsidRPr="00BA156B">
                <w:rPr>
                  <w:rFonts w:cs="Times New Roman"/>
                  <w:color w:val="000000"/>
                  <w:lang w:val="es-PE"/>
                </w:rPr>
                <w:t>Medio - 2</w:t>
              </w:r>
            </w:ins>
          </w:p>
        </w:tc>
      </w:tr>
      <w:tr w:rsidR="00BA63BC" w:rsidRPr="00BA156B" w14:paraId="645EE076" w14:textId="77777777" w:rsidTr="004105E1">
        <w:tblPrEx>
          <w:tblBorders>
            <w:top w:val="none" w:sz="0" w:space="0" w:color="auto"/>
          </w:tblBorders>
        </w:tblPrEx>
        <w:trPr>
          <w:ins w:id="527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69DF0F4" w14:textId="77777777" w:rsidR="00BA63BC" w:rsidRPr="00BA156B" w:rsidRDefault="00BA63BC" w:rsidP="004105E1">
            <w:pPr>
              <w:autoSpaceDE w:val="0"/>
              <w:autoSpaceDN w:val="0"/>
              <w:adjustRightInd w:val="0"/>
              <w:spacing w:line="360" w:lineRule="atLeast"/>
              <w:jc w:val="right"/>
              <w:rPr>
                <w:ins w:id="5275" w:author="Regina Casanova" w:date="2018-07-07T15:18:00Z"/>
                <w:rFonts w:cs="Times New Roman"/>
                <w:color w:val="000000"/>
                <w:lang w:val="es-PE"/>
              </w:rPr>
            </w:pPr>
            <w:ins w:id="5276" w:author="Regina Casanova" w:date="2018-07-07T15:18:00Z">
              <w:r w:rsidRPr="00BA156B">
                <w:rPr>
                  <w:rFonts w:cs="Times New Roman"/>
                  <w:color w:val="000000"/>
                  <w:lang w:val="es-PE"/>
                </w:rPr>
                <w:t>28</w:t>
              </w:r>
            </w:ins>
          </w:p>
        </w:tc>
        <w:tc>
          <w:tcPr>
            <w:tcW w:w="1715" w:type="dxa"/>
            <w:tcBorders>
              <w:bottom w:val="single" w:sz="8" w:space="0" w:color="000000"/>
              <w:right w:val="single" w:sz="8" w:space="0" w:color="000000"/>
            </w:tcBorders>
            <w:shd w:val="clear" w:color="auto" w:fill="E1E0E0"/>
            <w:vAlign w:val="bottom"/>
          </w:tcPr>
          <w:p w14:paraId="2431B070" w14:textId="77777777" w:rsidR="00BA63BC" w:rsidRPr="00BA156B" w:rsidRDefault="00BA63BC" w:rsidP="004105E1">
            <w:pPr>
              <w:autoSpaceDE w:val="0"/>
              <w:autoSpaceDN w:val="0"/>
              <w:adjustRightInd w:val="0"/>
              <w:spacing w:line="360" w:lineRule="atLeast"/>
              <w:rPr>
                <w:ins w:id="5277" w:author="Regina Casanova" w:date="2018-07-07T15:18:00Z"/>
                <w:rFonts w:cs="Times New Roman"/>
                <w:color w:val="000000"/>
                <w:lang w:val="es-PE"/>
              </w:rPr>
            </w:pPr>
            <w:ins w:id="527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14A6C77" w14:textId="77777777" w:rsidR="00BA63BC" w:rsidRPr="00BA156B" w:rsidRDefault="00BA63BC" w:rsidP="004105E1">
            <w:pPr>
              <w:autoSpaceDE w:val="0"/>
              <w:autoSpaceDN w:val="0"/>
              <w:adjustRightInd w:val="0"/>
              <w:spacing w:line="360" w:lineRule="atLeast"/>
              <w:rPr>
                <w:ins w:id="5279" w:author="Regina Casanova" w:date="2018-07-07T15:18:00Z"/>
                <w:rFonts w:cs="Times New Roman"/>
                <w:color w:val="000000"/>
                <w:lang w:val="es-PE"/>
              </w:rPr>
            </w:pPr>
            <w:ins w:id="5280" w:author="Regina Casanova" w:date="2018-07-07T15:18:00Z">
              <w:r w:rsidRPr="00BA156B">
                <w:rPr>
                  <w:rFonts w:cs="Times New Roman"/>
                  <w:color w:val="000000"/>
                  <w:lang w:val="es-PE"/>
                </w:rPr>
                <w:t>Que directivos se enteren de lo que ocurre en la IPRESS</w:t>
              </w:r>
            </w:ins>
          </w:p>
        </w:tc>
        <w:tc>
          <w:tcPr>
            <w:tcW w:w="5380" w:type="dxa"/>
            <w:tcBorders>
              <w:bottom w:val="single" w:sz="8" w:space="0" w:color="000000"/>
              <w:right w:val="single" w:sz="8" w:space="0" w:color="000000"/>
            </w:tcBorders>
            <w:shd w:val="clear" w:color="auto" w:fill="E1E0E0"/>
            <w:vAlign w:val="bottom"/>
          </w:tcPr>
          <w:p w14:paraId="3F2FD86A" w14:textId="74E1963E" w:rsidR="00BA63BC" w:rsidRPr="00BA156B" w:rsidRDefault="00BA63BC" w:rsidP="004105E1">
            <w:pPr>
              <w:autoSpaceDE w:val="0"/>
              <w:autoSpaceDN w:val="0"/>
              <w:adjustRightInd w:val="0"/>
              <w:spacing w:line="360" w:lineRule="atLeast"/>
              <w:rPr>
                <w:ins w:id="5281" w:author="Regina Casanova" w:date="2018-07-07T15:18:00Z"/>
                <w:rFonts w:cs="Times New Roman"/>
                <w:color w:val="000000"/>
                <w:lang w:val="es-PE"/>
              </w:rPr>
            </w:pPr>
            <w:ins w:id="5282"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283" w:author="Regina Casanova" w:date="2018-07-29T19:16:00Z">
              <w:r w:rsidR="00F95B03">
                <w:rPr>
                  <w:rFonts w:cs="Times New Roman"/>
                  <w:color w:val="000000"/>
                  <w:lang w:val="es-PE"/>
                </w:rPr>
                <w:t>aplicativo informático</w:t>
              </w:r>
            </w:ins>
            <w:ins w:id="5284" w:author="Regina Casanova" w:date="2018-07-07T15:18:00Z">
              <w:r>
                <w:rPr>
                  <w:rFonts w:cs="Times New Roman"/>
                  <w:color w:val="000000"/>
                  <w:lang w:val="es-PE"/>
                </w:rPr>
                <w:t xml:space="preserve"> </w:t>
              </w:r>
              <w:r w:rsidRPr="00BA156B">
                <w:rPr>
                  <w:rFonts w:cs="Times New Roman"/>
                  <w:color w:val="000000"/>
                  <w:lang w:val="es-PE"/>
                </w:rPr>
                <w:t>quiero que los gestores de IPRESS se enteren de todo lo que ocurre dentro para poder ver las mejoras que propongan a estos problemas</w:t>
              </w:r>
            </w:ins>
          </w:p>
        </w:tc>
        <w:tc>
          <w:tcPr>
            <w:tcW w:w="2341" w:type="dxa"/>
            <w:tcBorders>
              <w:bottom w:val="single" w:sz="8" w:space="0" w:color="000000"/>
              <w:right w:val="single" w:sz="8" w:space="0" w:color="000000"/>
            </w:tcBorders>
            <w:shd w:val="clear" w:color="auto" w:fill="E1E0E0"/>
            <w:vAlign w:val="bottom"/>
          </w:tcPr>
          <w:p w14:paraId="298E236A" w14:textId="77777777" w:rsidR="00BA63BC" w:rsidRPr="00BA156B" w:rsidRDefault="00BA63BC" w:rsidP="004105E1">
            <w:pPr>
              <w:autoSpaceDE w:val="0"/>
              <w:autoSpaceDN w:val="0"/>
              <w:adjustRightInd w:val="0"/>
              <w:spacing w:line="360" w:lineRule="atLeast"/>
              <w:rPr>
                <w:ins w:id="5285" w:author="Regina Casanova" w:date="2018-07-07T15:18:00Z"/>
                <w:rFonts w:cs="Times New Roman"/>
                <w:color w:val="000000"/>
                <w:lang w:val="es-PE"/>
              </w:rPr>
            </w:pPr>
            <w:ins w:id="5286" w:author="Regina Casanova" w:date="2018-07-07T15:18:00Z">
              <w:r w:rsidRPr="00BA156B">
                <w:rPr>
                  <w:rFonts w:cs="Times New Roman"/>
                  <w:color w:val="000000"/>
                  <w:lang w:val="es-PE"/>
                </w:rPr>
                <w:t>Función de visto por ciertos gestores en parte de reclamos</w:t>
              </w:r>
            </w:ins>
          </w:p>
        </w:tc>
        <w:tc>
          <w:tcPr>
            <w:tcW w:w="1559" w:type="dxa"/>
            <w:tcBorders>
              <w:bottom w:val="single" w:sz="8" w:space="0" w:color="000000"/>
              <w:right w:val="single" w:sz="8" w:space="0" w:color="000000"/>
            </w:tcBorders>
            <w:shd w:val="clear" w:color="auto" w:fill="E1E0E0"/>
            <w:vAlign w:val="bottom"/>
          </w:tcPr>
          <w:p w14:paraId="4CF1693B" w14:textId="77777777" w:rsidR="00BA63BC" w:rsidRPr="00BA156B" w:rsidRDefault="00BA63BC" w:rsidP="004105E1">
            <w:pPr>
              <w:autoSpaceDE w:val="0"/>
              <w:autoSpaceDN w:val="0"/>
              <w:adjustRightInd w:val="0"/>
              <w:spacing w:line="360" w:lineRule="atLeast"/>
              <w:rPr>
                <w:ins w:id="5287" w:author="Regina Casanova" w:date="2018-07-07T15:18:00Z"/>
                <w:rFonts w:cs="Times New Roman"/>
                <w:color w:val="000000"/>
                <w:lang w:val="es-PE"/>
              </w:rPr>
            </w:pPr>
            <w:ins w:id="5288" w:author="Regina Casanova" w:date="2018-07-07T15:18:00Z">
              <w:r w:rsidRPr="00BA156B">
                <w:rPr>
                  <w:rFonts w:cs="Times New Roman"/>
                  <w:color w:val="000000"/>
                  <w:lang w:val="es-PE"/>
                </w:rPr>
                <w:t>Medio - 2</w:t>
              </w:r>
            </w:ins>
          </w:p>
        </w:tc>
      </w:tr>
      <w:tr w:rsidR="00BA63BC" w:rsidRPr="00BA156B" w14:paraId="132B38B1" w14:textId="77777777" w:rsidTr="004105E1">
        <w:tblPrEx>
          <w:tblBorders>
            <w:top w:val="none" w:sz="0" w:space="0" w:color="auto"/>
          </w:tblBorders>
        </w:tblPrEx>
        <w:trPr>
          <w:ins w:id="5289" w:author="Regina Casanova" w:date="2018-07-07T15:18:00Z"/>
        </w:trPr>
        <w:tc>
          <w:tcPr>
            <w:tcW w:w="504" w:type="dxa"/>
            <w:tcBorders>
              <w:left w:val="single" w:sz="8" w:space="0" w:color="000000"/>
              <w:bottom w:val="single" w:sz="8" w:space="0" w:color="000000"/>
              <w:right w:val="single" w:sz="8" w:space="0" w:color="000000"/>
            </w:tcBorders>
            <w:vAlign w:val="bottom"/>
          </w:tcPr>
          <w:p w14:paraId="26D5FB84" w14:textId="77777777" w:rsidR="00BA63BC" w:rsidRPr="00BA156B" w:rsidRDefault="00BA63BC" w:rsidP="004105E1">
            <w:pPr>
              <w:autoSpaceDE w:val="0"/>
              <w:autoSpaceDN w:val="0"/>
              <w:adjustRightInd w:val="0"/>
              <w:spacing w:line="360" w:lineRule="atLeast"/>
              <w:jc w:val="right"/>
              <w:rPr>
                <w:ins w:id="5290" w:author="Regina Casanova" w:date="2018-07-07T15:18:00Z"/>
                <w:rFonts w:cs="Times New Roman"/>
                <w:color w:val="000000"/>
                <w:lang w:val="es-PE"/>
              </w:rPr>
            </w:pPr>
            <w:ins w:id="5291" w:author="Regina Casanova" w:date="2018-07-07T15:18:00Z">
              <w:r w:rsidRPr="00BA156B">
                <w:rPr>
                  <w:rFonts w:cs="Times New Roman"/>
                  <w:color w:val="000000"/>
                  <w:lang w:val="es-PE"/>
                </w:rPr>
                <w:t>29</w:t>
              </w:r>
            </w:ins>
          </w:p>
        </w:tc>
        <w:tc>
          <w:tcPr>
            <w:tcW w:w="1715" w:type="dxa"/>
            <w:tcBorders>
              <w:bottom w:val="single" w:sz="8" w:space="0" w:color="000000"/>
              <w:right w:val="single" w:sz="8" w:space="0" w:color="000000"/>
            </w:tcBorders>
            <w:vAlign w:val="bottom"/>
          </w:tcPr>
          <w:p w14:paraId="7A1EB8F6" w14:textId="77777777" w:rsidR="00BA63BC" w:rsidRPr="00BA156B" w:rsidRDefault="00BA63BC" w:rsidP="004105E1">
            <w:pPr>
              <w:autoSpaceDE w:val="0"/>
              <w:autoSpaceDN w:val="0"/>
              <w:adjustRightInd w:val="0"/>
              <w:spacing w:line="360" w:lineRule="atLeast"/>
              <w:rPr>
                <w:ins w:id="5292" w:author="Regina Casanova" w:date="2018-07-07T15:18:00Z"/>
                <w:rFonts w:cs="Times New Roman"/>
                <w:color w:val="000000"/>
                <w:lang w:val="es-PE"/>
              </w:rPr>
            </w:pPr>
            <w:ins w:id="529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7AAB68C" w14:textId="77777777" w:rsidR="00BA63BC" w:rsidRPr="00BA156B" w:rsidRDefault="00BA63BC" w:rsidP="004105E1">
            <w:pPr>
              <w:autoSpaceDE w:val="0"/>
              <w:autoSpaceDN w:val="0"/>
              <w:adjustRightInd w:val="0"/>
              <w:spacing w:line="360" w:lineRule="atLeast"/>
              <w:rPr>
                <w:ins w:id="5294" w:author="Regina Casanova" w:date="2018-07-07T15:18:00Z"/>
                <w:rFonts w:cs="Times New Roman"/>
                <w:color w:val="000000"/>
                <w:lang w:val="es-PE"/>
              </w:rPr>
            </w:pPr>
            <w:ins w:id="5295" w:author="Regina Casanova" w:date="2018-07-07T15:18:00Z">
              <w:r w:rsidRPr="00BA156B">
                <w:rPr>
                  <w:rFonts w:cs="Times New Roman"/>
                  <w:color w:val="000000"/>
                  <w:lang w:val="es-PE"/>
                </w:rPr>
                <w:t>Juntar reclamos para mostrar cuantos tienen el problema y posibles soluciones</w:t>
              </w:r>
            </w:ins>
          </w:p>
        </w:tc>
        <w:tc>
          <w:tcPr>
            <w:tcW w:w="5380" w:type="dxa"/>
            <w:tcBorders>
              <w:bottom w:val="single" w:sz="8" w:space="0" w:color="000000"/>
              <w:right w:val="single" w:sz="8" w:space="0" w:color="000000"/>
            </w:tcBorders>
            <w:vAlign w:val="bottom"/>
          </w:tcPr>
          <w:p w14:paraId="3B29D208" w14:textId="79AA9574" w:rsidR="00BA63BC" w:rsidRPr="00BA156B" w:rsidRDefault="00BA63BC" w:rsidP="004105E1">
            <w:pPr>
              <w:autoSpaceDE w:val="0"/>
              <w:autoSpaceDN w:val="0"/>
              <w:adjustRightInd w:val="0"/>
              <w:spacing w:line="360" w:lineRule="atLeast"/>
              <w:rPr>
                <w:ins w:id="5296" w:author="Regina Casanova" w:date="2018-07-07T15:18:00Z"/>
                <w:rFonts w:cs="Times New Roman"/>
                <w:color w:val="000000"/>
                <w:lang w:val="es-PE"/>
              </w:rPr>
            </w:pPr>
            <w:ins w:id="5297"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298" w:author="Regina Casanova" w:date="2018-07-29T19:16:00Z">
              <w:r w:rsidR="00F95B03">
                <w:rPr>
                  <w:rFonts w:cs="Times New Roman"/>
                  <w:color w:val="000000"/>
                  <w:lang w:val="es-PE"/>
                </w:rPr>
                <w:t>aplicativo informático</w:t>
              </w:r>
            </w:ins>
            <w:ins w:id="5299" w:author="Regina Casanova" w:date="2018-07-07T15:18:00Z">
              <w:r>
                <w:rPr>
                  <w:rFonts w:cs="Times New Roman"/>
                  <w:color w:val="000000"/>
                  <w:lang w:val="es-PE"/>
                </w:rPr>
                <w:t xml:space="preserve"> </w:t>
              </w:r>
              <w:r w:rsidRPr="00BA156B">
                <w:rPr>
                  <w:rFonts w:cs="Times New Roman"/>
                  <w:color w:val="000000"/>
                  <w:lang w:val="es-PE"/>
                </w:rPr>
                <w:t>quiero agrupar reclamos para poder qué tan recurrente es dicho reclamo</w:t>
              </w:r>
            </w:ins>
          </w:p>
        </w:tc>
        <w:tc>
          <w:tcPr>
            <w:tcW w:w="2341" w:type="dxa"/>
            <w:tcBorders>
              <w:bottom w:val="single" w:sz="8" w:space="0" w:color="000000"/>
              <w:right w:val="single" w:sz="8" w:space="0" w:color="000000"/>
            </w:tcBorders>
            <w:vAlign w:val="bottom"/>
          </w:tcPr>
          <w:p w14:paraId="4E6B4716" w14:textId="77777777" w:rsidR="00BA63BC" w:rsidRPr="00BA156B" w:rsidRDefault="00BA63BC" w:rsidP="004105E1">
            <w:pPr>
              <w:autoSpaceDE w:val="0"/>
              <w:autoSpaceDN w:val="0"/>
              <w:adjustRightInd w:val="0"/>
              <w:spacing w:line="360" w:lineRule="atLeast"/>
              <w:rPr>
                <w:ins w:id="5300" w:author="Regina Casanova" w:date="2018-07-07T15:18:00Z"/>
                <w:rFonts w:cs="Times New Roman"/>
                <w:color w:val="000000"/>
                <w:lang w:val="es-PE"/>
              </w:rPr>
            </w:pPr>
            <w:ins w:id="5301" w:author="Regina Casanova" w:date="2018-07-07T15:18:00Z">
              <w:r w:rsidRPr="00BA156B">
                <w:rPr>
                  <w:rFonts w:cs="Times New Roman"/>
                  <w:color w:val="000000"/>
                  <w:lang w:val="es-PE"/>
                </w:rPr>
                <w:t>Agrupación de reclamos por tipo. Filtro</w:t>
              </w:r>
            </w:ins>
          </w:p>
        </w:tc>
        <w:tc>
          <w:tcPr>
            <w:tcW w:w="1559" w:type="dxa"/>
            <w:tcBorders>
              <w:bottom w:val="single" w:sz="8" w:space="0" w:color="000000"/>
              <w:right w:val="single" w:sz="8" w:space="0" w:color="000000"/>
            </w:tcBorders>
            <w:vAlign w:val="bottom"/>
          </w:tcPr>
          <w:p w14:paraId="0492EA17" w14:textId="77777777" w:rsidR="00BA63BC" w:rsidRPr="00BA156B" w:rsidRDefault="00BA63BC" w:rsidP="004105E1">
            <w:pPr>
              <w:autoSpaceDE w:val="0"/>
              <w:autoSpaceDN w:val="0"/>
              <w:adjustRightInd w:val="0"/>
              <w:spacing w:line="360" w:lineRule="atLeast"/>
              <w:rPr>
                <w:ins w:id="5302" w:author="Regina Casanova" w:date="2018-07-07T15:18:00Z"/>
                <w:rFonts w:cs="Times New Roman"/>
                <w:color w:val="000000"/>
                <w:lang w:val="es-PE"/>
              </w:rPr>
            </w:pPr>
            <w:ins w:id="5303" w:author="Regina Casanova" w:date="2018-07-07T15:18:00Z">
              <w:r w:rsidRPr="00BA156B">
                <w:rPr>
                  <w:rFonts w:cs="Times New Roman"/>
                  <w:color w:val="000000"/>
                  <w:lang w:val="es-PE"/>
                </w:rPr>
                <w:t>Alto - 3</w:t>
              </w:r>
            </w:ins>
          </w:p>
        </w:tc>
      </w:tr>
      <w:tr w:rsidR="00BA63BC" w:rsidRPr="00BA156B" w14:paraId="4B4DD750" w14:textId="77777777" w:rsidTr="004105E1">
        <w:tblPrEx>
          <w:tblBorders>
            <w:top w:val="none" w:sz="0" w:space="0" w:color="auto"/>
          </w:tblBorders>
        </w:tblPrEx>
        <w:trPr>
          <w:ins w:id="530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C2AAAF3" w14:textId="77777777" w:rsidR="00BA63BC" w:rsidRPr="00BA156B" w:rsidRDefault="00BA63BC" w:rsidP="004105E1">
            <w:pPr>
              <w:autoSpaceDE w:val="0"/>
              <w:autoSpaceDN w:val="0"/>
              <w:adjustRightInd w:val="0"/>
              <w:spacing w:line="360" w:lineRule="atLeast"/>
              <w:jc w:val="right"/>
              <w:rPr>
                <w:ins w:id="5305" w:author="Regina Casanova" w:date="2018-07-07T15:18:00Z"/>
                <w:rFonts w:cs="Times New Roman"/>
                <w:color w:val="000000"/>
                <w:lang w:val="es-PE"/>
              </w:rPr>
            </w:pPr>
            <w:ins w:id="5306" w:author="Regina Casanova" w:date="2018-07-07T15:18:00Z">
              <w:r w:rsidRPr="00BA156B">
                <w:rPr>
                  <w:rFonts w:cs="Times New Roman"/>
                  <w:color w:val="000000"/>
                  <w:lang w:val="es-PE"/>
                </w:rPr>
                <w:t>30</w:t>
              </w:r>
            </w:ins>
          </w:p>
        </w:tc>
        <w:tc>
          <w:tcPr>
            <w:tcW w:w="1715" w:type="dxa"/>
            <w:tcBorders>
              <w:bottom w:val="single" w:sz="8" w:space="0" w:color="000000"/>
              <w:right w:val="single" w:sz="8" w:space="0" w:color="000000"/>
            </w:tcBorders>
            <w:shd w:val="clear" w:color="auto" w:fill="E1E0E0"/>
            <w:vAlign w:val="bottom"/>
          </w:tcPr>
          <w:p w14:paraId="0BED2584" w14:textId="77777777" w:rsidR="00BA63BC" w:rsidRPr="00BA156B" w:rsidRDefault="00BA63BC" w:rsidP="004105E1">
            <w:pPr>
              <w:autoSpaceDE w:val="0"/>
              <w:autoSpaceDN w:val="0"/>
              <w:adjustRightInd w:val="0"/>
              <w:spacing w:line="360" w:lineRule="atLeast"/>
              <w:rPr>
                <w:ins w:id="5307" w:author="Regina Casanova" w:date="2018-07-07T15:18:00Z"/>
                <w:rFonts w:cs="Times New Roman"/>
                <w:color w:val="000000"/>
                <w:lang w:val="es-PE"/>
              </w:rPr>
            </w:pPr>
            <w:ins w:id="530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3C4E889" w14:textId="77777777" w:rsidR="00BA63BC" w:rsidRPr="00BA156B" w:rsidRDefault="00BA63BC" w:rsidP="004105E1">
            <w:pPr>
              <w:autoSpaceDE w:val="0"/>
              <w:autoSpaceDN w:val="0"/>
              <w:adjustRightInd w:val="0"/>
              <w:spacing w:line="360" w:lineRule="atLeast"/>
              <w:rPr>
                <w:ins w:id="5309" w:author="Regina Casanova" w:date="2018-07-07T15:18:00Z"/>
                <w:rFonts w:cs="Times New Roman"/>
                <w:color w:val="000000"/>
                <w:lang w:val="es-PE"/>
              </w:rPr>
            </w:pPr>
            <w:ins w:id="5310" w:author="Regina Casanova" w:date="2018-07-07T15:18:00Z">
              <w:r w:rsidRPr="00BA156B">
                <w:rPr>
                  <w:rFonts w:cs="Times New Roman"/>
                  <w:color w:val="000000"/>
                  <w:lang w:val="es-PE"/>
                </w:rPr>
                <w:t>Que el ciudadano pueda participar</w:t>
              </w:r>
            </w:ins>
          </w:p>
        </w:tc>
        <w:tc>
          <w:tcPr>
            <w:tcW w:w="5380" w:type="dxa"/>
            <w:tcBorders>
              <w:bottom w:val="single" w:sz="8" w:space="0" w:color="000000"/>
              <w:right w:val="single" w:sz="8" w:space="0" w:color="000000"/>
            </w:tcBorders>
            <w:shd w:val="clear" w:color="auto" w:fill="E1E0E0"/>
            <w:vAlign w:val="bottom"/>
          </w:tcPr>
          <w:p w14:paraId="5419905B" w14:textId="17AE4F2B" w:rsidR="00BA63BC" w:rsidRPr="00BA156B" w:rsidRDefault="00BA63BC" w:rsidP="004105E1">
            <w:pPr>
              <w:autoSpaceDE w:val="0"/>
              <w:autoSpaceDN w:val="0"/>
              <w:adjustRightInd w:val="0"/>
              <w:spacing w:line="360" w:lineRule="atLeast"/>
              <w:rPr>
                <w:ins w:id="5311" w:author="Regina Casanova" w:date="2018-07-07T15:18:00Z"/>
                <w:rFonts w:cs="Times New Roman"/>
                <w:color w:val="000000"/>
                <w:lang w:val="es-PE"/>
              </w:rPr>
            </w:pPr>
            <w:ins w:id="5312"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313" w:author="Regina Casanova" w:date="2018-07-29T19:16:00Z">
              <w:r w:rsidR="00F95B03">
                <w:rPr>
                  <w:rFonts w:cs="Times New Roman"/>
                  <w:color w:val="000000"/>
                  <w:lang w:val="es-PE"/>
                </w:rPr>
                <w:t>aplicativo informático</w:t>
              </w:r>
            </w:ins>
            <w:ins w:id="5314" w:author="Regina Casanova" w:date="2018-07-07T15:18:00Z">
              <w:r>
                <w:rPr>
                  <w:rFonts w:cs="Times New Roman"/>
                  <w:color w:val="000000"/>
                  <w:lang w:val="es-PE"/>
                </w:rPr>
                <w:t xml:space="preserve"> </w:t>
              </w:r>
              <w:r w:rsidRPr="00BA156B">
                <w:rPr>
                  <w:rFonts w:cs="Times New Roman"/>
                  <w:color w:val="000000"/>
                  <w:lang w:val="es-PE"/>
                </w:rPr>
                <w:t>quiero poder ser partícipe de las mejoras de mi centro de salud para poder dar mi opinión sobre los cambios hechos</w:t>
              </w:r>
            </w:ins>
          </w:p>
        </w:tc>
        <w:tc>
          <w:tcPr>
            <w:tcW w:w="2341" w:type="dxa"/>
            <w:tcBorders>
              <w:bottom w:val="single" w:sz="8" w:space="0" w:color="000000"/>
              <w:right w:val="single" w:sz="8" w:space="0" w:color="000000"/>
            </w:tcBorders>
            <w:shd w:val="clear" w:color="auto" w:fill="E1E0E0"/>
            <w:vAlign w:val="bottom"/>
          </w:tcPr>
          <w:p w14:paraId="73C3E2EC" w14:textId="77777777" w:rsidR="00BA63BC" w:rsidRPr="00BA156B" w:rsidRDefault="00BA63BC" w:rsidP="004105E1">
            <w:pPr>
              <w:autoSpaceDE w:val="0"/>
              <w:autoSpaceDN w:val="0"/>
              <w:adjustRightInd w:val="0"/>
              <w:spacing w:line="360" w:lineRule="atLeast"/>
              <w:rPr>
                <w:ins w:id="5315" w:author="Regina Casanova" w:date="2018-07-07T15:18:00Z"/>
                <w:rFonts w:cs="Times New Roman"/>
                <w:color w:val="000000"/>
                <w:lang w:val="es-PE"/>
              </w:rPr>
            </w:pPr>
            <w:ins w:id="5316" w:author="Regina Casanova" w:date="2018-07-07T15:18:00Z">
              <w:r w:rsidRPr="00BA156B">
                <w:rPr>
                  <w:rFonts w:cs="Times New Roman"/>
                  <w:color w:val="000000"/>
                  <w:lang w:val="es-PE"/>
                </w:rPr>
                <w:t>Recabar no solo reclamos sino también opiniones o ideas de mejora para el centro de salud</w:t>
              </w:r>
            </w:ins>
          </w:p>
        </w:tc>
        <w:tc>
          <w:tcPr>
            <w:tcW w:w="1559" w:type="dxa"/>
            <w:tcBorders>
              <w:bottom w:val="single" w:sz="8" w:space="0" w:color="000000"/>
              <w:right w:val="single" w:sz="8" w:space="0" w:color="000000"/>
            </w:tcBorders>
            <w:shd w:val="clear" w:color="auto" w:fill="E1E0E0"/>
            <w:vAlign w:val="bottom"/>
          </w:tcPr>
          <w:p w14:paraId="3CE57F35" w14:textId="77777777" w:rsidR="00BA63BC" w:rsidRPr="00BA156B" w:rsidRDefault="00BA63BC" w:rsidP="004105E1">
            <w:pPr>
              <w:autoSpaceDE w:val="0"/>
              <w:autoSpaceDN w:val="0"/>
              <w:adjustRightInd w:val="0"/>
              <w:spacing w:line="360" w:lineRule="atLeast"/>
              <w:rPr>
                <w:ins w:id="5317" w:author="Regina Casanova" w:date="2018-07-07T15:18:00Z"/>
                <w:rFonts w:cs="Times New Roman"/>
                <w:color w:val="000000"/>
                <w:lang w:val="es-PE"/>
              </w:rPr>
            </w:pPr>
            <w:ins w:id="5318" w:author="Regina Casanova" w:date="2018-07-07T15:18:00Z">
              <w:r w:rsidRPr="00BA156B">
                <w:rPr>
                  <w:rFonts w:cs="Times New Roman"/>
                  <w:color w:val="000000"/>
                  <w:lang w:val="es-PE"/>
                </w:rPr>
                <w:t>Medio - 2</w:t>
              </w:r>
            </w:ins>
          </w:p>
        </w:tc>
      </w:tr>
      <w:tr w:rsidR="00BA63BC" w:rsidRPr="00BA156B" w14:paraId="5530C4C0" w14:textId="77777777" w:rsidTr="004105E1">
        <w:trPr>
          <w:ins w:id="5319" w:author="Regina Casanova" w:date="2018-07-07T15:18:00Z"/>
        </w:trPr>
        <w:tc>
          <w:tcPr>
            <w:tcW w:w="504" w:type="dxa"/>
            <w:tcBorders>
              <w:left w:val="single" w:sz="8" w:space="0" w:color="000000"/>
              <w:bottom w:val="single" w:sz="8" w:space="0" w:color="000000"/>
              <w:right w:val="single" w:sz="8" w:space="0" w:color="000000"/>
            </w:tcBorders>
            <w:vAlign w:val="bottom"/>
          </w:tcPr>
          <w:p w14:paraId="044A07B6" w14:textId="77777777" w:rsidR="00BA63BC" w:rsidRPr="00BA156B" w:rsidRDefault="00BA63BC" w:rsidP="004105E1">
            <w:pPr>
              <w:autoSpaceDE w:val="0"/>
              <w:autoSpaceDN w:val="0"/>
              <w:adjustRightInd w:val="0"/>
              <w:spacing w:line="360" w:lineRule="atLeast"/>
              <w:jc w:val="right"/>
              <w:rPr>
                <w:ins w:id="5320" w:author="Regina Casanova" w:date="2018-07-07T15:18:00Z"/>
                <w:rFonts w:cs="Times New Roman"/>
                <w:color w:val="000000"/>
                <w:lang w:val="es-PE"/>
              </w:rPr>
            </w:pPr>
            <w:ins w:id="5321" w:author="Regina Casanova" w:date="2018-07-07T15:18:00Z">
              <w:r w:rsidRPr="00BA156B">
                <w:rPr>
                  <w:rFonts w:cs="Times New Roman"/>
                  <w:color w:val="000000"/>
                  <w:lang w:val="es-PE"/>
                </w:rPr>
                <w:t>31</w:t>
              </w:r>
            </w:ins>
          </w:p>
        </w:tc>
        <w:tc>
          <w:tcPr>
            <w:tcW w:w="1715" w:type="dxa"/>
            <w:tcBorders>
              <w:bottom w:val="single" w:sz="8" w:space="0" w:color="000000"/>
              <w:right w:val="single" w:sz="8" w:space="0" w:color="000000"/>
            </w:tcBorders>
            <w:vAlign w:val="bottom"/>
          </w:tcPr>
          <w:p w14:paraId="271676F5" w14:textId="77777777" w:rsidR="00BA63BC" w:rsidRPr="00BA156B" w:rsidRDefault="00BA63BC" w:rsidP="004105E1">
            <w:pPr>
              <w:autoSpaceDE w:val="0"/>
              <w:autoSpaceDN w:val="0"/>
              <w:adjustRightInd w:val="0"/>
              <w:spacing w:line="360" w:lineRule="atLeast"/>
              <w:rPr>
                <w:ins w:id="5322" w:author="Regina Casanova" w:date="2018-07-07T15:18:00Z"/>
                <w:rFonts w:cs="Times New Roman"/>
                <w:color w:val="000000"/>
                <w:lang w:val="es-PE"/>
              </w:rPr>
            </w:pPr>
            <w:ins w:id="532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23DE646E" w14:textId="77777777" w:rsidR="00BA63BC" w:rsidRPr="00BA156B" w:rsidRDefault="00BA63BC" w:rsidP="004105E1">
            <w:pPr>
              <w:autoSpaceDE w:val="0"/>
              <w:autoSpaceDN w:val="0"/>
              <w:adjustRightInd w:val="0"/>
              <w:spacing w:line="360" w:lineRule="atLeast"/>
              <w:rPr>
                <w:ins w:id="5324" w:author="Regina Casanova" w:date="2018-07-07T15:18:00Z"/>
                <w:rFonts w:cs="Times New Roman"/>
                <w:color w:val="000000"/>
                <w:lang w:val="es-PE"/>
              </w:rPr>
            </w:pPr>
            <w:ins w:id="5325" w:author="Regina Casanova" w:date="2018-07-07T15:18:00Z">
              <w:r w:rsidRPr="00BA156B">
                <w:rPr>
                  <w:rFonts w:cs="Times New Roman"/>
                  <w:color w:val="000000"/>
                  <w:lang w:val="es-PE"/>
                </w:rPr>
                <w:t>Mejorar comunicación con IPRESS</w:t>
              </w:r>
            </w:ins>
          </w:p>
        </w:tc>
        <w:tc>
          <w:tcPr>
            <w:tcW w:w="5380" w:type="dxa"/>
            <w:tcBorders>
              <w:bottom w:val="single" w:sz="8" w:space="0" w:color="000000"/>
              <w:right w:val="single" w:sz="8" w:space="0" w:color="000000"/>
            </w:tcBorders>
            <w:vAlign w:val="bottom"/>
          </w:tcPr>
          <w:p w14:paraId="25BF981E" w14:textId="01532D07" w:rsidR="00BA63BC" w:rsidRPr="00BA156B" w:rsidRDefault="00BA63BC" w:rsidP="004105E1">
            <w:pPr>
              <w:autoSpaceDE w:val="0"/>
              <w:autoSpaceDN w:val="0"/>
              <w:adjustRightInd w:val="0"/>
              <w:spacing w:line="360" w:lineRule="atLeast"/>
              <w:rPr>
                <w:ins w:id="5326" w:author="Regina Casanova" w:date="2018-07-07T15:18:00Z"/>
                <w:rFonts w:cs="Times New Roman"/>
                <w:color w:val="000000"/>
                <w:lang w:val="es-PE"/>
              </w:rPr>
            </w:pPr>
            <w:ins w:id="5327" w:author="Regina Casanova" w:date="2018-07-07T15:18:00Z">
              <w:r>
                <w:rPr>
                  <w:rFonts w:cs="Times New Roman"/>
                  <w:color w:val="000000"/>
                  <w:lang w:val="es-PE"/>
                </w:rPr>
                <w:t>Co</w:t>
              </w:r>
              <w:r w:rsidRPr="00BA156B">
                <w:rPr>
                  <w:rFonts w:cs="Times New Roman"/>
                  <w:color w:val="000000"/>
                  <w:lang w:val="es-PE"/>
                </w:rPr>
                <w:t xml:space="preserve">mo diversos usuarios del </w:t>
              </w:r>
            </w:ins>
            <w:ins w:id="5328" w:author="Regina Casanova" w:date="2018-07-29T19:16:00Z">
              <w:r w:rsidR="00F95B03">
                <w:rPr>
                  <w:rFonts w:cs="Times New Roman"/>
                  <w:color w:val="000000"/>
                  <w:lang w:val="es-PE"/>
                </w:rPr>
                <w:t>aplicativo informático</w:t>
              </w:r>
            </w:ins>
            <w:ins w:id="5329" w:author="Regina Casanova" w:date="2018-07-07T15:18:00Z">
              <w:r>
                <w:rPr>
                  <w:rFonts w:cs="Times New Roman"/>
                  <w:color w:val="000000"/>
                  <w:lang w:val="es-PE"/>
                </w:rPr>
                <w:t xml:space="preserve"> </w:t>
              </w:r>
              <w:r w:rsidRPr="00BA156B">
                <w:rPr>
                  <w:rFonts w:cs="Times New Roman"/>
                  <w:color w:val="000000"/>
                  <w:lang w:val="es-PE"/>
                </w:rPr>
                <w:t>quiero poder comunicarme de forma más fácil con mi centro de salud para poder expresar mis insatisfacciones</w:t>
              </w:r>
            </w:ins>
          </w:p>
        </w:tc>
        <w:tc>
          <w:tcPr>
            <w:tcW w:w="2341" w:type="dxa"/>
            <w:tcBorders>
              <w:bottom w:val="single" w:sz="8" w:space="0" w:color="000000"/>
              <w:right w:val="single" w:sz="8" w:space="0" w:color="000000"/>
            </w:tcBorders>
            <w:vAlign w:val="bottom"/>
          </w:tcPr>
          <w:p w14:paraId="423B8DAA" w14:textId="7C64A565" w:rsidR="00BA63BC" w:rsidRPr="00BA156B" w:rsidRDefault="00BA63BC" w:rsidP="004105E1">
            <w:pPr>
              <w:autoSpaceDE w:val="0"/>
              <w:autoSpaceDN w:val="0"/>
              <w:adjustRightInd w:val="0"/>
              <w:spacing w:line="360" w:lineRule="atLeast"/>
              <w:rPr>
                <w:ins w:id="5330" w:author="Regina Casanova" w:date="2018-07-07T15:18:00Z"/>
                <w:rFonts w:cs="Times New Roman"/>
                <w:color w:val="000000"/>
                <w:lang w:val="es-PE"/>
              </w:rPr>
            </w:pPr>
            <w:ins w:id="5331" w:author="Regina Casanova" w:date="2018-07-07T15:18:00Z">
              <w:r w:rsidRPr="00BA156B">
                <w:rPr>
                  <w:rFonts w:cs="Times New Roman"/>
                  <w:color w:val="000000"/>
                  <w:lang w:val="es-PE"/>
                </w:rPr>
                <w:t xml:space="preserve">Hacer el </w:t>
              </w:r>
            </w:ins>
            <w:ins w:id="5332" w:author="Regina Casanova" w:date="2018-07-29T19:16:00Z">
              <w:r w:rsidR="00F95B03">
                <w:rPr>
                  <w:rFonts w:cs="Times New Roman"/>
                  <w:color w:val="000000"/>
                  <w:lang w:val="es-PE"/>
                </w:rPr>
                <w:t>aplicativo informático</w:t>
              </w:r>
            </w:ins>
            <w:ins w:id="5333" w:author="Regina Casanova" w:date="2018-07-07T15:18:00Z">
              <w:r>
                <w:rPr>
                  <w:rFonts w:cs="Times New Roman"/>
                  <w:color w:val="000000"/>
                  <w:lang w:val="es-PE"/>
                </w:rPr>
                <w:t xml:space="preserve"> </w:t>
              </w:r>
              <w:r w:rsidRPr="00BA156B">
                <w:rPr>
                  <w:rFonts w:cs="Times New Roman"/>
                  <w:color w:val="000000"/>
                  <w:lang w:val="es-PE"/>
                </w:rPr>
                <w:t>de gestión de reclamos</w:t>
              </w:r>
            </w:ins>
          </w:p>
        </w:tc>
        <w:tc>
          <w:tcPr>
            <w:tcW w:w="1559" w:type="dxa"/>
            <w:tcBorders>
              <w:bottom w:val="single" w:sz="8" w:space="0" w:color="000000"/>
              <w:right w:val="single" w:sz="8" w:space="0" w:color="000000"/>
            </w:tcBorders>
            <w:vAlign w:val="bottom"/>
          </w:tcPr>
          <w:p w14:paraId="01B699A3" w14:textId="77777777" w:rsidR="00BA63BC" w:rsidRPr="00BA156B" w:rsidRDefault="00BA63BC" w:rsidP="004105E1">
            <w:pPr>
              <w:autoSpaceDE w:val="0"/>
              <w:autoSpaceDN w:val="0"/>
              <w:adjustRightInd w:val="0"/>
              <w:spacing w:line="360" w:lineRule="atLeast"/>
              <w:rPr>
                <w:ins w:id="5334" w:author="Regina Casanova" w:date="2018-07-07T15:18:00Z"/>
                <w:rFonts w:cs="Times New Roman"/>
                <w:color w:val="000000"/>
                <w:lang w:val="es-PE"/>
              </w:rPr>
            </w:pPr>
            <w:ins w:id="5335" w:author="Regina Casanova" w:date="2018-07-07T15:18:00Z">
              <w:r w:rsidRPr="00BA156B">
                <w:rPr>
                  <w:rFonts w:cs="Times New Roman"/>
                  <w:color w:val="000000"/>
                  <w:lang w:val="es-PE"/>
                </w:rPr>
                <w:t>Alto - 3</w:t>
              </w:r>
            </w:ins>
          </w:p>
        </w:tc>
      </w:tr>
    </w:tbl>
    <w:p w14:paraId="4AF8DEFB" w14:textId="77777777" w:rsidR="00BA63BC" w:rsidRPr="00BA156B" w:rsidRDefault="00BA63BC" w:rsidP="00BA63BC">
      <w:pPr>
        <w:spacing w:line="360" w:lineRule="auto"/>
        <w:jc w:val="both"/>
        <w:rPr>
          <w:ins w:id="5336" w:author="Regina Casanova" w:date="2018-07-07T15:18:00Z"/>
          <w:rFonts w:cs="Times New Roman"/>
          <w:lang w:val="es-PE"/>
        </w:rPr>
        <w:sectPr w:rsidR="00BA63BC" w:rsidRPr="00BA156B" w:rsidSect="00C271AB">
          <w:pgSz w:w="16840" w:h="11900" w:orient="landscape"/>
          <w:pgMar w:top="1701" w:right="1418" w:bottom="1701" w:left="2268" w:header="709" w:footer="709" w:gutter="0"/>
          <w:cols w:space="708"/>
          <w:titlePg/>
          <w:docGrid w:linePitch="360"/>
        </w:sectPr>
      </w:pPr>
    </w:p>
    <w:p w14:paraId="04CA0BDA" w14:textId="493FEFE9" w:rsidR="008E0B0A" w:rsidRDefault="008E0B0A" w:rsidP="00842BF2">
      <w:pPr>
        <w:pStyle w:val="Texto"/>
        <w:rPr>
          <w:ins w:id="5337" w:author="Regina Casanova" w:date="2018-07-07T15:19:00Z"/>
        </w:rPr>
      </w:pPr>
      <w:ins w:id="5338" w:author="Regina Casanova" w:date="2018-06-20T12:03:00Z">
        <w:r>
          <w:lastRenderedPageBreak/>
          <w:t xml:space="preserve">Mientras se estaba armando la tabla de requerimientos, uno de los componentes de dicha tabla era </w:t>
        </w:r>
      </w:ins>
      <w:ins w:id="5339" w:author="Regina Casanova" w:date="2018-06-20T12:04:00Z">
        <w:r>
          <w:t xml:space="preserve">colocar la característica de diseño que el investigador considerara que iba a poder resolver un requerimiento especifico. </w:t>
        </w:r>
      </w:ins>
      <w:ins w:id="5340" w:author="Regina Casanova" w:date="2018-06-20T12:05:00Z">
        <w:r>
          <w:t xml:space="preserve">Estas características de diseño se propusieron considerando el </w:t>
        </w:r>
      </w:ins>
      <w:ins w:id="5341" w:author="Regina Casanova" w:date="2018-06-20T12:06:00Z">
        <w:r>
          <w:t xml:space="preserve">tipo de </w:t>
        </w:r>
      </w:ins>
      <w:ins w:id="5342" w:author="Regina Casanova" w:date="2018-06-20T12:05:00Z">
        <w:r>
          <w:t xml:space="preserve">usuario especifico </w:t>
        </w:r>
      </w:ins>
      <w:ins w:id="5343" w:author="Regina Casanova" w:date="2018-06-20T12:06:00Z">
        <w:r>
          <w:t xml:space="preserve">que presentada cierta necesidad, en ciertos casos, se consideraron varios tipos de usuarios que tenían una necesidad igual o similar para cierta característica de diseño. </w:t>
        </w:r>
      </w:ins>
      <w:ins w:id="5344" w:author="Regina Casanova" w:date="2018-06-20T12:04:00Z">
        <w:r>
          <w:t xml:space="preserve">Dichas </w:t>
        </w:r>
      </w:ins>
      <w:ins w:id="5345" w:author="Regina Casanova" w:date="2018-06-20T12:05:00Z">
        <w:r>
          <w:t>características</w:t>
        </w:r>
      </w:ins>
      <w:ins w:id="5346" w:author="Regina Casanova" w:date="2018-06-20T12:04:00Z">
        <w:r>
          <w:t xml:space="preserve"> </w:t>
        </w:r>
      </w:ins>
      <w:ins w:id="5347" w:author="Regina Casanova" w:date="2018-06-20T12:05:00Z">
        <w:r>
          <w:t>de diseño se encuentran detalladas en la tabla de requerimientos antes presentada.</w:t>
        </w:r>
      </w:ins>
    </w:p>
    <w:p w14:paraId="488F1CDF" w14:textId="3553811C" w:rsidR="00BA63BC" w:rsidRDefault="00BA63BC">
      <w:pPr>
        <w:pStyle w:val="Ttulo3"/>
        <w:rPr>
          <w:ins w:id="5348" w:author="Regina Casanova" w:date="2018-06-20T12:03:00Z"/>
        </w:rPr>
        <w:pPrChange w:id="5349" w:author="Regina Casanova" w:date="2018-07-07T15:19:00Z">
          <w:pPr>
            <w:pStyle w:val="Texto"/>
          </w:pPr>
        </w:pPrChange>
      </w:pPr>
      <w:bookmarkStart w:id="5350" w:name="_Toc520655729"/>
      <w:ins w:id="5351" w:author="Regina Casanova" w:date="2018-07-07T15:19:00Z">
        <w:r>
          <w:t>Diseño y Prototipado</w:t>
        </w:r>
      </w:ins>
      <w:bookmarkEnd w:id="5350"/>
    </w:p>
    <w:p w14:paraId="5A3AA707" w14:textId="1102AF11" w:rsidR="007D7316" w:rsidRDefault="003E111A" w:rsidP="00842BF2">
      <w:pPr>
        <w:pStyle w:val="Texto"/>
        <w:rPr>
          <w:ins w:id="5352" w:author="Regina Casanova" w:date="2018-06-20T12:44:00Z"/>
        </w:rPr>
      </w:pPr>
      <w:r w:rsidRPr="00BA156B">
        <w:t xml:space="preserve">Con los requerimientos </w:t>
      </w:r>
      <w:ins w:id="5353" w:author="Luis Fernando Llanos Zavalaga" w:date="2018-07-10T16:10:00Z">
        <w:r w:rsidR="006B071F" w:rsidRPr="00BA156B">
          <w:t xml:space="preserve">identificados </w:t>
        </w:r>
      </w:ins>
      <w:r w:rsidRPr="00BA156B">
        <w:t xml:space="preserve">del </w:t>
      </w:r>
      <w:del w:id="5354" w:author="Regina Casanova" w:date="2018-06-18T17:53:00Z">
        <w:r w:rsidRPr="00BA156B" w:rsidDel="00E94926">
          <w:delText>sistema</w:delText>
        </w:r>
      </w:del>
      <w:ins w:id="5355" w:author="Regina Casanova" w:date="2018-07-29T19:16:00Z">
        <w:r w:rsidR="00F95B03">
          <w:t>aplicativo informático</w:t>
        </w:r>
      </w:ins>
      <w:del w:id="5356" w:author="Luis Fernando Llanos Zavalaga" w:date="2018-07-10T16:10:00Z">
        <w:r w:rsidRPr="00BA156B" w:rsidDel="006B071F">
          <w:delText xml:space="preserve"> identificados</w:delText>
        </w:r>
      </w:del>
      <w:r w:rsidRPr="00BA156B">
        <w:t xml:space="preserve">, se </w:t>
      </w:r>
      <w:r w:rsidR="00F931EE" w:rsidRPr="00BA156B">
        <w:t>pasó</w:t>
      </w:r>
      <w:r w:rsidRPr="00BA156B">
        <w:t xml:space="preserve"> a la fase de diseño</w:t>
      </w:r>
      <w:r w:rsidR="008B5507" w:rsidRPr="00BA156B">
        <w:t xml:space="preserve">. </w:t>
      </w:r>
      <w:ins w:id="5357" w:author="Regina Casanova" w:date="2018-06-20T12:07:00Z">
        <w:r w:rsidR="008E0B0A">
          <w:t xml:space="preserve">En primer lugar, considerando características de diseño especifico por cada tipo de usuario, se </w:t>
        </w:r>
      </w:ins>
      <w:ins w:id="5358" w:author="Regina Casanova" w:date="2018-06-20T12:12:00Z">
        <w:r w:rsidR="00CF573B">
          <w:t xml:space="preserve">delimitó que características de diseño implicaban varias pantallas dentro del </w:t>
        </w:r>
      </w:ins>
      <w:ins w:id="5359" w:author="Regina Casanova" w:date="2018-07-29T19:16:00Z">
        <w:r w:rsidR="00F95B03">
          <w:t>aplicativo informático</w:t>
        </w:r>
      </w:ins>
      <w:ins w:id="5360" w:author="Regina Casanova" w:date="2018-06-20T12:12:00Z">
        <w:r w:rsidR="00CF573B">
          <w:t xml:space="preserve"> planteado.</w:t>
        </w:r>
      </w:ins>
      <w:ins w:id="5361" w:author="Regina Casanova" w:date="2018-06-20T12:13:00Z">
        <w:r w:rsidR="00CF573B">
          <w:t xml:space="preserve"> Se </w:t>
        </w:r>
      </w:ins>
      <w:ins w:id="5362" w:author="Regina Casanova" w:date="2018-06-20T12:21:00Z">
        <w:r w:rsidR="00CF573B">
          <w:t>consideró</w:t>
        </w:r>
      </w:ins>
      <w:ins w:id="5363" w:author="Regina Casanova" w:date="2018-06-20T12:20:00Z">
        <w:r w:rsidR="00CF573B">
          <w:t xml:space="preserve"> la información solicitada por normativa para </w:t>
        </w:r>
      </w:ins>
      <w:ins w:id="5364" w:author="Regina Casanova" w:date="2018-06-20T12:42:00Z">
        <w:r w:rsidR="007D7316">
          <w:t>el formulario de</w:t>
        </w:r>
      </w:ins>
      <w:ins w:id="5365" w:author="Regina Casanova" w:date="2018-06-20T12:20:00Z">
        <w:r w:rsidR="00CF573B">
          <w:t xml:space="preserve"> un</w:t>
        </w:r>
      </w:ins>
      <w:ins w:id="5366" w:author="Regina Casanova" w:date="2018-06-20T12:42:00Z">
        <w:r w:rsidR="007D7316">
          <w:t>a</w:t>
        </w:r>
      </w:ins>
      <w:ins w:id="5367" w:author="Regina Casanova" w:date="2018-06-20T12:20:00Z">
        <w:r w:rsidR="00CF573B">
          <w:t xml:space="preserve"> </w:t>
        </w:r>
      </w:ins>
      <w:ins w:id="5368" w:author="Regina Casanova" w:date="2018-06-20T12:42:00Z">
        <w:r w:rsidR="007D7316">
          <w:t>solicitud</w:t>
        </w:r>
      </w:ins>
      <w:ins w:id="5369" w:author="Regina Casanova" w:date="2018-06-20T12:20:00Z">
        <w:r w:rsidR="00CF573B">
          <w:t xml:space="preserve"> y se </w:t>
        </w:r>
      </w:ins>
      <w:ins w:id="5370" w:author="Regina Casanova" w:date="2018-06-20T12:23:00Z">
        <w:r w:rsidR="00CF573B">
          <w:t>dividió</w:t>
        </w:r>
      </w:ins>
      <w:ins w:id="5371" w:author="Regina Casanova" w:date="2018-06-20T12:21:00Z">
        <w:r w:rsidR="00CF573B">
          <w:t xml:space="preserve"> e</w:t>
        </w:r>
      </w:ins>
      <w:ins w:id="5372" w:author="Regina Casanova" w:date="2018-06-20T12:23:00Z">
        <w:r w:rsidR="00CF573B">
          <w:t>l</w:t>
        </w:r>
      </w:ins>
      <w:ins w:id="5373" w:author="Regina Casanova" w:date="2018-06-20T12:21:00Z">
        <w:r w:rsidR="00CF573B">
          <w:t xml:space="preserve"> tipo de información solicitada para poder tener un formulario con </w:t>
        </w:r>
      </w:ins>
      <w:ins w:id="5374" w:author="Regina Casanova" w:date="2018-06-20T12:23:00Z">
        <w:r w:rsidR="005E12DB">
          <w:t>3 p</w:t>
        </w:r>
      </w:ins>
      <w:ins w:id="5375" w:author="Regina Casanova" w:date="2018-06-20T12:24:00Z">
        <w:r w:rsidR="005E12DB">
          <w:t>asos</w:t>
        </w:r>
      </w:ins>
      <w:ins w:id="5376" w:author="Regina Casanova" w:date="2018-06-20T12:23:00Z">
        <w:r w:rsidR="005E12DB">
          <w:t xml:space="preserve"> donde cada paso pidiera información </w:t>
        </w:r>
      </w:ins>
      <w:ins w:id="5377" w:author="Regina Casanova" w:date="2018-06-20T12:24:00Z">
        <w:r w:rsidR="005E12DB">
          <w:t>específica</w:t>
        </w:r>
      </w:ins>
      <w:ins w:id="5378" w:author="Regina Casanova" w:date="2018-06-20T12:38:00Z">
        <w:r w:rsidR="007D7316">
          <w:t xml:space="preserve"> sobre lo ocurrido</w:t>
        </w:r>
      </w:ins>
      <w:ins w:id="5379" w:author="Regina Casanova" w:date="2018-06-20T12:23:00Z">
        <w:r w:rsidR="005E12DB">
          <w:t>.</w:t>
        </w:r>
      </w:ins>
      <w:ins w:id="5380" w:author="Regina Casanova" w:date="2018-06-20T12:38:00Z">
        <w:r w:rsidR="007D7316">
          <w:t xml:space="preserve"> </w:t>
        </w:r>
      </w:ins>
      <w:ins w:id="5381" w:author="Regina Casanova" w:date="2018-06-20T12:59:00Z">
        <w:r w:rsidR="00F61885">
          <w:t xml:space="preserve">Esta vista iba a encontrarse disponible para gestores de IPRESS y ciudadanos, solo </w:t>
        </w:r>
      </w:ins>
      <w:ins w:id="5382" w:author="Regina Casanova" w:date="2018-06-20T13:00:00Z">
        <w:r w:rsidR="00F61885">
          <w:t>diferenciándose</w:t>
        </w:r>
      </w:ins>
      <w:ins w:id="5383" w:author="Regina Casanova" w:date="2018-06-20T12:59:00Z">
        <w:r w:rsidR="00F61885">
          <w:t xml:space="preserve"> </w:t>
        </w:r>
      </w:ins>
      <w:ins w:id="5384" w:author="Regina Casanova" w:date="2018-06-20T13:00:00Z">
        <w:r w:rsidR="00F61885">
          <w:t xml:space="preserve">que los gestores de IPRESS no iban a poder seleccionar un establecimiento de salud diferente al que tuvieran asignados a su usuario. </w:t>
        </w:r>
      </w:ins>
      <w:ins w:id="5385" w:author="Regina Casanova" w:date="2018-06-20T12:38:00Z">
        <w:r w:rsidR="007D7316">
          <w:t>Se delimit</w:t>
        </w:r>
      </w:ins>
      <w:ins w:id="5386" w:author="Regina Casanova" w:date="2018-06-20T12:41:00Z">
        <w:r w:rsidR="007D7316">
          <w:t>ó</w:t>
        </w:r>
      </w:ins>
      <w:ins w:id="5387" w:author="Regina Casanova" w:date="2018-06-20T12:38:00Z">
        <w:r w:rsidR="007D7316">
          <w:t xml:space="preserve"> de esta manera ya que </w:t>
        </w:r>
      </w:ins>
      <w:ins w:id="5388" w:author="Regina Casanova" w:date="2018-06-20T12:40:00Z">
        <w:r w:rsidR="007D7316">
          <w:t xml:space="preserve">se pensó que </w:t>
        </w:r>
      </w:ins>
      <w:ins w:id="5389" w:author="Regina Casanova" w:date="2018-06-20T12:41:00Z">
        <w:r w:rsidR="007D7316">
          <w:t>representaría</w:t>
        </w:r>
      </w:ins>
      <w:ins w:id="5390" w:author="Regina Casanova" w:date="2018-06-20T12:40:00Z">
        <w:r w:rsidR="007D7316">
          <w:t xml:space="preserve"> una forma fluida en la que el </w:t>
        </w:r>
      </w:ins>
      <w:ins w:id="5391" w:author="Regina Casanova" w:date="2018-06-20T12:41:00Z">
        <w:r w:rsidR="007D7316">
          <w:t>ciudadano solicitante pudiera colocar tanto información del suceso como suya</w:t>
        </w:r>
      </w:ins>
      <w:ins w:id="5392" w:author="Regina Casanova" w:date="2018-06-20T12:42:00Z">
        <w:r w:rsidR="007D7316">
          <w:t xml:space="preserve"> para identificación.</w:t>
        </w:r>
      </w:ins>
      <w:ins w:id="5393" w:author="Regina Casanova" w:date="2018-06-20T12:41:00Z">
        <w:r w:rsidR="007D7316">
          <w:t xml:space="preserve"> </w:t>
        </w:r>
      </w:ins>
      <w:ins w:id="5394" w:author="Regina Casanova" w:date="2018-06-20T12:23:00Z">
        <w:r w:rsidR="005E12DB">
          <w:t xml:space="preserve"> La primera parte </w:t>
        </w:r>
      </w:ins>
      <w:ins w:id="5395" w:author="Regina Casanova" w:date="2018-06-20T12:24:00Z">
        <w:r w:rsidR="005E12DB">
          <w:t>pedía</w:t>
        </w:r>
      </w:ins>
      <w:ins w:id="5396" w:author="Regina Casanova" w:date="2018-06-20T12:23:00Z">
        <w:r w:rsidR="005E12DB">
          <w:t xml:space="preserve"> </w:t>
        </w:r>
      </w:ins>
      <w:ins w:id="5397" w:author="Regina Casanova" w:date="2018-06-20T12:31:00Z">
        <w:r w:rsidR="005E12DB">
          <w:t xml:space="preserve">que tipo de solitud </w:t>
        </w:r>
      </w:ins>
      <w:ins w:id="5398" w:author="Regina Casanova" w:date="2018-06-20T12:33:00Z">
        <w:r w:rsidR="005E12DB">
          <w:t xml:space="preserve">(consulta, reclamos o sugerencia) </w:t>
        </w:r>
      </w:ins>
      <w:ins w:id="5399" w:author="Regina Casanova" w:date="2018-06-20T12:31:00Z">
        <w:r w:rsidR="005E12DB">
          <w:t>se iba a colocar</w:t>
        </w:r>
      </w:ins>
      <w:ins w:id="5400" w:author="Regina Casanova" w:date="2018-06-20T12:33:00Z">
        <w:r w:rsidR="005E12DB">
          <w:t xml:space="preserve"> así como información del establecimiento de salud en que </w:t>
        </w:r>
      </w:ins>
      <w:ins w:id="5401" w:author="Regina Casanova" w:date="2018-06-20T12:34:00Z">
        <w:r w:rsidR="005E12DB">
          <w:t>ocurrió</w:t>
        </w:r>
      </w:ins>
      <w:ins w:id="5402" w:author="Regina Casanova" w:date="2018-06-20T12:33:00Z">
        <w:r w:rsidR="005E12DB">
          <w:t xml:space="preserve"> el hecho.</w:t>
        </w:r>
      </w:ins>
      <w:ins w:id="5403" w:author="Regina Casanova" w:date="2018-06-20T12:34:00Z">
        <w:r w:rsidR="005E12DB" w:rsidRPr="005E12DB">
          <w:t xml:space="preserve"> </w:t>
        </w:r>
        <w:r w:rsidR="005E12DB">
          <w:t>El segundo paso pedía</w:t>
        </w:r>
      </w:ins>
      <w:ins w:id="5404" w:author="Regina Casanova" w:date="2018-06-20T12:33:00Z">
        <w:r w:rsidR="005E12DB">
          <w:t xml:space="preserve"> </w:t>
        </w:r>
      </w:ins>
      <w:ins w:id="5405" w:author="Regina Casanova" w:date="2018-06-20T12:24:00Z">
        <w:r w:rsidR="005E12DB">
          <w:t>información personal sobre la persona que estaba interponiendo</w:t>
        </w:r>
      </w:ins>
      <w:ins w:id="5406" w:author="Regina Casanova" w:date="2018-06-20T12:31:00Z">
        <w:r w:rsidR="005E12DB">
          <w:t xml:space="preserve"> la solicitud</w:t>
        </w:r>
      </w:ins>
      <w:ins w:id="5407" w:author="Regina Casanova" w:date="2018-06-20T12:24:00Z">
        <w:r w:rsidR="005E12DB">
          <w:t xml:space="preserve"> </w:t>
        </w:r>
        <w:r w:rsidR="005E12DB">
          <w:lastRenderedPageBreak/>
          <w:t>y, en caso ser necesario, la información de la persona afectada</w:t>
        </w:r>
      </w:ins>
      <w:ins w:id="5408" w:author="Regina Casanova" w:date="2018-06-20T12:34:00Z">
        <w:r w:rsidR="005E12DB">
          <w:t xml:space="preserve"> </w:t>
        </w:r>
      </w:ins>
      <w:ins w:id="5409" w:author="Regina Casanova" w:date="2018-06-20T12:36:00Z">
        <w:r w:rsidR="007D7316">
          <w:t>e</w:t>
        </w:r>
      </w:ins>
      <w:ins w:id="5410" w:author="Regina Casanova" w:date="2018-06-20T12:25:00Z">
        <w:r w:rsidR="005E12DB">
          <w:t xml:space="preserve"> información acerca del hecho ocurrido. </w:t>
        </w:r>
      </w:ins>
      <w:ins w:id="5411" w:author="Regina Casanova" w:date="2018-06-20T12:36:00Z">
        <w:r w:rsidR="007D7316">
          <w:t xml:space="preserve">El tercer paso solo </w:t>
        </w:r>
      </w:ins>
      <w:ins w:id="5412" w:author="Regina Casanova" w:date="2018-06-20T12:38:00Z">
        <w:r w:rsidR="007D7316">
          <w:t>pedía</w:t>
        </w:r>
      </w:ins>
      <w:ins w:id="5413" w:author="Regina Casanova" w:date="2018-06-20T12:36:00Z">
        <w:r w:rsidR="007D7316">
          <w:t xml:space="preserve"> información sobre como contactar a la persona que estaba interponiendo la solicitud. </w:t>
        </w:r>
      </w:ins>
      <w:ins w:id="5414" w:author="Regina Casanova" w:date="2018-06-20T12:38:00Z">
        <w:r w:rsidR="007D7316">
          <w:t xml:space="preserve"> </w:t>
        </w:r>
      </w:ins>
      <w:ins w:id="5415" w:author="Regina Casanova" w:date="2018-06-20T12:37:00Z">
        <w:r w:rsidR="007D7316">
          <w:t xml:space="preserve"> </w:t>
        </w:r>
      </w:ins>
      <w:ins w:id="5416" w:author="Regina Casanova" w:date="2018-06-20T12:26:00Z">
        <w:r w:rsidR="005E12DB">
          <w:t xml:space="preserve">Posteriormente, se delimito que era necesario añadir 2 pasos adicionales, uno de resumen de lo interpuesto por el usuario para </w:t>
        </w:r>
      </w:ins>
      <w:ins w:id="5417" w:author="Regina Casanova" w:date="2018-06-20T12:29:00Z">
        <w:r w:rsidR="005E12DB">
          <w:t xml:space="preserve">que pueda ser revisada </w:t>
        </w:r>
      </w:ins>
      <w:ins w:id="5418" w:author="Regina Casanova" w:date="2018-06-20T12:30:00Z">
        <w:r w:rsidR="005E12DB">
          <w:t xml:space="preserve">y corregida en caso hubiera ocurrido un error y un paso de confirmación del </w:t>
        </w:r>
      </w:ins>
      <w:ins w:id="5419" w:author="Regina Casanova" w:date="2018-06-20T12:31:00Z">
        <w:r w:rsidR="005E12DB">
          <w:t>envió</w:t>
        </w:r>
      </w:ins>
      <w:ins w:id="5420" w:author="Regina Casanova" w:date="2018-06-20T12:30:00Z">
        <w:r w:rsidR="005E12DB">
          <w:t xml:space="preserve"> de la solicitud </w:t>
        </w:r>
      </w:ins>
      <w:ins w:id="5421" w:author="Regina Casanova" w:date="2018-06-20T12:25:00Z">
        <w:r w:rsidR="005E12DB">
          <w:t xml:space="preserve"> </w:t>
        </w:r>
      </w:ins>
      <w:ins w:id="5422" w:author="Regina Casanova" w:date="2018-06-20T12:31:00Z">
        <w:r w:rsidR="005E12DB">
          <w:t>con un numero de confirmación</w:t>
        </w:r>
      </w:ins>
      <w:ins w:id="5423" w:author="Regina Casanova" w:date="2018-06-20T12:35:00Z">
        <w:r w:rsidR="007D7316">
          <w:t xml:space="preserve"> y el anuncio que se </w:t>
        </w:r>
      </w:ins>
      <w:ins w:id="5424" w:author="Regina Casanova" w:date="2018-06-20T12:42:00Z">
        <w:r w:rsidR="007D7316">
          <w:t>envió</w:t>
        </w:r>
      </w:ins>
      <w:ins w:id="5425" w:author="Regina Casanova" w:date="2018-06-20T12:35:00Z">
        <w:r w:rsidR="007D7316">
          <w:t xml:space="preserve"> una copia de la solicitud al correo electrónico</w:t>
        </w:r>
      </w:ins>
      <w:ins w:id="5426" w:author="Regina Casanova" w:date="2018-06-20T12:31:00Z">
        <w:r w:rsidR="005E12DB">
          <w:t>.</w:t>
        </w:r>
      </w:ins>
      <w:ins w:id="5427" w:author="Regina Casanova" w:date="2018-06-20T12:42:00Z">
        <w:r w:rsidR="007D7316">
          <w:t xml:space="preserve"> </w:t>
        </w:r>
      </w:ins>
      <w:ins w:id="5428" w:author="Regina Casanova" w:date="2018-06-20T12:24:00Z">
        <w:r w:rsidR="005E12DB">
          <w:t xml:space="preserve"> </w:t>
        </w:r>
      </w:ins>
      <w:ins w:id="5429" w:author="Regina Casanova" w:date="2018-06-20T12:43:00Z">
        <w:r w:rsidR="007D7316">
          <w:t xml:space="preserve">Ya que el componente principal de este </w:t>
        </w:r>
      </w:ins>
      <w:ins w:id="5430" w:author="Regina Casanova" w:date="2018-07-29T19:16:00Z">
        <w:r w:rsidR="00F95B03">
          <w:t>aplicativo informático</w:t>
        </w:r>
      </w:ins>
      <w:ins w:id="5431" w:author="Regina Casanova" w:date="2018-06-20T12:43:00Z">
        <w:r w:rsidR="007D7316">
          <w:t xml:space="preserve"> seria el formulario para colocar una solicitud, fue la característica de diseño m</w:t>
        </w:r>
        <w:r w:rsidR="001144DA">
          <w:t xml:space="preserve">ás elaborada y </w:t>
        </w:r>
      </w:ins>
      <w:ins w:id="5432" w:author="Regina Casanova" w:date="2018-06-20T12:44:00Z">
        <w:r w:rsidR="001144DA">
          <w:t xml:space="preserve">detallada. </w:t>
        </w:r>
      </w:ins>
    </w:p>
    <w:p w14:paraId="71C6D80B" w14:textId="7F6F0401" w:rsidR="001144DA" w:rsidRDefault="001144DA" w:rsidP="00842BF2">
      <w:pPr>
        <w:pStyle w:val="Texto"/>
        <w:rPr>
          <w:ins w:id="5433" w:author="Regina Casanova" w:date="2018-06-20T12:52:00Z"/>
        </w:rPr>
      </w:pPr>
      <w:ins w:id="5434" w:author="Regina Casanova" w:date="2018-06-20T12:44:00Z">
        <w:r>
          <w:t xml:space="preserve">Adicionalmente, el </w:t>
        </w:r>
      </w:ins>
      <w:ins w:id="5435" w:author="Regina Casanova" w:date="2018-07-29T19:16:00Z">
        <w:r w:rsidR="00F95B03">
          <w:t>aplicativo informático</w:t>
        </w:r>
      </w:ins>
      <w:ins w:id="5436" w:author="Regina Casanova" w:date="2018-06-20T12:44:00Z">
        <w:r>
          <w:t xml:space="preserve"> debía permitir</w:t>
        </w:r>
      </w:ins>
      <w:ins w:id="5437" w:author="Regina Casanova" w:date="2018-06-20T12:45:00Z">
        <w:r>
          <w:t>, dependiendo del tipo de usuario,</w:t>
        </w:r>
      </w:ins>
      <w:ins w:id="5438" w:author="Regina Casanova" w:date="2018-06-20T12:44:00Z">
        <w:r>
          <w:t xml:space="preserve"> manejar y gestionar las solicitudes</w:t>
        </w:r>
      </w:ins>
      <w:ins w:id="5439" w:author="Regina Casanova" w:date="2018-06-20T12:45:00Z">
        <w:r>
          <w:t xml:space="preserve">. Entonces se creó las pantallas de Gestión que iban a ser utilizadas solo por los usuarios gestores de IPRESS y por personal de SUSALUD, no iba a ser visible para los ciudadanos. </w:t>
        </w:r>
      </w:ins>
      <w:ins w:id="5440" w:author="Regina Casanova" w:date="2018-06-20T12:46:00Z">
        <w:r>
          <w:t xml:space="preserve">En estas pantallas se </w:t>
        </w:r>
      </w:ins>
      <w:ins w:id="5441" w:author="Regina Casanova" w:date="2018-06-20T12:47:00Z">
        <w:r>
          <w:t>podían</w:t>
        </w:r>
      </w:ins>
      <w:ins w:id="5442" w:author="Regina Casanova" w:date="2018-06-20T12:46:00Z">
        <w:r>
          <w:t xml:space="preserve"> </w:t>
        </w:r>
      </w:ins>
      <w:ins w:id="5443" w:author="Regina Casanova" w:date="2018-06-20T12:47:00Z">
        <w:r>
          <w:t xml:space="preserve">ver las solicitudes que se encontraran pendientes de solución y se podían agregar los diversos pasos realizados para poder llegar a una solución del mismo. En esta pantalla se </w:t>
        </w:r>
      </w:ins>
      <w:ins w:id="5444" w:author="Regina Casanova" w:date="2018-06-20T12:48:00Z">
        <w:r>
          <w:t>utilizó</w:t>
        </w:r>
      </w:ins>
      <w:ins w:id="5445" w:author="Regina Casanova" w:date="2018-06-20T12:47:00Z">
        <w:r>
          <w:t xml:space="preserve"> una semaforización de las solicitudes vigentes para poder identificar de forma </w:t>
        </w:r>
      </w:ins>
      <w:ins w:id="5446" w:author="Regina Casanova" w:date="2018-06-20T12:48:00Z">
        <w:r>
          <w:t>rápida</w:t>
        </w:r>
      </w:ins>
      <w:ins w:id="5447" w:author="Regina Casanova" w:date="2018-06-20T12:47:00Z">
        <w:r>
          <w:t xml:space="preserve"> </w:t>
        </w:r>
      </w:ins>
      <w:ins w:id="5448" w:author="Regina Casanova" w:date="2018-06-20T12:48:00Z">
        <w:r>
          <w:t>y visual las solicitudes que se encontraban próximas a vencer el tiempo de 30 días hábiles para ser resueltas.</w:t>
        </w:r>
      </w:ins>
      <w:ins w:id="5449"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5450" w:author="Regina Casanova" w:date="2018-06-20T12:50:00Z">
        <w:r>
          <w:t>correspondía</w:t>
        </w:r>
      </w:ins>
      <w:ins w:id="5451" w:author="Regina Casanova" w:date="2018-06-20T12:49:00Z">
        <w:r>
          <w:t xml:space="preserve"> dicho reclamo.</w:t>
        </w:r>
      </w:ins>
      <w:ins w:id="5452" w:author="Regina Casanova" w:date="2018-06-20T12:50:00Z">
        <w:r>
          <w:t xml:space="preserve"> </w:t>
        </w:r>
      </w:ins>
      <w:ins w:id="5453"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5454" w:author="Regina Casanova" w:date="2018-06-20T12:34:00Z"/>
        </w:rPr>
      </w:pPr>
      <w:ins w:id="5455" w:author="Regina Casanova" w:date="2018-06-20T12:52:00Z">
        <w:r>
          <w:lastRenderedPageBreak/>
          <w:t>Otras pantallas planteadas fueron las de ‘Solicitudes Vigentes’ e ‘</w:t>
        </w:r>
      </w:ins>
      <w:ins w:id="5456" w:author="Regina Casanova" w:date="2018-06-20T12:53:00Z">
        <w:r>
          <w:t>Histórico</w:t>
        </w:r>
      </w:ins>
      <w:ins w:id="5457" w:author="Regina Casanova" w:date="2018-06-20T12:52:00Z">
        <w:r>
          <w:t xml:space="preserve"> de Solicitudes’</w:t>
        </w:r>
      </w:ins>
      <w:ins w:id="5458" w:author="Regina Casanova" w:date="2018-06-20T12:58:00Z">
        <w:r w:rsidR="00F61885">
          <w:t>. Estas pantallas solo iban a encontrarse disponibles para gestores de IPRESS y personal de SUSALUD y</w:t>
        </w:r>
      </w:ins>
      <w:ins w:id="5459" w:author="Regina Casanova" w:date="2018-06-20T12:52:00Z">
        <w:r>
          <w:t xml:space="preserve"> en ellas se podían exclusivamente visualizar los reclamos </w:t>
        </w:r>
      </w:ins>
      <w:ins w:id="5460" w:author="Regina Casanova" w:date="2018-06-20T12:51:00Z">
        <w:r>
          <w:t xml:space="preserve">vigentes </w:t>
        </w:r>
      </w:ins>
      <w:ins w:id="5461" w:author="Regina Casanova" w:date="2018-06-20T12:53:00Z">
        <w:r>
          <w:t xml:space="preserve">que no habían sido resueltos todavía y los que ya habían sido resueltos respectivamente. En ambas pantallas se podría visualizar </w:t>
        </w:r>
      </w:ins>
      <w:ins w:id="5462" w:author="Regina Casanova" w:date="2018-06-20T12:54:00Z">
        <w:r w:rsidR="00F61885">
          <w:t xml:space="preserve">cuando y cuáles fueron </w:t>
        </w:r>
      </w:ins>
      <w:ins w:id="5463" w:author="Regina Casanova" w:date="2018-06-20T12:53:00Z">
        <w:r>
          <w:t>los pasos realizados para encontrar una soluci</w:t>
        </w:r>
      </w:ins>
      <w:ins w:id="5464" w:author="Regina Casanova" w:date="2018-06-20T12:54:00Z">
        <w:r w:rsidR="00F61885">
          <w:t xml:space="preserve">ón a la solicitud. </w:t>
        </w:r>
      </w:ins>
      <w:ins w:id="5465" w:author="Regina Casanova" w:date="2018-06-20T12:55:00Z">
        <w:r w:rsidR="00F61885">
          <w:t xml:space="preserve">Estos pasos iban a poder ser impresos, descargados y enviados a un correo </w:t>
        </w:r>
      </w:ins>
      <w:ins w:id="5466" w:author="Regina Casanova" w:date="2018-06-20T12:56:00Z">
        <w:r w:rsidR="00F61885">
          <w:t>electrónico</w:t>
        </w:r>
      </w:ins>
      <w:ins w:id="5467" w:author="Regina Casanova" w:date="2018-06-20T12:55:00Z">
        <w:r w:rsidR="00F61885">
          <w:t>.</w:t>
        </w:r>
      </w:ins>
      <w:ins w:id="5468" w:author="Regina Casanova" w:date="2018-06-20T12:56:00Z">
        <w:r w:rsidR="00F61885">
          <w:t xml:space="preserve"> </w:t>
        </w:r>
      </w:ins>
      <w:ins w:id="5469" w:author="Regina Casanova" w:date="2018-06-20T12:55:00Z">
        <w:r w:rsidR="00F61885">
          <w:t>También</w:t>
        </w:r>
      </w:ins>
      <w:ins w:id="5470" w:author="Regina Casanova" w:date="2018-06-20T12:54:00Z">
        <w:r w:rsidR="00F61885">
          <w:t xml:space="preserve"> se les incluyo una pantalla adicional que permitiera realizar filtros en donde se iba a poder obtener m</w:t>
        </w:r>
      </w:ins>
      <w:ins w:id="5471" w:author="Regina Casanova" w:date="2018-06-20T12:55:00Z">
        <w:r w:rsidR="00F61885">
          <w:t xml:space="preserve">ás detallada para la realización de reportes. </w:t>
        </w:r>
      </w:ins>
      <w:ins w:id="5472" w:author="Regina Casanova" w:date="2018-06-20T12:56:00Z">
        <w:r w:rsidR="00F61885">
          <w:t>En el caso exclusivo del tipo de usuarios de ciudadanos, se iba a colocar una versi</w:t>
        </w:r>
      </w:ins>
      <w:ins w:id="5473"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5474" w:author="Regina Casanova" w:date="2018-06-20T13:01:00Z"/>
        </w:rPr>
      </w:pPr>
      <w:ins w:id="5475" w:author="Regina Casanova" w:date="2018-06-20T13:02:00Z">
        <w:r>
          <w:t>P</w:t>
        </w:r>
      </w:ins>
      <w:ins w:id="5476" w:author="Regina Casanova" w:date="2018-06-20T12:56:00Z">
        <w:r>
          <w:t xml:space="preserve">ara la característica de diseño de estadísticas </w:t>
        </w:r>
      </w:ins>
      <w:ins w:id="5477" w:author="Regina Casanova" w:date="2018-06-20T12:58:00Z">
        <w:r>
          <w:t xml:space="preserve">se vio necesaria </w:t>
        </w:r>
      </w:ins>
      <w:ins w:id="5478" w:author="Regina Casanova" w:date="2018-06-20T13:02:00Z">
        <w:r>
          <w:t xml:space="preserve">la creación de dos pantallas que iban a encontrarse disponibles </w:t>
        </w:r>
      </w:ins>
      <w:ins w:id="5479" w:author="Regina Casanova" w:date="2018-06-20T12:58:00Z">
        <w:r>
          <w:t xml:space="preserve">para todos los tipos de usuarios </w:t>
        </w:r>
      </w:ins>
      <w:ins w:id="5480" w:author="Regina Casanova" w:date="2018-06-20T13:02:00Z">
        <w:r>
          <w:t>en donde pudieran ver estadísticas de un</w:t>
        </w:r>
      </w:ins>
      <w:ins w:id="5481" w:author="Regina Casanova" w:date="2018-06-20T13:04:00Z">
        <w:r>
          <w:t xml:space="preserve"> establecimiento de salud</w:t>
        </w:r>
      </w:ins>
      <w:ins w:id="5482" w:author="Regina Casanova" w:date="2018-06-20T13:02:00Z">
        <w:r>
          <w:t xml:space="preserve"> en </w:t>
        </w:r>
      </w:ins>
      <w:ins w:id="5483" w:author="Regina Casanova" w:date="2018-06-20T13:04:00Z">
        <w:r>
          <w:t>específico</w:t>
        </w:r>
      </w:ins>
      <w:ins w:id="5484" w:author="Regina Casanova" w:date="2018-06-20T13:02:00Z">
        <w:r>
          <w:t xml:space="preserve"> o realizar filtros a nivel nacional, regional o distrital donde pudieran ver </w:t>
        </w:r>
      </w:ins>
      <w:ins w:id="5485" w:author="Regina Casanova" w:date="2018-06-20T13:03:00Z">
        <w:r>
          <w:t>estadísticas</w:t>
        </w:r>
      </w:ins>
      <w:ins w:id="5486" w:author="Regina Casanova" w:date="2018-06-20T13:02:00Z">
        <w:r>
          <w:t xml:space="preserve"> </w:t>
        </w:r>
      </w:ins>
      <w:ins w:id="5487" w:author="Regina Casanova" w:date="2018-06-20T13:03:00Z">
        <w:r>
          <w:t xml:space="preserve">de diversos establecimientos de salud con el fin que los ciudadanos pudieran tomar decisiones sobre donde les </w:t>
        </w:r>
      </w:ins>
      <w:ins w:id="5488" w:author="Regina Casanova" w:date="2018-06-20T13:04:00Z">
        <w:r>
          <w:t>convenía</w:t>
        </w:r>
      </w:ins>
      <w:ins w:id="5489" w:author="Regina Casanova" w:date="2018-06-20T13:03:00Z">
        <w:r>
          <w:t xml:space="preserve"> buscar atención </w:t>
        </w:r>
      </w:ins>
      <w:ins w:id="5490" w:author="Regina Casanova" w:date="2018-06-20T13:04:00Z">
        <w:r w:rsidR="00F37427">
          <w:t>médica</w:t>
        </w:r>
      </w:ins>
      <w:ins w:id="5491" w:author="Regina Casanova" w:date="2018-06-20T13:03:00Z">
        <w:r>
          <w:t xml:space="preserve"> y para el personal de SUSALUD, poder decidir donde era necesaria una fiscalizaci</w:t>
        </w:r>
      </w:ins>
      <w:ins w:id="5492" w:author="Regina Casanova" w:date="2018-06-20T13:04:00Z">
        <w:r>
          <w:t xml:space="preserve">ón. En el caso de los gestores de IPRESS, </w:t>
        </w:r>
        <w:r w:rsidR="00F37427">
          <w:t xml:space="preserve">solo iban a poder visualizar estadísticas de la misma IPRESS para poder encontrar en </w:t>
        </w:r>
      </w:ins>
      <w:ins w:id="5493" w:author="Regina Casanova" w:date="2018-06-20T13:05:00Z">
        <w:r w:rsidR="00F37427">
          <w:t>qué</w:t>
        </w:r>
      </w:ins>
      <w:ins w:id="5494" w:author="Regina Casanova" w:date="2018-06-20T13:04:00Z">
        <w:r w:rsidR="00F37427">
          <w:t xml:space="preserve"> </w:t>
        </w:r>
      </w:ins>
      <w:ins w:id="5495" w:author="Regina Casanova" w:date="2018-06-20T13:05:00Z">
        <w:r w:rsidR="00F37427">
          <w:t>áreas</w:t>
        </w:r>
      </w:ins>
      <w:ins w:id="5496" w:author="Regina Casanova" w:date="2018-06-20T13:04:00Z">
        <w:r w:rsidR="00F37427">
          <w:t xml:space="preserve"> </w:t>
        </w:r>
      </w:ins>
      <w:ins w:id="5497" w:author="Regina Casanova" w:date="2018-06-20T13:05:00Z">
        <w:r w:rsidR="00F37427">
          <w:t xml:space="preserve">era prioritario realizar proyectos de mejora. </w:t>
        </w:r>
      </w:ins>
    </w:p>
    <w:p w14:paraId="47AD0D7F" w14:textId="5FFF5D33" w:rsidR="00F61885" w:rsidRDefault="00F61885" w:rsidP="00842BF2">
      <w:pPr>
        <w:pStyle w:val="Texto"/>
        <w:rPr>
          <w:ins w:id="5498" w:author="Regina Casanova" w:date="2018-06-20T13:14:00Z"/>
        </w:rPr>
      </w:pPr>
      <w:ins w:id="5499" w:author="Regina Casanova" w:date="2018-06-20T13:01:00Z">
        <w:r>
          <w:t xml:space="preserve">Finalmente, </w:t>
        </w:r>
      </w:ins>
      <w:ins w:id="5500" w:author="Regina Casanova" w:date="2018-06-20T13:06:00Z">
        <w:r w:rsidR="00F37427">
          <w:t xml:space="preserve">se vio necesaria la creación de dos tipos de </w:t>
        </w:r>
      </w:ins>
      <w:ins w:id="5501" w:author="Regina Casanova" w:date="2018-06-20T13:07:00Z">
        <w:r w:rsidR="00F37427">
          <w:t>páginas</w:t>
        </w:r>
      </w:ins>
      <w:ins w:id="5502" w:author="Regina Casanova" w:date="2018-06-20T13:06:00Z">
        <w:r w:rsidR="00F37427">
          <w:t xml:space="preserve"> de ingreso, una para los ciudadanos donde se tenían que identificar con su </w:t>
        </w:r>
      </w:ins>
      <w:ins w:id="5503" w:author="Regina Casanova" w:date="2018-06-20T13:07:00Z">
        <w:r w:rsidR="00F37427">
          <w:t>número</w:t>
        </w:r>
      </w:ins>
      <w:ins w:id="5504" w:author="Regina Casanova" w:date="2018-06-20T13:06:00Z">
        <w:r w:rsidR="00F37427">
          <w:t xml:space="preserve"> de Documento </w:t>
        </w:r>
        <w:r w:rsidR="00F37427">
          <w:lastRenderedPageBreak/>
          <w:t>Nacional de Identidad</w:t>
        </w:r>
      </w:ins>
      <w:ins w:id="5505" w:author="Regina Casanova" w:date="2018-06-20T13:12:00Z">
        <w:r w:rsidR="00F37427">
          <w:t xml:space="preserve"> (DNI)</w:t>
        </w:r>
      </w:ins>
      <w:ins w:id="5506" w:author="Regina Casanova" w:date="2018-06-20T13:06:00Z">
        <w:r w:rsidR="00F37427">
          <w:t xml:space="preserve"> y se iba a validar dicho numero colocando la fecha de su nacimiento. </w:t>
        </w:r>
      </w:ins>
      <w:ins w:id="5507" w:author="Regina Casanova" w:date="2018-06-20T13:07:00Z">
        <w:r w:rsidR="00F37427">
          <w:t xml:space="preserve">Esto se hizo </w:t>
        </w:r>
      </w:ins>
      <w:ins w:id="5508" w:author="Regina Casanova" w:date="2018-06-20T13:12:00Z">
        <w:r w:rsidR="00F37427">
          <w:t xml:space="preserve">como una forma de protección para evitar que un ciudadano pueda anteponer varias solicitudes pidiendo lo mismo utilizando diferentes DNIs. En el caso de gestores de IPRESS y personal de SUSALUD, se hizo una </w:t>
        </w:r>
      </w:ins>
      <w:ins w:id="5509" w:author="Regina Casanova" w:date="2018-06-20T13:13:00Z">
        <w:r w:rsidR="00F37427">
          <w:t>página</w:t>
        </w:r>
      </w:ins>
      <w:ins w:id="5510" w:author="Regina Casanova" w:date="2018-06-20T13:12:00Z">
        <w:r w:rsidR="00F37427">
          <w:t xml:space="preserve"> de inicio en donde iban a poder ingresar con un usuario y contraseña que hubiera sido creado por el administrador del </w:t>
        </w:r>
      </w:ins>
      <w:ins w:id="5511" w:author="Regina Casanova" w:date="2018-07-29T19:16:00Z">
        <w:r w:rsidR="00F95B03">
          <w:t>aplicativo informático</w:t>
        </w:r>
      </w:ins>
      <w:ins w:id="5512" w:author="Regina Casanova" w:date="2018-06-20T13:12:00Z">
        <w:r w:rsidR="00F37427">
          <w:t>.</w:t>
        </w:r>
      </w:ins>
    </w:p>
    <w:p w14:paraId="7EDBF066" w14:textId="091E96C3" w:rsidR="009D6532" w:rsidRDefault="009D6532" w:rsidP="00842BF2">
      <w:pPr>
        <w:pStyle w:val="Texto"/>
        <w:rPr>
          <w:ins w:id="5513" w:author="Regina Casanova" w:date="2018-06-20T13:15:00Z"/>
        </w:rPr>
      </w:pPr>
      <w:ins w:id="5514" w:author="Regina Casanova" w:date="2018-06-20T13:15:00Z">
        <w:r>
          <w:t xml:space="preserve">Cabe resaltar que en esta parte, algunos requerimientos que se encuentran detallados en la tabla de requerimientos no fueron considerados para las primeras versiones del prototipo. </w:t>
        </w:r>
      </w:ins>
      <w:ins w:id="5515" w:author="Regina Casanova" w:date="2018-06-20T13:16:00Z">
        <w:r>
          <w:t xml:space="preserve">Estos requerimientos eran los correspondientes a diferentes lenguajes con los que </w:t>
        </w:r>
      </w:ins>
      <w:ins w:id="5516" w:author="Regina Casanova" w:date="2018-06-20T13:17:00Z">
        <w:r>
          <w:t>debería</w:t>
        </w:r>
      </w:ins>
      <w:ins w:id="5517" w:author="Regina Casanova" w:date="2018-06-20T13:16:00Z">
        <w:r>
          <w:t xml:space="preserve"> contar el </w:t>
        </w:r>
      </w:ins>
      <w:ins w:id="5518" w:author="Regina Casanova" w:date="2018-07-29T19:16:00Z">
        <w:r w:rsidR="00F95B03">
          <w:t>aplicativo informático</w:t>
        </w:r>
      </w:ins>
      <w:ins w:id="5519" w:author="Regina Casanova" w:date="2018-06-20T13:17:00Z">
        <w:r>
          <w:t xml:space="preserve"> o</w:t>
        </w:r>
      </w:ins>
      <w:ins w:id="5520" w:author="Regina Casanova" w:date="2018-06-20T13:16:00Z">
        <w:r>
          <w:t xml:space="preserve"> </w:t>
        </w:r>
      </w:ins>
      <w:ins w:id="5521" w:author="Regina Casanova" w:date="2018-06-20T13:18:00Z">
        <w:r>
          <w:t>periodicidad</w:t>
        </w:r>
      </w:ins>
      <w:ins w:id="5522" w:author="Regina Casanova" w:date="2018-06-20T13:16:00Z">
        <w:r>
          <w:t xml:space="preserve"> de un </w:t>
        </w:r>
      </w:ins>
      <w:ins w:id="5523" w:author="Regina Casanova" w:date="2018-06-20T13:17:00Z">
        <w:r>
          <w:t xml:space="preserve">respaldo de la información almacenada dentro del </w:t>
        </w:r>
      </w:ins>
      <w:ins w:id="5524" w:author="Regina Casanova" w:date="2018-07-29T19:16:00Z">
        <w:r w:rsidR="00F95B03">
          <w:t>aplicativo informático</w:t>
        </w:r>
      </w:ins>
      <w:ins w:id="5525" w:author="Regina Casanova" w:date="2018-06-20T13:17:00Z">
        <w:r>
          <w:t>.</w:t>
        </w:r>
      </w:ins>
      <w:ins w:id="5526" w:author="Regina Casanova" w:date="2018-06-20T13:18:00Z">
        <w:r>
          <w:t xml:space="preserve"> Ellos no fueron considerados ya que el alcance de este proyecto </w:t>
        </w:r>
      </w:ins>
      <w:ins w:id="5527" w:author="Regina Casanova" w:date="2018-06-20T13:19:00Z">
        <w:r>
          <w:t xml:space="preserve">era menor a esos detalles que son de importancia para la implementación del </w:t>
        </w:r>
      </w:ins>
      <w:ins w:id="5528" w:author="Regina Casanova" w:date="2018-07-29T19:16:00Z">
        <w:r w:rsidR="00F95B03">
          <w:t>aplicativo informático</w:t>
        </w:r>
      </w:ins>
      <w:ins w:id="5529" w:author="Regina Casanova" w:date="2018-06-20T13:19:00Z">
        <w:r>
          <w:t xml:space="preserve"> mas no para la ideación del diseño del mismo.</w:t>
        </w:r>
      </w:ins>
    </w:p>
    <w:p w14:paraId="6B807925" w14:textId="0068FCAE" w:rsidR="007A411A" w:rsidRPr="00BA156B" w:rsidRDefault="00331B1D" w:rsidP="00842BF2">
      <w:pPr>
        <w:pStyle w:val="Texto"/>
      </w:pPr>
      <w:ins w:id="5530" w:author="Regina Casanova" w:date="2018-06-20T13:14:00Z">
        <w:r>
          <w:t xml:space="preserve">Con estas características de diseño </w:t>
        </w:r>
      </w:ins>
      <w:ins w:id="5531"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5532" w:author="Regina Casanova" w:date="2018-06-18T17:53:00Z">
        <w:r w:rsidR="00B561E1" w:rsidRPr="00BA156B" w:rsidDel="00E94926">
          <w:delText>sistema</w:delText>
        </w:r>
      </w:del>
      <w:ins w:id="5533" w:author="Regina Casanova" w:date="2018-07-29T19:16:00Z">
        <w:r w:rsidR="00F95B03">
          <w:t>aplicativo informático</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5534" w:author="Regina Casanova" w:date="2018-07-29T19:16:00Z">
        <w:r w:rsidR="00F95B03">
          <w:t>aplicativo informático</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5535"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5536"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w:t>
      </w:r>
      <w:r w:rsidR="001B1619" w:rsidRPr="00BA156B">
        <w:lastRenderedPageBreak/>
        <w:t xml:space="preserve">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t xml:space="preserve">Personal de SUSALUD: </w:t>
      </w:r>
      <w:r w:rsidRPr="00F916E3">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F916E3">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F916E3">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F916E3">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w:t>
      </w:r>
      <w:r w:rsidRPr="00BA156B">
        <w:lastRenderedPageBreak/>
        <w:t>solicitud se consideraría ‘Infundado’ y se comunicaría con el ciudadano solicitante para que colocara su solicitud de manera correcta.</w:t>
      </w:r>
    </w:p>
    <w:p w14:paraId="643809B3" w14:textId="10718EC1"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5537" w:author="Regina Casanova" w:date="2018-06-18T17:53:00Z">
        <w:r w:rsidR="00A901F3" w:rsidRPr="00BA156B" w:rsidDel="00E94926">
          <w:delText>sistema</w:delText>
        </w:r>
      </w:del>
      <w:ins w:id="5538" w:author="Regina Casanova" w:date="2018-07-29T19:16:00Z">
        <w:r w:rsidR="00F95B03">
          <w:t>aplicativo informático</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FF4692" w:rsidP="00842BF2">
      <w:pPr>
        <w:pStyle w:val="Texto"/>
        <w:jc w:val="center"/>
        <w:rPr>
          <w:sz w:val="16"/>
          <w:szCs w:val="16"/>
          <w:lang w:val="es-PE"/>
        </w:rPr>
      </w:pPr>
      <w:hyperlink r:id="rId17"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5539" w:name="_Toc520655730"/>
      <w:r w:rsidRPr="00BA156B">
        <w:rPr>
          <w:lang w:val="es-PE"/>
        </w:rPr>
        <w:t>Fase de Pruebas</w:t>
      </w:r>
      <w:bookmarkEnd w:id="5539"/>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5540"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5541"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595BE232" w:rsidR="002D5208" w:rsidRDefault="002D5208" w:rsidP="00842BF2">
      <w:pPr>
        <w:pStyle w:val="Texto"/>
        <w:rPr>
          <w:ins w:id="5542" w:author="Regina Casanova" w:date="2018-06-25T14:54:00Z"/>
        </w:rPr>
      </w:pPr>
      <w:ins w:id="5543" w:author="Regina Casanova" w:date="2018-06-21T20:44:00Z">
        <w:r>
          <w:t xml:space="preserve">El personal de SUSALUD </w:t>
        </w:r>
      </w:ins>
      <w:ins w:id="5544" w:author="Regina Casanova" w:date="2018-06-21T20:45:00Z">
        <w:r>
          <w:t xml:space="preserve">realizaron las tareas indicadas de la manera en que el investigador planteo en un inicio. Dieron comentarios acerca de cómo podía </w:t>
        </w:r>
        <w:r>
          <w:lastRenderedPageBreak/>
          <w:t xml:space="preserve">mejorarse </w:t>
        </w:r>
      </w:ins>
      <w:ins w:id="5545" w:author="Regina Casanova" w:date="2018-06-21T20:46:00Z">
        <w:r>
          <w:t>agrupándose</w:t>
        </w:r>
      </w:ins>
      <w:ins w:id="5546" w:author="Regina Casanova" w:date="2018-06-21T20:45:00Z">
        <w:r>
          <w:t xml:space="preserve"> </w:t>
        </w:r>
      </w:ins>
      <w:ins w:id="5547" w:author="Regina Casanova" w:date="2018-06-21T20:46:00Z">
        <w:r>
          <w:t xml:space="preserve">de forma diferente en el menú para que fuera más intuitivo, cosa que fue tomada para iteraciones con los otros tipos de usuarios adicionalmente. </w:t>
        </w:r>
        <w:r w:rsidR="007C0DFF">
          <w:t>Los problemas que encontraban en la agrupaci</w:t>
        </w:r>
      </w:ins>
      <w:ins w:id="5548" w:author="Regina Casanova" w:date="2018-06-21T20:47:00Z">
        <w:r w:rsidR="007C0DFF">
          <w:t xml:space="preserve">ón inicial que se había colocado, era por el uso de la palabra “Vigente” de forma repetitiva en dos sección distintas del prototipo. Mencionaron que, en el caso de solicitudes </w:t>
        </w:r>
      </w:ins>
      <w:ins w:id="5549" w:author="Regina Casanova" w:date="2018-06-21T20:48:00Z">
        <w:r w:rsidR="007C0DFF">
          <w:t>erróneamente</w:t>
        </w:r>
      </w:ins>
      <w:ins w:id="5550" w:author="Regina Casanova" w:date="2018-06-21T20:47:00Z">
        <w:r w:rsidR="007C0DFF">
          <w:t xml:space="preserve"> </w:t>
        </w:r>
      </w:ins>
      <w:ins w:id="5551" w:author="Regina Casanova" w:date="2018-06-21T20:48:00Z">
        <w:r w:rsidR="007C0DFF">
          <w:t>colocadas en cierto establecimiento de salud,</w:t>
        </w:r>
      </w:ins>
      <w:ins w:id="5552" w:author="Regina Casanova" w:date="2018-06-21T20:47:00Z">
        <w:r w:rsidR="007C0DFF">
          <w:t xml:space="preserve"> </w:t>
        </w:r>
      </w:ins>
      <w:ins w:id="5553" w:author="Regina Casanova" w:date="2018-06-21T20:48:00Z">
        <w:r w:rsidR="007C0DFF">
          <w:t>sería</w:t>
        </w:r>
      </w:ins>
      <w:ins w:id="5554" w:author="Regina Casanova" w:date="2018-06-21T20:47:00Z">
        <w:r w:rsidR="007C0DFF">
          <w:t xml:space="preserve"> adecuado poder derivar de manera rápida y sencilla</w:t>
        </w:r>
      </w:ins>
      <w:ins w:id="5555" w:author="Regina Casanova" w:date="2018-06-21T20:48:00Z">
        <w:r w:rsidR="007C0DFF">
          <w:t xml:space="preserve"> al establecimiento correcto. Sobre el estado de “Apelado”</w:t>
        </w:r>
      </w:ins>
      <w:ins w:id="5556" w:author="Regina Casanova" w:date="2018-06-21T20:49:00Z">
        <w:r w:rsidR="007C0DFF">
          <w:t xml:space="preserve"> </w:t>
        </w:r>
      </w:ins>
      <w:ins w:id="5557" w:author="Regina Casanova" w:date="2018-06-21T20:48:00Z">
        <w:r w:rsidR="007C0DFF">
          <w:t xml:space="preserve">les </w:t>
        </w:r>
      </w:ins>
      <w:ins w:id="5558" w:author="Regina Casanova" w:date="2018-06-21T20:49:00Z">
        <w:r w:rsidR="007C0DFF">
          <w:t>pareció</w:t>
        </w:r>
      </w:ins>
      <w:ins w:id="5559" w:author="Regina Casanova" w:date="2018-06-21T20:48:00Z">
        <w:r w:rsidR="007C0DFF">
          <w:t xml:space="preserve"> una </w:t>
        </w:r>
      </w:ins>
      <w:ins w:id="5560" w:author="Regina Casanova" w:date="2018-06-21T20:49:00Z">
        <w:r w:rsidR="007C0DFF">
          <w:t xml:space="preserve">interesante en la que SUSALUD podía ser partícipe del proceso, sin tener que estar guiando a la IPRESS en todo momento. En un caso con el personal de SUSALUD, no se </w:t>
        </w:r>
      </w:ins>
      <w:ins w:id="5561" w:author="Regina Casanova" w:date="2018-06-21T20:53:00Z">
        <w:r w:rsidR="007C0DFF">
          <w:t>comprendió</w:t>
        </w:r>
      </w:ins>
      <w:ins w:id="5562" w:author="Regina Casanova" w:date="2018-06-21T20:49:00Z">
        <w:r w:rsidR="001E2FF3">
          <w:t xml:space="preserve"> bien </w:t>
        </w:r>
      </w:ins>
      <w:ins w:id="5563" w:author="Regina Casanova" w:date="2018-06-21T21:01:00Z">
        <w:r w:rsidR="001E2FF3">
          <w:t>la semaforización</w:t>
        </w:r>
      </w:ins>
      <w:ins w:id="5564" w:author="Regina Casanova" w:date="2018-06-21T20:50:00Z">
        <w:r w:rsidR="007C0DFF">
          <w:t xml:space="preserve"> de los reclamos, ya que pensó que se </w:t>
        </w:r>
      </w:ins>
      <w:ins w:id="5565" w:author="Regina Casanova" w:date="2018-06-21T20:53:00Z">
        <w:r w:rsidR="007C0DFF">
          <w:t>atribuía</w:t>
        </w:r>
      </w:ins>
      <w:ins w:id="5566" w:author="Regina Casanova" w:date="2018-06-21T20:50:00Z">
        <w:r w:rsidR="007C0DFF">
          <w:t xml:space="preserve"> a de lo más sencillo a lo más difícil de resolver. Sin embargo, una vez explicado, explico que le parecía una buena forma de llamar la atención a los reclamos que necesitan m</w:t>
        </w:r>
      </w:ins>
      <w:ins w:id="5567"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5568" w:author="Regina Casanova" w:date="2018-06-21T20:52:00Z">
        <w:r w:rsidR="007C0DFF">
          <w:t xml:space="preserve">ón de reclamos que se encontraba en ese momento en revisión y por ello preferían no opinar. Sobre colocar la palabra “Solicitudes” en el </w:t>
        </w:r>
      </w:ins>
      <w:ins w:id="5569" w:author="Regina Casanova" w:date="2018-06-21T20:53:00Z">
        <w:r w:rsidR="007C0DFF">
          <w:t>título</w:t>
        </w:r>
      </w:ins>
      <w:ins w:id="5570" w:author="Regina Casanova" w:date="2018-06-21T20:52:00Z">
        <w:r w:rsidR="007C0DFF">
          <w:t xml:space="preserve"> del </w:t>
        </w:r>
      </w:ins>
      <w:ins w:id="5571" w:author="Regina Casanova" w:date="2018-07-29T19:16:00Z">
        <w:r w:rsidR="00F95B03">
          <w:t>aplicativo informático</w:t>
        </w:r>
      </w:ins>
      <w:ins w:id="5572" w:author="Regina Casanova" w:date="2018-06-21T20:52:00Z">
        <w:r w:rsidR="007C0DFF">
          <w:t>, se mostraron de acuerdo ya que sigue el modelo que ellos cuentan actualmente.</w:t>
        </w:r>
      </w:ins>
    </w:p>
    <w:p w14:paraId="1703EC45" w14:textId="5F6461D3" w:rsidR="00E6095B" w:rsidRDefault="00E6095B">
      <w:pPr>
        <w:pStyle w:val="Cita"/>
        <w:rPr>
          <w:ins w:id="5573" w:author="Regina Casanova" w:date="2018-06-25T15:04:00Z"/>
          <w:lang w:val="es-PE"/>
        </w:rPr>
        <w:pPrChange w:id="5574" w:author="Regina Casanova" w:date="2018-06-25T15:03:00Z">
          <w:pPr>
            <w:pStyle w:val="Texto"/>
          </w:pPr>
        </w:pPrChange>
      </w:pPr>
      <w:ins w:id="5575" w:author="Regina Casanova" w:date="2018-06-25T15:04:00Z">
        <w:r w:rsidRPr="00E6095B">
          <w:rPr>
            <w:lang w:val="es-PE"/>
          </w:rPr>
          <w:t xml:space="preserve">"Estoy de acuerdo que primero uno </w:t>
        </w:r>
        <w:del w:id="5576" w:author="Luis Fernando Llanos Zavalaga" w:date="2018-07-10T16:13:00Z">
          <w:r w:rsidRPr="00E6095B" w:rsidDel="006B071F">
            <w:rPr>
              <w:lang w:val="es-PE"/>
            </w:rPr>
            <w:delText>deberia</w:delText>
          </w:r>
        </w:del>
      </w:ins>
      <w:ins w:id="5577" w:author="Luis Fernando Llanos Zavalaga" w:date="2018-07-10T16:13:00Z">
        <w:r w:rsidR="006B071F" w:rsidRPr="00E6095B">
          <w:rPr>
            <w:lang w:val="es-PE"/>
          </w:rPr>
          <w:t>debería</w:t>
        </w:r>
      </w:ins>
      <w:ins w:id="5578" w:author="Regina Casanova" w:date="2018-06-25T15:04:00Z">
        <w:r w:rsidRPr="00E6095B">
          <w:rPr>
            <w:lang w:val="es-PE"/>
          </w:rPr>
          <w:t xml:space="preserve"> presentar su inconformidad </w:t>
        </w:r>
        <w:del w:id="5579" w:author="Luis Fernando Llanos Zavalaga" w:date="2018-07-10T16:13:00Z">
          <w:r w:rsidRPr="00E6095B" w:rsidDel="006B071F">
            <w:rPr>
              <w:lang w:val="es-PE"/>
            </w:rPr>
            <w:delText>llamalo</w:delText>
          </w:r>
        </w:del>
      </w:ins>
      <w:ins w:id="5580" w:author="Luis Fernando Llanos Zavalaga" w:date="2018-07-10T16:13:00Z">
        <w:r w:rsidR="006B071F" w:rsidRPr="00E6095B">
          <w:rPr>
            <w:lang w:val="es-PE"/>
          </w:rPr>
          <w:t>llámalo</w:t>
        </w:r>
      </w:ins>
      <w:ins w:id="5581" w:author="Regina Casanova" w:date="2018-06-25T15:04:00Z">
        <w:r w:rsidRPr="00E6095B">
          <w:rPr>
            <w:lang w:val="es-PE"/>
          </w:rPr>
          <w:t xml:space="preserve"> reclamo o queja, no </w:t>
        </w:r>
        <w:del w:id="5582" w:author="Luis Fernando Llanos Zavalaga" w:date="2018-07-10T16:13:00Z">
          <w:r w:rsidRPr="00E6095B" w:rsidDel="006B071F">
            <w:rPr>
              <w:lang w:val="es-PE"/>
            </w:rPr>
            <w:delText>se</w:delText>
          </w:r>
        </w:del>
      </w:ins>
      <w:ins w:id="5583" w:author="Luis Fernando Llanos Zavalaga" w:date="2018-07-10T16:13:00Z">
        <w:r w:rsidR="006B071F" w:rsidRPr="00E6095B">
          <w:rPr>
            <w:lang w:val="es-PE"/>
          </w:rPr>
          <w:t>sé</w:t>
        </w:r>
      </w:ins>
      <w:ins w:id="5584" w:author="Regina Casanova" w:date="2018-06-25T15:04:00Z">
        <w:r w:rsidRPr="00E6095B">
          <w:rPr>
            <w:lang w:val="es-PE"/>
          </w:rPr>
          <w:t xml:space="preserve"> que, primero ante la IPRESS y si no </w:t>
        </w:r>
        <w:del w:id="5585" w:author="Luis Fernando Llanos Zavalaga" w:date="2018-07-10T16:13:00Z">
          <w:r w:rsidRPr="00E6095B" w:rsidDel="006B071F">
            <w:rPr>
              <w:lang w:val="es-PE"/>
            </w:rPr>
            <w:delText>estas</w:delText>
          </w:r>
        </w:del>
      </w:ins>
      <w:ins w:id="5586" w:author="Luis Fernando Llanos Zavalaga" w:date="2018-07-10T16:13:00Z">
        <w:r w:rsidR="006B071F" w:rsidRPr="00E6095B">
          <w:rPr>
            <w:lang w:val="es-PE"/>
          </w:rPr>
          <w:t>estás</w:t>
        </w:r>
      </w:ins>
      <w:ins w:id="5587" w:author="Regina Casanova" w:date="2018-06-25T15:04:00Z">
        <w:r w:rsidRPr="00E6095B">
          <w:rPr>
            <w:lang w:val="es-PE"/>
          </w:rPr>
          <w:t xml:space="preserve"> de acuerdo, ir a SUSALUD"</w:t>
        </w:r>
      </w:ins>
    </w:p>
    <w:p w14:paraId="205C5DA9" w14:textId="788F45E3" w:rsidR="00E6095B" w:rsidRPr="00E6095B" w:rsidRDefault="00E6095B">
      <w:pPr>
        <w:pStyle w:val="Cita"/>
        <w:rPr>
          <w:ins w:id="5588" w:author="Regina Casanova" w:date="2018-06-21T21:01:00Z"/>
          <w:lang w:val="es-PE"/>
          <w:rPrChange w:id="5589" w:author="Regina Casanova" w:date="2018-06-25T15:03:00Z">
            <w:rPr>
              <w:ins w:id="5590" w:author="Regina Casanova" w:date="2018-06-21T21:01:00Z"/>
            </w:rPr>
          </w:rPrChange>
        </w:rPr>
        <w:pPrChange w:id="5591" w:author="Regina Casanova" w:date="2018-06-25T15:03:00Z">
          <w:pPr>
            <w:pStyle w:val="Texto"/>
          </w:pPr>
        </w:pPrChange>
      </w:pPr>
      <w:ins w:id="5592" w:author="Regina Casanova" w:date="2018-06-25T15:03:00Z">
        <w:r w:rsidRPr="00E6095B">
          <w:rPr>
            <w:lang w:val="es-PE"/>
          </w:rPr>
          <w:lastRenderedPageBreak/>
          <w:t xml:space="preserve">"Se supone que Gestión de las Solicitudes es un detalle de las solicitudes vigentes no? Pero en </w:t>
        </w:r>
        <w:del w:id="5593" w:author="Luis Fernando Llanos Zavalaga" w:date="2018-07-10T16:13:00Z">
          <w:r w:rsidRPr="00E6095B" w:rsidDel="006B071F">
            <w:rPr>
              <w:lang w:val="es-PE"/>
            </w:rPr>
            <w:delText>Gestion</w:delText>
          </w:r>
        </w:del>
      </w:ins>
      <w:ins w:id="5594" w:author="Luis Fernando Llanos Zavalaga" w:date="2018-07-10T16:13:00Z">
        <w:r w:rsidR="006B071F" w:rsidRPr="00E6095B">
          <w:rPr>
            <w:lang w:val="es-PE"/>
          </w:rPr>
          <w:t>Gestión</w:t>
        </w:r>
      </w:ins>
      <w:ins w:id="5595" w:author="Regina Casanova" w:date="2018-06-25T15:03:00Z">
        <w:r w:rsidRPr="00E6095B">
          <w:rPr>
            <w:lang w:val="es-PE"/>
          </w:rPr>
          <w:t xml:space="preserve"> de Solicitudes tu abres y encuentras una pestaña de Nuevos y otra pestaña de Vigentes. O sea, otra vez Vigentes, no deberias tener la misma descripción en el detalle"</w:t>
        </w:r>
      </w:ins>
    </w:p>
    <w:p w14:paraId="48C33AC2" w14:textId="2C1A2BCD" w:rsidR="001E2FF3" w:rsidRDefault="00C514C4" w:rsidP="00842BF2">
      <w:pPr>
        <w:pStyle w:val="Texto"/>
        <w:rPr>
          <w:ins w:id="5596" w:author="Regina Casanova" w:date="2018-06-25T15:17:00Z"/>
        </w:rPr>
      </w:pPr>
      <w:ins w:id="5597" w:author="Regina Casanova" w:date="2018-06-21T21:02:00Z">
        <w:r>
          <w:t>En l</w:t>
        </w:r>
      </w:ins>
      <w:ins w:id="5598" w:author="Regina Casanova" w:date="2018-06-21T21:01:00Z">
        <w:r w:rsidR="001E2FF3">
          <w:t>os gestores de las IPRESS</w:t>
        </w:r>
      </w:ins>
      <w:ins w:id="5599" w:author="Regina Casanova" w:date="2018-06-21T21:02:00Z">
        <w:r>
          <w:t xml:space="preserve">, </w:t>
        </w:r>
      </w:ins>
      <w:ins w:id="5600" w:author="Regina Casanova" w:date="2018-06-21T21:03:00Z">
        <w:r>
          <w:t>se presentaron dos</w:t>
        </w:r>
      </w:ins>
      <w:ins w:id="5601" w:author="Regina Casanova" w:date="2018-06-21T21:02:00Z">
        <w:r>
          <w:t xml:space="preserve"> de casos en los que se tuvo que guiar un poco </w:t>
        </w:r>
      </w:ins>
      <w:ins w:id="5602" w:author="Regina Casanova" w:date="2018-06-21T21:36:00Z">
        <w:r w:rsidR="00B11AB1">
          <w:t>en la</w:t>
        </w:r>
      </w:ins>
      <w:ins w:id="5603" w:author="Regina Casanova" w:date="2018-06-21T21:02:00Z">
        <w:r w:rsidR="00B11AB1">
          <w:t xml:space="preserve"> interac</w:t>
        </w:r>
      </w:ins>
      <w:ins w:id="5604" w:author="Regina Casanova" w:date="2018-06-21T21:36:00Z">
        <w:r w:rsidR="00B11AB1">
          <w:t>ción</w:t>
        </w:r>
      </w:ins>
      <w:ins w:id="5605" w:author="Regina Casanova" w:date="2018-06-21T21:02:00Z">
        <w:r>
          <w:t xml:space="preserve"> con el prototipo</w:t>
        </w:r>
      </w:ins>
      <w:ins w:id="5606" w:author="Regina Casanova" w:date="2018-06-21T21:03:00Z">
        <w:r>
          <w:t xml:space="preserve"> pero lograron entender de manera correcta los objetivos de cada pantalla, el resto de gestores no presentaron problema</w:t>
        </w:r>
      </w:ins>
      <w:ins w:id="5607" w:author="Regina Casanova" w:date="2018-06-21T21:35:00Z">
        <w:r w:rsidR="00B11AB1">
          <w:t>s</w:t>
        </w:r>
      </w:ins>
      <w:ins w:id="5608" w:author="Regina Casanova" w:date="2018-06-21T21:03:00Z">
        <w:r>
          <w:t xml:space="preserve"> en interactuar con el sistema</w:t>
        </w:r>
      </w:ins>
      <w:ins w:id="5609" w:author="Regina Casanova" w:date="2018-06-21T21:09:00Z">
        <w:r>
          <w:t xml:space="preserve"> y comprender el objetivo de cada pantalla. Sobre la resolución de tareas, hubo un gestor que propuso pantallas adicionales para hacer m</w:t>
        </w:r>
      </w:ins>
      <w:ins w:id="5610" w:author="Regina Casanova" w:date="2018-06-21T21:10:00Z">
        <w:r>
          <w:t>ás especifica la búsqueda de información</w:t>
        </w:r>
        <w:r w:rsidR="00487969">
          <w:t xml:space="preserve">, </w:t>
        </w:r>
      </w:ins>
      <w:ins w:id="5611" w:author="Regina Casanova" w:date="2018-06-21T21:36:00Z">
        <w:r w:rsidR="00487969">
          <w:t>lo cual</w:t>
        </w:r>
      </w:ins>
      <w:ins w:id="5612" w:author="Regina Casanova" w:date="2018-06-21T21:10:00Z">
        <w:r>
          <w:t xml:space="preserve"> probablemente se debía a conveniencia y rapidez. </w:t>
        </w:r>
      </w:ins>
      <w:ins w:id="5613" w:author="Regina Casanova" w:date="2018-06-21T21:16:00Z">
        <w:r>
          <w:t xml:space="preserve">Sobre la re-clasificación de reclamos, </w:t>
        </w:r>
      </w:ins>
      <w:ins w:id="5614" w:author="Regina Casanova" w:date="2018-06-21T21:17:00Z">
        <w:r w:rsidR="001272F0">
          <w:t xml:space="preserve">algunos gestores tuvieron un poco de dificultades para poder interactuar con el servicio web donde se estaba mostrando la clasificación, </w:t>
        </w:r>
      </w:ins>
      <w:ins w:id="5615" w:author="Regina Casanova" w:date="2018-06-21T21:36:00Z">
        <w:r w:rsidR="00487969">
          <w:t>luego</w:t>
        </w:r>
      </w:ins>
      <w:ins w:id="5616" w:author="Regina Casanova" w:date="2018-06-21T21:17:00Z">
        <w:r w:rsidR="001272F0">
          <w:t xml:space="preserve"> revisaron las </w:t>
        </w:r>
      </w:ins>
      <w:ins w:id="5617" w:author="Regina Casanova" w:date="2018-06-21T21:18:00Z">
        <w:r w:rsidR="001272F0">
          <w:t>categorías</w:t>
        </w:r>
      </w:ins>
      <w:ins w:id="5618" w:author="Regina Casanova" w:date="2018-06-21T21:17:00Z">
        <w:r w:rsidR="001272F0">
          <w:t xml:space="preserve"> </w:t>
        </w:r>
      </w:ins>
      <w:ins w:id="5619" w:author="Regina Casanova" w:date="2018-06-21T21:18:00Z">
        <w:r w:rsidR="00487969">
          <w:t xml:space="preserve">planteadas </w:t>
        </w:r>
      </w:ins>
      <w:ins w:id="5620" w:author="Regina Casanova" w:date="2018-06-21T21:36:00Z">
        <w:r w:rsidR="00487969">
          <w:t>y</w:t>
        </w:r>
      </w:ins>
      <w:ins w:id="5621" w:author="Regina Casanova" w:date="2018-06-21T21:18:00Z">
        <w:r w:rsidR="001272F0">
          <w:t xml:space="preserve"> no indicaron cambios ante la clasificaci</w:t>
        </w:r>
      </w:ins>
      <w:ins w:id="5622" w:author="Regina Casanova" w:date="2018-06-21T21:19:00Z">
        <w:r w:rsidR="001272F0">
          <w:t>ón presentada.</w:t>
        </w:r>
      </w:ins>
      <w:ins w:id="5623" w:author="Regina Casanova" w:date="2018-06-21T21:20:00Z">
        <w:r w:rsidR="001272F0">
          <w:t xml:space="preserve"> La idea de un </w:t>
        </w:r>
      </w:ins>
      <w:ins w:id="5624" w:author="Regina Casanova" w:date="2018-06-21T21:21:00Z">
        <w:r w:rsidR="001272F0">
          <w:t xml:space="preserve">sistema centralizado les </w:t>
        </w:r>
      </w:ins>
      <w:ins w:id="5625" w:author="Regina Casanova" w:date="2018-06-21T21:25:00Z">
        <w:r w:rsidR="001272F0">
          <w:t>pareció</w:t>
        </w:r>
      </w:ins>
      <w:ins w:id="5626" w:author="Regina Casanova" w:date="2018-06-21T21:21:00Z">
        <w:r w:rsidR="001272F0">
          <w:t xml:space="preserve"> atractiva y tuvieron comentarios positivos </w:t>
        </w:r>
        <w:r w:rsidR="00487969">
          <w:t>acerca del prototipo presentado</w:t>
        </w:r>
      </w:ins>
      <w:ins w:id="5627" w:author="Regina Casanova" w:date="2018-06-21T21:37:00Z">
        <w:r w:rsidR="00487969">
          <w:t>. P</w:t>
        </w:r>
      </w:ins>
      <w:ins w:id="5628" w:author="Regina Casanova" w:date="2018-06-21T21:21:00Z">
        <w:r w:rsidR="001272F0">
          <w:t>resentaron algunos inconvenientes en la ubicació</w:t>
        </w:r>
      </w:ins>
      <w:ins w:id="5629" w:author="Regina Casanova" w:date="2018-06-21T21:22:00Z">
        <w:r w:rsidR="001272F0">
          <w:t>n</w:t>
        </w:r>
      </w:ins>
      <w:ins w:id="5630" w:author="Regina Casanova" w:date="2018-06-21T21:21:00Z">
        <w:r w:rsidR="001272F0">
          <w:t xml:space="preserve"> de c</w:t>
        </w:r>
        <w:r w:rsidR="00487969">
          <w:t xml:space="preserve">iertos elementos en el paso de </w:t>
        </w:r>
      </w:ins>
      <w:ins w:id="5631" w:author="Regina Casanova" w:date="2018-06-21T21:37:00Z">
        <w:r w:rsidR="00487969">
          <w:t>“C</w:t>
        </w:r>
      </w:ins>
      <w:ins w:id="5632" w:author="Regina Casanova" w:date="2018-06-21T21:21:00Z">
        <w:r w:rsidR="001272F0">
          <w:t>ontacto</w:t>
        </w:r>
      </w:ins>
      <w:ins w:id="5633" w:author="Regina Casanova" w:date="2018-06-21T21:37:00Z">
        <w:r w:rsidR="00487969">
          <w:t>”</w:t>
        </w:r>
      </w:ins>
      <w:ins w:id="5634" w:author="Regina Casanova" w:date="2018-06-21T21:21:00Z">
        <w:r w:rsidR="001272F0">
          <w:t xml:space="preserve"> del ciudadano solicitante </w:t>
        </w:r>
      </w:ins>
      <w:ins w:id="5635" w:author="Regina Casanova" w:date="2018-06-21T21:33:00Z">
        <w:r w:rsidR="00B11AB1">
          <w:t>y con algunos links que se encontraban mal colocados</w:t>
        </w:r>
      </w:ins>
      <w:ins w:id="5636" w:author="Regina Casanova" w:date="2018-06-21T21:37:00Z">
        <w:r w:rsidR="00487969">
          <w:t xml:space="preserve"> que fueron solucionados en la siguiente iteración.</w:t>
        </w:r>
      </w:ins>
      <w:ins w:id="5637" w:author="Regina Casanova" w:date="2018-06-21T21:33:00Z">
        <w:r w:rsidR="00487969">
          <w:t xml:space="preserve"> </w:t>
        </w:r>
      </w:ins>
      <w:ins w:id="5638" w:author="Regina Casanova" w:date="2018-06-21T21:37:00Z">
        <w:r w:rsidR="00487969">
          <w:t>S</w:t>
        </w:r>
      </w:ins>
      <w:ins w:id="5639" w:author="Regina Casanova" w:date="2018-06-21T21:33:00Z">
        <w:r w:rsidR="00B11AB1">
          <w:t>ugirieron pequeños cambios de texto</w:t>
        </w:r>
      </w:ins>
      <w:ins w:id="5640" w:author="Regina Casanova" w:date="2018-06-21T21:37:00Z">
        <w:r w:rsidR="00487969">
          <w:t>s</w:t>
        </w:r>
      </w:ins>
      <w:ins w:id="5641" w:author="Regina Casanova" w:date="2018-06-21T21:33:00Z">
        <w:r w:rsidR="00B11AB1">
          <w:t xml:space="preserve"> en el formulario para que fuera m</w:t>
        </w:r>
      </w:ins>
      <w:ins w:id="5642" w:author="Regina Casanova" w:date="2018-06-21T21:34:00Z">
        <w:r w:rsidR="00B11AB1">
          <w:t>ás comprensible.</w:t>
        </w:r>
      </w:ins>
      <w:ins w:id="5643" w:author="Regina Casanova" w:date="2018-06-21T21:22:00Z">
        <w:r w:rsidR="00B11AB1">
          <w:t xml:space="preserve"> </w:t>
        </w:r>
      </w:ins>
      <w:ins w:id="5644" w:author="Regina Casanova" w:date="2018-06-21T21:34:00Z">
        <w:r w:rsidR="00B11AB1">
          <w:t>U</w:t>
        </w:r>
      </w:ins>
      <w:ins w:id="5645" w:author="Regina Casanova" w:date="2018-06-21T21:22:00Z">
        <w:r w:rsidR="001272F0">
          <w:t>n gestor propuso el estado de “No Solucionable” para poder clasificar reclamos que no depende</w:t>
        </w:r>
      </w:ins>
      <w:ins w:id="5646" w:author="Regina Casanova" w:date="2018-06-21T21:38:00Z">
        <w:r w:rsidR="00487969">
          <w:t>n enteramente</w:t>
        </w:r>
      </w:ins>
      <w:ins w:id="5647" w:author="Regina Casanova" w:date="2018-06-21T21:22:00Z">
        <w:r w:rsidR="001272F0">
          <w:t xml:space="preserve"> de la jurisdicci</w:t>
        </w:r>
      </w:ins>
      <w:ins w:id="5648" w:author="Regina Casanova" w:date="2018-06-21T21:23:00Z">
        <w:r w:rsidR="001272F0">
          <w:t>ón de la I</w:t>
        </w:r>
        <w:r w:rsidR="00487969">
          <w:t>PRESS</w:t>
        </w:r>
      </w:ins>
      <w:ins w:id="5649" w:author="Regina Casanova" w:date="2018-06-21T21:38:00Z">
        <w:r w:rsidR="00487969">
          <w:t>.</w:t>
        </w:r>
      </w:ins>
      <w:ins w:id="5650" w:author="Regina Casanova" w:date="2018-06-21T21:23:00Z">
        <w:r w:rsidR="00487969">
          <w:t xml:space="preserve"> </w:t>
        </w:r>
      </w:ins>
      <w:ins w:id="5651" w:author="Regina Casanova" w:date="2018-06-21T21:38:00Z">
        <w:r w:rsidR="00487969">
          <w:t>L</w:t>
        </w:r>
      </w:ins>
      <w:ins w:id="5652" w:author="Regina Casanova" w:date="2018-06-21T21:23:00Z">
        <w:r w:rsidR="001272F0">
          <w:t xml:space="preserve">a semaforización de los reclamos les </w:t>
        </w:r>
      </w:ins>
      <w:ins w:id="5653" w:author="Regina Casanova" w:date="2018-06-21T21:24:00Z">
        <w:r w:rsidR="001272F0">
          <w:t>pareció</w:t>
        </w:r>
      </w:ins>
      <w:ins w:id="5654" w:author="Regina Casanova" w:date="2018-06-21T21:23:00Z">
        <w:r w:rsidR="001272F0">
          <w:t xml:space="preserve"> conveniente y comentaron que, aunque les es de gran utilidad el poder ver el historial del ciudadano solicitante, va </w:t>
        </w:r>
        <w:r w:rsidR="001272F0">
          <w:lastRenderedPageBreak/>
          <w:t>a necesitar capacitaci</w:t>
        </w:r>
      </w:ins>
      <w:ins w:id="5655" w:author="Regina Casanova" w:date="2018-06-21T21:24:00Z">
        <w:r w:rsidR="001272F0">
          <w:t>ón para que el personal de la PAUS pueda manejarlo de forma conveniente.</w:t>
        </w:r>
      </w:ins>
      <w:ins w:id="5656" w:author="Regina Casanova" w:date="2018-06-21T21:28:00Z">
        <w:r w:rsidR="001272F0">
          <w:t xml:space="preserve"> Como observaciones hacia la herramienta, mencionaron que </w:t>
        </w:r>
      </w:ins>
      <w:ins w:id="5657" w:author="Regina Casanova" w:date="2018-06-21T21:32:00Z">
        <w:r w:rsidR="00B11AB1">
          <w:t>debería</w:t>
        </w:r>
      </w:ins>
      <w:ins w:id="5658" w:author="Regina Casanova" w:date="2018-06-21T21:28:00Z">
        <w:r w:rsidR="001272F0">
          <w:t xml:space="preserve"> </w:t>
        </w:r>
        <w:r w:rsidR="00487969">
          <w:t xml:space="preserve">diferenciarse </w:t>
        </w:r>
      </w:ins>
      <w:ins w:id="5659" w:author="Regina Casanova" w:date="2018-06-21T21:38:00Z">
        <w:r w:rsidR="00487969">
          <w:t>los</w:t>
        </w:r>
      </w:ins>
      <w:ins w:id="5660" w:author="Regina Casanova" w:date="2018-06-21T21:28:00Z">
        <w:r w:rsidR="00B11AB1">
          <w:t xml:space="preserve"> link de entrada para los distintos tipos de usuarios, solo hubo un caso en que se encontraba a favor de poder presentar solicitudes de manera </w:t>
        </w:r>
      </w:ins>
      <w:ins w:id="5661" w:author="Regina Casanova" w:date="2018-06-21T21:29:00Z">
        <w:r w:rsidR="00B11AB1">
          <w:t>anónima</w:t>
        </w:r>
      </w:ins>
      <w:ins w:id="5662" w:author="Regina Casanova" w:date="2018-06-21T21:28:00Z">
        <w:r w:rsidR="00B11AB1">
          <w:t xml:space="preserve"> </w:t>
        </w:r>
      </w:ins>
      <w:ins w:id="5663" w:author="Regina Casanova" w:date="2018-06-21T21:29:00Z">
        <w:r w:rsidR="00B11AB1">
          <w:t>y no se encontraba tan conforme con la identificaci</w:t>
        </w:r>
      </w:ins>
      <w:ins w:id="5664"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5665" w:author="Regina Casanova" w:date="2018-06-21T21:39:00Z">
        <w:r w:rsidR="00FB6BB3">
          <w:t>Una vez comprendido dicho estado, sugirieron la opción de derivación hacia el establecimiento adecuado.</w:t>
        </w:r>
      </w:ins>
    </w:p>
    <w:p w14:paraId="5FF061C9" w14:textId="459A6442" w:rsidR="006B6B9E" w:rsidRDefault="006B6B9E">
      <w:pPr>
        <w:pStyle w:val="Cita"/>
        <w:rPr>
          <w:ins w:id="5666" w:author="Regina Casanova" w:date="2018-06-25T16:47:00Z"/>
        </w:rPr>
        <w:pPrChange w:id="5667" w:author="Regina Casanova" w:date="2018-06-25T16:21:00Z">
          <w:pPr>
            <w:pStyle w:val="Texto"/>
          </w:pPr>
        </w:pPrChange>
      </w:pPr>
      <w:ins w:id="5668" w:author="Regina Casanova" w:date="2018-06-25T16:21:00Z">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ins>
    </w:p>
    <w:p w14:paraId="206DF457" w14:textId="5B530021" w:rsidR="00EE36D6" w:rsidRPr="00EE36D6" w:rsidRDefault="00EE36D6">
      <w:pPr>
        <w:pStyle w:val="Cita"/>
        <w:rPr>
          <w:ins w:id="5669" w:author="Regina Casanova" w:date="2018-06-25T15:16:00Z"/>
        </w:rPr>
        <w:pPrChange w:id="5670" w:author="Regina Casanova" w:date="2018-06-25T16:47:00Z">
          <w:pPr>
            <w:pStyle w:val="Texto"/>
          </w:pPr>
        </w:pPrChange>
      </w:pPr>
      <w:ins w:id="5671" w:author="Regina Casanova" w:date="2018-06-25T16:47:00Z">
        <w:r w:rsidRPr="00EE36D6">
          <w:t xml:space="preserve">"Esto también </w:t>
        </w:r>
        <w:del w:id="5672" w:author="Luis Fernando Llanos Zavalaga" w:date="2018-07-10T16:14:00Z">
          <w:r w:rsidRPr="00EE36D6" w:rsidDel="006B071F">
            <w:delText>esta</w:delText>
          </w:r>
        </w:del>
      </w:ins>
      <w:ins w:id="5673" w:author="Luis Fernando Llanos Zavalaga" w:date="2018-07-10T16:14:00Z">
        <w:r w:rsidR="006B071F" w:rsidRPr="00EE36D6">
          <w:t>está</w:t>
        </w:r>
      </w:ins>
      <w:ins w:id="5674" w:author="Regina Casanova" w:date="2018-06-25T16:47:00Z">
        <w:r w:rsidRPr="00EE36D6">
          <w:t xml:space="preserve"> interesante, porque </w:t>
        </w:r>
      </w:ins>
      <w:ins w:id="5675" w:author="Regina Casanova" w:date="2018-06-25T16:48:00Z">
        <w:r w:rsidRPr="00EE36D6">
          <w:t>últimamente</w:t>
        </w:r>
      </w:ins>
      <w:ins w:id="5676" w:author="Regina Casanova" w:date="2018-06-25T16:47:00Z">
        <w:r w:rsidRPr="00EE36D6">
          <w:t xml:space="preserve"> </w:t>
        </w:r>
      </w:ins>
      <w:ins w:id="5677" w:author="Regina Casanova" w:date="2018-06-25T16:48:00Z">
        <w:r w:rsidRPr="00EE36D6">
          <w:t>están</w:t>
        </w:r>
      </w:ins>
      <w:ins w:id="5678" w:author="Regina Casanova" w:date="2018-06-25T16:47:00Z">
        <w:r w:rsidRPr="00EE36D6">
          <w:t xml:space="preserve"> exigiendo que tiene que llegarte una respuesta en cambio antes era una respuesta verbal, ahora es por escrito y detallado como esta </w:t>
        </w:r>
      </w:ins>
      <w:ins w:id="5679" w:author="Regina Casanova" w:date="2018-06-25T16:48:00Z">
        <w:r w:rsidRPr="00EE36D6">
          <w:t>acá</w:t>
        </w:r>
      </w:ins>
      <w:ins w:id="5680" w:author="Regina Casanova" w:date="2018-06-25T16:47:00Z">
        <w:r w:rsidRPr="00EE36D6">
          <w:t xml:space="preserve">, con fecha y lo que se </w:t>
        </w:r>
      </w:ins>
      <w:ins w:id="5681" w:author="Regina Casanova" w:date="2018-06-25T16:48:00Z">
        <w:r w:rsidRPr="00EE36D6">
          <w:t>realizó</w:t>
        </w:r>
      </w:ins>
      <w:ins w:id="5682" w:author="Regina Casanova" w:date="2018-06-25T16:47:00Z">
        <w:r w:rsidRPr="00EE36D6">
          <w:t>"</w:t>
        </w:r>
      </w:ins>
    </w:p>
    <w:p w14:paraId="4C47D3EB" w14:textId="3669F505" w:rsidR="00DE3DBA" w:rsidRDefault="003B1064" w:rsidP="00842BF2">
      <w:pPr>
        <w:pStyle w:val="Texto"/>
        <w:rPr>
          <w:ins w:id="5683" w:author="Regina Casanova" w:date="2018-06-25T17:02:00Z"/>
        </w:rPr>
      </w:pPr>
      <w:ins w:id="5684" w:author="Regina Casanova" w:date="2018-06-22T10:50:00Z">
        <w:r>
          <w:t xml:space="preserve">En las pruebas de los ciudadanos </w:t>
        </w:r>
      </w:ins>
      <w:ins w:id="5685" w:author="Regina Casanova" w:date="2018-06-22T10:51:00Z">
        <w:r>
          <w:t>se vio que no tuvieron dificultades con interactuar con el prototipo</w:t>
        </w:r>
      </w:ins>
      <w:ins w:id="5686" w:author="Regina Casanova" w:date="2018-06-22T10:52:00Z">
        <w:r>
          <w:t>.</w:t>
        </w:r>
      </w:ins>
      <w:ins w:id="5687" w:author="Regina Casanova" w:date="2018-06-22T10:51:00Z">
        <w:r>
          <w:t xml:space="preserve"> </w:t>
        </w:r>
      </w:ins>
      <w:ins w:id="5688" w:author="Regina Casanova" w:date="2018-06-22T10:52:00Z">
        <w:r>
          <w:t>H</w:t>
        </w:r>
      </w:ins>
      <w:ins w:id="5689" w:author="Regina Casanova" w:date="2018-06-22T10:51:00Z">
        <w:r>
          <w:t xml:space="preserve">ubieron algunos comentarios sobre algunos textos </w:t>
        </w:r>
      </w:ins>
      <w:ins w:id="5690" w:author="Regina Casanova" w:date="2018-06-22T10:52:00Z">
        <w:r>
          <w:t>en donde</w:t>
        </w:r>
      </w:ins>
      <w:ins w:id="5691" w:author="Regina Casanova" w:date="2018-06-22T10:51:00Z">
        <w:r>
          <w:t xml:space="preserve"> no se comprendía sobre </w:t>
        </w:r>
      </w:ins>
      <w:ins w:id="5692" w:author="Regina Casanova" w:date="2018-06-22T10:52:00Z">
        <w:r>
          <w:t>qué</w:t>
        </w:r>
      </w:ins>
      <w:ins w:id="5693" w:author="Regina Casanova" w:date="2018-06-22T10:51:00Z">
        <w:r>
          <w:t xml:space="preserve"> se </w:t>
        </w:r>
      </w:ins>
      <w:ins w:id="5694" w:author="Regina Casanova" w:date="2018-06-25T16:40:00Z">
        <w:r w:rsidR="00EE36D6">
          <w:t>referían</w:t>
        </w:r>
      </w:ins>
      <w:ins w:id="5695" w:author="Regina Casanova" w:date="2018-06-22T10:51:00Z">
        <w:r>
          <w:t xml:space="preserve">, estos comentarios ayudaron </w:t>
        </w:r>
      </w:ins>
      <w:ins w:id="5696" w:author="Regina Casanova" w:date="2018-06-22T10:52:00Z">
        <w:r>
          <w:t>para poder hacerlos más específicos y evitar inconvenientes</w:t>
        </w:r>
      </w:ins>
      <w:ins w:id="5697" w:author="Regina Casanova" w:date="2018-06-22T10:53:00Z">
        <w:r>
          <w:t xml:space="preserve"> luego de la primera iteración</w:t>
        </w:r>
      </w:ins>
      <w:ins w:id="5698" w:author="Regina Casanova" w:date="2018-06-22T10:52:00Z">
        <w:r>
          <w:t xml:space="preserve">. Dichos textos se </w:t>
        </w:r>
      </w:ins>
      <w:ins w:id="5699" w:author="Regina Casanova" w:date="2018-06-22T10:53:00Z">
        <w:r>
          <w:t>referían</w:t>
        </w:r>
      </w:ins>
      <w:ins w:id="5700" w:author="Regina Casanova" w:date="2018-06-22T10:52:00Z">
        <w:r>
          <w:t xml:space="preserve"> </w:t>
        </w:r>
      </w:ins>
      <w:ins w:id="5701" w:author="Regina Casanova" w:date="2018-06-22T10:53:00Z">
        <w:r>
          <w:t>mayormente al primer paso para presentar una solicitud en donde se pedía que buscaran cual era la IPRESS donde había ocurrido el problema.</w:t>
        </w:r>
      </w:ins>
      <w:ins w:id="5702" w:author="Regina Casanova" w:date="2018-06-22T10:54:00Z">
        <w:r>
          <w:t xml:space="preserve"> Acerca de las tareas, los ciudadanos no tuvieron problemas en realizarlas </w:t>
        </w:r>
        <w:r>
          <w:lastRenderedPageBreak/>
          <w:t xml:space="preserve">correctamente ni tampoco sugirieron cambios en el flujo planteado por el investigador. Los ciudadanos mencionaron que, aunque les </w:t>
        </w:r>
      </w:ins>
      <w:ins w:id="5703" w:author="Regina Casanova" w:date="2018-06-22T10:55:00Z">
        <w:r>
          <w:t>parecía</w:t>
        </w:r>
      </w:ins>
      <w:ins w:id="5704" w:author="Regina Casanova" w:date="2018-06-22T10:54:00Z">
        <w:r>
          <w:t xml:space="preserve"> </w:t>
        </w:r>
      </w:ins>
      <w:ins w:id="5705" w:author="Regina Casanova" w:date="2018-06-22T10:55:00Z">
        <w:r>
          <w:t xml:space="preserve">bien que no solo pudieran colocar reclamos sino también consultas y sugerencias, seria mejor implementar las consultas como un chat </w:t>
        </w:r>
      </w:ins>
      <w:ins w:id="5706" w:author="Regina Casanova" w:date="2018-06-22T10:56:00Z">
        <w:r>
          <w:t>automático</w:t>
        </w:r>
      </w:ins>
      <w:ins w:id="5707" w:author="Regina Casanova" w:date="2018-06-22T10:55:00Z">
        <w:r>
          <w:t xml:space="preserve"> en donde iban a poder resolver sus consultas de manera </w:t>
        </w:r>
      </w:ins>
      <w:ins w:id="5708" w:author="Regina Casanova" w:date="2018-06-22T10:56:00Z">
        <w:r>
          <w:t>rápida</w:t>
        </w:r>
      </w:ins>
      <w:ins w:id="5709" w:author="Regina Casanova" w:date="2018-06-22T10:55:00Z">
        <w:r>
          <w:t xml:space="preserve"> </w:t>
        </w:r>
      </w:ins>
      <w:ins w:id="5710" w:author="Regina Casanova" w:date="2018-06-22T10:56:00Z">
        <w:r>
          <w:t>y sin mucha formalidad. A su vez, sugirieron algunos cambios para el men</w:t>
        </w:r>
      </w:ins>
      <w:ins w:id="5711" w:author="Regina Casanova" w:date="2018-06-22T10:57:00Z">
        <w:r>
          <w:t xml:space="preserve">ú lateral para poder ubicar de manera más eficiente las opciones. </w:t>
        </w:r>
      </w:ins>
      <w:ins w:id="5712" w:author="Regina Casanova" w:date="2018-06-22T10:58:00Z">
        <w:r>
          <w:t>También</w:t>
        </w:r>
      </w:ins>
      <w:ins w:id="5713" w:author="Regina Casanova" w:date="2018-06-22T10:57:00Z">
        <w:r>
          <w:t xml:space="preserve"> dijeron que incluir un tutorial que explicara la diferencia entre tipos de solicitudes</w:t>
        </w:r>
      </w:ins>
      <w:ins w:id="5714" w:author="Regina Casanova" w:date="2018-06-22T10:59:00Z">
        <w:r>
          <w:t>, como estructurar una solicitud (específicamente, que datos son los necesarios para que se considere valida su solicitud)</w:t>
        </w:r>
      </w:ins>
      <w:ins w:id="5715" w:author="Regina Casanova" w:date="2018-06-22T10:57:00Z">
        <w:r>
          <w:t xml:space="preserve"> y</w:t>
        </w:r>
        <w:r w:rsidR="00173C5D">
          <w:t xml:space="preserve"> mostrar paso a paso </w:t>
        </w:r>
      </w:ins>
      <w:ins w:id="5716" w:author="Regina Casanova" w:date="2018-06-22T11:06:00Z">
        <w:r w:rsidR="00173C5D">
          <w:t>cómo</w:t>
        </w:r>
      </w:ins>
      <w:ins w:id="5717" w:author="Regina Casanova" w:date="2018-06-22T10:57:00Z">
        <w:r w:rsidR="00173C5D">
          <w:t xml:space="preserve"> </w:t>
        </w:r>
      </w:ins>
      <w:ins w:id="5718" w:author="Regina Casanova" w:date="2018-06-22T11:05:00Z">
        <w:r w:rsidR="00173C5D">
          <w:t xml:space="preserve">funciona el </w:t>
        </w:r>
      </w:ins>
      <w:ins w:id="5719" w:author="Regina Casanova" w:date="2018-07-29T19:16:00Z">
        <w:r w:rsidR="00F95B03">
          <w:t>aplicativo informático</w:t>
        </w:r>
      </w:ins>
      <w:ins w:id="5720" w:author="Regina Casanova" w:date="2018-06-22T11:05:00Z">
        <w:r w:rsidR="00173C5D">
          <w:t>.</w:t>
        </w:r>
      </w:ins>
      <w:ins w:id="5721" w:author="Regina Casanova" w:date="2018-06-22T11:06:00Z">
        <w:r w:rsidR="00173C5D">
          <w:t xml:space="preserve"> Acerca de las estadísticas dijeron que les parecían útiles pero que quisieran ver con más detalle cuales eran los filtros que se estaban colocando. </w:t>
        </w:r>
      </w:ins>
      <w:ins w:id="5722"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w:t>
        </w:r>
      </w:ins>
      <w:ins w:id="5723" w:author="Regina Casanova" w:date="2018-07-29T19:16:00Z">
        <w:r w:rsidR="00F95B03">
          <w:t>aplicativo informático</w:t>
        </w:r>
      </w:ins>
      <w:ins w:id="5724" w:author="Regina Casanova" w:date="2018-06-22T11:08:00Z">
        <w:r w:rsidR="00173C5D">
          <w:t xml:space="preserve"> y ellos coloquen sus solicitudes en vano. </w:t>
        </w:r>
      </w:ins>
      <w:ins w:id="5725" w:author="Regina Casanova" w:date="2018-06-22T11:10:00Z">
        <w:r w:rsidR="00173C5D">
          <w:t xml:space="preserve">Mencionaron algunos problemas del prototipo que no </w:t>
        </w:r>
      </w:ins>
      <w:ins w:id="5726" w:author="Regina Casanova" w:date="2018-06-22T11:11:00Z">
        <w:r w:rsidR="00173C5D">
          <w:t>podían</w:t>
        </w:r>
      </w:ins>
      <w:ins w:id="5727" w:author="Regina Casanova" w:date="2018-06-22T11:10:00Z">
        <w:r w:rsidR="00173C5D">
          <w:t xml:space="preserve"> </w:t>
        </w:r>
      </w:ins>
      <w:ins w:id="5728" w:author="Regina Casanova" w:date="2018-06-22T11:11:00Z">
        <w:r w:rsidR="00173C5D">
          <w:t xml:space="preserve">ser subsanados ya que eran una función propia del </w:t>
        </w:r>
      </w:ins>
      <w:ins w:id="5729" w:author="Regina Casanova" w:date="2018-07-29T19:16:00Z">
        <w:r w:rsidR="00F95B03">
          <w:t>aplicativo informático</w:t>
        </w:r>
      </w:ins>
      <w:ins w:id="5730" w:author="Regina Casanova" w:date="2018-06-22T11:11:00Z">
        <w:r w:rsidR="00173C5D">
          <w:t xml:space="preserve"> con el que fue diseñado, de ser implementado el </w:t>
        </w:r>
      </w:ins>
      <w:ins w:id="5731" w:author="Regina Casanova" w:date="2018-07-29T19:16:00Z">
        <w:r w:rsidR="00F95B03">
          <w:t>aplicativo informático</w:t>
        </w:r>
      </w:ins>
      <w:ins w:id="5732" w:author="Regina Casanova" w:date="2018-06-22T11:11:00Z">
        <w:r w:rsidR="00173C5D">
          <w:t xml:space="preserve"> no se </w:t>
        </w:r>
      </w:ins>
      <w:ins w:id="5733" w:author="Regina Casanova" w:date="2018-06-22T11:12:00Z">
        <w:r w:rsidR="00173C5D">
          <w:t>presentarían</w:t>
        </w:r>
      </w:ins>
      <w:ins w:id="5734" w:author="Regina Casanova" w:date="2018-06-22T11:11:00Z">
        <w:r w:rsidR="00173C5D">
          <w:t xml:space="preserve"> </w:t>
        </w:r>
      </w:ins>
      <w:ins w:id="5735"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5736" w:author="Regina Casanova" w:date="2018-06-22T11:13:00Z">
        <w:r w:rsidR="00173C5D">
          <w:t>ningún</w:t>
        </w:r>
      </w:ins>
      <w:ins w:id="5737" w:author="Regina Casanova" w:date="2018-06-22T11:12:00Z">
        <w:r w:rsidR="00173C5D">
          <w:t xml:space="preserve"> </w:t>
        </w:r>
      </w:ins>
      <w:ins w:id="5738" w:author="Regina Casanova" w:date="2018-06-22T11:13:00Z">
        <w:r w:rsidR="00173C5D">
          <w:t>otro ciudadano por lo cual se continuo con la semaforización original luego de la primera iteración. Además</w:t>
        </w:r>
      </w:ins>
      <w:ins w:id="5739" w:author="Regina Casanova" w:date="2018-06-22T11:14:00Z">
        <w:r w:rsidR="00173C5D">
          <w:t>, otro ciudadano</w:t>
        </w:r>
      </w:ins>
      <w:ins w:id="5740" w:author="Regina Casanova" w:date="2018-06-22T11:13:00Z">
        <w:r w:rsidR="00173C5D">
          <w:t xml:space="preserve"> dij</w:t>
        </w:r>
      </w:ins>
      <w:ins w:id="5741" w:author="Regina Casanova" w:date="2018-06-22T11:14:00Z">
        <w:r w:rsidR="00173C5D">
          <w:t>o</w:t>
        </w:r>
      </w:ins>
      <w:ins w:id="5742" w:author="Regina Casanova" w:date="2018-06-22T11:13:00Z">
        <w:r w:rsidR="00173C5D">
          <w:t xml:space="preserve"> que </w:t>
        </w:r>
      </w:ins>
      <w:ins w:id="5743" w:author="Regina Casanova" w:date="2018-06-22T11:14:00Z">
        <w:r w:rsidR="00173C5D">
          <w:t>sería</w:t>
        </w:r>
      </w:ins>
      <w:ins w:id="5744" w:author="Regina Casanova" w:date="2018-06-22T11:13:00Z">
        <w:r w:rsidR="00173C5D">
          <w:t xml:space="preserve"> bueno poder colocar un </w:t>
        </w:r>
      </w:ins>
      <w:ins w:id="5745" w:author="Regina Casanova" w:date="2018-06-22T11:14:00Z">
        <w:r w:rsidR="00173C5D">
          <w:t>reclamo por una persona desconocida lo cual no fue posible diseñar ya que la normativa no permite esto. Mencionaron que la tipificaci</w:t>
        </w:r>
      </w:ins>
      <w:ins w:id="5746" w:author="Regina Casanova" w:date="2018-06-22T11:15:00Z">
        <w:r w:rsidR="00173C5D">
          <w:t xml:space="preserve">ón de los </w:t>
        </w:r>
        <w:r w:rsidR="00173C5D">
          <w:lastRenderedPageBreak/>
          <w:t xml:space="preserve">reclamos era muy útil para poder ver las estadísticas de manera más entendible y </w:t>
        </w:r>
        <w:r w:rsidR="00FD5613">
          <w:t xml:space="preserve">rápida, pero resaltaron que en caso fuera implementado el </w:t>
        </w:r>
      </w:ins>
      <w:ins w:id="5747" w:author="Regina Casanova" w:date="2018-07-29T19:16:00Z">
        <w:r w:rsidR="00F95B03">
          <w:t>aplicativo informático</w:t>
        </w:r>
      </w:ins>
      <w:ins w:id="5748" w:author="Regina Casanova" w:date="2018-06-22T11:15:00Z">
        <w:r w:rsidR="00FD5613">
          <w:t xml:space="preserve">, la lista de establecimientos de salud para escoger en el primer paso </w:t>
        </w:r>
      </w:ins>
      <w:ins w:id="5749" w:author="Regina Casanova" w:date="2018-06-22T11:16:00Z">
        <w:r w:rsidR="00FD5613">
          <w:t>sería</w:t>
        </w:r>
      </w:ins>
      <w:ins w:id="5750" w:author="Regina Casanova" w:date="2018-06-22T11:15:00Z">
        <w:r w:rsidR="00FD5613">
          <w:t xml:space="preserve"> extremadamente larga y que se necesita una mejor manera </w:t>
        </w:r>
      </w:ins>
      <w:ins w:id="5751" w:author="Regina Casanova" w:date="2018-06-22T11:16:00Z">
        <w:r w:rsidR="00FD5613">
          <w:t>de realizar la búsqueda del establecimiento.</w:t>
        </w:r>
      </w:ins>
    </w:p>
    <w:p w14:paraId="547D5D37" w14:textId="632D6E77" w:rsidR="003E5061" w:rsidRDefault="003E5061">
      <w:pPr>
        <w:pStyle w:val="Cita"/>
        <w:rPr>
          <w:ins w:id="5752" w:author="Regina Casanova" w:date="2018-06-25T17:02:00Z"/>
        </w:rPr>
        <w:pPrChange w:id="5753" w:author="Regina Casanova" w:date="2018-06-25T17:02:00Z">
          <w:pPr>
            <w:pStyle w:val="Texto"/>
          </w:pPr>
        </w:pPrChange>
      </w:pPr>
      <w:ins w:id="5754"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pPr>
        <w:pStyle w:val="Cita"/>
        <w:rPr>
          <w:ins w:id="5755" w:author="Regina Casanova" w:date="2018-06-20T17:07:00Z"/>
        </w:rPr>
        <w:pPrChange w:id="5756" w:author="Regina Casanova" w:date="2018-06-25T17:05:00Z">
          <w:pPr>
            <w:pStyle w:val="Texto"/>
          </w:pPr>
        </w:pPrChange>
      </w:pPr>
      <w:ins w:id="5757" w:author="Regina Casanova" w:date="2018-06-25T17:03:00Z">
        <w:r>
          <w:t xml:space="preserve">“Las consultas </w:t>
        </w:r>
      </w:ins>
      <w:ins w:id="5758" w:author="Regina Casanova" w:date="2018-06-25T17:05:00Z">
        <w:r>
          <w:t>deberían</w:t>
        </w:r>
      </w:ins>
      <w:ins w:id="5759" w:author="Regina Casanova" w:date="2018-06-25T17:03:00Z">
        <w:r>
          <w:t xml:space="preserve"> ser manejadas por un chat, porque si yo estoy apurada y deseo saber </w:t>
        </w:r>
      </w:ins>
      <w:ins w:id="5760" w:author="Regina Casanova" w:date="2018-06-25T17:05:00Z">
        <w:r>
          <w:t>dónde</w:t>
        </w:r>
      </w:ins>
      <w:ins w:id="5761" w:author="Regina Casanova" w:date="2018-06-25T17:03:00Z">
        <w:r>
          <w:t xml:space="preserve"> </w:t>
        </w:r>
      </w:ins>
      <w:ins w:id="5762" w:author="Regina Casanova" w:date="2018-06-25T17:05:00Z">
        <w:r>
          <w:t>está</w:t>
        </w:r>
      </w:ins>
      <w:ins w:id="5763" w:author="Regina Casanova" w:date="2018-06-25T17:03:00Z">
        <w:r>
          <w:t xml:space="preserve"> el consultorio</w:t>
        </w:r>
      </w:ins>
      <w:ins w:id="5764" w:author="Regina Casanova" w:date="2018-06-25T17:04:00Z">
        <w:r>
          <w:t xml:space="preserve">, hasta que me respondan ya lo </w:t>
        </w:r>
      </w:ins>
      <w:ins w:id="5765" w:author="Regina Casanova" w:date="2018-06-25T17:05:00Z">
        <w:r>
          <w:t>habré</w:t>
        </w:r>
      </w:ins>
      <w:ins w:id="5766" w:author="Regina Casanova" w:date="2018-06-25T17:04:00Z">
        <w:r>
          <w:t xml:space="preserve"> encontrado, me </w:t>
        </w:r>
      </w:ins>
      <w:ins w:id="5767" w:author="Regina Casanova" w:date="2018-06-25T17:05:00Z">
        <w:r>
          <w:t>habré</w:t>
        </w:r>
      </w:ins>
      <w:ins w:id="5768" w:author="Regina Casanova" w:date="2018-06-25T17:04:00Z">
        <w:r>
          <w:t xml:space="preserve"> hecho amiga de quien me atiende e </w:t>
        </w:r>
      </w:ins>
      <w:ins w:id="5769" w:author="Regina Casanova" w:date="2018-06-25T17:05:00Z">
        <w:r>
          <w:t>iría</w:t>
        </w:r>
      </w:ins>
      <w:ins w:id="5770" w:author="Regina Casanova" w:date="2018-06-25T17:04:00Z">
        <w:r>
          <w:t xml:space="preserve"> por mi 5ta consulta. </w:t>
        </w:r>
      </w:ins>
      <w:ins w:id="5771" w:author="Regina Casanova" w:date="2018-06-25T17:05:00Z">
        <w:r>
          <w:t>Debería</w:t>
        </w:r>
      </w:ins>
      <w:ins w:id="5772" w:author="Regina Casanova" w:date="2018-06-25T17:04:00Z">
        <w:r>
          <w:t xml:space="preserve"> ser manejado por un chat interno, para reclamos </w:t>
        </w:r>
      </w:ins>
      <w:ins w:id="5773" w:author="Regina Casanova" w:date="2018-06-25T17:05:00Z">
        <w:r>
          <w:t>está</w:t>
        </w:r>
      </w:ins>
      <w:ins w:id="5774" w:author="Regina Casanova" w:date="2018-06-25T17:04:00Z">
        <w:r>
          <w:t xml:space="preserve"> bien los 5 pasos”</w:t>
        </w:r>
      </w:ins>
    </w:p>
    <w:p w14:paraId="08009837" w14:textId="00BDFC7E"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5775" w:author="Regina Casanova" w:date="2018-06-18T17:53:00Z">
        <w:r w:rsidR="00AC1607" w:rsidRPr="00BA156B" w:rsidDel="00E94926">
          <w:delText>sistema</w:delText>
        </w:r>
      </w:del>
      <w:ins w:id="5776" w:author="Regina Casanova" w:date="2018-07-29T19:16:00Z">
        <w:r w:rsidR="00F95B03">
          <w:t>aplicativo informático</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w:t>
      </w:r>
      <w:r w:rsidR="00AC1607" w:rsidRPr="00BA156B">
        <w:lastRenderedPageBreak/>
        <w:t xml:space="preserve">pudieron seguirlo sin ningún problema. </w:t>
      </w:r>
      <w:r w:rsidR="00814F75" w:rsidRPr="00BA156B">
        <w:t xml:space="preserve">Ningún usuario tuvo comentarios acerca de la disposición principal de los elementos </w:t>
      </w:r>
      <w:r w:rsidR="00EF41F7">
        <w:t>d</w:t>
      </w:r>
      <w:del w:id="5777" w:author="Regina Casanova" w:date="2018-06-18T23:52:00Z">
        <w:r w:rsidR="00814F75" w:rsidRPr="00BA156B" w:rsidDel="00EF41F7">
          <w:delText xml:space="preserve">en </w:delText>
        </w:r>
      </w:del>
      <w:r w:rsidR="00814F75" w:rsidRPr="00BA156B">
        <w:t xml:space="preserve">el </w:t>
      </w:r>
      <w:del w:id="5778" w:author="Regina Casanova" w:date="2018-06-18T17:53:00Z">
        <w:r w:rsidR="00814F75" w:rsidRPr="00BA156B" w:rsidDel="00E94926">
          <w:delText xml:space="preserve">sistema </w:delText>
        </w:r>
      </w:del>
      <w:ins w:id="5779" w:author="Regina Casanova" w:date="2018-07-29T19:16:00Z">
        <w:r w:rsidR="00F95B03">
          <w:t>aplicativo informático</w:t>
        </w:r>
      </w:ins>
      <w:ins w:id="5780"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del w:id="5781" w:author="Regina Casanova" w:date="2018-06-18T17:53:00Z">
        <w:r w:rsidR="00814F75" w:rsidRPr="00BA156B" w:rsidDel="00E94926">
          <w:delText>sistema</w:delText>
        </w:r>
      </w:del>
      <w:ins w:id="5782" w:author="Regina Casanova" w:date="2018-07-29T19:16:00Z">
        <w:r w:rsidR="00F95B03">
          <w:t>aplicativo informático</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783" w:name="_Toc520655731"/>
      <w:r w:rsidRPr="00BA156B">
        <w:t>Personal de SUSALUD</w:t>
      </w:r>
      <w:bookmarkEnd w:id="5783"/>
      <w:del w:id="5784" w:author="Regina Casanova" w:date="2018-07-29T13:31:00Z">
        <w:r w:rsidRPr="00BA156B" w:rsidDel="00CD33CC">
          <w:delText>:</w:delText>
        </w:r>
      </w:del>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785" w:name="_Toc520655732"/>
      <w:r w:rsidRPr="00BA156B">
        <w:lastRenderedPageBreak/>
        <w:t>Gestores de IPRESS</w:t>
      </w:r>
      <w:bookmarkEnd w:id="5785"/>
      <w:del w:id="5786" w:author="Regina Casanova" w:date="2018-07-29T13:31:00Z">
        <w:r w:rsidRPr="00BA156B" w:rsidDel="00CD33CC">
          <w:delText>:</w:delText>
        </w:r>
      </w:del>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787" w:name="_Toc520655733"/>
      <w:r w:rsidRPr="00BA156B">
        <w:t>Ciudadanos</w:t>
      </w:r>
      <w:bookmarkEnd w:id="5787"/>
      <w:del w:id="5788" w:author="Regina Casanova" w:date="2018-07-29T13:31:00Z">
        <w:r w:rsidRPr="00BA156B" w:rsidDel="00CD33CC">
          <w:delText>:</w:delText>
        </w:r>
      </w:del>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w:t>
      </w:r>
      <w:r w:rsidRPr="00BA156B">
        <w:lastRenderedPageBreak/>
        <w:t>plantearon que se reorganizará las pantallas brindadas dentro del menú para que no se dieran confusiones, pero se pudo verificar que otros tipos de usuarios no presentaban estas confusiones con la organización brindada de las pantallas.</w:t>
      </w:r>
    </w:p>
    <w:p w14:paraId="69FAF2F2" w14:textId="21CA85BE" w:rsidR="00BB13C4" w:rsidRPr="00842BF2" w:rsidRDefault="00937F02" w:rsidP="00842BF2">
      <w:pPr>
        <w:pStyle w:val="Texto"/>
      </w:pPr>
      <w:r w:rsidRPr="00BA156B">
        <w:t xml:space="preserve">Durante las pruebas, la aceptación que se pudo observar sobre el prototipo del </w:t>
      </w:r>
      <w:del w:id="5789" w:author="Regina Casanova" w:date="2018-06-18T17:53:00Z">
        <w:r w:rsidRPr="00BA156B" w:rsidDel="00E94926">
          <w:delText>sistema</w:delText>
        </w:r>
      </w:del>
      <w:ins w:id="5790" w:author="Regina Casanova" w:date="2018-07-29T19:16:00Z">
        <w:r w:rsidR="00F95B03">
          <w:t>aplicativo informático</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5791" w:author="Regina Casanova" w:date="2018-06-18T17:53:00Z">
        <w:r w:rsidR="00465CE9" w:rsidRPr="00BA156B" w:rsidDel="00E94926">
          <w:delText>sistema</w:delText>
        </w:r>
      </w:del>
      <w:ins w:id="5792" w:author="Regina Casanova" w:date="2018-07-29T19:16:00Z">
        <w:r w:rsidR="00F95B03">
          <w:t>aplicativo informático</w:t>
        </w:r>
      </w:ins>
      <w:r w:rsidR="00465CE9" w:rsidRPr="00BA156B">
        <w:t>,</w:t>
      </w:r>
      <w:r w:rsidR="00C61699" w:rsidRPr="00BA156B">
        <w:t xml:space="preserve"> pero tampoco expresaron descontento con lo mostrado. </w:t>
      </w:r>
    </w:p>
    <w:p w14:paraId="546ACA73" w14:textId="608F0E0A"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5793" w:author="Regina Casanova" w:date="2018-06-18T17:53:00Z">
        <w:r w:rsidRPr="00BA156B" w:rsidDel="00E94926">
          <w:delText>sistema</w:delText>
        </w:r>
      </w:del>
      <w:ins w:id="5794" w:author="Regina Casanova" w:date="2018-07-29T19:16:00Z">
        <w:r w:rsidR="00F95B03">
          <w:t>aplicativo informático</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37FF78DF" w:rsidR="006D0710" w:rsidRDefault="00B25754" w:rsidP="00842BF2">
      <w:pPr>
        <w:pStyle w:val="Texto"/>
        <w:rPr>
          <w:ins w:id="5795" w:author="Regina Casanova" w:date="2018-07-29T13:12:00Z"/>
        </w:rPr>
      </w:pPr>
      <w:r w:rsidRPr="00BA156B">
        <w:t xml:space="preserve">Finalmente, fueron los gestores de IPRESS los más interesados en el desarrollo de este </w:t>
      </w:r>
      <w:del w:id="5796" w:author="Regina Casanova" w:date="2018-06-18T17:53:00Z">
        <w:r w:rsidRPr="00BA156B" w:rsidDel="00E94926">
          <w:delText xml:space="preserve">sistema </w:delText>
        </w:r>
      </w:del>
      <w:ins w:id="5797" w:author="Regina Casanova" w:date="2018-07-29T19:16:00Z">
        <w:r w:rsidR="00F95B03">
          <w:t>aplicativo informático</w:t>
        </w:r>
      </w:ins>
      <w:ins w:id="5798" w:author="Regina Casanova" w:date="2018-06-18T17:39:00Z">
        <w:r w:rsidR="00234025">
          <w:t xml:space="preserve"> </w:t>
        </w:r>
      </w:ins>
      <w:r w:rsidRPr="00BA156B">
        <w:t xml:space="preserve">en algo funcional e inclusive algunos ofrecieron sus instalaciones para realizar pruebas piloto. El personal de SUSALUD vio el </w:t>
      </w:r>
      <w:del w:id="5799" w:author="Regina Casanova" w:date="2018-06-18T17:53:00Z">
        <w:r w:rsidRPr="00BA156B" w:rsidDel="00E94926">
          <w:delText xml:space="preserve">sistema </w:delText>
        </w:r>
      </w:del>
      <w:ins w:id="5800" w:author="Regina Casanova" w:date="2018-07-29T19:16:00Z">
        <w:r w:rsidR="00F95B03">
          <w:t>aplicativo informático</w:t>
        </w:r>
      </w:ins>
      <w:ins w:id="5801" w:author="Regina Casanova" w:date="2018-06-18T17:39:00Z">
        <w:r w:rsidR="00234025">
          <w:t xml:space="preserve"> </w:t>
        </w:r>
      </w:ins>
      <w:r w:rsidR="00465CE9" w:rsidRPr="00BA156B">
        <w:t>útil,</w:t>
      </w:r>
      <w:r w:rsidR="00616D11" w:rsidRPr="00BA156B">
        <w:t xml:space="preserve"> pero lo compararon con un </w:t>
      </w:r>
      <w:del w:id="5802" w:author="Regina Casanova" w:date="2018-06-18T17:53:00Z">
        <w:r w:rsidR="00616D11" w:rsidRPr="00BA156B" w:rsidDel="00E94926">
          <w:delText xml:space="preserve">sistema </w:delText>
        </w:r>
      </w:del>
      <w:ins w:id="5803" w:author="Regina Casanova" w:date="2018-07-29T19:16:00Z">
        <w:r w:rsidR="00F95B03">
          <w:t>aplicativo informático</w:t>
        </w:r>
      </w:ins>
      <w:ins w:id="5804"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5805" w:author="Regina Casanova" w:date="2018-06-18T17:53:00Z">
        <w:r w:rsidR="00465CE9" w:rsidRPr="00BA156B" w:rsidDel="00E94926">
          <w:delText>sistema</w:delText>
        </w:r>
      </w:del>
      <w:ins w:id="5806" w:author="Regina Casanova" w:date="2018-07-29T19:16:00Z">
        <w:r w:rsidR="00F95B03">
          <w:t>aplicativo informático</w:t>
        </w:r>
      </w:ins>
      <w:r w:rsidR="00465CE9" w:rsidRPr="00BA156B">
        <w:t>,</w:t>
      </w:r>
      <w:r w:rsidRPr="00BA156B">
        <w:t xml:space="preserve"> </w:t>
      </w:r>
      <w:r w:rsidR="00616D11" w:rsidRPr="00BA156B">
        <w:t>pero detallaron que igual tendrían dudas sobre si los gestores de IPRESS revisarían esta información.</w:t>
      </w:r>
    </w:p>
    <w:p w14:paraId="64481F3E" w14:textId="77777777" w:rsidR="00AB78DE" w:rsidRPr="008D23C7" w:rsidRDefault="00AB78DE" w:rsidP="00AB78DE">
      <w:pPr>
        <w:pStyle w:val="Ttulo3"/>
        <w:rPr>
          <w:ins w:id="5807" w:author="Regina Casanova" w:date="2018-07-29T13:12:00Z"/>
        </w:rPr>
      </w:pPr>
      <w:bookmarkStart w:id="5808" w:name="_Toc520655734"/>
      <w:ins w:id="5809" w:author="Regina Casanova" w:date="2018-07-29T13:12:00Z">
        <w:r w:rsidRPr="008D23C7">
          <w:lastRenderedPageBreak/>
          <w:t xml:space="preserve">Reclasificación de la Tabla de Clasificación de </w:t>
        </w:r>
        <w:commentRangeStart w:id="5810"/>
        <w:r w:rsidRPr="008D23C7">
          <w:t>Reclamos</w:t>
        </w:r>
        <w:commentRangeEnd w:id="5810"/>
        <w:r>
          <w:rPr>
            <w:rStyle w:val="Refdecomentario"/>
            <w:rFonts w:eastAsiaTheme="minorHAnsi" w:cstheme="minorBidi"/>
            <w:color w:val="auto"/>
            <w:lang w:val="es-ES_tradnl"/>
          </w:rPr>
          <w:commentReference w:id="5810"/>
        </w:r>
        <w:bookmarkEnd w:id="5808"/>
      </w:ins>
    </w:p>
    <w:p w14:paraId="04DDD063" w14:textId="585614B0" w:rsidR="00E77D59" w:rsidRPr="00842BF2" w:rsidRDefault="00E77D59" w:rsidP="00E77D59">
      <w:pPr>
        <w:pStyle w:val="Texto"/>
      </w:pPr>
      <w:r w:rsidRPr="00BA156B">
        <w:t>Acerca de la tabla de clasificación de reclamos, se mostró la clasificación realizada a 8 participantes, 5 gestores de IPRESS y 3 personal de SUSALUD. Ellos revisaron la clasificación dada y no hicieron ningún cambio de organización a pesar de que se les dio la oportunidad de reorganizarlo de la manera que ellos creyeran conveniente. Los dos últimos entrevistado</w:t>
      </w:r>
      <w:ins w:id="5811" w:author="Regina Casanova" w:date="2018-07-29T13:13:00Z">
        <w:r>
          <w:t>s</w:t>
        </w:r>
      </w:ins>
      <w:r w:rsidRPr="00BA156B">
        <w:t xml:space="preserve"> con el rol de personal de SUSALUD comentaron que han venido trabajando en una clasificación nueva y que se encuentra próxima a ser aprobada, es por esto que prefirieron no hacer cambios en la clasificación planteada.</w:t>
      </w:r>
    </w:p>
    <w:p w14:paraId="4698EFA4" w14:textId="3F0F45C9" w:rsidR="00CD33CC" w:rsidRDefault="00AB78DE" w:rsidP="00CD33CC">
      <w:pPr>
        <w:pStyle w:val="Texto"/>
        <w:rPr>
          <w:ins w:id="5812" w:author="Regina Casanova" w:date="2018-07-29T13:40:00Z"/>
        </w:rPr>
        <w:pPrChange w:id="5813" w:author="Regina Casanova" w:date="2018-07-29T13:35:00Z">
          <w:pPr>
            <w:autoSpaceDE w:val="0"/>
            <w:autoSpaceDN w:val="0"/>
            <w:adjustRightInd w:val="0"/>
            <w:spacing w:line="380" w:lineRule="atLeast"/>
          </w:pPr>
        </w:pPrChange>
      </w:pPr>
      <w:ins w:id="5814" w:author="Regina Casanova" w:date="2018-07-29T13:12:00Z">
        <w:r w:rsidRPr="00BA156B">
          <w:t>La versión final de esta tabla se presenta a continuación.</w:t>
        </w:r>
      </w:ins>
    </w:p>
    <w:p w14:paraId="60A781F6" w14:textId="77777777" w:rsidR="00EE1474" w:rsidRDefault="00EE1474" w:rsidP="00CD33CC">
      <w:pPr>
        <w:pStyle w:val="Texto"/>
        <w:rPr>
          <w:ins w:id="5815" w:author="Regina Casanova" w:date="2018-07-29T13:40:00Z"/>
        </w:rPr>
        <w:pPrChange w:id="5816" w:author="Regina Casanova" w:date="2018-07-29T13:35:00Z">
          <w:pPr>
            <w:autoSpaceDE w:val="0"/>
            <w:autoSpaceDN w:val="0"/>
            <w:adjustRightInd w:val="0"/>
            <w:spacing w:line="380" w:lineRule="atLeast"/>
          </w:pPr>
        </w:pPrChange>
      </w:pPr>
    </w:p>
    <w:p w14:paraId="1531B208" w14:textId="77777777" w:rsidR="00EE1474" w:rsidRDefault="00EE1474" w:rsidP="00CD33CC">
      <w:pPr>
        <w:pStyle w:val="Texto"/>
        <w:rPr>
          <w:ins w:id="5817" w:author="Regina Casanova" w:date="2018-07-29T13:40:00Z"/>
        </w:rPr>
        <w:pPrChange w:id="5818" w:author="Regina Casanova" w:date="2018-07-29T13:35:00Z">
          <w:pPr>
            <w:autoSpaceDE w:val="0"/>
            <w:autoSpaceDN w:val="0"/>
            <w:adjustRightInd w:val="0"/>
            <w:spacing w:line="380" w:lineRule="atLeast"/>
          </w:pPr>
        </w:pPrChange>
      </w:pPr>
    </w:p>
    <w:p w14:paraId="2E879375" w14:textId="77777777" w:rsidR="00EE1474" w:rsidRDefault="00EE1474" w:rsidP="00CD33CC">
      <w:pPr>
        <w:pStyle w:val="Texto"/>
        <w:rPr>
          <w:ins w:id="5819" w:author="Regina Casanova" w:date="2018-07-29T13:40:00Z"/>
        </w:rPr>
        <w:pPrChange w:id="5820" w:author="Regina Casanova" w:date="2018-07-29T13:35:00Z">
          <w:pPr>
            <w:autoSpaceDE w:val="0"/>
            <w:autoSpaceDN w:val="0"/>
            <w:adjustRightInd w:val="0"/>
            <w:spacing w:line="380" w:lineRule="atLeast"/>
          </w:pPr>
        </w:pPrChange>
      </w:pPr>
    </w:p>
    <w:p w14:paraId="2230ABF9" w14:textId="77777777" w:rsidR="00EE1474" w:rsidRDefault="00EE1474" w:rsidP="00CD33CC">
      <w:pPr>
        <w:pStyle w:val="Texto"/>
        <w:rPr>
          <w:ins w:id="5821" w:author="Regina Casanova" w:date="2018-07-29T13:40:00Z"/>
        </w:rPr>
        <w:pPrChange w:id="5822" w:author="Regina Casanova" w:date="2018-07-29T13:35:00Z">
          <w:pPr>
            <w:autoSpaceDE w:val="0"/>
            <w:autoSpaceDN w:val="0"/>
            <w:adjustRightInd w:val="0"/>
            <w:spacing w:line="380" w:lineRule="atLeast"/>
          </w:pPr>
        </w:pPrChange>
      </w:pPr>
    </w:p>
    <w:p w14:paraId="40423956" w14:textId="77777777" w:rsidR="00EE1474" w:rsidRDefault="00EE1474" w:rsidP="00CD33CC">
      <w:pPr>
        <w:pStyle w:val="Texto"/>
        <w:rPr>
          <w:ins w:id="5823" w:author="Regina Casanova" w:date="2018-07-29T13:40:00Z"/>
        </w:rPr>
        <w:pPrChange w:id="5824" w:author="Regina Casanova" w:date="2018-07-29T13:35:00Z">
          <w:pPr>
            <w:autoSpaceDE w:val="0"/>
            <w:autoSpaceDN w:val="0"/>
            <w:adjustRightInd w:val="0"/>
            <w:spacing w:line="380" w:lineRule="atLeast"/>
          </w:pPr>
        </w:pPrChange>
      </w:pPr>
    </w:p>
    <w:p w14:paraId="479E75D4" w14:textId="77777777" w:rsidR="00EE1474" w:rsidRDefault="00EE1474" w:rsidP="00CD33CC">
      <w:pPr>
        <w:pStyle w:val="Texto"/>
        <w:rPr>
          <w:ins w:id="5825" w:author="Regina Casanova" w:date="2018-07-29T13:40:00Z"/>
        </w:rPr>
        <w:pPrChange w:id="5826" w:author="Regina Casanova" w:date="2018-07-29T13:35:00Z">
          <w:pPr>
            <w:autoSpaceDE w:val="0"/>
            <w:autoSpaceDN w:val="0"/>
            <w:adjustRightInd w:val="0"/>
            <w:spacing w:line="380" w:lineRule="atLeast"/>
          </w:pPr>
        </w:pPrChange>
      </w:pPr>
    </w:p>
    <w:p w14:paraId="251B1AD6" w14:textId="77777777" w:rsidR="00EE1474" w:rsidRDefault="00EE1474" w:rsidP="00CD33CC">
      <w:pPr>
        <w:pStyle w:val="Texto"/>
        <w:rPr>
          <w:ins w:id="5827" w:author="Regina Casanova" w:date="2018-07-29T13:40:00Z"/>
        </w:rPr>
        <w:pPrChange w:id="5828" w:author="Regina Casanova" w:date="2018-07-29T13:35:00Z">
          <w:pPr>
            <w:autoSpaceDE w:val="0"/>
            <w:autoSpaceDN w:val="0"/>
            <w:adjustRightInd w:val="0"/>
            <w:spacing w:line="380" w:lineRule="atLeast"/>
          </w:pPr>
        </w:pPrChange>
      </w:pPr>
    </w:p>
    <w:p w14:paraId="1BE14EE6" w14:textId="77777777" w:rsidR="00EE1474" w:rsidRDefault="00EE1474" w:rsidP="00CD33CC">
      <w:pPr>
        <w:pStyle w:val="Texto"/>
        <w:rPr>
          <w:ins w:id="5829" w:author="Regina Casanova" w:date="2018-07-29T13:40:00Z"/>
        </w:rPr>
        <w:pPrChange w:id="5830" w:author="Regina Casanova" w:date="2018-07-29T13:35:00Z">
          <w:pPr>
            <w:autoSpaceDE w:val="0"/>
            <w:autoSpaceDN w:val="0"/>
            <w:adjustRightInd w:val="0"/>
            <w:spacing w:line="380" w:lineRule="atLeast"/>
          </w:pPr>
        </w:pPrChange>
      </w:pPr>
    </w:p>
    <w:p w14:paraId="2FB3CA49" w14:textId="77777777" w:rsidR="00EE1474" w:rsidRDefault="00EE1474" w:rsidP="00CD33CC">
      <w:pPr>
        <w:pStyle w:val="Texto"/>
        <w:rPr>
          <w:ins w:id="5831" w:author="Regina Casanova" w:date="2018-07-29T13:34:00Z"/>
          <w:color w:val="000000"/>
          <w:lang w:val="es-PE"/>
        </w:rPr>
        <w:pPrChange w:id="5832" w:author="Regina Casanova" w:date="2018-07-29T13:35:00Z">
          <w:pPr>
            <w:autoSpaceDE w:val="0"/>
            <w:autoSpaceDN w:val="0"/>
            <w:adjustRightInd w:val="0"/>
            <w:spacing w:line="380" w:lineRule="atLeast"/>
          </w:pPr>
        </w:pPrChange>
      </w:pPr>
    </w:p>
    <w:p w14:paraId="5ED33071" w14:textId="77777777" w:rsidR="00EE1474" w:rsidRDefault="00EE1474" w:rsidP="00CD33CC">
      <w:pPr>
        <w:spacing w:line="360" w:lineRule="auto"/>
        <w:jc w:val="center"/>
        <w:rPr>
          <w:ins w:id="5833" w:author="Regina Casanova" w:date="2018-07-29T13:40:00Z"/>
          <w:rFonts w:cs="Times New Roman"/>
          <w:b/>
          <w:lang w:val="es-PE"/>
        </w:rPr>
        <w:sectPr w:rsidR="00EE1474" w:rsidSect="005C14ED">
          <w:pgSz w:w="11900" w:h="16840"/>
          <w:pgMar w:top="1701" w:right="1701" w:bottom="1701" w:left="2268" w:header="708" w:footer="708" w:gutter="0"/>
          <w:cols w:space="708"/>
          <w:titlePg/>
          <w:docGrid w:linePitch="360"/>
        </w:sectPr>
      </w:pP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CD33CC" w:rsidRPr="00BA156B" w14:paraId="33C87E43" w14:textId="77777777" w:rsidTr="001828F5">
        <w:trPr>
          <w:ins w:id="5834" w:author="Regina Casanova" w:date="2018-07-29T13:35:00Z"/>
        </w:trPr>
        <w:tc>
          <w:tcPr>
            <w:tcW w:w="14193" w:type="dxa"/>
            <w:gridSpan w:val="2"/>
            <w:tcBorders>
              <w:top w:val="single" w:sz="8" w:space="0" w:color="000000"/>
              <w:left w:val="single" w:sz="8" w:space="0" w:color="000000"/>
              <w:bottom w:val="single" w:sz="8" w:space="0" w:color="000000"/>
              <w:right w:val="single" w:sz="8" w:space="0" w:color="000000"/>
            </w:tcBorders>
            <w:shd w:val="clear" w:color="auto" w:fill="A5B9E1"/>
            <w:vAlign w:val="bottom"/>
          </w:tcPr>
          <w:p w14:paraId="4639D5B6" w14:textId="1F641DAD" w:rsidR="00CD33CC" w:rsidRPr="00BA156B" w:rsidRDefault="00DC2292" w:rsidP="00CD33CC">
            <w:pPr>
              <w:spacing w:line="360" w:lineRule="auto"/>
              <w:jc w:val="center"/>
              <w:rPr>
                <w:ins w:id="5835" w:author="Regina Casanova" w:date="2018-07-29T13:35:00Z"/>
                <w:rFonts w:cs="Times New Roman"/>
                <w:color w:val="000000"/>
                <w:lang w:val="es-PE"/>
              </w:rPr>
              <w:pPrChange w:id="5836" w:author="Regina Casanova" w:date="2018-07-29T13:35:00Z">
                <w:pPr>
                  <w:autoSpaceDE w:val="0"/>
                  <w:autoSpaceDN w:val="0"/>
                  <w:adjustRightInd w:val="0"/>
                  <w:spacing w:line="380" w:lineRule="atLeast"/>
                </w:pPr>
              </w:pPrChange>
            </w:pPr>
            <w:ins w:id="5837" w:author="Regina Casanova" w:date="2018-07-29T13:39:00Z">
              <w:r>
                <w:rPr>
                  <w:rFonts w:cs="Times New Roman"/>
                  <w:b/>
                  <w:lang w:val="es-PE"/>
                </w:rPr>
                <w:lastRenderedPageBreak/>
                <w:t>T</w:t>
              </w:r>
            </w:ins>
            <w:ins w:id="5838" w:author="Regina Casanova" w:date="2018-07-29T13:35:00Z">
              <w:r w:rsidR="00CD33CC" w:rsidRPr="00BA156B">
                <w:rPr>
                  <w:rFonts w:cs="Times New Roman"/>
                  <w:b/>
                  <w:lang w:val="es-PE"/>
                </w:rPr>
                <w:t>abla Final de Clasificación de Reclamos</w:t>
              </w:r>
            </w:ins>
          </w:p>
        </w:tc>
      </w:tr>
      <w:tr w:rsidR="00AB78DE" w:rsidRPr="00BA156B" w14:paraId="23BB4DAD" w14:textId="77777777" w:rsidTr="001828F5">
        <w:trPr>
          <w:ins w:id="5839" w:author="Regina Casanova" w:date="2018-07-29T13:12:00Z"/>
        </w:trPr>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311F4BB" w14:textId="1A5211AB" w:rsidR="00AB78DE" w:rsidRPr="00BA156B" w:rsidRDefault="00AB78DE" w:rsidP="001828F5">
            <w:pPr>
              <w:autoSpaceDE w:val="0"/>
              <w:autoSpaceDN w:val="0"/>
              <w:adjustRightInd w:val="0"/>
              <w:spacing w:line="380" w:lineRule="atLeast"/>
              <w:rPr>
                <w:ins w:id="5840" w:author="Regina Casanova" w:date="2018-07-29T13:12:00Z"/>
                <w:rFonts w:cs="Times New Roman"/>
                <w:color w:val="000000"/>
                <w:lang w:val="es-PE"/>
              </w:rPr>
            </w:pPr>
            <w:ins w:id="5841" w:author="Regina Casanova" w:date="2018-07-29T13:12:00Z">
              <w:r w:rsidRPr="00BA156B">
                <w:rPr>
                  <w:rFonts w:cs="Times New Roman"/>
                  <w:color w:val="000000"/>
                  <w:lang w:val="es-PE"/>
                </w:rPr>
                <w:t>Categoría</w:t>
              </w:r>
            </w:ins>
          </w:p>
        </w:tc>
        <w:tc>
          <w:tcPr>
            <w:tcW w:w="12452" w:type="dxa"/>
            <w:tcBorders>
              <w:top w:val="single" w:sz="8" w:space="0" w:color="000000"/>
              <w:bottom w:val="single" w:sz="8" w:space="0" w:color="000000"/>
              <w:right w:val="single" w:sz="8" w:space="0" w:color="000000"/>
            </w:tcBorders>
            <w:shd w:val="clear" w:color="auto" w:fill="A5B9E1"/>
            <w:vAlign w:val="bottom"/>
          </w:tcPr>
          <w:p w14:paraId="42E69A54" w14:textId="77777777" w:rsidR="00AB78DE" w:rsidRPr="00BA156B" w:rsidRDefault="00AB78DE" w:rsidP="001828F5">
            <w:pPr>
              <w:autoSpaceDE w:val="0"/>
              <w:autoSpaceDN w:val="0"/>
              <w:adjustRightInd w:val="0"/>
              <w:spacing w:line="380" w:lineRule="atLeast"/>
              <w:rPr>
                <w:ins w:id="5842" w:author="Regina Casanova" w:date="2018-07-29T13:12:00Z"/>
                <w:rFonts w:cs="Times New Roman"/>
                <w:color w:val="000000"/>
                <w:lang w:val="es-PE"/>
              </w:rPr>
            </w:pPr>
            <w:ins w:id="5843" w:author="Regina Casanova" w:date="2018-07-29T13:12:00Z">
              <w:r w:rsidRPr="00BA156B">
                <w:rPr>
                  <w:rFonts w:cs="Times New Roman"/>
                  <w:color w:val="000000"/>
                  <w:lang w:val="es-PE"/>
                </w:rPr>
                <w:t>Problemas de Infraestructura y/o mobiliario</w:t>
              </w:r>
            </w:ins>
          </w:p>
        </w:tc>
      </w:tr>
      <w:tr w:rsidR="00AB78DE" w:rsidRPr="00BA156B" w14:paraId="3467C76A" w14:textId="77777777" w:rsidTr="001828F5">
        <w:tblPrEx>
          <w:tblBorders>
            <w:top w:val="none" w:sz="0" w:space="0" w:color="auto"/>
          </w:tblBorders>
        </w:tblPrEx>
        <w:trPr>
          <w:ins w:id="5844" w:author="Regina Casanova" w:date="2018-07-29T13:12:00Z"/>
        </w:trPr>
        <w:tc>
          <w:tcPr>
            <w:tcW w:w="1741" w:type="dxa"/>
            <w:tcBorders>
              <w:left w:val="single" w:sz="8" w:space="0" w:color="000000"/>
              <w:right w:val="single" w:sz="8" w:space="0" w:color="000000"/>
            </w:tcBorders>
            <w:vAlign w:val="bottom"/>
          </w:tcPr>
          <w:p w14:paraId="639FB26C" w14:textId="77777777" w:rsidR="00AB78DE" w:rsidRPr="00BA156B" w:rsidRDefault="00AB78DE" w:rsidP="001828F5">
            <w:pPr>
              <w:autoSpaceDE w:val="0"/>
              <w:autoSpaceDN w:val="0"/>
              <w:adjustRightInd w:val="0"/>
              <w:spacing w:line="380" w:lineRule="atLeast"/>
              <w:rPr>
                <w:ins w:id="5845" w:author="Regina Casanova" w:date="2018-07-29T13:12:00Z"/>
                <w:rFonts w:cs="Times New Roman"/>
                <w:color w:val="000000"/>
                <w:lang w:val="es-PE"/>
              </w:rPr>
            </w:pPr>
            <w:ins w:id="5846"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008CCB81" w14:textId="77777777" w:rsidR="00AB78DE" w:rsidRPr="00BA156B" w:rsidRDefault="00AB78DE" w:rsidP="001828F5">
            <w:pPr>
              <w:autoSpaceDE w:val="0"/>
              <w:autoSpaceDN w:val="0"/>
              <w:adjustRightInd w:val="0"/>
              <w:spacing w:line="380" w:lineRule="atLeast"/>
              <w:rPr>
                <w:ins w:id="5847" w:author="Regina Casanova" w:date="2018-07-29T13:12:00Z"/>
                <w:rFonts w:cs="Times New Roman"/>
                <w:color w:val="000000"/>
                <w:lang w:val="es-PE"/>
              </w:rPr>
            </w:pPr>
            <w:ins w:id="5848" w:author="Regina Casanova" w:date="2018-07-29T13:12:00Z">
              <w:r w:rsidRPr="00BA156B">
                <w:rPr>
                  <w:rFonts w:cs="Times New Roman"/>
                  <w:color w:val="000000"/>
                  <w:lang w:val="es-PE"/>
                </w:rPr>
                <w:t>Deficiencias en el orden y limpieza de la infraestructura de la IPRESS</w:t>
              </w:r>
            </w:ins>
          </w:p>
        </w:tc>
      </w:tr>
      <w:tr w:rsidR="00AB78DE" w:rsidRPr="00BA156B" w14:paraId="55AAA4A6" w14:textId="77777777" w:rsidTr="001828F5">
        <w:tblPrEx>
          <w:tblBorders>
            <w:top w:val="none" w:sz="0" w:space="0" w:color="auto"/>
          </w:tblBorders>
        </w:tblPrEx>
        <w:trPr>
          <w:ins w:id="5849"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0C5A0627" w14:textId="77777777" w:rsidR="00AB78DE" w:rsidRPr="00BA156B" w:rsidRDefault="00AB78DE" w:rsidP="001828F5">
            <w:pPr>
              <w:autoSpaceDE w:val="0"/>
              <w:autoSpaceDN w:val="0"/>
              <w:adjustRightInd w:val="0"/>
              <w:spacing w:line="380" w:lineRule="atLeast"/>
              <w:rPr>
                <w:ins w:id="5850" w:author="Regina Casanova" w:date="2018-07-29T13:12:00Z"/>
                <w:rFonts w:cs="Times New Roman"/>
                <w:color w:val="000000"/>
                <w:lang w:val="es-PE"/>
              </w:rPr>
            </w:pPr>
            <w:ins w:id="5851" w:author="Regina Casanova" w:date="2018-07-29T13:12:00Z">
              <w:r w:rsidRPr="00BA156B">
                <w:rPr>
                  <w:rFonts w:cs="Times New Roman"/>
                  <w:color w:val="000000"/>
                  <w:lang w:val="es-PE"/>
                </w:rPr>
                <w:t>Ítem #2</w:t>
              </w:r>
            </w:ins>
          </w:p>
        </w:tc>
        <w:tc>
          <w:tcPr>
            <w:tcW w:w="12452" w:type="dxa"/>
            <w:tcBorders>
              <w:bottom w:val="single" w:sz="8" w:space="0" w:color="000000"/>
              <w:right w:val="single" w:sz="8" w:space="0" w:color="000000"/>
            </w:tcBorders>
            <w:shd w:val="clear" w:color="auto" w:fill="E1E0E0"/>
            <w:vAlign w:val="bottom"/>
          </w:tcPr>
          <w:p w14:paraId="74AAC092" w14:textId="77777777" w:rsidR="00AB78DE" w:rsidRPr="00BA156B" w:rsidRDefault="00AB78DE" w:rsidP="001828F5">
            <w:pPr>
              <w:autoSpaceDE w:val="0"/>
              <w:autoSpaceDN w:val="0"/>
              <w:adjustRightInd w:val="0"/>
              <w:spacing w:line="380" w:lineRule="atLeast"/>
              <w:rPr>
                <w:ins w:id="5852" w:author="Regina Casanova" w:date="2018-07-29T13:12:00Z"/>
                <w:rFonts w:cs="Times New Roman"/>
                <w:color w:val="000000"/>
                <w:lang w:val="es-PE"/>
              </w:rPr>
            </w:pPr>
            <w:ins w:id="5853" w:author="Regina Casanova" w:date="2018-07-29T13:12:00Z">
              <w:r w:rsidRPr="00BA156B">
                <w:rPr>
                  <w:rFonts w:cs="Times New Roman"/>
                  <w:color w:val="000000"/>
                  <w:lang w:val="es-PE"/>
                </w:rPr>
                <w:t>Deficiencia o falta de infraestructura y/o mobiliario</w:t>
              </w:r>
            </w:ins>
          </w:p>
        </w:tc>
      </w:tr>
      <w:tr w:rsidR="00AB78DE" w:rsidRPr="00BA156B" w14:paraId="1A0EB1E0" w14:textId="77777777" w:rsidTr="001828F5">
        <w:tblPrEx>
          <w:tblBorders>
            <w:top w:val="none" w:sz="0" w:space="0" w:color="auto"/>
          </w:tblBorders>
        </w:tblPrEx>
        <w:trPr>
          <w:ins w:id="585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E7B636D" w14:textId="77777777" w:rsidR="00AB78DE" w:rsidRPr="00BA156B" w:rsidRDefault="00AB78DE" w:rsidP="001828F5">
            <w:pPr>
              <w:autoSpaceDE w:val="0"/>
              <w:autoSpaceDN w:val="0"/>
              <w:adjustRightInd w:val="0"/>
              <w:spacing w:line="380" w:lineRule="atLeast"/>
              <w:rPr>
                <w:ins w:id="5855" w:author="Regina Casanova" w:date="2018-07-29T13:12:00Z"/>
                <w:rFonts w:cs="Times New Roman"/>
                <w:color w:val="000000"/>
                <w:lang w:val="es-PE"/>
              </w:rPr>
            </w:pPr>
            <w:ins w:id="5856"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2EA20E63" w14:textId="77777777" w:rsidR="00AB78DE" w:rsidRPr="00BA156B" w:rsidRDefault="00AB78DE" w:rsidP="001828F5">
            <w:pPr>
              <w:autoSpaceDE w:val="0"/>
              <w:autoSpaceDN w:val="0"/>
              <w:adjustRightInd w:val="0"/>
              <w:spacing w:line="380" w:lineRule="atLeast"/>
              <w:rPr>
                <w:ins w:id="5857" w:author="Regina Casanova" w:date="2018-07-29T13:12:00Z"/>
                <w:rFonts w:cs="Times New Roman"/>
                <w:color w:val="000000"/>
                <w:lang w:val="es-PE"/>
              </w:rPr>
            </w:pPr>
            <w:ins w:id="5858" w:author="Regina Casanova" w:date="2018-07-29T13:12:00Z">
              <w:r w:rsidRPr="00BA156B">
                <w:rPr>
                  <w:rFonts w:cs="Times New Roman"/>
                  <w:color w:val="000000"/>
                  <w:lang w:val="es-PE"/>
                </w:rPr>
                <w:t>Problemas del Seguro (SIS)</w:t>
              </w:r>
            </w:ins>
          </w:p>
        </w:tc>
      </w:tr>
      <w:tr w:rsidR="00AB78DE" w:rsidRPr="00BA156B" w14:paraId="267EB2B1" w14:textId="77777777" w:rsidTr="001828F5">
        <w:tblPrEx>
          <w:tblBorders>
            <w:top w:val="none" w:sz="0" w:space="0" w:color="auto"/>
          </w:tblBorders>
        </w:tblPrEx>
        <w:trPr>
          <w:ins w:id="5859" w:author="Regina Casanova" w:date="2018-07-29T13:12:00Z"/>
        </w:trPr>
        <w:tc>
          <w:tcPr>
            <w:tcW w:w="1741" w:type="dxa"/>
            <w:tcBorders>
              <w:left w:val="single" w:sz="8" w:space="0" w:color="000000"/>
              <w:right w:val="single" w:sz="8" w:space="0" w:color="000000"/>
            </w:tcBorders>
            <w:vAlign w:val="bottom"/>
          </w:tcPr>
          <w:p w14:paraId="40CAA3E9" w14:textId="77777777" w:rsidR="00AB78DE" w:rsidRPr="00BA156B" w:rsidRDefault="00AB78DE" w:rsidP="001828F5">
            <w:pPr>
              <w:autoSpaceDE w:val="0"/>
              <w:autoSpaceDN w:val="0"/>
              <w:adjustRightInd w:val="0"/>
              <w:spacing w:line="380" w:lineRule="atLeast"/>
              <w:rPr>
                <w:ins w:id="5860" w:author="Regina Casanova" w:date="2018-07-29T13:12:00Z"/>
                <w:rFonts w:cs="Times New Roman"/>
                <w:color w:val="000000"/>
                <w:lang w:val="es-PE"/>
              </w:rPr>
            </w:pPr>
            <w:ins w:id="5861"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38FEEAB3" w14:textId="77777777" w:rsidR="00AB78DE" w:rsidRPr="00BA156B" w:rsidRDefault="00AB78DE" w:rsidP="001828F5">
            <w:pPr>
              <w:autoSpaceDE w:val="0"/>
              <w:autoSpaceDN w:val="0"/>
              <w:adjustRightInd w:val="0"/>
              <w:spacing w:line="380" w:lineRule="atLeast"/>
              <w:rPr>
                <w:ins w:id="5862" w:author="Regina Casanova" w:date="2018-07-29T13:12:00Z"/>
                <w:rFonts w:cs="Times New Roman"/>
                <w:color w:val="000000"/>
                <w:lang w:val="es-PE"/>
              </w:rPr>
            </w:pPr>
            <w:ins w:id="5863" w:author="Regina Casanova" w:date="2018-07-29T13:12:00Z">
              <w:r w:rsidRPr="00BA156B">
                <w:rPr>
                  <w:rFonts w:cs="Times New Roman"/>
                  <w:color w:val="000000"/>
                  <w:lang w:val="es-PE"/>
                </w:rPr>
                <w:t>Cobros relacionados al seguro (copago, deducibles, reembolsos)</w:t>
              </w:r>
            </w:ins>
          </w:p>
        </w:tc>
      </w:tr>
      <w:tr w:rsidR="00AB78DE" w:rsidRPr="00BA156B" w14:paraId="40721047" w14:textId="77777777" w:rsidTr="001828F5">
        <w:tblPrEx>
          <w:tblBorders>
            <w:top w:val="none" w:sz="0" w:space="0" w:color="auto"/>
          </w:tblBorders>
        </w:tblPrEx>
        <w:trPr>
          <w:ins w:id="5864" w:author="Regina Casanova" w:date="2018-07-29T13:12:00Z"/>
        </w:trPr>
        <w:tc>
          <w:tcPr>
            <w:tcW w:w="1741" w:type="dxa"/>
            <w:tcBorders>
              <w:left w:val="single" w:sz="8" w:space="0" w:color="000000"/>
              <w:right w:val="single" w:sz="8" w:space="0" w:color="000000"/>
            </w:tcBorders>
            <w:shd w:val="clear" w:color="auto" w:fill="E1E0E0"/>
            <w:vAlign w:val="bottom"/>
          </w:tcPr>
          <w:p w14:paraId="6599E5B9" w14:textId="77777777" w:rsidR="00AB78DE" w:rsidRPr="00BA156B" w:rsidRDefault="00AB78DE" w:rsidP="001828F5">
            <w:pPr>
              <w:autoSpaceDE w:val="0"/>
              <w:autoSpaceDN w:val="0"/>
              <w:adjustRightInd w:val="0"/>
              <w:spacing w:line="380" w:lineRule="atLeast"/>
              <w:rPr>
                <w:ins w:id="5865" w:author="Regina Casanova" w:date="2018-07-29T13:12:00Z"/>
                <w:rFonts w:cs="Times New Roman"/>
                <w:color w:val="000000"/>
                <w:lang w:val="es-PE"/>
              </w:rPr>
            </w:pPr>
            <w:ins w:id="5866"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5C0ED79A" w14:textId="77777777" w:rsidR="00AB78DE" w:rsidRPr="00BA156B" w:rsidRDefault="00AB78DE" w:rsidP="001828F5">
            <w:pPr>
              <w:autoSpaceDE w:val="0"/>
              <w:autoSpaceDN w:val="0"/>
              <w:adjustRightInd w:val="0"/>
              <w:spacing w:line="380" w:lineRule="atLeast"/>
              <w:rPr>
                <w:ins w:id="5867" w:author="Regina Casanova" w:date="2018-07-29T13:12:00Z"/>
                <w:rFonts w:cs="Times New Roman"/>
                <w:color w:val="000000"/>
                <w:lang w:val="es-PE"/>
              </w:rPr>
            </w:pPr>
            <w:ins w:id="5868" w:author="Regina Casanova" w:date="2018-07-29T13:12:00Z">
              <w:r w:rsidRPr="00BA156B">
                <w:rPr>
                  <w:rFonts w:cs="Times New Roman"/>
                  <w:color w:val="000000"/>
                  <w:lang w:val="es-PE"/>
                </w:rPr>
                <w:t>Problemas de la cobertura</w:t>
              </w:r>
            </w:ins>
          </w:p>
        </w:tc>
      </w:tr>
      <w:tr w:rsidR="00AB78DE" w:rsidRPr="00BA156B" w14:paraId="22BEC3E1" w14:textId="77777777" w:rsidTr="001828F5">
        <w:tblPrEx>
          <w:tblBorders>
            <w:top w:val="none" w:sz="0" w:space="0" w:color="auto"/>
          </w:tblBorders>
        </w:tblPrEx>
        <w:trPr>
          <w:ins w:id="5869" w:author="Regina Casanova" w:date="2018-07-29T13:12:00Z"/>
        </w:trPr>
        <w:tc>
          <w:tcPr>
            <w:tcW w:w="1741" w:type="dxa"/>
            <w:tcBorders>
              <w:left w:val="single" w:sz="8" w:space="0" w:color="000000"/>
              <w:bottom w:val="single" w:sz="8" w:space="0" w:color="000000"/>
              <w:right w:val="single" w:sz="8" w:space="0" w:color="000000"/>
            </w:tcBorders>
            <w:vAlign w:val="bottom"/>
          </w:tcPr>
          <w:p w14:paraId="72E74BC2" w14:textId="77777777" w:rsidR="00AB78DE" w:rsidRPr="00BA156B" w:rsidRDefault="00AB78DE" w:rsidP="001828F5">
            <w:pPr>
              <w:autoSpaceDE w:val="0"/>
              <w:autoSpaceDN w:val="0"/>
              <w:adjustRightInd w:val="0"/>
              <w:spacing w:line="380" w:lineRule="atLeast"/>
              <w:rPr>
                <w:ins w:id="5870" w:author="Regina Casanova" w:date="2018-07-29T13:12:00Z"/>
                <w:rFonts w:cs="Times New Roman"/>
                <w:color w:val="000000"/>
                <w:lang w:val="es-PE"/>
              </w:rPr>
            </w:pPr>
            <w:ins w:id="5871" w:author="Regina Casanova" w:date="2018-07-29T13:12:00Z">
              <w:r w:rsidRPr="00BA156B">
                <w:rPr>
                  <w:rFonts w:cs="Times New Roman"/>
                  <w:color w:val="000000"/>
                  <w:lang w:val="es-PE"/>
                </w:rPr>
                <w:t>Ítem #3</w:t>
              </w:r>
            </w:ins>
          </w:p>
        </w:tc>
        <w:tc>
          <w:tcPr>
            <w:tcW w:w="12452" w:type="dxa"/>
            <w:tcBorders>
              <w:bottom w:val="single" w:sz="8" w:space="0" w:color="000000"/>
              <w:right w:val="single" w:sz="8" w:space="0" w:color="000000"/>
            </w:tcBorders>
            <w:vAlign w:val="bottom"/>
          </w:tcPr>
          <w:p w14:paraId="2E5234C2" w14:textId="77777777" w:rsidR="00AB78DE" w:rsidRPr="00BA156B" w:rsidRDefault="00AB78DE" w:rsidP="001828F5">
            <w:pPr>
              <w:autoSpaceDE w:val="0"/>
              <w:autoSpaceDN w:val="0"/>
              <w:adjustRightInd w:val="0"/>
              <w:spacing w:line="380" w:lineRule="atLeast"/>
              <w:rPr>
                <w:ins w:id="5872" w:author="Regina Casanova" w:date="2018-07-29T13:12:00Z"/>
                <w:rFonts w:cs="Times New Roman"/>
                <w:color w:val="000000"/>
                <w:lang w:val="es-PE"/>
              </w:rPr>
            </w:pPr>
            <w:ins w:id="5873" w:author="Regina Casanova" w:date="2018-07-29T13:12:00Z">
              <w:r w:rsidRPr="00BA156B">
                <w:rPr>
                  <w:rFonts w:cs="Times New Roman"/>
                  <w:color w:val="000000"/>
                  <w:lang w:val="es-PE"/>
                </w:rPr>
                <w:t>Problemas de Afiliación de Seguro</w:t>
              </w:r>
            </w:ins>
          </w:p>
        </w:tc>
      </w:tr>
      <w:tr w:rsidR="00AB78DE" w:rsidRPr="00BA156B" w14:paraId="71ED9385" w14:textId="77777777" w:rsidTr="001828F5">
        <w:tblPrEx>
          <w:tblBorders>
            <w:top w:val="none" w:sz="0" w:space="0" w:color="auto"/>
          </w:tblBorders>
        </w:tblPrEx>
        <w:trPr>
          <w:ins w:id="587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B6D5A92" w14:textId="77777777" w:rsidR="00AB78DE" w:rsidRPr="00BA156B" w:rsidRDefault="00AB78DE" w:rsidP="001828F5">
            <w:pPr>
              <w:autoSpaceDE w:val="0"/>
              <w:autoSpaceDN w:val="0"/>
              <w:adjustRightInd w:val="0"/>
              <w:spacing w:line="380" w:lineRule="atLeast"/>
              <w:rPr>
                <w:ins w:id="5875" w:author="Regina Casanova" w:date="2018-07-29T13:12:00Z"/>
                <w:rFonts w:cs="Times New Roman"/>
                <w:color w:val="000000"/>
                <w:lang w:val="es-PE"/>
              </w:rPr>
            </w:pPr>
            <w:ins w:id="5876"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7D383F9E" w14:textId="77777777" w:rsidR="00AB78DE" w:rsidRPr="00BA156B" w:rsidRDefault="00AB78DE" w:rsidP="001828F5">
            <w:pPr>
              <w:autoSpaceDE w:val="0"/>
              <w:autoSpaceDN w:val="0"/>
              <w:adjustRightInd w:val="0"/>
              <w:spacing w:line="380" w:lineRule="atLeast"/>
              <w:rPr>
                <w:ins w:id="5877" w:author="Regina Casanova" w:date="2018-07-29T13:12:00Z"/>
                <w:rFonts w:cs="Times New Roman"/>
                <w:color w:val="000000"/>
                <w:lang w:val="es-PE"/>
              </w:rPr>
            </w:pPr>
            <w:ins w:id="5878" w:author="Regina Casanova" w:date="2018-07-29T13:12:00Z">
              <w:r w:rsidRPr="00BA156B">
                <w:rPr>
                  <w:rFonts w:cs="Times New Roman"/>
                  <w:color w:val="000000"/>
                  <w:lang w:val="es-PE"/>
                </w:rPr>
                <w:t>Privacidad y Confidencialidad del Asegurado</w:t>
              </w:r>
            </w:ins>
          </w:p>
        </w:tc>
      </w:tr>
      <w:tr w:rsidR="00AB78DE" w:rsidRPr="00BA156B" w14:paraId="6CE74A2A" w14:textId="77777777" w:rsidTr="001828F5">
        <w:tblPrEx>
          <w:tblBorders>
            <w:top w:val="none" w:sz="0" w:space="0" w:color="auto"/>
          </w:tblBorders>
        </w:tblPrEx>
        <w:trPr>
          <w:ins w:id="5879" w:author="Regina Casanova" w:date="2018-07-29T13:12:00Z"/>
        </w:trPr>
        <w:tc>
          <w:tcPr>
            <w:tcW w:w="1741" w:type="dxa"/>
            <w:tcBorders>
              <w:left w:val="single" w:sz="8" w:space="0" w:color="000000"/>
              <w:right w:val="single" w:sz="8" w:space="0" w:color="000000"/>
            </w:tcBorders>
            <w:vAlign w:val="bottom"/>
          </w:tcPr>
          <w:p w14:paraId="424150B9" w14:textId="77777777" w:rsidR="00AB78DE" w:rsidRPr="00BA156B" w:rsidRDefault="00AB78DE" w:rsidP="001828F5">
            <w:pPr>
              <w:autoSpaceDE w:val="0"/>
              <w:autoSpaceDN w:val="0"/>
              <w:adjustRightInd w:val="0"/>
              <w:spacing w:line="380" w:lineRule="atLeast"/>
              <w:rPr>
                <w:ins w:id="5880" w:author="Regina Casanova" w:date="2018-07-29T13:12:00Z"/>
                <w:rFonts w:cs="Times New Roman"/>
                <w:color w:val="000000"/>
                <w:lang w:val="es-PE"/>
              </w:rPr>
            </w:pPr>
            <w:ins w:id="5881"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5EC2A957" w14:textId="77777777" w:rsidR="00AB78DE" w:rsidRPr="00BA156B" w:rsidRDefault="00AB78DE" w:rsidP="001828F5">
            <w:pPr>
              <w:autoSpaceDE w:val="0"/>
              <w:autoSpaceDN w:val="0"/>
              <w:adjustRightInd w:val="0"/>
              <w:spacing w:line="380" w:lineRule="atLeast"/>
              <w:rPr>
                <w:ins w:id="5882" w:author="Regina Casanova" w:date="2018-07-29T13:12:00Z"/>
                <w:rFonts w:cs="Times New Roman"/>
                <w:color w:val="000000"/>
                <w:lang w:val="es-PE"/>
              </w:rPr>
            </w:pPr>
            <w:ins w:id="5883" w:author="Regina Casanova" w:date="2018-07-29T13:12:00Z">
              <w:r w:rsidRPr="00BA156B">
                <w:rPr>
                  <w:rFonts w:cs="Times New Roman"/>
                  <w:color w:val="000000"/>
                  <w:lang w:val="es-PE"/>
                </w:rPr>
                <w:t>Disconformidad relacionada al consentimiento informado</w:t>
              </w:r>
            </w:ins>
          </w:p>
        </w:tc>
      </w:tr>
      <w:tr w:rsidR="00AB78DE" w:rsidRPr="00BA156B" w14:paraId="011ECA5E" w14:textId="77777777" w:rsidTr="001828F5">
        <w:tblPrEx>
          <w:tblBorders>
            <w:top w:val="none" w:sz="0" w:space="0" w:color="auto"/>
          </w:tblBorders>
        </w:tblPrEx>
        <w:trPr>
          <w:ins w:id="5884" w:author="Regina Casanova" w:date="2018-07-29T13:12:00Z"/>
        </w:trPr>
        <w:tc>
          <w:tcPr>
            <w:tcW w:w="1741" w:type="dxa"/>
            <w:tcBorders>
              <w:left w:val="single" w:sz="8" w:space="0" w:color="000000"/>
              <w:right w:val="single" w:sz="8" w:space="0" w:color="000000"/>
            </w:tcBorders>
            <w:shd w:val="clear" w:color="auto" w:fill="E1E0E0"/>
            <w:vAlign w:val="bottom"/>
          </w:tcPr>
          <w:p w14:paraId="00152C1E" w14:textId="77777777" w:rsidR="00AB78DE" w:rsidRPr="00BA156B" w:rsidRDefault="00AB78DE" w:rsidP="001828F5">
            <w:pPr>
              <w:autoSpaceDE w:val="0"/>
              <w:autoSpaceDN w:val="0"/>
              <w:adjustRightInd w:val="0"/>
              <w:spacing w:line="380" w:lineRule="atLeast"/>
              <w:rPr>
                <w:ins w:id="5885" w:author="Regina Casanova" w:date="2018-07-29T13:12:00Z"/>
                <w:rFonts w:cs="Times New Roman"/>
                <w:color w:val="000000"/>
                <w:lang w:val="es-PE"/>
              </w:rPr>
            </w:pPr>
            <w:ins w:id="5886"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474A1BF1" w14:textId="77777777" w:rsidR="00AB78DE" w:rsidRPr="00BA156B" w:rsidRDefault="00AB78DE" w:rsidP="001828F5">
            <w:pPr>
              <w:autoSpaceDE w:val="0"/>
              <w:autoSpaceDN w:val="0"/>
              <w:adjustRightInd w:val="0"/>
              <w:spacing w:line="380" w:lineRule="atLeast"/>
              <w:rPr>
                <w:ins w:id="5887" w:author="Regina Casanova" w:date="2018-07-29T13:12:00Z"/>
                <w:rFonts w:cs="Times New Roman"/>
                <w:color w:val="000000"/>
                <w:lang w:val="es-PE"/>
              </w:rPr>
            </w:pPr>
            <w:ins w:id="5888" w:author="Regina Casanova" w:date="2018-07-29T13:12:00Z">
              <w:r w:rsidRPr="00BA156B">
                <w:rPr>
                  <w:rFonts w:cs="Times New Roman"/>
                  <w:color w:val="000000"/>
                  <w:lang w:val="es-PE"/>
                </w:rPr>
                <w:t>Atención de salud brindada en condiciones de exposición</w:t>
              </w:r>
            </w:ins>
          </w:p>
        </w:tc>
      </w:tr>
      <w:tr w:rsidR="00AB78DE" w:rsidRPr="00BA156B" w14:paraId="300D29E7" w14:textId="77777777" w:rsidTr="001828F5">
        <w:tblPrEx>
          <w:tblBorders>
            <w:top w:val="none" w:sz="0" w:space="0" w:color="auto"/>
          </w:tblBorders>
        </w:tblPrEx>
        <w:trPr>
          <w:ins w:id="5889" w:author="Regina Casanova" w:date="2018-07-29T13:12:00Z"/>
        </w:trPr>
        <w:tc>
          <w:tcPr>
            <w:tcW w:w="1741" w:type="dxa"/>
            <w:tcBorders>
              <w:left w:val="single" w:sz="8" w:space="0" w:color="000000"/>
              <w:right w:val="single" w:sz="8" w:space="0" w:color="000000"/>
            </w:tcBorders>
            <w:vAlign w:val="bottom"/>
          </w:tcPr>
          <w:p w14:paraId="154622C9" w14:textId="77777777" w:rsidR="00AB78DE" w:rsidRPr="00BA156B" w:rsidRDefault="00AB78DE" w:rsidP="001828F5">
            <w:pPr>
              <w:autoSpaceDE w:val="0"/>
              <w:autoSpaceDN w:val="0"/>
              <w:adjustRightInd w:val="0"/>
              <w:spacing w:line="380" w:lineRule="atLeast"/>
              <w:rPr>
                <w:ins w:id="5890" w:author="Regina Casanova" w:date="2018-07-29T13:12:00Z"/>
                <w:rFonts w:cs="Times New Roman"/>
                <w:color w:val="000000"/>
                <w:lang w:val="es-PE"/>
              </w:rPr>
            </w:pPr>
            <w:ins w:id="5891"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3EB13A0F" w14:textId="77777777" w:rsidR="00AB78DE" w:rsidRPr="00BA156B" w:rsidRDefault="00AB78DE" w:rsidP="001828F5">
            <w:pPr>
              <w:autoSpaceDE w:val="0"/>
              <w:autoSpaceDN w:val="0"/>
              <w:adjustRightInd w:val="0"/>
              <w:spacing w:line="380" w:lineRule="atLeast"/>
              <w:rPr>
                <w:ins w:id="5892" w:author="Regina Casanova" w:date="2018-07-29T13:12:00Z"/>
                <w:rFonts w:cs="Times New Roman"/>
                <w:color w:val="000000"/>
                <w:lang w:val="es-PE"/>
              </w:rPr>
            </w:pPr>
            <w:ins w:id="5893" w:author="Regina Casanova" w:date="2018-07-29T13:12:00Z">
              <w:r w:rsidRPr="00BA156B">
                <w:rPr>
                  <w:rFonts w:cs="Times New Roman"/>
                  <w:color w:val="000000"/>
                  <w:lang w:val="es-PE"/>
                </w:rPr>
                <w:t>Presencia de personal no autorizado por el usuario en la evaluación médica</w:t>
              </w:r>
            </w:ins>
          </w:p>
        </w:tc>
      </w:tr>
      <w:tr w:rsidR="00AB78DE" w:rsidRPr="00BA156B" w14:paraId="705E4D3D" w14:textId="77777777" w:rsidTr="001828F5">
        <w:tblPrEx>
          <w:tblBorders>
            <w:top w:val="none" w:sz="0" w:space="0" w:color="auto"/>
          </w:tblBorders>
        </w:tblPrEx>
        <w:trPr>
          <w:ins w:id="5894"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040D59FD" w14:textId="77777777" w:rsidR="00AB78DE" w:rsidRPr="00BA156B" w:rsidRDefault="00AB78DE" w:rsidP="001828F5">
            <w:pPr>
              <w:autoSpaceDE w:val="0"/>
              <w:autoSpaceDN w:val="0"/>
              <w:adjustRightInd w:val="0"/>
              <w:spacing w:line="380" w:lineRule="atLeast"/>
              <w:rPr>
                <w:ins w:id="5895" w:author="Regina Casanova" w:date="2018-07-29T13:12:00Z"/>
                <w:rFonts w:cs="Times New Roman"/>
                <w:color w:val="000000"/>
                <w:lang w:val="es-PE"/>
              </w:rPr>
            </w:pPr>
            <w:ins w:id="5896" w:author="Regina Casanova" w:date="2018-07-29T13:12:00Z">
              <w:r w:rsidRPr="00BA156B">
                <w:rPr>
                  <w:rFonts w:cs="Times New Roman"/>
                  <w:color w:val="000000"/>
                  <w:lang w:val="es-PE"/>
                </w:rPr>
                <w:t>Ítem #4</w:t>
              </w:r>
            </w:ins>
          </w:p>
        </w:tc>
        <w:tc>
          <w:tcPr>
            <w:tcW w:w="12452" w:type="dxa"/>
            <w:tcBorders>
              <w:bottom w:val="single" w:sz="8" w:space="0" w:color="000000"/>
              <w:right w:val="single" w:sz="8" w:space="0" w:color="000000"/>
            </w:tcBorders>
            <w:shd w:val="clear" w:color="auto" w:fill="E1E0E0"/>
            <w:vAlign w:val="bottom"/>
          </w:tcPr>
          <w:p w14:paraId="0F41F4F0" w14:textId="77777777" w:rsidR="00AB78DE" w:rsidRPr="00BA156B" w:rsidRDefault="00AB78DE" w:rsidP="001828F5">
            <w:pPr>
              <w:autoSpaceDE w:val="0"/>
              <w:autoSpaceDN w:val="0"/>
              <w:adjustRightInd w:val="0"/>
              <w:spacing w:line="380" w:lineRule="atLeast"/>
              <w:rPr>
                <w:ins w:id="5897" w:author="Regina Casanova" w:date="2018-07-29T13:12:00Z"/>
                <w:rFonts w:cs="Times New Roman"/>
                <w:color w:val="000000"/>
                <w:lang w:val="es-PE"/>
              </w:rPr>
            </w:pPr>
            <w:ins w:id="5898" w:author="Regina Casanova" w:date="2018-07-29T13:12:00Z">
              <w:r w:rsidRPr="00BA156B">
                <w:rPr>
                  <w:rFonts w:cs="Times New Roman"/>
                  <w:color w:val="000000"/>
                  <w:lang w:val="es-PE"/>
                </w:rPr>
                <w:t>Falta y/o violación de la confidencialidad del asegurado (Refiriéndose a datos, diagnóstico y/o material multimedia)</w:t>
              </w:r>
            </w:ins>
          </w:p>
        </w:tc>
      </w:tr>
      <w:tr w:rsidR="00AB78DE" w:rsidRPr="00BA156B" w14:paraId="44F08103" w14:textId="77777777" w:rsidTr="001828F5">
        <w:tblPrEx>
          <w:tblBorders>
            <w:top w:val="none" w:sz="0" w:space="0" w:color="auto"/>
          </w:tblBorders>
        </w:tblPrEx>
        <w:trPr>
          <w:ins w:id="589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6CC603E2" w14:textId="77777777" w:rsidR="00AB78DE" w:rsidRPr="00BA156B" w:rsidRDefault="00AB78DE" w:rsidP="001828F5">
            <w:pPr>
              <w:autoSpaceDE w:val="0"/>
              <w:autoSpaceDN w:val="0"/>
              <w:adjustRightInd w:val="0"/>
              <w:spacing w:line="380" w:lineRule="atLeast"/>
              <w:rPr>
                <w:ins w:id="5900" w:author="Regina Casanova" w:date="2018-07-29T13:12:00Z"/>
                <w:rFonts w:cs="Times New Roman"/>
                <w:color w:val="000000"/>
                <w:lang w:val="es-PE"/>
              </w:rPr>
            </w:pPr>
            <w:ins w:id="5901"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038FF682" w14:textId="77777777" w:rsidR="00AB78DE" w:rsidRPr="00BA156B" w:rsidRDefault="00AB78DE" w:rsidP="001828F5">
            <w:pPr>
              <w:autoSpaceDE w:val="0"/>
              <w:autoSpaceDN w:val="0"/>
              <w:adjustRightInd w:val="0"/>
              <w:spacing w:line="380" w:lineRule="atLeast"/>
              <w:rPr>
                <w:ins w:id="5902" w:author="Regina Casanova" w:date="2018-07-29T13:12:00Z"/>
                <w:rFonts w:cs="Times New Roman"/>
                <w:color w:val="000000"/>
                <w:lang w:val="es-PE"/>
              </w:rPr>
            </w:pPr>
            <w:ins w:id="5903" w:author="Regina Casanova" w:date="2018-07-29T13:12:00Z">
              <w:r w:rsidRPr="00BA156B">
                <w:rPr>
                  <w:rFonts w:cs="Times New Roman"/>
                  <w:color w:val="000000"/>
                  <w:lang w:val="es-PE"/>
                </w:rPr>
                <w:t>Problemas en Información</w:t>
              </w:r>
            </w:ins>
          </w:p>
        </w:tc>
      </w:tr>
      <w:tr w:rsidR="00AB78DE" w:rsidRPr="00BA156B" w14:paraId="02A7BB7D" w14:textId="77777777" w:rsidTr="001828F5">
        <w:tblPrEx>
          <w:tblBorders>
            <w:top w:val="none" w:sz="0" w:space="0" w:color="auto"/>
          </w:tblBorders>
        </w:tblPrEx>
        <w:trPr>
          <w:ins w:id="5904" w:author="Regina Casanova" w:date="2018-07-29T13:12:00Z"/>
        </w:trPr>
        <w:tc>
          <w:tcPr>
            <w:tcW w:w="1741" w:type="dxa"/>
            <w:tcBorders>
              <w:left w:val="single" w:sz="8" w:space="0" w:color="000000"/>
              <w:right w:val="single" w:sz="8" w:space="0" w:color="000000"/>
            </w:tcBorders>
            <w:vAlign w:val="bottom"/>
          </w:tcPr>
          <w:p w14:paraId="59923B3C" w14:textId="77777777" w:rsidR="00AB78DE" w:rsidRPr="00BA156B" w:rsidRDefault="00AB78DE" w:rsidP="001828F5">
            <w:pPr>
              <w:autoSpaceDE w:val="0"/>
              <w:autoSpaceDN w:val="0"/>
              <w:adjustRightInd w:val="0"/>
              <w:spacing w:line="380" w:lineRule="atLeast"/>
              <w:rPr>
                <w:ins w:id="5905" w:author="Regina Casanova" w:date="2018-07-29T13:12:00Z"/>
                <w:rFonts w:cs="Times New Roman"/>
                <w:color w:val="000000"/>
                <w:lang w:val="es-PE"/>
              </w:rPr>
            </w:pPr>
            <w:ins w:id="5906"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59F76342" w14:textId="77777777" w:rsidR="00AB78DE" w:rsidRPr="00BA156B" w:rsidRDefault="00AB78DE" w:rsidP="001828F5">
            <w:pPr>
              <w:autoSpaceDE w:val="0"/>
              <w:autoSpaceDN w:val="0"/>
              <w:adjustRightInd w:val="0"/>
              <w:spacing w:line="380" w:lineRule="atLeast"/>
              <w:rPr>
                <w:ins w:id="5907" w:author="Regina Casanova" w:date="2018-07-29T13:12:00Z"/>
                <w:rFonts w:cs="Times New Roman"/>
                <w:color w:val="000000"/>
                <w:lang w:val="es-PE"/>
              </w:rPr>
            </w:pPr>
            <w:ins w:id="5908" w:author="Regina Casanova" w:date="2018-07-29T13:12:00Z">
              <w:r w:rsidRPr="00BA156B">
                <w:rPr>
                  <w:rFonts w:cs="Times New Roman"/>
                  <w:color w:val="000000"/>
                  <w:lang w:val="es-PE"/>
                </w:rPr>
                <w:t>Información errada, insuficiente, no comprensible u omitida sobre procedimientos, diagnósticos y/o tratamiento médico</w:t>
              </w:r>
            </w:ins>
          </w:p>
        </w:tc>
      </w:tr>
      <w:tr w:rsidR="00AB78DE" w:rsidRPr="00BA156B" w14:paraId="628204CE" w14:textId="77777777" w:rsidTr="001828F5">
        <w:tblPrEx>
          <w:tblBorders>
            <w:top w:val="none" w:sz="0" w:space="0" w:color="auto"/>
          </w:tblBorders>
        </w:tblPrEx>
        <w:trPr>
          <w:ins w:id="5909" w:author="Regina Casanova" w:date="2018-07-29T13:12:00Z"/>
        </w:trPr>
        <w:tc>
          <w:tcPr>
            <w:tcW w:w="1741" w:type="dxa"/>
            <w:tcBorders>
              <w:left w:val="single" w:sz="8" w:space="0" w:color="000000"/>
              <w:right w:val="single" w:sz="8" w:space="0" w:color="000000"/>
            </w:tcBorders>
            <w:shd w:val="clear" w:color="auto" w:fill="E1E0E0"/>
            <w:vAlign w:val="bottom"/>
          </w:tcPr>
          <w:p w14:paraId="77D05C16" w14:textId="77777777" w:rsidR="00AB78DE" w:rsidRPr="00BA156B" w:rsidRDefault="00AB78DE" w:rsidP="001828F5">
            <w:pPr>
              <w:autoSpaceDE w:val="0"/>
              <w:autoSpaceDN w:val="0"/>
              <w:adjustRightInd w:val="0"/>
              <w:spacing w:line="380" w:lineRule="atLeast"/>
              <w:rPr>
                <w:ins w:id="5910" w:author="Regina Casanova" w:date="2018-07-29T13:12:00Z"/>
                <w:rFonts w:cs="Times New Roman"/>
                <w:color w:val="000000"/>
                <w:lang w:val="es-PE"/>
              </w:rPr>
            </w:pPr>
            <w:ins w:id="5911"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0F69A23F" w14:textId="77777777" w:rsidR="00AB78DE" w:rsidRPr="00BA156B" w:rsidRDefault="00AB78DE" w:rsidP="001828F5">
            <w:pPr>
              <w:autoSpaceDE w:val="0"/>
              <w:autoSpaceDN w:val="0"/>
              <w:adjustRightInd w:val="0"/>
              <w:spacing w:line="380" w:lineRule="atLeast"/>
              <w:rPr>
                <w:ins w:id="5912" w:author="Regina Casanova" w:date="2018-07-29T13:12:00Z"/>
                <w:rFonts w:cs="Times New Roman"/>
                <w:color w:val="000000"/>
                <w:lang w:val="es-PE"/>
              </w:rPr>
            </w:pPr>
            <w:ins w:id="5913" w:author="Regina Casanova" w:date="2018-07-29T13:12:00Z">
              <w:r w:rsidRPr="00BA156B">
                <w:rPr>
                  <w:rFonts w:cs="Times New Roman"/>
                  <w:color w:val="000000"/>
                  <w:lang w:val="es-PE"/>
                </w:rPr>
                <w:t>Información errada, insuficiente, no comprensible u omitida sobre el personal asistencial</w:t>
              </w:r>
            </w:ins>
          </w:p>
        </w:tc>
      </w:tr>
      <w:tr w:rsidR="00AB78DE" w:rsidRPr="00BA156B" w14:paraId="6FB9CCDA" w14:textId="77777777" w:rsidTr="001828F5">
        <w:tblPrEx>
          <w:tblBorders>
            <w:top w:val="none" w:sz="0" w:space="0" w:color="auto"/>
          </w:tblBorders>
        </w:tblPrEx>
        <w:trPr>
          <w:ins w:id="5914" w:author="Regina Casanova" w:date="2018-07-29T13:12:00Z"/>
        </w:trPr>
        <w:tc>
          <w:tcPr>
            <w:tcW w:w="1741" w:type="dxa"/>
            <w:tcBorders>
              <w:left w:val="single" w:sz="8" w:space="0" w:color="000000"/>
              <w:right w:val="single" w:sz="8" w:space="0" w:color="000000"/>
            </w:tcBorders>
            <w:vAlign w:val="bottom"/>
          </w:tcPr>
          <w:p w14:paraId="30FF3C56" w14:textId="77777777" w:rsidR="00AB78DE" w:rsidRPr="00BA156B" w:rsidRDefault="00AB78DE" w:rsidP="001828F5">
            <w:pPr>
              <w:autoSpaceDE w:val="0"/>
              <w:autoSpaceDN w:val="0"/>
              <w:adjustRightInd w:val="0"/>
              <w:spacing w:line="380" w:lineRule="atLeast"/>
              <w:rPr>
                <w:ins w:id="5915" w:author="Regina Casanova" w:date="2018-07-29T13:12:00Z"/>
                <w:rFonts w:cs="Times New Roman"/>
                <w:color w:val="000000"/>
                <w:lang w:val="es-PE"/>
              </w:rPr>
            </w:pPr>
            <w:ins w:id="5916"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4ABA7F7D" w14:textId="77777777" w:rsidR="00AB78DE" w:rsidRPr="00BA156B" w:rsidRDefault="00AB78DE" w:rsidP="001828F5">
            <w:pPr>
              <w:autoSpaceDE w:val="0"/>
              <w:autoSpaceDN w:val="0"/>
              <w:adjustRightInd w:val="0"/>
              <w:spacing w:line="380" w:lineRule="atLeast"/>
              <w:rPr>
                <w:ins w:id="5917" w:author="Regina Casanova" w:date="2018-07-29T13:12:00Z"/>
                <w:rFonts w:cs="Times New Roman"/>
                <w:color w:val="000000"/>
                <w:lang w:val="es-PE"/>
              </w:rPr>
            </w:pPr>
            <w:ins w:id="5918" w:author="Regina Casanova" w:date="2018-07-29T13:12:00Z">
              <w:r w:rsidRPr="00BA156B">
                <w:rPr>
                  <w:rFonts w:cs="Times New Roman"/>
                  <w:color w:val="000000"/>
                  <w:lang w:val="es-PE"/>
                </w:rPr>
                <w:t>Deficiencia de información en PAUS</w:t>
              </w:r>
            </w:ins>
          </w:p>
        </w:tc>
      </w:tr>
      <w:tr w:rsidR="00AB78DE" w:rsidRPr="00BA156B" w14:paraId="047CDC7C" w14:textId="77777777" w:rsidTr="001828F5">
        <w:tblPrEx>
          <w:tblBorders>
            <w:top w:val="none" w:sz="0" w:space="0" w:color="auto"/>
          </w:tblBorders>
        </w:tblPrEx>
        <w:trPr>
          <w:ins w:id="5919" w:author="Regina Casanova" w:date="2018-07-29T13:12:00Z"/>
        </w:trPr>
        <w:tc>
          <w:tcPr>
            <w:tcW w:w="1741" w:type="dxa"/>
            <w:tcBorders>
              <w:left w:val="single" w:sz="8" w:space="0" w:color="000000"/>
              <w:right w:val="single" w:sz="8" w:space="0" w:color="000000"/>
            </w:tcBorders>
            <w:shd w:val="clear" w:color="auto" w:fill="E1E0E0"/>
            <w:vAlign w:val="bottom"/>
          </w:tcPr>
          <w:p w14:paraId="45F4BD5B" w14:textId="77777777" w:rsidR="00AB78DE" w:rsidRPr="00BA156B" w:rsidRDefault="00AB78DE" w:rsidP="001828F5">
            <w:pPr>
              <w:autoSpaceDE w:val="0"/>
              <w:autoSpaceDN w:val="0"/>
              <w:adjustRightInd w:val="0"/>
              <w:spacing w:line="380" w:lineRule="atLeast"/>
              <w:rPr>
                <w:ins w:id="5920" w:author="Regina Casanova" w:date="2018-07-29T13:12:00Z"/>
                <w:rFonts w:cs="Times New Roman"/>
                <w:color w:val="000000"/>
                <w:lang w:val="es-PE"/>
              </w:rPr>
            </w:pPr>
            <w:ins w:id="5921"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59113721" w14:textId="77777777" w:rsidR="00AB78DE" w:rsidRPr="00BA156B" w:rsidRDefault="00AB78DE" w:rsidP="001828F5">
            <w:pPr>
              <w:autoSpaceDE w:val="0"/>
              <w:autoSpaceDN w:val="0"/>
              <w:adjustRightInd w:val="0"/>
              <w:spacing w:line="380" w:lineRule="atLeast"/>
              <w:rPr>
                <w:ins w:id="5922" w:author="Regina Casanova" w:date="2018-07-29T13:12:00Z"/>
                <w:rFonts w:cs="Times New Roman"/>
                <w:color w:val="000000"/>
                <w:lang w:val="es-PE"/>
              </w:rPr>
            </w:pPr>
            <w:ins w:id="5923" w:author="Regina Casanova" w:date="2018-07-29T13:12:00Z">
              <w:r w:rsidRPr="00BA156B">
                <w:rPr>
                  <w:rFonts w:cs="Times New Roman"/>
                  <w:color w:val="000000"/>
                  <w:lang w:val="es-PE"/>
                </w:rPr>
                <w:t>Información errada, insuficiente, no comprensible u omitida sobre los procedimientos administrativos</w:t>
              </w:r>
            </w:ins>
          </w:p>
        </w:tc>
      </w:tr>
      <w:tr w:rsidR="00AB78DE" w:rsidRPr="00BA156B" w14:paraId="71D54856" w14:textId="77777777" w:rsidTr="001828F5">
        <w:tblPrEx>
          <w:tblBorders>
            <w:top w:val="none" w:sz="0" w:space="0" w:color="auto"/>
          </w:tblBorders>
        </w:tblPrEx>
        <w:trPr>
          <w:ins w:id="5924" w:author="Regina Casanova" w:date="2018-07-29T13:12:00Z"/>
        </w:trPr>
        <w:tc>
          <w:tcPr>
            <w:tcW w:w="1741" w:type="dxa"/>
            <w:tcBorders>
              <w:left w:val="single" w:sz="8" w:space="0" w:color="000000"/>
              <w:bottom w:val="single" w:sz="8" w:space="0" w:color="000000"/>
              <w:right w:val="single" w:sz="8" w:space="0" w:color="000000"/>
            </w:tcBorders>
            <w:vAlign w:val="bottom"/>
          </w:tcPr>
          <w:p w14:paraId="45233F50" w14:textId="77777777" w:rsidR="00AB78DE" w:rsidRPr="00BA156B" w:rsidRDefault="00AB78DE" w:rsidP="001828F5">
            <w:pPr>
              <w:autoSpaceDE w:val="0"/>
              <w:autoSpaceDN w:val="0"/>
              <w:adjustRightInd w:val="0"/>
              <w:spacing w:line="380" w:lineRule="atLeast"/>
              <w:rPr>
                <w:ins w:id="5925" w:author="Regina Casanova" w:date="2018-07-29T13:12:00Z"/>
                <w:rFonts w:cs="Times New Roman"/>
                <w:color w:val="000000"/>
                <w:lang w:val="es-PE"/>
              </w:rPr>
            </w:pPr>
            <w:ins w:id="5926" w:author="Regina Casanova" w:date="2018-07-29T13:12:00Z">
              <w:r w:rsidRPr="00BA156B">
                <w:rPr>
                  <w:rFonts w:cs="Times New Roman"/>
                  <w:color w:val="000000"/>
                  <w:lang w:val="es-PE"/>
                </w:rPr>
                <w:t>Ítem #5</w:t>
              </w:r>
            </w:ins>
          </w:p>
        </w:tc>
        <w:tc>
          <w:tcPr>
            <w:tcW w:w="12452" w:type="dxa"/>
            <w:tcBorders>
              <w:bottom w:val="single" w:sz="8" w:space="0" w:color="000000"/>
              <w:right w:val="single" w:sz="8" w:space="0" w:color="000000"/>
            </w:tcBorders>
            <w:vAlign w:val="bottom"/>
          </w:tcPr>
          <w:p w14:paraId="7440B7BA" w14:textId="77777777" w:rsidR="00AB78DE" w:rsidRPr="00BA156B" w:rsidRDefault="00AB78DE" w:rsidP="001828F5">
            <w:pPr>
              <w:autoSpaceDE w:val="0"/>
              <w:autoSpaceDN w:val="0"/>
              <w:adjustRightInd w:val="0"/>
              <w:spacing w:line="380" w:lineRule="atLeast"/>
              <w:rPr>
                <w:ins w:id="5927" w:author="Regina Casanova" w:date="2018-07-29T13:12:00Z"/>
                <w:rFonts w:cs="Times New Roman"/>
                <w:color w:val="000000"/>
                <w:lang w:val="es-PE"/>
              </w:rPr>
            </w:pPr>
            <w:ins w:id="5928" w:author="Regina Casanova" w:date="2018-07-29T13:12:00Z">
              <w:r w:rsidRPr="00BA156B">
                <w:rPr>
                  <w:rFonts w:cs="Times New Roman"/>
                  <w:color w:val="000000"/>
                  <w:lang w:val="es-PE"/>
                </w:rPr>
                <w:t>Información errada, insuficiente, no comprensible u omitida sobre procedimientos asistenciales no médicos (exámenes de laboratorio, etc.)</w:t>
              </w:r>
            </w:ins>
          </w:p>
        </w:tc>
      </w:tr>
      <w:tr w:rsidR="00AB78DE" w:rsidRPr="00BA156B" w14:paraId="1A68E95A" w14:textId="77777777" w:rsidTr="001828F5">
        <w:tblPrEx>
          <w:tblBorders>
            <w:top w:val="none" w:sz="0" w:space="0" w:color="auto"/>
          </w:tblBorders>
        </w:tblPrEx>
        <w:trPr>
          <w:ins w:id="592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1E450F7E" w14:textId="77777777" w:rsidR="00AB78DE" w:rsidRPr="00BA156B" w:rsidRDefault="00AB78DE" w:rsidP="001828F5">
            <w:pPr>
              <w:autoSpaceDE w:val="0"/>
              <w:autoSpaceDN w:val="0"/>
              <w:adjustRightInd w:val="0"/>
              <w:spacing w:line="380" w:lineRule="atLeast"/>
              <w:rPr>
                <w:ins w:id="5930" w:author="Regina Casanova" w:date="2018-07-29T13:12:00Z"/>
                <w:rFonts w:cs="Times New Roman"/>
                <w:color w:val="000000"/>
                <w:lang w:val="es-PE"/>
              </w:rPr>
            </w:pPr>
            <w:ins w:id="5931" w:author="Regina Casanova" w:date="2018-07-29T13:12:00Z">
              <w:r w:rsidRPr="00BA156B">
                <w:rPr>
                  <w:rFonts w:cs="Times New Roman"/>
                  <w:color w:val="000000"/>
                  <w:lang w:val="es-PE"/>
                </w:rPr>
                <w:lastRenderedPageBreak/>
                <w:t>Categoría</w:t>
              </w:r>
            </w:ins>
          </w:p>
        </w:tc>
        <w:tc>
          <w:tcPr>
            <w:tcW w:w="12452" w:type="dxa"/>
            <w:tcBorders>
              <w:bottom w:val="single" w:sz="8" w:space="0" w:color="000000"/>
              <w:right w:val="single" w:sz="8" w:space="0" w:color="000000"/>
            </w:tcBorders>
            <w:shd w:val="clear" w:color="auto" w:fill="A5B9E1"/>
            <w:vAlign w:val="bottom"/>
          </w:tcPr>
          <w:p w14:paraId="5A701F2D" w14:textId="77777777" w:rsidR="00AB78DE" w:rsidRPr="00BA156B" w:rsidRDefault="00AB78DE" w:rsidP="001828F5">
            <w:pPr>
              <w:autoSpaceDE w:val="0"/>
              <w:autoSpaceDN w:val="0"/>
              <w:adjustRightInd w:val="0"/>
              <w:spacing w:line="380" w:lineRule="atLeast"/>
              <w:rPr>
                <w:ins w:id="5932" w:author="Regina Casanova" w:date="2018-07-29T13:12:00Z"/>
                <w:rFonts w:cs="Times New Roman"/>
                <w:color w:val="000000"/>
                <w:lang w:val="es-PE"/>
              </w:rPr>
            </w:pPr>
            <w:ins w:id="5933" w:author="Regina Casanova" w:date="2018-07-29T13:12:00Z">
              <w:r w:rsidRPr="00BA156B">
                <w:rPr>
                  <w:rFonts w:cs="Times New Roman"/>
                  <w:color w:val="000000"/>
                  <w:lang w:val="es-PE"/>
                </w:rPr>
                <w:t>Historia Clínica</w:t>
              </w:r>
            </w:ins>
          </w:p>
        </w:tc>
      </w:tr>
      <w:tr w:rsidR="00AB78DE" w:rsidRPr="00BA156B" w14:paraId="1D5E39DD" w14:textId="77777777" w:rsidTr="001828F5">
        <w:tblPrEx>
          <w:tblBorders>
            <w:top w:val="none" w:sz="0" w:space="0" w:color="auto"/>
          </w:tblBorders>
        </w:tblPrEx>
        <w:trPr>
          <w:ins w:id="5934" w:author="Regina Casanova" w:date="2018-07-29T13:12:00Z"/>
        </w:trPr>
        <w:tc>
          <w:tcPr>
            <w:tcW w:w="1741" w:type="dxa"/>
            <w:tcBorders>
              <w:left w:val="single" w:sz="8" w:space="0" w:color="000000"/>
              <w:right w:val="single" w:sz="8" w:space="0" w:color="000000"/>
            </w:tcBorders>
            <w:vAlign w:val="bottom"/>
          </w:tcPr>
          <w:p w14:paraId="45CCD9AB" w14:textId="77777777" w:rsidR="00AB78DE" w:rsidRPr="00BA156B" w:rsidRDefault="00AB78DE" w:rsidP="001828F5">
            <w:pPr>
              <w:autoSpaceDE w:val="0"/>
              <w:autoSpaceDN w:val="0"/>
              <w:adjustRightInd w:val="0"/>
              <w:spacing w:line="380" w:lineRule="atLeast"/>
              <w:rPr>
                <w:ins w:id="5935" w:author="Regina Casanova" w:date="2018-07-29T13:12:00Z"/>
                <w:rFonts w:cs="Times New Roman"/>
                <w:color w:val="000000"/>
                <w:lang w:val="es-PE"/>
              </w:rPr>
            </w:pPr>
            <w:ins w:id="5936"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5EC742E5" w14:textId="77777777" w:rsidR="00AB78DE" w:rsidRPr="00BA156B" w:rsidRDefault="00AB78DE" w:rsidP="001828F5">
            <w:pPr>
              <w:autoSpaceDE w:val="0"/>
              <w:autoSpaceDN w:val="0"/>
              <w:adjustRightInd w:val="0"/>
              <w:spacing w:line="380" w:lineRule="atLeast"/>
              <w:rPr>
                <w:ins w:id="5937" w:author="Regina Casanova" w:date="2018-07-29T13:12:00Z"/>
                <w:rFonts w:cs="Times New Roman"/>
                <w:color w:val="000000"/>
                <w:lang w:val="es-PE"/>
              </w:rPr>
            </w:pPr>
            <w:ins w:id="5938" w:author="Regina Casanova" w:date="2018-07-29T13:12:00Z">
              <w:r>
                <w:rPr>
                  <w:rFonts w:cs="Times New Roman"/>
                  <w:color w:val="000000"/>
                  <w:lang w:val="es-PE"/>
                </w:rPr>
                <w:t>Pé</w:t>
              </w:r>
              <w:r w:rsidRPr="00BA156B">
                <w:rPr>
                  <w:rFonts w:cs="Times New Roman"/>
                  <w:color w:val="000000"/>
                  <w:lang w:val="es-PE"/>
                </w:rPr>
                <w:t>rdida de Historia Clínica</w:t>
              </w:r>
            </w:ins>
          </w:p>
        </w:tc>
      </w:tr>
      <w:tr w:rsidR="00AB78DE" w:rsidRPr="00BA156B" w14:paraId="70694D1F" w14:textId="77777777" w:rsidTr="001828F5">
        <w:tblPrEx>
          <w:tblBorders>
            <w:top w:val="none" w:sz="0" w:space="0" w:color="auto"/>
          </w:tblBorders>
        </w:tblPrEx>
        <w:trPr>
          <w:ins w:id="5939" w:author="Regina Casanova" w:date="2018-07-29T13:12:00Z"/>
        </w:trPr>
        <w:tc>
          <w:tcPr>
            <w:tcW w:w="1741" w:type="dxa"/>
            <w:tcBorders>
              <w:left w:val="single" w:sz="8" w:space="0" w:color="000000"/>
              <w:right w:val="single" w:sz="8" w:space="0" w:color="000000"/>
            </w:tcBorders>
            <w:shd w:val="clear" w:color="auto" w:fill="E1E0E0"/>
            <w:vAlign w:val="bottom"/>
          </w:tcPr>
          <w:p w14:paraId="42DE91A0" w14:textId="77777777" w:rsidR="00AB78DE" w:rsidRPr="00BA156B" w:rsidRDefault="00AB78DE" w:rsidP="001828F5">
            <w:pPr>
              <w:autoSpaceDE w:val="0"/>
              <w:autoSpaceDN w:val="0"/>
              <w:adjustRightInd w:val="0"/>
              <w:spacing w:line="380" w:lineRule="atLeast"/>
              <w:rPr>
                <w:ins w:id="5940" w:author="Regina Casanova" w:date="2018-07-29T13:12:00Z"/>
                <w:rFonts w:cs="Times New Roman"/>
                <w:color w:val="000000"/>
                <w:lang w:val="es-PE"/>
              </w:rPr>
            </w:pPr>
            <w:ins w:id="5941"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6F8585C2" w14:textId="77777777" w:rsidR="00AB78DE" w:rsidRPr="00BA156B" w:rsidRDefault="00AB78DE" w:rsidP="001828F5">
            <w:pPr>
              <w:autoSpaceDE w:val="0"/>
              <w:autoSpaceDN w:val="0"/>
              <w:adjustRightInd w:val="0"/>
              <w:spacing w:line="380" w:lineRule="atLeast"/>
              <w:rPr>
                <w:ins w:id="5942" w:author="Regina Casanova" w:date="2018-07-29T13:12:00Z"/>
                <w:rFonts w:cs="Times New Roman"/>
                <w:color w:val="000000"/>
                <w:lang w:val="es-PE"/>
              </w:rPr>
            </w:pPr>
            <w:ins w:id="5943" w:author="Regina Casanova" w:date="2018-07-29T13:12:00Z">
              <w:r w:rsidRPr="00BA156B">
                <w:rPr>
                  <w:rFonts w:cs="Times New Roman"/>
                  <w:color w:val="000000"/>
                  <w:lang w:val="es-PE"/>
                </w:rPr>
                <w:t>Duplicidad de Historia Clínica</w:t>
              </w:r>
            </w:ins>
          </w:p>
        </w:tc>
      </w:tr>
      <w:tr w:rsidR="00AB78DE" w:rsidRPr="00BA156B" w14:paraId="2A5B849F" w14:textId="77777777" w:rsidTr="001828F5">
        <w:tblPrEx>
          <w:tblBorders>
            <w:top w:val="none" w:sz="0" w:space="0" w:color="auto"/>
          </w:tblBorders>
        </w:tblPrEx>
        <w:trPr>
          <w:ins w:id="5944" w:author="Regina Casanova" w:date="2018-07-29T13:12:00Z"/>
        </w:trPr>
        <w:tc>
          <w:tcPr>
            <w:tcW w:w="1741" w:type="dxa"/>
            <w:tcBorders>
              <w:left w:val="single" w:sz="8" w:space="0" w:color="000000"/>
              <w:bottom w:val="single" w:sz="8" w:space="0" w:color="000000"/>
              <w:right w:val="single" w:sz="8" w:space="0" w:color="000000"/>
            </w:tcBorders>
            <w:vAlign w:val="bottom"/>
          </w:tcPr>
          <w:p w14:paraId="12C0A2F6" w14:textId="77777777" w:rsidR="00AB78DE" w:rsidRPr="00BA156B" w:rsidRDefault="00AB78DE" w:rsidP="001828F5">
            <w:pPr>
              <w:autoSpaceDE w:val="0"/>
              <w:autoSpaceDN w:val="0"/>
              <w:adjustRightInd w:val="0"/>
              <w:spacing w:line="380" w:lineRule="atLeast"/>
              <w:rPr>
                <w:ins w:id="5945" w:author="Regina Casanova" w:date="2018-07-29T13:12:00Z"/>
                <w:rFonts w:cs="Times New Roman"/>
                <w:color w:val="000000"/>
                <w:lang w:val="es-PE"/>
              </w:rPr>
            </w:pPr>
            <w:ins w:id="5946" w:author="Regina Casanova" w:date="2018-07-29T13:12:00Z">
              <w:r w:rsidRPr="00BA156B">
                <w:rPr>
                  <w:rFonts w:cs="Times New Roman"/>
                  <w:color w:val="000000"/>
                  <w:lang w:val="es-PE"/>
                </w:rPr>
                <w:t>Ítem #3</w:t>
              </w:r>
            </w:ins>
          </w:p>
        </w:tc>
        <w:tc>
          <w:tcPr>
            <w:tcW w:w="12452" w:type="dxa"/>
            <w:tcBorders>
              <w:bottom w:val="single" w:sz="8" w:space="0" w:color="000000"/>
              <w:right w:val="single" w:sz="8" w:space="0" w:color="000000"/>
            </w:tcBorders>
            <w:vAlign w:val="bottom"/>
          </w:tcPr>
          <w:p w14:paraId="03388539" w14:textId="77777777" w:rsidR="00AB78DE" w:rsidRPr="00BA156B" w:rsidRDefault="00AB78DE" w:rsidP="001828F5">
            <w:pPr>
              <w:autoSpaceDE w:val="0"/>
              <w:autoSpaceDN w:val="0"/>
              <w:adjustRightInd w:val="0"/>
              <w:spacing w:line="380" w:lineRule="atLeast"/>
              <w:rPr>
                <w:ins w:id="5947" w:author="Regina Casanova" w:date="2018-07-29T13:12:00Z"/>
                <w:rFonts w:cs="Times New Roman"/>
                <w:color w:val="000000"/>
                <w:lang w:val="es-PE"/>
              </w:rPr>
            </w:pPr>
            <w:ins w:id="5948" w:author="Regina Casanova" w:date="2018-07-29T13:12:00Z">
              <w:r w:rsidRPr="00BA156B">
                <w:rPr>
                  <w:rFonts w:cs="Times New Roman"/>
                  <w:color w:val="000000"/>
                  <w:lang w:val="es-PE"/>
                </w:rPr>
                <w:t>Mal manejo de Historia Clínica (maltrato, mala compaginación, ilegibilidad, etc.)</w:t>
              </w:r>
            </w:ins>
          </w:p>
        </w:tc>
      </w:tr>
      <w:tr w:rsidR="00AB78DE" w:rsidRPr="00BA156B" w14:paraId="1BFB0B3A" w14:textId="77777777" w:rsidTr="001828F5">
        <w:tblPrEx>
          <w:tblBorders>
            <w:top w:val="none" w:sz="0" w:space="0" w:color="auto"/>
          </w:tblBorders>
        </w:tblPrEx>
        <w:trPr>
          <w:ins w:id="594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13FB81FD" w14:textId="77777777" w:rsidR="00AB78DE" w:rsidRPr="00BA156B" w:rsidRDefault="00AB78DE" w:rsidP="001828F5">
            <w:pPr>
              <w:autoSpaceDE w:val="0"/>
              <w:autoSpaceDN w:val="0"/>
              <w:adjustRightInd w:val="0"/>
              <w:spacing w:line="380" w:lineRule="atLeast"/>
              <w:rPr>
                <w:ins w:id="5950" w:author="Regina Casanova" w:date="2018-07-29T13:12:00Z"/>
                <w:rFonts w:cs="Times New Roman"/>
                <w:color w:val="000000"/>
                <w:lang w:val="es-PE"/>
              </w:rPr>
            </w:pPr>
            <w:ins w:id="5951"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32B67032" w14:textId="77777777" w:rsidR="00AB78DE" w:rsidRPr="00BA156B" w:rsidRDefault="00AB78DE" w:rsidP="001828F5">
            <w:pPr>
              <w:autoSpaceDE w:val="0"/>
              <w:autoSpaceDN w:val="0"/>
              <w:adjustRightInd w:val="0"/>
              <w:spacing w:line="380" w:lineRule="atLeast"/>
              <w:rPr>
                <w:ins w:id="5952" w:author="Regina Casanova" w:date="2018-07-29T13:12:00Z"/>
                <w:rFonts w:cs="Times New Roman"/>
                <w:color w:val="000000"/>
                <w:lang w:val="es-PE"/>
              </w:rPr>
            </w:pPr>
            <w:ins w:id="5953" w:author="Regina Casanova" w:date="2018-07-29T13:12:00Z">
              <w:r w:rsidRPr="00BA156B">
                <w:rPr>
                  <w:rFonts w:cs="Times New Roman"/>
                  <w:color w:val="000000"/>
                  <w:lang w:val="es-PE"/>
                </w:rPr>
                <w:t>Problemas con Medicamentos, Insumos y/o reactivos</w:t>
              </w:r>
            </w:ins>
          </w:p>
        </w:tc>
      </w:tr>
      <w:tr w:rsidR="00AB78DE" w:rsidRPr="00BA156B" w14:paraId="32F9A457" w14:textId="77777777" w:rsidTr="001828F5">
        <w:tblPrEx>
          <w:tblBorders>
            <w:top w:val="none" w:sz="0" w:space="0" w:color="auto"/>
          </w:tblBorders>
        </w:tblPrEx>
        <w:trPr>
          <w:ins w:id="5954" w:author="Regina Casanova" w:date="2018-07-29T13:12:00Z"/>
        </w:trPr>
        <w:tc>
          <w:tcPr>
            <w:tcW w:w="1741" w:type="dxa"/>
            <w:tcBorders>
              <w:left w:val="single" w:sz="8" w:space="0" w:color="000000"/>
              <w:right w:val="single" w:sz="8" w:space="0" w:color="000000"/>
            </w:tcBorders>
            <w:vAlign w:val="bottom"/>
          </w:tcPr>
          <w:p w14:paraId="08EA7A7A" w14:textId="77777777" w:rsidR="00AB78DE" w:rsidRPr="00BA156B" w:rsidRDefault="00AB78DE" w:rsidP="001828F5">
            <w:pPr>
              <w:autoSpaceDE w:val="0"/>
              <w:autoSpaceDN w:val="0"/>
              <w:adjustRightInd w:val="0"/>
              <w:spacing w:line="380" w:lineRule="atLeast"/>
              <w:rPr>
                <w:ins w:id="5955" w:author="Regina Casanova" w:date="2018-07-29T13:12:00Z"/>
                <w:rFonts w:cs="Times New Roman"/>
                <w:color w:val="000000"/>
                <w:lang w:val="es-PE"/>
              </w:rPr>
            </w:pPr>
            <w:ins w:id="5956"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26695BF6" w14:textId="77777777" w:rsidR="00AB78DE" w:rsidRPr="00BA156B" w:rsidRDefault="00AB78DE" w:rsidP="001828F5">
            <w:pPr>
              <w:autoSpaceDE w:val="0"/>
              <w:autoSpaceDN w:val="0"/>
              <w:adjustRightInd w:val="0"/>
              <w:spacing w:line="380" w:lineRule="atLeast"/>
              <w:rPr>
                <w:ins w:id="5957" w:author="Regina Casanova" w:date="2018-07-29T13:12:00Z"/>
                <w:rFonts w:cs="Times New Roman"/>
                <w:color w:val="000000"/>
                <w:lang w:val="es-PE"/>
              </w:rPr>
            </w:pPr>
            <w:ins w:id="5958" w:author="Regina Casanova" w:date="2018-07-29T13:12:00Z">
              <w:r w:rsidRPr="00BA156B">
                <w:rPr>
                  <w:rFonts w:cs="Times New Roman"/>
                  <w:color w:val="000000"/>
                  <w:lang w:val="es-PE"/>
                </w:rPr>
                <w:t>Medicamentos excluidos del petitorio</w:t>
              </w:r>
            </w:ins>
          </w:p>
        </w:tc>
      </w:tr>
      <w:tr w:rsidR="00AB78DE" w:rsidRPr="00BA156B" w14:paraId="7ED8E6FB" w14:textId="77777777" w:rsidTr="001828F5">
        <w:tblPrEx>
          <w:tblBorders>
            <w:top w:val="none" w:sz="0" w:space="0" w:color="auto"/>
          </w:tblBorders>
        </w:tblPrEx>
        <w:trPr>
          <w:ins w:id="5959" w:author="Regina Casanova" w:date="2018-07-29T13:12:00Z"/>
        </w:trPr>
        <w:tc>
          <w:tcPr>
            <w:tcW w:w="1741" w:type="dxa"/>
            <w:tcBorders>
              <w:left w:val="single" w:sz="8" w:space="0" w:color="000000"/>
              <w:right w:val="single" w:sz="8" w:space="0" w:color="000000"/>
            </w:tcBorders>
            <w:shd w:val="clear" w:color="auto" w:fill="E1E0E0"/>
            <w:vAlign w:val="bottom"/>
          </w:tcPr>
          <w:p w14:paraId="2E226B62" w14:textId="77777777" w:rsidR="00AB78DE" w:rsidRPr="00BA156B" w:rsidRDefault="00AB78DE" w:rsidP="001828F5">
            <w:pPr>
              <w:autoSpaceDE w:val="0"/>
              <w:autoSpaceDN w:val="0"/>
              <w:adjustRightInd w:val="0"/>
              <w:spacing w:line="380" w:lineRule="atLeast"/>
              <w:rPr>
                <w:ins w:id="5960" w:author="Regina Casanova" w:date="2018-07-29T13:12:00Z"/>
                <w:rFonts w:cs="Times New Roman"/>
                <w:color w:val="000000"/>
                <w:lang w:val="es-PE"/>
              </w:rPr>
            </w:pPr>
            <w:ins w:id="5961"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797E56E7" w14:textId="77777777" w:rsidR="00AB78DE" w:rsidRPr="00BA156B" w:rsidRDefault="00AB78DE" w:rsidP="001828F5">
            <w:pPr>
              <w:autoSpaceDE w:val="0"/>
              <w:autoSpaceDN w:val="0"/>
              <w:adjustRightInd w:val="0"/>
              <w:spacing w:line="380" w:lineRule="atLeast"/>
              <w:rPr>
                <w:ins w:id="5962" w:author="Regina Casanova" w:date="2018-07-29T13:12:00Z"/>
                <w:rFonts w:cs="Times New Roman"/>
                <w:color w:val="000000"/>
                <w:lang w:val="es-PE"/>
              </w:rPr>
            </w:pPr>
            <w:ins w:id="5963" w:author="Regina Casanova" w:date="2018-07-29T13:12:00Z">
              <w:r w:rsidRPr="00BA156B">
                <w:rPr>
                  <w:rFonts w:cs="Times New Roman"/>
                  <w:color w:val="000000"/>
                  <w:lang w:val="es-PE"/>
                </w:rPr>
                <w:t>Falta de medicamentos, insumos y/o reactivos en las IPRESS</w:t>
              </w:r>
            </w:ins>
          </w:p>
        </w:tc>
      </w:tr>
      <w:tr w:rsidR="00AB78DE" w:rsidRPr="00BA156B" w14:paraId="7C2B0D79" w14:textId="77777777" w:rsidTr="001828F5">
        <w:tblPrEx>
          <w:tblBorders>
            <w:top w:val="none" w:sz="0" w:space="0" w:color="auto"/>
          </w:tblBorders>
        </w:tblPrEx>
        <w:trPr>
          <w:ins w:id="5964" w:author="Regina Casanova" w:date="2018-07-29T13:12:00Z"/>
        </w:trPr>
        <w:tc>
          <w:tcPr>
            <w:tcW w:w="1741" w:type="dxa"/>
            <w:tcBorders>
              <w:left w:val="single" w:sz="8" w:space="0" w:color="000000"/>
              <w:bottom w:val="single" w:sz="8" w:space="0" w:color="000000"/>
              <w:right w:val="single" w:sz="8" w:space="0" w:color="000000"/>
            </w:tcBorders>
            <w:vAlign w:val="bottom"/>
          </w:tcPr>
          <w:p w14:paraId="6222302E" w14:textId="77777777" w:rsidR="00AB78DE" w:rsidRPr="00BA156B" w:rsidRDefault="00AB78DE" w:rsidP="001828F5">
            <w:pPr>
              <w:autoSpaceDE w:val="0"/>
              <w:autoSpaceDN w:val="0"/>
              <w:adjustRightInd w:val="0"/>
              <w:spacing w:line="380" w:lineRule="atLeast"/>
              <w:rPr>
                <w:ins w:id="5965" w:author="Regina Casanova" w:date="2018-07-29T13:12:00Z"/>
                <w:rFonts w:cs="Times New Roman"/>
                <w:color w:val="000000"/>
                <w:lang w:val="es-PE"/>
              </w:rPr>
            </w:pPr>
            <w:ins w:id="5966" w:author="Regina Casanova" w:date="2018-07-29T13:12:00Z">
              <w:r w:rsidRPr="00BA156B">
                <w:rPr>
                  <w:rFonts w:cs="Times New Roman"/>
                  <w:color w:val="000000"/>
                  <w:lang w:val="es-PE"/>
                </w:rPr>
                <w:t>Ítem #3</w:t>
              </w:r>
            </w:ins>
          </w:p>
        </w:tc>
        <w:tc>
          <w:tcPr>
            <w:tcW w:w="12452" w:type="dxa"/>
            <w:tcBorders>
              <w:bottom w:val="single" w:sz="8" w:space="0" w:color="000000"/>
              <w:right w:val="single" w:sz="8" w:space="0" w:color="000000"/>
            </w:tcBorders>
            <w:vAlign w:val="bottom"/>
          </w:tcPr>
          <w:p w14:paraId="549F3E6F" w14:textId="77777777" w:rsidR="00AB78DE" w:rsidRPr="00BA156B" w:rsidRDefault="00AB78DE" w:rsidP="001828F5">
            <w:pPr>
              <w:autoSpaceDE w:val="0"/>
              <w:autoSpaceDN w:val="0"/>
              <w:adjustRightInd w:val="0"/>
              <w:spacing w:line="380" w:lineRule="atLeast"/>
              <w:rPr>
                <w:ins w:id="5967" w:author="Regina Casanova" w:date="2018-07-29T13:12:00Z"/>
                <w:rFonts w:cs="Times New Roman"/>
                <w:color w:val="000000"/>
                <w:lang w:val="es-PE"/>
              </w:rPr>
            </w:pPr>
            <w:ins w:id="5968" w:author="Regina Casanova" w:date="2018-07-29T13:12:00Z">
              <w:r w:rsidRPr="00BA156B">
                <w:rPr>
                  <w:rFonts w:cs="Times New Roman"/>
                  <w:color w:val="000000"/>
                  <w:lang w:val="es-PE"/>
                </w:rPr>
                <w:t>Deficiencia en la entrega de medicamentos, reactivos e/o insumos</w:t>
              </w:r>
            </w:ins>
          </w:p>
        </w:tc>
      </w:tr>
      <w:tr w:rsidR="00AB78DE" w:rsidRPr="00BA156B" w14:paraId="0F5944EA" w14:textId="77777777" w:rsidTr="001828F5">
        <w:tblPrEx>
          <w:tblBorders>
            <w:top w:val="none" w:sz="0" w:space="0" w:color="auto"/>
          </w:tblBorders>
        </w:tblPrEx>
        <w:trPr>
          <w:ins w:id="596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1AB0E367" w14:textId="77777777" w:rsidR="00AB78DE" w:rsidRPr="00BA156B" w:rsidRDefault="00AB78DE" w:rsidP="001828F5">
            <w:pPr>
              <w:autoSpaceDE w:val="0"/>
              <w:autoSpaceDN w:val="0"/>
              <w:adjustRightInd w:val="0"/>
              <w:spacing w:line="380" w:lineRule="atLeast"/>
              <w:rPr>
                <w:ins w:id="5970" w:author="Regina Casanova" w:date="2018-07-29T13:12:00Z"/>
                <w:rFonts w:cs="Times New Roman"/>
                <w:color w:val="000000"/>
                <w:lang w:val="es-PE"/>
              </w:rPr>
            </w:pPr>
            <w:ins w:id="5971"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0F10B76B" w14:textId="77777777" w:rsidR="00AB78DE" w:rsidRPr="00BA156B" w:rsidRDefault="00AB78DE" w:rsidP="001828F5">
            <w:pPr>
              <w:autoSpaceDE w:val="0"/>
              <w:autoSpaceDN w:val="0"/>
              <w:adjustRightInd w:val="0"/>
              <w:spacing w:line="380" w:lineRule="atLeast"/>
              <w:rPr>
                <w:ins w:id="5972" w:author="Regina Casanova" w:date="2018-07-29T13:12:00Z"/>
                <w:rFonts w:cs="Times New Roman"/>
                <w:color w:val="000000"/>
                <w:lang w:val="es-PE"/>
              </w:rPr>
            </w:pPr>
            <w:ins w:id="5973" w:author="Regina Casanova" w:date="2018-07-29T13:12:00Z">
              <w:r w:rsidRPr="00BA156B">
                <w:rPr>
                  <w:rFonts w:cs="Times New Roman"/>
                  <w:color w:val="000000"/>
                  <w:lang w:val="es-PE"/>
                </w:rPr>
                <w:t>Problemas con el trato al asegurado</w:t>
              </w:r>
            </w:ins>
          </w:p>
        </w:tc>
      </w:tr>
      <w:tr w:rsidR="00AB78DE" w:rsidRPr="00BA156B" w14:paraId="75788D30" w14:textId="77777777" w:rsidTr="001828F5">
        <w:tblPrEx>
          <w:tblBorders>
            <w:top w:val="none" w:sz="0" w:space="0" w:color="auto"/>
          </w:tblBorders>
        </w:tblPrEx>
        <w:trPr>
          <w:ins w:id="5974" w:author="Regina Casanova" w:date="2018-07-29T13:12:00Z"/>
        </w:trPr>
        <w:tc>
          <w:tcPr>
            <w:tcW w:w="1741" w:type="dxa"/>
            <w:tcBorders>
              <w:left w:val="single" w:sz="8" w:space="0" w:color="000000"/>
              <w:right w:val="single" w:sz="8" w:space="0" w:color="000000"/>
            </w:tcBorders>
            <w:vAlign w:val="bottom"/>
          </w:tcPr>
          <w:p w14:paraId="6EB56B98" w14:textId="77777777" w:rsidR="00AB78DE" w:rsidRPr="00BA156B" w:rsidRDefault="00AB78DE" w:rsidP="001828F5">
            <w:pPr>
              <w:autoSpaceDE w:val="0"/>
              <w:autoSpaceDN w:val="0"/>
              <w:adjustRightInd w:val="0"/>
              <w:spacing w:line="380" w:lineRule="atLeast"/>
              <w:rPr>
                <w:ins w:id="5975" w:author="Regina Casanova" w:date="2018-07-29T13:12:00Z"/>
                <w:rFonts w:cs="Times New Roman"/>
                <w:color w:val="000000"/>
                <w:lang w:val="es-PE"/>
              </w:rPr>
            </w:pPr>
            <w:ins w:id="5976"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40ED94F7" w14:textId="77777777" w:rsidR="00AB78DE" w:rsidRPr="00BA156B" w:rsidRDefault="00AB78DE" w:rsidP="001828F5">
            <w:pPr>
              <w:autoSpaceDE w:val="0"/>
              <w:autoSpaceDN w:val="0"/>
              <w:adjustRightInd w:val="0"/>
              <w:spacing w:line="380" w:lineRule="atLeast"/>
              <w:rPr>
                <w:ins w:id="5977" w:author="Regina Casanova" w:date="2018-07-29T13:12:00Z"/>
                <w:rFonts w:cs="Times New Roman"/>
                <w:color w:val="000000"/>
                <w:lang w:val="es-PE"/>
              </w:rPr>
            </w:pPr>
            <w:ins w:id="5978" w:author="Regina Casanova" w:date="2018-07-29T13:12:00Z">
              <w:r w:rsidRPr="00BA156B">
                <w:rPr>
                  <w:rFonts w:cs="Times New Roman"/>
                  <w:color w:val="000000"/>
                  <w:lang w:val="es-PE"/>
                </w:rPr>
                <w:t>Descortesía del personal no médico</w:t>
              </w:r>
            </w:ins>
          </w:p>
        </w:tc>
      </w:tr>
      <w:tr w:rsidR="00AB78DE" w:rsidRPr="00BA156B" w14:paraId="6208FC0A" w14:textId="77777777" w:rsidTr="001828F5">
        <w:tblPrEx>
          <w:tblBorders>
            <w:top w:val="none" w:sz="0" w:space="0" w:color="auto"/>
          </w:tblBorders>
        </w:tblPrEx>
        <w:trPr>
          <w:ins w:id="5979" w:author="Regina Casanova" w:date="2018-07-29T13:12:00Z"/>
        </w:trPr>
        <w:tc>
          <w:tcPr>
            <w:tcW w:w="1741" w:type="dxa"/>
            <w:tcBorders>
              <w:left w:val="single" w:sz="8" w:space="0" w:color="000000"/>
              <w:right w:val="single" w:sz="8" w:space="0" w:color="000000"/>
            </w:tcBorders>
            <w:shd w:val="clear" w:color="auto" w:fill="E1E0E0"/>
            <w:vAlign w:val="bottom"/>
          </w:tcPr>
          <w:p w14:paraId="2CCD52E4" w14:textId="77777777" w:rsidR="00AB78DE" w:rsidRPr="00BA156B" w:rsidRDefault="00AB78DE" w:rsidP="001828F5">
            <w:pPr>
              <w:autoSpaceDE w:val="0"/>
              <w:autoSpaceDN w:val="0"/>
              <w:adjustRightInd w:val="0"/>
              <w:spacing w:line="380" w:lineRule="atLeast"/>
              <w:rPr>
                <w:ins w:id="5980" w:author="Regina Casanova" w:date="2018-07-29T13:12:00Z"/>
                <w:rFonts w:cs="Times New Roman"/>
                <w:color w:val="000000"/>
                <w:lang w:val="es-PE"/>
              </w:rPr>
            </w:pPr>
            <w:ins w:id="5981"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5BF1B065" w14:textId="77777777" w:rsidR="00AB78DE" w:rsidRPr="00BA156B" w:rsidRDefault="00AB78DE" w:rsidP="001828F5">
            <w:pPr>
              <w:autoSpaceDE w:val="0"/>
              <w:autoSpaceDN w:val="0"/>
              <w:adjustRightInd w:val="0"/>
              <w:spacing w:line="380" w:lineRule="atLeast"/>
              <w:rPr>
                <w:ins w:id="5982" w:author="Regina Casanova" w:date="2018-07-29T13:12:00Z"/>
                <w:rFonts w:cs="Times New Roman"/>
                <w:color w:val="000000"/>
                <w:lang w:val="es-PE"/>
              </w:rPr>
            </w:pPr>
            <w:ins w:id="5983" w:author="Regina Casanova" w:date="2018-07-29T13:12:00Z">
              <w:r w:rsidRPr="00BA156B">
                <w:rPr>
                  <w:rFonts w:cs="Times New Roman"/>
                  <w:color w:val="000000"/>
                  <w:lang w:val="es-PE"/>
                </w:rPr>
                <w:t>Descortesía del personal médico</w:t>
              </w:r>
            </w:ins>
          </w:p>
        </w:tc>
      </w:tr>
      <w:tr w:rsidR="00AB78DE" w:rsidRPr="00BA156B" w14:paraId="37F0F43B" w14:textId="77777777" w:rsidTr="001828F5">
        <w:tblPrEx>
          <w:tblBorders>
            <w:top w:val="none" w:sz="0" w:space="0" w:color="auto"/>
          </w:tblBorders>
        </w:tblPrEx>
        <w:trPr>
          <w:ins w:id="5984" w:author="Regina Casanova" w:date="2018-07-29T13:12:00Z"/>
        </w:trPr>
        <w:tc>
          <w:tcPr>
            <w:tcW w:w="1741" w:type="dxa"/>
            <w:tcBorders>
              <w:left w:val="single" w:sz="8" w:space="0" w:color="000000"/>
              <w:right w:val="single" w:sz="8" w:space="0" w:color="000000"/>
            </w:tcBorders>
            <w:vAlign w:val="bottom"/>
          </w:tcPr>
          <w:p w14:paraId="0DB9F450" w14:textId="77777777" w:rsidR="00AB78DE" w:rsidRPr="00BA156B" w:rsidRDefault="00AB78DE" w:rsidP="001828F5">
            <w:pPr>
              <w:autoSpaceDE w:val="0"/>
              <w:autoSpaceDN w:val="0"/>
              <w:adjustRightInd w:val="0"/>
              <w:spacing w:line="380" w:lineRule="atLeast"/>
              <w:rPr>
                <w:ins w:id="5985" w:author="Regina Casanova" w:date="2018-07-29T13:12:00Z"/>
                <w:rFonts w:cs="Times New Roman"/>
                <w:color w:val="000000"/>
                <w:lang w:val="es-PE"/>
              </w:rPr>
            </w:pPr>
            <w:ins w:id="5986"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31DE4B06" w14:textId="77777777" w:rsidR="00AB78DE" w:rsidRPr="00BA156B" w:rsidRDefault="00AB78DE" w:rsidP="001828F5">
            <w:pPr>
              <w:autoSpaceDE w:val="0"/>
              <w:autoSpaceDN w:val="0"/>
              <w:adjustRightInd w:val="0"/>
              <w:spacing w:line="380" w:lineRule="atLeast"/>
              <w:rPr>
                <w:ins w:id="5987" w:author="Regina Casanova" w:date="2018-07-29T13:12:00Z"/>
                <w:rFonts w:cs="Times New Roman"/>
                <w:color w:val="000000"/>
                <w:lang w:val="es-PE"/>
              </w:rPr>
            </w:pPr>
            <w:ins w:id="5988" w:author="Regina Casanova" w:date="2018-07-29T13:12:00Z">
              <w:r w:rsidRPr="00BA156B">
                <w:rPr>
                  <w:rFonts w:cs="Times New Roman"/>
                  <w:color w:val="000000"/>
                  <w:lang w:val="es-PE"/>
                </w:rPr>
                <w:t>Descortesía del personal administrativo</w:t>
              </w:r>
            </w:ins>
          </w:p>
        </w:tc>
      </w:tr>
      <w:tr w:rsidR="00AB78DE" w:rsidRPr="00BA156B" w14:paraId="47500180" w14:textId="77777777" w:rsidTr="001828F5">
        <w:tblPrEx>
          <w:tblBorders>
            <w:top w:val="none" w:sz="0" w:space="0" w:color="auto"/>
          </w:tblBorders>
        </w:tblPrEx>
        <w:trPr>
          <w:ins w:id="5989" w:author="Regina Casanova" w:date="2018-07-29T13:12:00Z"/>
        </w:trPr>
        <w:tc>
          <w:tcPr>
            <w:tcW w:w="1741" w:type="dxa"/>
            <w:tcBorders>
              <w:left w:val="single" w:sz="8" w:space="0" w:color="000000"/>
              <w:right w:val="single" w:sz="8" w:space="0" w:color="000000"/>
            </w:tcBorders>
            <w:shd w:val="clear" w:color="auto" w:fill="E1E0E0"/>
            <w:vAlign w:val="bottom"/>
          </w:tcPr>
          <w:p w14:paraId="31D6471D" w14:textId="77777777" w:rsidR="00AB78DE" w:rsidRPr="00BA156B" w:rsidRDefault="00AB78DE" w:rsidP="001828F5">
            <w:pPr>
              <w:autoSpaceDE w:val="0"/>
              <w:autoSpaceDN w:val="0"/>
              <w:adjustRightInd w:val="0"/>
              <w:spacing w:line="380" w:lineRule="atLeast"/>
              <w:rPr>
                <w:ins w:id="5990" w:author="Regina Casanova" w:date="2018-07-29T13:12:00Z"/>
                <w:rFonts w:cs="Times New Roman"/>
                <w:color w:val="000000"/>
                <w:lang w:val="es-PE"/>
              </w:rPr>
            </w:pPr>
            <w:ins w:id="5991"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0472E88C" w14:textId="77777777" w:rsidR="00AB78DE" w:rsidRPr="00BA156B" w:rsidRDefault="00AB78DE" w:rsidP="001828F5">
            <w:pPr>
              <w:autoSpaceDE w:val="0"/>
              <w:autoSpaceDN w:val="0"/>
              <w:adjustRightInd w:val="0"/>
              <w:spacing w:line="380" w:lineRule="atLeast"/>
              <w:rPr>
                <w:ins w:id="5992" w:author="Regina Casanova" w:date="2018-07-29T13:12:00Z"/>
                <w:rFonts w:cs="Times New Roman"/>
                <w:color w:val="000000"/>
                <w:lang w:val="es-PE"/>
              </w:rPr>
            </w:pPr>
            <w:ins w:id="5993" w:author="Regina Casanova" w:date="2018-07-29T13:12:00Z">
              <w:r w:rsidRPr="00BA156B">
                <w:rPr>
                  <w:rFonts w:cs="Times New Roman"/>
                  <w:color w:val="000000"/>
                  <w:lang w:val="es-PE"/>
                </w:rPr>
                <w:t>Discriminación en la IPRESS</w:t>
              </w:r>
            </w:ins>
          </w:p>
        </w:tc>
      </w:tr>
      <w:tr w:rsidR="00AB78DE" w:rsidRPr="00BA156B" w14:paraId="2F7CE97E" w14:textId="77777777" w:rsidTr="001828F5">
        <w:tblPrEx>
          <w:tblBorders>
            <w:top w:val="none" w:sz="0" w:space="0" w:color="auto"/>
          </w:tblBorders>
        </w:tblPrEx>
        <w:trPr>
          <w:ins w:id="5994" w:author="Regina Casanova" w:date="2018-07-29T13:12:00Z"/>
        </w:trPr>
        <w:tc>
          <w:tcPr>
            <w:tcW w:w="1741" w:type="dxa"/>
            <w:tcBorders>
              <w:left w:val="single" w:sz="8" w:space="0" w:color="000000"/>
              <w:right w:val="single" w:sz="8" w:space="0" w:color="000000"/>
            </w:tcBorders>
            <w:vAlign w:val="bottom"/>
          </w:tcPr>
          <w:p w14:paraId="63565FA5" w14:textId="77777777" w:rsidR="00AB78DE" w:rsidRPr="00BA156B" w:rsidRDefault="00AB78DE" w:rsidP="001828F5">
            <w:pPr>
              <w:autoSpaceDE w:val="0"/>
              <w:autoSpaceDN w:val="0"/>
              <w:adjustRightInd w:val="0"/>
              <w:spacing w:line="380" w:lineRule="atLeast"/>
              <w:rPr>
                <w:ins w:id="5995" w:author="Regina Casanova" w:date="2018-07-29T13:12:00Z"/>
                <w:rFonts w:cs="Times New Roman"/>
                <w:color w:val="000000"/>
                <w:lang w:val="es-PE"/>
              </w:rPr>
            </w:pPr>
            <w:ins w:id="5996" w:author="Regina Casanova" w:date="2018-07-29T13:12:00Z">
              <w:r w:rsidRPr="00BA156B">
                <w:rPr>
                  <w:rFonts w:cs="Times New Roman"/>
                  <w:color w:val="000000"/>
                  <w:lang w:val="es-PE"/>
                </w:rPr>
                <w:t>Ítem #5</w:t>
              </w:r>
            </w:ins>
          </w:p>
        </w:tc>
        <w:tc>
          <w:tcPr>
            <w:tcW w:w="12452" w:type="dxa"/>
            <w:tcBorders>
              <w:right w:val="single" w:sz="8" w:space="0" w:color="000000"/>
            </w:tcBorders>
            <w:vAlign w:val="bottom"/>
          </w:tcPr>
          <w:p w14:paraId="03A0161C" w14:textId="77777777" w:rsidR="00AB78DE" w:rsidRPr="00BA156B" w:rsidRDefault="00AB78DE" w:rsidP="001828F5">
            <w:pPr>
              <w:autoSpaceDE w:val="0"/>
              <w:autoSpaceDN w:val="0"/>
              <w:adjustRightInd w:val="0"/>
              <w:spacing w:line="380" w:lineRule="atLeast"/>
              <w:rPr>
                <w:ins w:id="5997" w:author="Regina Casanova" w:date="2018-07-29T13:12:00Z"/>
                <w:rFonts w:cs="Times New Roman"/>
                <w:color w:val="000000"/>
                <w:lang w:val="es-PE"/>
              </w:rPr>
            </w:pPr>
            <w:ins w:id="5998" w:author="Regina Casanova" w:date="2018-07-29T13:12:00Z">
              <w:r w:rsidRPr="00BA156B">
                <w:rPr>
                  <w:rFonts w:cs="Times New Roman"/>
                  <w:color w:val="000000"/>
                  <w:lang w:val="es-PE"/>
                </w:rPr>
                <w:t>Irrupción del ambiente de tranquilidad y descanso</w:t>
              </w:r>
            </w:ins>
          </w:p>
        </w:tc>
      </w:tr>
      <w:tr w:rsidR="00AB78DE" w:rsidRPr="00BA156B" w14:paraId="4089CDA9" w14:textId="77777777" w:rsidTr="001828F5">
        <w:tblPrEx>
          <w:tblBorders>
            <w:top w:val="none" w:sz="0" w:space="0" w:color="auto"/>
          </w:tblBorders>
        </w:tblPrEx>
        <w:trPr>
          <w:ins w:id="5999"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66165EE3" w14:textId="77777777" w:rsidR="00AB78DE" w:rsidRPr="00BA156B" w:rsidRDefault="00AB78DE" w:rsidP="001828F5">
            <w:pPr>
              <w:autoSpaceDE w:val="0"/>
              <w:autoSpaceDN w:val="0"/>
              <w:adjustRightInd w:val="0"/>
              <w:spacing w:line="380" w:lineRule="atLeast"/>
              <w:rPr>
                <w:ins w:id="6000" w:author="Regina Casanova" w:date="2018-07-29T13:12:00Z"/>
                <w:rFonts w:cs="Times New Roman"/>
                <w:color w:val="000000"/>
                <w:lang w:val="es-PE"/>
              </w:rPr>
            </w:pPr>
            <w:ins w:id="6001" w:author="Regina Casanova" w:date="2018-07-29T13:12:00Z">
              <w:r w:rsidRPr="00BA156B">
                <w:rPr>
                  <w:rFonts w:cs="Times New Roman"/>
                  <w:color w:val="000000"/>
                  <w:lang w:val="es-PE"/>
                </w:rPr>
                <w:t>Ítem #6</w:t>
              </w:r>
            </w:ins>
          </w:p>
        </w:tc>
        <w:tc>
          <w:tcPr>
            <w:tcW w:w="12452" w:type="dxa"/>
            <w:tcBorders>
              <w:bottom w:val="single" w:sz="8" w:space="0" w:color="000000"/>
              <w:right w:val="single" w:sz="8" w:space="0" w:color="000000"/>
            </w:tcBorders>
            <w:shd w:val="clear" w:color="auto" w:fill="E1E0E0"/>
            <w:vAlign w:val="bottom"/>
          </w:tcPr>
          <w:p w14:paraId="03431BAF" w14:textId="77777777" w:rsidR="00AB78DE" w:rsidRPr="00BA156B" w:rsidRDefault="00AB78DE" w:rsidP="001828F5">
            <w:pPr>
              <w:autoSpaceDE w:val="0"/>
              <w:autoSpaceDN w:val="0"/>
              <w:adjustRightInd w:val="0"/>
              <w:spacing w:line="380" w:lineRule="atLeast"/>
              <w:rPr>
                <w:ins w:id="6002" w:author="Regina Casanova" w:date="2018-07-29T13:12:00Z"/>
                <w:rFonts w:cs="Times New Roman"/>
                <w:color w:val="000000"/>
                <w:lang w:val="es-PE"/>
              </w:rPr>
            </w:pPr>
            <w:ins w:id="6003" w:author="Regina Casanova" w:date="2018-07-29T13:12:00Z">
              <w:r w:rsidRPr="00BA156B">
                <w:rPr>
                  <w:rFonts w:cs="Times New Roman"/>
                  <w:color w:val="000000"/>
                  <w:lang w:val="es-PE"/>
                </w:rPr>
                <w:t>Maltrato al paciente</w:t>
              </w:r>
            </w:ins>
          </w:p>
        </w:tc>
      </w:tr>
      <w:tr w:rsidR="00AB78DE" w:rsidRPr="00BA156B" w14:paraId="58FF27CD" w14:textId="77777777" w:rsidTr="001828F5">
        <w:tblPrEx>
          <w:tblBorders>
            <w:top w:val="none" w:sz="0" w:space="0" w:color="auto"/>
          </w:tblBorders>
        </w:tblPrEx>
        <w:trPr>
          <w:ins w:id="600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1A39202" w14:textId="77777777" w:rsidR="00AB78DE" w:rsidRPr="00BA156B" w:rsidRDefault="00AB78DE" w:rsidP="001828F5">
            <w:pPr>
              <w:autoSpaceDE w:val="0"/>
              <w:autoSpaceDN w:val="0"/>
              <w:adjustRightInd w:val="0"/>
              <w:spacing w:line="380" w:lineRule="atLeast"/>
              <w:rPr>
                <w:ins w:id="6005" w:author="Regina Casanova" w:date="2018-07-29T13:12:00Z"/>
                <w:rFonts w:cs="Times New Roman"/>
                <w:color w:val="000000"/>
                <w:lang w:val="es-PE"/>
              </w:rPr>
            </w:pPr>
            <w:ins w:id="6006"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7B251763" w14:textId="77777777" w:rsidR="00AB78DE" w:rsidRPr="00BA156B" w:rsidRDefault="00AB78DE" w:rsidP="001828F5">
            <w:pPr>
              <w:autoSpaceDE w:val="0"/>
              <w:autoSpaceDN w:val="0"/>
              <w:adjustRightInd w:val="0"/>
              <w:spacing w:line="380" w:lineRule="atLeast"/>
              <w:rPr>
                <w:ins w:id="6007" w:author="Regina Casanova" w:date="2018-07-29T13:12:00Z"/>
                <w:rFonts w:cs="Times New Roman"/>
                <w:color w:val="000000"/>
                <w:lang w:val="es-PE"/>
              </w:rPr>
            </w:pPr>
            <w:ins w:id="6008" w:author="Regina Casanova" w:date="2018-07-29T13:12:00Z">
              <w:r w:rsidRPr="00BA156B">
                <w:rPr>
                  <w:rFonts w:cs="Times New Roman"/>
                  <w:color w:val="000000"/>
                  <w:lang w:val="es-PE"/>
                </w:rPr>
                <w:t>Problemas con las citas</w:t>
              </w:r>
            </w:ins>
          </w:p>
        </w:tc>
      </w:tr>
      <w:tr w:rsidR="00AB78DE" w:rsidRPr="00BA156B" w14:paraId="361C5342" w14:textId="77777777" w:rsidTr="001828F5">
        <w:tblPrEx>
          <w:tblBorders>
            <w:top w:val="none" w:sz="0" w:space="0" w:color="auto"/>
          </w:tblBorders>
        </w:tblPrEx>
        <w:trPr>
          <w:ins w:id="6009" w:author="Regina Casanova" w:date="2018-07-29T13:12:00Z"/>
        </w:trPr>
        <w:tc>
          <w:tcPr>
            <w:tcW w:w="1741" w:type="dxa"/>
            <w:tcBorders>
              <w:left w:val="single" w:sz="8" w:space="0" w:color="000000"/>
              <w:right w:val="single" w:sz="8" w:space="0" w:color="000000"/>
            </w:tcBorders>
            <w:vAlign w:val="bottom"/>
          </w:tcPr>
          <w:p w14:paraId="4FA6CBFF" w14:textId="77777777" w:rsidR="00AB78DE" w:rsidRPr="00BA156B" w:rsidRDefault="00AB78DE" w:rsidP="001828F5">
            <w:pPr>
              <w:autoSpaceDE w:val="0"/>
              <w:autoSpaceDN w:val="0"/>
              <w:adjustRightInd w:val="0"/>
              <w:spacing w:line="380" w:lineRule="atLeast"/>
              <w:rPr>
                <w:ins w:id="6010" w:author="Regina Casanova" w:date="2018-07-29T13:12:00Z"/>
                <w:rFonts w:cs="Times New Roman"/>
                <w:color w:val="000000"/>
                <w:lang w:val="es-PE"/>
              </w:rPr>
            </w:pPr>
            <w:ins w:id="6011"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4CECDE63" w14:textId="77777777" w:rsidR="00AB78DE" w:rsidRPr="00BA156B" w:rsidRDefault="00AB78DE" w:rsidP="001828F5">
            <w:pPr>
              <w:autoSpaceDE w:val="0"/>
              <w:autoSpaceDN w:val="0"/>
              <w:adjustRightInd w:val="0"/>
              <w:spacing w:line="380" w:lineRule="atLeast"/>
              <w:rPr>
                <w:ins w:id="6012" w:author="Regina Casanova" w:date="2018-07-29T13:12:00Z"/>
                <w:rFonts w:cs="Times New Roman"/>
                <w:color w:val="000000"/>
                <w:lang w:val="es-PE"/>
              </w:rPr>
            </w:pPr>
            <w:ins w:id="6013" w:author="Regina Casanova" w:date="2018-07-29T13:12:00Z">
              <w:r w:rsidRPr="00BA156B">
                <w:rPr>
                  <w:rFonts w:cs="Times New Roman"/>
                  <w:color w:val="000000"/>
                  <w:lang w:val="es-PE"/>
                </w:rPr>
                <w:t>Incumplimiento de citas</w:t>
              </w:r>
            </w:ins>
          </w:p>
        </w:tc>
      </w:tr>
      <w:tr w:rsidR="00AB78DE" w:rsidRPr="00BA156B" w14:paraId="786B31CD" w14:textId="77777777" w:rsidTr="001828F5">
        <w:tblPrEx>
          <w:tblBorders>
            <w:top w:val="none" w:sz="0" w:space="0" w:color="auto"/>
          </w:tblBorders>
        </w:tblPrEx>
        <w:trPr>
          <w:ins w:id="6014"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77B2D5E7" w14:textId="77777777" w:rsidR="00AB78DE" w:rsidRPr="00BA156B" w:rsidRDefault="00AB78DE" w:rsidP="001828F5">
            <w:pPr>
              <w:autoSpaceDE w:val="0"/>
              <w:autoSpaceDN w:val="0"/>
              <w:adjustRightInd w:val="0"/>
              <w:spacing w:line="380" w:lineRule="atLeast"/>
              <w:rPr>
                <w:ins w:id="6015" w:author="Regina Casanova" w:date="2018-07-29T13:12:00Z"/>
                <w:rFonts w:cs="Times New Roman"/>
                <w:color w:val="000000"/>
                <w:lang w:val="es-PE"/>
              </w:rPr>
            </w:pPr>
            <w:ins w:id="6016" w:author="Regina Casanova" w:date="2018-07-29T13:12:00Z">
              <w:r w:rsidRPr="00BA156B">
                <w:rPr>
                  <w:rFonts w:cs="Times New Roman"/>
                  <w:color w:val="000000"/>
                  <w:lang w:val="es-PE"/>
                </w:rPr>
                <w:t>Ítem #2</w:t>
              </w:r>
            </w:ins>
          </w:p>
        </w:tc>
        <w:tc>
          <w:tcPr>
            <w:tcW w:w="12452" w:type="dxa"/>
            <w:tcBorders>
              <w:bottom w:val="single" w:sz="8" w:space="0" w:color="000000"/>
              <w:right w:val="single" w:sz="8" w:space="0" w:color="000000"/>
            </w:tcBorders>
            <w:shd w:val="clear" w:color="auto" w:fill="E1E0E0"/>
            <w:vAlign w:val="bottom"/>
          </w:tcPr>
          <w:p w14:paraId="22C4F156" w14:textId="77777777" w:rsidR="00AB78DE" w:rsidRPr="00BA156B" w:rsidRDefault="00AB78DE" w:rsidP="001828F5">
            <w:pPr>
              <w:autoSpaceDE w:val="0"/>
              <w:autoSpaceDN w:val="0"/>
              <w:adjustRightInd w:val="0"/>
              <w:spacing w:line="380" w:lineRule="atLeast"/>
              <w:rPr>
                <w:ins w:id="6017" w:author="Regina Casanova" w:date="2018-07-29T13:12:00Z"/>
                <w:rFonts w:cs="Times New Roman"/>
                <w:color w:val="000000"/>
                <w:lang w:val="es-PE"/>
              </w:rPr>
            </w:pPr>
            <w:ins w:id="6018" w:author="Regina Casanova" w:date="2018-07-29T13:12:00Z">
              <w:r w:rsidRPr="00BA156B">
                <w:rPr>
                  <w:rFonts w:cs="Times New Roman"/>
                  <w:color w:val="000000"/>
                  <w:lang w:val="es-PE"/>
                </w:rPr>
                <w:t>Falta de citas</w:t>
              </w:r>
            </w:ins>
          </w:p>
        </w:tc>
      </w:tr>
      <w:tr w:rsidR="00AB78DE" w:rsidRPr="00BA156B" w14:paraId="60E5540E" w14:textId="77777777" w:rsidTr="001828F5">
        <w:tblPrEx>
          <w:tblBorders>
            <w:top w:val="none" w:sz="0" w:space="0" w:color="auto"/>
          </w:tblBorders>
        </w:tblPrEx>
        <w:trPr>
          <w:ins w:id="6019"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3628334" w14:textId="77777777" w:rsidR="00AB78DE" w:rsidRPr="00BA156B" w:rsidRDefault="00AB78DE" w:rsidP="001828F5">
            <w:pPr>
              <w:autoSpaceDE w:val="0"/>
              <w:autoSpaceDN w:val="0"/>
              <w:adjustRightInd w:val="0"/>
              <w:spacing w:line="380" w:lineRule="atLeast"/>
              <w:rPr>
                <w:ins w:id="6020" w:author="Regina Casanova" w:date="2018-07-29T13:12:00Z"/>
                <w:rFonts w:cs="Times New Roman"/>
                <w:color w:val="000000"/>
                <w:lang w:val="es-PE"/>
              </w:rPr>
            </w:pPr>
            <w:ins w:id="6021"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355033F0" w14:textId="77777777" w:rsidR="00AB78DE" w:rsidRPr="00BA156B" w:rsidRDefault="00AB78DE" w:rsidP="001828F5">
            <w:pPr>
              <w:autoSpaceDE w:val="0"/>
              <w:autoSpaceDN w:val="0"/>
              <w:adjustRightInd w:val="0"/>
              <w:spacing w:line="380" w:lineRule="atLeast"/>
              <w:rPr>
                <w:ins w:id="6022" w:author="Regina Casanova" w:date="2018-07-29T13:12:00Z"/>
                <w:rFonts w:cs="Times New Roman"/>
                <w:color w:val="000000"/>
                <w:lang w:val="es-PE"/>
              </w:rPr>
            </w:pPr>
            <w:ins w:id="6023" w:author="Regina Casanova" w:date="2018-07-29T13:12:00Z">
              <w:r w:rsidRPr="00BA156B">
                <w:rPr>
                  <w:rFonts w:cs="Times New Roman"/>
                  <w:color w:val="000000"/>
                  <w:lang w:val="es-PE"/>
                </w:rPr>
                <w:t>Problemas en la atención al paciente</w:t>
              </w:r>
            </w:ins>
          </w:p>
        </w:tc>
      </w:tr>
      <w:tr w:rsidR="00AB78DE" w:rsidRPr="00BA156B" w14:paraId="1A65D0FE" w14:textId="77777777" w:rsidTr="001828F5">
        <w:tblPrEx>
          <w:tblBorders>
            <w:top w:val="none" w:sz="0" w:space="0" w:color="auto"/>
          </w:tblBorders>
        </w:tblPrEx>
        <w:trPr>
          <w:ins w:id="6024" w:author="Regina Casanova" w:date="2018-07-29T13:12:00Z"/>
        </w:trPr>
        <w:tc>
          <w:tcPr>
            <w:tcW w:w="1741" w:type="dxa"/>
            <w:tcBorders>
              <w:left w:val="single" w:sz="8" w:space="0" w:color="000000"/>
              <w:right w:val="single" w:sz="8" w:space="0" w:color="000000"/>
            </w:tcBorders>
            <w:vAlign w:val="bottom"/>
          </w:tcPr>
          <w:p w14:paraId="58D67D11" w14:textId="77777777" w:rsidR="00AB78DE" w:rsidRPr="00BA156B" w:rsidRDefault="00AB78DE" w:rsidP="001828F5">
            <w:pPr>
              <w:autoSpaceDE w:val="0"/>
              <w:autoSpaceDN w:val="0"/>
              <w:adjustRightInd w:val="0"/>
              <w:spacing w:line="380" w:lineRule="atLeast"/>
              <w:rPr>
                <w:ins w:id="6025" w:author="Regina Casanova" w:date="2018-07-29T13:12:00Z"/>
                <w:rFonts w:cs="Times New Roman"/>
                <w:color w:val="000000"/>
                <w:lang w:val="es-PE"/>
              </w:rPr>
            </w:pPr>
            <w:ins w:id="6026"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3788E92A" w14:textId="77777777" w:rsidR="00AB78DE" w:rsidRPr="00BA156B" w:rsidRDefault="00AB78DE" w:rsidP="001828F5">
            <w:pPr>
              <w:autoSpaceDE w:val="0"/>
              <w:autoSpaceDN w:val="0"/>
              <w:adjustRightInd w:val="0"/>
              <w:spacing w:line="380" w:lineRule="atLeast"/>
              <w:rPr>
                <w:ins w:id="6027" w:author="Regina Casanova" w:date="2018-07-29T13:12:00Z"/>
                <w:rFonts w:cs="Times New Roman"/>
                <w:color w:val="000000"/>
                <w:lang w:val="es-PE"/>
              </w:rPr>
            </w:pPr>
            <w:ins w:id="6028" w:author="Regina Casanova" w:date="2018-07-29T13:12:00Z">
              <w:r w:rsidRPr="00BA156B">
                <w:rPr>
                  <w:rFonts w:cs="Times New Roman"/>
                  <w:color w:val="000000"/>
                  <w:lang w:val="es-PE"/>
                </w:rPr>
                <w:t>Disconformidad de la atención y/o tratamiento médico ambulatorio, domiciliario y/o emergencia</w:t>
              </w:r>
            </w:ins>
          </w:p>
        </w:tc>
      </w:tr>
      <w:tr w:rsidR="00AB78DE" w:rsidRPr="00BA156B" w14:paraId="4E1588BE" w14:textId="77777777" w:rsidTr="001828F5">
        <w:tblPrEx>
          <w:tblBorders>
            <w:top w:val="none" w:sz="0" w:space="0" w:color="auto"/>
          </w:tblBorders>
        </w:tblPrEx>
        <w:trPr>
          <w:ins w:id="6029" w:author="Regina Casanova" w:date="2018-07-29T13:12:00Z"/>
        </w:trPr>
        <w:tc>
          <w:tcPr>
            <w:tcW w:w="1741" w:type="dxa"/>
            <w:tcBorders>
              <w:left w:val="single" w:sz="8" w:space="0" w:color="000000"/>
              <w:right w:val="single" w:sz="8" w:space="0" w:color="000000"/>
            </w:tcBorders>
            <w:shd w:val="clear" w:color="auto" w:fill="E1E0E0"/>
            <w:vAlign w:val="bottom"/>
          </w:tcPr>
          <w:p w14:paraId="4F0F66DB" w14:textId="77777777" w:rsidR="00AB78DE" w:rsidRPr="00BA156B" w:rsidRDefault="00AB78DE" w:rsidP="001828F5">
            <w:pPr>
              <w:autoSpaceDE w:val="0"/>
              <w:autoSpaceDN w:val="0"/>
              <w:adjustRightInd w:val="0"/>
              <w:spacing w:line="380" w:lineRule="atLeast"/>
              <w:rPr>
                <w:ins w:id="6030" w:author="Regina Casanova" w:date="2018-07-29T13:12:00Z"/>
                <w:rFonts w:cs="Times New Roman"/>
                <w:color w:val="000000"/>
                <w:lang w:val="es-PE"/>
              </w:rPr>
            </w:pPr>
            <w:ins w:id="6031" w:author="Regina Casanova" w:date="2018-07-29T13:12:00Z">
              <w:r w:rsidRPr="00BA156B">
                <w:rPr>
                  <w:rFonts w:cs="Times New Roman"/>
                  <w:color w:val="000000"/>
                  <w:lang w:val="es-PE"/>
                </w:rPr>
                <w:lastRenderedPageBreak/>
                <w:t>Ítem #2</w:t>
              </w:r>
            </w:ins>
          </w:p>
        </w:tc>
        <w:tc>
          <w:tcPr>
            <w:tcW w:w="12452" w:type="dxa"/>
            <w:tcBorders>
              <w:right w:val="single" w:sz="8" w:space="0" w:color="000000"/>
            </w:tcBorders>
            <w:shd w:val="clear" w:color="auto" w:fill="E1E0E0"/>
            <w:vAlign w:val="bottom"/>
          </w:tcPr>
          <w:p w14:paraId="1CE9BD72" w14:textId="77777777" w:rsidR="00AB78DE" w:rsidRPr="00BA156B" w:rsidRDefault="00AB78DE" w:rsidP="001828F5">
            <w:pPr>
              <w:autoSpaceDE w:val="0"/>
              <w:autoSpaceDN w:val="0"/>
              <w:adjustRightInd w:val="0"/>
              <w:spacing w:line="380" w:lineRule="atLeast"/>
              <w:rPr>
                <w:ins w:id="6032" w:author="Regina Casanova" w:date="2018-07-29T13:12:00Z"/>
                <w:rFonts w:cs="Times New Roman"/>
                <w:color w:val="000000"/>
                <w:lang w:val="es-PE"/>
              </w:rPr>
            </w:pPr>
            <w:ins w:id="6033" w:author="Regina Casanova" w:date="2018-07-29T13:12:00Z">
              <w:r w:rsidRPr="00BA156B">
                <w:rPr>
                  <w:rFonts w:cs="Times New Roman"/>
                  <w:color w:val="000000"/>
                  <w:lang w:val="es-PE"/>
                </w:rPr>
                <w:t>Disconformidad relacionada a la atención en hospitalización</w:t>
              </w:r>
            </w:ins>
          </w:p>
        </w:tc>
      </w:tr>
      <w:tr w:rsidR="00AB78DE" w:rsidRPr="00BA156B" w14:paraId="1A6A22E6" w14:textId="77777777" w:rsidTr="001828F5">
        <w:tblPrEx>
          <w:tblBorders>
            <w:top w:val="none" w:sz="0" w:space="0" w:color="auto"/>
          </w:tblBorders>
        </w:tblPrEx>
        <w:trPr>
          <w:ins w:id="6034" w:author="Regina Casanova" w:date="2018-07-29T13:12:00Z"/>
        </w:trPr>
        <w:tc>
          <w:tcPr>
            <w:tcW w:w="1741" w:type="dxa"/>
            <w:tcBorders>
              <w:left w:val="single" w:sz="8" w:space="0" w:color="000000"/>
              <w:right w:val="single" w:sz="8" w:space="0" w:color="000000"/>
            </w:tcBorders>
            <w:vAlign w:val="bottom"/>
          </w:tcPr>
          <w:p w14:paraId="2B2BC20F" w14:textId="77777777" w:rsidR="00AB78DE" w:rsidRPr="00BA156B" w:rsidRDefault="00AB78DE" w:rsidP="001828F5">
            <w:pPr>
              <w:autoSpaceDE w:val="0"/>
              <w:autoSpaceDN w:val="0"/>
              <w:adjustRightInd w:val="0"/>
              <w:spacing w:line="380" w:lineRule="atLeast"/>
              <w:rPr>
                <w:ins w:id="6035" w:author="Regina Casanova" w:date="2018-07-29T13:12:00Z"/>
                <w:rFonts w:cs="Times New Roman"/>
                <w:color w:val="000000"/>
                <w:lang w:val="es-PE"/>
              </w:rPr>
            </w:pPr>
            <w:ins w:id="6036"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48C0758B" w14:textId="77777777" w:rsidR="00AB78DE" w:rsidRPr="00BA156B" w:rsidRDefault="00AB78DE" w:rsidP="001828F5">
            <w:pPr>
              <w:autoSpaceDE w:val="0"/>
              <w:autoSpaceDN w:val="0"/>
              <w:adjustRightInd w:val="0"/>
              <w:spacing w:line="380" w:lineRule="atLeast"/>
              <w:rPr>
                <w:ins w:id="6037" w:author="Regina Casanova" w:date="2018-07-29T13:12:00Z"/>
                <w:rFonts w:cs="Times New Roman"/>
                <w:color w:val="000000"/>
                <w:lang w:val="es-PE"/>
              </w:rPr>
            </w:pPr>
            <w:ins w:id="6038" w:author="Regina Casanova" w:date="2018-07-29T13:12:00Z">
              <w:r w:rsidRPr="00BA156B">
                <w:rPr>
                  <w:rFonts w:cs="Times New Roman"/>
                  <w:color w:val="000000"/>
                  <w:lang w:val="es-PE"/>
                </w:rPr>
                <w:t>Mal diagnóstico o procedimiento que ponga en riesgo la vida del paciente (por parte del Personal Asistencial)</w:t>
              </w:r>
            </w:ins>
          </w:p>
        </w:tc>
      </w:tr>
      <w:tr w:rsidR="00AB78DE" w:rsidRPr="00BA156B" w14:paraId="37A156B2" w14:textId="77777777" w:rsidTr="001828F5">
        <w:tblPrEx>
          <w:tblBorders>
            <w:top w:val="none" w:sz="0" w:space="0" w:color="auto"/>
          </w:tblBorders>
        </w:tblPrEx>
        <w:trPr>
          <w:ins w:id="6039" w:author="Regina Casanova" w:date="2018-07-29T13:12:00Z"/>
        </w:trPr>
        <w:tc>
          <w:tcPr>
            <w:tcW w:w="1741" w:type="dxa"/>
            <w:tcBorders>
              <w:left w:val="single" w:sz="8" w:space="0" w:color="000000"/>
              <w:right w:val="single" w:sz="8" w:space="0" w:color="000000"/>
            </w:tcBorders>
            <w:shd w:val="clear" w:color="auto" w:fill="E1E0E0"/>
            <w:vAlign w:val="bottom"/>
          </w:tcPr>
          <w:p w14:paraId="74C99D61" w14:textId="77777777" w:rsidR="00AB78DE" w:rsidRPr="00BA156B" w:rsidRDefault="00AB78DE" w:rsidP="001828F5">
            <w:pPr>
              <w:autoSpaceDE w:val="0"/>
              <w:autoSpaceDN w:val="0"/>
              <w:adjustRightInd w:val="0"/>
              <w:spacing w:line="380" w:lineRule="atLeast"/>
              <w:rPr>
                <w:ins w:id="6040" w:author="Regina Casanova" w:date="2018-07-29T13:12:00Z"/>
                <w:rFonts w:cs="Times New Roman"/>
                <w:color w:val="000000"/>
                <w:lang w:val="es-PE"/>
              </w:rPr>
            </w:pPr>
            <w:ins w:id="6041"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75A78B8B" w14:textId="77777777" w:rsidR="00AB78DE" w:rsidRPr="00BA156B" w:rsidRDefault="00AB78DE" w:rsidP="001828F5">
            <w:pPr>
              <w:autoSpaceDE w:val="0"/>
              <w:autoSpaceDN w:val="0"/>
              <w:adjustRightInd w:val="0"/>
              <w:spacing w:line="380" w:lineRule="atLeast"/>
              <w:rPr>
                <w:ins w:id="6042" w:author="Regina Casanova" w:date="2018-07-29T13:12:00Z"/>
                <w:rFonts w:cs="Times New Roman"/>
                <w:color w:val="000000"/>
                <w:lang w:val="es-PE"/>
              </w:rPr>
            </w:pPr>
            <w:ins w:id="6043" w:author="Regina Casanova" w:date="2018-07-29T13:12:00Z">
              <w:r w:rsidRPr="00BA156B">
                <w:rPr>
                  <w:rFonts w:cs="Times New Roman"/>
                  <w:color w:val="000000"/>
                  <w:lang w:val="es-PE"/>
                </w:rPr>
                <w:t>Disconformidad con los procedimientos asistenciales realizados</w:t>
              </w:r>
            </w:ins>
          </w:p>
        </w:tc>
      </w:tr>
      <w:tr w:rsidR="00AB78DE" w:rsidRPr="00BA156B" w14:paraId="4873A819" w14:textId="77777777" w:rsidTr="001828F5">
        <w:tblPrEx>
          <w:tblBorders>
            <w:top w:val="none" w:sz="0" w:space="0" w:color="auto"/>
          </w:tblBorders>
        </w:tblPrEx>
        <w:trPr>
          <w:ins w:id="6044" w:author="Regina Casanova" w:date="2018-07-29T13:12:00Z"/>
        </w:trPr>
        <w:tc>
          <w:tcPr>
            <w:tcW w:w="1741" w:type="dxa"/>
            <w:tcBorders>
              <w:left w:val="single" w:sz="8" w:space="0" w:color="000000"/>
              <w:right w:val="single" w:sz="8" w:space="0" w:color="000000"/>
            </w:tcBorders>
            <w:vAlign w:val="bottom"/>
          </w:tcPr>
          <w:p w14:paraId="4387C69A" w14:textId="77777777" w:rsidR="00AB78DE" w:rsidRPr="00BA156B" w:rsidRDefault="00AB78DE" w:rsidP="001828F5">
            <w:pPr>
              <w:autoSpaceDE w:val="0"/>
              <w:autoSpaceDN w:val="0"/>
              <w:adjustRightInd w:val="0"/>
              <w:spacing w:line="380" w:lineRule="atLeast"/>
              <w:rPr>
                <w:ins w:id="6045" w:author="Regina Casanova" w:date="2018-07-29T13:12:00Z"/>
                <w:rFonts w:cs="Times New Roman"/>
                <w:color w:val="000000"/>
                <w:lang w:val="es-PE"/>
              </w:rPr>
            </w:pPr>
            <w:ins w:id="6046" w:author="Regina Casanova" w:date="2018-07-29T13:12:00Z">
              <w:r w:rsidRPr="00BA156B">
                <w:rPr>
                  <w:rFonts w:cs="Times New Roman"/>
                  <w:color w:val="000000"/>
                  <w:lang w:val="es-PE"/>
                </w:rPr>
                <w:t>Ítem #5</w:t>
              </w:r>
            </w:ins>
          </w:p>
        </w:tc>
        <w:tc>
          <w:tcPr>
            <w:tcW w:w="12452" w:type="dxa"/>
            <w:tcBorders>
              <w:right w:val="single" w:sz="8" w:space="0" w:color="000000"/>
            </w:tcBorders>
            <w:vAlign w:val="bottom"/>
          </w:tcPr>
          <w:p w14:paraId="4ADAD6EA" w14:textId="77777777" w:rsidR="00AB78DE" w:rsidRPr="00BA156B" w:rsidRDefault="00AB78DE" w:rsidP="001828F5">
            <w:pPr>
              <w:autoSpaceDE w:val="0"/>
              <w:autoSpaceDN w:val="0"/>
              <w:adjustRightInd w:val="0"/>
              <w:spacing w:line="380" w:lineRule="atLeast"/>
              <w:rPr>
                <w:ins w:id="6047" w:author="Regina Casanova" w:date="2018-07-29T13:12:00Z"/>
                <w:rFonts w:cs="Times New Roman"/>
                <w:color w:val="000000"/>
                <w:lang w:val="es-PE"/>
              </w:rPr>
            </w:pPr>
            <w:ins w:id="6048" w:author="Regina Casanova" w:date="2018-07-29T13:12:00Z">
              <w:r w:rsidRPr="00BA156B">
                <w:rPr>
                  <w:rFonts w:cs="Times New Roman"/>
                  <w:color w:val="000000"/>
                  <w:lang w:val="es-PE"/>
                </w:rPr>
                <w:t>Cambio de médico tratante de forma arbitraria</w:t>
              </w:r>
            </w:ins>
          </w:p>
        </w:tc>
      </w:tr>
      <w:tr w:rsidR="00AB78DE" w:rsidRPr="00BA156B" w14:paraId="5238EDCF" w14:textId="77777777" w:rsidTr="001828F5">
        <w:tblPrEx>
          <w:tblBorders>
            <w:top w:val="none" w:sz="0" w:space="0" w:color="auto"/>
          </w:tblBorders>
        </w:tblPrEx>
        <w:trPr>
          <w:ins w:id="6049" w:author="Regina Casanova" w:date="2018-07-29T13:12:00Z"/>
        </w:trPr>
        <w:tc>
          <w:tcPr>
            <w:tcW w:w="1741" w:type="dxa"/>
            <w:tcBorders>
              <w:left w:val="single" w:sz="8" w:space="0" w:color="000000"/>
              <w:right w:val="single" w:sz="8" w:space="0" w:color="000000"/>
            </w:tcBorders>
            <w:shd w:val="clear" w:color="auto" w:fill="E1E0E0"/>
            <w:vAlign w:val="bottom"/>
          </w:tcPr>
          <w:p w14:paraId="18049FCD" w14:textId="77777777" w:rsidR="00AB78DE" w:rsidRPr="00BA156B" w:rsidRDefault="00AB78DE" w:rsidP="001828F5">
            <w:pPr>
              <w:autoSpaceDE w:val="0"/>
              <w:autoSpaceDN w:val="0"/>
              <w:adjustRightInd w:val="0"/>
              <w:spacing w:line="380" w:lineRule="atLeast"/>
              <w:rPr>
                <w:ins w:id="6050" w:author="Regina Casanova" w:date="2018-07-29T13:12:00Z"/>
                <w:rFonts w:cs="Times New Roman"/>
                <w:color w:val="000000"/>
                <w:lang w:val="es-PE"/>
              </w:rPr>
            </w:pPr>
            <w:ins w:id="6051" w:author="Regina Casanova" w:date="2018-07-29T13:12:00Z">
              <w:r w:rsidRPr="00BA156B">
                <w:rPr>
                  <w:rFonts w:cs="Times New Roman"/>
                  <w:color w:val="000000"/>
                  <w:lang w:val="es-PE"/>
                </w:rPr>
                <w:t>Ítem #6</w:t>
              </w:r>
            </w:ins>
          </w:p>
        </w:tc>
        <w:tc>
          <w:tcPr>
            <w:tcW w:w="12452" w:type="dxa"/>
            <w:tcBorders>
              <w:right w:val="single" w:sz="8" w:space="0" w:color="000000"/>
            </w:tcBorders>
            <w:shd w:val="clear" w:color="auto" w:fill="E1E0E0"/>
            <w:vAlign w:val="bottom"/>
          </w:tcPr>
          <w:p w14:paraId="0473315A" w14:textId="77777777" w:rsidR="00AB78DE" w:rsidRPr="00BA156B" w:rsidRDefault="00AB78DE" w:rsidP="001828F5">
            <w:pPr>
              <w:autoSpaceDE w:val="0"/>
              <w:autoSpaceDN w:val="0"/>
              <w:adjustRightInd w:val="0"/>
              <w:spacing w:line="380" w:lineRule="atLeast"/>
              <w:rPr>
                <w:ins w:id="6052" w:author="Regina Casanova" w:date="2018-07-29T13:12:00Z"/>
                <w:rFonts w:cs="Times New Roman"/>
                <w:color w:val="000000"/>
                <w:lang w:val="es-PE"/>
              </w:rPr>
            </w:pPr>
            <w:ins w:id="6053" w:author="Regina Casanova" w:date="2018-07-29T13:12:00Z">
              <w:r w:rsidRPr="00BA156B">
                <w:rPr>
                  <w:rFonts w:cs="Times New Roman"/>
                  <w:color w:val="000000"/>
                  <w:lang w:val="es-PE"/>
                </w:rPr>
                <w:t>Disconformidad con la referencia y/o traslado</w:t>
              </w:r>
            </w:ins>
          </w:p>
        </w:tc>
      </w:tr>
      <w:tr w:rsidR="00AB78DE" w:rsidRPr="00BA156B" w14:paraId="0E3C53E5" w14:textId="77777777" w:rsidTr="001828F5">
        <w:tblPrEx>
          <w:tblBorders>
            <w:top w:val="none" w:sz="0" w:space="0" w:color="auto"/>
          </w:tblBorders>
        </w:tblPrEx>
        <w:trPr>
          <w:ins w:id="6054" w:author="Regina Casanova" w:date="2018-07-29T13:12:00Z"/>
        </w:trPr>
        <w:tc>
          <w:tcPr>
            <w:tcW w:w="1741" w:type="dxa"/>
            <w:tcBorders>
              <w:left w:val="single" w:sz="8" w:space="0" w:color="000000"/>
              <w:right w:val="single" w:sz="8" w:space="0" w:color="000000"/>
            </w:tcBorders>
            <w:vAlign w:val="bottom"/>
          </w:tcPr>
          <w:p w14:paraId="6D080D2A" w14:textId="77777777" w:rsidR="00AB78DE" w:rsidRPr="00BA156B" w:rsidRDefault="00AB78DE" w:rsidP="001828F5">
            <w:pPr>
              <w:autoSpaceDE w:val="0"/>
              <w:autoSpaceDN w:val="0"/>
              <w:adjustRightInd w:val="0"/>
              <w:spacing w:line="380" w:lineRule="atLeast"/>
              <w:rPr>
                <w:ins w:id="6055" w:author="Regina Casanova" w:date="2018-07-29T13:12:00Z"/>
                <w:rFonts w:cs="Times New Roman"/>
                <w:color w:val="000000"/>
                <w:lang w:val="es-PE"/>
              </w:rPr>
            </w:pPr>
            <w:ins w:id="6056" w:author="Regina Casanova" w:date="2018-07-29T13:12:00Z">
              <w:r w:rsidRPr="00BA156B">
                <w:rPr>
                  <w:rFonts w:cs="Times New Roman"/>
                  <w:color w:val="000000"/>
                  <w:lang w:val="es-PE"/>
                </w:rPr>
                <w:t>Ítem #7</w:t>
              </w:r>
            </w:ins>
          </w:p>
        </w:tc>
        <w:tc>
          <w:tcPr>
            <w:tcW w:w="12452" w:type="dxa"/>
            <w:tcBorders>
              <w:right w:val="single" w:sz="8" w:space="0" w:color="000000"/>
            </w:tcBorders>
            <w:vAlign w:val="bottom"/>
          </w:tcPr>
          <w:p w14:paraId="68EE04D5" w14:textId="77777777" w:rsidR="00AB78DE" w:rsidRPr="00BA156B" w:rsidRDefault="00AB78DE" w:rsidP="001828F5">
            <w:pPr>
              <w:autoSpaceDE w:val="0"/>
              <w:autoSpaceDN w:val="0"/>
              <w:adjustRightInd w:val="0"/>
              <w:spacing w:line="380" w:lineRule="atLeast"/>
              <w:rPr>
                <w:ins w:id="6057" w:author="Regina Casanova" w:date="2018-07-29T13:12:00Z"/>
                <w:rFonts w:cs="Times New Roman"/>
                <w:color w:val="000000"/>
                <w:lang w:val="es-PE"/>
              </w:rPr>
            </w:pPr>
            <w:ins w:id="6058" w:author="Regina Casanova" w:date="2018-07-29T13:12:00Z">
              <w:r w:rsidRPr="00BA156B">
                <w:rPr>
                  <w:rFonts w:cs="Times New Roman"/>
                  <w:color w:val="000000"/>
                  <w:lang w:val="es-PE"/>
                </w:rPr>
                <w:t>Incumplimiento del horario de atención</w:t>
              </w:r>
            </w:ins>
          </w:p>
        </w:tc>
      </w:tr>
      <w:tr w:rsidR="00AB78DE" w:rsidRPr="00BA156B" w14:paraId="0955A1E2" w14:textId="77777777" w:rsidTr="001828F5">
        <w:tblPrEx>
          <w:tblBorders>
            <w:top w:val="none" w:sz="0" w:space="0" w:color="auto"/>
          </w:tblBorders>
        </w:tblPrEx>
        <w:trPr>
          <w:ins w:id="6059"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3B6B3CFA" w14:textId="77777777" w:rsidR="00AB78DE" w:rsidRPr="00BA156B" w:rsidRDefault="00AB78DE" w:rsidP="001828F5">
            <w:pPr>
              <w:autoSpaceDE w:val="0"/>
              <w:autoSpaceDN w:val="0"/>
              <w:adjustRightInd w:val="0"/>
              <w:spacing w:line="380" w:lineRule="atLeast"/>
              <w:rPr>
                <w:ins w:id="6060" w:author="Regina Casanova" w:date="2018-07-29T13:12:00Z"/>
                <w:rFonts w:cs="Times New Roman"/>
                <w:color w:val="000000"/>
                <w:lang w:val="es-PE"/>
              </w:rPr>
            </w:pPr>
            <w:ins w:id="6061" w:author="Regina Casanova" w:date="2018-07-29T13:12:00Z">
              <w:r w:rsidRPr="00BA156B">
                <w:rPr>
                  <w:rFonts w:cs="Times New Roman"/>
                  <w:color w:val="000000"/>
                  <w:lang w:val="es-PE"/>
                </w:rPr>
                <w:t>Ítem #8</w:t>
              </w:r>
            </w:ins>
          </w:p>
        </w:tc>
        <w:tc>
          <w:tcPr>
            <w:tcW w:w="12452" w:type="dxa"/>
            <w:tcBorders>
              <w:bottom w:val="single" w:sz="8" w:space="0" w:color="000000"/>
              <w:right w:val="single" w:sz="8" w:space="0" w:color="000000"/>
            </w:tcBorders>
            <w:shd w:val="clear" w:color="auto" w:fill="E1E0E0"/>
            <w:vAlign w:val="bottom"/>
          </w:tcPr>
          <w:p w14:paraId="1C0F12EC" w14:textId="77777777" w:rsidR="00AB78DE" w:rsidRPr="00BA156B" w:rsidRDefault="00AB78DE" w:rsidP="001828F5">
            <w:pPr>
              <w:autoSpaceDE w:val="0"/>
              <w:autoSpaceDN w:val="0"/>
              <w:adjustRightInd w:val="0"/>
              <w:spacing w:line="380" w:lineRule="atLeast"/>
              <w:rPr>
                <w:ins w:id="6062" w:author="Regina Casanova" w:date="2018-07-29T13:12:00Z"/>
                <w:rFonts w:cs="Times New Roman"/>
                <w:color w:val="000000"/>
                <w:lang w:val="es-PE"/>
              </w:rPr>
            </w:pPr>
            <w:ins w:id="6063" w:author="Regina Casanova" w:date="2018-07-29T13:12:00Z">
              <w:r w:rsidRPr="00BA156B">
                <w:rPr>
                  <w:rFonts w:cs="Times New Roman"/>
                  <w:color w:val="000000"/>
                  <w:lang w:val="es-PE"/>
                </w:rPr>
                <w:t>Disconformidad con los procedimientos administrativos realizados</w:t>
              </w:r>
            </w:ins>
          </w:p>
        </w:tc>
      </w:tr>
      <w:tr w:rsidR="00AB78DE" w:rsidRPr="00BA156B" w14:paraId="012555B5" w14:textId="77777777" w:rsidTr="001828F5">
        <w:tblPrEx>
          <w:tblBorders>
            <w:top w:val="none" w:sz="0" w:space="0" w:color="auto"/>
          </w:tblBorders>
        </w:tblPrEx>
        <w:trPr>
          <w:ins w:id="6064"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35300CC8" w14:textId="77777777" w:rsidR="00AB78DE" w:rsidRPr="00BA156B" w:rsidRDefault="00AB78DE" w:rsidP="001828F5">
            <w:pPr>
              <w:autoSpaceDE w:val="0"/>
              <w:autoSpaceDN w:val="0"/>
              <w:adjustRightInd w:val="0"/>
              <w:spacing w:line="380" w:lineRule="atLeast"/>
              <w:rPr>
                <w:ins w:id="6065" w:author="Regina Casanova" w:date="2018-07-29T13:12:00Z"/>
                <w:rFonts w:cs="Times New Roman"/>
                <w:color w:val="000000"/>
                <w:lang w:val="es-PE"/>
              </w:rPr>
            </w:pPr>
            <w:ins w:id="6066"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0F67188B" w14:textId="77777777" w:rsidR="00AB78DE" w:rsidRPr="00BA156B" w:rsidRDefault="00AB78DE" w:rsidP="001828F5">
            <w:pPr>
              <w:autoSpaceDE w:val="0"/>
              <w:autoSpaceDN w:val="0"/>
              <w:adjustRightInd w:val="0"/>
              <w:spacing w:line="380" w:lineRule="atLeast"/>
              <w:rPr>
                <w:ins w:id="6067" w:author="Regina Casanova" w:date="2018-07-29T13:12:00Z"/>
                <w:rFonts w:cs="Times New Roman"/>
                <w:color w:val="000000"/>
                <w:lang w:val="es-PE"/>
              </w:rPr>
            </w:pPr>
            <w:ins w:id="6068" w:author="Regina Casanova" w:date="2018-07-29T13:12:00Z">
              <w:r w:rsidRPr="00BA156B">
                <w:rPr>
                  <w:rFonts w:cs="Times New Roman"/>
                  <w:color w:val="000000"/>
                  <w:lang w:val="es-PE"/>
                </w:rPr>
                <w:t>Demoras</w:t>
              </w:r>
            </w:ins>
          </w:p>
        </w:tc>
      </w:tr>
      <w:tr w:rsidR="00AB78DE" w:rsidRPr="00BA156B" w14:paraId="188FE9C5" w14:textId="77777777" w:rsidTr="001828F5">
        <w:tblPrEx>
          <w:tblBorders>
            <w:top w:val="none" w:sz="0" w:space="0" w:color="auto"/>
          </w:tblBorders>
        </w:tblPrEx>
        <w:trPr>
          <w:ins w:id="6069" w:author="Regina Casanova" w:date="2018-07-29T13:12:00Z"/>
        </w:trPr>
        <w:tc>
          <w:tcPr>
            <w:tcW w:w="1741" w:type="dxa"/>
            <w:tcBorders>
              <w:left w:val="single" w:sz="8" w:space="0" w:color="000000"/>
              <w:right w:val="single" w:sz="8" w:space="0" w:color="000000"/>
            </w:tcBorders>
            <w:vAlign w:val="bottom"/>
          </w:tcPr>
          <w:p w14:paraId="10559FA1" w14:textId="77777777" w:rsidR="00AB78DE" w:rsidRPr="00BA156B" w:rsidRDefault="00AB78DE" w:rsidP="001828F5">
            <w:pPr>
              <w:autoSpaceDE w:val="0"/>
              <w:autoSpaceDN w:val="0"/>
              <w:adjustRightInd w:val="0"/>
              <w:spacing w:line="380" w:lineRule="atLeast"/>
              <w:rPr>
                <w:ins w:id="6070" w:author="Regina Casanova" w:date="2018-07-29T13:12:00Z"/>
                <w:rFonts w:cs="Times New Roman"/>
                <w:color w:val="000000"/>
                <w:lang w:val="es-PE"/>
              </w:rPr>
            </w:pPr>
            <w:ins w:id="6071"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3FD990AC" w14:textId="77777777" w:rsidR="00AB78DE" w:rsidRPr="00BA156B" w:rsidRDefault="00AB78DE" w:rsidP="001828F5">
            <w:pPr>
              <w:autoSpaceDE w:val="0"/>
              <w:autoSpaceDN w:val="0"/>
              <w:adjustRightInd w:val="0"/>
              <w:spacing w:line="380" w:lineRule="atLeast"/>
              <w:rPr>
                <w:ins w:id="6072" w:author="Regina Casanova" w:date="2018-07-29T13:12:00Z"/>
                <w:rFonts w:cs="Times New Roman"/>
                <w:color w:val="000000"/>
                <w:lang w:val="es-PE"/>
              </w:rPr>
            </w:pPr>
            <w:ins w:id="6073" w:author="Regina Casanova" w:date="2018-07-29T13:12:00Z">
              <w:r w:rsidRPr="00BA156B">
                <w:rPr>
                  <w:rFonts w:cs="Times New Roman"/>
                  <w:color w:val="000000"/>
                  <w:lang w:val="es-PE"/>
                </w:rPr>
                <w:t>Demora y/o falta de servicio de ambulancias</w:t>
              </w:r>
            </w:ins>
          </w:p>
        </w:tc>
      </w:tr>
      <w:tr w:rsidR="00AB78DE" w:rsidRPr="00BA156B" w14:paraId="256E2689" w14:textId="77777777" w:rsidTr="001828F5">
        <w:tblPrEx>
          <w:tblBorders>
            <w:top w:val="none" w:sz="0" w:space="0" w:color="auto"/>
          </w:tblBorders>
        </w:tblPrEx>
        <w:trPr>
          <w:ins w:id="6074" w:author="Regina Casanova" w:date="2018-07-29T13:12:00Z"/>
        </w:trPr>
        <w:tc>
          <w:tcPr>
            <w:tcW w:w="1741" w:type="dxa"/>
            <w:tcBorders>
              <w:left w:val="single" w:sz="8" w:space="0" w:color="000000"/>
              <w:right w:val="single" w:sz="8" w:space="0" w:color="000000"/>
            </w:tcBorders>
            <w:shd w:val="clear" w:color="auto" w:fill="E1E0E0"/>
            <w:vAlign w:val="bottom"/>
          </w:tcPr>
          <w:p w14:paraId="6407ED1A" w14:textId="77777777" w:rsidR="00AB78DE" w:rsidRPr="00BA156B" w:rsidRDefault="00AB78DE" w:rsidP="001828F5">
            <w:pPr>
              <w:autoSpaceDE w:val="0"/>
              <w:autoSpaceDN w:val="0"/>
              <w:adjustRightInd w:val="0"/>
              <w:spacing w:line="380" w:lineRule="atLeast"/>
              <w:rPr>
                <w:ins w:id="6075" w:author="Regina Casanova" w:date="2018-07-29T13:12:00Z"/>
                <w:rFonts w:cs="Times New Roman"/>
                <w:color w:val="000000"/>
                <w:lang w:val="es-PE"/>
              </w:rPr>
            </w:pPr>
            <w:ins w:id="6076"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1F1FE3AD" w14:textId="77777777" w:rsidR="00AB78DE" w:rsidRPr="00BA156B" w:rsidRDefault="00AB78DE" w:rsidP="001828F5">
            <w:pPr>
              <w:autoSpaceDE w:val="0"/>
              <w:autoSpaceDN w:val="0"/>
              <w:adjustRightInd w:val="0"/>
              <w:spacing w:line="380" w:lineRule="atLeast"/>
              <w:rPr>
                <w:ins w:id="6077" w:author="Regina Casanova" w:date="2018-07-29T13:12:00Z"/>
                <w:rFonts w:cs="Times New Roman"/>
                <w:color w:val="000000"/>
                <w:lang w:val="es-PE"/>
              </w:rPr>
            </w:pPr>
            <w:ins w:id="6078" w:author="Regina Casanova" w:date="2018-07-29T13:12:00Z">
              <w:r w:rsidRPr="00BA156B">
                <w:rPr>
                  <w:rFonts w:cs="Times New Roman"/>
                  <w:color w:val="000000"/>
                  <w:lang w:val="es-PE"/>
                </w:rPr>
                <w:t>Demora en la entrega de documentos (recetas, órdenes, altas, certificados, etc.)</w:t>
              </w:r>
            </w:ins>
          </w:p>
        </w:tc>
      </w:tr>
      <w:tr w:rsidR="00AB78DE" w:rsidRPr="00BA156B" w14:paraId="4E792162" w14:textId="77777777" w:rsidTr="001828F5">
        <w:tblPrEx>
          <w:tblBorders>
            <w:top w:val="none" w:sz="0" w:space="0" w:color="auto"/>
          </w:tblBorders>
        </w:tblPrEx>
        <w:trPr>
          <w:ins w:id="6079" w:author="Regina Casanova" w:date="2018-07-29T13:12:00Z"/>
        </w:trPr>
        <w:tc>
          <w:tcPr>
            <w:tcW w:w="1741" w:type="dxa"/>
            <w:tcBorders>
              <w:left w:val="single" w:sz="8" w:space="0" w:color="000000"/>
              <w:right w:val="single" w:sz="8" w:space="0" w:color="000000"/>
            </w:tcBorders>
            <w:vAlign w:val="bottom"/>
          </w:tcPr>
          <w:p w14:paraId="0DC92293" w14:textId="77777777" w:rsidR="00AB78DE" w:rsidRPr="00BA156B" w:rsidRDefault="00AB78DE" w:rsidP="001828F5">
            <w:pPr>
              <w:autoSpaceDE w:val="0"/>
              <w:autoSpaceDN w:val="0"/>
              <w:adjustRightInd w:val="0"/>
              <w:spacing w:line="380" w:lineRule="atLeast"/>
              <w:rPr>
                <w:ins w:id="6080" w:author="Regina Casanova" w:date="2018-07-29T13:12:00Z"/>
                <w:rFonts w:cs="Times New Roman"/>
                <w:color w:val="000000"/>
                <w:lang w:val="es-PE"/>
              </w:rPr>
            </w:pPr>
            <w:ins w:id="6081"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78401BD8" w14:textId="77777777" w:rsidR="00AB78DE" w:rsidRPr="00BA156B" w:rsidRDefault="00AB78DE" w:rsidP="001828F5">
            <w:pPr>
              <w:autoSpaceDE w:val="0"/>
              <w:autoSpaceDN w:val="0"/>
              <w:adjustRightInd w:val="0"/>
              <w:spacing w:line="380" w:lineRule="atLeast"/>
              <w:rPr>
                <w:ins w:id="6082" w:author="Regina Casanova" w:date="2018-07-29T13:12:00Z"/>
                <w:rFonts w:cs="Times New Roman"/>
                <w:color w:val="000000"/>
                <w:lang w:val="es-PE"/>
              </w:rPr>
            </w:pPr>
            <w:ins w:id="6083" w:author="Regina Casanova" w:date="2018-07-29T13:12:00Z">
              <w:r w:rsidRPr="00BA156B">
                <w:rPr>
                  <w:rFonts w:cs="Times New Roman"/>
                  <w:color w:val="000000"/>
                  <w:lang w:val="es-PE"/>
                </w:rPr>
                <w:t>Demora en la atención al usuario por teléfono</w:t>
              </w:r>
            </w:ins>
          </w:p>
        </w:tc>
      </w:tr>
      <w:tr w:rsidR="00AB78DE" w:rsidRPr="00BA156B" w14:paraId="1060889A" w14:textId="77777777" w:rsidTr="001828F5">
        <w:tblPrEx>
          <w:tblBorders>
            <w:top w:val="none" w:sz="0" w:space="0" w:color="auto"/>
          </w:tblBorders>
        </w:tblPrEx>
        <w:trPr>
          <w:ins w:id="6084" w:author="Regina Casanova" w:date="2018-07-29T13:12:00Z"/>
        </w:trPr>
        <w:tc>
          <w:tcPr>
            <w:tcW w:w="1741" w:type="dxa"/>
            <w:tcBorders>
              <w:left w:val="single" w:sz="8" w:space="0" w:color="000000"/>
              <w:right w:val="single" w:sz="8" w:space="0" w:color="000000"/>
            </w:tcBorders>
            <w:shd w:val="clear" w:color="auto" w:fill="E1E0E0"/>
            <w:vAlign w:val="bottom"/>
          </w:tcPr>
          <w:p w14:paraId="18028671" w14:textId="77777777" w:rsidR="00AB78DE" w:rsidRPr="00BA156B" w:rsidRDefault="00AB78DE" w:rsidP="001828F5">
            <w:pPr>
              <w:autoSpaceDE w:val="0"/>
              <w:autoSpaceDN w:val="0"/>
              <w:adjustRightInd w:val="0"/>
              <w:spacing w:line="380" w:lineRule="atLeast"/>
              <w:rPr>
                <w:ins w:id="6085" w:author="Regina Casanova" w:date="2018-07-29T13:12:00Z"/>
                <w:rFonts w:cs="Times New Roman"/>
                <w:color w:val="000000"/>
                <w:lang w:val="es-PE"/>
              </w:rPr>
            </w:pPr>
            <w:ins w:id="6086"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33EC6EB9" w14:textId="77777777" w:rsidR="00AB78DE" w:rsidRPr="00BA156B" w:rsidRDefault="00AB78DE" w:rsidP="001828F5">
            <w:pPr>
              <w:autoSpaceDE w:val="0"/>
              <w:autoSpaceDN w:val="0"/>
              <w:adjustRightInd w:val="0"/>
              <w:spacing w:line="380" w:lineRule="atLeast"/>
              <w:rPr>
                <w:ins w:id="6087" w:author="Regina Casanova" w:date="2018-07-29T13:12:00Z"/>
                <w:rFonts w:cs="Times New Roman"/>
                <w:color w:val="000000"/>
                <w:lang w:val="es-PE"/>
              </w:rPr>
            </w:pPr>
            <w:ins w:id="6088" w:author="Regina Casanova" w:date="2018-07-29T13:12:00Z">
              <w:r w:rsidRPr="00BA156B">
                <w:rPr>
                  <w:rFonts w:cs="Times New Roman"/>
                  <w:color w:val="000000"/>
                  <w:lang w:val="es-PE"/>
                </w:rPr>
                <w:t>Demora en hospitalización</w:t>
              </w:r>
            </w:ins>
          </w:p>
        </w:tc>
      </w:tr>
      <w:tr w:rsidR="00AB78DE" w:rsidRPr="00BA156B" w14:paraId="043B679F" w14:textId="77777777" w:rsidTr="001828F5">
        <w:tblPrEx>
          <w:tblBorders>
            <w:top w:val="none" w:sz="0" w:space="0" w:color="auto"/>
          </w:tblBorders>
        </w:tblPrEx>
        <w:trPr>
          <w:ins w:id="6089" w:author="Regina Casanova" w:date="2018-07-29T13:12:00Z"/>
        </w:trPr>
        <w:tc>
          <w:tcPr>
            <w:tcW w:w="1741" w:type="dxa"/>
            <w:tcBorders>
              <w:left w:val="single" w:sz="8" w:space="0" w:color="000000"/>
              <w:right w:val="single" w:sz="8" w:space="0" w:color="000000"/>
            </w:tcBorders>
            <w:vAlign w:val="bottom"/>
          </w:tcPr>
          <w:p w14:paraId="626523CE" w14:textId="77777777" w:rsidR="00AB78DE" w:rsidRPr="00BA156B" w:rsidRDefault="00AB78DE" w:rsidP="001828F5">
            <w:pPr>
              <w:autoSpaceDE w:val="0"/>
              <w:autoSpaceDN w:val="0"/>
              <w:adjustRightInd w:val="0"/>
              <w:spacing w:line="380" w:lineRule="atLeast"/>
              <w:rPr>
                <w:ins w:id="6090" w:author="Regina Casanova" w:date="2018-07-29T13:12:00Z"/>
                <w:rFonts w:cs="Times New Roman"/>
                <w:color w:val="000000"/>
                <w:lang w:val="es-PE"/>
              </w:rPr>
            </w:pPr>
            <w:ins w:id="6091" w:author="Regina Casanova" w:date="2018-07-29T13:12:00Z">
              <w:r w:rsidRPr="00BA156B">
                <w:rPr>
                  <w:rFonts w:cs="Times New Roman"/>
                  <w:color w:val="000000"/>
                  <w:lang w:val="es-PE"/>
                </w:rPr>
                <w:t>Ítem #5</w:t>
              </w:r>
            </w:ins>
          </w:p>
        </w:tc>
        <w:tc>
          <w:tcPr>
            <w:tcW w:w="12452" w:type="dxa"/>
            <w:tcBorders>
              <w:right w:val="single" w:sz="8" w:space="0" w:color="000000"/>
            </w:tcBorders>
            <w:vAlign w:val="bottom"/>
          </w:tcPr>
          <w:p w14:paraId="5D1B87F3" w14:textId="77777777" w:rsidR="00AB78DE" w:rsidRPr="00BA156B" w:rsidRDefault="00AB78DE" w:rsidP="001828F5">
            <w:pPr>
              <w:autoSpaceDE w:val="0"/>
              <w:autoSpaceDN w:val="0"/>
              <w:adjustRightInd w:val="0"/>
              <w:spacing w:line="380" w:lineRule="atLeast"/>
              <w:rPr>
                <w:ins w:id="6092" w:author="Regina Casanova" w:date="2018-07-29T13:12:00Z"/>
                <w:rFonts w:cs="Times New Roman"/>
                <w:color w:val="000000"/>
                <w:lang w:val="es-PE"/>
              </w:rPr>
            </w:pPr>
            <w:ins w:id="6093" w:author="Regina Casanova" w:date="2018-07-29T13:12:00Z">
              <w:r w:rsidRPr="00BA156B">
                <w:rPr>
                  <w:rFonts w:cs="Times New Roman"/>
                  <w:color w:val="000000"/>
                  <w:lang w:val="es-PE"/>
                </w:rPr>
                <w:t>Demora en la realización de exámenes</w:t>
              </w:r>
            </w:ins>
          </w:p>
        </w:tc>
      </w:tr>
      <w:tr w:rsidR="00AB78DE" w:rsidRPr="00BA156B" w14:paraId="1559A97E" w14:textId="77777777" w:rsidTr="001828F5">
        <w:tblPrEx>
          <w:tblBorders>
            <w:top w:val="none" w:sz="0" w:space="0" w:color="auto"/>
          </w:tblBorders>
        </w:tblPrEx>
        <w:trPr>
          <w:ins w:id="6094" w:author="Regina Casanova" w:date="2018-07-29T13:12:00Z"/>
        </w:trPr>
        <w:tc>
          <w:tcPr>
            <w:tcW w:w="1741" w:type="dxa"/>
            <w:tcBorders>
              <w:left w:val="single" w:sz="8" w:space="0" w:color="000000"/>
              <w:right w:val="single" w:sz="8" w:space="0" w:color="000000"/>
            </w:tcBorders>
            <w:shd w:val="clear" w:color="auto" w:fill="E1E0E0"/>
            <w:vAlign w:val="bottom"/>
          </w:tcPr>
          <w:p w14:paraId="7602F947" w14:textId="77777777" w:rsidR="00AB78DE" w:rsidRPr="00BA156B" w:rsidRDefault="00AB78DE" w:rsidP="001828F5">
            <w:pPr>
              <w:autoSpaceDE w:val="0"/>
              <w:autoSpaceDN w:val="0"/>
              <w:adjustRightInd w:val="0"/>
              <w:spacing w:line="380" w:lineRule="atLeast"/>
              <w:rPr>
                <w:ins w:id="6095" w:author="Regina Casanova" w:date="2018-07-29T13:12:00Z"/>
                <w:rFonts w:cs="Times New Roman"/>
                <w:color w:val="000000"/>
                <w:lang w:val="es-PE"/>
              </w:rPr>
            </w:pPr>
            <w:ins w:id="6096" w:author="Regina Casanova" w:date="2018-07-29T13:12:00Z">
              <w:r w:rsidRPr="00BA156B">
                <w:rPr>
                  <w:rFonts w:cs="Times New Roman"/>
                  <w:color w:val="000000"/>
                  <w:lang w:val="es-PE"/>
                </w:rPr>
                <w:t>Ítem #6</w:t>
              </w:r>
            </w:ins>
          </w:p>
        </w:tc>
        <w:tc>
          <w:tcPr>
            <w:tcW w:w="12452" w:type="dxa"/>
            <w:tcBorders>
              <w:right w:val="single" w:sz="8" w:space="0" w:color="000000"/>
            </w:tcBorders>
            <w:shd w:val="clear" w:color="auto" w:fill="E1E0E0"/>
            <w:vAlign w:val="bottom"/>
          </w:tcPr>
          <w:p w14:paraId="6B2213AC" w14:textId="77777777" w:rsidR="00AB78DE" w:rsidRPr="00BA156B" w:rsidRDefault="00AB78DE" w:rsidP="001828F5">
            <w:pPr>
              <w:autoSpaceDE w:val="0"/>
              <w:autoSpaceDN w:val="0"/>
              <w:adjustRightInd w:val="0"/>
              <w:spacing w:line="380" w:lineRule="atLeast"/>
              <w:rPr>
                <w:ins w:id="6097" w:author="Regina Casanova" w:date="2018-07-29T13:12:00Z"/>
                <w:rFonts w:cs="Times New Roman"/>
                <w:color w:val="000000"/>
                <w:lang w:val="es-PE"/>
              </w:rPr>
            </w:pPr>
            <w:ins w:id="6098" w:author="Regina Casanova" w:date="2018-07-29T13:12:00Z">
              <w:r w:rsidRPr="00BA156B">
                <w:rPr>
                  <w:rFonts w:cs="Times New Roman"/>
                  <w:color w:val="000000"/>
                  <w:lang w:val="es-PE"/>
                </w:rPr>
                <w:t>Demora en la intervención quirúrgica</w:t>
              </w:r>
            </w:ins>
          </w:p>
        </w:tc>
      </w:tr>
      <w:tr w:rsidR="00AB78DE" w:rsidRPr="00BA156B" w14:paraId="6E43FE92" w14:textId="77777777" w:rsidTr="001828F5">
        <w:tblPrEx>
          <w:tblBorders>
            <w:top w:val="none" w:sz="0" w:space="0" w:color="auto"/>
          </w:tblBorders>
        </w:tblPrEx>
        <w:trPr>
          <w:ins w:id="6099" w:author="Regina Casanova" w:date="2018-07-29T13:12:00Z"/>
        </w:trPr>
        <w:tc>
          <w:tcPr>
            <w:tcW w:w="1741" w:type="dxa"/>
            <w:tcBorders>
              <w:left w:val="single" w:sz="8" w:space="0" w:color="000000"/>
              <w:right w:val="single" w:sz="8" w:space="0" w:color="000000"/>
            </w:tcBorders>
            <w:vAlign w:val="bottom"/>
          </w:tcPr>
          <w:p w14:paraId="2BC811EE" w14:textId="77777777" w:rsidR="00AB78DE" w:rsidRPr="00BA156B" w:rsidRDefault="00AB78DE" w:rsidP="001828F5">
            <w:pPr>
              <w:autoSpaceDE w:val="0"/>
              <w:autoSpaceDN w:val="0"/>
              <w:adjustRightInd w:val="0"/>
              <w:spacing w:line="380" w:lineRule="atLeast"/>
              <w:rPr>
                <w:ins w:id="6100" w:author="Regina Casanova" w:date="2018-07-29T13:12:00Z"/>
                <w:rFonts w:cs="Times New Roman"/>
                <w:color w:val="000000"/>
                <w:lang w:val="es-PE"/>
              </w:rPr>
            </w:pPr>
            <w:ins w:id="6101" w:author="Regina Casanova" w:date="2018-07-29T13:12:00Z">
              <w:r w:rsidRPr="00BA156B">
                <w:rPr>
                  <w:rFonts w:cs="Times New Roman"/>
                  <w:color w:val="000000"/>
                  <w:lang w:val="es-PE"/>
                </w:rPr>
                <w:t>Ítem #7</w:t>
              </w:r>
            </w:ins>
          </w:p>
        </w:tc>
        <w:tc>
          <w:tcPr>
            <w:tcW w:w="12452" w:type="dxa"/>
            <w:tcBorders>
              <w:right w:val="single" w:sz="8" w:space="0" w:color="000000"/>
            </w:tcBorders>
            <w:vAlign w:val="bottom"/>
          </w:tcPr>
          <w:p w14:paraId="3564920E" w14:textId="77777777" w:rsidR="00AB78DE" w:rsidRPr="00BA156B" w:rsidRDefault="00AB78DE" w:rsidP="001828F5">
            <w:pPr>
              <w:autoSpaceDE w:val="0"/>
              <w:autoSpaceDN w:val="0"/>
              <w:adjustRightInd w:val="0"/>
              <w:spacing w:line="380" w:lineRule="atLeast"/>
              <w:rPr>
                <w:ins w:id="6102" w:author="Regina Casanova" w:date="2018-07-29T13:12:00Z"/>
                <w:rFonts w:cs="Times New Roman"/>
                <w:color w:val="000000"/>
                <w:lang w:val="es-PE"/>
              </w:rPr>
            </w:pPr>
            <w:ins w:id="6103" w:author="Regina Casanova" w:date="2018-07-29T13:12:00Z">
              <w:r w:rsidRPr="00BA156B">
                <w:rPr>
                  <w:rFonts w:cs="Times New Roman"/>
                  <w:color w:val="000000"/>
                  <w:lang w:val="es-PE"/>
                </w:rPr>
                <w:t>Demora en consultorio externo</w:t>
              </w:r>
            </w:ins>
          </w:p>
        </w:tc>
      </w:tr>
      <w:tr w:rsidR="00AB78DE" w:rsidRPr="00BA156B" w14:paraId="770038B0" w14:textId="77777777" w:rsidTr="001828F5">
        <w:tblPrEx>
          <w:tblBorders>
            <w:top w:val="none" w:sz="0" w:space="0" w:color="auto"/>
          </w:tblBorders>
        </w:tblPrEx>
        <w:trPr>
          <w:ins w:id="6104" w:author="Regina Casanova" w:date="2018-07-29T13:12:00Z"/>
        </w:trPr>
        <w:tc>
          <w:tcPr>
            <w:tcW w:w="1741" w:type="dxa"/>
            <w:tcBorders>
              <w:left w:val="single" w:sz="8" w:space="0" w:color="000000"/>
              <w:right w:val="single" w:sz="8" w:space="0" w:color="000000"/>
            </w:tcBorders>
            <w:shd w:val="clear" w:color="auto" w:fill="E1E0E0"/>
            <w:vAlign w:val="bottom"/>
          </w:tcPr>
          <w:p w14:paraId="418A1EED" w14:textId="77777777" w:rsidR="00AB78DE" w:rsidRPr="00BA156B" w:rsidRDefault="00AB78DE" w:rsidP="001828F5">
            <w:pPr>
              <w:autoSpaceDE w:val="0"/>
              <w:autoSpaceDN w:val="0"/>
              <w:adjustRightInd w:val="0"/>
              <w:spacing w:line="380" w:lineRule="atLeast"/>
              <w:rPr>
                <w:ins w:id="6105" w:author="Regina Casanova" w:date="2018-07-29T13:12:00Z"/>
                <w:rFonts w:cs="Times New Roman"/>
                <w:color w:val="000000"/>
                <w:lang w:val="es-PE"/>
              </w:rPr>
            </w:pPr>
            <w:ins w:id="6106" w:author="Regina Casanova" w:date="2018-07-29T13:12:00Z">
              <w:r w:rsidRPr="00BA156B">
                <w:rPr>
                  <w:rFonts w:cs="Times New Roman"/>
                  <w:color w:val="000000"/>
                  <w:lang w:val="es-PE"/>
                </w:rPr>
                <w:t>Ítem #8</w:t>
              </w:r>
            </w:ins>
          </w:p>
        </w:tc>
        <w:tc>
          <w:tcPr>
            <w:tcW w:w="12452" w:type="dxa"/>
            <w:tcBorders>
              <w:right w:val="single" w:sz="8" w:space="0" w:color="000000"/>
            </w:tcBorders>
            <w:shd w:val="clear" w:color="auto" w:fill="E1E0E0"/>
            <w:vAlign w:val="bottom"/>
          </w:tcPr>
          <w:p w14:paraId="6AD1358C" w14:textId="77777777" w:rsidR="00AB78DE" w:rsidRPr="00BA156B" w:rsidRDefault="00AB78DE" w:rsidP="001828F5">
            <w:pPr>
              <w:autoSpaceDE w:val="0"/>
              <w:autoSpaceDN w:val="0"/>
              <w:adjustRightInd w:val="0"/>
              <w:spacing w:line="380" w:lineRule="atLeast"/>
              <w:rPr>
                <w:ins w:id="6107" w:author="Regina Casanova" w:date="2018-07-29T13:12:00Z"/>
                <w:rFonts w:cs="Times New Roman"/>
                <w:color w:val="000000"/>
                <w:lang w:val="es-PE"/>
              </w:rPr>
            </w:pPr>
            <w:ins w:id="6108" w:author="Regina Casanova" w:date="2018-07-29T13:12:00Z">
              <w:r w:rsidRPr="00BA156B">
                <w:rPr>
                  <w:rFonts w:cs="Times New Roman"/>
                  <w:color w:val="000000"/>
                  <w:lang w:val="es-PE"/>
                </w:rPr>
                <w:t>Demora en atención en emergencia</w:t>
              </w:r>
            </w:ins>
          </w:p>
        </w:tc>
      </w:tr>
      <w:tr w:rsidR="00AB78DE" w:rsidRPr="00BA156B" w14:paraId="61708270" w14:textId="77777777" w:rsidTr="001828F5">
        <w:trPr>
          <w:ins w:id="6109" w:author="Regina Casanova" w:date="2018-07-29T13:12:00Z"/>
        </w:trPr>
        <w:tc>
          <w:tcPr>
            <w:tcW w:w="1741" w:type="dxa"/>
            <w:tcBorders>
              <w:left w:val="single" w:sz="8" w:space="0" w:color="000000"/>
              <w:bottom w:val="single" w:sz="8" w:space="0" w:color="000000"/>
              <w:right w:val="single" w:sz="8" w:space="0" w:color="000000"/>
            </w:tcBorders>
            <w:vAlign w:val="bottom"/>
          </w:tcPr>
          <w:p w14:paraId="5E8BA974" w14:textId="77777777" w:rsidR="00AB78DE" w:rsidRPr="00BA156B" w:rsidRDefault="00AB78DE" w:rsidP="001828F5">
            <w:pPr>
              <w:autoSpaceDE w:val="0"/>
              <w:autoSpaceDN w:val="0"/>
              <w:adjustRightInd w:val="0"/>
              <w:spacing w:line="380" w:lineRule="atLeast"/>
              <w:rPr>
                <w:ins w:id="6110" w:author="Regina Casanova" w:date="2018-07-29T13:12:00Z"/>
                <w:rFonts w:cs="Times New Roman"/>
                <w:color w:val="000000"/>
                <w:lang w:val="es-PE"/>
              </w:rPr>
            </w:pPr>
            <w:ins w:id="6111" w:author="Regina Casanova" w:date="2018-07-29T13:12:00Z">
              <w:r w:rsidRPr="00BA156B">
                <w:rPr>
                  <w:rFonts w:cs="Times New Roman"/>
                  <w:color w:val="000000"/>
                  <w:lang w:val="es-PE"/>
                </w:rPr>
                <w:t>Ítem #9</w:t>
              </w:r>
            </w:ins>
          </w:p>
        </w:tc>
        <w:tc>
          <w:tcPr>
            <w:tcW w:w="12452" w:type="dxa"/>
            <w:tcBorders>
              <w:bottom w:val="single" w:sz="8" w:space="0" w:color="000000"/>
              <w:right w:val="single" w:sz="8" w:space="0" w:color="000000"/>
            </w:tcBorders>
            <w:vAlign w:val="bottom"/>
          </w:tcPr>
          <w:p w14:paraId="2EF0A82D" w14:textId="77777777" w:rsidR="00AB78DE" w:rsidRPr="00BA156B" w:rsidRDefault="00AB78DE" w:rsidP="001828F5">
            <w:pPr>
              <w:autoSpaceDE w:val="0"/>
              <w:autoSpaceDN w:val="0"/>
              <w:adjustRightInd w:val="0"/>
              <w:spacing w:line="380" w:lineRule="atLeast"/>
              <w:rPr>
                <w:ins w:id="6112" w:author="Regina Casanova" w:date="2018-07-29T13:12:00Z"/>
                <w:rFonts w:cs="Times New Roman"/>
                <w:color w:val="000000"/>
                <w:lang w:val="es-PE"/>
              </w:rPr>
            </w:pPr>
            <w:ins w:id="6113" w:author="Regina Casanova" w:date="2018-07-29T13:12:00Z">
              <w:r w:rsidRPr="00BA156B">
                <w:rPr>
                  <w:rFonts w:cs="Times New Roman"/>
                  <w:color w:val="000000"/>
                  <w:lang w:val="es-PE"/>
                </w:rPr>
                <w:t>Demora en el proceso de admisión del asegurado (por personal no médico)</w:t>
              </w:r>
            </w:ins>
          </w:p>
        </w:tc>
      </w:tr>
    </w:tbl>
    <w:p w14:paraId="6A24AB5D" w14:textId="77777777" w:rsidR="00EE1474" w:rsidRDefault="00EE1474" w:rsidP="00842BF2">
      <w:pPr>
        <w:pStyle w:val="Ttulo1"/>
        <w:pageBreakBefore w:val="0"/>
        <w:rPr>
          <w:ins w:id="6114" w:author="Regina Casanova" w:date="2018-07-29T13:44:00Z"/>
          <w:lang w:val="es-PE"/>
        </w:rPr>
        <w:sectPr w:rsidR="00EE1474" w:rsidSect="00EE1474">
          <w:pgSz w:w="16840" w:h="11900" w:orient="landscape"/>
          <w:pgMar w:top="1701" w:right="1701" w:bottom="2268" w:left="1701" w:header="709" w:footer="709" w:gutter="0"/>
          <w:cols w:space="708"/>
          <w:titlePg/>
          <w:docGrid w:linePitch="360"/>
          <w:sectPrChange w:id="6115" w:author="Regina Casanova" w:date="2018-07-29T13:44:00Z">
            <w:sectPr w:rsidR="00EE1474" w:rsidSect="00EE1474">
              <w:pgSz w:w="11900" w:h="16840" w:orient="portrait"/>
              <w:pgMar w:top="1701" w:right="1701" w:bottom="1701" w:left="2268" w:header="708" w:footer="708" w:gutter="0"/>
            </w:sectPr>
          </w:sectPrChange>
        </w:sectPr>
      </w:pPr>
    </w:p>
    <w:p w14:paraId="3443275C" w14:textId="0850688E" w:rsidR="00FF28C7" w:rsidRPr="00842BF2" w:rsidRDefault="00A12DD0" w:rsidP="00842BF2">
      <w:pPr>
        <w:pStyle w:val="Ttulo1"/>
      </w:pPr>
      <w:bookmarkStart w:id="6116" w:name="_Toc520655735"/>
      <w:r w:rsidRPr="00BA156B">
        <w:lastRenderedPageBreak/>
        <w:t>Discusión</w:t>
      </w:r>
      <w:bookmarkEnd w:id="6116"/>
    </w:p>
    <w:p w14:paraId="196740F6" w14:textId="0B273269"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w:t>
      </w:r>
      <w:commentRangeStart w:id="6117"/>
      <w:r w:rsidR="00696553" w:rsidRPr="00BA156B">
        <w:t xml:space="preserve">un </w:t>
      </w:r>
      <w:ins w:id="6118" w:author="Regina Casanova" w:date="2018-07-29T13:46:00Z">
        <w:r w:rsidR="00EE1474">
          <w:t>aplicativo informático</w:t>
        </w:r>
      </w:ins>
      <w:del w:id="6119" w:author="Regina Casanova" w:date="2018-07-29T13:45:00Z">
        <w:r w:rsidR="007B5AA2" w:rsidDel="00EE1474">
          <w:delText>software</w:delText>
        </w:r>
      </w:del>
      <w:r w:rsidR="00696553" w:rsidRPr="00BA156B">
        <w:t xml:space="preserve"> </w:t>
      </w:r>
      <w:commentRangeEnd w:id="6117"/>
      <w:r w:rsidR="00F916E3">
        <w:rPr>
          <w:rStyle w:val="Refdecomentario"/>
          <w:rFonts w:cstheme="minorBidi"/>
          <w:lang w:val="es-ES_tradnl"/>
        </w:rPr>
        <w:commentReference w:id="6117"/>
      </w:r>
      <w:r w:rsidR="00696553" w:rsidRPr="00BA156B">
        <w:t xml:space="preserve">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0B159383" w:rsidR="003700B5" w:rsidRDefault="00EA18EF" w:rsidP="00842BF2">
      <w:pPr>
        <w:pStyle w:val="Texto"/>
        <w:rPr>
          <w:ins w:id="6120" w:author="Regina Casanova" w:date="2018-06-20T13:47:00Z"/>
        </w:rPr>
      </w:pPr>
      <w:r w:rsidRPr="00BA156B">
        <w:t xml:space="preserve">Luego de las entrevistas de la fase exploratoria, todos los </w:t>
      </w:r>
      <w:del w:id="6121" w:author="Luis Fernando Llanos Zavalaga" w:date="2018-07-10T16:20:00Z">
        <w:r w:rsidRPr="00BA156B" w:rsidDel="007E613C">
          <w:delText xml:space="preserve">tipos de usuarios encontrados como claves para </w:delText>
        </w:r>
        <w:r w:rsidR="00D30D4A" w:rsidRPr="00BA156B" w:rsidDel="007E613C">
          <w:delText>este estudio</w:delText>
        </w:r>
        <w:r w:rsidRPr="00BA156B" w:rsidDel="007E613C">
          <w:delText xml:space="preserve"> </w:delText>
        </w:r>
      </w:del>
      <w:ins w:id="6122" w:author="Luis Fernando Llanos Zavalaga" w:date="2018-07-10T16:20:00Z">
        <w:r w:rsidR="007E613C">
          <w:t xml:space="preserve">entrevistados </w:t>
        </w:r>
      </w:ins>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6123"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6124"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C126C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(49)","plainTextFormattedCitation":"(49)","previouslyFormattedCitation":"(48)"},"properties":{"noteIndex":0},"schema":"https://github.com/citation-style-language/schema/raw/master/csl-citation.json"}</w:instrText>
      </w:r>
      <w:r w:rsidR="00EC2BAF" w:rsidRPr="00BA156B">
        <w:fldChar w:fldCharType="separate"/>
      </w:r>
      <w:r w:rsidR="00C126C6" w:rsidRPr="00C126C6">
        <w:rPr>
          <w:noProof/>
        </w:rPr>
        <w:t>(49)</w:t>
      </w:r>
      <w:r w:rsidR="00EC2BAF" w:rsidRPr="00BA156B">
        <w:fldChar w:fldCharType="end"/>
      </w:r>
      <w:ins w:id="6125" w:author="Regina Casanova" w:date="2018-06-20T13:31:00Z">
        <w:r w:rsidR="003700B5">
          <w:t xml:space="preserve"> que</w:t>
        </w:r>
      </w:ins>
      <w:del w:id="6126" w:author="Regina Casanova" w:date="2018-06-20T13:31:00Z">
        <w:r w:rsidR="00BF27D4" w:rsidRPr="00BA156B" w:rsidDel="003700B5">
          <w:delText xml:space="preserve"> </w:delText>
        </w:r>
      </w:del>
      <w:ins w:id="6127" w:author="Regina Casanova" w:date="2018-06-20T13:30:00Z">
        <w:r w:rsidR="003700B5">
          <w:t xml:space="preserve"> se trata de un s</w:t>
        </w:r>
      </w:ins>
      <w:ins w:id="6128" w:author="Regina Casanova" w:date="2018-06-20T13:32:00Z">
        <w:r w:rsidR="003700B5">
          <w:t>ervicio web</w:t>
        </w:r>
      </w:ins>
      <w:ins w:id="6129" w:author="Regina Casanova" w:date="2018-06-20T13:30:00Z">
        <w:r w:rsidR="003700B5">
          <w:t xml:space="preserve"> colgado en la </w:t>
        </w:r>
      </w:ins>
      <w:ins w:id="6130" w:author="Regina Casanova" w:date="2018-06-20T13:31:00Z">
        <w:r w:rsidR="003700B5">
          <w:t>página</w:t>
        </w:r>
      </w:ins>
      <w:ins w:id="6131" w:author="Regina Casanova" w:date="2018-06-20T13:30:00Z">
        <w:r w:rsidR="003700B5">
          <w:t xml:space="preserve"> web de la superintendencia de salud de Chile </w:t>
        </w:r>
      </w:ins>
      <w:ins w:id="6132" w:author="Regina Casanova" w:date="2018-06-20T13:32:00Z">
        <w:r w:rsidR="003700B5">
          <w:t xml:space="preserve">en donde se reciben exclusivamente reclamos tanto para entidades prestadoras de salud </w:t>
        </w:r>
      </w:ins>
      <w:ins w:id="6133" w:author="Regina Casanova" w:date="2018-06-20T13:33:00Z">
        <w:r w:rsidR="003700B5">
          <w:t>públicas</w:t>
        </w:r>
      </w:ins>
      <w:ins w:id="6134" w:author="Regina Casanova" w:date="2018-06-20T13:32:00Z">
        <w:r w:rsidR="003700B5">
          <w:t xml:space="preserve"> y privadas</w:t>
        </w:r>
      </w:ins>
      <w:ins w:id="6135" w:author="Regina Casanova" w:date="2018-06-20T13:33:00Z">
        <w:r w:rsidR="003700B5">
          <w:t xml:space="preserve">. Incluso permiten los reclamos correspondientes a los planes de seguro </w:t>
        </w:r>
      </w:ins>
      <w:ins w:id="6136" w:author="Regina Casanova" w:date="2018-06-20T13:34:00Z">
        <w:r w:rsidR="003700B5">
          <w:t>públicos</w:t>
        </w:r>
      </w:ins>
      <w:ins w:id="6137" w:author="Regina Casanova" w:date="2018-06-20T13:33:00Z">
        <w:r w:rsidR="003700B5">
          <w:t xml:space="preserve"> </w:t>
        </w:r>
      </w:ins>
      <w:ins w:id="6138" w:author="Regina Casanova" w:date="2018-06-20T13:34:00Z">
        <w:r w:rsidR="003700B5">
          <w:t>y privados disponibles en dicho territori</w:t>
        </w:r>
        <w:r w:rsidR="002F7195">
          <w:t xml:space="preserve">o. Este </w:t>
        </w:r>
      </w:ins>
      <w:ins w:id="6139" w:author="Regina Casanova" w:date="2018-06-20T13:37:00Z">
        <w:r w:rsidR="002F7195">
          <w:t>trámite</w:t>
        </w:r>
      </w:ins>
      <w:ins w:id="6140" w:author="Regina Casanova" w:date="2018-06-20T13:34:00Z">
        <w:r w:rsidR="002F7195">
          <w:t xml:space="preserve"> es gratuito e involucra la solicitud de una serie de documentos </w:t>
        </w:r>
      </w:ins>
      <w:ins w:id="6141" w:author="Regina Casanova" w:date="2018-06-20T13:35:00Z">
        <w:r w:rsidR="002F7195">
          <w:t xml:space="preserve">al ciudadano, como la cedula de identidad y un formulario de reclamos que debe cumplir ciertos requisitos para poder ser considerado como un reclamo valido. </w:t>
        </w:r>
      </w:ins>
      <w:ins w:id="6142" w:author="Regina Casanova" w:date="2018-06-20T13:36:00Z">
        <w:r w:rsidR="002F7195">
          <w:t xml:space="preserve">El plazo de respuesta para estos reclamos es entre 60 y 140 días hábiles, lo cual representa el doble de tiempo que el máximo permitido en el territorio peruano. </w:t>
        </w:r>
      </w:ins>
      <w:ins w:id="6143" w:author="Regina Casanova" w:date="2018-06-20T13:38:00Z">
        <w:r w:rsidR="002F7195">
          <w:t xml:space="preserve">Este servicio de la </w:t>
        </w:r>
      </w:ins>
      <w:ins w:id="6144" w:author="Regina Casanova" w:date="2018-06-20T13:42:00Z">
        <w:r w:rsidR="002F7195">
          <w:t>Superintendencia</w:t>
        </w:r>
      </w:ins>
      <w:ins w:id="6145" w:author="Regina Casanova" w:date="2018-06-20T13:38:00Z">
        <w:r w:rsidR="002F7195">
          <w:t xml:space="preserve"> de Salud de Chile tiene 3 formas </w:t>
        </w:r>
      </w:ins>
      <w:ins w:id="6146" w:author="Regina Casanova" w:date="2018-06-20T13:39:00Z">
        <w:r w:rsidR="002F7195">
          <w:t xml:space="preserve">de ser presentado, en línea, en oficinas o por carta. En el caso de </w:t>
        </w:r>
      </w:ins>
      <w:ins w:id="6147" w:author="Regina Casanova" w:date="2018-06-20T13:40:00Z">
        <w:r w:rsidR="002F7195">
          <w:t>ser presentado e</w:t>
        </w:r>
      </w:ins>
      <w:ins w:id="6148" w:author="Luis Fernando Llanos Zavalaga" w:date="2018-07-10T16:20:00Z">
        <w:r w:rsidR="007E613C">
          <w:t>n</w:t>
        </w:r>
      </w:ins>
      <w:ins w:id="6149" w:author="Regina Casanova" w:date="2018-06-20T13:40:00Z">
        <w:del w:id="6150" w:author="Luis Fernando Llanos Zavalaga" w:date="2018-07-10T16:21:00Z">
          <w:r w:rsidR="002F7195" w:rsidDel="007E613C">
            <w:delText>l</w:delText>
          </w:r>
        </w:del>
        <w:r w:rsidR="002F7195">
          <w:t xml:space="preserve"> línea se necesita un usuario y contraseña que debe ser creado y luego puede el usuario adjuntar todos los informes y documentos necesarios para presentar el reclamo. </w:t>
        </w:r>
      </w:ins>
      <w:ins w:id="6151" w:author="Regina Casanova" w:date="2018-06-20T13:41:00Z">
        <w:r w:rsidR="002F7195">
          <w:t xml:space="preserve">Adicionalmente, se puede revisar el estado de la solicitud y hacer consultas sobre </w:t>
        </w:r>
        <w:r w:rsidR="002F7195">
          <w:lastRenderedPageBreak/>
          <w:t xml:space="preserve">el caso </w:t>
        </w:r>
      </w:ins>
      <w:ins w:id="6152" w:author="Regina Casanova" w:date="2018-06-20T13:42:00Z">
        <w:r w:rsidR="002F7195">
          <w:t>específico</w:t>
        </w:r>
      </w:ins>
      <w:ins w:id="6153" w:author="Regina Casanova" w:date="2018-06-20T13:41:00Z">
        <w:r w:rsidR="002F7195">
          <w:t xml:space="preserve">. </w:t>
        </w:r>
      </w:ins>
      <w:ins w:id="6154" w:author="Regina Casanova" w:date="2018-06-20T13:42:00Z">
        <w:r w:rsidR="002F7195">
          <w:t xml:space="preserve">Cuando se realiza el </w:t>
        </w:r>
      </w:ins>
      <w:ins w:id="6155" w:author="Regina Casanova" w:date="2018-06-20T13:43:00Z">
        <w:r w:rsidR="002F7195">
          <w:t>trámite</w:t>
        </w:r>
      </w:ins>
      <w:ins w:id="6156" w:author="Regina Casanova" w:date="2018-06-20T13:42:00Z">
        <w:r w:rsidR="002F7195">
          <w:t xml:space="preserve"> por oficina o carta, se necesita llevar los documentos necesarios y entregarlos explicando el motivo de la visita a la oficina o de enviarlo a alguna oficina cercana. </w:t>
        </w:r>
      </w:ins>
      <w:ins w:id="6157" w:author="Regina Casanova" w:date="2018-06-20T13:44:00Z">
        <w:r w:rsidR="002F7195">
          <w:t xml:space="preserve">Cuando se </w:t>
        </w:r>
      </w:ins>
      <w:ins w:id="6158" w:author="Regina Casanova" w:date="2018-06-20T13:45:00Z">
        <w:r w:rsidR="00944154">
          <w:t>intentó</w:t>
        </w:r>
      </w:ins>
      <w:ins w:id="6159" w:author="Regina Casanova" w:date="2018-06-20T13:44:00Z">
        <w:r w:rsidR="002F7195">
          <w:t xml:space="preserve"> acceder al servicio en línea </w:t>
        </w:r>
        <w:r w:rsidR="00944154">
          <w:t>para colocar un reclamo</w:t>
        </w:r>
        <w:r w:rsidR="002F7195">
          <w:t xml:space="preserve">, no fue posible verificar como </w:t>
        </w:r>
      </w:ins>
      <w:ins w:id="6160" w:author="Regina Casanova" w:date="2018-06-20T13:45:00Z">
        <w:r w:rsidR="00944154">
          <w:t>era</w:t>
        </w:r>
      </w:ins>
      <w:ins w:id="6161" w:author="Regina Casanova" w:date="2018-06-20T13:44:00Z">
        <w:r w:rsidR="002F7195">
          <w:t xml:space="preserve"> </w:t>
        </w:r>
      </w:ins>
      <w:ins w:id="6162" w:author="Regina Casanova" w:date="2018-06-20T13:45:00Z">
        <w:r w:rsidR="00944154">
          <w:t>internamente</w:t>
        </w:r>
      </w:ins>
      <w:ins w:id="6163" w:author="Regina Casanova" w:date="2018-06-20T13:44:00Z">
        <w:r w:rsidR="002F7195">
          <w:t xml:space="preserve"> el </w:t>
        </w:r>
      </w:ins>
      <w:ins w:id="6164" w:author="Regina Casanova" w:date="2018-07-29T19:16:00Z">
        <w:r w:rsidR="00F95B03">
          <w:t>aplicativo informático</w:t>
        </w:r>
      </w:ins>
      <w:ins w:id="6165" w:author="Regina Casanova" w:date="2018-06-20T13:44:00Z">
        <w:r w:rsidR="002F7195">
          <w:t xml:space="preserve"> debido a </w:t>
        </w:r>
        <w:del w:id="6166" w:author="Luis Fernando Llanos Zavalaga" w:date="2018-07-10T16:21:00Z">
          <w:r w:rsidR="002F7195" w:rsidDel="007E613C">
            <w:delText>que</w:delText>
          </w:r>
        </w:del>
      </w:ins>
      <w:ins w:id="6167" w:author="Luis Fernando Llanos Zavalaga" w:date="2018-07-10T16:21:00Z">
        <w:r w:rsidR="007E613C">
          <w:t>que,</w:t>
        </w:r>
      </w:ins>
      <w:ins w:id="6168" w:author="Regina Casanova" w:date="2018-06-20T13:44:00Z">
        <w:r w:rsidR="002F7195">
          <w:t xml:space="preserve"> para </w:t>
        </w:r>
        <w:r w:rsidR="00944154">
          <w:t xml:space="preserve">crear un usuario, </w:t>
        </w:r>
      </w:ins>
      <w:ins w:id="6169" w:author="Regina Casanova" w:date="2018-06-20T13:46:00Z">
        <w:r w:rsidR="00944154">
          <w:t>se necesitaba colocar</w:t>
        </w:r>
      </w:ins>
      <w:ins w:id="6170" w:author="Regina Casanova" w:date="2018-06-20T13:44:00Z">
        <w:del w:id="6171" w:author="Luis Fernando Llanos Zavalaga" w:date="2018-07-10T16:21:00Z">
          <w:r w:rsidR="00944154" w:rsidDel="007E613C">
            <w:delText>,</w:delText>
          </w:r>
        </w:del>
        <w:r w:rsidR="00944154">
          <w:t xml:space="preserve"> adicionalmente a nombre completo, correo </w:t>
        </w:r>
      </w:ins>
      <w:ins w:id="6172" w:author="Regina Casanova" w:date="2018-06-20T13:45:00Z">
        <w:r w:rsidR="00944154">
          <w:t>electrónico</w:t>
        </w:r>
      </w:ins>
      <w:ins w:id="6173" w:author="Regina Casanova" w:date="2018-06-20T13:44:00Z">
        <w:r w:rsidR="00944154">
          <w:t xml:space="preserve"> </w:t>
        </w:r>
      </w:ins>
      <w:ins w:id="6174" w:author="Regina Casanova" w:date="2018-06-20T13:45:00Z">
        <w:r w:rsidR="00944154">
          <w:t xml:space="preserve">y pregunta secreta para seguridad, </w:t>
        </w:r>
      </w:ins>
      <w:ins w:id="6175" w:author="Regina Casanova" w:date="2018-06-20T13:46:00Z">
        <w:r w:rsidR="00944154">
          <w:t>el número de cedula de identidad chilena y cuál era la aseguradora del ciudadano.</w:t>
        </w:r>
      </w:ins>
    </w:p>
    <w:p w14:paraId="5D5D3367" w14:textId="00774AC8" w:rsidR="00B9043C" w:rsidRDefault="00944154" w:rsidP="00842BF2">
      <w:pPr>
        <w:pStyle w:val="Texto"/>
        <w:rPr>
          <w:ins w:id="6176" w:author="Regina Casanova" w:date="2018-06-20T14:19:00Z"/>
        </w:rPr>
      </w:pPr>
      <w:ins w:id="6177" w:author="Regina Casanova" w:date="2018-06-20T13:50:00Z">
        <w:r>
          <w:t xml:space="preserve">Adicionalmente, se encontró una iniciativa similar </w:t>
        </w:r>
      </w:ins>
      <w:ins w:id="6178" w:author="Regina Casanova" w:date="2018-06-20T13:47:00Z">
        <w:r w:rsidRPr="00BA156B">
          <w:t xml:space="preserve">en Colombia </w:t>
        </w:r>
        <w:r w:rsidRPr="00BA156B">
          <w:fldChar w:fldCharType="begin" w:fldLock="1"/>
        </w:r>
      </w:ins>
      <w:r w:rsidR="00C126C6">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(50)","plainTextFormattedCitation":"(50)","previouslyFormattedCitation":"(49)"},"properties":{"noteIndex":0},"schema":"https://github.com/citation-style-language/schema/raw/master/csl-citation.json"}</w:instrText>
      </w:r>
      <w:ins w:id="6179" w:author="Regina Casanova" w:date="2018-06-20T13:47:00Z">
        <w:r w:rsidRPr="00BA156B">
          <w:fldChar w:fldCharType="separate"/>
        </w:r>
      </w:ins>
      <w:r w:rsidR="00C126C6" w:rsidRPr="00C126C6">
        <w:rPr>
          <w:noProof/>
        </w:rPr>
        <w:t>(50)</w:t>
      </w:r>
      <w:ins w:id="6180" w:author="Regina Casanova" w:date="2018-06-20T13:47:00Z">
        <w:r w:rsidRPr="00BA156B">
          <w:fldChar w:fldCharType="end"/>
        </w:r>
        <w:r w:rsidRPr="00BA156B">
          <w:t>.</w:t>
        </w:r>
      </w:ins>
      <w:ins w:id="6181" w:author="Regina Casanova" w:date="2018-06-20T13:50:00Z">
        <w:r>
          <w:t xml:space="preserve"> Esta iniciativa se encuentra liderada por el Ministerio de Salud </w:t>
        </w:r>
      </w:ins>
      <w:ins w:id="6182" w:author="Regina Casanova" w:date="2018-06-20T14:10:00Z">
        <w:r w:rsidR="009475F4">
          <w:t xml:space="preserve">y Protección Social </w:t>
        </w:r>
      </w:ins>
      <w:ins w:id="6183" w:author="Regina Casanova" w:date="2018-06-20T13:57:00Z">
        <w:r w:rsidR="00394525">
          <w:t xml:space="preserve">de </w:t>
        </w:r>
      </w:ins>
      <w:ins w:id="6184" w:author="Regina Casanova" w:date="2018-06-20T13:50:00Z">
        <w:r w:rsidR="00394525">
          <w:t>Colombia</w:t>
        </w:r>
        <w:r>
          <w:t xml:space="preserve"> donde ponen a disposici</w:t>
        </w:r>
      </w:ins>
      <w:ins w:id="6185" w:author="Regina Casanova" w:date="2018-06-20T13:51:00Z">
        <w:r>
          <w:t xml:space="preserve">ón de los ciudadanos un servicio web por el cual se pueden presentar peticiones, quejas, reclamos, sugerencias o denuncias. </w:t>
        </w:r>
      </w:ins>
      <w:ins w:id="6186" w:author="Regina Casanova" w:date="2018-06-20T13:52:00Z">
        <w:r>
          <w:t>Este servicio web, cuenta con una página web donde explican detalladamente las competencias y ámbitos d</w:t>
        </w:r>
        <w:r w:rsidR="00B9043C">
          <w:t xml:space="preserve">ependiendo del tipo de </w:t>
        </w:r>
      </w:ins>
      <w:ins w:id="6187" w:author="Regina Casanova" w:date="2018-06-20T14:22:00Z">
        <w:r w:rsidR="00B9043C">
          <w:t>petición</w:t>
        </w:r>
      </w:ins>
      <w:ins w:id="6188" w:author="Regina Casanova" w:date="2018-06-20T13:52:00Z">
        <w:r>
          <w:t xml:space="preserve"> que el ciudadano tenga. </w:t>
        </w:r>
      </w:ins>
      <w:ins w:id="6189" w:author="Regina Casanova" w:date="2018-06-20T13:53:00Z">
        <w:r>
          <w:t>Incluyen una sección donde, dependiendo del tipo de reclamo a ser presentado, indican al ciudadano a que entidad gubernamental dirigirse para hacer m</w:t>
        </w:r>
      </w:ins>
      <w:ins w:id="6190" w:author="Regina Casanova" w:date="2018-06-20T13:54:00Z">
        <w:r>
          <w:t xml:space="preserve">ás específico su reclamo. </w:t>
        </w:r>
      </w:ins>
      <w:ins w:id="6191" w:author="Regina Casanova" w:date="2018-06-20T13:55:00Z">
        <w:r>
          <w:t xml:space="preserve">Esta página web cuenta con un </w:t>
        </w:r>
      </w:ins>
      <w:ins w:id="6192" w:author="Regina Casanova" w:date="2018-06-20T13:56:00Z">
        <w:r w:rsidR="00394525">
          <w:t>vínculo</w:t>
        </w:r>
      </w:ins>
      <w:ins w:id="6193" w:author="Regina Casanova" w:date="2018-06-20T13:55:00Z">
        <w:r>
          <w:t xml:space="preserve"> a una sección de Preguntas Frecue</w:t>
        </w:r>
        <w:r w:rsidR="00394525">
          <w:t xml:space="preserve">ntes sobre los tipos de </w:t>
        </w:r>
      </w:ins>
      <w:ins w:id="6194" w:author="Regina Casanova" w:date="2018-06-20T14:22:00Z">
        <w:r w:rsidR="00B9043C">
          <w:t>peticion</w:t>
        </w:r>
      </w:ins>
      <w:ins w:id="6195" w:author="Regina Casanova" w:date="2018-06-20T14:01:00Z">
        <w:r w:rsidR="00394525">
          <w:t>es o dudas</w:t>
        </w:r>
      </w:ins>
      <w:ins w:id="6196" w:author="Regina Casanova" w:date="2018-06-20T13:55:00Z">
        <w:r>
          <w:t xml:space="preserve"> que puedan </w:t>
        </w:r>
        <w:r w:rsidR="00394525">
          <w:t>presentarse</w:t>
        </w:r>
      </w:ins>
      <w:ins w:id="6197" w:author="Regina Casanova" w:date="2018-06-20T14:01:00Z">
        <w:r w:rsidR="00394525">
          <w:t xml:space="preserve"> y como estos pueden ser resueltos</w:t>
        </w:r>
      </w:ins>
      <w:ins w:id="6198" w:author="Regina Casanova" w:date="2018-06-20T13:55:00Z">
        <w:r w:rsidR="00394525">
          <w:t xml:space="preserve">. Estas preguntas frecuentes incluso se encuentran divididas en dos </w:t>
        </w:r>
      </w:ins>
      <w:ins w:id="6199" w:author="Regina Casanova" w:date="2018-06-20T13:56:00Z">
        <w:r w:rsidR="00394525">
          <w:t xml:space="preserve">temáticas que se diferencian en Protección Social y en Salud específicamente. Dichas temáticas tienen adicionalmente </w:t>
        </w:r>
      </w:ins>
      <w:ins w:id="6200" w:author="Regina Casanova" w:date="2018-06-20T13:57:00Z">
        <w:r w:rsidR="00394525">
          <w:t>sub-temáticas</w:t>
        </w:r>
      </w:ins>
      <w:ins w:id="6201" w:author="Regina Casanova" w:date="2018-06-20T13:56:00Z">
        <w:r w:rsidR="00394525">
          <w:t xml:space="preserve"> con las que pueden orientar mejor a la </w:t>
        </w:r>
      </w:ins>
      <w:ins w:id="6202" w:author="Regina Casanova" w:date="2018-06-20T13:57:00Z">
        <w:r w:rsidR="00394525">
          <w:t>ciudadanía</w:t>
        </w:r>
      </w:ins>
      <w:ins w:id="6203" w:author="Regina Casanova" w:date="2018-06-20T13:56:00Z">
        <w:r w:rsidR="00394525">
          <w:t xml:space="preserve"> </w:t>
        </w:r>
      </w:ins>
      <w:ins w:id="6204" w:author="Regina Casanova" w:date="2018-06-20T13:57:00Z">
        <w:r w:rsidR="00394525">
          <w:t>sobre diversos temas competentes al campo de acción del Ministerio de Salud</w:t>
        </w:r>
      </w:ins>
      <w:ins w:id="6205" w:author="Regina Casanova" w:date="2018-06-20T14:10:00Z">
        <w:r w:rsidR="009475F4">
          <w:t xml:space="preserve"> y Protección Social</w:t>
        </w:r>
      </w:ins>
      <w:ins w:id="6206" w:author="Regina Casanova" w:date="2018-06-20T13:57:00Z">
        <w:r w:rsidR="00394525">
          <w:t xml:space="preserve"> de Colombia.</w:t>
        </w:r>
      </w:ins>
      <w:ins w:id="6207" w:author="Regina Casanova" w:date="2018-06-20T13:58:00Z">
        <w:r w:rsidR="00394525">
          <w:t xml:space="preserve"> </w:t>
        </w:r>
      </w:ins>
      <w:ins w:id="6208" w:author="Regina Casanova" w:date="2018-06-20T14:00:00Z">
        <w:r w:rsidR="00394525">
          <w:t>Para todos</w:t>
        </w:r>
        <w:r w:rsidR="00B9043C">
          <w:t xml:space="preserve"> los tipos de </w:t>
        </w:r>
      </w:ins>
      <w:ins w:id="6209" w:author="Regina Casanova" w:date="2018-06-20T14:22:00Z">
        <w:r w:rsidR="00B9043C">
          <w:t>peticion</w:t>
        </w:r>
      </w:ins>
      <w:ins w:id="6210" w:author="Regina Casanova" w:date="2018-06-20T14:00:00Z">
        <w:r w:rsidR="00394525">
          <w:t>es que reciben, se encuentra una lista e</w:t>
        </w:r>
      </w:ins>
      <w:ins w:id="6211" w:author="Regina Casanova" w:date="2018-06-20T13:58:00Z">
        <w:r w:rsidR="00394525">
          <w:t xml:space="preserve">n su </w:t>
        </w:r>
      </w:ins>
      <w:ins w:id="6212" w:author="Regina Casanova" w:date="2018-06-20T14:00:00Z">
        <w:r w:rsidR="00394525">
          <w:t>página</w:t>
        </w:r>
      </w:ins>
      <w:ins w:id="6213" w:author="Regina Casanova" w:date="2018-06-20T13:58:00Z">
        <w:r w:rsidR="00394525">
          <w:t xml:space="preserve"> principal </w:t>
        </w:r>
      </w:ins>
      <w:ins w:id="6214" w:author="Regina Casanova" w:date="2018-06-20T14:00:00Z">
        <w:r w:rsidR="00394525">
          <w:t xml:space="preserve">donde </w:t>
        </w:r>
        <w:r w:rsidR="00394525">
          <w:lastRenderedPageBreak/>
          <w:t xml:space="preserve">explican las definiciones de cada uno y </w:t>
        </w:r>
      </w:ins>
      <w:ins w:id="6215" w:author="Regina Casanova" w:date="2018-06-20T13:58:00Z">
        <w:r w:rsidR="00394525">
          <w:t>muestra</w:t>
        </w:r>
      </w:ins>
      <w:ins w:id="6216" w:author="Regina Casanova" w:date="2018-06-20T14:01:00Z">
        <w:r w:rsidR="00394525">
          <w:t>n</w:t>
        </w:r>
      </w:ins>
      <w:ins w:id="6217" w:author="Regina Casanova" w:date="2018-06-20T13:58:00Z">
        <w:r w:rsidR="00394525">
          <w:t xml:space="preserve"> los tiempo</w:t>
        </w:r>
      </w:ins>
      <w:ins w:id="6218" w:author="Luis Fernando Llanos Zavalaga" w:date="2018-07-10T16:24:00Z">
        <w:r w:rsidR="007E613C">
          <w:t>s</w:t>
        </w:r>
      </w:ins>
      <w:ins w:id="6219" w:author="Regina Casanova" w:date="2018-06-20T13:58:00Z">
        <w:r w:rsidR="00394525">
          <w:t xml:space="preserve"> de respuesta que puede tomar cada tipo de </w:t>
        </w:r>
      </w:ins>
      <w:ins w:id="6220" w:author="Regina Casanova" w:date="2018-06-20T14:23:00Z">
        <w:r w:rsidR="00B9043C">
          <w:t>petición</w:t>
        </w:r>
      </w:ins>
      <w:ins w:id="6221" w:author="Regina Casanova" w:date="2018-06-20T13:58:00Z">
        <w:r w:rsidR="00394525">
          <w:t xml:space="preserve">, siendo el </w:t>
        </w:r>
      </w:ins>
      <w:ins w:id="6222" w:author="Regina Casanova" w:date="2018-06-20T13:59:00Z">
        <w:r w:rsidR="00394525">
          <w:t>tiempo promedio de respuesta de 15 días</w:t>
        </w:r>
      </w:ins>
      <w:ins w:id="6223" w:author="Regina Casanova" w:date="2018-06-20T14:00:00Z">
        <w:r w:rsidR="00394525">
          <w:t xml:space="preserve"> hábiles</w:t>
        </w:r>
      </w:ins>
      <w:ins w:id="6224" w:author="Regina Casanova" w:date="2018-06-20T13:59:00Z">
        <w:r w:rsidR="00394525">
          <w:t xml:space="preserve">. Solo las consultas de un caso </w:t>
        </w:r>
      </w:ins>
      <w:ins w:id="6225" w:author="Regina Casanova" w:date="2018-06-20T14:00:00Z">
        <w:r w:rsidR="00394525">
          <w:t>específico</w:t>
        </w:r>
      </w:ins>
      <w:ins w:id="6226" w:author="Regina Casanova" w:date="2018-06-20T13:59:00Z">
        <w:r w:rsidR="00394525">
          <w:t xml:space="preserve"> puede</w:t>
        </w:r>
      </w:ins>
      <w:ins w:id="6227" w:author="Luis Fernando Llanos Zavalaga" w:date="2018-07-10T16:24:00Z">
        <w:r w:rsidR="007E613C">
          <w:t>n</w:t>
        </w:r>
      </w:ins>
      <w:ins w:id="6228" w:author="Regina Casanova" w:date="2018-06-20T13:59:00Z">
        <w:r w:rsidR="00394525">
          <w:t xml:space="preserve"> tomar hasta 30 d</w:t>
        </w:r>
      </w:ins>
      <w:ins w:id="6229" w:author="Regina Casanova" w:date="2018-06-20T14:00:00Z">
        <w:r w:rsidR="00394525">
          <w:t>ías hábiles de respuesta.</w:t>
        </w:r>
      </w:ins>
      <w:ins w:id="6230" w:author="Regina Casanova" w:date="2018-06-20T14:03:00Z">
        <w:r w:rsidR="00394525">
          <w:t xml:space="preserve"> Cabe destacar que entre los tipos de </w:t>
        </w:r>
      </w:ins>
      <w:ins w:id="6231" w:author="Regina Casanova" w:date="2018-06-20T14:23:00Z">
        <w:r w:rsidR="00B9043C">
          <w:t>petición</w:t>
        </w:r>
      </w:ins>
      <w:ins w:id="6232" w:author="Regina Casanova" w:date="2018-06-20T14:03:00Z">
        <w:r w:rsidR="00394525">
          <w:t xml:space="preserve"> que se pueden presentar incluyen los llamados “Derechos de Petici</w:t>
        </w:r>
      </w:ins>
      <w:ins w:id="6233" w:author="Regina Casanova" w:date="2018-06-20T14:04:00Z">
        <w:r w:rsidR="00394525">
          <w:t>ón” que pueden ser tanto de interés general o particular dependiendo si afecta o tiene relación con el p</w:t>
        </w:r>
        <w:r w:rsidR="009475F4">
          <w:t>eticionario. Esto representa un</w:t>
        </w:r>
      </w:ins>
      <w:ins w:id="6234" w:author="Regina Casanova" w:date="2018-06-20T14:05:00Z">
        <w:r w:rsidR="009475F4">
          <w:t xml:space="preserve">a forma creativa de pedir sugerencias a la </w:t>
        </w:r>
      </w:ins>
      <w:ins w:id="6235" w:author="Regina Casanova" w:date="2018-06-20T14:06:00Z">
        <w:r w:rsidR="009475F4">
          <w:t>ciudadanía</w:t>
        </w:r>
      </w:ins>
      <w:ins w:id="6236" w:author="Regina Casanova" w:date="2018-06-20T14:05:00Z">
        <w:r w:rsidR="009475F4">
          <w:t xml:space="preserve"> </w:t>
        </w:r>
      </w:ins>
      <w:ins w:id="6237" w:author="Regina Casanova" w:date="2018-06-20T14:06:00Z">
        <w:r w:rsidR="009475F4">
          <w:t xml:space="preserve">sin necesidad de que tenga que haber ocurrido un hecho negativo y que puedan representar una mejora en el servicio de salud brindado. </w:t>
        </w:r>
      </w:ins>
      <w:ins w:id="6238" w:author="Regina Casanova" w:date="2018-06-20T14:07:00Z">
        <w:r w:rsidR="009475F4">
          <w:t xml:space="preserve">Ellos cuentan con una diferenciación entre el </w:t>
        </w:r>
      </w:ins>
      <w:ins w:id="6239" w:author="Regina Casanova" w:date="2018-06-20T14:08:00Z">
        <w:r w:rsidR="009475F4">
          <w:t>término</w:t>
        </w:r>
      </w:ins>
      <w:ins w:id="6240" w:author="Regina Casanova" w:date="2018-06-20T14:07:00Z">
        <w:r w:rsidR="009475F4">
          <w:t xml:space="preserve"> “Queja” y “Reclamo” donde el primero es exclusivo para conductas inadecuadas del personal mientras que la segunda es para deficiencias en la prestaci</w:t>
        </w:r>
      </w:ins>
      <w:ins w:id="6241" w:author="Regina Casanova" w:date="2018-06-20T14:08:00Z">
        <w:r w:rsidR="009475F4">
          <w:t>ón de servicios que ofrecen. Esta diferenciación resulta mucho más especifica que la diferenciaci</w:t>
        </w:r>
      </w:ins>
      <w:ins w:id="6242" w:author="Regina Casanova" w:date="2018-06-20T14:09:00Z">
        <w:r w:rsidR="009475F4">
          <w:t xml:space="preserve">ón de los mismos términos en el Perú. Por </w:t>
        </w:r>
      </w:ins>
      <w:ins w:id="6243" w:author="Regina Casanova" w:date="2018-06-20T14:10:00Z">
        <w:r w:rsidR="009475F4">
          <w:t>último</w:t>
        </w:r>
      </w:ins>
      <w:ins w:id="6244" w:author="Regina Casanova" w:date="2018-06-20T14:09:00Z">
        <w:r w:rsidR="009475F4">
          <w:t xml:space="preserve">, ellos cuentan con el </w:t>
        </w:r>
      </w:ins>
      <w:ins w:id="6245" w:author="Regina Casanova" w:date="2018-06-20T14:10:00Z">
        <w:r w:rsidR="009475F4">
          <w:t>término</w:t>
        </w:r>
      </w:ins>
      <w:ins w:id="6246" w:author="Regina Casanova" w:date="2018-06-20T14:09:00Z">
        <w:r w:rsidR="009475F4">
          <w:t xml:space="preserve"> “Denuncia” el cual se utiliza para conductas posiblemente irregulares </w:t>
        </w:r>
      </w:ins>
      <w:ins w:id="6247" w:author="Regina Casanova" w:date="2018-06-20T14:10:00Z">
        <w:r w:rsidR="009475F4">
          <w:t xml:space="preserve">que involucren </w:t>
        </w:r>
      </w:ins>
      <w:ins w:id="6248" w:author="Regina Casanova" w:date="2018-06-20T14:09:00Z">
        <w:r w:rsidR="009475F4">
          <w:t xml:space="preserve">las funciones, decisiones o intereses </w:t>
        </w:r>
      </w:ins>
      <w:ins w:id="6249" w:author="Regina Casanova" w:date="2018-06-20T14:10:00Z">
        <w:r w:rsidR="009475F4">
          <w:t>de los funcionarios del Ministerio de Salud y Protección Social.</w:t>
        </w:r>
      </w:ins>
      <w:ins w:id="6250" w:author="Regina Casanova" w:date="2018-06-20T14:11:00Z">
        <w:r w:rsidR="00EE5DBF">
          <w:t xml:space="preserve"> Es</w:t>
        </w:r>
      </w:ins>
      <w:ins w:id="6251" w:author="Regina Casanova" w:date="2018-06-20T14:12:00Z">
        <w:r w:rsidR="00EE5DBF">
          <w:t>ta diferenciación resulta adecuada para poder encontrar fallas de una forma m</w:t>
        </w:r>
      </w:ins>
      <w:ins w:id="6252" w:author="Regina Casanova" w:date="2018-06-20T14:13:00Z">
        <w:r w:rsidR="00EE5DBF">
          <w:t xml:space="preserve">ás directa y concisa. Cuando se </w:t>
        </w:r>
      </w:ins>
      <w:ins w:id="6253" w:author="Regina Casanova" w:date="2018-06-20T14:16:00Z">
        <w:r w:rsidR="00B9043C">
          <w:t>ingresó</w:t>
        </w:r>
      </w:ins>
      <w:ins w:id="6254" w:author="Regina Casanova" w:date="2018-06-20T14:13:00Z">
        <w:r w:rsidR="006F6BFA">
          <w:t xml:space="preserve"> al </w:t>
        </w:r>
      </w:ins>
      <w:ins w:id="6255" w:author="Regina Casanova" w:date="2018-07-29T19:57:00Z">
        <w:r w:rsidR="006F6BFA">
          <w:t>aplicativo</w:t>
        </w:r>
      </w:ins>
      <w:ins w:id="6256" w:author="Regina Casanova" w:date="2018-06-20T14:13:00Z">
        <w:r w:rsidR="00EE5DBF">
          <w:t xml:space="preserve"> web</w:t>
        </w:r>
      </w:ins>
      <w:ins w:id="6257" w:author="Regina Casanova" w:date="2018-06-20T14:15:00Z">
        <w:r w:rsidR="00EE5DBF">
          <w:t xml:space="preserve"> </w:t>
        </w:r>
      </w:ins>
      <w:ins w:id="6258" w:author="Regina Casanova" w:date="2018-06-20T14:16:00Z">
        <w:r w:rsidR="00B9043C">
          <w:fldChar w:fldCharType="begin" w:fldLock="1"/>
        </w:r>
      </w:ins>
      <w:r w:rsidR="00C126C6">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(51)","plainTextFormattedCitation":"(51)","previouslyFormattedCitation":"(50)"},"properties":{"noteIndex":0},"schema":"https://github.com/citation-style-language/schema/raw/master/csl-citation.json"}</w:instrText>
      </w:r>
      <w:r w:rsidR="00B9043C">
        <w:fldChar w:fldCharType="separate"/>
      </w:r>
      <w:r w:rsidR="00C126C6" w:rsidRPr="00C126C6">
        <w:rPr>
          <w:noProof/>
        </w:rPr>
        <w:t>(51)</w:t>
      </w:r>
      <w:ins w:id="6259" w:author="Regina Casanova" w:date="2018-06-20T14:16:00Z">
        <w:r w:rsidR="00B9043C">
          <w:fldChar w:fldCharType="end"/>
        </w:r>
      </w:ins>
      <w:ins w:id="6260" w:author="Regina Casanova" w:date="2018-06-20T14:13:00Z">
        <w:r w:rsidR="00EE5DBF">
          <w:t xml:space="preserve"> se encontró una sola pantalla donde</w:t>
        </w:r>
      </w:ins>
      <w:ins w:id="6261" w:author="Regina Casanova" w:date="2018-06-20T14:15:00Z">
        <w:r w:rsidR="00EE5DBF">
          <w:t>, depen</w:t>
        </w:r>
        <w:r w:rsidR="00B9043C">
          <w:t xml:space="preserve">diendo en cual tipo de </w:t>
        </w:r>
      </w:ins>
      <w:ins w:id="6262" w:author="Regina Casanova" w:date="2018-06-20T14:23:00Z">
        <w:r w:rsidR="00B9043C">
          <w:t>petición</w:t>
        </w:r>
      </w:ins>
      <w:ins w:id="6263" w:author="Regina Casanova" w:date="2018-06-20T14:15:00Z">
        <w:r w:rsidR="00EE5DBF">
          <w:t xml:space="preserve"> se hubiera seleccionado en la anterior p</w:t>
        </w:r>
        <w:r w:rsidR="00B9043C">
          <w:t>ágina web,</w:t>
        </w:r>
      </w:ins>
      <w:ins w:id="6264" w:author="Regina Casanova" w:date="2018-06-20T14:18:00Z">
        <w:r w:rsidR="00B9043C">
          <w:t xml:space="preserve"> </w:t>
        </w:r>
      </w:ins>
      <w:ins w:id="6265" w:author="Regina Casanova" w:date="2018-06-20T14:19:00Z">
        <w:r w:rsidR="00B9043C">
          <w:t xml:space="preserve">me </w:t>
        </w:r>
      </w:ins>
      <w:ins w:id="6266" w:author="Regina Casanova" w:date="2018-06-20T14:20:00Z">
        <w:r w:rsidR="00B9043C">
          <w:t>pedía</w:t>
        </w:r>
      </w:ins>
      <w:ins w:id="6267" w:author="Regina Casanova" w:date="2018-06-20T14:18:00Z">
        <w:r w:rsidR="00B9043C">
          <w:t xml:space="preserve"> identificarme incluso </w:t>
        </w:r>
      </w:ins>
      <w:ins w:id="6268" w:author="Regina Casanova" w:date="2018-06-20T14:19:00Z">
        <w:r w:rsidR="00B9043C">
          <w:t xml:space="preserve">con una cedula de identidad la cual se validaba con los nombres y apellidos de la persona. En esta </w:t>
        </w:r>
      </w:ins>
      <w:ins w:id="6269" w:author="Regina Casanova" w:date="2018-06-20T14:20:00Z">
        <w:r w:rsidR="00B9043C">
          <w:t>web adicionalmente me permitían adjuntar archivos en formato de imagen o documento para soportar mi petición. Algo que llama mucho la atenci</w:t>
        </w:r>
      </w:ins>
      <w:ins w:id="6270" w:author="Regina Casanova" w:date="2018-06-20T14:21:00Z">
        <w:r w:rsidR="00B9043C">
          <w:t xml:space="preserve">ón es que, a pesar que pide identificación </w:t>
        </w:r>
        <w:r w:rsidR="00B9043C">
          <w:lastRenderedPageBreak/>
          <w:t>del ciudadano peticionario, existe la posibilidad de colocar la petición de forma anónima lo cual deja más libertad al peticionario.</w:t>
        </w:r>
      </w:ins>
    </w:p>
    <w:p w14:paraId="67EE9058" w14:textId="2336B445" w:rsidR="00DB0C2C" w:rsidRDefault="00CA7AEF" w:rsidP="00842BF2">
      <w:pPr>
        <w:pStyle w:val="Texto"/>
        <w:rPr>
          <w:ins w:id="6271" w:author="Regina Casanova" w:date="2018-06-20T16:24:00Z"/>
        </w:rPr>
      </w:pPr>
      <w:ins w:id="6272" w:author="Regina Casanova" w:date="2018-06-20T14:27:00Z">
        <w:r>
          <w:t xml:space="preserve">En ambas iniciativas, se vio la presencia de una página web que acompañaba al </w:t>
        </w:r>
      </w:ins>
      <w:ins w:id="6273" w:author="Regina Casanova" w:date="2018-07-29T19:16:00Z">
        <w:r w:rsidR="00F95B03">
          <w:t>aplicativo informático</w:t>
        </w:r>
      </w:ins>
      <w:ins w:id="6274" w:author="Regina Casanova" w:date="2018-06-20T14:27:00Z">
        <w:r>
          <w:t xml:space="preserve"> web donde se explicaban los alcances y rangos de acción tanto de la </w:t>
        </w:r>
      </w:ins>
      <w:ins w:id="6275" w:author="Regina Casanova" w:date="2018-06-20T14:28:00Z">
        <w:r>
          <w:t>S</w:t>
        </w:r>
      </w:ins>
      <w:ins w:id="6276" w:author="Regina Casanova" w:date="2018-06-20T14:27:00Z">
        <w:r>
          <w:t xml:space="preserve">uperintendencia </w:t>
        </w:r>
      </w:ins>
      <w:ins w:id="6277" w:author="Regina Casanova" w:date="2018-06-20T14:28:00Z">
        <w:r>
          <w:t xml:space="preserve">en Salud de Chile </w:t>
        </w:r>
      </w:ins>
      <w:ins w:id="6278" w:author="Regina Casanova" w:date="2018-06-20T14:27:00Z">
        <w:r>
          <w:t>como del Ministerio de Salud y Protecci</w:t>
        </w:r>
      </w:ins>
      <w:ins w:id="6279" w:author="Regina Casanova" w:date="2018-06-20T14:28:00Z">
        <w:r>
          <w:t xml:space="preserve">ón Social de Colombia. Se </w:t>
        </w:r>
        <w:r w:rsidR="00917B46">
          <w:t xml:space="preserve">resalta su importancia </w:t>
        </w:r>
        <w:del w:id="6280" w:author="Luis Fernando Llanos Zavalaga" w:date="2018-07-10T16:24:00Z">
          <w:r w:rsidR="00917B46" w:rsidDel="007E613C">
            <w:delText>ya que</w:delText>
          </w:r>
        </w:del>
      </w:ins>
      <w:ins w:id="6281" w:author="Luis Fernando Llanos Zavalaga" w:date="2018-07-10T16:24:00Z">
        <w:r w:rsidR="007E613C">
          <w:t>ya que,</w:t>
        </w:r>
      </w:ins>
      <w:ins w:id="6282" w:author="Regina Casanova" w:date="2018-06-20T14:28:00Z">
        <w:r w:rsidR="00917B46">
          <w:t xml:space="preserve"> sin dicha página web</w:t>
        </w:r>
        <w:del w:id="6283" w:author="Luis Fernando Llanos Zavalaga" w:date="2018-07-10T16:25:00Z">
          <w:r w:rsidR="00917B46" w:rsidDel="007E613C">
            <w:delText>,</w:delText>
          </w:r>
        </w:del>
        <w:r w:rsidR="00917B46">
          <w:t xml:space="preserve"> no se podría entender cómo funciona y para que debe ser utilizado. </w:t>
        </w:r>
      </w:ins>
      <w:ins w:id="6284" w:author="Regina Casanova" w:date="2018-06-20T14:29:00Z">
        <w:r w:rsidR="00917B46">
          <w:t>Esto tambi</w:t>
        </w:r>
        <w:r w:rsidR="006F6BFA">
          <w:t xml:space="preserve">én debería ser parte del </w:t>
        </w:r>
      </w:ins>
      <w:ins w:id="6285" w:author="Regina Casanova" w:date="2018-07-29T19:57:00Z">
        <w:r w:rsidR="006F6BFA">
          <w:t>aplicativo</w:t>
        </w:r>
      </w:ins>
      <w:ins w:id="6286" w:author="Regina Casanova" w:date="2018-06-20T14:29:00Z">
        <w:r w:rsidR="00917B46">
          <w:t xml:space="preserve"> web peruano en el momento que se implemente para poder evitar c</w:t>
        </w:r>
      </w:ins>
      <w:ins w:id="6287" w:author="Regina Casanova" w:date="2018-06-20T14:30:00Z">
        <w:r w:rsidR="00917B46">
          <w:t>reencias</w:t>
        </w:r>
      </w:ins>
      <w:ins w:id="6288" w:author="Regina Casanova" w:date="2018-06-20T14:29:00Z">
        <w:r w:rsidR="00917B46">
          <w:t xml:space="preserve"> </w:t>
        </w:r>
      </w:ins>
      <w:ins w:id="6289" w:author="Regina Casanova" w:date="2018-06-20T14:30:00Z">
        <w:r w:rsidR="00917B46">
          <w:t>erróneas en la población.</w:t>
        </w:r>
      </w:ins>
      <w:ins w:id="6290" w:author="Regina Casanova" w:date="2018-06-20T14:29:00Z">
        <w:r w:rsidR="00917B46">
          <w:t xml:space="preserve"> </w:t>
        </w:r>
      </w:ins>
      <w:ins w:id="6291" w:author="Regina Casanova" w:date="2018-06-20T14:32:00Z">
        <w:r w:rsidR="0005010F">
          <w:t xml:space="preserve">Sin embargo, </w:t>
        </w:r>
        <w:r w:rsidR="0005010F" w:rsidRPr="00BA156B">
          <w:t xml:space="preserve">no queda claro si </w:t>
        </w:r>
        <w:r w:rsidR="0005010F">
          <w:t>en e</w:t>
        </w:r>
      </w:ins>
      <w:r w:rsidR="00BF27D4" w:rsidRPr="00BA156B">
        <w:t xml:space="preserve">stas herramientas informáticas </w:t>
      </w:r>
      <w:del w:id="6292"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0919A289" w:rsidR="00B26FA3" w:rsidRDefault="00B26FA3" w:rsidP="00842BF2">
      <w:pPr>
        <w:pStyle w:val="Texto"/>
        <w:rPr>
          <w:ins w:id="6293" w:author="Regina Casanova" w:date="2018-06-20T13:29:00Z"/>
        </w:rPr>
      </w:pPr>
      <w:ins w:id="6294" w:author="Regina Casanova" w:date="2018-06-20T16:26:00Z">
        <w:r>
          <w:t xml:space="preserve">Existen </w:t>
        </w:r>
      </w:ins>
      <w:ins w:id="6295" w:author="Regina Casanova" w:date="2018-06-20T16:39:00Z">
        <w:r w:rsidR="006839BB">
          <w:t xml:space="preserve">diversos </w:t>
        </w:r>
      </w:ins>
      <w:ins w:id="6296" w:author="Regina Casanova" w:date="2018-06-20T16:26:00Z">
        <w:r>
          <w:t xml:space="preserve">estudios </w:t>
        </w:r>
      </w:ins>
      <w:ins w:id="6297" w:author="Regina Casanova" w:date="2018-06-20T16:27:00Z">
        <w:r>
          <w:t xml:space="preserve">hechos </w:t>
        </w:r>
      </w:ins>
      <w:ins w:id="6298" w:author="Regina Casanova" w:date="2018-06-20T16:39:00Z">
        <w:r w:rsidR="006839BB">
          <w:t xml:space="preserve">en Argentina </w:t>
        </w:r>
      </w:ins>
      <w:ins w:id="6299" w:author="Regina Casanova" w:date="2018-06-20T16:26:00Z">
        <w:r>
          <w:t xml:space="preserve">donde utilizan la metodología UCD </w:t>
        </w:r>
      </w:ins>
      <w:ins w:id="6300" w:author="Regina Casanova" w:date="2018-06-20T16:31:00Z">
        <w:r>
          <w:t>en sistemas informáticos clínicos donde demostraron que</w:t>
        </w:r>
      </w:ins>
      <w:ins w:id="6301" w:author="Regina Casanova" w:date="2018-06-20T16:40:00Z">
        <w:r w:rsidR="006839BB">
          <w:t xml:space="preserve"> el</w:t>
        </w:r>
      </w:ins>
      <w:ins w:id="6302" w:author="Regina Casanova" w:date="2018-06-20T16:41:00Z">
        <w:r w:rsidR="006839BB">
          <w:t xml:space="preserve"> uso de la metodología en el</w:t>
        </w:r>
      </w:ins>
      <w:ins w:id="6303" w:author="Regina Casanova" w:date="2018-06-20T16:40:00Z">
        <w:r w:rsidR="006839BB">
          <w:t xml:space="preserve"> re-diseño de </w:t>
        </w:r>
      </w:ins>
      <w:ins w:id="6304" w:author="Regina Casanova" w:date="2018-06-20T16:32:00Z">
        <w:r>
          <w:t xml:space="preserve">un sistema de </w:t>
        </w:r>
      </w:ins>
      <w:ins w:id="6305" w:author="Regina Casanova" w:date="2018-06-20T16:31:00Z">
        <w:r>
          <w:t xml:space="preserve">alertas </w:t>
        </w:r>
      </w:ins>
      <w:ins w:id="6306" w:author="Regina Casanova" w:date="2018-06-20T16:40:00Z">
        <w:r w:rsidR="006839BB">
          <w:t>en</w:t>
        </w:r>
      </w:ins>
      <w:ins w:id="6307" w:author="Regina Casanova" w:date="2018-06-20T16:33:00Z">
        <w:r>
          <w:t xml:space="preserve"> una historia clínica electrónica,</w:t>
        </w:r>
      </w:ins>
      <w:ins w:id="6308" w:author="Regina Casanova" w:date="2018-06-20T16:34:00Z">
        <w:r w:rsidR="006839BB">
          <w:t xml:space="preserve"> result</w:t>
        </w:r>
      </w:ins>
      <w:ins w:id="6309" w:author="Regina Casanova" w:date="2018-06-20T16:41:00Z">
        <w:r w:rsidR="006839BB">
          <w:t>ó</w:t>
        </w:r>
      </w:ins>
      <w:ins w:id="6310" w:author="Regina Casanova" w:date="2018-06-20T16:34:00Z">
        <w:r>
          <w:t xml:space="preserve"> en alertas más usables, efectivas y satisfactorias </w:t>
        </w:r>
        <w:r w:rsidR="006839BB">
          <w:t xml:space="preserve">que las alertas diseñadas utilizando </w:t>
        </w:r>
      </w:ins>
      <w:ins w:id="6311" w:author="Regina Casanova" w:date="2018-06-20T16:35:00Z">
        <w:r w:rsidR="006839BB">
          <w:t>técnicas</w:t>
        </w:r>
      </w:ins>
      <w:ins w:id="6312" w:author="Regina Casanova" w:date="2018-06-20T16:34:00Z">
        <w:r w:rsidR="006839BB">
          <w:t xml:space="preserve"> </w:t>
        </w:r>
      </w:ins>
      <w:ins w:id="6313" w:author="Regina Casanova" w:date="2018-06-20T16:35:00Z">
        <w:r w:rsidR="006839BB">
          <w:t xml:space="preserve">de ingeniería de </w:t>
        </w:r>
      </w:ins>
      <w:ins w:id="6314" w:author="Regina Casanova" w:date="2018-07-29T19:16:00Z">
        <w:r w:rsidR="00F95B03">
          <w:t>aplicativo informático</w:t>
        </w:r>
      </w:ins>
      <w:ins w:id="6315" w:author="Regina Casanova" w:date="2018-06-20T16:35:00Z">
        <w:r w:rsidR="006839BB">
          <w:t xml:space="preserve"> tradicional </w:t>
        </w:r>
      </w:ins>
      <w:ins w:id="6316" w:author="Regina Casanova" w:date="2018-06-20T16:36:00Z">
        <w:r w:rsidR="006839BB">
          <w:fldChar w:fldCharType="begin" w:fldLock="1"/>
        </w:r>
      </w:ins>
      <w:r w:rsidR="00C126C6">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(52)","plainTextFormattedCitation":"(52)","previouslyFormattedCitation":"(51)"},"properties":{"noteIndex":0},"schema":"https://github.com/citation-style-language/schema/raw/master/csl-citation.json"}</w:instrText>
      </w:r>
      <w:r w:rsidR="006839BB">
        <w:fldChar w:fldCharType="separate"/>
      </w:r>
      <w:r w:rsidR="00C126C6" w:rsidRPr="00C126C6">
        <w:rPr>
          <w:noProof/>
        </w:rPr>
        <w:t>(52)</w:t>
      </w:r>
      <w:ins w:id="6317" w:author="Regina Casanova" w:date="2018-06-20T16:36:00Z">
        <w:r w:rsidR="006839BB">
          <w:fldChar w:fldCharType="end"/>
        </w:r>
      </w:ins>
      <w:ins w:id="6318" w:author="Regina Casanova" w:date="2018-06-20T16:41:00Z">
        <w:r w:rsidR="006839BB">
          <w:t xml:space="preserve">. También mostraron </w:t>
        </w:r>
      </w:ins>
      <w:ins w:id="6319" w:author="Regina Casanova" w:date="2018-06-20T16:38:00Z">
        <w:r w:rsidR="006839BB">
          <w:t xml:space="preserve">que </w:t>
        </w:r>
      </w:ins>
      <w:ins w:id="6320" w:author="Regina Casanova" w:date="2018-06-20T16:42:00Z">
        <w:r w:rsidR="006839BB">
          <w:t>el re-diseño de registros utilizando esta metodología hizo que los enfermeros encargados en el llenado de información de los pacientes se sintieran m</w:t>
        </w:r>
      </w:ins>
      <w:ins w:id="6321" w:author="Regina Casanova" w:date="2018-06-20T16:43:00Z">
        <w:r w:rsidR="006839BB">
          <w:t>ás satisfechos y pudieran encontrar un balance entre las necesidades de enfermeros y los requerimientos de la institución</w:t>
        </w:r>
      </w:ins>
      <w:ins w:id="6322" w:author="Regina Casanova" w:date="2018-06-20T16:50:00Z">
        <w:r w:rsidR="006839BB">
          <w:t xml:space="preserve"> </w:t>
        </w:r>
      </w:ins>
      <w:ins w:id="6323" w:author="Regina Casanova" w:date="2018-06-20T16:51:00Z">
        <w:r w:rsidR="006839BB">
          <w:fldChar w:fldCharType="begin" w:fldLock="1"/>
        </w:r>
      </w:ins>
      <w:r w:rsidR="00C126C6">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(53)","plainTextFormattedCitation":"(53)","previouslyFormattedCitation":"(52)"},"properties":{"noteIndex":0},"schema":"https://github.com/citation-style-language/schema/raw/master/csl-citation.json"}</w:instrText>
      </w:r>
      <w:r w:rsidR="006839BB">
        <w:fldChar w:fldCharType="separate"/>
      </w:r>
      <w:r w:rsidR="00C126C6" w:rsidRPr="00C126C6">
        <w:rPr>
          <w:noProof/>
        </w:rPr>
        <w:t>(53)</w:t>
      </w:r>
      <w:ins w:id="6324" w:author="Regina Casanova" w:date="2018-06-20T16:51:00Z">
        <w:r w:rsidR="006839BB">
          <w:fldChar w:fldCharType="end"/>
        </w:r>
      </w:ins>
      <w:ins w:id="6325" w:author="Regina Casanova" w:date="2018-06-20T16:43:00Z">
        <w:r w:rsidR="006839BB">
          <w:t>.</w:t>
        </w:r>
      </w:ins>
      <w:ins w:id="6326" w:author="Regina Casanova" w:date="2018-06-20T16:51:00Z">
        <w:r w:rsidR="006839BB">
          <w:t xml:space="preserve"> En </w:t>
        </w:r>
      </w:ins>
      <w:ins w:id="6327" w:author="Regina Casanova" w:date="2018-06-20T16:43:00Z">
        <w:r w:rsidR="007A641A">
          <w:t xml:space="preserve">dichos estudios, la </w:t>
        </w:r>
      </w:ins>
      <w:ins w:id="6328" w:author="Regina Casanova" w:date="2018-06-20T16:52:00Z">
        <w:r w:rsidR="007A641A">
          <w:t xml:space="preserve">participación de los usuarios finales del </w:t>
        </w:r>
      </w:ins>
      <w:ins w:id="6329" w:author="Regina Casanova" w:date="2018-07-29T19:16:00Z">
        <w:r w:rsidR="00F95B03">
          <w:t>aplicativo informático</w:t>
        </w:r>
      </w:ins>
      <w:ins w:id="6330" w:author="Regina Casanova" w:date="2018-06-20T16:52:00Z">
        <w:r w:rsidR="007A641A">
          <w:t xml:space="preserve"> fueron cruciales</w:t>
        </w:r>
      </w:ins>
      <w:ins w:id="6331" w:author="Regina Casanova" w:date="2018-06-20T16:58:00Z">
        <w:r w:rsidR="007A641A">
          <w:t xml:space="preserve"> para conseguir los objetivos deseados</w:t>
        </w:r>
      </w:ins>
      <w:ins w:id="6332" w:author="Regina Casanova" w:date="2018-06-20T16:52:00Z">
        <w:r w:rsidR="007A641A">
          <w:t xml:space="preserve">, en el primer estudio se realizaron </w:t>
        </w:r>
      </w:ins>
      <w:ins w:id="6333" w:author="Regina Casanova" w:date="2018-06-20T16:53:00Z">
        <w:r w:rsidR="007A641A">
          <w:t xml:space="preserve">cuestionarios y entrevistas cualitativas con los usuarios para poder entender de manera profunda su </w:t>
        </w:r>
        <w:r w:rsidR="007A641A">
          <w:lastRenderedPageBreak/>
          <w:t xml:space="preserve">satisfacción y percepciones acerca de las alertas diseñas con el sistema tradicional </w:t>
        </w:r>
        <w:bookmarkStart w:id="6334" w:name="_GoBack"/>
        <w:bookmarkEnd w:id="6334"/>
        <w:r w:rsidR="007A641A">
          <w:t xml:space="preserve">de ingeniería de </w:t>
        </w:r>
      </w:ins>
      <w:ins w:id="6335" w:author="Regina Casanova" w:date="2018-07-29T19:16:00Z">
        <w:r w:rsidR="00F95B03">
          <w:t>aplicativo informático</w:t>
        </w:r>
      </w:ins>
      <w:ins w:id="6336" w:author="Regina Casanova" w:date="2018-06-20T16:53:00Z">
        <w:r w:rsidR="007A641A">
          <w:t>, en el segundo estudio se realizaron iteraciones con los enfermeros para poder proponer rediseños que pudieran cumplir los objetivos de ellos como los de la instituci</w:t>
        </w:r>
      </w:ins>
      <w:ins w:id="6337" w:author="Regina Casanova" w:date="2018-06-20T16:54:00Z">
        <w:r w:rsidR="007A641A">
          <w:t xml:space="preserve">ón. </w:t>
        </w:r>
      </w:ins>
      <w:ins w:id="6338" w:author="Regina Casanova" w:date="2018-06-20T16:59:00Z">
        <w:r w:rsidR="007A641A">
          <w:t>Asimismo</w:t>
        </w:r>
      </w:ins>
      <w:ins w:id="6339" w:author="Regina Casanova" w:date="2018-06-20T16:58:00Z">
        <w:r w:rsidR="007A641A">
          <w:t>, el presente estudio</w:t>
        </w:r>
      </w:ins>
      <w:ins w:id="6340" w:author="Regina Casanova" w:date="2018-06-20T16:59:00Z">
        <w:r w:rsidR="007A641A">
          <w:t xml:space="preserve"> se suma mostrando</w:t>
        </w:r>
      </w:ins>
      <w:ins w:id="6341" w:author="Regina Casanova" w:date="2018-06-20T16:58:00Z">
        <w:r w:rsidR="007A641A">
          <w:t xml:space="preserve"> la gran importancia de tomar en cuenta las consideraciones de los usuarios finales al momento de</w:t>
        </w:r>
        <w:r w:rsidR="006F6BFA">
          <w:t xml:space="preserve"> la creación de un nuevo </w:t>
        </w:r>
      </w:ins>
      <w:ins w:id="6342" w:author="Regina Casanova" w:date="2018-07-29T19:58:00Z">
        <w:r w:rsidR="006F6BFA">
          <w:t>aplicativo</w:t>
        </w:r>
      </w:ins>
      <w:ins w:id="6343" w:author="Regina Casanova" w:date="2018-06-20T16:58:00Z">
        <w:r w:rsidR="007A641A">
          <w:t xml:space="preserve"> inform</w:t>
        </w:r>
      </w:ins>
      <w:ins w:id="6344" w:author="Regina Casanova" w:date="2018-06-20T16:59:00Z">
        <w:r w:rsidR="007A641A">
          <w:t>ático.</w:t>
        </w:r>
      </w:ins>
    </w:p>
    <w:p w14:paraId="62A890EC" w14:textId="6EAFCEC7" w:rsidR="003700B5" w:rsidRPr="00842BF2" w:rsidDel="00944154" w:rsidRDefault="003700B5" w:rsidP="00842BF2">
      <w:pPr>
        <w:pStyle w:val="Texto"/>
        <w:rPr>
          <w:del w:id="6345" w:author="Regina Casanova" w:date="2018-06-20T13:47:00Z"/>
        </w:rPr>
      </w:pPr>
    </w:p>
    <w:p w14:paraId="675F84E9" w14:textId="691BEB66"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C126C6">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(54)","plainTextFormattedCitation":"(54)","previouslyFormattedCitation":"(53)"},"properties":{"noteIndex":0},"schema":"https://github.com/citation-style-language/schema/raw/master/csl-citation.json"}</w:instrText>
      </w:r>
      <w:r w:rsidRPr="00BA156B">
        <w:fldChar w:fldCharType="separate"/>
      </w:r>
      <w:r w:rsidR="00C126C6" w:rsidRPr="00C126C6">
        <w:rPr>
          <w:noProof/>
        </w:rPr>
        <w:t>(54)</w:t>
      </w:r>
      <w:r w:rsidRPr="00BA156B">
        <w:fldChar w:fldCharType="end"/>
      </w:r>
      <w:r w:rsidRPr="00BA156B">
        <w:t xml:space="preserve">, para evitar frustraciones de sus usuarios </w:t>
      </w:r>
      <w:r w:rsidRPr="00BA156B">
        <w:fldChar w:fldCharType="begin" w:fldLock="1"/>
      </w:r>
      <w:r w:rsidR="00C126C6">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(55)","plainTextFormattedCitation":"(55)","previouslyFormattedCitation":"(54)"},"properties":{"noteIndex":0},"schema":"https://github.com/citation-style-language/schema/raw/master/csl-citation.json"}</w:instrText>
      </w:r>
      <w:r w:rsidRPr="00BA156B">
        <w:fldChar w:fldCharType="separate"/>
      </w:r>
      <w:r w:rsidR="00C126C6" w:rsidRPr="00C126C6">
        <w:rPr>
          <w:noProof/>
        </w:rPr>
        <w:t>(55)</w:t>
      </w:r>
      <w:r w:rsidRPr="00BA156B">
        <w:fldChar w:fldCharType="end"/>
      </w:r>
      <w:r w:rsidR="00D00DDC">
        <w:t xml:space="preserve"> y có</w:t>
      </w:r>
      <w:r w:rsidRPr="00BA156B">
        <w:t xml:space="preserve">mo puede ayudar en el soporte de decisiones clínicas </w:t>
      </w:r>
      <w:r w:rsidRPr="00BA156B">
        <w:fldChar w:fldCharType="begin" w:fldLock="1"/>
      </w:r>
      <w:r w:rsidR="00C126C6">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(56)","plainTextFormattedCitation":"(56)","previouslyFormattedCitation":"(55)"},"properties":{"noteIndex":0},"schema":"https://github.com/citation-style-language/schema/raw/master/csl-citation.json"}</w:instrText>
      </w:r>
      <w:r w:rsidRPr="00BA156B">
        <w:fldChar w:fldCharType="separate"/>
      </w:r>
      <w:r w:rsidR="00C126C6" w:rsidRPr="00C126C6">
        <w:rPr>
          <w:noProof/>
        </w:rPr>
        <w:t>(56)</w:t>
      </w:r>
      <w:r w:rsidRPr="00BA156B">
        <w:fldChar w:fldCharType="end"/>
      </w:r>
      <w:r w:rsidRPr="00BA156B">
        <w:t>.</w:t>
      </w:r>
    </w:p>
    <w:p w14:paraId="6FD7A144" w14:textId="050907C7" w:rsidR="0070776A" w:rsidRPr="00842BF2" w:rsidRDefault="0070776A" w:rsidP="00842BF2">
      <w:pPr>
        <w:pStyle w:val="Texto"/>
      </w:pPr>
      <w:r w:rsidRPr="00BA156B">
        <w:t xml:space="preserve">Este tipo de </w:t>
      </w:r>
      <w:del w:id="6346" w:author="Regina Casanova" w:date="2018-06-18T17:53:00Z">
        <w:r w:rsidRPr="00BA156B" w:rsidDel="00E94926">
          <w:delText>sistema</w:delText>
        </w:r>
      </w:del>
      <w:ins w:id="6347" w:author="Regina Casanova" w:date="2018-07-29T19:16:00Z">
        <w:r w:rsidR="00F95B03">
          <w:t>aplicativo informático</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C126C6">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(57)","plainTextFormattedCitation":"(57)","previouslyFormattedCitation":"(56)"},"properties":{"noteIndex":0},"schema":"https://github.com/citation-style-language/schema/raw/master/csl-citation.json"}</w:instrText>
      </w:r>
      <w:r w:rsidRPr="00BA156B">
        <w:fldChar w:fldCharType="separate"/>
      </w:r>
      <w:r w:rsidR="00C126C6" w:rsidRPr="00C126C6">
        <w:rPr>
          <w:noProof/>
        </w:rPr>
        <w:t>(57)</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6348" w:author="Regina Casanova" w:date="2018-06-18T17:53:00Z">
        <w:r w:rsidRPr="00BA156B" w:rsidDel="00E94926">
          <w:delText xml:space="preserve">sistema </w:delText>
        </w:r>
      </w:del>
      <w:ins w:id="6349" w:author="Regina Casanova" w:date="2018-07-29T19:16:00Z">
        <w:r w:rsidR="00F95B03">
          <w:t>aplicativo informático</w:t>
        </w:r>
      </w:ins>
      <w:ins w:id="6350" w:author="Regina Casanova" w:date="2018-06-18T17:40:00Z">
        <w:r w:rsidR="00234025">
          <w:t xml:space="preserve"> </w:t>
        </w:r>
      </w:ins>
      <w:r w:rsidRPr="00BA156B">
        <w:t xml:space="preserve">propuesto en este proyecto, se construyó basándose en dichos beneficios por lo que el uso de este </w:t>
      </w:r>
      <w:del w:id="6351" w:author="Regina Casanova" w:date="2018-06-18T17:53:00Z">
        <w:r w:rsidRPr="00BA156B" w:rsidDel="00E94926">
          <w:delText>sistema</w:delText>
        </w:r>
      </w:del>
      <w:ins w:id="6352" w:author="Regina Casanova" w:date="2018-07-29T19:16:00Z">
        <w:r w:rsidR="00F95B03">
          <w:t>aplicativo informático</w:t>
        </w:r>
      </w:ins>
      <w:r w:rsidRPr="00BA156B">
        <w:t xml:space="preserve"> ayudaría a tener un manejo efectivo de los reclamos. El siguiente paso para garantizarlo es la reorganización del proceso de resolución de los reclamos para que los trabajadores tengan claro el procedimiento a realizarse.</w:t>
      </w:r>
    </w:p>
    <w:p w14:paraId="59F5724C" w14:textId="579BEB98" w:rsidR="00250481" w:rsidRPr="00842BF2" w:rsidRDefault="0070776A" w:rsidP="00842BF2">
      <w:pPr>
        <w:pStyle w:val="Texto"/>
      </w:pPr>
      <w:r w:rsidRPr="00BA156B">
        <w:lastRenderedPageBreak/>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Pr="00BA156B">
        <w:fldChar w:fldCharType="separate"/>
      </w:r>
      <w:r w:rsidR="00C126C6" w:rsidRPr="00C126C6">
        <w:rPr>
          <w:noProof/>
        </w:rPr>
        <w:t>(58)</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1D8E3FB"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6353" w:author="Regina Casanova" w:date="2018-06-18T16:48:00Z">
        <w:r w:rsidR="00AF62FF">
          <w:t xml:space="preserve"> </w:t>
        </w:r>
      </w:ins>
      <w:ins w:id="6354" w:author="Regina Casanova" w:date="2018-06-18T16:49:00Z">
        <w:r w:rsidR="00AF62FF">
          <w:fldChar w:fldCharType="begin" w:fldLock="1"/>
        </w:r>
      </w:ins>
      <w:r w:rsidR="00C126C6">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(59)","plainTextFormattedCitation":"(59)","previouslyFormattedCitation":"(58)"},"properties":{"noteIndex":0},"schema":"https://github.com/citation-style-language/schema/raw/master/csl-citation.json"}</w:instrText>
      </w:r>
      <w:r w:rsidR="00AF62FF">
        <w:fldChar w:fldCharType="separate"/>
      </w:r>
      <w:r w:rsidR="00C126C6" w:rsidRPr="00C126C6">
        <w:rPr>
          <w:noProof/>
        </w:rPr>
        <w:t>(59)</w:t>
      </w:r>
      <w:ins w:id="6355"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C126C6">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(60)","plainTextFormattedCitation":"(60)","previouslyFormattedCitation":"(59)"},"properties":{"noteIndex":0},"schema":"https://github.com/citation-style-language/schema/raw/master/csl-citation.json"}</w:instrText>
      </w:r>
      <w:r w:rsidRPr="00BA156B">
        <w:fldChar w:fldCharType="separate"/>
      </w:r>
      <w:r w:rsidR="00C126C6" w:rsidRPr="00C126C6">
        <w:rPr>
          <w:noProof/>
        </w:rPr>
        <w:t>(60)</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w:t>
      </w:r>
      <w:ins w:id="6356" w:author="Regina Casanova" w:date="2018-06-18T16:49:00Z">
        <w:r w:rsidR="00AF62FF">
          <w:t>de gestión de reclamos en</w:t>
        </w:r>
      </w:ins>
      <w:del w:id="6357" w:author="Regina Casanova" w:date="2018-06-18T16:49:00Z">
        <w:r w:rsidRPr="00BA156B" w:rsidDel="00AF62FF">
          <w:delText>de</w:delText>
        </w:r>
      </w:del>
      <w:ins w:id="6358" w:author="Regina Casanova" w:date="2018-06-18T16:43:00Z">
        <w:r w:rsidR="00EF06FE">
          <w:t xml:space="preserve"> la red</w:t>
        </w:r>
      </w:ins>
      <w:ins w:id="6359" w:author="Regina Casanova" w:date="2018-06-18T23:54:00Z">
        <w:r w:rsidR="00EF41F7">
          <w:t xml:space="preserve"> de establecimientos de salud del</w:t>
        </w:r>
      </w:ins>
      <w:ins w:id="6360" w:author="Regina Casanova" w:date="2018-06-18T16:43:00Z">
        <w:r w:rsidR="00EF06FE">
          <w:t xml:space="preserve"> MINSA</w:t>
        </w:r>
      </w:ins>
      <w:del w:id="6361"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6362" w:name="_Toc520655736"/>
      <w:r w:rsidRPr="00BA156B">
        <w:rPr>
          <w:lang w:val="es-PE"/>
        </w:rPr>
        <w:lastRenderedPageBreak/>
        <w:t>De los hallazgos en</w:t>
      </w:r>
      <w:r w:rsidR="00060575" w:rsidRPr="00BA156B">
        <w:rPr>
          <w:lang w:val="es-PE"/>
        </w:rPr>
        <w:t xml:space="preserve"> la fase e</w:t>
      </w:r>
      <w:r w:rsidR="009E2064" w:rsidRPr="00BA156B">
        <w:rPr>
          <w:lang w:val="es-PE"/>
        </w:rPr>
        <w:t>xploratoria</w:t>
      </w:r>
      <w:bookmarkEnd w:id="6362"/>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656BD236"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w:t>
      </w:r>
      <w:commentRangeStart w:id="6363"/>
      <w:r w:rsidR="009E2064" w:rsidRPr="00BA156B">
        <w:t>pensar</w:t>
      </w:r>
      <w:ins w:id="6364" w:author="Regina Casanova" w:date="2018-07-07T13:33:00Z">
        <w:r w:rsidR="00DE4F52">
          <w:t>a</w:t>
        </w:r>
      </w:ins>
      <w:del w:id="6365" w:author="Regina Casanova" w:date="2018-07-07T13:33:00Z">
        <w:r w:rsidR="009E2064" w:rsidRPr="00BA156B" w:rsidDel="00DE4F52">
          <w:delText>á</w:delText>
        </w:r>
      </w:del>
      <w:r w:rsidR="009E2064" w:rsidRPr="00BA156B">
        <w:t>n</w:t>
      </w:r>
      <w:commentRangeEnd w:id="6363"/>
      <w:r w:rsidR="00F916E3">
        <w:rPr>
          <w:rStyle w:val="Refdecomentario"/>
          <w:rFonts w:cstheme="minorBidi"/>
          <w:lang w:val="es-ES_tradnl"/>
        </w:rPr>
        <w:commentReference w:id="6363"/>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w:t>
      </w:r>
      <w:r w:rsidR="0079520C" w:rsidRPr="00BA156B">
        <w:lastRenderedPageBreak/>
        <w:t xml:space="preserve">personal de SUSALUD) debe ser capacitado sobre la importancia de los reclamos para poder lograr que el </w:t>
      </w:r>
      <w:del w:id="6366" w:author="Regina Casanova" w:date="2018-06-18T17:53:00Z">
        <w:r w:rsidR="0079520C" w:rsidRPr="00BA156B" w:rsidDel="00E94926">
          <w:delText xml:space="preserve">sistema </w:delText>
        </w:r>
      </w:del>
      <w:ins w:id="6367" w:author="Regina Casanova" w:date="2018-07-29T19:16:00Z">
        <w:r w:rsidR="00F95B03">
          <w:t>aplicativo informático</w:t>
        </w:r>
      </w:ins>
      <w:ins w:id="6368" w:author="Regina Casanova" w:date="2018-06-18T17:41:00Z">
        <w:r w:rsidR="00234025">
          <w:t xml:space="preserve"> </w:t>
        </w:r>
      </w:ins>
      <w:r w:rsidR="0079520C" w:rsidRPr="00BA156B">
        <w:t xml:space="preserve">recaude información valiosa que pueda traducirse en proyectos de mejora. Sin esta capacitación permanente, el </w:t>
      </w:r>
      <w:del w:id="6369" w:author="Regina Casanova" w:date="2018-06-18T17:53:00Z">
        <w:r w:rsidR="0079520C" w:rsidRPr="00BA156B" w:rsidDel="00E94926">
          <w:delText>sistema</w:delText>
        </w:r>
      </w:del>
      <w:ins w:id="6370" w:author="Regina Casanova" w:date="2018-07-29T19:16:00Z">
        <w:r w:rsidR="00F95B03">
          <w:t>aplicativo informático</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850DCE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ins w:id="6371" w:author="Luis Fernando Llanos Zavalaga" w:date="2018-07-10T16:35:00Z">
        <w:r w:rsidR="001829D5">
          <w:t xml:space="preserve">las </w:t>
        </w:r>
      </w:ins>
      <w:r w:rsidR="00CA0518" w:rsidRPr="00BA156B">
        <w:t>vidas humanas no corrieran peligro</w:t>
      </w:r>
      <w:r w:rsidRPr="00BA156B">
        <w:t xml:space="preserve"> </w:t>
      </w:r>
      <w:r w:rsidRPr="00BA156B">
        <w:fldChar w:fldCharType="begin" w:fldLock="1"/>
      </w:r>
      <w:r w:rsidR="00C126C6">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(61)","plainTextFormattedCitation":"(61)","previouslyFormattedCitation":"(60)"},"properties":{"noteIndex":0},"schema":"https://github.com/citation-style-language/schema/raw/master/csl-citation.json"}</w:instrText>
      </w:r>
      <w:r w:rsidRPr="00BA156B">
        <w:fldChar w:fldCharType="separate"/>
      </w:r>
      <w:r w:rsidR="00C126C6" w:rsidRPr="00C126C6">
        <w:rPr>
          <w:noProof/>
        </w:rPr>
        <w:t>(61)</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w:t>
      </w:r>
      <w:r w:rsidR="00B10C57" w:rsidRPr="00BA156B">
        <w:lastRenderedPageBreak/>
        <w:t>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62363461"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00EC2BAF" w:rsidRPr="00BA156B">
        <w:fldChar w:fldCharType="separate"/>
      </w:r>
      <w:r w:rsidR="00C126C6" w:rsidRPr="00C126C6">
        <w:rPr>
          <w:noProof/>
        </w:rPr>
        <w:t>(58)</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w:t>
      </w:r>
      <w:r w:rsidRPr="00BA156B">
        <w:lastRenderedPageBreak/>
        <w:t>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7A28A708"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6372" w:author="Regina Casanova" w:date="2018-06-18T17:53:00Z">
        <w:r w:rsidRPr="00BA156B" w:rsidDel="00E94926">
          <w:delText>sistema</w:delText>
        </w:r>
      </w:del>
      <w:ins w:id="6373" w:author="Regina Casanova" w:date="2018-07-29T19:16:00Z">
        <w:r w:rsidR="00F95B03">
          <w:t>aplicativo informático</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6374" w:name="_Toc520655737"/>
      <w:r w:rsidRPr="00BA156B">
        <w:rPr>
          <w:lang w:val="es-PE"/>
        </w:rPr>
        <w:t>De los h</w:t>
      </w:r>
      <w:r w:rsidR="00C1603F" w:rsidRPr="00BA156B">
        <w:rPr>
          <w:lang w:val="es-PE"/>
        </w:rPr>
        <w:t>allazgos de la fase de p</w:t>
      </w:r>
      <w:r w:rsidR="009E2064" w:rsidRPr="00BA156B">
        <w:rPr>
          <w:lang w:val="es-PE"/>
        </w:rPr>
        <w:t>rueba</w:t>
      </w:r>
      <w:bookmarkEnd w:id="6374"/>
    </w:p>
    <w:p w14:paraId="79F09FCE" w14:textId="0C2AB94A"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6375" w:author="Regina Casanova" w:date="2018-06-18T17:53:00Z">
        <w:r w:rsidR="001E3A11" w:rsidRPr="00BA156B" w:rsidDel="00E94926">
          <w:delText>sistema</w:delText>
        </w:r>
      </w:del>
      <w:ins w:id="6376" w:author="Regina Casanova" w:date="2018-07-29T19:16:00Z">
        <w:r w:rsidR="00F95B03">
          <w:t>aplicativo informático</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D509EDA" w:rsidR="00C1603F" w:rsidRDefault="00CB765D" w:rsidP="00862EA1">
      <w:pPr>
        <w:pStyle w:val="Texto"/>
        <w:rPr>
          <w:ins w:id="6377"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6378" w:author="Regina Casanova" w:date="2018-06-18T17:53:00Z">
        <w:r w:rsidR="00EA256A" w:rsidRPr="00BA156B" w:rsidDel="00E94926">
          <w:delText>sistema</w:delText>
        </w:r>
      </w:del>
      <w:ins w:id="6379" w:author="Regina Casanova" w:date="2018-07-29T19:16:00Z">
        <w:r w:rsidR="00F95B03">
          <w:t>aplicativo informático</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6380" w:author="Regina Casanova" w:date="2018-06-18T17:53:00Z">
        <w:r w:rsidRPr="00BA156B" w:rsidDel="00E94926">
          <w:delText>sistema</w:delText>
        </w:r>
      </w:del>
      <w:ins w:id="6381" w:author="Regina Casanova" w:date="2018-07-29T19:16:00Z">
        <w:r w:rsidR="00F95B03">
          <w:t>aplicativo informático</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pPr>
        <w:pStyle w:val="Ttulo2"/>
        <w:pPrChange w:id="6382" w:author="Regina Casanova" w:date="2018-06-15T19:26:00Z">
          <w:pPr>
            <w:pStyle w:val="Texto"/>
          </w:pPr>
        </w:pPrChange>
      </w:pPr>
      <w:bookmarkStart w:id="6383" w:name="_Toc520655738"/>
      <w:ins w:id="6384" w:author="Regina Casanova" w:date="2018-06-15T19:26:00Z">
        <w:r>
          <w:t>Limitaciones</w:t>
        </w:r>
      </w:ins>
      <w:bookmarkEnd w:id="6383"/>
    </w:p>
    <w:p w14:paraId="39417866" w14:textId="48D891FB" w:rsidR="00524A0A" w:rsidRDefault="008A445E" w:rsidP="00862EA1">
      <w:pPr>
        <w:pStyle w:val="Texto"/>
        <w:rPr>
          <w:ins w:id="6385"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6386" w:author="Regina Casanova" w:date="2018-06-15T19:45:00Z">
        <w:r w:rsidR="004D0B2C">
          <w:t xml:space="preserve">Siendo lo ideal realizar iteraciones con un </w:t>
        </w:r>
      </w:ins>
      <w:ins w:id="6387" w:author="Regina Casanova" w:date="2018-06-15T19:46:00Z">
        <w:r w:rsidR="004D0B2C">
          <w:t>máximo</w:t>
        </w:r>
      </w:ins>
      <w:ins w:id="6388" w:author="Regina Casanova" w:date="2018-06-15T19:45:00Z">
        <w:r w:rsidR="004D0B2C">
          <w:t xml:space="preserve"> </w:t>
        </w:r>
      </w:ins>
      <w:ins w:id="6389" w:author="Regina Casanova" w:date="2018-06-15T19:46:00Z">
        <w:r w:rsidR="004D0B2C">
          <w:t xml:space="preserve">de 5 pruebas de usuarios,  se realizaron </w:t>
        </w:r>
      </w:ins>
      <w:ins w:id="6390" w:author="Regina Casanova" w:date="2018-06-15T20:02:00Z">
        <w:r w:rsidR="004D0B2C">
          <w:t xml:space="preserve">iteraciones con 3 </w:t>
        </w:r>
        <w:r w:rsidR="00806EEF">
          <w:t>usuarios para cada tipo de usuario evalu</w:t>
        </w:r>
      </w:ins>
      <w:ins w:id="6391" w:author="Regina Casanova" w:date="2018-06-15T20:03:00Z">
        <w:r w:rsidR="00806EEF">
          <w:t>a</w:t>
        </w:r>
      </w:ins>
      <w:ins w:id="6392" w:author="Regina Casanova" w:date="2018-06-15T20:02:00Z">
        <w:r w:rsidR="00806EEF">
          <w:t>do</w:t>
        </w:r>
      </w:ins>
      <w:ins w:id="6393" w:author="Regina Casanova" w:date="2018-06-15T20:05:00Z">
        <w:r w:rsidR="00806EEF">
          <w:t xml:space="preserve"> debido a poco tiempo que se contaba para realizar las pruebas. S</w:t>
        </w:r>
      </w:ins>
      <w:ins w:id="6394" w:author="Regina Casanova" w:date="2018-06-15T20:06:00Z">
        <w:r w:rsidR="00806EEF">
          <w:t>in embargo, iteraciones con 5 usuarios por cada tipo de usuario hubiera sido preferible para poder</w:t>
        </w:r>
      </w:ins>
      <w:ins w:id="6395" w:author="Regina Casanova" w:date="2018-06-15T20:02:00Z">
        <w:r w:rsidR="00806EEF">
          <w:t xml:space="preserve"> </w:t>
        </w:r>
      </w:ins>
      <w:ins w:id="6396" w:author="Regina Casanova" w:date="2018-06-15T20:07:00Z">
        <w:r w:rsidR="00806EEF">
          <w:t xml:space="preserve">refinar el prototipo. Adicionalmente, </w:t>
        </w:r>
      </w:ins>
      <w:del w:id="6397" w:author="Regina Casanova" w:date="2018-06-15T20:07:00Z">
        <w:r w:rsidR="00BE03A0" w:rsidRPr="00BA156B" w:rsidDel="00806EEF">
          <w:delText>I</w:delText>
        </w:r>
        <w:r w:rsidR="00472F37" w:rsidRPr="00BA156B" w:rsidDel="00806EEF">
          <w:delText>dealmente</w:delText>
        </w:r>
      </w:del>
      <w:ins w:id="6398"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6399"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C126C6">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(62)","plainTextFormattedCitation":"(62)","previouslyFormattedCitation":"(61)"},"properties":{"noteIndex":0},"schema":"https://github.com/citation-style-language/schema/raw/master/csl-citation.json"}</w:instrText>
      </w:r>
      <w:r w:rsidR="00EC2BAF" w:rsidRPr="00BA156B">
        <w:fldChar w:fldCharType="separate"/>
      </w:r>
      <w:r w:rsidR="00C126C6" w:rsidRPr="00C126C6">
        <w:rPr>
          <w:noProof/>
        </w:rPr>
        <w:t>(62)</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6400" w:author="Regina Casanova" w:date="2018-06-18T12:29:00Z"/>
        </w:rPr>
      </w:pPr>
      <w:ins w:id="6401" w:author="Regina Casanova" w:date="2018-06-18T12:21:00Z">
        <w:r>
          <w:lastRenderedPageBreak/>
          <w:t>Acerca de la clasificación de reclamos</w:t>
        </w:r>
      </w:ins>
      <w:ins w:id="6402" w:author="Regina Casanova" w:date="2018-06-18T12:22:00Z">
        <w:r w:rsidR="00152904">
          <w:t xml:space="preserve"> presentada</w:t>
        </w:r>
      </w:ins>
      <w:ins w:id="6403" w:author="Regina Casanova" w:date="2018-06-18T12:21:00Z">
        <w:r>
          <w:t xml:space="preserve">, </w:t>
        </w:r>
        <w:r w:rsidR="00152904">
          <w:t>a pesar de haberse rea</w:t>
        </w:r>
      </w:ins>
      <w:ins w:id="6404" w:author="Regina Casanova" w:date="2018-06-18T12:23:00Z">
        <w:r w:rsidR="00152904">
          <w:t xml:space="preserve">lizado </w:t>
        </w:r>
      </w:ins>
      <w:ins w:id="6405" w:author="Regina Casanova" w:date="2018-06-18T12:24:00Z">
        <w:r w:rsidR="00152904">
          <w:t>con</w:t>
        </w:r>
      </w:ins>
      <w:ins w:id="6406" w:author="Regina Casanova" w:date="2018-06-18T12:23:00Z">
        <w:r w:rsidR="00152904">
          <w:t xml:space="preserve"> el consenso de un </w:t>
        </w:r>
      </w:ins>
      <w:ins w:id="6407" w:author="Regina Casanova" w:date="2018-06-18T12:21:00Z">
        <w:r w:rsidR="00152904">
          <w:t xml:space="preserve">grupo de 8 </w:t>
        </w:r>
      </w:ins>
      <w:ins w:id="6408" w:author="Regina Casanova" w:date="2018-06-18T12:23:00Z">
        <w:r w:rsidR="00152904">
          <w:t>personas, entre personal de SUSALUD y gestores de IPRESS</w:t>
        </w:r>
      </w:ins>
      <w:ins w:id="6409" w:author="Regina Casanova" w:date="2018-06-18T12:21:00Z">
        <w:r w:rsidR="00152904">
          <w:t xml:space="preserve"> que trabajan de manera constante con los reclamos </w:t>
        </w:r>
      </w:ins>
      <w:ins w:id="6410" w:author="Regina Casanova" w:date="2018-06-18T12:22:00Z">
        <w:r w:rsidR="00152904">
          <w:t xml:space="preserve">en salud, no se puede tomar la clasificación presentada como definitiva ya que no se puede comprobar que los criterios utilizados por </w:t>
        </w:r>
      </w:ins>
      <w:ins w:id="6411" w:author="Regina Casanova" w:date="2018-06-18T12:24:00Z">
        <w:r w:rsidR="00152904">
          <w:t xml:space="preserve">estos usuarios se ciñe a criterios utilizados internacionalmente para la clasificación de reclamos. Adicionalmente, </w:t>
        </w:r>
      </w:ins>
      <w:ins w:id="6412" w:author="Regina Casanova" w:date="2018-06-18T12:25:00Z">
        <w:r w:rsidR="00152904">
          <w:t>existe un tema cultural en donde no se suele presentar cambios a propuestas hechas que puede haberse presentado con esta parte de la investigaci</w:t>
        </w:r>
      </w:ins>
      <w:ins w:id="6413" w:author="Regina Casanova" w:date="2018-06-18T12:28:00Z">
        <w:r w:rsidR="00152904">
          <w:t xml:space="preserve">ón. Resulta difícil identificar si no se presentaron cambios por ello o porque verdaderamente aceptaban cada </w:t>
        </w:r>
      </w:ins>
      <w:ins w:id="6414" w:author="Regina Casanova" w:date="2018-06-18T12:29:00Z">
        <w:r w:rsidR="00152904">
          <w:t>categoría</w:t>
        </w:r>
      </w:ins>
      <w:ins w:id="6415" w:author="Regina Casanova" w:date="2018-06-18T12:28:00Z">
        <w:r w:rsidR="00152904">
          <w:t xml:space="preserve"> </w:t>
        </w:r>
      </w:ins>
      <w:ins w:id="6416" w:author="Regina Casanova" w:date="2018-06-18T12:29:00Z">
        <w:r w:rsidR="00152904">
          <w:t xml:space="preserve"> e ítem presentado.</w:t>
        </w:r>
      </w:ins>
    </w:p>
    <w:p w14:paraId="5A572F5B" w14:textId="5E15C22B" w:rsidR="00152904" w:rsidRPr="00862EA1" w:rsidRDefault="00152904" w:rsidP="00862EA1">
      <w:pPr>
        <w:pStyle w:val="Texto"/>
      </w:pPr>
      <w:ins w:id="6417" w:author="Regina Casanova" w:date="2018-06-18T12:29:00Z">
        <w:r>
          <w:t xml:space="preserve">Finalmente, </w:t>
        </w:r>
      </w:ins>
      <w:ins w:id="6418" w:author="Regina Casanova" w:date="2018-06-18T12:30:00Z">
        <w:r>
          <w:t>luego de encontrar incongruencias en los datos p</w:t>
        </w:r>
        <w:r w:rsidR="009D09E8">
          <w:t>resentados del Sistema de</w:t>
        </w:r>
      </w:ins>
      <w:ins w:id="6419" w:author="Regina Casanova" w:date="2018-06-18T12:31:00Z">
        <w:r>
          <w:t xml:space="preserve"> </w:t>
        </w:r>
        <w:r w:rsidR="009D09E8">
          <w:t xml:space="preserve">Solicitudes en Atención al Ciudadano es </w:t>
        </w:r>
      </w:ins>
      <w:ins w:id="6420" w:author="Regina Casanova" w:date="2018-06-18T12:32:00Z">
        <w:r w:rsidR="009D09E8">
          <w:t>difícil</w:t>
        </w:r>
      </w:ins>
      <w:ins w:id="6421" w:author="Regina Casanova" w:date="2018-06-18T12:31:00Z">
        <w:r w:rsidR="009D09E8">
          <w:t xml:space="preserve"> </w:t>
        </w:r>
      </w:ins>
      <w:ins w:id="6422" w:author="Regina Casanova" w:date="2018-06-18T12:32:00Z">
        <w:r w:rsidR="009D09E8">
          <w:t>poder confiar enteramente en los datos presentados por su Plataforma de Informaci</w:t>
        </w:r>
      </w:ins>
      <w:ins w:id="6423" w:author="Regina Casanova" w:date="2018-06-18T12:33:00Z">
        <w:r w:rsidR="009D09E8">
          <w:t>ón y Difusión</w:t>
        </w:r>
      </w:ins>
      <w:ins w:id="6424" w:author="Regina Casanova" w:date="2018-06-18T12:36:00Z">
        <w:r w:rsidR="009D09E8">
          <w:t xml:space="preserve"> y esto hace que los ciudadanos que deseen acceder a esta informaci</w:t>
        </w:r>
      </w:ins>
      <w:ins w:id="6425" w:author="Regina Casanova" w:date="2018-06-18T12:37:00Z">
        <w:r w:rsidR="009D09E8">
          <w:t xml:space="preserve">ón puedan estar accediendo a información errónea y no les permita tomar una decisión informada sobre </w:t>
        </w:r>
      </w:ins>
      <w:ins w:id="6426" w:author="Regina Casanova" w:date="2018-06-18T13:16:00Z">
        <w:r w:rsidR="000969F2">
          <w:t>dónde</w:t>
        </w:r>
      </w:ins>
      <w:ins w:id="6427"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6428" w:name="_Toc520655739"/>
      <w:commentRangeStart w:id="6429"/>
      <w:r w:rsidRPr="00BA156B">
        <w:lastRenderedPageBreak/>
        <w:t>Conclusiones</w:t>
      </w:r>
      <w:commentRangeEnd w:id="6429"/>
      <w:r w:rsidR="00652D68">
        <w:rPr>
          <w:rStyle w:val="Refdecomentario"/>
          <w:rFonts w:eastAsiaTheme="minorHAnsi" w:cstheme="minorBidi"/>
          <w:b w:val="0"/>
          <w:color w:val="auto"/>
          <w:lang w:val="es-ES_tradnl"/>
        </w:rPr>
        <w:commentReference w:id="6429"/>
      </w:r>
      <w:bookmarkEnd w:id="6428"/>
    </w:p>
    <w:p w14:paraId="03E697BC" w14:textId="39875310" w:rsidR="00C62DE9" w:rsidRDefault="00E37469" w:rsidP="00862EA1">
      <w:pPr>
        <w:pStyle w:val="Texto"/>
        <w:rPr>
          <w:ins w:id="6430" w:author="Regina Casanova" w:date="2018-07-29T18:55:00Z"/>
        </w:rPr>
      </w:pPr>
      <w:ins w:id="6431" w:author="Regina Casanova" w:date="2018-07-29T18:55:00Z">
        <w:r>
          <w:t>Al terminar este estudio se pudo concluir lo siguiente:</w:t>
        </w:r>
      </w:ins>
    </w:p>
    <w:p w14:paraId="21DC295F" w14:textId="77777777" w:rsidR="00E37469" w:rsidRDefault="00E37469" w:rsidP="00E37469">
      <w:pPr>
        <w:pStyle w:val="Ttulo3"/>
        <w:rPr>
          <w:ins w:id="6432" w:author="Regina Casanova" w:date="2018-07-29T18:58:00Z"/>
        </w:rPr>
        <w:pPrChange w:id="6433" w:author="Regina Casanova" w:date="2018-07-29T18:55:00Z">
          <w:pPr>
            <w:pStyle w:val="Texto"/>
          </w:pPr>
        </w:pPrChange>
      </w:pPr>
      <w:bookmarkStart w:id="6434" w:name="_Toc520655740"/>
      <w:ins w:id="6435" w:author="Regina Casanova" w:date="2018-07-29T18:55:00Z">
        <w:r>
          <w:t>Se propuso el diseño de un aplicativo informático centralizado, adaptado a la normativa y principios vigentes, para el recojo, gestión y monitoreo de reclamos en</w:t>
        </w:r>
      </w:ins>
      <w:ins w:id="6436" w:author="Regina Casanova" w:date="2018-07-29T18:57:00Z">
        <w:r>
          <w:t xml:space="preserve"> las</w:t>
        </w:r>
      </w:ins>
      <w:ins w:id="6437" w:author="Regina Casanova" w:date="2018-07-29T18:55:00Z">
        <w:r>
          <w:t xml:space="preserve"> IPRESS</w:t>
        </w:r>
      </w:ins>
      <w:ins w:id="6438" w:author="Regina Casanova" w:date="2018-07-29T18:57:00Z">
        <w:r>
          <w:t xml:space="preserve"> que es accesible por el personal de SUSALUD para supervisi</w:t>
        </w:r>
      </w:ins>
      <w:ins w:id="6439" w:author="Regina Casanova" w:date="2018-07-29T18:58:00Z">
        <w:r>
          <w:t>ón y por ciudadanos para tener una comunicación continua con su IPRESS.</w:t>
        </w:r>
        <w:bookmarkEnd w:id="6434"/>
      </w:ins>
    </w:p>
    <w:p w14:paraId="5520E938" w14:textId="67B384A4" w:rsidR="008350F2" w:rsidRDefault="00E37469" w:rsidP="008350F2">
      <w:pPr>
        <w:pStyle w:val="Ttulo3"/>
        <w:rPr>
          <w:ins w:id="6440" w:author="Regina Casanova" w:date="2018-07-29T19:07:00Z"/>
        </w:rPr>
        <w:pPrChange w:id="6441" w:author="Regina Casanova" w:date="2018-07-29T19:06:00Z">
          <w:pPr>
            <w:pStyle w:val="Texto"/>
          </w:pPr>
        </w:pPrChange>
      </w:pPr>
      <w:ins w:id="6442" w:author="Regina Casanova" w:date="2018-07-29T18:55:00Z">
        <w:r>
          <w:t xml:space="preserve"> </w:t>
        </w:r>
      </w:ins>
      <w:bookmarkStart w:id="6443" w:name="_Toc520655741"/>
      <w:ins w:id="6444" w:author="Regina Casanova" w:date="2018-07-29T19:05:00Z">
        <w:r w:rsidR="008350F2">
          <w:t>Se identificaron necesidades, requerimientos, dificultades y problemas que enfrentaban los siguientes tipos de usuarios</w:t>
        </w:r>
      </w:ins>
      <w:ins w:id="6445" w:author="Regina Casanova" w:date="2018-07-29T19:06:00Z">
        <w:r w:rsidR="008350F2">
          <w:t>: Personal Administrativo de SUSALUD, Gestores de IPRESS y ciudadanos que puedan presentar reclamos respecto a atención brindada en IPRESS.</w:t>
        </w:r>
      </w:ins>
      <w:bookmarkEnd w:id="6443"/>
    </w:p>
    <w:p w14:paraId="3C5223FC" w14:textId="13E78E1C" w:rsidR="008350F2" w:rsidRDefault="008350F2" w:rsidP="008350F2">
      <w:pPr>
        <w:pStyle w:val="Ttulo3"/>
        <w:rPr>
          <w:ins w:id="6446" w:author="Regina Casanova" w:date="2018-07-29T19:08:00Z"/>
        </w:rPr>
        <w:pPrChange w:id="6447" w:author="Regina Casanova" w:date="2018-07-29T19:07:00Z">
          <w:pPr>
            <w:pStyle w:val="Texto"/>
          </w:pPr>
        </w:pPrChange>
      </w:pPr>
      <w:bookmarkStart w:id="6448" w:name="_Toc520655742"/>
      <w:ins w:id="6449" w:author="Regina Casanova" w:date="2018-07-29T19:07:00Z">
        <w:r>
          <w:t xml:space="preserve">Se </w:t>
        </w:r>
      </w:ins>
      <w:ins w:id="6450" w:author="Regina Casanova" w:date="2018-07-29T19:09:00Z">
        <w:r>
          <w:t>diseñó</w:t>
        </w:r>
      </w:ins>
      <w:ins w:id="6451" w:author="Regina Casanova" w:date="2018-07-29T19:07:00Z">
        <w:r>
          <w:t xml:space="preserve"> un aplicativo informático de gestión de reclamos que se encontrará centralizado en los tres tipos de usuarios antes mencionados, que permitiera encontrar problemas a solucionar en la red de establecimientos de salud del MINSA del Per</w:t>
        </w:r>
      </w:ins>
      <w:ins w:id="6452" w:author="Regina Casanova" w:date="2018-07-29T19:08:00Z">
        <w:r>
          <w:t>ú.</w:t>
        </w:r>
        <w:bookmarkEnd w:id="6448"/>
      </w:ins>
    </w:p>
    <w:p w14:paraId="63DA44C2" w14:textId="2C3A0E7A" w:rsidR="008350F2" w:rsidRPr="008350F2" w:rsidRDefault="008350F2" w:rsidP="008350F2">
      <w:pPr>
        <w:pStyle w:val="Ttulo3"/>
        <w:rPr>
          <w:ins w:id="6453" w:author="Regina Casanova" w:date="2018-07-29T19:07:00Z"/>
        </w:rPr>
        <w:pPrChange w:id="6454" w:author="Regina Casanova" w:date="2018-07-29T19:08:00Z">
          <w:pPr>
            <w:pStyle w:val="Texto"/>
          </w:pPr>
        </w:pPrChange>
      </w:pPr>
      <w:bookmarkStart w:id="6455" w:name="_Toc520655743"/>
      <w:ins w:id="6456" w:author="Regina Casanova" w:date="2018-07-29T19:08:00Z">
        <w:r>
          <w:t xml:space="preserve">Se </w:t>
        </w:r>
      </w:ins>
      <w:ins w:id="6457" w:author="Regina Casanova" w:date="2018-07-29T19:09:00Z">
        <w:r>
          <w:t>evaluó</w:t>
        </w:r>
      </w:ins>
      <w:ins w:id="6458" w:author="Regina Casanova" w:date="2018-07-29T19:08:00Z">
        <w:r>
          <w:t xml:space="preserve"> </w:t>
        </w:r>
      </w:ins>
      <w:ins w:id="6459" w:author="Regina Casanova" w:date="2018-07-29T19:09:00Z">
        <w:r>
          <w:t>el diseño propuesto para encontrar mejoras y/o corregir errores por medio de pruebas con los tres tipos de usuarios antes mencionados.</w:t>
        </w:r>
      </w:ins>
      <w:bookmarkEnd w:id="6455"/>
    </w:p>
    <w:p w14:paraId="05D0F4F6" w14:textId="77777777" w:rsidR="008350F2" w:rsidRPr="008350F2" w:rsidRDefault="008350F2" w:rsidP="008350F2">
      <w:pPr>
        <w:rPr>
          <w:ins w:id="6460" w:author="Regina Casanova" w:date="2018-07-29T18:54:00Z"/>
          <w:lang w:val="es-ES"/>
          <w:rPrChange w:id="6461" w:author="Regina Casanova" w:date="2018-07-29T19:07:00Z">
            <w:rPr>
              <w:ins w:id="6462" w:author="Regina Casanova" w:date="2018-07-29T18:54:00Z"/>
            </w:rPr>
          </w:rPrChange>
        </w:rPr>
        <w:pPrChange w:id="6463" w:author="Regina Casanova" w:date="2018-07-29T19:07:00Z">
          <w:pPr>
            <w:pStyle w:val="Texto"/>
          </w:pPr>
        </w:pPrChange>
      </w:pPr>
    </w:p>
    <w:p w14:paraId="5EA702DC" w14:textId="5F04071A" w:rsidR="00F26C78" w:rsidRPr="00862EA1" w:rsidDel="008350F2" w:rsidRDefault="000635A6" w:rsidP="00862EA1">
      <w:pPr>
        <w:pStyle w:val="Texto"/>
        <w:rPr>
          <w:del w:id="6464" w:author="Regina Casanova" w:date="2018-07-29T19:10:00Z"/>
        </w:rPr>
      </w:pPr>
      <w:del w:id="6465"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del w:id="6466" w:author="Regina Casanova" w:date="2018-07-29T19:10:00Z">
        <w:r w:rsidR="00CB1DBF" w:rsidDel="008350F2">
          <w:rPr>
            <w:rStyle w:val="Refdecomentario"/>
            <w:rFonts w:cstheme="minorBidi"/>
            <w:lang w:val="es-ES_tradnl"/>
          </w:rPr>
          <w:commentReference w:id="6467"/>
        </w:r>
        <w:r w:rsidRPr="00BA156B" w:rsidDel="008350F2">
          <w:delText xml:space="preserve"> </w:delText>
        </w:r>
      </w:del>
      <w:del w:id="6468" w:author="Regina Casanova" w:date="2018-06-14T18:48:00Z">
        <w:r w:rsidRPr="00BA156B" w:rsidDel="00470DBC">
          <w:delText>de</w:delText>
        </w:r>
      </w:del>
      <w:del w:id="6469" w:author="Regina Casanova" w:date="2018-07-29T19:10:00Z">
        <w:r w:rsidRPr="00BA156B" w:rsidDel="008350F2">
          <w:delText xml:space="preserve"> un </w:delText>
        </w:r>
      </w:del>
      <w:del w:id="6470" w:author="Regina Casanova" w:date="2018-06-18T17:53:00Z">
        <w:r w:rsidRPr="00BA156B" w:rsidDel="00E94926">
          <w:delText xml:space="preserve">sistema </w:delText>
        </w:r>
      </w:del>
      <w:del w:id="6471" w:author="Regina Casanova" w:date="2018-07-29T19:10:00Z">
        <w:r w:rsidRPr="00BA156B" w:rsidDel="008350F2">
          <w:delText>de gestión de reclamos</w:delText>
        </w:r>
        <w:r w:rsidR="00E85F76" w:rsidRPr="00BA156B" w:rsidDel="008350F2">
          <w:delText xml:space="preserve">, lográndose un </w:delText>
        </w:r>
      </w:del>
      <w:del w:id="6472" w:author="Regina Casanova" w:date="2018-06-18T17:53:00Z">
        <w:r w:rsidR="00E85F76" w:rsidRPr="00BA156B" w:rsidDel="00E94926">
          <w:delText xml:space="preserve">sistema </w:delText>
        </w:r>
      </w:del>
      <w:del w:id="6473" w:author="Regina Casanova" w:date="2018-07-29T19:10:00Z">
        <w:r w:rsidR="00F26C78" w:rsidRPr="00BA156B" w:rsidDel="008350F2">
          <w:delText xml:space="preserve">accesible y centrado en 3 tipos de usuarios, los cuales lo encontraron </w:delText>
        </w:r>
        <w:r w:rsidR="00524A0A" w:rsidRPr="00BA156B" w:rsidDel="008350F2">
          <w:delText xml:space="preserve">simple y sencillo de </w:delText>
        </w:r>
        <w:r w:rsidR="00F26C78" w:rsidRPr="00BA156B" w:rsidDel="008350F2">
          <w:delText>entender.</w:delText>
        </w:r>
      </w:del>
    </w:p>
    <w:p w14:paraId="6378291F" w14:textId="127FE2C3" w:rsidR="00F27D13" w:rsidRPr="00862EA1" w:rsidDel="008350F2" w:rsidRDefault="00F26C78" w:rsidP="00862EA1">
      <w:pPr>
        <w:pStyle w:val="Texto"/>
        <w:rPr>
          <w:del w:id="6474" w:author="Regina Casanova" w:date="2018-07-29T19:09:00Z"/>
        </w:rPr>
      </w:pPr>
      <w:del w:id="6475" w:author="Regina Casanova" w:date="2018-07-29T19:09:00Z">
        <w:r w:rsidRPr="00BA156B" w:rsidDel="008350F2">
          <w:delText xml:space="preserve">La metodología UCD permitió encontrar </w:delText>
        </w:r>
        <w:r w:rsidR="00F27D13" w:rsidRPr="00BA156B" w:rsidDel="008350F2">
          <w:delText xml:space="preserve">12 objetivos para los 3 tipos de usuarios, 6 para SUSALUD, 2 para gestores y 4 para ciudadanos. Asimismo, permitió encontrar 12 dificultades para ellos, 5 para SUSALUD, 5 para gestores y 2 para ciudadanos. </w:delText>
        </w:r>
      </w:del>
    </w:p>
    <w:p w14:paraId="73B73F04" w14:textId="1C72695C" w:rsidR="001775D4" w:rsidRPr="00862EA1" w:rsidDel="008350F2" w:rsidRDefault="00B4337F" w:rsidP="00862EA1">
      <w:pPr>
        <w:pStyle w:val="Texto"/>
        <w:rPr>
          <w:del w:id="6476" w:author="Regina Casanova" w:date="2018-07-29T19:10:00Z"/>
        </w:rPr>
      </w:pPr>
      <w:commentRangeStart w:id="6477"/>
      <w:del w:id="6478" w:author="Regina Casanova" w:date="2018-07-29T19:10:00Z">
        <w:r w:rsidRPr="00BA156B" w:rsidDel="008350F2">
          <w:delText>L</w:delText>
        </w:r>
        <w:r w:rsidR="00F27D13" w:rsidRPr="00BA156B" w:rsidDel="008350F2">
          <w:delText xml:space="preserve">a metodología de </w:delText>
        </w:r>
        <w:r w:rsidR="006D06B4" w:rsidDel="008350F2">
          <w:delText>‘</w:delText>
        </w:r>
        <w:r w:rsidR="00F27D13" w:rsidRPr="00F916E3" w:rsidDel="008350F2">
          <w:delText>Card Sorting Modified Delphi</w:delText>
        </w:r>
        <w:r w:rsidR="006D06B4" w:rsidRPr="00160297" w:rsidDel="008350F2">
          <w:delText>’</w:delText>
        </w:r>
        <w:r w:rsidR="00F27D13" w:rsidRPr="00BA156B" w:rsidDel="008350F2">
          <w:delText xml:space="preserve"> </w:delText>
        </w:r>
        <w:r w:rsidRPr="00BA156B" w:rsidDel="008350F2">
          <w:delText>permitió</w:delText>
        </w:r>
        <w:r w:rsidR="00F27D13" w:rsidRPr="00BA156B" w:rsidDel="008350F2">
          <w:delText xml:space="preserve"> </w:delText>
        </w:r>
        <w:r w:rsidRPr="00BA156B" w:rsidDel="008350F2">
          <w:delText>clasificar los</w:delText>
        </w:r>
        <w:r w:rsidR="00F27D13" w:rsidRPr="00BA156B" w:rsidDel="008350F2">
          <w:delText xml:space="preserve"> reclamos</w:delText>
        </w:r>
        <w:r w:rsidR="00C34E0A" w:rsidRPr="00BA156B" w:rsidDel="008350F2">
          <w:delText xml:space="preserve"> en</w:delText>
        </w:r>
        <w:r w:rsidR="00D00DDC" w:rsidDel="008350F2">
          <w:delText xml:space="preserve"> </w:delText>
        </w:r>
        <w:r w:rsidR="00F27D13" w:rsidRPr="00BA156B" w:rsidDel="008350F2">
          <w:delText xml:space="preserve">10 categorías de reclamos con un total de 42 </w:delText>
        </w:r>
        <w:r w:rsidR="006D06B4" w:rsidRPr="00BA156B" w:rsidDel="008350F2">
          <w:delText>ítems</w:delText>
        </w:r>
        <w:r w:rsidR="00F27D13" w:rsidRPr="00BA156B" w:rsidDel="008350F2">
          <w:delText xml:space="preserve">. El método de </w:delText>
        </w:r>
        <w:r w:rsidR="006D06B4" w:rsidDel="008350F2">
          <w:delText>‘</w:delText>
        </w:r>
        <w:r w:rsidR="00F27D13" w:rsidRPr="00F916E3" w:rsidDel="008350F2">
          <w:delText>Think-Aloud</w:delText>
        </w:r>
        <w:r w:rsidR="006D06B4" w:rsidRPr="00160297" w:rsidDel="008350F2">
          <w:delText>’</w:delText>
        </w:r>
        <w:r w:rsidR="00F27D13" w:rsidRPr="00BA156B" w:rsidDel="008350F2">
          <w:delText xml:space="preserve"> permitió evaluar con éxito el prototipo, además de encontrar inconvenientes para que fueran corregidos antes de la propuesta final.</w:delText>
        </w:r>
        <w:commentRangeEnd w:id="6477"/>
        <w:r w:rsidR="00652D68" w:rsidDel="008350F2">
          <w:rPr>
            <w:rStyle w:val="Refdecomentario"/>
            <w:rFonts w:cstheme="minorBidi"/>
            <w:lang w:val="es-ES_tradnl"/>
          </w:rPr>
          <w:commentReference w:id="6477"/>
        </w:r>
      </w:del>
    </w:p>
    <w:p w14:paraId="157E5567" w14:textId="1C2E08DF" w:rsidR="00524A0A" w:rsidRPr="00862EA1" w:rsidDel="008350F2" w:rsidRDefault="001775D4" w:rsidP="00862EA1">
      <w:pPr>
        <w:pStyle w:val="Texto"/>
        <w:rPr>
          <w:del w:id="6479" w:author="Regina Casanova" w:date="2018-07-29T19:10:00Z"/>
        </w:rPr>
      </w:pPr>
      <w:del w:id="6480" w:author="Regina Casanova" w:date="2018-07-29T19:10:00Z">
        <w:r w:rsidRPr="00BA156B" w:rsidDel="008350F2">
          <w:delText xml:space="preserve">Finalmente, se pudo ver el interés de parte de todos los tipos de usuarios considerados en este estudio para la implementación de un sistema de información que permita </w:delText>
        </w:r>
        <w:r w:rsidR="004A78C7" w:rsidRPr="00BA156B" w:rsidDel="008350F2">
          <w:delText xml:space="preserve">recibir y </w:delText>
        </w:r>
        <w:r w:rsidRPr="00BA156B" w:rsidDel="008350F2">
          <w:delText xml:space="preserve">manejar </w:delText>
        </w:r>
        <w:r w:rsidR="004A78C7" w:rsidRPr="00BA156B" w:rsidDel="008350F2">
          <w:delText>adecuadamente los reclamos de parte de los usuarios. Esto va de la mano con el interés de gestores en encontrar problemas y fallas que se estén suscitando en la IPRESS</w:delText>
        </w:r>
      </w:del>
    </w:p>
    <w:p w14:paraId="3561ABF4" w14:textId="1932566E" w:rsidR="004A78C7" w:rsidRDefault="00A12DD0" w:rsidP="00862EA1">
      <w:pPr>
        <w:pStyle w:val="Ttulo1"/>
        <w:rPr>
          <w:ins w:id="6481" w:author="Regina Casanova" w:date="2018-07-29T19:12:00Z"/>
        </w:rPr>
      </w:pPr>
      <w:bookmarkStart w:id="6482" w:name="_Toc520655744"/>
      <w:r w:rsidRPr="00BA156B">
        <w:lastRenderedPageBreak/>
        <w:t>Recomendaciones</w:t>
      </w:r>
      <w:bookmarkEnd w:id="6482"/>
    </w:p>
    <w:p w14:paraId="09CC885F" w14:textId="669567A4" w:rsidR="003D69FB" w:rsidRPr="003D69FB" w:rsidRDefault="003D69FB" w:rsidP="003D69FB">
      <w:pPr>
        <w:pStyle w:val="Ttulo3"/>
        <w:numPr>
          <w:ilvl w:val="0"/>
          <w:numId w:val="56"/>
        </w:numPr>
        <w:ind w:left="1418"/>
        <w:pPrChange w:id="6483" w:author="Regina Casanova" w:date="2018-07-29T19:14:00Z">
          <w:pPr>
            <w:pStyle w:val="Ttulo1"/>
          </w:pPr>
        </w:pPrChange>
      </w:pPr>
      <w:bookmarkStart w:id="6484" w:name="_Toc520655745"/>
      <w:ins w:id="6485" w:author="Regina Casanova" w:date="2018-07-29T19:12:00Z">
        <w:r>
          <w:t xml:space="preserve">La implementación </w:t>
        </w:r>
        <w:r w:rsidRPr="00BA156B">
          <w:t xml:space="preserve">del </w:t>
        </w:r>
      </w:ins>
      <w:ins w:id="6486" w:author="Regina Casanova" w:date="2018-07-29T19:16:00Z">
        <w:r w:rsidR="00F95B03">
          <w:t>aplicativo informático</w:t>
        </w:r>
      </w:ins>
      <w:ins w:id="6487" w:author="Regina Casanova" w:date="2018-07-29T19:12:00Z">
        <w:r w:rsidRPr="00BA156B">
          <w:t xml:space="preserve"> propuesto se ve como el siguiente paso en estudios complementarios. </w:t>
        </w:r>
        <w:r>
          <w:t xml:space="preserve">Dichos estudios deberían, adicionalmente a implementar el </w:t>
        </w:r>
      </w:ins>
      <w:ins w:id="6488" w:author="Regina Casanova" w:date="2018-07-29T19:16:00Z">
        <w:r w:rsidR="00F95B03">
          <w:t>aplicativo informático</w:t>
        </w:r>
      </w:ins>
      <w:ins w:id="6489" w:author="Regina Casanova" w:date="2018-07-29T19:12:00Z">
        <w:r>
          <w:t xml:space="preserve"> planteado, hacer un estudio piloto en al menos dos establecimientos de salud de mediana y/o alta complejidad. Estos estudios deberían dar mejoras al prototipo presentado en este estudio y deberían medir sus resultados en forma cuantitativa, mediante el cuestionario SUS, y cualitativa, mediante la resolución de tareas complejas tanto en un ambiente controlado como en uno no controlado. </w:t>
        </w:r>
        <w:r w:rsidRPr="00BA156B">
          <w:t xml:space="preserve"> </w:t>
        </w:r>
        <w:r>
          <w:t>Adicionalmente,</w:t>
        </w:r>
        <w:r w:rsidRPr="00BA156B">
          <w:t xml:space="preserve"> debería incluirse el tipo de usuario de las IAFAS ya que bastante problemática reside en las aseguradoras y sus planes de cobertura.</w:t>
        </w:r>
      </w:ins>
      <w:bookmarkEnd w:id="6484"/>
    </w:p>
    <w:p w14:paraId="6AE56F0D" w14:textId="6D7D2149" w:rsidR="004C04E9" w:rsidRDefault="003D69FB" w:rsidP="003D69FB">
      <w:pPr>
        <w:pStyle w:val="Ttulo3"/>
        <w:numPr>
          <w:ilvl w:val="0"/>
          <w:numId w:val="56"/>
        </w:numPr>
        <w:tabs>
          <w:tab w:val="left" w:pos="1560"/>
        </w:tabs>
        <w:ind w:left="1418"/>
        <w:rPr>
          <w:ins w:id="6490" w:author="Regina Casanova" w:date="2018-06-15T18:05:00Z"/>
        </w:rPr>
        <w:pPrChange w:id="6491" w:author="Regina Casanova" w:date="2018-07-29T19:14:00Z">
          <w:pPr>
            <w:pStyle w:val="Texto"/>
          </w:pPr>
        </w:pPrChange>
      </w:pPr>
      <w:bookmarkStart w:id="6492" w:name="_Toc520655746"/>
      <w:ins w:id="6493" w:author="Regina Casanova" w:date="2018-07-29T19:12:00Z">
        <w:r>
          <w:t xml:space="preserve">Al encontrarse </w:t>
        </w:r>
      </w:ins>
      <w:ins w:id="6494" w:author="Regina Casanova" w:date="2018-07-29T19:13:00Z">
        <w:r>
          <w:t>formas diferentes para manejar los reclamos dentro de establecimientos de salud del MINSA se sugiere que el establecimiento de un sistema unificado, no exclusivamente informático, sea implementado en los establecimientos de salud del MINSA para un manejo de reclamos eficiente a través de toda la red y no de forma aislada.</w:t>
        </w:r>
        <w:bookmarkEnd w:id="6492"/>
        <w:r>
          <w:t xml:space="preserve"> </w:t>
        </w:r>
      </w:ins>
    </w:p>
    <w:p w14:paraId="3B573C2D" w14:textId="24FD968A" w:rsidR="00A30F79" w:rsidRPr="00862EA1" w:rsidRDefault="003D69FB" w:rsidP="003D69FB">
      <w:pPr>
        <w:pStyle w:val="Ttulo3"/>
        <w:numPr>
          <w:ilvl w:val="0"/>
          <w:numId w:val="56"/>
        </w:numPr>
        <w:ind w:left="1418"/>
        <w:pPrChange w:id="6495" w:author="Regina Casanova" w:date="2018-07-29T19:15:00Z">
          <w:pPr>
            <w:pStyle w:val="Texto"/>
          </w:pPr>
        </w:pPrChange>
      </w:pPr>
      <w:bookmarkStart w:id="6496" w:name="_Toc520655747"/>
      <w:ins w:id="6497" w:author="Regina Casanova" w:date="2018-07-29T19:13:00Z">
        <w:r>
          <w:lastRenderedPageBreak/>
          <w:t xml:space="preserve">Finalmente, </w:t>
        </w:r>
        <w:r w:rsidRPr="00BA156B">
          <w:t xml:space="preserve">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ins>
      <w:ins w:id="6498" w:author="Regina Casanova" w:date="2018-07-29T19:16:00Z">
        <w:r w:rsidR="00F95B03">
          <w:t>aplicativo informático</w:t>
        </w:r>
      </w:ins>
      <w:ins w:id="6499" w:author="Regina Casanova" w:date="2018-07-29T19:13:00Z">
        <w:r w:rsidRPr="00BA156B">
          <w:t>, y al MINSA y SUSALUD realizar campañas de difusión y capacitación de manera exitosa y eficiente. Estas campañas deben también sensibilizar a la población sobre la definición e importancia de los reclamos con el fin de obtener información precisa que pueda servir para hacer proyectos de mejora.</w:t>
        </w:r>
      </w:ins>
      <w:bookmarkEnd w:id="6496"/>
      <w:ins w:id="6500" w:author="Luis Fernando Llanos Zavalaga" w:date="2018-07-10T16:59:00Z">
        <w:del w:id="6501" w:author="Regina Casanova" w:date="2018-07-29T19:13:00Z">
          <w:r w:rsidR="00292EF3" w:rsidDel="003D69FB">
            <w:delText>s</w:delText>
          </w:r>
        </w:del>
      </w:ins>
    </w:p>
    <w:p w14:paraId="3DF8AB23" w14:textId="6D2E3B38" w:rsidR="004A78C7" w:rsidRPr="00862EA1" w:rsidRDefault="004A78C7" w:rsidP="00862EA1">
      <w:pPr>
        <w:pStyle w:val="Texto"/>
      </w:pPr>
    </w:p>
    <w:p w14:paraId="71D68A5F" w14:textId="04A31C98" w:rsidR="00623ED4" w:rsidRPr="00862EA1" w:rsidRDefault="00A12DD0" w:rsidP="00862EA1">
      <w:pPr>
        <w:pStyle w:val="Ttulo1"/>
      </w:pPr>
      <w:bookmarkStart w:id="6502" w:name="_Toc520655748"/>
      <w:r w:rsidRPr="00BA156B">
        <w:lastRenderedPageBreak/>
        <w:t>Referencias bibliográficas</w:t>
      </w:r>
      <w:bookmarkEnd w:id="6502"/>
    </w:p>
    <w:p w14:paraId="1382AB86" w14:textId="76127C1A" w:rsidR="00C126C6" w:rsidRPr="00B224AF" w:rsidRDefault="00EC2BAF" w:rsidP="00C126C6">
      <w:pPr>
        <w:widowControl w:val="0"/>
        <w:autoSpaceDE w:val="0"/>
        <w:autoSpaceDN w:val="0"/>
        <w:adjustRightInd w:val="0"/>
        <w:spacing w:line="360" w:lineRule="auto"/>
        <w:ind w:left="640" w:hanging="640"/>
        <w:rPr>
          <w:rFonts w:cs="Times New Roman"/>
          <w:noProof/>
          <w:lang w:val="en-US"/>
          <w:rPrChange w:id="6503" w:author="Regina Casanova" w:date="2018-07-23T20:13:00Z">
            <w:rPr>
              <w:rFonts w:cs="Times New Roman"/>
              <w:noProof/>
            </w:rPr>
          </w:rPrChange>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C126C6" w:rsidRPr="00C126C6">
        <w:rPr>
          <w:rFonts w:cs="Times New Roman"/>
          <w:noProof/>
        </w:rPr>
        <w:t xml:space="preserve">1. </w:t>
      </w:r>
      <w:r w:rsidR="00C126C6" w:rsidRPr="00C126C6">
        <w:rPr>
          <w:rFonts w:cs="Times New Roman"/>
          <w:noProof/>
        </w:rPr>
        <w:tab/>
        <w:t xml:space="preserve">Orozco M. Garantia_Calidad_Seguridad_Paciente-CIES-Miguel_Orozco. </w:t>
      </w:r>
      <w:r w:rsidR="00C126C6" w:rsidRPr="00B224AF">
        <w:rPr>
          <w:rFonts w:cs="Times New Roman"/>
          <w:noProof/>
          <w:lang w:val="en-US"/>
          <w:rPrChange w:id="6504" w:author="Regina Casanova" w:date="2018-07-23T20:13:00Z">
            <w:rPr>
              <w:rFonts w:cs="Times New Roman"/>
              <w:noProof/>
            </w:rPr>
          </w:rPrChange>
        </w:rPr>
        <w:t xml:space="preserve">2009. p. 50. </w:t>
      </w:r>
    </w:p>
    <w:p w14:paraId="16FAF0D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05" w:author="Regina Casanova" w:date="2018-07-23T20:13:00Z">
            <w:rPr>
              <w:rFonts w:cs="Times New Roman"/>
              <w:noProof/>
            </w:rPr>
          </w:rPrChange>
        </w:rPr>
      </w:pPr>
      <w:r w:rsidRPr="00B224AF">
        <w:rPr>
          <w:rFonts w:cs="Times New Roman"/>
          <w:noProof/>
          <w:lang w:val="en-US"/>
          <w:rPrChange w:id="6506" w:author="Regina Casanova" w:date="2018-07-23T20:13:00Z">
            <w:rPr>
              <w:rFonts w:cs="Times New Roman"/>
              <w:noProof/>
            </w:rPr>
          </w:rPrChange>
        </w:rPr>
        <w:t xml:space="preserve">2. </w:t>
      </w:r>
      <w:r w:rsidRPr="00B224AF">
        <w:rPr>
          <w:rFonts w:cs="Times New Roman"/>
          <w:noProof/>
          <w:lang w:val="en-US"/>
          <w:rPrChange w:id="6507" w:author="Regina Casanova" w:date="2018-07-23T20:13:00Z">
            <w:rPr>
              <w:rFonts w:cs="Times New Roman"/>
              <w:noProof/>
            </w:rPr>
          </w:rPrChange>
        </w:rPr>
        <w:tab/>
        <w:t xml:space="preserve">Oliver RL. An Investigation of the Interrelationship Between Consumer (Dis) Satisfaction and Complaint Reports. Adv Consum Res. 1987;14(1):218–222. 5p. 1 Diagram. </w:t>
      </w:r>
    </w:p>
    <w:p w14:paraId="33F58A8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08" w:author="Regina Casanova" w:date="2018-07-23T20:13:00Z">
            <w:rPr>
              <w:rFonts w:cs="Times New Roman"/>
              <w:noProof/>
            </w:rPr>
          </w:rPrChange>
        </w:rPr>
      </w:pPr>
      <w:r w:rsidRPr="00B224AF">
        <w:rPr>
          <w:rFonts w:cs="Times New Roman"/>
          <w:noProof/>
          <w:lang w:val="en-US"/>
          <w:rPrChange w:id="6509" w:author="Regina Casanova" w:date="2018-07-23T20:13:00Z">
            <w:rPr>
              <w:rFonts w:cs="Times New Roman"/>
              <w:noProof/>
            </w:rPr>
          </w:rPrChange>
        </w:rPr>
        <w:t xml:space="preserve">3. </w:t>
      </w:r>
      <w:r w:rsidRPr="00B224AF">
        <w:rPr>
          <w:rFonts w:cs="Times New Roman"/>
          <w:noProof/>
          <w:lang w:val="en-US"/>
          <w:rPrChange w:id="6510" w:author="Regina Casanova" w:date="2018-07-23T20:13:00Z">
            <w:rPr>
              <w:rFonts w:cs="Times New Roman"/>
              <w:noProof/>
            </w:rPr>
          </w:rPrChange>
        </w:rPr>
        <w:tab/>
        <w:t xml:space="preserve">Reader TW, Gillespie A, Roberts J. Patient complaints in healthcare systems: a systematic review and coding taxonomy. BMJ Qual Saf. 2014;23(May):6781. Reader TW, Gillespie A, Roberts J. Patient c. </w:t>
      </w:r>
    </w:p>
    <w:p w14:paraId="6DCFEF2C"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6511" w:author="Regina Casanova" w:date="2018-07-23T20:13:00Z">
            <w:rPr>
              <w:rFonts w:cs="Times New Roman"/>
              <w:noProof/>
            </w:rPr>
          </w:rPrChange>
        </w:rPr>
        <w:t xml:space="preserve">4. </w:t>
      </w:r>
      <w:r w:rsidRPr="00B224AF">
        <w:rPr>
          <w:rFonts w:cs="Times New Roman"/>
          <w:noProof/>
          <w:lang w:val="en-US"/>
          <w:rPrChange w:id="6512" w:author="Regina Casanova" w:date="2018-07-23T20:13:00Z">
            <w:rPr>
              <w:rFonts w:cs="Times New Roman"/>
              <w:noProof/>
            </w:rPr>
          </w:rPrChange>
        </w:rPr>
        <w:tab/>
        <w:t xml:space="preserve">Hospital Consumer Assessment of Healthcare Providers and Systems. The HCAHPS Survey – Frequently Asked Questions. Centers for Medicare and Medicaid. </w:t>
      </w:r>
      <w:r w:rsidRPr="00C126C6">
        <w:rPr>
          <w:rFonts w:cs="Times New Roman"/>
          <w:noProof/>
        </w:rPr>
        <w:t xml:space="preserve">2016;1–6. </w:t>
      </w:r>
    </w:p>
    <w:p w14:paraId="5D17698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13" w:author="Regina Casanova" w:date="2018-07-23T20:13:00Z">
            <w:rPr>
              <w:rFonts w:cs="Times New Roman"/>
              <w:noProof/>
            </w:rPr>
          </w:rPrChange>
        </w:rPr>
      </w:pPr>
      <w:r w:rsidRPr="00C126C6">
        <w:rPr>
          <w:rFonts w:cs="Times New Roman"/>
          <w:noProof/>
        </w:rPr>
        <w:t xml:space="preserve">5. </w:t>
      </w:r>
      <w:r w:rsidRPr="00C126C6">
        <w:rPr>
          <w:rFonts w:cs="Times New Roman"/>
          <w:noProof/>
        </w:rPr>
        <w:tab/>
        <w:t xml:space="preserve">Ministère des affaires sociales et de la santé. Ordonnance no 96-346 du 24 avril 1996 portant réforme de l’hospitalisation publique et privée | Legifrance [Internet]. </w:t>
      </w:r>
      <w:r w:rsidRPr="00B224AF">
        <w:rPr>
          <w:rFonts w:cs="Times New Roman"/>
          <w:noProof/>
          <w:lang w:val="en-US"/>
          <w:rPrChange w:id="6514" w:author="Regina Casanova" w:date="2018-07-23T20:13:00Z">
            <w:rPr>
              <w:rFonts w:cs="Times New Roman"/>
              <w:noProof/>
            </w:rPr>
          </w:rPrChange>
        </w:rPr>
        <w:t>Available from: https://www.legifrance.gouv.fr/affichTexte.do?cidTexte=JORFTEXT000000742206</w:t>
      </w:r>
    </w:p>
    <w:p w14:paraId="6638A50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15" w:author="Regina Casanova" w:date="2018-07-23T20:13:00Z">
            <w:rPr>
              <w:rFonts w:cs="Times New Roman"/>
              <w:noProof/>
            </w:rPr>
          </w:rPrChange>
        </w:rPr>
      </w:pPr>
      <w:r w:rsidRPr="00B224AF">
        <w:rPr>
          <w:rFonts w:cs="Times New Roman"/>
          <w:noProof/>
          <w:lang w:val="en-US"/>
          <w:rPrChange w:id="6516" w:author="Regina Casanova" w:date="2018-07-23T20:13:00Z">
            <w:rPr>
              <w:rFonts w:cs="Times New Roman"/>
              <w:noProof/>
            </w:rPr>
          </w:rPrChange>
        </w:rPr>
        <w:t xml:space="preserve">6. </w:t>
      </w:r>
      <w:r w:rsidRPr="00B224AF">
        <w:rPr>
          <w:rFonts w:cs="Times New Roman"/>
          <w:noProof/>
          <w:lang w:val="en-US"/>
          <w:rPrChange w:id="6517" w:author="Regina Casanova" w:date="2018-07-23T20:13:00Z">
            <w:rPr>
              <w:rFonts w:cs="Times New Roman"/>
              <w:noProof/>
            </w:rPr>
          </w:rPrChange>
        </w:rPr>
        <w:tab/>
        <w:t xml:space="preserve">Schoenfelder T, Klewer J, Kugler J. Determinants of patient satisfaction: A study among 39 hospitals in an in-patient setting in Germany. Int J Qual Heal Care. 2011 Oct;23(5):503–9. </w:t>
      </w:r>
    </w:p>
    <w:p w14:paraId="261FEBD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6518" w:author="Regina Casanova" w:date="2018-07-23T20:13:00Z">
            <w:rPr>
              <w:rFonts w:cs="Times New Roman"/>
              <w:noProof/>
            </w:rPr>
          </w:rPrChange>
        </w:rPr>
        <w:t xml:space="preserve">7. </w:t>
      </w:r>
      <w:r w:rsidRPr="00B224AF">
        <w:rPr>
          <w:rFonts w:cs="Times New Roman"/>
          <w:noProof/>
          <w:lang w:val="en-US"/>
          <w:rPrChange w:id="6519" w:author="Regina Casanova" w:date="2018-07-23T20:13:00Z">
            <w:rPr>
              <w:rFonts w:cs="Times New Roman"/>
              <w:noProof/>
            </w:rPr>
          </w:rPrChange>
        </w:rPr>
        <w:tab/>
        <w:t xml:space="preserve">Department of Health. The NHS Plan: a plan for investment, a plan for reform. </w:t>
      </w:r>
      <w:r w:rsidRPr="00C126C6">
        <w:rPr>
          <w:rFonts w:cs="Times New Roman"/>
          <w:noProof/>
        </w:rPr>
        <w:t xml:space="preserve">C 4818I. 2000;Cm 4818-I:144 p. </w:t>
      </w:r>
    </w:p>
    <w:p w14:paraId="31A758F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20" w:author="Regina Casanova" w:date="2018-07-23T20:13:00Z">
            <w:rPr>
              <w:rFonts w:cs="Times New Roman"/>
              <w:noProof/>
            </w:rPr>
          </w:rPrChange>
        </w:rPr>
      </w:pPr>
      <w:r w:rsidRPr="00C126C6">
        <w:rPr>
          <w:rFonts w:cs="Times New Roman"/>
          <w:noProof/>
        </w:rPr>
        <w:t xml:space="preserve">8. </w:t>
      </w:r>
      <w:r w:rsidRPr="00C126C6">
        <w:rPr>
          <w:rFonts w:cs="Times New Roman"/>
          <w:noProof/>
        </w:rPr>
        <w:tab/>
        <w:t xml:space="preserve">Cubillas JJ, Ramos MI, Feito FR, González JM, Gersol R, Ramos MB. </w:t>
      </w:r>
      <w:r w:rsidRPr="00B224AF">
        <w:rPr>
          <w:rFonts w:cs="Times New Roman"/>
          <w:noProof/>
          <w:lang w:val="en-US"/>
          <w:rPrChange w:id="6521" w:author="Regina Casanova" w:date="2018-07-23T20:13:00Z">
            <w:rPr>
              <w:rFonts w:cs="Times New Roman"/>
              <w:noProof/>
            </w:rPr>
          </w:rPrChange>
        </w:rPr>
        <w:t xml:space="preserve">[Importance of health CRM in pandemics and health alerts]. Aten Primaria. 2015 May 1;47(5):267–72. </w:t>
      </w:r>
    </w:p>
    <w:p w14:paraId="7C0CEEF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22" w:author="Regina Casanova" w:date="2018-07-23T20:13:00Z">
            <w:rPr>
              <w:rFonts w:cs="Times New Roman"/>
              <w:noProof/>
            </w:rPr>
          </w:rPrChange>
        </w:rPr>
      </w:pPr>
      <w:r w:rsidRPr="00B224AF">
        <w:rPr>
          <w:rFonts w:cs="Times New Roman"/>
          <w:noProof/>
          <w:lang w:val="en-US"/>
          <w:rPrChange w:id="6523" w:author="Regina Casanova" w:date="2018-07-23T20:13:00Z">
            <w:rPr>
              <w:rFonts w:cs="Times New Roman"/>
              <w:noProof/>
            </w:rPr>
          </w:rPrChange>
        </w:rPr>
        <w:t xml:space="preserve">9. </w:t>
      </w:r>
      <w:r w:rsidRPr="00B224AF">
        <w:rPr>
          <w:rFonts w:cs="Times New Roman"/>
          <w:noProof/>
          <w:lang w:val="en-US"/>
          <w:rPrChange w:id="6524" w:author="Regina Casanova" w:date="2018-07-23T20:13:00Z">
            <w:rPr>
              <w:rFonts w:cs="Times New Roman"/>
              <w:noProof/>
            </w:rPr>
          </w:rPrChange>
        </w:rPr>
        <w:tab/>
        <w:t>Notes on User Centered Design Process (UCD) [Internet]. [cited 2017 May 24]. Available from: https://www.w3.org/WAI/redesign/ucd</w:t>
      </w:r>
    </w:p>
    <w:p w14:paraId="173887D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25" w:author="Regina Casanova" w:date="2018-07-23T20:13:00Z">
            <w:rPr>
              <w:rFonts w:cs="Times New Roman"/>
              <w:noProof/>
            </w:rPr>
          </w:rPrChange>
        </w:rPr>
      </w:pPr>
      <w:r w:rsidRPr="00B224AF">
        <w:rPr>
          <w:rFonts w:cs="Times New Roman"/>
          <w:noProof/>
          <w:lang w:val="en-US"/>
          <w:rPrChange w:id="6526" w:author="Regina Casanova" w:date="2018-07-23T20:13:00Z">
            <w:rPr>
              <w:rFonts w:cs="Times New Roman"/>
              <w:noProof/>
            </w:rPr>
          </w:rPrChange>
        </w:rPr>
        <w:t xml:space="preserve">10. </w:t>
      </w:r>
      <w:r w:rsidRPr="00B224AF">
        <w:rPr>
          <w:rFonts w:cs="Times New Roman"/>
          <w:noProof/>
          <w:lang w:val="en-US"/>
          <w:rPrChange w:id="6527" w:author="Regina Casanova" w:date="2018-07-23T20:13:00Z">
            <w:rPr>
              <w:rFonts w:cs="Times New Roman"/>
              <w:noProof/>
            </w:rPr>
          </w:rPrChange>
        </w:rPr>
        <w:tab/>
        <w:t xml:space="preserve">International Organization for Standardization. ISO 9241-210: Ergonomics of human–system interaction - Human-centred design for interactive systems. Int Organ Stand. 2010;2010:32. </w:t>
      </w:r>
    </w:p>
    <w:p w14:paraId="6EC13F8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6528" w:author="Regina Casanova" w:date="2018-07-23T20:13:00Z">
            <w:rPr>
              <w:rFonts w:cs="Times New Roman"/>
              <w:noProof/>
            </w:rPr>
          </w:rPrChange>
        </w:rPr>
        <w:t xml:space="preserve">11. </w:t>
      </w:r>
      <w:r w:rsidRPr="00B224AF">
        <w:rPr>
          <w:rFonts w:cs="Times New Roman"/>
          <w:noProof/>
          <w:lang w:val="en-US"/>
          <w:rPrChange w:id="6529" w:author="Regina Casanova" w:date="2018-07-23T20:13:00Z">
            <w:rPr>
              <w:rFonts w:cs="Times New Roman"/>
              <w:noProof/>
            </w:rPr>
          </w:rPrChange>
        </w:rPr>
        <w:tab/>
        <w:t xml:space="preserve">Health Services Review Council. Guide to Complaint Handling in Health </w:t>
      </w:r>
      <w:r w:rsidRPr="00B224AF">
        <w:rPr>
          <w:rFonts w:cs="Times New Roman"/>
          <w:noProof/>
          <w:lang w:val="en-US"/>
          <w:rPrChange w:id="6530" w:author="Regina Casanova" w:date="2018-07-23T20:13:00Z">
            <w:rPr>
              <w:rFonts w:cs="Times New Roman"/>
              <w:noProof/>
            </w:rPr>
          </w:rPrChange>
        </w:rPr>
        <w:lastRenderedPageBreak/>
        <w:t xml:space="preserve">Care Services. </w:t>
      </w:r>
      <w:r w:rsidRPr="00C126C6">
        <w:rPr>
          <w:rFonts w:cs="Times New Roman"/>
          <w:noProof/>
        </w:rPr>
        <w:t xml:space="preserve">2005; </w:t>
      </w:r>
    </w:p>
    <w:p w14:paraId="06AE8C1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12.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030-2016-SA. </w:t>
      </w:r>
    </w:p>
    <w:p w14:paraId="714004D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31" w:author="Regina Casanova" w:date="2018-07-23T20:13:00Z">
            <w:rPr>
              <w:rFonts w:cs="Times New Roman"/>
              <w:noProof/>
            </w:rPr>
          </w:rPrChange>
        </w:rPr>
      </w:pPr>
      <w:r w:rsidRPr="00C126C6">
        <w:rPr>
          <w:rFonts w:cs="Times New Roman"/>
          <w:noProof/>
        </w:rPr>
        <w:t xml:space="preserve">13. </w:t>
      </w:r>
      <w:r w:rsidRPr="00C126C6">
        <w:rPr>
          <w:rFonts w:cs="Times New Roman"/>
          <w:noProof/>
        </w:rPr>
        <w:tab/>
        <w:t xml:space="preserve">Susalud: la tecnología digital al servicio de ciudadanos y gestores | Gestion.pe [Internet]. </w:t>
      </w:r>
      <w:r w:rsidRPr="00B224AF">
        <w:rPr>
          <w:rFonts w:cs="Times New Roman"/>
          <w:noProof/>
          <w:lang w:val="en-US"/>
          <w:rPrChange w:id="6532" w:author="Regina Casanova" w:date="2018-07-23T20:13:00Z">
            <w:rPr>
              <w:rFonts w:cs="Times New Roman"/>
              <w:noProof/>
            </w:rPr>
          </w:rPrChange>
        </w:rPr>
        <w:t>[cited 2017 Dec 16]. Available from: https://gestion.pe/panelg/susalud-tecnologia-digital-al-servicio-ciudadanos-y-gestores-2197181</w:t>
      </w:r>
    </w:p>
    <w:p w14:paraId="4007CEA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6533" w:author="Regina Casanova" w:date="2018-07-23T20:13:00Z">
            <w:rPr>
              <w:rFonts w:cs="Times New Roman"/>
              <w:noProof/>
            </w:rPr>
          </w:rPrChange>
        </w:rPr>
        <w:t xml:space="preserve">14. </w:t>
      </w:r>
      <w:r w:rsidRPr="00B224AF">
        <w:rPr>
          <w:rFonts w:cs="Times New Roman"/>
          <w:noProof/>
          <w:lang w:val="en-US"/>
          <w:rPrChange w:id="6534" w:author="Regina Casanova" w:date="2018-07-23T20:13:00Z">
            <w:rPr>
              <w:rFonts w:cs="Times New Roman"/>
              <w:noProof/>
            </w:rPr>
          </w:rPrChange>
        </w:rPr>
        <w:tab/>
        <w:t xml:space="preserve">Al-Abri R, Al-Balushi A. Patient satisfaction survey as a tool towards quality improvement. </w:t>
      </w:r>
      <w:r w:rsidRPr="00C126C6">
        <w:rPr>
          <w:rFonts w:cs="Times New Roman"/>
          <w:noProof/>
        </w:rPr>
        <w:t xml:space="preserve">Oman Med J. 2014 Jan;29(1):3–7. </w:t>
      </w:r>
    </w:p>
    <w:p w14:paraId="068FCF6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15. </w:t>
      </w:r>
      <w:r w:rsidRPr="00C126C6">
        <w:rPr>
          <w:rFonts w:cs="Times New Roman"/>
          <w:noProof/>
        </w:rPr>
        <w:tab/>
        <w:t xml:space="preserve">Salud DE. ESTÁNDARES DE CALIDAD PARA EL PRIMER NIVEL DE ATENCIÓN EN SALUD. E c p n a s. 2002;1–47. </w:t>
      </w:r>
    </w:p>
    <w:p w14:paraId="5613BFF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35" w:author="Regina Casanova" w:date="2018-07-23T20:13:00Z">
            <w:rPr>
              <w:rFonts w:cs="Times New Roman"/>
              <w:noProof/>
            </w:rPr>
          </w:rPrChange>
        </w:rPr>
      </w:pPr>
      <w:r w:rsidRPr="00C126C6">
        <w:rPr>
          <w:rFonts w:cs="Times New Roman"/>
          <w:noProof/>
        </w:rPr>
        <w:t xml:space="preserve">16. </w:t>
      </w:r>
      <w:r w:rsidRPr="00C126C6">
        <w:rPr>
          <w:rFonts w:cs="Times New Roman"/>
          <w:noProof/>
        </w:rPr>
        <w:tab/>
        <w:t xml:space="preserve">Chang M, Alemán MC, García R, Miranda RJ. Evaluación de la calidad de la atención médica en el subsistema de urgencias del municipio 10 de octubre, 1997. </w:t>
      </w:r>
      <w:r w:rsidRPr="00B224AF">
        <w:rPr>
          <w:rFonts w:cs="Times New Roman"/>
          <w:noProof/>
          <w:lang w:val="en-US"/>
          <w:rPrChange w:id="6536" w:author="Regina Casanova" w:date="2018-07-23T20:13:00Z">
            <w:rPr>
              <w:rFonts w:cs="Times New Roman"/>
              <w:noProof/>
            </w:rPr>
          </w:rPrChange>
        </w:rPr>
        <w:t xml:space="preserve">Rev Cuba Salud Pública. 2000;24(2):110–6. </w:t>
      </w:r>
    </w:p>
    <w:p w14:paraId="4EB826A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37" w:author="Regina Casanova" w:date="2018-07-23T20:13:00Z">
            <w:rPr>
              <w:rFonts w:cs="Times New Roman"/>
              <w:noProof/>
            </w:rPr>
          </w:rPrChange>
        </w:rPr>
      </w:pPr>
      <w:r w:rsidRPr="00B224AF">
        <w:rPr>
          <w:rFonts w:cs="Times New Roman"/>
          <w:noProof/>
          <w:lang w:val="en-US"/>
          <w:rPrChange w:id="6538" w:author="Regina Casanova" w:date="2018-07-23T20:13:00Z">
            <w:rPr>
              <w:rFonts w:cs="Times New Roman"/>
              <w:noProof/>
            </w:rPr>
          </w:rPrChange>
        </w:rPr>
        <w:t xml:space="preserve">17. </w:t>
      </w:r>
      <w:r w:rsidRPr="00B224AF">
        <w:rPr>
          <w:rFonts w:cs="Times New Roman"/>
          <w:noProof/>
          <w:lang w:val="en-US"/>
          <w:rPrChange w:id="6539" w:author="Regina Casanova" w:date="2018-07-23T20:13:00Z">
            <w:rPr>
              <w:rFonts w:cs="Times New Roman"/>
              <w:noProof/>
            </w:rPr>
          </w:rPrChange>
        </w:rPr>
        <w:tab/>
        <w:t xml:space="preserve">Jenkinson C. Patients’ experiences and satisfaction with health care: results of a questionnaire study of specific aspects of care. Qual Saf Heal Care. 2002 Dec;11(4):335–9. </w:t>
      </w:r>
    </w:p>
    <w:p w14:paraId="09AF5F7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40" w:author="Regina Casanova" w:date="2018-07-23T20:13:00Z">
            <w:rPr>
              <w:rFonts w:cs="Times New Roman"/>
              <w:noProof/>
            </w:rPr>
          </w:rPrChange>
        </w:rPr>
      </w:pPr>
      <w:r w:rsidRPr="00B224AF">
        <w:rPr>
          <w:rFonts w:cs="Times New Roman"/>
          <w:noProof/>
          <w:lang w:val="en-US"/>
          <w:rPrChange w:id="6541" w:author="Regina Casanova" w:date="2018-07-23T20:13:00Z">
            <w:rPr>
              <w:rFonts w:cs="Times New Roman"/>
              <w:noProof/>
            </w:rPr>
          </w:rPrChange>
        </w:rPr>
        <w:t xml:space="preserve">18. </w:t>
      </w:r>
      <w:r w:rsidRPr="00B224AF">
        <w:rPr>
          <w:rFonts w:cs="Times New Roman"/>
          <w:noProof/>
          <w:lang w:val="en-US"/>
          <w:rPrChange w:id="6542" w:author="Regina Casanova" w:date="2018-07-23T20:13:00Z">
            <w:rPr>
              <w:rFonts w:cs="Times New Roman"/>
              <w:noProof/>
            </w:rPr>
          </w:rPrChange>
        </w:rPr>
        <w:tab/>
        <w:t xml:space="preserve">Bjertnaes O a., Sjetne IS, Iversen HH. Overall patient satisfaction with hospitals: effects of patient-reported experiences and fulfilment of expectations. BMJ Qual Saf. 2012;21(1):39–46. </w:t>
      </w:r>
    </w:p>
    <w:p w14:paraId="27EDEB5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43" w:author="Regina Casanova" w:date="2018-07-23T20:13:00Z">
            <w:rPr>
              <w:rFonts w:cs="Times New Roman"/>
              <w:noProof/>
            </w:rPr>
          </w:rPrChange>
        </w:rPr>
      </w:pPr>
      <w:r w:rsidRPr="00B224AF">
        <w:rPr>
          <w:rFonts w:cs="Times New Roman"/>
          <w:noProof/>
          <w:lang w:val="en-US"/>
          <w:rPrChange w:id="6544" w:author="Regina Casanova" w:date="2018-07-23T20:13:00Z">
            <w:rPr>
              <w:rFonts w:cs="Times New Roman"/>
              <w:noProof/>
            </w:rPr>
          </w:rPrChange>
        </w:rPr>
        <w:t xml:space="preserve">19. </w:t>
      </w:r>
      <w:r w:rsidRPr="00B224AF">
        <w:rPr>
          <w:rFonts w:cs="Times New Roman"/>
          <w:noProof/>
          <w:lang w:val="en-US"/>
          <w:rPrChange w:id="6545" w:author="Regina Casanova" w:date="2018-07-23T20:13:00Z">
            <w:rPr>
              <w:rFonts w:cs="Times New Roman"/>
              <w:noProof/>
            </w:rPr>
          </w:rPrChange>
        </w:rPr>
        <w:tab/>
        <w:t xml:space="preserve">Jackson JL, Chamberlin J, Kroenke K. Predictors of patient satisfaction. Soc Sci Med. 2001;52(4):609–620. </w:t>
      </w:r>
    </w:p>
    <w:p w14:paraId="6D6A284B"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46" w:author="Regina Casanova" w:date="2018-07-23T20:13:00Z">
            <w:rPr>
              <w:rFonts w:cs="Times New Roman"/>
              <w:noProof/>
            </w:rPr>
          </w:rPrChange>
        </w:rPr>
      </w:pPr>
      <w:r w:rsidRPr="00B224AF">
        <w:rPr>
          <w:rFonts w:cs="Times New Roman"/>
          <w:noProof/>
          <w:lang w:val="en-US"/>
          <w:rPrChange w:id="6547" w:author="Regina Casanova" w:date="2018-07-23T20:13:00Z">
            <w:rPr>
              <w:rFonts w:cs="Times New Roman"/>
              <w:noProof/>
            </w:rPr>
          </w:rPrChange>
        </w:rPr>
        <w:t xml:space="preserve">20. </w:t>
      </w:r>
      <w:r w:rsidRPr="00B224AF">
        <w:rPr>
          <w:rFonts w:cs="Times New Roman"/>
          <w:noProof/>
          <w:lang w:val="en-US"/>
          <w:rPrChange w:id="6548" w:author="Regina Casanova" w:date="2018-07-23T20:13:00Z">
            <w:rPr>
              <w:rFonts w:cs="Times New Roman"/>
              <w:noProof/>
            </w:rPr>
          </w:rPrChange>
        </w:rPr>
        <w:tab/>
        <w:t xml:space="preserve">Quality Assurance Project. Monitoring the Quality of Hospital Care. </w:t>
      </w:r>
    </w:p>
    <w:p w14:paraId="1C98AE3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49" w:author="Regina Casanova" w:date="2018-07-23T20:13:00Z">
            <w:rPr>
              <w:rFonts w:cs="Times New Roman"/>
              <w:noProof/>
            </w:rPr>
          </w:rPrChange>
        </w:rPr>
      </w:pPr>
      <w:r w:rsidRPr="00C126C6">
        <w:rPr>
          <w:rFonts w:cs="Times New Roman"/>
          <w:noProof/>
        </w:rPr>
        <w:t xml:space="preserve">21. </w:t>
      </w:r>
      <w:r w:rsidRPr="00C126C6">
        <w:rPr>
          <w:rFonts w:cs="Times New Roman"/>
          <w:noProof/>
        </w:rPr>
        <w:tab/>
        <w:t xml:space="preserve">EsSalud. Registro Informático de Atención al Asegurado [Internet]. </w:t>
      </w:r>
      <w:r w:rsidRPr="00B224AF">
        <w:rPr>
          <w:rFonts w:cs="Times New Roman"/>
          <w:noProof/>
          <w:lang w:val="en-US"/>
          <w:rPrChange w:id="6550" w:author="Regina Casanova" w:date="2018-07-23T20:13:00Z">
            <w:rPr>
              <w:rFonts w:cs="Times New Roman"/>
              <w:noProof/>
            </w:rPr>
          </w:rPrChange>
        </w:rPr>
        <w:t>[cited 2016 Aug 16]. Available from: http://ww3.essalud.gob.pe:8080/riid/portal.html</w:t>
      </w:r>
    </w:p>
    <w:p w14:paraId="2860869E"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51" w:author="Regina Casanova" w:date="2018-07-23T20:13:00Z">
            <w:rPr>
              <w:rFonts w:cs="Times New Roman"/>
              <w:noProof/>
            </w:rPr>
          </w:rPrChange>
        </w:rPr>
      </w:pPr>
      <w:r w:rsidRPr="00B224AF">
        <w:rPr>
          <w:rFonts w:cs="Times New Roman"/>
          <w:noProof/>
          <w:lang w:val="en-US"/>
          <w:rPrChange w:id="6552" w:author="Regina Casanova" w:date="2018-07-23T20:13:00Z">
            <w:rPr>
              <w:rFonts w:cs="Times New Roman"/>
              <w:noProof/>
            </w:rPr>
          </w:rPrChange>
        </w:rPr>
        <w:t xml:space="preserve">22. </w:t>
      </w:r>
      <w:r w:rsidRPr="00B224AF">
        <w:rPr>
          <w:rFonts w:cs="Times New Roman"/>
          <w:noProof/>
          <w:lang w:val="en-US"/>
          <w:rPrChange w:id="6553" w:author="Regina Casanova" w:date="2018-07-23T20:13:00Z">
            <w:rPr>
              <w:rFonts w:cs="Times New Roman"/>
              <w:noProof/>
            </w:rPr>
          </w:rPrChange>
        </w:rPr>
        <w:tab/>
        <w:t>CRM for Small Business - Customer Relationship Management - Act! [Internet]. [cited 2018 Feb 4]. Available from: https://www.act.com/</w:t>
      </w:r>
    </w:p>
    <w:p w14:paraId="1A1920EF" w14:textId="1C79BC2F"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54" w:author="Regina Casanova" w:date="2018-07-23T20:13:00Z">
            <w:rPr>
              <w:rFonts w:cs="Times New Roman"/>
              <w:noProof/>
            </w:rPr>
          </w:rPrChange>
        </w:rPr>
      </w:pPr>
      <w:r w:rsidRPr="00B224AF">
        <w:rPr>
          <w:rFonts w:cs="Times New Roman"/>
          <w:noProof/>
          <w:lang w:val="en-US"/>
          <w:rPrChange w:id="6555" w:author="Regina Casanova" w:date="2018-07-23T20:13:00Z">
            <w:rPr>
              <w:rFonts w:cs="Times New Roman"/>
              <w:noProof/>
            </w:rPr>
          </w:rPrChange>
        </w:rPr>
        <w:t xml:space="preserve">23. </w:t>
      </w:r>
      <w:r w:rsidRPr="00B224AF">
        <w:rPr>
          <w:rFonts w:cs="Times New Roman"/>
          <w:noProof/>
          <w:lang w:val="en-US"/>
          <w:rPrChange w:id="6556" w:author="Regina Casanova" w:date="2018-07-23T20:13:00Z">
            <w:rPr>
              <w:rFonts w:cs="Times New Roman"/>
              <w:noProof/>
            </w:rPr>
          </w:rPrChange>
        </w:rPr>
        <w:tab/>
        <w:t xml:space="preserve">Qué es CRM: Customer Relationship Management y </w:t>
      </w:r>
      <w:del w:id="6557" w:author="Regina Casanova" w:date="2018-07-29T19:16:00Z">
        <w:r w:rsidRPr="00B224AF" w:rsidDel="00F95B03">
          <w:rPr>
            <w:rFonts w:cs="Times New Roman"/>
            <w:noProof/>
            <w:lang w:val="en-US"/>
            <w:rPrChange w:id="6558" w:author="Regina Casanova" w:date="2018-07-23T20:13:00Z">
              <w:rPr>
                <w:rFonts w:cs="Times New Roman"/>
                <w:noProof/>
              </w:rPr>
            </w:rPrChange>
          </w:rPr>
          <w:delText>Software</w:delText>
        </w:r>
      </w:del>
      <w:ins w:id="6559" w:author="Regina Casanova" w:date="2018-07-29T19:16:00Z">
        <w:r w:rsidR="00F95B03">
          <w:rPr>
            <w:rFonts w:cs="Times New Roman"/>
            <w:noProof/>
            <w:lang w:val="en-US"/>
          </w:rPr>
          <w:t>Aplicativo informático</w:t>
        </w:r>
      </w:ins>
      <w:r w:rsidRPr="00B224AF">
        <w:rPr>
          <w:rFonts w:cs="Times New Roman"/>
          <w:noProof/>
          <w:lang w:val="en-US"/>
          <w:rPrChange w:id="6560" w:author="Regina Casanova" w:date="2018-07-23T20:13:00Z">
            <w:rPr>
              <w:rFonts w:cs="Times New Roman"/>
              <w:noProof/>
            </w:rPr>
          </w:rPrChange>
        </w:rPr>
        <w:t xml:space="preserve"> CRM [Internet]. [cited 2018 Feb 4]. Available from: https://www.sumacrm.com/soporte/customer-relationship-management</w:t>
      </w:r>
    </w:p>
    <w:p w14:paraId="511139E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61" w:author="Regina Casanova" w:date="2018-07-23T20:13:00Z">
            <w:rPr>
              <w:rFonts w:cs="Times New Roman"/>
              <w:noProof/>
            </w:rPr>
          </w:rPrChange>
        </w:rPr>
      </w:pPr>
      <w:r w:rsidRPr="00B224AF">
        <w:rPr>
          <w:rFonts w:cs="Times New Roman"/>
          <w:noProof/>
          <w:lang w:val="en-US"/>
          <w:rPrChange w:id="6562" w:author="Regina Casanova" w:date="2018-07-23T20:13:00Z">
            <w:rPr>
              <w:rFonts w:cs="Times New Roman"/>
              <w:noProof/>
            </w:rPr>
          </w:rPrChange>
        </w:rPr>
        <w:t xml:space="preserve">24. </w:t>
      </w:r>
      <w:r w:rsidRPr="00B224AF">
        <w:rPr>
          <w:rFonts w:cs="Times New Roman"/>
          <w:noProof/>
          <w:lang w:val="en-US"/>
          <w:rPrChange w:id="6563" w:author="Regina Casanova" w:date="2018-07-23T20:13:00Z">
            <w:rPr>
              <w:rFonts w:cs="Times New Roman"/>
              <w:noProof/>
            </w:rPr>
          </w:rPrChange>
        </w:rPr>
        <w:tab/>
        <w:t xml:space="preserve">Anshari M, Almunawar MN. Evaluating CRM Implementation in Healthcare Organization. Proc 2011 Int Conf Econ Bus Inf (OCEBI 2011). </w:t>
      </w:r>
      <w:r w:rsidRPr="00B224AF">
        <w:rPr>
          <w:rFonts w:cs="Times New Roman"/>
          <w:noProof/>
          <w:lang w:val="en-US"/>
          <w:rPrChange w:id="6564" w:author="Regina Casanova" w:date="2018-07-23T20:13:00Z">
            <w:rPr>
              <w:rFonts w:cs="Times New Roman"/>
              <w:noProof/>
            </w:rPr>
          </w:rPrChange>
        </w:rPr>
        <w:lastRenderedPageBreak/>
        <w:t xml:space="preserve">2011;2009(Icebi):7–9. </w:t>
      </w:r>
    </w:p>
    <w:p w14:paraId="1CE64A6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65" w:author="Regina Casanova" w:date="2018-07-23T20:13:00Z">
            <w:rPr>
              <w:rFonts w:cs="Times New Roman"/>
              <w:noProof/>
            </w:rPr>
          </w:rPrChange>
        </w:rPr>
      </w:pPr>
      <w:r w:rsidRPr="00B224AF">
        <w:rPr>
          <w:rFonts w:cs="Times New Roman"/>
          <w:noProof/>
          <w:lang w:val="en-US"/>
          <w:rPrChange w:id="6566" w:author="Regina Casanova" w:date="2018-07-23T20:13:00Z">
            <w:rPr>
              <w:rFonts w:cs="Times New Roman"/>
              <w:noProof/>
            </w:rPr>
          </w:rPrChange>
        </w:rPr>
        <w:t xml:space="preserve">25. </w:t>
      </w:r>
      <w:r w:rsidRPr="00B224AF">
        <w:rPr>
          <w:rFonts w:cs="Times New Roman"/>
          <w:noProof/>
          <w:lang w:val="en-US"/>
          <w:rPrChange w:id="6567" w:author="Regina Casanova" w:date="2018-07-23T20:13:00Z">
            <w:rPr>
              <w:rFonts w:cs="Times New Roman"/>
              <w:noProof/>
            </w:rPr>
          </w:rPrChange>
        </w:rPr>
        <w:tab/>
        <w:t xml:space="preserve">Noakes Schulze A. User-Centered Design for Information Professionals. Assoc Libr Inf Sci Educ. </w:t>
      </w:r>
    </w:p>
    <w:p w14:paraId="49C106D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68" w:author="Regina Casanova" w:date="2018-07-23T20:13:00Z">
            <w:rPr>
              <w:rFonts w:cs="Times New Roman"/>
              <w:noProof/>
            </w:rPr>
          </w:rPrChange>
        </w:rPr>
      </w:pPr>
      <w:r w:rsidRPr="00B224AF">
        <w:rPr>
          <w:rFonts w:cs="Times New Roman"/>
          <w:noProof/>
          <w:lang w:val="en-US"/>
          <w:rPrChange w:id="6569" w:author="Regina Casanova" w:date="2018-07-23T20:13:00Z">
            <w:rPr>
              <w:rFonts w:cs="Times New Roman"/>
              <w:noProof/>
            </w:rPr>
          </w:rPrChange>
        </w:rPr>
        <w:t xml:space="preserve">26. </w:t>
      </w:r>
      <w:r w:rsidRPr="00B224AF">
        <w:rPr>
          <w:rFonts w:cs="Times New Roman"/>
          <w:noProof/>
          <w:lang w:val="en-US"/>
          <w:rPrChange w:id="6570" w:author="Regina Casanova" w:date="2018-07-23T20:13:00Z">
            <w:rPr>
              <w:rFonts w:cs="Times New Roman"/>
              <w:noProof/>
            </w:rPr>
          </w:rPrChange>
        </w:rPr>
        <w:tab/>
        <w:t xml:space="preserve">Helander M, Landauer TK, Prabhu P V. Handbook of human-computer interaction. 1997. 1582 p. </w:t>
      </w:r>
    </w:p>
    <w:p w14:paraId="0D30538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71" w:author="Regina Casanova" w:date="2018-07-23T20:13:00Z">
            <w:rPr>
              <w:rFonts w:cs="Times New Roman"/>
              <w:noProof/>
            </w:rPr>
          </w:rPrChange>
        </w:rPr>
      </w:pPr>
      <w:r w:rsidRPr="00B224AF">
        <w:rPr>
          <w:rFonts w:cs="Times New Roman"/>
          <w:noProof/>
          <w:lang w:val="en-US"/>
          <w:rPrChange w:id="6572" w:author="Regina Casanova" w:date="2018-07-23T20:13:00Z">
            <w:rPr>
              <w:rFonts w:cs="Times New Roman"/>
              <w:noProof/>
            </w:rPr>
          </w:rPrChange>
        </w:rPr>
        <w:t xml:space="preserve">27. </w:t>
      </w:r>
      <w:r w:rsidRPr="00B224AF">
        <w:rPr>
          <w:rFonts w:cs="Times New Roman"/>
          <w:noProof/>
          <w:lang w:val="en-US"/>
          <w:rPrChange w:id="6573" w:author="Regina Casanova" w:date="2018-07-23T20:13:00Z">
            <w:rPr>
              <w:rFonts w:cs="Times New Roman"/>
              <w:noProof/>
            </w:rPr>
          </w:rPrChange>
        </w:rPr>
        <w:tab/>
        <w:t xml:space="preserve">Ghaoui C. Encyclopedia Of Human Computer Interaction. 2006. 1-757 p. </w:t>
      </w:r>
    </w:p>
    <w:p w14:paraId="120036D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74" w:author="Regina Casanova" w:date="2018-07-23T20:13:00Z">
            <w:rPr>
              <w:rFonts w:cs="Times New Roman"/>
              <w:noProof/>
            </w:rPr>
          </w:rPrChange>
        </w:rPr>
      </w:pPr>
      <w:r w:rsidRPr="00B224AF">
        <w:rPr>
          <w:rFonts w:cs="Times New Roman"/>
          <w:noProof/>
          <w:lang w:val="en-US"/>
          <w:rPrChange w:id="6575" w:author="Regina Casanova" w:date="2018-07-23T20:13:00Z">
            <w:rPr>
              <w:rFonts w:cs="Times New Roman"/>
              <w:noProof/>
            </w:rPr>
          </w:rPrChange>
        </w:rPr>
        <w:t xml:space="preserve">28. </w:t>
      </w:r>
      <w:r w:rsidRPr="00B224AF">
        <w:rPr>
          <w:rFonts w:cs="Times New Roman"/>
          <w:noProof/>
          <w:lang w:val="en-US"/>
          <w:rPrChange w:id="6576" w:author="Regina Casanova" w:date="2018-07-23T20:13:00Z">
            <w:rPr>
              <w:rFonts w:cs="Times New Roman"/>
              <w:noProof/>
            </w:rPr>
          </w:rPrChange>
        </w:rPr>
        <w:tab/>
        <w:t xml:space="preserve">McLoone HE, Jacobson M, Hegg C, Johnson PW. User-centered design. Work. 2010;37(4):445–56. </w:t>
      </w:r>
    </w:p>
    <w:p w14:paraId="2D44615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77" w:author="Regina Casanova" w:date="2018-07-23T20:13:00Z">
            <w:rPr>
              <w:rFonts w:cs="Times New Roman"/>
              <w:noProof/>
            </w:rPr>
          </w:rPrChange>
        </w:rPr>
      </w:pPr>
      <w:r w:rsidRPr="00B224AF">
        <w:rPr>
          <w:rFonts w:cs="Times New Roman"/>
          <w:noProof/>
          <w:lang w:val="en-US"/>
          <w:rPrChange w:id="6578" w:author="Regina Casanova" w:date="2018-07-23T20:13:00Z">
            <w:rPr>
              <w:rFonts w:cs="Times New Roman"/>
              <w:noProof/>
            </w:rPr>
          </w:rPrChange>
        </w:rPr>
        <w:t xml:space="preserve">29. </w:t>
      </w:r>
      <w:r w:rsidRPr="00B224AF">
        <w:rPr>
          <w:rFonts w:cs="Times New Roman"/>
          <w:noProof/>
          <w:lang w:val="en-US"/>
          <w:rPrChange w:id="6579" w:author="Regina Casanova" w:date="2018-07-23T20:13:00Z">
            <w:rPr>
              <w:rFonts w:cs="Times New Roman"/>
              <w:noProof/>
            </w:rPr>
          </w:rPrChange>
        </w:rPr>
        <w:tab/>
        <w:t>A Cry For Looking To Other Methods For User Centered Design - Usabilla Blog [Internet]. [cited 2018 Jul 22]. Available from: https://usabilla.com/blog/a-cry-for-looking-to-other-methods-for-user-centered-design/</w:t>
      </w:r>
    </w:p>
    <w:p w14:paraId="3357504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80" w:author="Regina Casanova" w:date="2018-07-23T20:13:00Z">
            <w:rPr>
              <w:rFonts w:cs="Times New Roman"/>
              <w:noProof/>
            </w:rPr>
          </w:rPrChange>
        </w:rPr>
      </w:pPr>
      <w:r w:rsidRPr="00B224AF">
        <w:rPr>
          <w:rFonts w:cs="Times New Roman"/>
          <w:noProof/>
          <w:lang w:val="en-US"/>
          <w:rPrChange w:id="6581" w:author="Regina Casanova" w:date="2018-07-23T20:13:00Z">
            <w:rPr>
              <w:rFonts w:cs="Times New Roman"/>
              <w:noProof/>
            </w:rPr>
          </w:rPrChange>
        </w:rPr>
        <w:t xml:space="preserve">30. </w:t>
      </w:r>
      <w:r w:rsidRPr="00B224AF">
        <w:rPr>
          <w:rFonts w:cs="Times New Roman"/>
          <w:noProof/>
          <w:lang w:val="en-US"/>
          <w:rPrChange w:id="6582" w:author="Regina Casanova" w:date="2018-07-23T20:13:00Z">
            <w:rPr>
              <w:rFonts w:cs="Times New Roman"/>
              <w:noProof/>
            </w:rPr>
          </w:rPrChange>
        </w:rPr>
        <w:tab/>
        <w:t>Describe the User Centered Design methodology [Internet]. [cited 2017 May 24]. Available from: http://www.modernanalyst.com/Careers/InterviewQuestions/tabid/128/ID/2191/Describe-the-User-Centered-Design-methodology.aspx</w:t>
      </w:r>
    </w:p>
    <w:p w14:paraId="37AE749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83" w:author="Regina Casanova" w:date="2018-07-23T20:13:00Z">
            <w:rPr>
              <w:rFonts w:cs="Times New Roman"/>
              <w:noProof/>
            </w:rPr>
          </w:rPrChange>
        </w:rPr>
      </w:pPr>
      <w:r w:rsidRPr="00B224AF">
        <w:rPr>
          <w:rFonts w:cs="Times New Roman"/>
          <w:noProof/>
          <w:lang w:val="en-US"/>
          <w:rPrChange w:id="6584" w:author="Regina Casanova" w:date="2018-07-23T20:13:00Z">
            <w:rPr>
              <w:rFonts w:cs="Times New Roman"/>
              <w:noProof/>
            </w:rPr>
          </w:rPrChange>
        </w:rPr>
        <w:t xml:space="preserve">31. </w:t>
      </w:r>
      <w:r w:rsidRPr="00B224AF">
        <w:rPr>
          <w:rFonts w:cs="Times New Roman"/>
          <w:noProof/>
          <w:lang w:val="en-US"/>
          <w:rPrChange w:id="6585" w:author="Regina Casanova" w:date="2018-07-23T20:13:00Z">
            <w:rPr>
              <w:rFonts w:cs="Times New Roman"/>
              <w:noProof/>
            </w:rPr>
          </w:rPrChange>
        </w:rPr>
        <w:tab/>
        <w:t xml:space="preserve">Usability.gov. Task Analysis. 2013 Sep 6; </w:t>
      </w:r>
    </w:p>
    <w:p w14:paraId="3ABB16A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86" w:author="Regina Casanova" w:date="2018-07-23T20:13:00Z">
            <w:rPr>
              <w:rFonts w:cs="Times New Roman"/>
              <w:noProof/>
            </w:rPr>
          </w:rPrChange>
        </w:rPr>
      </w:pPr>
      <w:r w:rsidRPr="00B224AF">
        <w:rPr>
          <w:rFonts w:cs="Times New Roman"/>
          <w:noProof/>
          <w:lang w:val="en-US"/>
          <w:rPrChange w:id="6587" w:author="Regina Casanova" w:date="2018-07-23T20:13:00Z">
            <w:rPr>
              <w:rFonts w:cs="Times New Roman"/>
              <w:noProof/>
            </w:rPr>
          </w:rPrChange>
        </w:rPr>
        <w:t xml:space="preserve">32. </w:t>
      </w:r>
      <w:r w:rsidRPr="00B224AF">
        <w:rPr>
          <w:rFonts w:cs="Times New Roman"/>
          <w:noProof/>
          <w:lang w:val="en-US"/>
          <w:rPrChange w:id="6588" w:author="Regina Casanova" w:date="2018-07-23T20:13:00Z">
            <w:rPr>
              <w:rFonts w:cs="Times New Roman"/>
              <w:noProof/>
            </w:rPr>
          </w:rPrChange>
        </w:rPr>
        <w:tab/>
        <w:t>Usability Body of Knowledge. Think Aloud Testing | Usability Body of Knowledge [Internet]. [cited 2018 Jun 21]. Available from: http://www.usabilitybok.org/think-aloud-testing</w:t>
      </w:r>
    </w:p>
    <w:p w14:paraId="365FCF3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89" w:author="Regina Casanova" w:date="2018-07-23T20:13:00Z">
            <w:rPr>
              <w:rFonts w:cs="Times New Roman"/>
              <w:noProof/>
            </w:rPr>
          </w:rPrChange>
        </w:rPr>
      </w:pPr>
      <w:r w:rsidRPr="00B224AF">
        <w:rPr>
          <w:rFonts w:cs="Times New Roman"/>
          <w:noProof/>
          <w:lang w:val="en-US"/>
          <w:rPrChange w:id="6590" w:author="Regina Casanova" w:date="2018-07-23T20:13:00Z">
            <w:rPr>
              <w:rFonts w:cs="Times New Roman"/>
              <w:noProof/>
            </w:rPr>
          </w:rPrChange>
        </w:rPr>
        <w:t xml:space="preserve">33. </w:t>
      </w:r>
      <w:r w:rsidRPr="00B224AF">
        <w:rPr>
          <w:rFonts w:cs="Times New Roman"/>
          <w:noProof/>
          <w:lang w:val="en-US"/>
          <w:rPrChange w:id="6591" w:author="Regina Casanova" w:date="2018-07-23T20:13:00Z">
            <w:rPr>
              <w:rFonts w:cs="Times New Roman"/>
              <w:noProof/>
            </w:rPr>
          </w:rPrChange>
        </w:rPr>
        <w:tab/>
        <w:t>HIT Implementation Strategies and User-Centered Design [Internet]. [cited 2017 May 29]. Available from: http://pinnacle-center.com/hit-implementation-strategies-and-user-centered-design/</w:t>
      </w:r>
    </w:p>
    <w:p w14:paraId="149C673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92" w:author="Regina Casanova" w:date="2018-07-23T20:13:00Z">
            <w:rPr>
              <w:rFonts w:cs="Times New Roman"/>
              <w:noProof/>
            </w:rPr>
          </w:rPrChange>
        </w:rPr>
      </w:pPr>
      <w:r w:rsidRPr="00B224AF">
        <w:rPr>
          <w:rFonts w:cs="Times New Roman"/>
          <w:noProof/>
          <w:lang w:val="en-US"/>
          <w:rPrChange w:id="6593" w:author="Regina Casanova" w:date="2018-07-23T20:13:00Z">
            <w:rPr>
              <w:rFonts w:cs="Times New Roman"/>
              <w:noProof/>
            </w:rPr>
          </w:rPrChange>
        </w:rPr>
        <w:t xml:space="preserve">34. </w:t>
      </w:r>
      <w:r w:rsidRPr="00B224AF">
        <w:rPr>
          <w:rFonts w:cs="Times New Roman"/>
          <w:noProof/>
          <w:lang w:val="en-US"/>
          <w:rPrChange w:id="6594" w:author="Regina Casanova" w:date="2018-07-23T20:13:00Z">
            <w:rPr>
              <w:rFonts w:cs="Times New Roman"/>
              <w:noProof/>
            </w:rPr>
          </w:rPrChange>
        </w:rPr>
        <w:tab/>
        <w:t xml:space="preserve">Le T, Reeder B, Yoo D, Aziz R, Thompson HJ, Demiris G. An Evaluation of Wellness Assessment Visualizations for Older Adults. Telemed e-Health. 2015;21(1):9–15. </w:t>
      </w:r>
    </w:p>
    <w:p w14:paraId="4F2F74DA"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95" w:author="Regina Casanova" w:date="2018-07-23T20:13:00Z">
            <w:rPr>
              <w:rFonts w:cs="Times New Roman"/>
              <w:noProof/>
            </w:rPr>
          </w:rPrChange>
        </w:rPr>
      </w:pPr>
      <w:r w:rsidRPr="00B224AF">
        <w:rPr>
          <w:rFonts w:cs="Times New Roman"/>
          <w:noProof/>
          <w:lang w:val="en-US"/>
          <w:rPrChange w:id="6596" w:author="Regina Casanova" w:date="2018-07-23T20:13:00Z">
            <w:rPr>
              <w:rFonts w:cs="Times New Roman"/>
              <w:noProof/>
            </w:rPr>
          </w:rPrChange>
        </w:rPr>
        <w:t xml:space="preserve">35. </w:t>
      </w:r>
      <w:r w:rsidRPr="00B224AF">
        <w:rPr>
          <w:rFonts w:cs="Times New Roman"/>
          <w:noProof/>
          <w:lang w:val="en-US"/>
          <w:rPrChange w:id="6597" w:author="Regina Casanova" w:date="2018-07-23T20:13:00Z">
            <w:rPr>
              <w:rFonts w:cs="Times New Roman"/>
              <w:noProof/>
            </w:rPr>
          </w:rPrChange>
        </w:rPr>
        <w:tab/>
        <w:t xml:space="preserve">De Vito Dabbs A, Myers BA, Mc Curry KR, Dunbar-Jacob J, Hawkins RP, Begey A, et al. User-centered design and interactive health technologies for patients. Comput Inform Nurs. 2009;27(3):175–83. </w:t>
      </w:r>
    </w:p>
    <w:p w14:paraId="6AA2B5E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36.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008-2014-SA. 2014; </w:t>
      </w:r>
    </w:p>
    <w:p w14:paraId="7F29F9B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37. </w:t>
      </w:r>
      <w:r w:rsidRPr="00C126C6">
        <w:rPr>
          <w:rFonts w:cs="Times New Roman"/>
          <w:noProof/>
        </w:rPr>
        <w:tab/>
        <w:t xml:space="preserve">SUSALUD. Plataforma de Información y Difusión [Internet]. [cited 2017 Mar 20]. Available from: </w:t>
      </w:r>
      <w:r w:rsidRPr="00C126C6">
        <w:rPr>
          <w:rFonts w:cs="Times New Roman"/>
          <w:noProof/>
        </w:rPr>
        <w:lastRenderedPageBreak/>
        <w:t>http://bi.susalud.gob.pe/geoqlik/proxy/QvAJAXZfc/opendoc.htm?document=QV Produccion%2F11- Plataforma de Información y Difusión_1.qvw&amp;host=QVS%40srvqlikias&amp;anonymous=true</w:t>
      </w:r>
    </w:p>
    <w:p w14:paraId="085D0F2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598" w:author="Regina Casanova" w:date="2018-07-23T20:13:00Z">
            <w:rPr>
              <w:rFonts w:cs="Times New Roman"/>
              <w:noProof/>
            </w:rPr>
          </w:rPrChange>
        </w:rPr>
      </w:pPr>
      <w:r w:rsidRPr="00C126C6">
        <w:rPr>
          <w:rFonts w:cs="Times New Roman"/>
          <w:noProof/>
        </w:rPr>
        <w:t xml:space="preserve">38. </w:t>
      </w:r>
      <w:r w:rsidRPr="00C126C6">
        <w:rPr>
          <w:rFonts w:cs="Times New Roman"/>
          <w:noProof/>
        </w:rPr>
        <w:tab/>
        <w:t xml:space="preserve">Seguro Integral de Salud - Microsoft Power BI [Internet]. </w:t>
      </w:r>
      <w:r w:rsidRPr="00B224AF">
        <w:rPr>
          <w:rFonts w:cs="Times New Roman"/>
          <w:noProof/>
          <w:lang w:val="en-US"/>
          <w:rPrChange w:id="6599" w:author="Regina Casanova" w:date="2018-07-23T20:13:00Z">
            <w:rPr>
              <w:rFonts w:cs="Times New Roman"/>
              <w:noProof/>
            </w:rPr>
          </w:rPrChange>
        </w:rPr>
        <w:t>[cited 2018 Jan 23]. Available from: https://app.powerbi.com/view?r=eyJrIjoiNTljNzlmMTUtM2Y5NS00M2FjLWIwMGUtZmE0MDFhMWI5OGZjIiwidCI6IjZmZTkxN2VlLWQ5OWMtNGJmNy05OGQ1LThhOTUyYTE3NzhjNCIsImMiOjR9</w:t>
      </w:r>
    </w:p>
    <w:p w14:paraId="751A73B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00" w:author="Regina Casanova" w:date="2018-07-23T20:13:00Z">
            <w:rPr>
              <w:rFonts w:cs="Times New Roman"/>
              <w:noProof/>
            </w:rPr>
          </w:rPrChange>
        </w:rPr>
      </w:pPr>
      <w:r w:rsidRPr="00C126C6">
        <w:rPr>
          <w:rFonts w:cs="Times New Roman"/>
          <w:noProof/>
        </w:rPr>
        <w:t xml:space="preserve">39. </w:t>
      </w:r>
      <w:r w:rsidRPr="00C126C6">
        <w:rPr>
          <w:rFonts w:cs="Times New Roman"/>
          <w:noProof/>
        </w:rPr>
        <w:tab/>
        <w:t xml:space="preserve">SUSALUD. Plataforma de Información [Internet]. </w:t>
      </w:r>
      <w:r w:rsidRPr="00B224AF">
        <w:rPr>
          <w:rFonts w:cs="Times New Roman"/>
          <w:noProof/>
          <w:lang w:val="en-US"/>
          <w:rPrChange w:id="6601" w:author="Regina Casanova" w:date="2018-07-23T20:13:00Z">
            <w:rPr>
              <w:rFonts w:cs="Times New Roman"/>
              <w:noProof/>
            </w:rPr>
          </w:rPrChange>
        </w:rPr>
        <w:t>[cited 2018 Jan 23]. Available from: http://bi.susalud.gob.pe/QvAJAXZfc/opendoc.htm?document=QV Produccion%2FSIG_SUSALUD.qvw&amp;host=QVS%40srvqlikias&amp;anonymous=true</w:t>
      </w:r>
    </w:p>
    <w:p w14:paraId="12D6816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02" w:author="Regina Casanova" w:date="2018-07-23T20:13:00Z">
            <w:rPr>
              <w:rFonts w:cs="Times New Roman"/>
              <w:noProof/>
            </w:rPr>
          </w:rPrChange>
        </w:rPr>
      </w:pPr>
      <w:r w:rsidRPr="00C126C6">
        <w:rPr>
          <w:rFonts w:cs="Times New Roman"/>
          <w:noProof/>
        </w:rPr>
        <w:t xml:space="preserve">40. </w:t>
      </w:r>
      <w:r w:rsidRPr="00C126C6">
        <w:rPr>
          <w:rFonts w:cs="Times New Roman"/>
          <w:noProof/>
        </w:rPr>
        <w:tab/>
        <w:t xml:space="preserve">Susalud BPM PAC | Consulta [Internet]. </w:t>
      </w:r>
      <w:r w:rsidRPr="00B224AF">
        <w:rPr>
          <w:rFonts w:cs="Times New Roman"/>
          <w:noProof/>
          <w:lang w:val="en-US"/>
          <w:rPrChange w:id="6603" w:author="Regina Casanova" w:date="2018-07-23T20:13:00Z">
            <w:rPr>
              <w:rFonts w:cs="Times New Roman"/>
              <w:noProof/>
            </w:rPr>
          </w:rPrChange>
        </w:rPr>
        <w:t>[cited 2017 Mar 14]. Available from: http://app17.susalud.gob.pe/formulario_consulta/</w:t>
      </w:r>
    </w:p>
    <w:p w14:paraId="4A2E6C2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04" w:author="Regina Casanova" w:date="2018-07-23T20:13:00Z">
            <w:rPr>
              <w:rFonts w:cs="Times New Roman"/>
              <w:noProof/>
            </w:rPr>
          </w:rPrChange>
        </w:rPr>
      </w:pPr>
      <w:r w:rsidRPr="00C126C6">
        <w:rPr>
          <w:rFonts w:cs="Times New Roman"/>
          <w:noProof/>
        </w:rPr>
        <w:t xml:space="preserve">41. </w:t>
      </w:r>
      <w:r w:rsidRPr="00C126C6">
        <w:rPr>
          <w:rFonts w:cs="Times New Roman"/>
          <w:noProof/>
        </w:rPr>
        <w:tab/>
        <w:t xml:space="preserve">SUSALUD CONTIGO - Aplicaciones de Android en Google Play [Internet]. </w:t>
      </w:r>
      <w:r w:rsidRPr="00B224AF">
        <w:rPr>
          <w:rFonts w:cs="Times New Roman"/>
          <w:noProof/>
          <w:lang w:val="en-US"/>
          <w:rPrChange w:id="6605" w:author="Regina Casanova" w:date="2018-07-23T20:13:00Z">
            <w:rPr>
              <w:rFonts w:cs="Times New Roman"/>
              <w:noProof/>
            </w:rPr>
          </w:rPrChange>
        </w:rPr>
        <w:t>[cited 2017 Mar 14]. Available from: https://play.google.com/store/apps/details?id=pe.gob.susalud.servicio&amp;hl=es</w:t>
      </w:r>
    </w:p>
    <w:p w14:paraId="71F744E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06" w:author="Regina Casanova" w:date="2018-07-23T20:13:00Z">
            <w:rPr>
              <w:rFonts w:cs="Times New Roman"/>
              <w:noProof/>
            </w:rPr>
          </w:rPrChange>
        </w:rPr>
      </w:pPr>
      <w:r w:rsidRPr="00C126C6">
        <w:rPr>
          <w:rFonts w:cs="Times New Roman"/>
          <w:noProof/>
        </w:rPr>
        <w:t xml:space="preserve">42. </w:t>
      </w:r>
      <w:r w:rsidRPr="00C126C6">
        <w:rPr>
          <w:rFonts w:cs="Times New Roman"/>
          <w:noProof/>
        </w:rPr>
        <w:tab/>
        <w:t xml:space="preserve">SUSALUD | MÁS DE 10 MIL USUARIOS UTILIZAN APP SUSALUD CONTIGO [Internet]. </w:t>
      </w:r>
      <w:r w:rsidRPr="00B224AF">
        <w:rPr>
          <w:rFonts w:cs="Times New Roman"/>
          <w:noProof/>
          <w:lang w:val="en-US"/>
          <w:rPrChange w:id="6607" w:author="Regina Casanova" w:date="2018-07-23T20:13:00Z">
            <w:rPr>
              <w:rFonts w:cs="Times New Roman"/>
              <w:noProof/>
            </w:rPr>
          </w:rPrChange>
        </w:rPr>
        <w:t>[cited 2017 Mar 14]. Available from: http://portales.susalud.gob.pe/web/portal/noticias/-/asset_publisher/nx8MOyZZrSvU/content/mas-de-10-mil-usuarios-utilizan-app-susalud-contigo?_101_INSTANCE_nx8MOyZZrSvU_redirect=%2Fweb%2Fportal%2Fnoticias</w:t>
      </w:r>
    </w:p>
    <w:p w14:paraId="361AD84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43. </w:t>
      </w:r>
      <w:r w:rsidRPr="00C126C6">
        <w:rPr>
          <w:rFonts w:cs="Times New Roman"/>
          <w:noProof/>
        </w:rPr>
        <w:tab/>
        <w:t>SUSALUD | Mapa Georeferenciado [Internet]. [cited 2018 Mar 14]. Available from: http://mapa.susalud.gob.pe/</w:t>
      </w:r>
    </w:p>
    <w:p w14:paraId="3EE853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44. </w:t>
      </w:r>
      <w:r w:rsidRPr="00C126C6">
        <w:rPr>
          <w:rFonts w:cs="Times New Roman"/>
          <w:noProof/>
        </w:rPr>
        <w:tab/>
        <w:t xml:space="preserve">Ministerio de Salud. Resolución Ministerial 667-2017/MINSA. </w:t>
      </w:r>
    </w:p>
    <w:p w14:paraId="71D037DD"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08" w:author="Regina Casanova" w:date="2018-07-23T20:13:00Z">
            <w:rPr>
              <w:rFonts w:cs="Times New Roman"/>
              <w:noProof/>
            </w:rPr>
          </w:rPrChange>
        </w:rPr>
      </w:pPr>
      <w:r w:rsidRPr="00C126C6">
        <w:rPr>
          <w:rFonts w:cs="Times New Roman"/>
          <w:noProof/>
        </w:rPr>
        <w:t xml:space="preserve">45. </w:t>
      </w:r>
      <w:r w:rsidRPr="00C126C6">
        <w:rPr>
          <w:rFonts w:cs="Times New Roman"/>
          <w:noProof/>
        </w:rPr>
        <w:tab/>
        <w:t xml:space="preserve">El Peruano. LEY N° 30150 - Norma Legal Diario Oficial El Peruano [Internet]. </w:t>
      </w:r>
      <w:r w:rsidRPr="00B224AF">
        <w:rPr>
          <w:rFonts w:cs="Times New Roman"/>
          <w:noProof/>
          <w:lang w:val="en-US"/>
          <w:rPrChange w:id="6609" w:author="Regina Casanova" w:date="2018-07-23T20:13:00Z">
            <w:rPr>
              <w:rFonts w:cs="Times New Roman"/>
              <w:noProof/>
            </w:rPr>
          </w:rPrChange>
        </w:rPr>
        <w:t>[cited 2018 Mar 14]. Available from: http://busquedas.elperuano.pe/normaslegales/aprueban-reglamento-general-</w:t>
      </w:r>
      <w:r w:rsidRPr="00B224AF">
        <w:rPr>
          <w:rFonts w:cs="Times New Roman"/>
          <w:noProof/>
          <w:lang w:val="en-US"/>
          <w:rPrChange w:id="6610" w:author="Regina Casanova" w:date="2018-07-23T20:13:00Z">
            <w:rPr>
              <w:rFonts w:cs="Times New Roman"/>
              <w:noProof/>
            </w:rPr>
          </w:rPrChange>
        </w:rPr>
        <w:lastRenderedPageBreak/>
        <w:t>para-la-atencion-de-los-reclamos-resolucion-n-160-2011-sunasacd-737790-1/</w:t>
      </w:r>
    </w:p>
    <w:p w14:paraId="5BFC0E6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6611" w:author="Regina Casanova" w:date="2018-07-23T20:13:00Z">
            <w:rPr>
              <w:rFonts w:cs="Times New Roman"/>
              <w:noProof/>
            </w:rPr>
          </w:rPrChange>
        </w:rPr>
        <w:t xml:space="preserve">46. </w:t>
      </w:r>
      <w:r w:rsidRPr="00B224AF">
        <w:rPr>
          <w:rFonts w:cs="Times New Roman"/>
          <w:noProof/>
          <w:lang w:val="en-US"/>
          <w:rPrChange w:id="6612" w:author="Regina Casanova" w:date="2018-07-23T20:13:00Z">
            <w:rPr>
              <w:rFonts w:cs="Times New Roman"/>
              <w:noProof/>
            </w:rPr>
          </w:rPrChange>
        </w:rPr>
        <w:tab/>
        <w:t xml:space="preserve">Paul CL. A Modified Delphi Approach to a New Card Sorting Methodology. </w:t>
      </w:r>
      <w:r w:rsidRPr="00C126C6">
        <w:rPr>
          <w:rFonts w:cs="Times New Roman"/>
          <w:noProof/>
        </w:rPr>
        <w:t xml:space="preserve">J Usability Stud. 2008;4(1):7–30. </w:t>
      </w:r>
    </w:p>
    <w:p w14:paraId="6FC1354B"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13" w:author="Regina Casanova" w:date="2018-07-23T20:13:00Z">
            <w:rPr>
              <w:rFonts w:cs="Times New Roman"/>
              <w:noProof/>
            </w:rPr>
          </w:rPrChange>
        </w:rPr>
      </w:pPr>
      <w:r w:rsidRPr="00C126C6">
        <w:rPr>
          <w:rFonts w:cs="Times New Roman"/>
          <w:noProof/>
        </w:rPr>
        <w:t xml:space="preserve">47. </w:t>
      </w:r>
      <w:r w:rsidRPr="00C126C6">
        <w:rPr>
          <w:rFonts w:cs="Times New Roman"/>
          <w:noProof/>
        </w:rPr>
        <w:tab/>
        <w:t xml:space="preserve">ShowMore - Grabar, cargar y compartir sus vídeos en la web fácilmente [Internet]. </w:t>
      </w:r>
      <w:r w:rsidRPr="00B224AF">
        <w:rPr>
          <w:rFonts w:cs="Times New Roman"/>
          <w:noProof/>
          <w:lang w:val="en-US"/>
          <w:rPrChange w:id="6614" w:author="Regina Casanova" w:date="2018-07-23T20:13:00Z">
            <w:rPr>
              <w:rFonts w:cs="Times New Roman"/>
              <w:noProof/>
            </w:rPr>
          </w:rPrChange>
        </w:rPr>
        <w:t>[cited 2018 Mar 27]. Available from: https://showmore.com/es/</w:t>
      </w:r>
    </w:p>
    <w:p w14:paraId="62268112"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15" w:author="Regina Casanova" w:date="2018-07-23T20:13:00Z">
            <w:rPr>
              <w:rFonts w:cs="Times New Roman"/>
              <w:noProof/>
            </w:rPr>
          </w:rPrChange>
        </w:rPr>
      </w:pPr>
      <w:r w:rsidRPr="00B224AF">
        <w:rPr>
          <w:rFonts w:cs="Times New Roman"/>
          <w:noProof/>
          <w:lang w:val="en-US"/>
          <w:rPrChange w:id="6616" w:author="Regina Casanova" w:date="2018-07-23T20:13:00Z">
            <w:rPr>
              <w:rFonts w:cs="Times New Roman"/>
              <w:noProof/>
            </w:rPr>
          </w:rPrChange>
        </w:rPr>
        <w:t xml:space="preserve">48. </w:t>
      </w:r>
      <w:r w:rsidRPr="00B224AF">
        <w:rPr>
          <w:rFonts w:cs="Times New Roman"/>
          <w:noProof/>
          <w:lang w:val="en-US"/>
          <w:rPrChange w:id="6617" w:author="Regina Casanova" w:date="2018-07-23T20:13:00Z">
            <w:rPr>
              <w:rFonts w:cs="Times New Roman"/>
              <w:noProof/>
            </w:rPr>
          </w:rPrChange>
        </w:rPr>
        <w:tab/>
        <w:t>oTranscribe [Internet]. [cited 2018 Mar 27]. Available from: http://otranscribe.com/</w:t>
      </w:r>
    </w:p>
    <w:p w14:paraId="7A326F12"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18" w:author="Regina Casanova" w:date="2018-07-23T20:13:00Z">
            <w:rPr>
              <w:rFonts w:cs="Times New Roman"/>
              <w:noProof/>
            </w:rPr>
          </w:rPrChange>
        </w:rPr>
      </w:pPr>
      <w:r w:rsidRPr="00C126C6">
        <w:rPr>
          <w:rFonts w:cs="Times New Roman"/>
          <w:noProof/>
        </w:rPr>
        <w:t xml:space="preserve">49. </w:t>
      </w:r>
      <w:r w:rsidRPr="00C126C6">
        <w:rPr>
          <w:rFonts w:cs="Times New Roman"/>
          <w:noProof/>
        </w:rPr>
        <w:tab/>
        <w:t xml:space="preserve">Superintendencia de Salud, Gobierno de Chile - Reclamo contra FONASA o ISAPRES [Internet]. </w:t>
      </w:r>
      <w:r w:rsidRPr="00B224AF">
        <w:rPr>
          <w:rFonts w:cs="Times New Roman"/>
          <w:noProof/>
          <w:lang w:val="en-US"/>
          <w:rPrChange w:id="6619" w:author="Regina Casanova" w:date="2018-07-23T20:13:00Z">
            <w:rPr>
              <w:rFonts w:cs="Times New Roman"/>
              <w:noProof/>
            </w:rPr>
          </w:rPrChange>
        </w:rPr>
        <w:t>[cited 2018 Mar 27]. Available from: http://www.supersalud.gob.cl/portal/w3-article-7592.html#online</w:t>
      </w:r>
    </w:p>
    <w:p w14:paraId="7BDBF61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20" w:author="Regina Casanova" w:date="2018-07-23T20:13:00Z">
            <w:rPr>
              <w:rFonts w:cs="Times New Roman"/>
              <w:noProof/>
            </w:rPr>
          </w:rPrChange>
        </w:rPr>
      </w:pPr>
      <w:r w:rsidRPr="00C126C6">
        <w:rPr>
          <w:rFonts w:cs="Times New Roman"/>
          <w:noProof/>
        </w:rPr>
        <w:t xml:space="preserve">50. </w:t>
      </w:r>
      <w:r w:rsidRPr="00C126C6">
        <w:rPr>
          <w:rFonts w:cs="Times New Roman"/>
          <w:noProof/>
        </w:rPr>
        <w:tab/>
        <w:t xml:space="preserve">Formule su petición, queja, reclamo, sugerencia o denuncia [Internet]. </w:t>
      </w:r>
      <w:r w:rsidRPr="00B224AF">
        <w:rPr>
          <w:rFonts w:cs="Times New Roman"/>
          <w:noProof/>
          <w:lang w:val="en-US"/>
          <w:rPrChange w:id="6621" w:author="Regina Casanova" w:date="2018-07-23T20:13:00Z">
            <w:rPr>
              <w:rFonts w:cs="Times New Roman"/>
              <w:noProof/>
            </w:rPr>
          </w:rPrChange>
        </w:rPr>
        <w:t>[cited 2018 Mar 27]. Available from: https://www.minsalud.gov.co/atencion/Paginas/Solicitudes-sugerencias-quejas-o-reclamos.aspx</w:t>
      </w:r>
    </w:p>
    <w:p w14:paraId="407C56E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22" w:author="Regina Casanova" w:date="2018-07-23T20:13:00Z">
            <w:rPr>
              <w:rFonts w:cs="Times New Roman"/>
              <w:noProof/>
            </w:rPr>
          </w:rPrChange>
        </w:rPr>
      </w:pPr>
      <w:r w:rsidRPr="00C126C6">
        <w:rPr>
          <w:rFonts w:cs="Times New Roman"/>
          <w:noProof/>
        </w:rPr>
        <w:t xml:space="preserve">51. </w:t>
      </w:r>
      <w:r w:rsidRPr="00C126C6">
        <w:rPr>
          <w:rFonts w:cs="Times New Roman"/>
          <w:noProof/>
        </w:rPr>
        <w:tab/>
        <w:t xml:space="preserve">Preguntas Quejas Reclamos | Formulario Online | MINISTERIO DE SALUD Y PROTECCION SOCIAL [Internet]. </w:t>
      </w:r>
      <w:r w:rsidRPr="00B224AF">
        <w:rPr>
          <w:rFonts w:cs="Times New Roman"/>
          <w:noProof/>
          <w:lang w:val="en-US"/>
          <w:rPrChange w:id="6623" w:author="Regina Casanova" w:date="2018-07-23T20:13:00Z">
            <w:rPr>
              <w:rFonts w:cs="Times New Roman"/>
              <w:noProof/>
            </w:rPr>
          </w:rPrChange>
        </w:rPr>
        <w:t>[cited 2018 Jun 20]. Available from: https://orfeo.minsalud.gov.co/orfeo/formularioWebMinSalud/formularioPQRSMinSaludFineUploader.php?tipoSolicitud=178</w:t>
      </w:r>
    </w:p>
    <w:p w14:paraId="7D1DA1B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24" w:author="Regina Casanova" w:date="2018-07-23T20:13:00Z">
            <w:rPr>
              <w:rFonts w:cs="Times New Roman"/>
              <w:noProof/>
            </w:rPr>
          </w:rPrChange>
        </w:rPr>
      </w:pPr>
      <w:r w:rsidRPr="00C126C6">
        <w:rPr>
          <w:rFonts w:cs="Times New Roman"/>
          <w:noProof/>
        </w:rPr>
        <w:t xml:space="preserve">52. </w:t>
      </w:r>
      <w:r w:rsidRPr="00C126C6">
        <w:rPr>
          <w:rFonts w:cs="Times New Roman"/>
          <w:noProof/>
        </w:rPr>
        <w:tab/>
        <w:t xml:space="preserve">Luna DR, Rizzato Lede DA, Rubin L, Otero CM, Ortiz JM, García MG, et al. </w:t>
      </w:r>
      <w:r w:rsidRPr="00B224AF">
        <w:rPr>
          <w:rFonts w:cs="Times New Roman"/>
          <w:noProof/>
          <w:lang w:val="en-US"/>
          <w:rPrChange w:id="6625" w:author="Regina Casanova" w:date="2018-07-23T20:13:00Z">
            <w:rPr>
              <w:rFonts w:cs="Times New Roman"/>
              <w:noProof/>
            </w:rPr>
          </w:rPrChange>
        </w:rPr>
        <w:t xml:space="preserve">User-Centered Design Improves the Usability of Drug-Drug Interaction Alerts: A Validation Study in the Real Scenario. Stud Health Technol Inform. 2017;245:1085–9. </w:t>
      </w:r>
    </w:p>
    <w:p w14:paraId="74D2019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26" w:author="Regina Casanova" w:date="2018-07-23T20:13:00Z">
            <w:rPr>
              <w:rFonts w:cs="Times New Roman"/>
              <w:noProof/>
            </w:rPr>
          </w:rPrChange>
        </w:rPr>
      </w:pPr>
      <w:r w:rsidRPr="00B224AF">
        <w:rPr>
          <w:rFonts w:cs="Times New Roman"/>
          <w:noProof/>
          <w:lang w:val="en-US"/>
          <w:rPrChange w:id="6627" w:author="Regina Casanova" w:date="2018-07-23T20:13:00Z">
            <w:rPr>
              <w:rFonts w:cs="Times New Roman"/>
              <w:noProof/>
            </w:rPr>
          </w:rPrChange>
        </w:rPr>
        <w:t xml:space="preserve">53. </w:t>
      </w:r>
      <w:r w:rsidRPr="00B224AF">
        <w:rPr>
          <w:rFonts w:cs="Times New Roman"/>
          <w:noProof/>
          <w:lang w:val="en-US"/>
          <w:rPrChange w:id="6628" w:author="Regina Casanova" w:date="2018-07-23T20:13:00Z">
            <w:rPr>
              <w:rFonts w:cs="Times New Roman"/>
              <w:noProof/>
            </w:rPr>
          </w:rPrChange>
        </w:rPr>
        <w:tab/>
        <w:t xml:space="preserve">Schachner MB, Recondo FJ, González ZA, Sommer JA, Stanziola E, Gassino FD, et al. User-Centered Design Practices to Redesign a Nursing e-Chart in Line with the Nursing Process. Stud Health Technol Inform. 2016;225:93–7. </w:t>
      </w:r>
    </w:p>
    <w:p w14:paraId="3793A72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29" w:author="Regina Casanova" w:date="2018-07-23T20:13:00Z">
            <w:rPr>
              <w:rFonts w:cs="Times New Roman"/>
              <w:noProof/>
            </w:rPr>
          </w:rPrChange>
        </w:rPr>
      </w:pPr>
      <w:r w:rsidRPr="00B224AF">
        <w:rPr>
          <w:rFonts w:cs="Times New Roman"/>
          <w:noProof/>
          <w:lang w:val="en-US"/>
          <w:rPrChange w:id="6630" w:author="Regina Casanova" w:date="2018-07-23T20:13:00Z">
            <w:rPr>
              <w:rFonts w:cs="Times New Roman"/>
              <w:noProof/>
            </w:rPr>
          </w:rPrChange>
        </w:rPr>
        <w:t xml:space="preserve">54. </w:t>
      </w:r>
      <w:r w:rsidRPr="00B224AF">
        <w:rPr>
          <w:rFonts w:cs="Times New Roman"/>
          <w:noProof/>
          <w:lang w:val="en-US"/>
          <w:rPrChange w:id="6631" w:author="Regina Casanova" w:date="2018-07-23T20:13:00Z">
            <w:rPr>
              <w:rFonts w:cs="Times New Roman"/>
              <w:noProof/>
            </w:rPr>
          </w:rPrChange>
        </w:rPr>
        <w:tab/>
        <w:t xml:space="preserve">Schnall R, Rojas M, Bakken S, Brown W, Carballo-Dieguez A, Carry M, et al. A user-centered model for designing consumer mobile health (mHealth) applications (apps). J Biomed Inform. 2016;60:243–51. </w:t>
      </w:r>
    </w:p>
    <w:p w14:paraId="367FED3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32" w:author="Regina Casanova" w:date="2018-07-23T20:13:00Z">
            <w:rPr>
              <w:rFonts w:cs="Times New Roman"/>
              <w:noProof/>
            </w:rPr>
          </w:rPrChange>
        </w:rPr>
      </w:pPr>
      <w:r w:rsidRPr="00B224AF">
        <w:rPr>
          <w:rFonts w:cs="Times New Roman"/>
          <w:noProof/>
          <w:lang w:val="en-US"/>
          <w:rPrChange w:id="6633" w:author="Regina Casanova" w:date="2018-07-23T20:13:00Z">
            <w:rPr>
              <w:rFonts w:cs="Times New Roman"/>
              <w:noProof/>
            </w:rPr>
          </w:rPrChange>
        </w:rPr>
        <w:t xml:space="preserve">55. </w:t>
      </w:r>
      <w:r w:rsidRPr="00B224AF">
        <w:rPr>
          <w:rFonts w:cs="Times New Roman"/>
          <w:noProof/>
          <w:lang w:val="en-US"/>
          <w:rPrChange w:id="6634" w:author="Regina Casanova" w:date="2018-07-23T20:13:00Z">
            <w:rPr>
              <w:rFonts w:cs="Times New Roman"/>
              <w:noProof/>
            </w:rPr>
          </w:rPrChange>
        </w:rPr>
        <w:tab/>
        <w:t xml:space="preserve">Opoku-Boateng GA. USER FRUSTRATION IN HIT INTERFACES: </w:t>
      </w:r>
      <w:r w:rsidRPr="00B224AF">
        <w:rPr>
          <w:rFonts w:cs="Times New Roman"/>
          <w:noProof/>
          <w:lang w:val="en-US"/>
          <w:rPrChange w:id="6635" w:author="Regina Casanova" w:date="2018-07-23T20:13:00Z">
            <w:rPr>
              <w:rFonts w:cs="Times New Roman"/>
              <w:noProof/>
            </w:rPr>
          </w:rPrChange>
        </w:rPr>
        <w:lastRenderedPageBreak/>
        <w:t xml:space="preserve">EXPLORING PAST HCI RESEARCH FOR A BETTER UNDERSTANDING OF CLINICIANS’ EXPERIENCES. AMIA Annu Symp Proc. 2015;2015:1008–17. </w:t>
      </w:r>
    </w:p>
    <w:p w14:paraId="64BC285A"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36" w:author="Regina Casanova" w:date="2018-07-23T20:13:00Z">
            <w:rPr>
              <w:rFonts w:cs="Times New Roman"/>
              <w:noProof/>
            </w:rPr>
          </w:rPrChange>
        </w:rPr>
      </w:pPr>
      <w:r w:rsidRPr="00B224AF">
        <w:rPr>
          <w:rFonts w:cs="Times New Roman"/>
          <w:noProof/>
          <w:lang w:val="en-US"/>
          <w:rPrChange w:id="6637" w:author="Regina Casanova" w:date="2018-07-23T20:13:00Z">
            <w:rPr>
              <w:rFonts w:cs="Times New Roman"/>
              <w:noProof/>
            </w:rPr>
          </w:rPrChange>
        </w:rPr>
        <w:t xml:space="preserve">56. </w:t>
      </w:r>
      <w:r w:rsidRPr="00B224AF">
        <w:rPr>
          <w:rFonts w:cs="Times New Roman"/>
          <w:noProof/>
          <w:lang w:val="en-US"/>
          <w:rPrChange w:id="6638" w:author="Regina Casanova" w:date="2018-07-23T20:13:00Z">
            <w:rPr>
              <w:rFonts w:cs="Times New Roman"/>
              <w:noProof/>
            </w:rPr>
          </w:rPrChange>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2164E89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39" w:author="Regina Casanova" w:date="2018-07-23T20:13:00Z">
            <w:rPr>
              <w:rFonts w:cs="Times New Roman"/>
              <w:noProof/>
            </w:rPr>
          </w:rPrChange>
        </w:rPr>
      </w:pPr>
      <w:r w:rsidRPr="00B224AF">
        <w:rPr>
          <w:rFonts w:cs="Times New Roman"/>
          <w:noProof/>
          <w:lang w:val="en-US"/>
          <w:rPrChange w:id="6640" w:author="Regina Casanova" w:date="2018-07-23T20:13:00Z">
            <w:rPr>
              <w:rFonts w:cs="Times New Roman"/>
              <w:noProof/>
            </w:rPr>
          </w:rPrChange>
        </w:rPr>
        <w:t xml:space="preserve">57. </w:t>
      </w:r>
      <w:r w:rsidRPr="00B224AF">
        <w:rPr>
          <w:rFonts w:cs="Times New Roman"/>
          <w:noProof/>
          <w:lang w:val="en-US"/>
          <w:rPrChange w:id="6641" w:author="Regina Casanova" w:date="2018-07-23T20:13:00Z">
            <w:rPr>
              <w:rFonts w:cs="Times New Roman"/>
              <w:noProof/>
            </w:rPr>
          </w:rPrChange>
        </w:rPr>
        <w:tab/>
        <w:t xml:space="preserve">Serving Parliament – Serving Western Australians Ombudsman Western Australia Effective handling of complaints made to your organisation -An Overview. 2017; </w:t>
      </w:r>
    </w:p>
    <w:p w14:paraId="373B2E1D"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42" w:author="Regina Casanova" w:date="2018-07-23T20:13:00Z">
            <w:rPr>
              <w:rFonts w:cs="Times New Roman"/>
              <w:noProof/>
            </w:rPr>
          </w:rPrChange>
        </w:rPr>
      </w:pPr>
      <w:r w:rsidRPr="00B224AF">
        <w:rPr>
          <w:rFonts w:cs="Times New Roman"/>
          <w:noProof/>
          <w:lang w:val="en-US"/>
          <w:rPrChange w:id="6643" w:author="Regina Casanova" w:date="2018-07-23T20:13:00Z">
            <w:rPr>
              <w:rFonts w:cs="Times New Roman"/>
              <w:noProof/>
            </w:rPr>
          </w:rPrChange>
        </w:rPr>
        <w:t xml:space="preserve">58. </w:t>
      </w:r>
      <w:r w:rsidRPr="00B224AF">
        <w:rPr>
          <w:rFonts w:cs="Times New Roman"/>
          <w:noProof/>
          <w:lang w:val="en-US"/>
          <w:rPrChange w:id="6644" w:author="Regina Casanova" w:date="2018-07-23T20:13:00Z">
            <w:rPr>
              <w:rFonts w:cs="Times New Roman"/>
              <w:noProof/>
            </w:rPr>
          </w:rPrChange>
        </w:rPr>
        <w:tab/>
        <w:t xml:space="preserve">Clwyd A, Hart T. A Review of the NHS Hospitals Complaints System: Putting Patients Back in the Picture. 2013;(October):1–58. </w:t>
      </w:r>
    </w:p>
    <w:p w14:paraId="7464D8C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6645" w:author="Regina Casanova" w:date="2018-07-23T20:13:00Z">
            <w:rPr>
              <w:rFonts w:cs="Times New Roman"/>
              <w:noProof/>
            </w:rPr>
          </w:rPrChange>
        </w:rPr>
      </w:pPr>
      <w:r w:rsidRPr="00B224AF">
        <w:rPr>
          <w:rFonts w:cs="Times New Roman"/>
          <w:noProof/>
          <w:lang w:val="en-US"/>
          <w:rPrChange w:id="6646" w:author="Regina Casanova" w:date="2018-07-23T20:13:00Z">
            <w:rPr>
              <w:rFonts w:cs="Times New Roman"/>
              <w:noProof/>
            </w:rPr>
          </w:rPrChange>
        </w:rPr>
        <w:t xml:space="preserve">59. </w:t>
      </w:r>
      <w:r w:rsidRPr="00B224AF">
        <w:rPr>
          <w:rFonts w:cs="Times New Roman"/>
          <w:noProof/>
          <w:lang w:val="en-US"/>
          <w:rPrChange w:id="6647" w:author="Regina Casanova" w:date="2018-07-23T20:13:00Z">
            <w:rPr>
              <w:rFonts w:cs="Times New Roman"/>
              <w:noProof/>
            </w:rPr>
          </w:rPrChange>
        </w:rPr>
        <w:tab/>
        <w:t xml:space="preserve">National Complaints Management Protocol for the Public Health Sector of South Africa. 2013; </w:t>
      </w:r>
    </w:p>
    <w:p w14:paraId="5BDD977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6648" w:author="Regina Casanova" w:date="2018-07-23T20:13:00Z">
            <w:rPr>
              <w:rFonts w:cs="Times New Roman"/>
              <w:noProof/>
            </w:rPr>
          </w:rPrChange>
        </w:rPr>
        <w:t xml:space="preserve">60. </w:t>
      </w:r>
      <w:r w:rsidRPr="00B224AF">
        <w:rPr>
          <w:rFonts w:cs="Times New Roman"/>
          <w:noProof/>
          <w:lang w:val="en-US"/>
          <w:rPrChange w:id="6649" w:author="Regina Casanova" w:date="2018-07-23T20:13:00Z">
            <w:rPr>
              <w:rFonts w:cs="Times New Roman"/>
              <w:noProof/>
            </w:rPr>
          </w:rPrChange>
        </w:rPr>
        <w:tab/>
        <w:t xml:space="preserve">Hsieh SY. Healthcare complaints handling systems: A comparison between Britain, Australia and Taiwan. </w:t>
      </w:r>
      <w:r w:rsidRPr="00C126C6">
        <w:rPr>
          <w:rFonts w:cs="Times New Roman"/>
          <w:noProof/>
        </w:rPr>
        <w:t xml:space="preserve">Heal Serv Manag Res. 2011;24(2):91–5. </w:t>
      </w:r>
    </w:p>
    <w:p w14:paraId="5F07D72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61. </w:t>
      </w:r>
      <w:r w:rsidRPr="00C126C6">
        <w:rPr>
          <w:rFonts w:cs="Times New Roman"/>
          <w:noProof/>
        </w:rPr>
        <w:tab/>
        <w:t xml:space="preserve">El Peruano. Ley 30225 - Ley de Contrataciones del Estado. </w:t>
      </w:r>
    </w:p>
    <w:p w14:paraId="4AD55B0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6650" w:author="Regina Casanova" w:date="2018-07-23T20:13:00Z">
            <w:rPr>
              <w:rFonts w:cs="Times New Roman"/>
              <w:noProof/>
            </w:rPr>
          </w:rPrChange>
        </w:rPr>
        <w:t xml:space="preserve">62. </w:t>
      </w:r>
      <w:r w:rsidRPr="00B224AF">
        <w:rPr>
          <w:rFonts w:cs="Times New Roman"/>
          <w:noProof/>
          <w:lang w:val="en-US"/>
          <w:rPrChange w:id="6651" w:author="Regina Casanova" w:date="2018-07-23T20:13:00Z">
            <w:rPr>
              <w:rFonts w:cs="Times New Roman"/>
              <w:noProof/>
            </w:rPr>
          </w:rPrChange>
        </w:rPr>
        <w:tab/>
        <w:t xml:space="preserve">Nielsen J. Why You Only Need to Test with 5 Users. </w:t>
      </w:r>
      <w:r w:rsidRPr="00C126C6">
        <w:rPr>
          <w:rFonts w:cs="Times New Roman"/>
          <w:noProof/>
        </w:rPr>
        <w:t xml:space="preserve">Jakob Nielsens Alertbox. 2000;19(September 23):1–4. </w:t>
      </w:r>
    </w:p>
    <w:p w14:paraId="5AC1706D" w14:textId="37651E1B" w:rsidR="00161D0F" w:rsidRPr="00862EA1" w:rsidRDefault="00EC2BAF" w:rsidP="00C126C6">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6652" w:name="_Toc520655749"/>
      <w:r w:rsidRPr="00BA156B">
        <w:lastRenderedPageBreak/>
        <w:t>Anexos</w:t>
      </w:r>
      <w:bookmarkEnd w:id="6652"/>
    </w:p>
    <w:p w14:paraId="43A12014" w14:textId="77777777" w:rsidR="00161D0F" w:rsidRPr="00BA156B" w:rsidRDefault="00161D0F" w:rsidP="00A50DD7">
      <w:pPr>
        <w:pStyle w:val="Ttulo2"/>
        <w:numPr>
          <w:ilvl w:val="0"/>
          <w:numId w:val="11"/>
        </w:numPr>
        <w:rPr>
          <w:lang w:val="es-PE"/>
        </w:rPr>
      </w:pPr>
      <w:bookmarkStart w:id="6653" w:name="_Toc520655750"/>
      <w:commentRangeStart w:id="6654"/>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w:t>
      </w:r>
      <w:commentRangeEnd w:id="6654"/>
      <w:r w:rsidR="00292EF3">
        <w:rPr>
          <w:rStyle w:val="Refdecomentario"/>
          <w:rFonts w:eastAsiaTheme="minorHAnsi" w:cstheme="minorBidi"/>
          <w:b w:val="0"/>
          <w:color w:val="auto"/>
          <w:lang w:val="es-ES_tradnl"/>
        </w:rPr>
        <w:commentReference w:id="6654"/>
      </w:r>
      <w:r w:rsidRPr="00BA156B">
        <w:rPr>
          <w:lang w:val="es-PE"/>
        </w:rPr>
        <w:t>entrevistas a profundidad</w:t>
      </w:r>
      <w:r w:rsidR="007B7445" w:rsidRPr="00BA156B">
        <w:rPr>
          <w:lang w:val="es-PE"/>
        </w:rPr>
        <w:t>.</w:t>
      </w:r>
      <w:bookmarkEnd w:id="6653"/>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6655" w:name="_Toc520655751"/>
      <w:r w:rsidRPr="00BA156B">
        <w:rPr>
          <w:lang w:val="es-PE"/>
        </w:rPr>
        <w:lastRenderedPageBreak/>
        <w:t>Anexo 2: Guía Semi-Estructurada de Entrevista a Profundidad para usuarios finales Nº1</w:t>
      </w:r>
      <w:bookmarkEnd w:id="6655"/>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6656" w:name="_Toc520655752"/>
      <w:r w:rsidRPr="00BA156B">
        <w:rPr>
          <w:lang w:val="es-PE"/>
        </w:rPr>
        <w:lastRenderedPageBreak/>
        <w:t xml:space="preserve">Anexo 3: Guía </w:t>
      </w:r>
      <w:r w:rsidR="00161D0F" w:rsidRPr="00BA156B">
        <w:rPr>
          <w:lang w:val="es-PE"/>
        </w:rPr>
        <w:t>Estructurada de Entrevista a Profundidad para usuarios finales Nº2</w:t>
      </w:r>
      <w:bookmarkEnd w:id="6656"/>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6657" w:name="_Toc520655753"/>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6657"/>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6658" w:name="Casilla1"/>
      <w:r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00EC2BAF" w:rsidRPr="00BA156B">
        <w:rPr>
          <w:rFonts w:cs="Times New Roman"/>
          <w:lang w:val="es-PE"/>
        </w:rPr>
        <w:fldChar w:fldCharType="end"/>
      </w:r>
      <w:bookmarkEnd w:id="6658"/>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6659" w:name="Casilla2"/>
      <w:r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00EC2BAF" w:rsidRPr="00BA156B">
        <w:rPr>
          <w:rFonts w:cs="Times New Roman"/>
          <w:lang w:val="es-PE"/>
        </w:rPr>
        <w:fldChar w:fldCharType="end"/>
      </w:r>
      <w:bookmarkEnd w:id="6659"/>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6660" w:name="Casilla3"/>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0"/>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6661" w:name="Casilla4"/>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1"/>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6662" w:name="Casilla5"/>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2"/>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6663" w:name="Casilla6"/>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3"/>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6664" w:name="Casilla7"/>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4"/>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6665" w:name="Casilla9"/>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5"/>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6666" w:name="Casilla8"/>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6"/>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6667" w:name="Casilla10"/>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7"/>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6668" w:name="Casilla11"/>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8"/>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6669" w:name="Casilla12"/>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69"/>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6670" w:name="Casilla13"/>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0"/>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6671" w:name="Casilla14"/>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1"/>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6672" w:name="Casilla15"/>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2"/>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6673" w:name="Casilla16"/>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3"/>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6674" w:name="Casilla17"/>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4"/>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6675" w:name="Casilla18"/>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5"/>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6676" w:name="Casilla19"/>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6"/>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6677" w:name="Casilla20"/>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6677"/>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6678" w:name="_Toc520655754"/>
      <w:r>
        <w:rPr>
          <w:noProof/>
          <w:lang w:val="en-US"/>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6678"/>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n-US"/>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bookmarkStart w:id="6679" w:name="_Toc520655755"/>
      <w:r w:rsidRPr="002E7F75">
        <w:rPr>
          <w:rFonts w:eastAsia="Times New Roman"/>
          <w:lang w:eastAsia="es-PE"/>
        </w:rPr>
        <w:lastRenderedPageBreak/>
        <w:t>Anexo 6. Diagramas de Flujo por tipo de usuario</w:t>
      </w:r>
      <w:bookmarkEnd w:id="6679"/>
    </w:p>
    <w:p w14:paraId="4E52EEA1" w14:textId="77777777" w:rsidR="002E7F75" w:rsidRDefault="002E7F75" w:rsidP="002E7F75">
      <w:pPr>
        <w:pStyle w:val="Ttulo3"/>
        <w:rPr>
          <w:lang w:eastAsia="es-PE"/>
        </w:rPr>
      </w:pPr>
      <w:bookmarkStart w:id="6680" w:name="_Toc520655756"/>
      <w:r>
        <w:rPr>
          <w:lang w:eastAsia="es-PE"/>
        </w:rPr>
        <w:t>Personal de SUSALUD</w:t>
      </w:r>
      <w:bookmarkEnd w:id="6680"/>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n-US"/>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0">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n-US"/>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bookmarkStart w:id="6681" w:name="_Toc520655757"/>
      <w:r>
        <w:rPr>
          <w:lang w:eastAsia="es-PE"/>
        </w:rPr>
        <w:lastRenderedPageBreak/>
        <w:t>Gestores de IPRESS</w:t>
      </w:r>
      <w:bookmarkEnd w:id="6681"/>
    </w:p>
    <w:p w14:paraId="34DEB6FB" w14:textId="77777777" w:rsidR="002E7F75" w:rsidRDefault="002E7F75" w:rsidP="002E7F75">
      <w:pPr>
        <w:jc w:val="center"/>
        <w:rPr>
          <w:lang w:val="es-ES" w:eastAsia="es-PE"/>
        </w:rPr>
      </w:pPr>
      <w:r>
        <w:rPr>
          <w:noProof/>
          <w:lang w:val="en-US"/>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2">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n-US"/>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n-US"/>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n-US"/>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bookmarkStart w:id="6682" w:name="_Toc520655758"/>
      <w:r>
        <w:rPr>
          <w:lang w:eastAsia="es-PE"/>
        </w:rPr>
        <w:lastRenderedPageBreak/>
        <w:t>Ciudadanos</w:t>
      </w:r>
      <w:bookmarkEnd w:id="6682"/>
    </w:p>
    <w:p w14:paraId="3F60FAC8" w14:textId="77777777" w:rsidR="002E7F75" w:rsidRPr="00ED136D" w:rsidRDefault="002E7F75" w:rsidP="002E7F75">
      <w:pPr>
        <w:jc w:val="center"/>
        <w:rPr>
          <w:lang w:val="es-ES" w:eastAsia="es-PE"/>
        </w:rPr>
      </w:pPr>
      <w:r>
        <w:rPr>
          <w:noProof/>
          <w:lang w:val="en-US"/>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6">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lang w:val="en-US"/>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lang w:val="en-US"/>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lang w:val="en-US"/>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lang w:val="en-US"/>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lang w:val="en-US"/>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lang w:val="en-US"/>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lang w:val="en-US"/>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5C14ED">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Luis Fernando Llanos Zavalaga" w:date="2018-07-10T12:24:00Z" w:initials="LFLZ">
    <w:p w14:paraId="138B64C5" w14:textId="77777777" w:rsidR="001828F5" w:rsidRDefault="001828F5">
      <w:pPr>
        <w:pStyle w:val="Textocomentario"/>
      </w:pPr>
      <w:r>
        <w:rPr>
          <w:rStyle w:val="Refdecomentario"/>
        </w:rPr>
        <w:annotationRef/>
      </w:r>
      <w:r>
        <w:t>Dado que no se ha desarrollado un sistema sino un aplicativo como elemento de un sistema, el título debería ser:</w:t>
      </w:r>
    </w:p>
    <w:p w14:paraId="50B57FC9" w14:textId="50ECA6CA" w:rsidR="001828F5" w:rsidRDefault="001828F5">
      <w:pPr>
        <w:pStyle w:val="Textocomentario"/>
      </w:pPr>
      <w:r w:rsidRPr="00BA156B">
        <w:rPr>
          <w:rFonts w:cs="Times New Roman"/>
          <w:bCs/>
          <w:color w:val="000000"/>
          <w:sz w:val="44"/>
          <w:szCs w:val="44"/>
          <w:lang w:val="es-PE"/>
        </w:rPr>
        <w:t xml:space="preserve">DISEÑO CENTRADO EN EL USUARIO EN UN </w:t>
      </w:r>
      <w:r>
        <w:rPr>
          <w:rFonts w:cs="Times New Roman"/>
          <w:bCs/>
          <w:color w:val="000000"/>
          <w:sz w:val="44"/>
          <w:szCs w:val="44"/>
          <w:lang w:val="es-PE"/>
        </w:rPr>
        <w:t xml:space="preserve">APLICATIVO PARA UN </w:t>
      </w:r>
      <w:r w:rsidRPr="00BA156B">
        <w:rPr>
          <w:rFonts w:cs="Times New Roman"/>
          <w:bCs/>
          <w:color w:val="000000"/>
          <w:sz w:val="44"/>
          <w:szCs w:val="44"/>
          <w:lang w:val="es-PE"/>
        </w:rPr>
        <w:t xml:space="preserve">SISTEMA DE GESTIÓN DE RECLAMOS </w:t>
      </w:r>
      <w:r>
        <w:rPr>
          <w:rFonts w:cs="Times New Roman"/>
          <w:bCs/>
          <w:color w:val="000000"/>
          <w:sz w:val="44"/>
          <w:szCs w:val="44"/>
          <w:lang w:val="es-PE"/>
        </w:rPr>
        <w:t>EN</w:t>
      </w:r>
      <w:r w:rsidRPr="00BA156B">
        <w:rPr>
          <w:rFonts w:cs="Times New Roman"/>
          <w:bCs/>
          <w:color w:val="000000"/>
          <w:sz w:val="44"/>
          <w:szCs w:val="44"/>
          <w:lang w:val="es-PE"/>
        </w:rPr>
        <w:t xml:space="preserve"> EL SISTEMA DE SALUD DEL PERÚ</w:t>
      </w:r>
      <w:r>
        <w:rPr>
          <w:rStyle w:val="Refdecomentario"/>
        </w:rPr>
        <w:annotationRef/>
      </w:r>
    </w:p>
  </w:comment>
  <w:comment w:id="1864" w:author="Luis Fernando Llanos Zavalaga" w:date="2018-07-10T12:29:00Z" w:initials="LFLZ">
    <w:p w14:paraId="662B1F42" w14:textId="77777777" w:rsidR="001828F5" w:rsidRDefault="001828F5">
      <w:pPr>
        <w:pStyle w:val="Textocomentario"/>
      </w:pPr>
      <w:r>
        <w:rPr>
          <w:rStyle w:val="Refdecomentario"/>
        </w:rPr>
        <w:annotationRef/>
      </w:r>
      <w:r>
        <w:t>PROPUESTA A MODIFICAR:</w:t>
      </w:r>
    </w:p>
    <w:p w14:paraId="3D0A5AC8" w14:textId="4DAA15E4" w:rsidR="001828F5" w:rsidRDefault="001828F5">
      <w:pPr>
        <w:pStyle w:val="Textocomentario"/>
      </w:pPr>
      <w:r>
        <w:t>…</w:t>
      </w:r>
      <w:r w:rsidRPr="00BA156B">
        <w:t xml:space="preserve">la calidad de atención </w:t>
      </w:r>
      <w:r>
        <w:t xml:space="preserve">puede ser monitoreada a través de </w:t>
      </w:r>
      <w:r w:rsidRPr="00BA156B">
        <w:t>los reclamos que llegan al establecimiento.</w:t>
      </w:r>
    </w:p>
  </w:comment>
  <w:comment w:id="1907" w:author="Luis Fernando Llanos Zavalaga" w:date="2018-07-10T12:35:00Z" w:initials="LFLZ">
    <w:p w14:paraId="7B2B897A" w14:textId="17290AED" w:rsidR="001828F5" w:rsidRDefault="001828F5">
      <w:pPr>
        <w:pStyle w:val="Textocomentario"/>
      </w:pPr>
      <w:r>
        <w:rPr>
          <w:rStyle w:val="Refdecomentario"/>
        </w:rPr>
        <w:annotationRef/>
      </w:r>
      <w:r>
        <w:t>Hay una cantidad máxima de palabras clave.</w:t>
      </w:r>
    </w:p>
  </w:comment>
  <w:comment w:id="1930" w:author="Luis Fernando Llanos Zavalaga" w:date="2018-07-10T12:39:00Z" w:initials="LFLZ">
    <w:p w14:paraId="64801441" w14:textId="6CA6CDCC" w:rsidR="001828F5" w:rsidRDefault="001828F5">
      <w:pPr>
        <w:pStyle w:val="Textocomentario"/>
      </w:pPr>
      <w:r>
        <w:rPr>
          <w:rStyle w:val="Refdecomentario"/>
        </w:rPr>
        <w:annotationRef/>
      </w:r>
      <w:r>
        <w:t>¿Qué llama formas sistematizadas?</w:t>
      </w:r>
    </w:p>
  </w:comment>
  <w:comment w:id="1976" w:author="Luis Fernando Llanos Zavalaga" w:date="2018-07-10T12:40:00Z" w:initials="LFLZ">
    <w:p w14:paraId="56320D69" w14:textId="1BD59021" w:rsidR="001828F5" w:rsidRDefault="001828F5">
      <w:pPr>
        <w:pStyle w:val="Textocomentario"/>
      </w:pPr>
      <w:r>
        <w:rPr>
          <w:rStyle w:val="Refdecomentario"/>
        </w:rPr>
        <w:annotationRef/>
      </w:r>
      <w:r>
        <w:t xml:space="preserve">No entiendo que quiere decir con dicha oración. </w:t>
      </w:r>
    </w:p>
  </w:comment>
  <w:comment w:id="1983" w:author="Regina Casanova" w:date="2018-07-22T12:57:00Z" w:initials="RC">
    <w:p w14:paraId="0E46E386" w14:textId="45F788CC" w:rsidR="001828F5" w:rsidRDefault="001828F5">
      <w:pPr>
        <w:pStyle w:val="Textocomentario"/>
      </w:pPr>
      <w:r>
        <w:rPr>
          <w:rStyle w:val="Refdecomentario"/>
        </w:rPr>
        <w:annotationRef/>
      </w:r>
      <w:r>
        <w:t>aplicativo</w:t>
      </w:r>
    </w:p>
  </w:comment>
  <w:comment w:id="1986" w:author="Regina Casanova" w:date="2018-07-22T12:58:00Z" w:initials="RC">
    <w:p w14:paraId="136C6E96" w14:textId="5425BCDC" w:rsidR="001828F5" w:rsidRDefault="001828F5">
      <w:pPr>
        <w:pStyle w:val="Textocomentario"/>
      </w:pPr>
      <w:r>
        <w:rPr>
          <w:rStyle w:val="Refdecomentario"/>
        </w:rPr>
        <w:annotationRef/>
      </w:r>
      <w:r>
        <w:t>aplicativo</w:t>
      </w:r>
    </w:p>
  </w:comment>
  <w:comment w:id="1992" w:author="Luis Fernando Llanos Zavalaga" w:date="2018-07-10T12:47:00Z" w:initials="LFLZ">
    <w:p w14:paraId="170E7FC2" w14:textId="38189103" w:rsidR="001828F5" w:rsidRDefault="001828F5">
      <w:pPr>
        <w:pStyle w:val="Textocomentario"/>
      </w:pPr>
      <w:r>
        <w:rPr>
          <w:rStyle w:val="Refdecomentario"/>
        </w:rPr>
        <w:annotationRef/>
      </w:r>
      <w:r>
        <w:t>Ello presupone el fortalecimiento de un sistema de gestión de reclamos</w:t>
      </w:r>
    </w:p>
  </w:comment>
  <w:comment w:id="2004" w:author="Regina Casanova" w:date="2018-07-22T12:56:00Z" w:initials="RC">
    <w:p w14:paraId="0F287FE5" w14:textId="324B976B" w:rsidR="001828F5" w:rsidRDefault="001828F5">
      <w:pPr>
        <w:pStyle w:val="Textocomentario"/>
      </w:pPr>
      <w:r>
        <w:rPr>
          <w:rStyle w:val="Refdecomentario"/>
        </w:rPr>
        <w:annotationRef/>
      </w:r>
      <w:r>
        <w:t>aplicativo</w:t>
      </w:r>
    </w:p>
  </w:comment>
  <w:comment w:id="2011" w:author="Luis Fernando Llanos Zavalaga" w:date="2018-07-10T12:49:00Z" w:initials="LFLZ">
    <w:p w14:paraId="217FEFD1" w14:textId="45DA0DC9" w:rsidR="001828F5" w:rsidRDefault="001828F5">
      <w:pPr>
        <w:pStyle w:val="Textocomentario"/>
      </w:pPr>
      <w:r>
        <w:rPr>
          <w:rStyle w:val="Refdecomentario"/>
        </w:rPr>
        <w:annotationRef/>
      </w:r>
      <w:r>
        <w:t>Esta afirmación presupone que en alguna parte del marco teórico desarrollará los componentes de un sistema de gestión de reclamos.</w:t>
      </w:r>
    </w:p>
  </w:comment>
  <w:comment w:id="2017" w:author="Luis Fernando Llanos Zavalaga" w:date="2018-07-10T12:57:00Z" w:initials="LFLZ">
    <w:p w14:paraId="6F3D69B2" w14:textId="5F1BD7E6" w:rsidR="001828F5" w:rsidRDefault="001828F5">
      <w:pPr>
        <w:pStyle w:val="Textocomentario"/>
      </w:pPr>
      <w:r>
        <w:rPr>
          <w:rStyle w:val="Refdecomentario"/>
        </w:rPr>
        <w:annotationRef/>
      </w:r>
      <w:r>
        <w:t>A los reclamos o a la gestión de información?</w:t>
      </w:r>
    </w:p>
  </w:comment>
  <w:comment w:id="2026" w:author="Luis Fernando Llanos Zavalaga" w:date="2018-07-10T13:25:00Z" w:initials="LFLZ">
    <w:p w14:paraId="5944AE15" w14:textId="61D05FD9" w:rsidR="001828F5" w:rsidRDefault="001828F5">
      <w:pPr>
        <w:pStyle w:val="Textocomentario"/>
      </w:pPr>
      <w:r>
        <w:rPr>
          <w:rStyle w:val="Refdecomentario"/>
        </w:rPr>
        <w:annotationRef/>
      </w:r>
      <w:r>
        <w:t>Son formas de monitoreo de la atención sanitaria?</w:t>
      </w:r>
    </w:p>
  </w:comment>
  <w:comment w:id="2053" w:author="Luis Fernando Llanos Zavalaga" w:date="2018-07-10T13:26:00Z" w:initials="LFLZ">
    <w:p w14:paraId="56323B43" w14:textId="4E6255D7" w:rsidR="001828F5" w:rsidRDefault="001828F5">
      <w:pPr>
        <w:pStyle w:val="Textocomentario"/>
      </w:pPr>
      <w:r>
        <w:rPr>
          <w:rStyle w:val="Refdecomentario"/>
        </w:rPr>
        <w:annotationRef/>
      </w:r>
      <w:r>
        <w:t>Reitero si esta es una subsección o un encabezado de algún tema.</w:t>
      </w:r>
    </w:p>
  </w:comment>
  <w:comment w:id="2067" w:author="Luis Fernando Llanos Zavalaga" w:date="2018-07-10T13:27:00Z" w:initials="LFLZ">
    <w:p w14:paraId="72C2DBBC" w14:textId="652E4EA7" w:rsidR="001828F5" w:rsidRDefault="001828F5">
      <w:pPr>
        <w:pStyle w:val="Textocomentario"/>
      </w:pPr>
      <w:r>
        <w:rPr>
          <w:rStyle w:val="Refdecomentario"/>
        </w:rPr>
        <w:annotationRef/>
      </w:r>
      <w:r>
        <w:t xml:space="preserve">¿Un elemento es un aplicativo informático comercial del Sistema de Gestión de Reclamos? </w:t>
      </w:r>
    </w:p>
    <w:p w14:paraId="2D83E5C2" w14:textId="03B02BFE" w:rsidR="001828F5" w:rsidRDefault="001828F5">
      <w:pPr>
        <w:pStyle w:val="Textocomentario"/>
      </w:pPr>
      <w:r>
        <w:t>Creo que ello, no es parte de un marco teórico</w:t>
      </w:r>
    </w:p>
  </w:comment>
  <w:comment w:id="2124" w:author="Luis Fernando Llanos Zavalaga" w:date="2018-07-10T13:30:00Z" w:initials="LFLZ">
    <w:p w14:paraId="7477FF2C" w14:textId="155E3300" w:rsidR="001828F5" w:rsidRDefault="001828F5">
      <w:pPr>
        <w:pStyle w:val="Textocomentario"/>
      </w:pPr>
      <w:r>
        <w:rPr>
          <w:rStyle w:val="Refdecomentario"/>
        </w:rPr>
        <w:annotationRef/>
      </w:r>
      <w:r>
        <w:t>Un gráfico sería más ilustrativo</w:t>
      </w:r>
    </w:p>
  </w:comment>
  <w:comment w:id="2265" w:author="Luis Fernando Llanos Zavalaga" w:date="2018-07-10T13:45:00Z" w:initials="LFLZ">
    <w:p w14:paraId="1FA89A4E" w14:textId="77777777" w:rsidR="001828F5" w:rsidRDefault="001828F5" w:rsidP="00EC3B35">
      <w:pPr>
        <w:pStyle w:val="Textocomentario"/>
      </w:pPr>
      <w:r>
        <w:rPr>
          <w:rStyle w:val="Refdecomentario"/>
        </w:rPr>
        <w:annotationRef/>
      </w:r>
      <w:r>
        <w:t>Este tema es el caso de Susalud?</w:t>
      </w:r>
    </w:p>
  </w:comment>
  <w:comment w:id="2267" w:author="Regina Casanova" w:date="2018-07-20T20:41:00Z" w:initials="RC">
    <w:p w14:paraId="223459A3" w14:textId="77777777" w:rsidR="001828F5" w:rsidRDefault="001828F5" w:rsidP="00EC3B35">
      <w:pPr>
        <w:pStyle w:val="Textocomentario"/>
      </w:pPr>
      <w:r>
        <w:rPr>
          <w:rStyle w:val="Refdecomentario"/>
        </w:rPr>
        <w:annotationRef/>
      </w:r>
      <w:r>
        <w:t>Moverlo a parte a Diseño Centrado en el Usaurio</w:t>
      </w:r>
    </w:p>
    <w:p w14:paraId="4D5F77A3" w14:textId="77777777" w:rsidR="001828F5" w:rsidRDefault="001828F5" w:rsidP="00EC3B35">
      <w:pPr>
        <w:pStyle w:val="Textocomentario"/>
      </w:pPr>
    </w:p>
  </w:comment>
  <w:comment w:id="2336" w:author="Microsoft Office User" w:date="2018-07-04T13:44:00Z" w:initials="Office">
    <w:p w14:paraId="7C7CE78C" w14:textId="5F29B3BF" w:rsidR="001828F5" w:rsidRDefault="001828F5">
      <w:pPr>
        <w:pStyle w:val="Textocomentario"/>
      </w:pPr>
      <w:r>
        <w:rPr>
          <w:rStyle w:val="Refdecomentario"/>
        </w:rPr>
        <w:annotationRef/>
      </w:r>
      <w:r>
        <w:t>Bases de datos (no motor de búsqueda)</w:t>
      </w:r>
    </w:p>
  </w:comment>
  <w:comment w:id="2340" w:author="Luis Fernando Llanos Zavalaga" w:date="2018-07-10T13:45:00Z" w:initials="LFLZ">
    <w:p w14:paraId="52EA9D2E" w14:textId="175C5EE4" w:rsidR="001828F5" w:rsidRDefault="001828F5">
      <w:pPr>
        <w:pStyle w:val="Textocomentario"/>
      </w:pPr>
      <w:r>
        <w:rPr>
          <w:rStyle w:val="Refdecomentario"/>
        </w:rPr>
        <w:annotationRef/>
      </w:r>
      <w:r>
        <w:t>Este tema es el caso de Susalud?</w:t>
      </w:r>
    </w:p>
  </w:comment>
  <w:comment w:id="2342" w:author="Regina Casanova" w:date="2018-07-20T20:41:00Z" w:initials="RC">
    <w:p w14:paraId="01D327E1" w14:textId="60B3050B" w:rsidR="001828F5" w:rsidRDefault="001828F5">
      <w:pPr>
        <w:pStyle w:val="Textocomentario"/>
      </w:pPr>
      <w:r>
        <w:rPr>
          <w:rStyle w:val="Refdecomentario"/>
        </w:rPr>
        <w:annotationRef/>
      </w:r>
      <w:r>
        <w:t>Moverlo a parte a Diseño Centrado en el Usaurio</w:t>
      </w:r>
    </w:p>
    <w:p w14:paraId="2248DF80" w14:textId="77777777" w:rsidR="001828F5" w:rsidRDefault="001828F5">
      <w:pPr>
        <w:pStyle w:val="Textocomentario"/>
      </w:pPr>
    </w:p>
  </w:comment>
  <w:comment w:id="2357" w:author="Luis Fernando Llanos Zavalaga" w:date="2018-07-10T13:48:00Z" w:initials="LFLZ">
    <w:p w14:paraId="5798C53F" w14:textId="6AD7621A" w:rsidR="001828F5" w:rsidRDefault="001828F5">
      <w:pPr>
        <w:pStyle w:val="Textocomentario"/>
      </w:pPr>
      <w:r>
        <w:rPr>
          <w:rStyle w:val="Refdecomentario"/>
        </w:rPr>
        <w:annotationRef/>
      </w:r>
      <w:r>
        <w:t>Que implica, en el marco de su propuesta, un aplicativo informático centralizado?</w:t>
      </w:r>
    </w:p>
  </w:comment>
  <w:comment w:id="2422" w:author="Luis Fernando Llanos Zavalaga" w:date="2018-07-10T13:49:00Z" w:initials="LFLZ">
    <w:p w14:paraId="37C15979" w14:textId="74EB2A00" w:rsidR="001828F5" w:rsidRDefault="001828F5">
      <w:pPr>
        <w:pStyle w:val="Textocomentario"/>
      </w:pPr>
      <w:r>
        <w:rPr>
          <w:rStyle w:val="Refdecomentario"/>
        </w:rPr>
        <w:annotationRef/>
      </w:r>
      <w:r>
        <w:t>Si va a proponer un aplicativo informático centralizado… ¿eso quiere decir que el tema de un Sistema de Gestión de Reclamos no corresponde?</w:t>
      </w:r>
    </w:p>
    <w:p w14:paraId="7A7D5BED" w14:textId="77777777" w:rsidR="001828F5" w:rsidRDefault="001828F5">
      <w:pPr>
        <w:pStyle w:val="Textocomentario"/>
      </w:pPr>
    </w:p>
    <w:p w14:paraId="158415D2" w14:textId="6495A150" w:rsidR="001828F5" w:rsidRDefault="001828F5">
      <w:pPr>
        <w:pStyle w:val="Textocomentario"/>
      </w:pPr>
      <w:r>
        <w:t xml:space="preserve">Sólo para enfatizar que en el Marco de un Sistema de Gestión, se requiere contar con el apoyo político y técnico de las autoridades responsables. </w:t>
      </w:r>
    </w:p>
  </w:comment>
  <w:comment w:id="2494" w:author="Luis Fernando Llanos Zavalaga" w:date="2018-07-10T15:13:00Z" w:initials="LFLZ">
    <w:p w14:paraId="57CF6C40" w14:textId="77777777" w:rsidR="001828F5" w:rsidRDefault="001828F5" w:rsidP="00A35EF0">
      <w:pPr>
        <w:pStyle w:val="Textocomentario"/>
      </w:pPr>
      <w:r>
        <w:rPr>
          <w:rStyle w:val="Refdecomentario"/>
        </w:rPr>
        <w:annotationRef/>
      </w:r>
      <w:r>
        <w:t>Algún detalle de los gestores?</w:t>
      </w:r>
    </w:p>
  </w:comment>
  <w:comment w:id="2490" w:author="Luis Fernando Llanos Zavalaga" w:date="2018-07-10T16:12:00Z" w:initials="LFLZ">
    <w:p w14:paraId="4B78C06C" w14:textId="77777777" w:rsidR="001828F5" w:rsidRDefault="001828F5" w:rsidP="00A35EF0">
      <w:pPr>
        <w:pStyle w:val="Textocomentario"/>
      </w:pPr>
      <w:r>
        <w:rPr>
          <w:rStyle w:val="Refdecomentario"/>
        </w:rPr>
        <w:annotationRef/>
      </w:r>
      <w:r>
        <w:t>Se debería contar con un perfil de edad, grado de instrucción y cargos de los entrevistados.</w:t>
      </w:r>
    </w:p>
  </w:comment>
  <w:comment w:id="2504" w:author="Luis Fernando Llanos Zavalaga" w:date="2018-07-10T13:55:00Z" w:initials="LFLZ">
    <w:p w14:paraId="79B4BDEE" w14:textId="7F4ECF7B" w:rsidR="001828F5" w:rsidRDefault="001828F5">
      <w:pPr>
        <w:pStyle w:val="Textocomentario"/>
      </w:pPr>
      <w:r>
        <w:rPr>
          <w:rStyle w:val="Refdecomentario"/>
        </w:rPr>
        <w:annotationRef/>
      </w:r>
      <w:r>
        <w:t>Cuantos participantes por cada uno de los tres tipos.</w:t>
      </w:r>
    </w:p>
  </w:comment>
  <w:comment w:id="2506" w:author="Luis Fernando Llanos Zavalaga" w:date="2018-07-10T15:19:00Z" w:initials="LFLZ">
    <w:p w14:paraId="44E275A9" w14:textId="3B53DC7F" w:rsidR="001828F5" w:rsidRDefault="001828F5">
      <w:pPr>
        <w:pStyle w:val="Textocomentario"/>
      </w:pPr>
      <w:r>
        <w:rPr>
          <w:rStyle w:val="Refdecomentario"/>
        </w:rPr>
        <w:annotationRef/>
      </w:r>
      <w:r>
        <w:t>En investigación cualitativa no se suelen llamar variables, sino dimensiones</w:t>
      </w:r>
    </w:p>
  </w:comment>
  <w:comment w:id="2579" w:author="Luis Fernando Llanos Zavalaga" w:date="2018-07-10T13:58:00Z" w:initials="LFLZ">
    <w:p w14:paraId="7ABA6449" w14:textId="4658450D" w:rsidR="001828F5" w:rsidRDefault="001828F5">
      <w:pPr>
        <w:pStyle w:val="Textocomentario"/>
      </w:pPr>
      <w:r>
        <w:rPr>
          <w:rStyle w:val="Refdecomentario"/>
        </w:rPr>
        <w:annotationRef/>
      </w:r>
      <w:r>
        <w:t>Si son tres usuarios por cada tipo, como tiene 21 entrevistas. Disculpe mi falta de comprensión de lo escrito</w:t>
      </w:r>
    </w:p>
  </w:comment>
  <w:comment w:id="2596" w:author="Luis Fernando Llanos Zavalaga" w:date="2018-07-10T15:00:00Z" w:initials="LFLZ">
    <w:p w14:paraId="479D9622" w14:textId="3E708F3A" w:rsidR="001828F5" w:rsidRDefault="001828F5">
      <w:pPr>
        <w:pStyle w:val="Textocomentario"/>
      </w:pPr>
      <w:r>
        <w:rPr>
          <w:rStyle w:val="Refdecomentario"/>
        </w:rPr>
        <w:annotationRef/>
      </w:r>
      <w:r>
        <w:t>Esta modificación de reclamos fue consensuada con las autoridades del país.</w:t>
      </w:r>
    </w:p>
  </w:comment>
  <w:comment w:id="2608" w:author="Luis Fernando Llanos Zavalaga" w:date="2018-07-10T16:07:00Z" w:initials="LFLZ">
    <w:p w14:paraId="19E28F52" w14:textId="77777777" w:rsidR="001828F5" w:rsidRDefault="001828F5" w:rsidP="00B170C5">
      <w:pPr>
        <w:pStyle w:val="Textocomentario"/>
      </w:pPr>
      <w:r>
        <w:rPr>
          <w:rStyle w:val="Refdecomentario"/>
        </w:rPr>
        <w:annotationRef/>
      </w:r>
      <w:r>
        <w:t xml:space="preserve">La metodología no describe el proceso como se hizo la reclasificación </w:t>
      </w:r>
    </w:p>
  </w:comment>
  <w:comment w:id="2780" w:author="Luis Fernando Llanos Zavalaga" w:date="2018-07-10T15:03:00Z" w:initials="LFLZ">
    <w:p w14:paraId="78322853" w14:textId="6E4C77AD" w:rsidR="001828F5" w:rsidRDefault="001828F5">
      <w:pPr>
        <w:pStyle w:val="Textocomentario"/>
      </w:pPr>
      <w:r>
        <w:rPr>
          <w:rStyle w:val="Refdecomentario"/>
        </w:rPr>
        <w:annotationRef/>
      </w:r>
      <w:r>
        <w:t>También se realizaron 21 entrevistas</w:t>
      </w:r>
    </w:p>
  </w:comment>
  <w:comment w:id="2883" w:author="Regina Casanova" w:date="2018-07-20T20:33:00Z" w:initials="RC">
    <w:p w14:paraId="0D2ED818" w14:textId="1AFE12E3" w:rsidR="001828F5" w:rsidRDefault="001828F5">
      <w:pPr>
        <w:pStyle w:val="Textocomentario"/>
      </w:pPr>
      <w:r>
        <w:rPr>
          <w:rStyle w:val="Refdecomentario"/>
        </w:rPr>
        <w:annotationRef/>
      </w:r>
      <w:r>
        <w:t>Con el consentimiento de la persona se utilizo este aplicativo informático para grabar blabla</w:t>
      </w:r>
    </w:p>
  </w:comment>
  <w:comment w:id="2884" w:author="Luis Fernando Llanos Zavalaga" w:date="2018-07-10T15:07:00Z" w:initials="LFLZ">
    <w:p w14:paraId="39817FBD" w14:textId="1FD3DDE7" w:rsidR="001828F5" w:rsidRDefault="001828F5">
      <w:pPr>
        <w:pStyle w:val="Textocomentario"/>
      </w:pPr>
      <w:r>
        <w:rPr>
          <w:rStyle w:val="Refdecomentario"/>
        </w:rPr>
        <w:annotationRef/>
      </w:r>
      <w:r>
        <w:t>Texto oculto?</w:t>
      </w:r>
    </w:p>
  </w:comment>
  <w:comment w:id="3221" w:author="Luis Fernando Llanos Zavalaga" w:date="2018-07-10T15:08:00Z" w:initials="LFLZ">
    <w:p w14:paraId="55146E9C" w14:textId="77777777" w:rsidR="001828F5" w:rsidRDefault="001828F5">
      <w:pPr>
        <w:pStyle w:val="Textocomentario"/>
      </w:pPr>
      <w:r>
        <w:rPr>
          <w:rStyle w:val="Refdecomentario"/>
        </w:rPr>
        <w:annotationRef/>
      </w:r>
      <w:r>
        <w:t>Si se utilizaron sujetos en la investigación.</w:t>
      </w:r>
    </w:p>
    <w:p w14:paraId="1DF4A32A" w14:textId="3D778566" w:rsidR="001828F5" w:rsidRDefault="001828F5">
      <w:pPr>
        <w:pStyle w:val="Textocomentario"/>
      </w:pPr>
      <w:r>
        <w:t>En consecuencia se requiere consentimiento informado y presentación y aprobación en el Comité Institucional de Ética de la UPCH</w:t>
      </w:r>
    </w:p>
  </w:comment>
  <w:comment w:id="3247" w:author="Luis Fernando Llanos Zavalaga" w:date="2018-07-10T15:13:00Z" w:initials="LFLZ">
    <w:p w14:paraId="1E3A0092" w14:textId="6B6B1C94" w:rsidR="001828F5" w:rsidRDefault="001828F5">
      <w:pPr>
        <w:pStyle w:val="Textocomentario"/>
      </w:pPr>
      <w:r>
        <w:rPr>
          <w:rStyle w:val="Refdecomentario"/>
        </w:rPr>
        <w:annotationRef/>
      </w:r>
      <w:r>
        <w:t>Algún detalle de los gestores?</w:t>
      </w:r>
    </w:p>
  </w:comment>
  <w:comment w:id="3246" w:author="Luis Fernando Llanos Zavalaga" w:date="2018-07-10T16:12:00Z" w:initials="LFLZ">
    <w:p w14:paraId="415D58AB" w14:textId="5958D031" w:rsidR="001828F5" w:rsidRDefault="001828F5">
      <w:pPr>
        <w:pStyle w:val="Textocomentario"/>
      </w:pPr>
      <w:r>
        <w:rPr>
          <w:rStyle w:val="Refdecomentario"/>
        </w:rPr>
        <w:annotationRef/>
      </w:r>
      <w:r>
        <w:t>Se debería contar con un perfil de edad, grado de instrucción y cargos de los entrevistados.</w:t>
      </w:r>
    </w:p>
  </w:comment>
  <w:comment w:id="3253" w:author="Luis Fernando Llanos Zavalaga" w:date="2018-07-10T15:18:00Z" w:initials="LFLZ">
    <w:p w14:paraId="45CC3B16" w14:textId="5037FD27" w:rsidR="001828F5" w:rsidRDefault="001828F5">
      <w:pPr>
        <w:pStyle w:val="Textocomentario"/>
      </w:pPr>
      <w:r>
        <w:rPr>
          <w:rStyle w:val="Refdecomentario"/>
        </w:rPr>
        <w:annotationRef/>
      </w:r>
      <w:r>
        <w:t>Debería haber opinión de los 3 grupos de actores para cada una de las dimensiones consideradas. Y se analiza comparando las similitudes y diferencias</w:t>
      </w:r>
    </w:p>
  </w:comment>
  <w:comment w:id="3440" w:author="Luis Fernando Llanos Zavalaga" w:date="2018-07-10T15:35:00Z" w:initials="LFLZ">
    <w:p w14:paraId="0EF79CE2" w14:textId="42E109B8" w:rsidR="001828F5" w:rsidRDefault="001828F5">
      <w:pPr>
        <w:pStyle w:val="Textocomentario"/>
      </w:pPr>
      <w:r>
        <w:rPr>
          <w:rStyle w:val="Refdecomentario"/>
        </w:rPr>
        <w:annotationRef/>
      </w:r>
      <w:r>
        <w:t xml:space="preserve">Esta parte está más ordenada pero sin comparación </w:t>
      </w:r>
    </w:p>
  </w:comment>
  <w:comment w:id="3658" w:author="Regina Casanova" w:date="2018-07-20T20:30:00Z" w:initials="RC">
    <w:p w14:paraId="3FEB5E24" w14:textId="43875675" w:rsidR="001828F5" w:rsidRDefault="001828F5">
      <w:pPr>
        <w:pStyle w:val="Textocomentario"/>
      </w:pPr>
      <w:r>
        <w:rPr>
          <w:rStyle w:val="Refdecomentario"/>
        </w:rPr>
        <w:annotationRef/>
      </w:r>
    </w:p>
  </w:comment>
  <w:comment w:id="3666" w:author="Luis Fernando Llanos Zavalaga" w:date="2018-07-10T15:48:00Z" w:initials="LFLZ">
    <w:p w14:paraId="6A7E1532" w14:textId="2C70CE2D" w:rsidR="001828F5" w:rsidRDefault="001828F5">
      <w:pPr>
        <w:pStyle w:val="Textocomentario"/>
      </w:pPr>
      <w:r>
        <w:rPr>
          <w:rStyle w:val="Refdecomentario"/>
        </w:rPr>
        <w:annotationRef/>
      </w:r>
      <w:r>
        <w:t>Llama la atención que estas tablas (el contenido de las mismas) no están en la descripción de los resultados</w:t>
      </w:r>
    </w:p>
  </w:comment>
  <w:comment w:id="4578" w:author="Regina Casanova" w:date="2018-07-23T20:17:00Z" w:initials="RC">
    <w:p w14:paraId="026DB00F" w14:textId="6A60ADD2" w:rsidR="001828F5" w:rsidRDefault="001828F5">
      <w:pPr>
        <w:pStyle w:val="Textocomentario"/>
      </w:pPr>
      <w:r>
        <w:rPr>
          <w:rStyle w:val="Refdecomentario"/>
        </w:rPr>
        <w:annotationRef/>
      </w:r>
      <w:r>
        <w:t>Mover la metodología hecha hacia la sección de meodologia</w:t>
      </w:r>
    </w:p>
  </w:comment>
  <w:comment w:id="4580" w:author="Luis Fernando Llanos Zavalaga" w:date="2018-07-10T16:07:00Z" w:initials="LFLZ">
    <w:p w14:paraId="65F42962" w14:textId="71E3ED18" w:rsidR="001828F5" w:rsidRDefault="001828F5">
      <w:pPr>
        <w:pStyle w:val="Textocomentario"/>
      </w:pPr>
      <w:r>
        <w:rPr>
          <w:rStyle w:val="Refdecomentario"/>
        </w:rPr>
        <w:annotationRef/>
      </w:r>
      <w:r>
        <w:t xml:space="preserve">La metodología no describe el proceso como se hizo la reclasificación </w:t>
      </w:r>
    </w:p>
  </w:comment>
  <w:comment w:id="5810" w:author="Regina Casanova" w:date="2018-07-23T20:17:00Z" w:initials="RC">
    <w:p w14:paraId="6E238BF7" w14:textId="77777777" w:rsidR="001828F5" w:rsidRDefault="001828F5" w:rsidP="00AB78DE">
      <w:pPr>
        <w:pStyle w:val="Textocomentario"/>
      </w:pPr>
      <w:r>
        <w:rPr>
          <w:rStyle w:val="Refdecomentario"/>
        </w:rPr>
        <w:annotationRef/>
      </w:r>
      <w:r>
        <w:t>Mover la metodología hecha hacia la sección de meodologia</w:t>
      </w:r>
    </w:p>
  </w:comment>
  <w:comment w:id="6117" w:author="Microsoft Office User" w:date="2018-07-04T13:49:00Z" w:initials="Office">
    <w:p w14:paraId="5DA947DB" w14:textId="20106A15" w:rsidR="001828F5" w:rsidRDefault="001828F5">
      <w:pPr>
        <w:pStyle w:val="Textocomentario"/>
      </w:pPr>
      <w:r>
        <w:rPr>
          <w:rStyle w:val="Refdecomentario"/>
        </w:rPr>
        <w:annotationRef/>
      </w:r>
      <w:r>
        <w:t>Aplicativo informático</w:t>
      </w:r>
    </w:p>
    <w:p w14:paraId="17F6E8C2" w14:textId="42368622" w:rsidR="001828F5" w:rsidRDefault="001828F5">
      <w:pPr>
        <w:pStyle w:val="Textocomentario"/>
      </w:pPr>
    </w:p>
  </w:comment>
  <w:comment w:id="6363" w:author="Microsoft Office User" w:date="2018-07-04T13:50:00Z" w:initials="Office">
    <w:p w14:paraId="05DEABFE" w14:textId="77777777" w:rsidR="001828F5" w:rsidRDefault="001828F5">
      <w:pPr>
        <w:pStyle w:val="Textocomentario"/>
      </w:pPr>
      <w:r>
        <w:rPr>
          <w:rStyle w:val="Refdecomentario"/>
        </w:rPr>
        <w:annotationRef/>
      </w:r>
      <w:r>
        <w:t>Sin tilde</w:t>
      </w:r>
    </w:p>
    <w:p w14:paraId="4069062C" w14:textId="4A78DA35" w:rsidR="001828F5" w:rsidRDefault="001828F5">
      <w:pPr>
        <w:pStyle w:val="Textocomentario"/>
      </w:pPr>
    </w:p>
  </w:comment>
  <w:comment w:id="6429" w:author="Luis Fernando Llanos Zavalaga" w:date="2018-07-10T16:52:00Z" w:initials="LFLZ">
    <w:p w14:paraId="6EE0ADD3" w14:textId="77777777" w:rsidR="001828F5" w:rsidRDefault="001828F5">
      <w:pPr>
        <w:pStyle w:val="Textocomentario"/>
      </w:pPr>
      <w:r>
        <w:rPr>
          <w:rStyle w:val="Refdecomentario"/>
        </w:rPr>
        <w:annotationRef/>
      </w:r>
      <w:r>
        <w:t>Se da cuenta que sus conclusiones están distantes de sus objetivos y del propósito de la investigación?</w:t>
      </w:r>
    </w:p>
    <w:p w14:paraId="164AA436" w14:textId="77777777" w:rsidR="001828F5" w:rsidRDefault="001828F5">
      <w:pPr>
        <w:pStyle w:val="Textocomentario"/>
      </w:pPr>
    </w:p>
    <w:p w14:paraId="67CCB9BC" w14:textId="0A76DE42" w:rsidR="001828F5" w:rsidRDefault="001828F5">
      <w:pPr>
        <w:pStyle w:val="Textocomentario"/>
      </w:pPr>
      <w:r>
        <w:t>Las conclusiones y recomendaciones deberían ser numeradas.</w:t>
      </w:r>
    </w:p>
  </w:comment>
  <w:comment w:id="6467" w:author="Luis Fernando Llanos Zavalaga" w:date="2018-07-10T16:47:00Z" w:initials="LFLZ">
    <w:p w14:paraId="63E359CF" w14:textId="331FF3F1" w:rsidR="001828F5" w:rsidRDefault="001828F5">
      <w:pPr>
        <w:pStyle w:val="Textocomentario"/>
      </w:pPr>
      <w:r>
        <w:rPr>
          <w:rStyle w:val="Refdecomentario"/>
        </w:rPr>
        <w:annotationRef/>
      </w:r>
      <w:r>
        <w:t>Cómo comprobó la utilidad?</w:t>
      </w:r>
    </w:p>
  </w:comment>
  <w:comment w:id="6477" w:author="Luis Fernando Llanos Zavalaga" w:date="2018-07-10T16:47:00Z" w:initials="LFLZ">
    <w:p w14:paraId="1A1F1E4A" w14:textId="5598F3C5" w:rsidR="001828F5" w:rsidRDefault="001828F5">
      <w:pPr>
        <w:pStyle w:val="Textocomentario"/>
      </w:pPr>
      <w:r>
        <w:rPr>
          <w:rStyle w:val="Refdecomentario"/>
        </w:rPr>
        <w:annotationRef/>
      </w:r>
      <w:r>
        <w:t>Esto no era parte de su estudio y se convierte en un ítem importante?</w:t>
      </w:r>
    </w:p>
    <w:p w14:paraId="6BDE24B0" w14:textId="6205F89A" w:rsidR="001828F5" w:rsidRDefault="001828F5">
      <w:pPr>
        <w:pStyle w:val="Textocomentario"/>
      </w:pPr>
    </w:p>
  </w:comment>
  <w:comment w:id="6654" w:author="Luis Fernando Llanos Zavalaga" w:date="2018-07-10T17:00:00Z" w:initials="LFLZ">
    <w:p w14:paraId="646205BD" w14:textId="58CF834F" w:rsidR="001828F5" w:rsidRDefault="001828F5">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57FC9" w15:done="0"/>
  <w15:commentEx w15:paraId="3D0A5AC8" w15:done="0"/>
  <w15:commentEx w15:paraId="7B2B897A" w15:done="0"/>
  <w15:commentEx w15:paraId="64801441" w15:done="0"/>
  <w15:commentEx w15:paraId="56320D69" w15:done="0"/>
  <w15:commentEx w15:paraId="0E46E386" w15:done="0"/>
  <w15:commentEx w15:paraId="136C6E96" w15:done="0"/>
  <w15:commentEx w15:paraId="170E7FC2" w15:done="0"/>
  <w15:commentEx w15:paraId="0F287FE5" w15:done="0"/>
  <w15:commentEx w15:paraId="217FEFD1" w15:done="0"/>
  <w15:commentEx w15:paraId="6F3D69B2" w15:done="0"/>
  <w15:commentEx w15:paraId="5944AE15" w15:done="0"/>
  <w15:commentEx w15:paraId="56323B43" w15:done="0"/>
  <w15:commentEx w15:paraId="2D83E5C2" w15:done="0"/>
  <w15:commentEx w15:paraId="7477FF2C" w15:done="0"/>
  <w15:commentEx w15:paraId="1FA89A4E" w15:done="0"/>
  <w15:commentEx w15:paraId="4D5F77A3" w15:done="0"/>
  <w15:commentEx w15:paraId="7C7CE78C" w15:done="0"/>
  <w15:commentEx w15:paraId="52EA9D2E" w15:done="0"/>
  <w15:commentEx w15:paraId="2248DF80" w15:done="0"/>
  <w15:commentEx w15:paraId="5798C53F" w15:done="0"/>
  <w15:commentEx w15:paraId="158415D2" w15:done="0"/>
  <w15:commentEx w15:paraId="57CF6C40" w15:done="0"/>
  <w15:commentEx w15:paraId="4B78C06C" w15:done="0"/>
  <w15:commentEx w15:paraId="79B4BDEE" w15:done="0"/>
  <w15:commentEx w15:paraId="44E275A9" w15:done="0"/>
  <w15:commentEx w15:paraId="7ABA6449" w15:done="0"/>
  <w15:commentEx w15:paraId="479D9622" w15:done="0"/>
  <w15:commentEx w15:paraId="19E28F52" w15:done="0"/>
  <w15:commentEx w15:paraId="78322853" w15:done="0"/>
  <w15:commentEx w15:paraId="0D2ED818" w15:done="0"/>
  <w15:commentEx w15:paraId="39817FBD" w15:done="0"/>
  <w15:commentEx w15:paraId="1DF4A32A" w15:done="0"/>
  <w15:commentEx w15:paraId="1E3A0092" w15:done="0"/>
  <w15:commentEx w15:paraId="415D58AB" w15:done="0"/>
  <w15:commentEx w15:paraId="45CC3B16" w15:done="0"/>
  <w15:commentEx w15:paraId="0EF79CE2" w15:done="0"/>
  <w15:commentEx w15:paraId="3FEB5E24" w15:done="0"/>
  <w15:commentEx w15:paraId="6A7E1532" w15:done="0"/>
  <w15:commentEx w15:paraId="026DB00F" w15:done="0"/>
  <w15:commentEx w15:paraId="65F42962" w15:done="0"/>
  <w15:commentEx w15:paraId="6E238BF7" w15:done="0"/>
  <w15:commentEx w15:paraId="17F6E8C2" w15:done="0"/>
  <w15:commentEx w15:paraId="4069062C" w15:done="0"/>
  <w15:commentEx w15:paraId="67CCB9BC" w15:done="0"/>
  <w15:commentEx w15:paraId="63E359CF" w15:done="0"/>
  <w15:commentEx w15:paraId="6BDE24B0" w15:done="0"/>
  <w15:commentEx w15:paraId="646205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57FC9" w16cid:durableId="1EEF23E1"/>
  <w16cid:commentId w16cid:paraId="3D0A5AC8" w16cid:durableId="1EEF2513"/>
  <w16cid:commentId w16cid:paraId="7B2B897A" w16cid:durableId="1EEF2675"/>
  <w16cid:commentId w16cid:paraId="64801441" w16cid:durableId="1EEF278D"/>
  <w16cid:commentId w16cid:paraId="56320D69" w16cid:durableId="1EEF27BD"/>
  <w16cid:commentId w16cid:paraId="0E46E386" w16cid:durableId="1EFEFDBF"/>
  <w16cid:commentId w16cid:paraId="136C6E96" w16cid:durableId="1EFEFE03"/>
  <w16cid:commentId w16cid:paraId="170E7FC2" w16cid:durableId="1EEF2974"/>
  <w16cid:commentId w16cid:paraId="0F287FE5" w16cid:durableId="1EFEFD9A"/>
  <w16cid:commentId w16cid:paraId="217FEFD1" w16cid:durableId="1EEF29E8"/>
  <w16cid:commentId w16cid:paraId="6F3D69B2" w16cid:durableId="1EEF2BC1"/>
  <w16cid:commentId w16cid:paraId="5944AE15" w16cid:durableId="1EEF3247"/>
  <w16cid:commentId w16cid:paraId="56323B43" w16cid:durableId="1EEF3279"/>
  <w16cid:commentId w16cid:paraId="2D83E5C2" w16cid:durableId="1EEF32DB"/>
  <w16cid:commentId w16cid:paraId="7477FF2C" w16cid:durableId="1EEF3389"/>
  <w16cid:commentId w16cid:paraId="1FA89A4E" w16cid:durableId="1EFF673F"/>
  <w16cid:commentId w16cid:paraId="4D5F77A3" w16cid:durableId="1EFF673E"/>
  <w16cid:commentId w16cid:paraId="7C7CE78C" w16cid:durableId="1EEB3AE9"/>
  <w16cid:commentId w16cid:paraId="52EA9D2E" w16cid:durableId="1EEF3704"/>
  <w16cid:commentId w16cid:paraId="2248DF80" w16cid:durableId="1EFCC78D"/>
  <w16cid:commentId w16cid:paraId="5798C53F" w16cid:durableId="1EEF37A1"/>
  <w16cid:commentId w16cid:paraId="158415D2" w16cid:durableId="1EEF37E5"/>
  <w16cid:commentId w16cid:paraId="57CF6C40" w16cid:durableId="1EFF6E3D"/>
  <w16cid:commentId w16cid:paraId="4B78C06C" w16cid:durableId="1EFF6E3C"/>
  <w16cid:commentId w16cid:paraId="44E275A9" w16cid:durableId="1EEF4CFB"/>
  <w16cid:commentId w16cid:paraId="7ABA6449" w16cid:durableId="1EEF3A09"/>
  <w16cid:commentId w16cid:paraId="479D9622" w16cid:durableId="1EEF488F"/>
  <w16cid:commentId w16cid:paraId="19E28F52" w16cid:durableId="1F083754"/>
  <w16cid:commentId w16cid:paraId="0D2ED818" w16cid:durableId="1EFCC5A1"/>
  <w16cid:commentId w16cid:paraId="39817FBD" w16cid:durableId="1EEF4A18"/>
  <w16cid:commentId w16cid:paraId="1DF4A32A" w16cid:durableId="1EEF4A6D"/>
  <w16cid:commentId w16cid:paraId="1E3A0092" w16cid:durableId="1EEF4B84"/>
  <w16cid:commentId w16cid:paraId="415D58AB" w16cid:durableId="1EEF597D"/>
  <w16cid:commentId w16cid:paraId="45CC3B16" w16cid:durableId="1EEF4CBD"/>
  <w16cid:commentId w16cid:paraId="0EF79CE2" w16cid:durableId="1EEF50C7"/>
  <w16cid:commentId w16cid:paraId="3FEB5E24" w16cid:durableId="1EFCC502"/>
  <w16cid:commentId w16cid:paraId="6A7E1532" w16cid:durableId="1EEF53CF"/>
  <w16cid:commentId w16cid:paraId="026DB00F" w16cid:durableId="1F00B663"/>
  <w16cid:commentId w16cid:paraId="65F42962" w16cid:durableId="1EEF5830"/>
  <w16cid:commentId w16cid:paraId="6E238BF7" w16cid:durableId="1F083BCB"/>
  <w16cid:commentId w16cid:paraId="17F6E8C2" w16cid:durableId="1EEB3AEA"/>
  <w16cid:commentId w16cid:paraId="4069062C" w16cid:durableId="1EEB3AEB"/>
  <w16cid:commentId w16cid:paraId="67CCB9BC" w16cid:durableId="1EEF62BB"/>
  <w16cid:commentId w16cid:paraId="6BDE24B0" w16cid:durableId="1EEF61A3"/>
  <w16cid:commentId w16cid:paraId="646205BD" w16cid:durableId="1EEF6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27E0A" w14:textId="77777777" w:rsidR="00DB4034" w:rsidRDefault="00DB4034" w:rsidP="00F27EDB">
      <w:r>
        <w:separator/>
      </w:r>
    </w:p>
  </w:endnote>
  <w:endnote w:type="continuationSeparator" w:id="0">
    <w:p w14:paraId="379E073F" w14:textId="77777777" w:rsidR="00DB4034" w:rsidRDefault="00DB4034"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1828F5" w:rsidRDefault="001828F5"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1828F5" w:rsidRDefault="001828F5"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1828F5" w:rsidRDefault="001828F5"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122</w:t>
        </w:r>
        <w:r>
          <w:rPr>
            <w:rStyle w:val="Nmerodepgina"/>
          </w:rPr>
          <w:fldChar w:fldCharType="end"/>
        </w:r>
      </w:p>
    </w:sdtContent>
  </w:sdt>
  <w:p w14:paraId="6F20C788" w14:textId="77777777" w:rsidR="001828F5" w:rsidRDefault="001828F5"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1828F5" w:rsidRDefault="001828F5"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69</w:t>
        </w:r>
        <w:r>
          <w:rPr>
            <w:rStyle w:val="Nmerodepgina"/>
          </w:rPr>
          <w:fldChar w:fldCharType="end"/>
        </w:r>
      </w:p>
    </w:sdtContent>
  </w:sdt>
  <w:p w14:paraId="69AECFD0" w14:textId="77777777" w:rsidR="001828F5" w:rsidRDefault="001828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31BB6" w14:textId="77777777" w:rsidR="00DB4034" w:rsidRDefault="00DB4034" w:rsidP="00F27EDB">
      <w:r>
        <w:separator/>
      </w:r>
    </w:p>
  </w:footnote>
  <w:footnote w:type="continuationSeparator" w:id="0">
    <w:p w14:paraId="58787F40" w14:textId="77777777" w:rsidR="00DB4034" w:rsidRDefault="00DB4034"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265162"/>
    <w:multiLevelType w:val="hybridMultilevel"/>
    <w:tmpl w:val="77D6E5C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2"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5"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4F8560CC"/>
    <w:multiLevelType w:val="hybridMultilevel"/>
    <w:tmpl w:val="C5CA74D6"/>
    <w:lvl w:ilvl="0" w:tplc="280A0013">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8"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1" w15:restartNumberingAfterBreak="0">
    <w:nsid w:val="6A9F1381"/>
    <w:multiLevelType w:val="hybridMultilevel"/>
    <w:tmpl w:val="FE360F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34"/>
  </w:num>
  <w:num w:numId="4">
    <w:abstractNumId w:val="35"/>
  </w:num>
  <w:num w:numId="5">
    <w:abstractNumId w:val="26"/>
  </w:num>
  <w:num w:numId="6">
    <w:abstractNumId w:val="0"/>
  </w:num>
  <w:num w:numId="7">
    <w:abstractNumId w:val="26"/>
    <w:lvlOverride w:ilvl="0">
      <w:startOverride w:val="1"/>
    </w:lvlOverride>
  </w:num>
  <w:num w:numId="8">
    <w:abstractNumId w:val="26"/>
    <w:lvlOverride w:ilvl="0">
      <w:startOverride w:val="1"/>
    </w:lvlOverride>
  </w:num>
  <w:num w:numId="9">
    <w:abstractNumId w:val="26"/>
    <w:lvlOverride w:ilvl="0">
      <w:startOverride w:val="1"/>
    </w:lvlOverride>
  </w:num>
  <w:num w:numId="10">
    <w:abstractNumId w:val="26"/>
    <w:lvlOverride w:ilvl="0">
      <w:startOverride w:val="1"/>
    </w:lvlOverride>
  </w:num>
  <w:num w:numId="11">
    <w:abstractNumId w:val="26"/>
    <w:lvlOverride w:ilvl="0">
      <w:startOverride w:val="1"/>
    </w:lvlOverride>
  </w:num>
  <w:num w:numId="12">
    <w:abstractNumId w:val="30"/>
  </w:num>
  <w:num w:numId="13">
    <w:abstractNumId w:val="24"/>
  </w:num>
  <w:num w:numId="14">
    <w:abstractNumId w:val="16"/>
  </w:num>
  <w:num w:numId="15">
    <w:abstractNumId w:val="24"/>
    <w:lvlOverride w:ilvl="0">
      <w:startOverride w:val="1"/>
    </w:lvlOverride>
  </w:num>
  <w:num w:numId="16">
    <w:abstractNumId w:val="16"/>
    <w:lvlOverride w:ilvl="0">
      <w:startOverride w:val="1"/>
    </w:lvlOverride>
  </w:num>
  <w:num w:numId="17">
    <w:abstractNumId w:val="15"/>
  </w:num>
  <w:num w:numId="18">
    <w:abstractNumId w:val="27"/>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8"/>
  </w:num>
  <w:num w:numId="25">
    <w:abstractNumId w:val="13"/>
  </w:num>
  <w:num w:numId="26">
    <w:abstractNumId w:val="17"/>
  </w:num>
  <w:num w:numId="27">
    <w:abstractNumId w:val="21"/>
  </w:num>
  <w:num w:numId="28">
    <w:abstractNumId w:val="7"/>
  </w:num>
  <w:num w:numId="29">
    <w:abstractNumId w:val="24"/>
    <w:lvlOverride w:ilvl="0">
      <w:startOverride w:val="1"/>
    </w:lvlOverride>
  </w:num>
  <w:num w:numId="30">
    <w:abstractNumId w:val="22"/>
  </w:num>
  <w:num w:numId="31">
    <w:abstractNumId w:val="9"/>
  </w:num>
  <w:num w:numId="32">
    <w:abstractNumId w:val="8"/>
  </w:num>
  <w:num w:numId="33">
    <w:abstractNumId w:val="19"/>
  </w:num>
  <w:num w:numId="34">
    <w:abstractNumId w:val="10"/>
  </w:num>
  <w:num w:numId="35">
    <w:abstractNumId w:val="29"/>
  </w:num>
  <w:num w:numId="36">
    <w:abstractNumId w:val="26"/>
    <w:lvlOverride w:ilvl="0">
      <w:startOverride w:val="1"/>
    </w:lvlOverride>
  </w:num>
  <w:num w:numId="37">
    <w:abstractNumId w:val="6"/>
  </w:num>
  <w:num w:numId="38">
    <w:abstractNumId w:val="4"/>
  </w:num>
  <w:num w:numId="39">
    <w:abstractNumId w:val="36"/>
  </w:num>
  <w:num w:numId="40">
    <w:abstractNumId w:val="14"/>
  </w:num>
  <w:num w:numId="41">
    <w:abstractNumId w:val="33"/>
  </w:num>
  <w:num w:numId="42">
    <w:abstractNumId w:val="23"/>
  </w:num>
  <w:num w:numId="43">
    <w:abstractNumId w:val="11"/>
  </w:num>
  <w:num w:numId="44">
    <w:abstractNumId w:val="32"/>
  </w:num>
  <w:num w:numId="45">
    <w:abstractNumId w:val="24"/>
    <w:lvlOverride w:ilvl="0">
      <w:startOverride w:val="1"/>
    </w:lvlOverride>
  </w:num>
  <w:num w:numId="46">
    <w:abstractNumId w:val="12"/>
  </w:num>
  <w:num w:numId="47">
    <w:abstractNumId w:val="26"/>
    <w:lvlOverride w:ilvl="0">
      <w:startOverride w:val="1"/>
    </w:lvlOverride>
  </w:num>
  <w:num w:numId="48">
    <w:abstractNumId w:val="18"/>
  </w:num>
  <w:num w:numId="49">
    <w:abstractNumId w:val="26"/>
    <w:lvlOverride w:ilvl="0">
      <w:startOverride w:val="1"/>
    </w:lvlOverride>
  </w:num>
  <w:num w:numId="50">
    <w:abstractNumId w:val="26"/>
    <w:lvlOverride w:ilvl="0">
      <w:startOverride w:val="1"/>
    </w:lvlOverride>
  </w:num>
  <w:num w:numId="51">
    <w:abstractNumId w:val="31"/>
  </w:num>
  <w:num w:numId="52">
    <w:abstractNumId w:val="26"/>
    <w:lvlOverride w:ilvl="0">
      <w:startOverride w:val="1"/>
    </w:lvlOverride>
  </w:num>
  <w:num w:numId="53">
    <w:abstractNumId w:val="26"/>
    <w:lvlOverride w:ilvl="0">
      <w:startOverride w:val="1"/>
    </w:lvlOverride>
  </w:num>
  <w:num w:numId="54">
    <w:abstractNumId w:val="26"/>
    <w:lvlOverride w:ilvl="0">
      <w:startOverride w:val="1"/>
    </w:lvlOverride>
  </w:num>
  <w:num w:numId="55">
    <w:abstractNumId w:val="26"/>
    <w:lvlOverride w:ilvl="0">
      <w:startOverride w:val="1"/>
    </w:lvlOverride>
  </w:num>
  <w:num w:numId="56">
    <w:abstractNumId w:val="20"/>
  </w:num>
  <w:num w:numId="57">
    <w:abstractNumId w:val="24"/>
    <w:lvlOverride w:ilvl="0">
      <w:startOverride w:val="1"/>
    </w:lvlOverride>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rson w15:author="Luis Fernando Llanos Zavalaga">
    <w15:presenceInfo w15:providerId="AD" w15:userId="S-1-5-21-1969101149-2520598274-2667265164-18180"/>
  </w15:person>
  <w15:person w15:author="Microsoft Office User">
    <w15:presenceInfo w15:providerId="None" w15:userId="Microsoft Office User"/>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605"/>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39E6"/>
    <w:rsid w:val="00085E4C"/>
    <w:rsid w:val="000915BE"/>
    <w:rsid w:val="00092B6C"/>
    <w:rsid w:val="0009502F"/>
    <w:rsid w:val="000964E4"/>
    <w:rsid w:val="000969F2"/>
    <w:rsid w:val="000979A8"/>
    <w:rsid w:val="000A0C44"/>
    <w:rsid w:val="000A0F91"/>
    <w:rsid w:val="000A2EE5"/>
    <w:rsid w:val="000A31C1"/>
    <w:rsid w:val="000A482B"/>
    <w:rsid w:val="000A513D"/>
    <w:rsid w:val="000A63D0"/>
    <w:rsid w:val="000B09E3"/>
    <w:rsid w:val="000B2605"/>
    <w:rsid w:val="000B2CED"/>
    <w:rsid w:val="000B37FE"/>
    <w:rsid w:val="000B5E7F"/>
    <w:rsid w:val="000B6BB1"/>
    <w:rsid w:val="000C06DC"/>
    <w:rsid w:val="000C0B08"/>
    <w:rsid w:val="000C3480"/>
    <w:rsid w:val="000C417A"/>
    <w:rsid w:val="000C5578"/>
    <w:rsid w:val="000C743D"/>
    <w:rsid w:val="000C7FB6"/>
    <w:rsid w:val="000D16CA"/>
    <w:rsid w:val="000D3B53"/>
    <w:rsid w:val="000D4362"/>
    <w:rsid w:val="000D4457"/>
    <w:rsid w:val="000D4ACE"/>
    <w:rsid w:val="000D4C8E"/>
    <w:rsid w:val="000D5FF5"/>
    <w:rsid w:val="000D6AC8"/>
    <w:rsid w:val="000D6FCB"/>
    <w:rsid w:val="000D7A7B"/>
    <w:rsid w:val="000E179A"/>
    <w:rsid w:val="000E1E11"/>
    <w:rsid w:val="000E3233"/>
    <w:rsid w:val="000E42B4"/>
    <w:rsid w:val="000E6EA6"/>
    <w:rsid w:val="000E785E"/>
    <w:rsid w:val="000E7E6C"/>
    <w:rsid w:val="000E7F05"/>
    <w:rsid w:val="000F1D53"/>
    <w:rsid w:val="000F6214"/>
    <w:rsid w:val="000F66CB"/>
    <w:rsid w:val="000F72A9"/>
    <w:rsid w:val="001052D5"/>
    <w:rsid w:val="00105CAF"/>
    <w:rsid w:val="00107D4D"/>
    <w:rsid w:val="00107D89"/>
    <w:rsid w:val="00110EAA"/>
    <w:rsid w:val="00113117"/>
    <w:rsid w:val="001144DA"/>
    <w:rsid w:val="0011467B"/>
    <w:rsid w:val="00114C1C"/>
    <w:rsid w:val="00114D64"/>
    <w:rsid w:val="0011567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2054"/>
    <w:rsid w:val="00172339"/>
    <w:rsid w:val="00172756"/>
    <w:rsid w:val="00172C25"/>
    <w:rsid w:val="00172F6D"/>
    <w:rsid w:val="00173C5D"/>
    <w:rsid w:val="001771B4"/>
    <w:rsid w:val="001775D4"/>
    <w:rsid w:val="0017760B"/>
    <w:rsid w:val="001828F5"/>
    <w:rsid w:val="001829D5"/>
    <w:rsid w:val="00187A0F"/>
    <w:rsid w:val="001915AB"/>
    <w:rsid w:val="001930FF"/>
    <w:rsid w:val="00193DA2"/>
    <w:rsid w:val="001951C0"/>
    <w:rsid w:val="00196A3E"/>
    <w:rsid w:val="001973FF"/>
    <w:rsid w:val="001B02E5"/>
    <w:rsid w:val="001B0425"/>
    <w:rsid w:val="001B08CA"/>
    <w:rsid w:val="001B0B1C"/>
    <w:rsid w:val="001B1619"/>
    <w:rsid w:val="001B3D7F"/>
    <w:rsid w:val="001B5E34"/>
    <w:rsid w:val="001B7C61"/>
    <w:rsid w:val="001C1FCB"/>
    <w:rsid w:val="001C33EF"/>
    <w:rsid w:val="001C749D"/>
    <w:rsid w:val="001D0A70"/>
    <w:rsid w:val="001D1508"/>
    <w:rsid w:val="001D2091"/>
    <w:rsid w:val="001D23EF"/>
    <w:rsid w:val="001D39BC"/>
    <w:rsid w:val="001D4370"/>
    <w:rsid w:val="001D45D1"/>
    <w:rsid w:val="001D51B6"/>
    <w:rsid w:val="001E0F71"/>
    <w:rsid w:val="001E2FF3"/>
    <w:rsid w:val="001E3A11"/>
    <w:rsid w:val="001E4E2F"/>
    <w:rsid w:val="001E4FB2"/>
    <w:rsid w:val="001E5060"/>
    <w:rsid w:val="001E7F94"/>
    <w:rsid w:val="001F11E4"/>
    <w:rsid w:val="001F35E9"/>
    <w:rsid w:val="001F439D"/>
    <w:rsid w:val="001F444B"/>
    <w:rsid w:val="001F6250"/>
    <w:rsid w:val="0020046F"/>
    <w:rsid w:val="00201302"/>
    <w:rsid w:val="002022AD"/>
    <w:rsid w:val="00203952"/>
    <w:rsid w:val="00205058"/>
    <w:rsid w:val="0020660A"/>
    <w:rsid w:val="0021070B"/>
    <w:rsid w:val="002111CC"/>
    <w:rsid w:val="00211937"/>
    <w:rsid w:val="00211C53"/>
    <w:rsid w:val="00212ACA"/>
    <w:rsid w:val="002171FF"/>
    <w:rsid w:val="002176C2"/>
    <w:rsid w:val="002257DE"/>
    <w:rsid w:val="0023033B"/>
    <w:rsid w:val="0023346B"/>
    <w:rsid w:val="002338BE"/>
    <w:rsid w:val="00234025"/>
    <w:rsid w:val="002358C4"/>
    <w:rsid w:val="00235D28"/>
    <w:rsid w:val="0023722D"/>
    <w:rsid w:val="00240847"/>
    <w:rsid w:val="002416FB"/>
    <w:rsid w:val="00241C1B"/>
    <w:rsid w:val="0024447F"/>
    <w:rsid w:val="00244D96"/>
    <w:rsid w:val="00245746"/>
    <w:rsid w:val="00245C73"/>
    <w:rsid w:val="002479F9"/>
    <w:rsid w:val="0025023D"/>
    <w:rsid w:val="00250481"/>
    <w:rsid w:val="002519AB"/>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6153"/>
    <w:rsid w:val="002973BF"/>
    <w:rsid w:val="002A04BE"/>
    <w:rsid w:val="002A04E6"/>
    <w:rsid w:val="002A0B74"/>
    <w:rsid w:val="002A1ED5"/>
    <w:rsid w:val="002A2AA7"/>
    <w:rsid w:val="002A5D24"/>
    <w:rsid w:val="002A64C2"/>
    <w:rsid w:val="002A7D6F"/>
    <w:rsid w:val="002B2FD0"/>
    <w:rsid w:val="002B3332"/>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3FFC"/>
    <w:rsid w:val="00304B16"/>
    <w:rsid w:val="00307AAF"/>
    <w:rsid w:val="00311665"/>
    <w:rsid w:val="003119A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5AD"/>
    <w:rsid w:val="003C4BE1"/>
    <w:rsid w:val="003C6D57"/>
    <w:rsid w:val="003C6FC8"/>
    <w:rsid w:val="003D138E"/>
    <w:rsid w:val="003D1C84"/>
    <w:rsid w:val="003D4A45"/>
    <w:rsid w:val="003D69FB"/>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F2FF9"/>
    <w:rsid w:val="004F498A"/>
    <w:rsid w:val="004F4C96"/>
    <w:rsid w:val="004F4F11"/>
    <w:rsid w:val="004F5FC2"/>
    <w:rsid w:val="005020F5"/>
    <w:rsid w:val="00503F22"/>
    <w:rsid w:val="00506586"/>
    <w:rsid w:val="005102F5"/>
    <w:rsid w:val="00510903"/>
    <w:rsid w:val="0051122E"/>
    <w:rsid w:val="0051146D"/>
    <w:rsid w:val="0051206E"/>
    <w:rsid w:val="00512E65"/>
    <w:rsid w:val="00513B68"/>
    <w:rsid w:val="00515D2C"/>
    <w:rsid w:val="00515F83"/>
    <w:rsid w:val="00520759"/>
    <w:rsid w:val="00520AF5"/>
    <w:rsid w:val="005216C4"/>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3A8A"/>
    <w:rsid w:val="0056558B"/>
    <w:rsid w:val="00566142"/>
    <w:rsid w:val="00566941"/>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956FA"/>
    <w:rsid w:val="005A093A"/>
    <w:rsid w:val="005A170E"/>
    <w:rsid w:val="005A2176"/>
    <w:rsid w:val="005A27E6"/>
    <w:rsid w:val="005A2C4B"/>
    <w:rsid w:val="005A6A46"/>
    <w:rsid w:val="005B2AAD"/>
    <w:rsid w:val="005B5307"/>
    <w:rsid w:val="005B5AD7"/>
    <w:rsid w:val="005B7537"/>
    <w:rsid w:val="005C0380"/>
    <w:rsid w:val="005C064B"/>
    <w:rsid w:val="005C0A84"/>
    <w:rsid w:val="005C0CEB"/>
    <w:rsid w:val="005C14ED"/>
    <w:rsid w:val="005C22CE"/>
    <w:rsid w:val="005C3ACB"/>
    <w:rsid w:val="005C420B"/>
    <w:rsid w:val="005C4969"/>
    <w:rsid w:val="005C529A"/>
    <w:rsid w:val="005C6825"/>
    <w:rsid w:val="005C71C1"/>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4071"/>
    <w:rsid w:val="00604B0B"/>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25E59"/>
    <w:rsid w:val="00630088"/>
    <w:rsid w:val="006305D4"/>
    <w:rsid w:val="0063061D"/>
    <w:rsid w:val="00630815"/>
    <w:rsid w:val="00631F81"/>
    <w:rsid w:val="0063349C"/>
    <w:rsid w:val="00636506"/>
    <w:rsid w:val="00637C69"/>
    <w:rsid w:val="00642FC7"/>
    <w:rsid w:val="00643BA0"/>
    <w:rsid w:val="00643D85"/>
    <w:rsid w:val="00644EDD"/>
    <w:rsid w:val="00645947"/>
    <w:rsid w:val="00646BD3"/>
    <w:rsid w:val="00647FAB"/>
    <w:rsid w:val="006508E1"/>
    <w:rsid w:val="00651402"/>
    <w:rsid w:val="00651939"/>
    <w:rsid w:val="00652058"/>
    <w:rsid w:val="00652560"/>
    <w:rsid w:val="00652D68"/>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13B4"/>
    <w:rsid w:val="00692048"/>
    <w:rsid w:val="0069209F"/>
    <w:rsid w:val="0069599A"/>
    <w:rsid w:val="00696553"/>
    <w:rsid w:val="006A0074"/>
    <w:rsid w:val="006A0161"/>
    <w:rsid w:val="006A0CAA"/>
    <w:rsid w:val="006A2223"/>
    <w:rsid w:val="006A515A"/>
    <w:rsid w:val="006A631E"/>
    <w:rsid w:val="006A793B"/>
    <w:rsid w:val="006B071F"/>
    <w:rsid w:val="006B081E"/>
    <w:rsid w:val="006B205B"/>
    <w:rsid w:val="006B20F8"/>
    <w:rsid w:val="006B2EE5"/>
    <w:rsid w:val="006B37DD"/>
    <w:rsid w:val="006B55D4"/>
    <w:rsid w:val="006B68D6"/>
    <w:rsid w:val="006B6B9E"/>
    <w:rsid w:val="006C0F8E"/>
    <w:rsid w:val="006C2342"/>
    <w:rsid w:val="006C3002"/>
    <w:rsid w:val="006C361F"/>
    <w:rsid w:val="006C42ED"/>
    <w:rsid w:val="006C4ABF"/>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E78A0"/>
    <w:rsid w:val="006F009C"/>
    <w:rsid w:val="006F1201"/>
    <w:rsid w:val="006F31B0"/>
    <w:rsid w:val="006F4488"/>
    <w:rsid w:val="006F45B5"/>
    <w:rsid w:val="006F576C"/>
    <w:rsid w:val="006F6BFA"/>
    <w:rsid w:val="006F7425"/>
    <w:rsid w:val="00703434"/>
    <w:rsid w:val="007046F5"/>
    <w:rsid w:val="00704DCF"/>
    <w:rsid w:val="0070776A"/>
    <w:rsid w:val="0071104C"/>
    <w:rsid w:val="00714AF0"/>
    <w:rsid w:val="007175A3"/>
    <w:rsid w:val="00717F0C"/>
    <w:rsid w:val="00721191"/>
    <w:rsid w:val="007222F0"/>
    <w:rsid w:val="007239D8"/>
    <w:rsid w:val="00725DE2"/>
    <w:rsid w:val="00731C4C"/>
    <w:rsid w:val="007338A1"/>
    <w:rsid w:val="00734B3F"/>
    <w:rsid w:val="00735FA5"/>
    <w:rsid w:val="00736B17"/>
    <w:rsid w:val="0073714E"/>
    <w:rsid w:val="007410F5"/>
    <w:rsid w:val="00744DC5"/>
    <w:rsid w:val="0074773B"/>
    <w:rsid w:val="007502D3"/>
    <w:rsid w:val="00750F34"/>
    <w:rsid w:val="0075380D"/>
    <w:rsid w:val="00753D9C"/>
    <w:rsid w:val="00755F71"/>
    <w:rsid w:val="00757090"/>
    <w:rsid w:val="0076083A"/>
    <w:rsid w:val="00760B45"/>
    <w:rsid w:val="00761E7A"/>
    <w:rsid w:val="007620B0"/>
    <w:rsid w:val="00764742"/>
    <w:rsid w:val="0076547C"/>
    <w:rsid w:val="00765F76"/>
    <w:rsid w:val="0076630B"/>
    <w:rsid w:val="00766B86"/>
    <w:rsid w:val="00770D25"/>
    <w:rsid w:val="007726AA"/>
    <w:rsid w:val="00772A44"/>
    <w:rsid w:val="00772E19"/>
    <w:rsid w:val="00773258"/>
    <w:rsid w:val="007808F4"/>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06DB"/>
    <w:rsid w:val="007D19CA"/>
    <w:rsid w:val="007D1CC3"/>
    <w:rsid w:val="007D4D03"/>
    <w:rsid w:val="007D5790"/>
    <w:rsid w:val="007D7316"/>
    <w:rsid w:val="007E1695"/>
    <w:rsid w:val="007E198B"/>
    <w:rsid w:val="007E2751"/>
    <w:rsid w:val="007E3601"/>
    <w:rsid w:val="007E3EDE"/>
    <w:rsid w:val="007E4000"/>
    <w:rsid w:val="007E51F7"/>
    <w:rsid w:val="007E5351"/>
    <w:rsid w:val="007E613C"/>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50F2"/>
    <w:rsid w:val="008364E7"/>
    <w:rsid w:val="008415E7"/>
    <w:rsid w:val="00841963"/>
    <w:rsid w:val="00842BF2"/>
    <w:rsid w:val="00842F17"/>
    <w:rsid w:val="00843D2F"/>
    <w:rsid w:val="008441F8"/>
    <w:rsid w:val="008443A9"/>
    <w:rsid w:val="0084473B"/>
    <w:rsid w:val="00844C1D"/>
    <w:rsid w:val="00847EAB"/>
    <w:rsid w:val="008507B7"/>
    <w:rsid w:val="00851D17"/>
    <w:rsid w:val="00853216"/>
    <w:rsid w:val="00855BA7"/>
    <w:rsid w:val="00856598"/>
    <w:rsid w:val="0086226A"/>
    <w:rsid w:val="008623C3"/>
    <w:rsid w:val="008626EB"/>
    <w:rsid w:val="00862EA1"/>
    <w:rsid w:val="00864771"/>
    <w:rsid w:val="0086507C"/>
    <w:rsid w:val="00866AE9"/>
    <w:rsid w:val="00872807"/>
    <w:rsid w:val="008730FC"/>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D7A5F"/>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701"/>
    <w:rsid w:val="00974A68"/>
    <w:rsid w:val="00975783"/>
    <w:rsid w:val="00975AFC"/>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145"/>
    <w:rsid w:val="00A01636"/>
    <w:rsid w:val="00A0375B"/>
    <w:rsid w:val="00A04522"/>
    <w:rsid w:val="00A048D4"/>
    <w:rsid w:val="00A0505F"/>
    <w:rsid w:val="00A06B07"/>
    <w:rsid w:val="00A072FC"/>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3B1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2BB0"/>
    <w:rsid w:val="00AA3B6F"/>
    <w:rsid w:val="00AB007B"/>
    <w:rsid w:val="00AB01FB"/>
    <w:rsid w:val="00AB1E77"/>
    <w:rsid w:val="00AB21A0"/>
    <w:rsid w:val="00AB3FFF"/>
    <w:rsid w:val="00AB4941"/>
    <w:rsid w:val="00AB571D"/>
    <w:rsid w:val="00AB583E"/>
    <w:rsid w:val="00AB78DE"/>
    <w:rsid w:val="00AC0179"/>
    <w:rsid w:val="00AC1607"/>
    <w:rsid w:val="00AC34D7"/>
    <w:rsid w:val="00AC3851"/>
    <w:rsid w:val="00AC43BB"/>
    <w:rsid w:val="00AC529C"/>
    <w:rsid w:val="00AC5970"/>
    <w:rsid w:val="00AC63D1"/>
    <w:rsid w:val="00AC7C3A"/>
    <w:rsid w:val="00AD075D"/>
    <w:rsid w:val="00AD1C2C"/>
    <w:rsid w:val="00AD23D8"/>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0C5"/>
    <w:rsid w:val="00B17342"/>
    <w:rsid w:val="00B17392"/>
    <w:rsid w:val="00B17A7A"/>
    <w:rsid w:val="00B20267"/>
    <w:rsid w:val="00B2133A"/>
    <w:rsid w:val="00B21D63"/>
    <w:rsid w:val="00B224AF"/>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3985"/>
    <w:rsid w:val="00B95F40"/>
    <w:rsid w:val="00BA0102"/>
    <w:rsid w:val="00BA09FC"/>
    <w:rsid w:val="00BA1222"/>
    <w:rsid w:val="00BA156B"/>
    <w:rsid w:val="00BA239F"/>
    <w:rsid w:val="00BA2777"/>
    <w:rsid w:val="00BA2FA0"/>
    <w:rsid w:val="00BA33F1"/>
    <w:rsid w:val="00BA36A7"/>
    <w:rsid w:val="00BA45B9"/>
    <w:rsid w:val="00BA4770"/>
    <w:rsid w:val="00BA4CC0"/>
    <w:rsid w:val="00BA52F5"/>
    <w:rsid w:val="00BA63BC"/>
    <w:rsid w:val="00BA68FD"/>
    <w:rsid w:val="00BA6B53"/>
    <w:rsid w:val="00BA7B26"/>
    <w:rsid w:val="00BB0CB9"/>
    <w:rsid w:val="00BB13C4"/>
    <w:rsid w:val="00BB16F2"/>
    <w:rsid w:val="00BB34E0"/>
    <w:rsid w:val="00BB34FB"/>
    <w:rsid w:val="00BB46A5"/>
    <w:rsid w:val="00BB57F3"/>
    <w:rsid w:val="00BB7AA5"/>
    <w:rsid w:val="00BC16E5"/>
    <w:rsid w:val="00BC2867"/>
    <w:rsid w:val="00BC7E14"/>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3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2DE9"/>
    <w:rsid w:val="00C651E7"/>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1DBF"/>
    <w:rsid w:val="00CB5E5D"/>
    <w:rsid w:val="00CB60F0"/>
    <w:rsid w:val="00CB6202"/>
    <w:rsid w:val="00CB765D"/>
    <w:rsid w:val="00CC0FCF"/>
    <w:rsid w:val="00CC1ACC"/>
    <w:rsid w:val="00CC25EE"/>
    <w:rsid w:val="00CC32E0"/>
    <w:rsid w:val="00CC4980"/>
    <w:rsid w:val="00CC65BF"/>
    <w:rsid w:val="00CC7060"/>
    <w:rsid w:val="00CD231B"/>
    <w:rsid w:val="00CD33CC"/>
    <w:rsid w:val="00CD5D94"/>
    <w:rsid w:val="00CE044D"/>
    <w:rsid w:val="00CE1173"/>
    <w:rsid w:val="00CE1D5D"/>
    <w:rsid w:val="00CE2377"/>
    <w:rsid w:val="00CE3474"/>
    <w:rsid w:val="00CE3D66"/>
    <w:rsid w:val="00CE3D82"/>
    <w:rsid w:val="00CE40F8"/>
    <w:rsid w:val="00CE6C8A"/>
    <w:rsid w:val="00CF1266"/>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41C5"/>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034"/>
    <w:rsid w:val="00DB4CF3"/>
    <w:rsid w:val="00DB63DB"/>
    <w:rsid w:val="00DC0C98"/>
    <w:rsid w:val="00DC2292"/>
    <w:rsid w:val="00DC25C6"/>
    <w:rsid w:val="00DC3436"/>
    <w:rsid w:val="00DC394C"/>
    <w:rsid w:val="00DC430F"/>
    <w:rsid w:val="00DC4CCC"/>
    <w:rsid w:val="00DC75E2"/>
    <w:rsid w:val="00DD2533"/>
    <w:rsid w:val="00DD3059"/>
    <w:rsid w:val="00DE0595"/>
    <w:rsid w:val="00DE07F4"/>
    <w:rsid w:val="00DE3DBA"/>
    <w:rsid w:val="00DE4046"/>
    <w:rsid w:val="00DE4145"/>
    <w:rsid w:val="00DE453E"/>
    <w:rsid w:val="00DE4BF7"/>
    <w:rsid w:val="00DE4F52"/>
    <w:rsid w:val="00DE6ADF"/>
    <w:rsid w:val="00DF1003"/>
    <w:rsid w:val="00DF2387"/>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37469"/>
    <w:rsid w:val="00E40C2E"/>
    <w:rsid w:val="00E41F5E"/>
    <w:rsid w:val="00E42526"/>
    <w:rsid w:val="00E427B4"/>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D59"/>
    <w:rsid w:val="00E77F1B"/>
    <w:rsid w:val="00E80222"/>
    <w:rsid w:val="00E81CB2"/>
    <w:rsid w:val="00E8208A"/>
    <w:rsid w:val="00E82D49"/>
    <w:rsid w:val="00E840E5"/>
    <w:rsid w:val="00E85A62"/>
    <w:rsid w:val="00E85F76"/>
    <w:rsid w:val="00E87C58"/>
    <w:rsid w:val="00E92670"/>
    <w:rsid w:val="00E94926"/>
    <w:rsid w:val="00E96A97"/>
    <w:rsid w:val="00E9747F"/>
    <w:rsid w:val="00E9793B"/>
    <w:rsid w:val="00EA0533"/>
    <w:rsid w:val="00EA0883"/>
    <w:rsid w:val="00EA18EF"/>
    <w:rsid w:val="00EA256A"/>
    <w:rsid w:val="00EA4860"/>
    <w:rsid w:val="00EA6485"/>
    <w:rsid w:val="00EA6649"/>
    <w:rsid w:val="00EB6C92"/>
    <w:rsid w:val="00EC1083"/>
    <w:rsid w:val="00EC2BAF"/>
    <w:rsid w:val="00EC3916"/>
    <w:rsid w:val="00EC3B35"/>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1474"/>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B6B"/>
    <w:rsid w:val="00F53309"/>
    <w:rsid w:val="00F53DD1"/>
    <w:rsid w:val="00F54311"/>
    <w:rsid w:val="00F552E5"/>
    <w:rsid w:val="00F57351"/>
    <w:rsid w:val="00F609A6"/>
    <w:rsid w:val="00F60F27"/>
    <w:rsid w:val="00F6143B"/>
    <w:rsid w:val="00F61523"/>
    <w:rsid w:val="00F6159D"/>
    <w:rsid w:val="00F61885"/>
    <w:rsid w:val="00F61F1A"/>
    <w:rsid w:val="00F631C4"/>
    <w:rsid w:val="00F66F85"/>
    <w:rsid w:val="00F73463"/>
    <w:rsid w:val="00F74070"/>
    <w:rsid w:val="00F75055"/>
    <w:rsid w:val="00F80FC7"/>
    <w:rsid w:val="00F81262"/>
    <w:rsid w:val="00F8187A"/>
    <w:rsid w:val="00F822C1"/>
    <w:rsid w:val="00F82A77"/>
    <w:rsid w:val="00F844CE"/>
    <w:rsid w:val="00F847EF"/>
    <w:rsid w:val="00F84BBE"/>
    <w:rsid w:val="00F853DD"/>
    <w:rsid w:val="00F855AA"/>
    <w:rsid w:val="00F86F08"/>
    <w:rsid w:val="00F87A95"/>
    <w:rsid w:val="00F916E3"/>
    <w:rsid w:val="00F91A7C"/>
    <w:rsid w:val="00F92F53"/>
    <w:rsid w:val="00F931EE"/>
    <w:rsid w:val="00F935C7"/>
    <w:rsid w:val="00F93763"/>
    <w:rsid w:val="00F938C7"/>
    <w:rsid w:val="00F95012"/>
    <w:rsid w:val="00F95233"/>
    <w:rsid w:val="00F95B03"/>
    <w:rsid w:val="00F964D8"/>
    <w:rsid w:val="00F97069"/>
    <w:rsid w:val="00F97CB6"/>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5347"/>
    <w:rsid w:val="00FE6948"/>
    <w:rsid w:val="00FE740B"/>
    <w:rsid w:val="00FE7867"/>
    <w:rsid w:val="00FF1E1B"/>
    <w:rsid w:val="00FF28C7"/>
    <w:rsid w:val="00FF4692"/>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C3723A"/>
    <w:pPr>
      <w:tabs>
        <w:tab w:val="right" w:leader="dot" w:pos="7921"/>
      </w:tabs>
      <w:spacing w:before="240" w:after="240" w:line="480" w:lineRule="auto"/>
      <w:pPrChange w:id="0" w:author="Regina Casanova" w:date="2018-07-29T19:33:00Z">
        <w:pPr>
          <w:tabs>
            <w:tab w:val="right" w:leader="dot" w:pos="7921"/>
          </w:tabs>
          <w:spacing w:before="240" w:after="240" w:line="480" w:lineRule="auto"/>
        </w:pPr>
      </w:pPrChange>
    </w:pPr>
    <w:rPr>
      <w:rFonts w:asciiTheme="minorHAnsi" w:hAnsiTheme="minorHAnsi" w:cstheme="minorHAnsi"/>
      <w:b/>
      <w:bCs/>
      <w:caps/>
      <w:sz w:val="20"/>
      <w:szCs w:val="20"/>
      <w:rPrChange w:id="0" w:author="Regina Casanova" w:date="2018-07-29T19:33:00Z">
        <w:rPr>
          <w:rFonts w:asciiTheme="minorHAnsi" w:eastAsiaTheme="minorHAnsi" w:hAnsiTheme="minorHAnsi" w:cstheme="minorHAnsi"/>
          <w:b/>
          <w:bCs/>
          <w:caps/>
          <w:lang w:val="es-ES_tradnl" w:eastAsia="en-US" w:bidi="ar-SA"/>
        </w:rPr>
      </w:rPrChange>
    </w:rPr>
  </w:style>
  <w:style w:type="paragraph" w:styleId="TDC2">
    <w:name w:val="toc 2"/>
    <w:basedOn w:val="Normal"/>
    <w:next w:val="Normal"/>
    <w:autoRedefine/>
    <w:uiPriority w:val="39"/>
    <w:unhideWhenUsed/>
    <w:rsid w:val="00CC32E0"/>
    <w:pPr>
      <w:tabs>
        <w:tab w:val="left" w:pos="720"/>
        <w:tab w:val="right" w:leader="dot" w:pos="8488"/>
      </w:tabs>
      <w:spacing w:line="480" w:lineRule="auto"/>
      <w:ind w:left="238"/>
      <w:pPrChange w:id="1" w:author="Regina Casanova" w:date="2018-07-29T19:25:00Z">
        <w:pPr>
          <w:tabs>
            <w:tab w:val="left" w:pos="720"/>
            <w:tab w:val="right" w:leader="dot" w:pos="8488"/>
          </w:tabs>
          <w:spacing w:line="480" w:lineRule="auto"/>
          <w:ind w:left="238"/>
        </w:pPr>
      </w:pPrChange>
    </w:pPr>
    <w:rPr>
      <w:rFonts w:asciiTheme="minorHAnsi" w:hAnsiTheme="minorHAnsi" w:cstheme="minorHAnsi"/>
      <w:smallCaps/>
      <w:sz w:val="20"/>
      <w:szCs w:val="20"/>
      <w:rPrChange w:id="1" w:author="Regina Casanova" w:date="2018-07-29T19:25:00Z">
        <w:rPr>
          <w:rFonts w:asciiTheme="minorHAnsi" w:eastAsiaTheme="minorHAnsi" w:hAnsiTheme="minorHAnsi" w:cstheme="minorHAnsi"/>
          <w:smallCaps/>
          <w:lang w:val="es-ES_tradnl" w:eastAsia="en-US" w:bidi="ar-SA"/>
        </w:rPr>
      </w:rPrChange>
    </w:rPr>
  </w:style>
  <w:style w:type="paragraph" w:styleId="TDC3">
    <w:name w:val="toc 3"/>
    <w:basedOn w:val="Normal"/>
    <w:next w:val="Normal"/>
    <w:autoRedefine/>
    <w:uiPriority w:val="39"/>
    <w:unhideWhenUsed/>
    <w:rsid w:val="00CC32E0"/>
    <w:pPr>
      <w:tabs>
        <w:tab w:val="left" w:pos="960"/>
        <w:tab w:val="right" w:leader="dot" w:pos="8488"/>
      </w:tabs>
      <w:spacing w:line="360" w:lineRule="auto"/>
      <w:contextualSpacing/>
      <w:pPrChange w:id="2" w:author="Regina Casanova" w:date="2018-07-29T19:29:00Z">
        <w:pPr>
          <w:tabs>
            <w:tab w:val="left" w:pos="960"/>
            <w:tab w:val="right" w:leader="dot" w:pos="8488"/>
          </w:tabs>
          <w:spacing w:line="360" w:lineRule="auto"/>
          <w:ind w:left="482"/>
          <w:contextualSpacing/>
        </w:pPr>
      </w:pPrChange>
    </w:pPr>
    <w:rPr>
      <w:rFonts w:asciiTheme="minorHAnsi" w:hAnsiTheme="minorHAnsi" w:cstheme="minorHAnsi"/>
      <w:i/>
      <w:iCs/>
      <w:sz w:val="20"/>
      <w:szCs w:val="20"/>
      <w:rPrChange w:id="2" w:author="Regina Casanova" w:date="2018-07-29T19:29:00Z">
        <w:rPr>
          <w:rFonts w:asciiTheme="minorHAnsi" w:eastAsiaTheme="minorHAnsi" w:hAnsiTheme="minorHAnsi" w:cstheme="minorHAnsi"/>
          <w:i/>
          <w:iCs/>
          <w:lang w:val="es-ES_tradnl" w:eastAsia="en-US" w:bidi="ar-SA"/>
        </w:rPr>
      </w:rPrChange>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unhideWhenUsed/>
    <w:rsid w:val="00F95B03"/>
    <w:rPr>
      <w:color w:val="808080"/>
      <w:shd w:val="clear" w:color="auto" w:fill="E6E6E6"/>
    </w:rPr>
  </w:style>
  <w:style w:type="character" w:styleId="Hipervnculovisitado">
    <w:name w:val="FollowedHyperlink"/>
    <w:basedOn w:val="Fuentedeprrafopredeter"/>
    <w:uiPriority w:val="99"/>
    <w:semiHidden/>
    <w:unhideWhenUsed/>
    <w:rsid w:val="00F95B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sx7lvw.axshare.com/"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F8C93F-2581-6A4E-B2EA-F96A122A9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141</Pages>
  <Words>59008</Words>
  <Characters>324544</Characters>
  <Application>Microsoft Office Word</Application>
  <DocSecurity>0</DocSecurity>
  <Lines>2704</Lines>
  <Paragraphs>765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382787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23</cp:revision>
  <cp:lastPrinted>2018-04-04T16:32:00Z</cp:lastPrinted>
  <dcterms:created xsi:type="dcterms:W3CDTF">2018-07-24T02:32:00Z</dcterms:created>
  <dcterms:modified xsi:type="dcterms:W3CDTF">2018-07-30T01:05:00Z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