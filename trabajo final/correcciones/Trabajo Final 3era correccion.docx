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FEA57E4" w:rsidR="00C669C2" w:rsidRPr="00BA156B" w:rsidRDefault="002B56C0" w:rsidP="00C669C2">
      <w:pPr>
        <w:tabs>
          <w:tab w:val="left" w:pos="1134"/>
        </w:tabs>
        <w:ind w:left="1134" w:hanging="1134"/>
        <w:jc w:val="center"/>
        <w:rPr>
          <w:rFonts w:cs="Times New Roman"/>
          <w:b/>
          <w:sz w:val="40"/>
          <w:lang w:val="es-PE" w:eastAsia="es-ES"/>
        </w:rPr>
      </w:pPr>
      <w:ins w:id="0" w:author="Regina Casanova" w:date="2018-07-21T12:08:00Z">
        <w:r>
          <w:rPr>
            <w:rFonts w:cs="Times New Roman"/>
            <w:b/>
            <w:sz w:val="40"/>
            <w:lang w:val="es-PE" w:eastAsia="es-ES"/>
          </w:rPr>
          <w:t>¡</w:t>
        </w:r>
      </w:ins>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n-US"/>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2F0BD912" w:rsidR="00C669C2" w:rsidRPr="00BA156B" w:rsidRDefault="002B56C0" w:rsidP="00C669C2">
      <w:pPr>
        <w:widowControl w:val="0"/>
        <w:autoSpaceDE w:val="0"/>
        <w:autoSpaceDN w:val="0"/>
        <w:adjustRightInd w:val="0"/>
        <w:spacing w:after="240" w:line="380" w:lineRule="atLeast"/>
        <w:jc w:val="center"/>
        <w:rPr>
          <w:rFonts w:cs="Times New Roman"/>
          <w:bCs/>
          <w:color w:val="000000"/>
          <w:sz w:val="44"/>
          <w:szCs w:val="44"/>
          <w:lang w:val="es-PE"/>
        </w:rPr>
      </w:pPr>
      <w:ins w:id="1" w:author="Regina Casanova" w:date="2018-07-21T12:09:00Z">
        <w:r>
          <w:rPr>
            <w:rFonts w:cs="Times New Roman"/>
            <w:bCs/>
            <w:color w:val="000000"/>
            <w:sz w:val="44"/>
            <w:szCs w:val="44"/>
            <w:lang w:val="es-PE"/>
          </w:rPr>
          <w:t>DISEÑO CENTRADO EN EL USUARIO EN UN APLICATIVO PARA UN SISTEMA DE GESTI</w:t>
        </w:r>
      </w:ins>
      <w:ins w:id="2" w:author="Regina Casanova" w:date="2018-07-21T12:10:00Z">
        <w:r>
          <w:rPr>
            <w:rFonts w:cs="Times New Roman"/>
            <w:bCs/>
            <w:color w:val="000000"/>
            <w:sz w:val="44"/>
            <w:szCs w:val="44"/>
            <w:lang w:val="es-PE"/>
          </w:rPr>
          <w:t>ÓN DE RECLAMOS EN EL SISTEMA DE SALUD DEL PERÚ</w:t>
        </w:r>
      </w:ins>
      <w:commentRangeStart w:id="3"/>
      <w:del w:id="4" w:author="Regina Casanova" w:date="2018-07-21T12:10:00Z">
        <w:r w:rsidR="00C669C2" w:rsidRPr="00BA156B" w:rsidDel="002B56C0">
          <w:rPr>
            <w:rFonts w:cs="Times New Roman"/>
            <w:bCs/>
            <w:color w:val="000000"/>
            <w:sz w:val="44"/>
            <w:szCs w:val="44"/>
            <w:lang w:val="es-PE"/>
          </w:rPr>
          <w:delText>DISEÑO CENTRADO EN EL USUARIO EN UN SISTEMA DE GESTIÓN DE RECLAMOS PARA EL SISTEMA DE SALUD DEL PERÚ</w:delText>
        </w:r>
        <w:commentRangeEnd w:id="3"/>
        <w:r w:rsidR="004105E1" w:rsidDel="002B56C0">
          <w:rPr>
            <w:rStyle w:val="Refdecomentario"/>
          </w:rPr>
          <w:commentReference w:id="3"/>
        </w:r>
      </w:del>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br w:type="page"/>
      </w:r>
    </w:p>
    <w:p w14:paraId="1D94195F" w14:textId="69AB3F32" w:rsidR="00C271AB" w:rsidRDefault="00C271AB" w:rsidP="00625BCC">
      <w:pPr>
        <w:pStyle w:val="Ttulo1"/>
      </w:pPr>
      <w:bookmarkStart w:id="5" w:name="_Toc511166264"/>
      <w:r>
        <w:lastRenderedPageBreak/>
        <w:t>Asesor de Tesis</w:t>
      </w:r>
      <w:bookmarkEnd w:id="5"/>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6" w:name="_Toc511166265"/>
      <w:r>
        <w:lastRenderedPageBreak/>
        <w:t>Dedicatoria</w:t>
      </w:r>
      <w:bookmarkEnd w:id="6"/>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7" w:name="_Toc511166266"/>
      <w:r>
        <w:lastRenderedPageBreak/>
        <w:t>Agradecimientos</w:t>
      </w:r>
      <w:bookmarkEnd w:id="7"/>
    </w:p>
    <w:p w14:paraId="32F31C6C" w14:textId="750F5F66"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ins w:id="8" w:author="Luis Fernando Llanos Zavalaga" w:date="2018-07-10T12:26:00Z">
        <w:r w:rsidR="004105E1">
          <w:rPr>
            <w:rFonts w:eastAsia="Times New Roman"/>
            <w:lang w:val="es-PE" w:eastAsia="es-PE"/>
          </w:rPr>
          <w:t>término</w:t>
        </w:r>
      </w:ins>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9" w:name="_Toc511166267"/>
      <w:r>
        <w:lastRenderedPageBreak/>
        <w:t>Fuente de Financiamiento</w:t>
      </w:r>
      <w:bookmarkEnd w:id="9"/>
    </w:p>
    <w:p w14:paraId="4E82F6B1" w14:textId="222DAC17" w:rsidR="009B7D50" w:rsidRPr="009B7D50" w:rsidRDefault="009B7D50" w:rsidP="009B7D50">
      <w:pPr>
        <w:pStyle w:val="Texto"/>
      </w:pPr>
      <w:r>
        <w:t xml:space="preserve">Esta investigación </w:t>
      </w:r>
      <w:r w:rsidR="00EF06FE">
        <w:t>se llevó a cabo gracias al financiamiento de Concytec con su programa CienciActiva.</w:t>
      </w:r>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EC55E2">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10" w:name="_Toc511166269"/>
      <w:r w:rsidRPr="00BA156B">
        <w:lastRenderedPageBreak/>
        <w:t>Listado de Acrónimos</w:t>
      </w:r>
      <w:bookmarkEnd w:id="10"/>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11" w:name="_Toc511166270"/>
      <w:r w:rsidRPr="00625BCC">
        <w:lastRenderedPageBreak/>
        <w:t>Resumen</w:t>
      </w:r>
      <w:bookmarkEnd w:id="11"/>
    </w:p>
    <w:p w14:paraId="6264D193" w14:textId="6F043A15" w:rsidR="00BA0102" w:rsidRPr="00625BCC" w:rsidRDefault="00B81518" w:rsidP="00625BCC">
      <w:pPr>
        <w:pStyle w:val="Texto"/>
      </w:pPr>
      <w:r w:rsidRPr="00BA156B">
        <w:t xml:space="preserve">En los servicios de salud, </w:t>
      </w:r>
      <w:commentRangeStart w:id="12"/>
      <w:r w:rsidRPr="00BA156B">
        <w:t xml:space="preserve">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ins w:id="13" w:author="Regina Casanova" w:date="2018-07-21T12:29:00Z">
        <w:r w:rsidR="00405C87">
          <w:t>Como</w:t>
        </w:r>
      </w:ins>
      <w:ins w:id="14" w:author="Regina Casanova" w:date="2018-07-21T12:23:00Z">
        <w:r w:rsidR="00405C87">
          <w:t xml:space="preserve"> la satisfacción</w:t>
        </w:r>
      </w:ins>
      <w:ins w:id="15" w:author="Regina Casanova" w:date="2018-07-21T12:24:00Z">
        <w:r w:rsidR="00405C87">
          <w:t xml:space="preserve"> de los pacientes y sus familiares depende mucho de </w:t>
        </w:r>
      </w:ins>
      <w:ins w:id="16" w:author="Regina Casanova" w:date="2018-07-21T12:25:00Z">
        <w:r w:rsidR="00405C87">
          <w:t>la</w:t>
        </w:r>
      </w:ins>
      <w:ins w:id="17" w:author="Regina Casanova" w:date="2018-07-21T12:24:00Z">
        <w:r w:rsidR="00405C87">
          <w:t xml:space="preserve"> percepci</w:t>
        </w:r>
      </w:ins>
      <w:ins w:id="18" w:author="Regina Casanova" w:date="2018-07-21T12:25:00Z">
        <w:r w:rsidR="00405C87">
          <w:t xml:space="preserve">ón </w:t>
        </w:r>
      </w:ins>
      <w:ins w:id="19" w:author="Regina Casanova" w:date="2018-07-21T12:23:00Z">
        <w:r w:rsidR="00405C87">
          <w:t xml:space="preserve"> </w:t>
        </w:r>
      </w:ins>
      <w:ins w:id="20" w:author="Regina Casanova" w:date="2018-07-21T12:25:00Z">
        <w:r w:rsidR="00405C87">
          <w:t xml:space="preserve">de </w:t>
        </w:r>
      </w:ins>
      <w:ins w:id="21" w:author="Regina Casanova" w:date="2018-07-21T12:26:00Z">
        <w:r w:rsidR="00405C87">
          <w:t>los mismos</w:t>
        </w:r>
      </w:ins>
      <w:ins w:id="22" w:author="Regina Casanova" w:date="2018-07-21T12:25:00Z">
        <w:r w:rsidR="00405C87">
          <w:t xml:space="preserve">, una forma aproximada </w:t>
        </w:r>
      </w:ins>
      <w:ins w:id="23" w:author="Regina Casanova" w:date="2018-07-21T12:27:00Z">
        <w:r w:rsidR="00405C87">
          <w:t>para poder monitorear</w:t>
        </w:r>
      </w:ins>
      <w:ins w:id="24" w:author="Regina Casanova" w:date="2018-07-21T12:28:00Z">
        <w:r w:rsidR="00405C87">
          <w:t>la</w:t>
        </w:r>
      </w:ins>
      <w:ins w:id="25" w:author="Regina Casanova" w:date="2018-07-21T12:27:00Z">
        <w:r w:rsidR="00405C87">
          <w:t xml:space="preserve"> es a partir de</w:t>
        </w:r>
      </w:ins>
      <w:ins w:id="26" w:author="Regina Casanova" w:date="2018-07-21T12:30:00Z">
        <w:r w:rsidR="00405C87">
          <w:t xml:space="preserve"> una revisión constante de</w:t>
        </w:r>
      </w:ins>
      <w:ins w:id="27" w:author="Regina Casanova" w:date="2018-07-21T12:28:00Z">
        <w:r w:rsidR="00405C87">
          <w:t xml:space="preserve"> </w:t>
        </w:r>
      </w:ins>
      <w:ins w:id="28" w:author="Regina Casanova" w:date="2018-07-21T12:27:00Z">
        <w:r w:rsidR="00405C87">
          <w:t>los rec</w:t>
        </w:r>
      </w:ins>
      <w:ins w:id="29" w:author="Regina Casanova" w:date="2018-07-21T12:28:00Z">
        <w:r w:rsidR="00405C87">
          <w:t>l</w:t>
        </w:r>
      </w:ins>
      <w:ins w:id="30" w:author="Regina Casanova" w:date="2018-07-21T12:27:00Z">
        <w:r w:rsidR="00405C87">
          <w:t>amos que llegan al establecimiento</w:t>
        </w:r>
      </w:ins>
      <w:ins w:id="31" w:author="Regina Casanova" w:date="2018-07-21T12:28:00Z">
        <w:r w:rsidR="00405C87">
          <w:t>, ya que ellos</w:t>
        </w:r>
      </w:ins>
      <w:ins w:id="32" w:author="Regina Casanova" w:date="2018-07-21T12:30:00Z">
        <w:r w:rsidR="00405C87">
          <w:t xml:space="preserve"> permiten conocer las </w:t>
        </w:r>
      </w:ins>
      <w:ins w:id="33" w:author="Regina Casanova" w:date="2018-07-21T12:32:00Z">
        <w:r w:rsidR="00AC34D7">
          <w:t>percepciones de los pacientes y familiares sobre la atención brindada</w:t>
        </w:r>
      </w:ins>
      <w:ins w:id="34" w:author="Regina Casanova" w:date="2018-07-21T12:27:00Z">
        <w:r w:rsidR="00405C87">
          <w:t>.</w:t>
        </w:r>
      </w:ins>
      <w:ins w:id="35" w:author="Regina Casanova" w:date="2018-07-21T12:25:00Z">
        <w:r w:rsidR="00405C87">
          <w:t xml:space="preserve"> </w:t>
        </w:r>
      </w:ins>
      <w:del w:id="36" w:author="Regina Casanova" w:date="2018-07-21T12:32:00Z">
        <w:r w:rsidR="00FB5E77" w:rsidRPr="00BA156B" w:rsidDel="00AC34D7">
          <w:delText>Monitorear su</w:delText>
        </w:r>
        <w:r w:rsidR="004F2FF9" w:rsidRPr="00BA156B" w:rsidDel="00AC34D7">
          <w:delText xml:space="preserve"> satisfacci</w:delText>
        </w:r>
        <w:r w:rsidR="00FB5E77" w:rsidRPr="00BA156B" w:rsidDel="00AC34D7">
          <w:delText>ón no implica gran esfue</w:delText>
        </w:r>
      </w:del>
      <w:del w:id="37" w:author="Regina Casanova" w:date="2018-07-21T12:33:00Z">
        <w:r w:rsidR="00FB5E77" w:rsidRPr="00BA156B" w:rsidDel="00AC34D7">
          <w:delText xml:space="preserve">rzo si se monitorean los reclamos que llegan al establecimiento. </w:delText>
        </w:r>
      </w:del>
      <w:commentRangeEnd w:id="12"/>
      <w:r w:rsidR="004105E1">
        <w:rPr>
          <w:rStyle w:val="Refdecomentario"/>
          <w:rFonts w:cstheme="minorBidi"/>
          <w:lang w:val="es-ES_tradnl"/>
        </w:rPr>
        <w:commentReference w:id="12"/>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w:t>
      </w:r>
      <w:r w:rsidR="008B3B57" w:rsidRPr="00BA156B">
        <w:lastRenderedPageBreak/>
        <w:t xml:space="preserve">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s que se 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A1E28D7" w:rsidR="008B3B57" w:rsidRDefault="00C474EE" w:rsidP="00625BCC">
      <w:pPr>
        <w:pStyle w:val="Texto"/>
        <w:rPr>
          <w:ins w:id="38" w:author="Luis Fernando Llanos Zavalaga" w:date="2018-07-10T12:34:00Z"/>
        </w:rPr>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0211AD21" w14:textId="77777777" w:rsidR="00C46B65" w:rsidRPr="00BA156B" w:rsidRDefault="00C46B65" w:rsidP="00625BCC">
      <w:pPr>
        <w:pStyle w:val="Texto"/>
      </w:pPr>
    </w:p>
    <w:p w14:paraId="6DC0373D" w14:textId="21E6BC2C" w:rsidR="00A12DD0" w:rsidRPr="00FA52C7" w:rsidRDefault="00A12DD0" w:rsidP="00C651E7">
      <w:bookmarkStart w:id="39" w:name="_Toc511166271"/>
      <w:r w:rsidRPr="00C651E7">
        <w:rPr>
          <w:b/>
        </w:rPr>
        <w:t>Palabras Clave</w:t>
      </w:r>
      <w:bookmarkEnd w:id="39"/>
    </w:p>
    <w:p w14:paraId="060E2E92" w14:textId="0DF201CA" w:rsidR="00E7463B" w:rsidRPr="00625BCC" w:rsidRDefault="00E7463B" w:rsidP="00625BCC">
      <w:pPr>
        <w:pStyle w:val="Texto"/>
      </w:pPr>
      <w:commentRangeStart w:id="40"/>
      <w:r w:rsidRPr="00BA156B">
        <w:t xml:space="preserve">Calidad de Atención en salud; Satisfacción del paciente; Expresión de Inconformidad; </w:t>
      </w:r>
      <w:r w:rsidR="00F6159D" w:rsidRPr="00BA156B">
        <w:t xml:space="preserve">Dificultades en Atención en Salud; </w:t>
      </w:r>
      <w:del w:id="41" w:author="Regina Casanova" w:date="2018-07-21T12:36:00Z">
        <w:r w:rsidRPr="00BA156B" w:rsidDel="00FE5347">
          <w:delText xml:space="preserve">Entrevistas a Profundidad; Análisis de Necesidades; Requerimientos de Sistema; </w:delText>
        </w:r>
      </w:del>
      <w:r w:rsidRPr="009E6BE6">
        <w:rPr>
          <w:lang w:val="es-PE"/>
        </w:rPr>
        <w:t>User Experience; Card Sorting Modified Delphi</w:t>
      </w:r>
      <w:r w:rsidR="00F6159D" w:rsidRPr="009E6BE6">
        <w:rPr>
          <w:lang w:val="es-PE"/>
        </w:rPr>
        <w:t>;</w:t>
      </w:r>
      <w:r w:rsidRPr="009E6BE6">
        <w:rPr>
          <w:lang w:val="es-PE"/>
        </w:rPr>
        <w:t xml:space="preserve"> </w:t>
      </w:r>
      <w:del w:id="42" w:author="Regina Casanova" w:date="2018-07-21T12:36:00Z">
        <w:r w:rsidR="00F6159D" w:rsidRPr="009E6BE6" w:rsidDel="00FE5347">
          <w:rPr>
            <w:lang w:val="es-PE"/>
          </w:rPr>
          <w:delText>Wireframes</w:delText>
        </w:r>
        <w:r w:rsidR="00F6159D" w:rsidRPr="00BA156B" w:rsidDel="00FE5347">
          <w:delText xml:space="preserve">; </w:delText>
        </w:r>
      </w:del>
      <w:r w:rsidR="00F6159D" w:rsidRPr="00BA156B">
        <w:t>Prototipos en alta fidelidad; Prototipo Funcional;</w:t>
      </w:r>
      <w:del w:id="43" w:author="Regina Casanova" w:date="2018-07-21T12:36:00Z">
        <w:r w:rsidR="00F6159D" w:rsidRPr="00BA156B" w:rsidDel="00FE5347">
          <w:delText xml:space="preserve"> </w:delText>
        </w:r>
        <w:r w:rsidRPr="00BA156B" w:rsidDel="00FE5347">
          <w:delText>Desarrollo de Tareas;</w:delText>
        </w:r>
      </w:del>
      <w:r w:rsidRPr="00BA156B">
        <w:t xml:space="preserve"> Pruebas de Usabilidad; </w:t>
      </w:r>
      <w:r w:rsidR="00625BCC">
        <w:t>Diseño iterativo.</w:t>
      </w:r>
      <w:commentRangeEnd w:id="40"/>
      <w:r w:rsidR="00C46B65">
        <w:rPr>
          <w:rStyle w:val="Refdecomentario"/>
          <w:rFonts w:cstheme="minorBidi"/>
          <w:lang w:val="es-ES_tradnl"/>
        </w:rPr>
        <w:commentReference w:id="40"/>
      </w:r>
    </w:p>
    <w:p w14:paraId="784F84DC" w14:textId="77777777" w:rsidR="006E5828" w:rsidRDefault="006E5828" w:rsidP="00625BCC">
      <w:pPr>
        <w:pStyle w:val="Ttulo1"/>
        <w:sectPr w:rsidR="006E5828" w:rsidSect="00C271AB">
          <w:footerReference w:type="even" r:id="rId12"/>
          <w:footerReference w:type="default" r:id="rId13"/>
          <w:footerReference w:type="first" r:id="rId14"/>
          <w:pgSz w:w="11900" w:h="16840"/>
          <w:pgMar w:top="1701" w:right="1701" w:bottom="1701" w:left="2268" w:header="708" w:footer="708" w:gutter="0"/>
          <w:cols w:space="708"/>
          <w:titlePg/>
          <w:docGrid w:linePitch="360"/>
        </w:sectPr>
      </w:pPr>
      <w:bookmarkStart w:id="44" w:name="_Toc511166272"/>
    </w:p>
    <w:p w14:paraId="247FA4DC" w14:textId="2E0105FD" w:rsidR="0049325E" w:rsidRPr="00625BCC" w:rsidRDefault="00A12DD0" w:rsidP="00625BCC">
      <w:pPr>
        <w:pStyle w:val="Ttulo1"/>
      </w:pPr>
      <w:r w:rsidRPr="00BA156B">
        <w:lastRenderedPageBreak/>
        <w:t>Introducción</w:t>
      </w:r>
      <w:bookmarkEnd w:id="44"/>
    </w:p>
    <w:p w14:paraId="4FE44EC2" w14:textId="0220BC96"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w:t>
      </w:r>
      <w:ins w:id="45" w:author="Regina Casanova" w:date="2018-07-22T12:22:00Z">
        <w:r w:rsidR="004F4F11">
          <w:t>A pesar que la relación entre insatisfacci</w:t>
        </w:r>
        <w:r w:rsidR="00F552E5">
          <w:t xml:space="preserve">ón y la </w:t>
        </w:r>
      </w:ins>
      <w:ins w:id="46" w:author="Regina Casanova" w:date="2018-07-22T12:23:00Z">
        <w:r w:rsidR="00F552E5">
          <w:t xml:space="preserve">presentación de reclamos necesita considerar otros factores como la personalidad, actitud y factores geográficos de los reclamantes, </w:t>
        </w:r>
      </w:ins>
      <w:ins w:id="47" w:author="Regina Casanova" w:date="2018-07-22T12:26:00Z">
        <w:r w:rsidR="00F552E5">
          <w:t xml:space="preserve">en ausencia de ellos </w:t>
        </w:r>
      </w:ins>
      <w:ins w:id="48" w:author="Regina Casanova" w:date="2018-07-22T12:25:00Z">
        <w:r w:rsidR="00F552E5">
          <w:t>se ha encontrado</w:t>
        </w:r>
      </w:ins>
      <w:ins w:id="49" w:author="Regina Casanova" w:date="2018-07-22T12:23:00Z">
        <w:r w:rsidR="00F552E5">
          <w:t xml:space="preserve"> una correlación entre la satisfacci</w:t>
        </w:r>
      </w:ins>
      <w:ins w:id="50" w:author="Regina Casanova" w:date="2018-07-22T12:24:00Z">
        <w:r w:rsidR="00F552E5">
          <w:t xml:space="preserve">ón y la presentación de reclamos </w:t>
        </w:r>
      </w:ins>
      <w:del w:id="51" w:author="Regina Casanova" w:date="2018-07-22T12:24:00Z">
        <w:r w:rsidR="003D138E" w:rsidRPr="00BA156B" w:rsidDel="00F552E5">
          <w:delText xml:space="preserve">Para poder medir la satisfacción de </w:delText>
        </w:r>
      </w:del>
      <w:ins w:id="52" w:author="Luis Fernando Llanos Zavalaga" w:date="2018-07-10T12:36:00Z">
        <w:del w:id="53" w:author="Regina Casanova" w:date="2018-07-22T12:24:00Z">
          <w:r w:rsidR="00C46B65" w:rsidDel="00F552E5">
            <w:delText>ambos</w:delText>
          </w:r>
        </w:del>
      </w:ins>
      <w:del w:id="54" w:author="Regina Casanova" w:date="2018-07-22T12:24:00Z">
        <w:r w:rsidR="003D138E" w:rsidRPr="00BA156B" w:rsidDel="00F552E5">
          <w:delText xml:space="preserve"> tipos de usuarios del servicio de salud, </w:delText>
        </w:r>
        <w:r w:rsidR="00D32C56" w:rsidRPr="00BA156B" w:rsidDel="00F552E5">
          <w:delText xml:space="preserve">monitorear los reclamos </w:delText>
        </w:r>
      </w:del>
      <w:del w:id="55" w:author="Regina Casanova" w:date="2018-07-21T12:39:00Z">
        <w:r w:rsidR="00D32C56" w:rsidRPr="00BA156B" w:rsidDel="000D6AC8">
          <w:delText>es</w:delText>
        </w:r>
      </w:del>
      <w:del w:id="56" w:author="Regina Casanova" w:date="2018-07-22T12:24:00Z">
        <w:r w:rsidR="00D32C56" w:rsidRPr="00BA156B" w:rsidDel="00F552E5">
          <w:delText xml:space="preserve"> </w:delText>
        </w:r>
      </w:del>
      <w:del w:id="57" w:author="Regina Casanova" w:date="2018-07-21T12:39:00Z">
        <w:r w:rsidR="00D32C56" w:rsidRPr="00BA156B" w:rsidDel="000D6AC8">
          <w:delText xml:space="preserve">una </w:delText>
        </w:r>
      </w:del>
      <w:del w:id="58" w:author="Regina Casanova" w:date="2018-07-22T12:24:00Z">
        <w:r w:rsidR="00D32C56" w:rsidRPr="00BA156B" w:rsidDel="00F552E5">
          <w:delText>forma efectiva</w:delText>
        </w:r>
      </w:del>
      <w:del w:id="59" w:author="Regina Casanova" w:date="2018-07-21T12:39:00Z">
        <w:r w:rsidR="00D32C56" w:rsidRPr="00BA156B" w:rsidDel="000D6AC8">
          <w:delText xml:space="preserve"> de</w:delText>
        </w:r>
      </w:del>
      <w:del w:id="60" w:author="Regina Casanova" w:date="2018-07-22T12:24:00Z">
        <w:r w:rsidR="00D32C56" w:rsidRPr="00BA156B" w:rsidDel="00F552E5">
          <w:delText xml:space="preserve"> estar al tanto de que la satisfacción de ciudadanos no decaiga </w:delText>
        </w:r>
      </w:del>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ins w:id="61" w:author="Regina Casanova" w:date="2018-07-22T12:28:00Z">
        <w:r w:rsidR="00F552E5">
          <w:t xml:space="preserve">Es decir, un monitoreo de los reclamos nos brinda una aproximación acerca de la satisfacción del servicio dado. </w:t>
        </w:r>
      </w:ins>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w:t>
      </w:r>
      <w:commentRangeStart w:id="62"/>
      <w:r w:rsidR="00636506" w:rsidRPr="00BA156B">
        <w:t xml:space="preserve">formas </w:t>
      </w:r>
      <w:ins w:id="63" w:author="Regina Casanova" w:date="2018-07-22T12:30:00Z">
        <w:r w:rsidR="00F552E5">
          <w:t>reglamentadas y organizadas</w:t>
        </w:r>
      </w:ins>
      <w:del w:id="64" w:author="Regina Casanova" w:date="2018-07-22T12:29:00Z">
        <w:r w:rsidR="00636506" w:rsidRPr="00BA156B" w:rsidDel="00F552E5">
          <w:delText>sistematizadas</w:delText>
        </w:r>
      </w:del>
      <w:r w:rsidR="00636506" w:rsidRPr="00BA156B">
        <w:t xml:space="preserve"> </w:t>
      </w:r>
      <w:commentRangeEnd w:id="62"/>
      <w:r w:rsidR="00C46B65">
        <w:rPr>
          <w:rStyle w:val="Refdecomentario"/>
          <w:rFonts w:cstheme="minorBidi"/>
          <w:lang w:val="es-ES_tradnl"/>
        </w:rPr>
        <w:commentReference w:id="62"/>
      </w:r>
      <w:r w:rsidR="00636506" w:rsidRPr="00BA156B">
        <w:t xml:space="preserve">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w:t>
      </w:r>
      <w:ins w:id="65" w:author="Regina Casanova" w:date="2018-07-22T13:28:00Z">
        <w:r w:rsidR="00BA2777">
          <w:t>n</w:t>
        </w:r>
      </w:ins>
      <w:ins w:id="66" w:author="Regina Casanova" w:date="2018-07-22T13:27:00Z">
        <w:r w:rsidR="00BA2777">
          <w:t xml:space="preserve"> </w:t>
        </w:r>
      </w:ins>
      <w:del w:id="67" w:author="Regina Casanova" w:date="2018-07-22T13:28:00Z">
        <w:r w:rsidR="00636506" w:rsidRPr="00BA156B" w:rsidDel="00BA2777">
          <w:delText xml:space="preserve"> </w:delText>
        </w:r>
      </w:del>
      <w:del w:id="68" w:author="Regina Casanova" w:date="2018-07-22T13:24:00Z">
        <w:r w:rsidR="00636506" w:rsidRPr="00BA156B" w:rsidDel="00BA2777">
          <w:delText>software</w:delText>
        </w:r>
      </w:del>
      <w:ins w:id="69" w:author="Regina Casanova" w:date="2018-07-22T13:24:00Z">
        <w:r w:rsidR="00BA2777">
          <w:t>aplicativo</w:t>
        </w:r>
      </w:ins>
      <w:ins w:id="70" w:author="Regina Casanova" w:date="2018-07-22T13:28:00Z">
        <w:r w:rsidR="00BA2777">
          <w:t>s</w:t>
        </w:r>
      </w:ins>
      <w:ins w:id="71" w:author="Regina Casanova" w:date="2018-07-22T13:24:00Z">
        <w:r w:rsidR="00BA2777">
          <w:t xml:space="preserve"> informático</w:t>
        </w:r>
      </w:ins>
      <w:ins w:id="72" w:author="Regina Casanova" w:date="2018-07-22T13:28:00Z">
        <w:r w:rsidR="00BA2777">
          <w:t>s</w:t>
        </w:r>
      </w:ins>
      <w:r w:rsidR="00636506" w:rsidRPr="00BA156B">
        <w:t xml:space="preserve"> comercial</w:t>
      </w:r>
      <w:ins w:id="73" w:author="Regina Casanova" w:date="2018-07-22T13:28:00Z">
        <w:r w:rsidR="00BA2777">
          <w:t>es</w:t>
        </w:r>
      </w:ins>
      <w:r w:rsidR="00636506" w:rsidRPr="00BA156B">
        <w:t xml:space="preserve"> que</w:t>
      </w:r>
      <w:ins w:id="74" w:author="Regina Casanova" w:date="2018-07-22T13:28:00Z">
        <w:r w:rsidR="00BA2777">
          <w:t>, incluso</w:t>
        </w:r>
      </w:ins>
      <w:ins w:id="75" w:author="Regina Casanova" w:date="2018-07-22T13:27:00Z">
        <w:r w:rsidR="00BA2777">
          <w:t xml:space="preserve"> </w:t>
        </w:r>
      </w:ins>
      <w:ins w:id="76" w:author="Regina Casanova" w:date="2018-07-22T13:28:00Z">
        <w:r w:rsidR="00BA2777">
          <w:t>han sido</w:t>
        </w:r>
      </w:ins>
      <w:del w:id="77" w:author="Regina Casanova" w:date="2018-07-22T13:27:00Z">
        <w:r w:rsidR="00636506" w:rsidRPr="00BA156B" w:rsidDel="00BA2777">
          <w:delText xml:space="preserve"> ha</w:delText>
        </w:r>
      </w:del>
      <w:r w:rsidR="00636506" w:rsidRPr="00BA156B">
        <w:t xml:space="preserve"> </w:t>
      </w:r>
      <w:del w:id="78" w:author="Regina Casanova" w:date="2018-07-22T13:28:00Z">
        <w:r w:rsidR="00636506" w:rsidRPr="00BA156B" w:rsidDel="00BA2777">
          <w:delText xml:space="preserve">sido </w:delText>
        </w:r>
      </w:del>
      <w:r w:rsidR="00636506" w:rsidRPr="00BA156B">
        <w:t>utilizad</w:t>
      </w:r>
      <w:r w:rsidR="00647FAB" w:rsidRPr="00BA156B">
        <w:t>o</w:t>
      </w:r>
      <w:ins w:id="79" w:author="Regina Casanova" w:date="2018-07-22T13:28:00Z">
        <w:r w:rsidR="00BA2777">
          <w:t>s</w:t>
        </w:r>
      </w:ins>
      <w:r w:rsidR="00636506" w:rsidRPr="00BA156B">
        <w:t xml:space="preserve"> </w:t>
      </w:r>
      <w:del w:id="80" w:author="Regina Casanova" w:date="2018-07-22T13:28:00Z">
        <w:r w:rsidR="00880BFD" w:rsidRPr="00BA156B" w:rsidDel="00BA2777">
          <w:delText xml:space="preserve">incluso </w:delText>
        </w:r>
      </w:del>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5E83D921" w:rsidR="00D62010" w:rsidRPr="00BA156B" w:rsidRDefault="000839E6" w:rsidP="00625BCC">
      <w:pPr>
        <w:pStyle w:val="Texto"/>
      </w:pPr>
      <w:ins w:id="81" w:author="Regina Casanova" w:date="2018-07-22T12:41:00Z">
        <w:r>
          <w:t>En el</w:t>
        </w:r>
      </w:ins>
      <w:ins w:id="82" w:author="Regina Casanova" w:date="2018-07-22T12:46:00Z">
        <w:r>
          <w:t xml:space="preserve"> </w:t>
        </w:r>
      </w:ins>
      <w:ins w:id="83" w:author="Regina Casanova" w:date="2018-07-22T12:41:00Z">
        <w:r w:rsidR="003119A5">
          <w:t>Per</w:t>
        </w:r>
        <w:r>
          <w:t>ú</w:t>
        </w:r>
        <w:r w:rsidR="003119A5">
          <w:t xml:space="preserve"> se cuenta con normativa </w:t>
        </w:r>
      </w:ins>
      <w:ins w:id="84" w:author="Regina Casanova" w:date="2018-07-22T12:46:00Z">
        <w:r>
          <w:t>que regula</w:t>
        </w:r>
      </w:ins>
      <w:ins w:id="85" w:author="Regina Casanova" w:date="2018-07-22T12:42:00Z">
        <w:r>
          <w:t xml:space="preserve"> </w:t>
        </w:r>
        <w:r w:rsidR="003119A5">
          <w:t xml:space="preserve">el recojo y tratamiento de reclamos presentados en el sector salud. Sin embargo, problemas tanto </w:t>
        </w:r>
        <w:r>
          <w:t xml:space="preserve">en infraestructura </w:t>
        </w:r>
      </w:ins>
      <w:ins w:id="86" w:author="Regina Casanova" w:date="2018-07-22T12:47:00Z">
        <w:r>
          <w:t>inmobiliaria</w:t>
        </w:r>
      </w:ins>
      <w:ins w:id="87" w:author="Regina Casanova" w:date="2018-07-22T12:42:00Z">
        <w:r w:rsidR="003119A5">
          <w:t xml:space="preserve"> como tecnológica hacen que </w:t>
        </w:r>
      </w:ins>
      <w:ins w:id="88" w:author="Regina Casanova" w:date="2018-07-22T12:47:00Z">
        <w:r>
          <w:t>existan</w:t>
        </w:r>
      </w:ins>
      <w:ins w:id="89" w:author="Regina Casanova" w:date="2018-07-22T12:43:00Z">
        <w:r w:rsidR="003119A5">
          <w:t xml:space="preserve"> </w:t>
        </w:r>
      </w:ins>
      <w:ins w:id="90" w:author="Regina Casanova" w:date="2018-07-22T12:42:00Z">
        <w:r w:rsidR="003119A5">
          <w:t xml:space="preserve">limitaciones en la correcta </w:t>
        </w:r>
      </w:ins>
      <w:ins w:id="91" w:author="Regina Casanova" w:date="2018-07-22T12:43:00Z">
        <w:r w:rsidR="003119A5">
          <w:t>ejecuci</w:t>
        </w:r>
        <w:r>
          <w:t>ón de lo normado</w:t>
        </w:r>
      </w:ins>
      <w:ins w:id="92" w:author="Regina Casanova" w:date="2018-07-22T12:47:00Z">
        <w:r>
          <w:t>,</w:t>
        </w:r>
      </w:ins>
      <w:ins w:id="93" w:author="Regina Casanova" w:date="2018-07-22T12:43:00Z">
        <w:r>
          <w:t xml:space="preserve"> </w:t>
        </w:r>
      </w:ins>
      <w:ins w:id="94" w:author="Regina Casanova" w:date="2018-07-22T12:47:00Z">
        <w:r>
          <w:t>i</w:t>
        </w:r>
      </w:ins>
      <w:ins w:id="95" w:author="Regina Casanova" w:date="2018-07-22T12:43:00Z">
        <w:r w:rsidR="003119A5">
          <w:t>ncluso haciendo</w:t>
        </w:r>
      </w:ins>
      <w:ins w:id="96" w:author="Regina Casanova" w:date="2018-07-22T12:44:00Z">
        <w:r>
          <w:t xml:space="preserve"> casi imposible</w:t>
        </w:r>
      </w:ins>
      <w:ins w:id="97" w:author="Regina Casanova" w:date="2018-07-22T12:43:00Z">
        <w:r w:rsidR="003119A5">
          <w:t xml:space="preserve"> el uso de </w:t>
        </w:r>
      </w:ins>
      <w:ins w:id="98" w:author="Regina Casanova" w:date="2018-07-22T13:29:00Z">
        <w:r w:rsidR="00503F22">
          <w:t xml:space="preserve">aplicativos informáticos </w:t>
        </w:r>
      </w:ins>
      <w:ins w:id="99" w:author="Regina Casanova" w:date="2018-07-22T12:43:00Z">
        <w:r w:rsidR="003119A5">
          <w:t>comercial</w:t>
        </w:r>
      </w:ins>
      <w:ins w:id="100" w:author="Regina Casanova" w:date="2018-07-22T13:29:00Z">
        <w:r w:rsidR="00503F22">
          <w:t>es</w:t>
        </w:r>
      </w:ins>
      <w:ins w:id="101" w:author="Regina Casanova" w:date="2018-07-22T12:43:00Z">
        <w:r w:rsidR="003119A5">
          <w:t xml:space="preserve"> </w:t>
        </w:r>
      </w:ins>
      <w:ins w:id="102" w:author="Regina Casanova" w:date="2018-07-22T12:47:00Z">
        <w:r>
          <w:t>que permita</w:t>
        </w:r>
      </w:ins>
      <w:ins w:id="103" w:author="Regina Casanova" w:date="2018-07-22T13:29:00Z">
        <w:r w:rsidR="00503F22">
          <w:t>n</w:t>
        </w:r>
      </w:ins>
      <w:ins w:id="104" w:author="Regina Casanova" w:date="2018-07-22T12:47:00Z">
        <w:r>
          <w:t xml:space="preserve"> una</w:t>
        </w:r>
      </w:ins>
      <w:ins w:id="105" w:author="Regina Casanova" w:date="2018-07-22T12:44:00Z">
        <w:r>
          <w:t xml:space="preserve"> correcta organizaci</w:t>
        </w:r>
      </w:ins>
      <w:ins w:id="106" w:author="Regina Casanova" w:date="2018-07-22T12:45:00Z">
        <w:r>
          <w:t>ón de reclamos en el sector salud.</w:t>
        </w:r>
      </w:ins>
      <w:ins w:id="107" w:author="Regina Casanova" w:date="2018-07-22T12:42:00Z">
        <w:r w:rsidR="003119A5">
          <w:t xml:space="preserve"> </w:t>
        </w:r>
      </w:ins>
      <w:commentRangeStart w:id="108"/>
      <w:del w:id="109" w:author="Regina Casanova" w:date="2018-07-22T12:45:00Z">
        <w:r w:rsidR="005D31DC" w:rsidRPr="00BA156B" w:rsidDel="000839E6">
          <w:delText>Sin embargo, en el Perú no se cuenta con la infraestructura necesaria para poder utilizar</w:delText>
        </w:r>
        <w:r w:rsidR="00D62010" w:rsidRPr="00BA156B" w:rsidDel="000839E6">
          <w:delText xml:space="preserve"> este software ya que está pensado para la recolección de comunicaciones digitales con los ciudadanos. </w:delText>
        </w:r>
        <w:commentRangeEnd w:id="108"/>
        <w:r w:rsidR="00C46B65" w:rsidDel="000839E6">
          <w:rPr>
            <w:rStyle w:val="Refdecomentario"/>
            <w:rFonts w:cstheme="minorBidi"/>
            <w:lang w:val="es-ES_tradnl"/>
          </w:rPr>
          <w:commentReference w:id="108"/>
        </w:r>
      </w:del>
      <w:r w:rsidR="00D62010" w:rsidRPr="00BA156B">
        <w:t xml:space="preserve">En el caso de la Superintendencia Nacional de Salud (SUSALUD) del </w:t>
      </w:r>
      <w:r w:rsidR="00D62010" w:rsidRPr="00BA156B">
        <w:lastRenderedPageBreak/>
        <w:t xml:space="preserve">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w:t>
      </w:r>
      <w:ins w:id="110" w:author="Luis Fernando Llanos Zavalaga" w:date="2018-07-10T12:45:00Z">
        <w:r w:rsidR="005216C4">
          <w:t>,</w:t>
        </w:r>
      </w:ins>
      <w:r w:rsidR="00D62010" w:rsidRPr="00BA156B">
        <w:t xml:space="preserve"> a la par</w:t>
      </w:r>
      <w:ins w:id="111" w:author="Luis Fernando Llanos Zavalaga" w:date="2018-07-10T12:45:00Z">
        <w:r w:rsidR="005216C4">
          <w:t>,</w:t>
        </w:r>
      </w:ins>
      <w:r w:rsidR="00D62010" w:rsidRPr="00BA156B">
        <w:t xml:space="preserve"> brindar información a los gestores de </w:t>
      </w:r>
      <w:r w:rsidR="00F0136E" w:rsidRPr="00BA156B">
        <w:t xml:space="preserve">distintas </w:t>
      </w:r>
      <w:r w:rsidR="00D62010" w:rsidRPr="00BA156B">
        <w:t xml:space="preserve">IPRESS </w:t>
      </w:r>
      <w:del w:id="112" w:author="Luis Fernando Llanos Zavalaga" w:date="2018-07-10T12:46:00Z">
        <w:r w:rsidR="00D62010" w:rsidRPr="00BA156B" w:rsidDel="005216C4">
          <w:delText xml:space="preserve">para </w:delText>
        </w:r>
      </w:del>
      <w:ins w:id="113" w:author="Luis Fernando Llanos Zavalaga" w:date="2018-07-10T12:46:00Z">
        <w:r w:rsidR="005216C4">
          <w:t>que permita</w:t>
        </w:r>
        <w:r w:rsidR="005216C4" w:rsidRPr="00BA156B">
          <w:t xml:space="preserve"> </w:t>
        </w:r>
      </w:ins>
      <w:r w:rsidR="00D62010" w:rsidRPr="00BA156B">
        <w:t xml:space="preserve">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ins w:id="114" w:author="Regina Casanova" w:date="2018-07-22T13:07:00Z">
        <w:r w:rsidR="002A2AA7">
          <w:t xml:space="preserve">aplicativo </w:t>
        </w:r>
        <w:r w:rsidR="005C71C1">
          <w:t xml:space="preserve">informático </w:t>
        </w:r>
      </w:ins>
      <w:commentRangeStart w:id="115"/>
      <w:del w:id="116" w:author="Regina Casanova" w:date="2018-07-22T13:07:00Z">
        <w:r w:rsidR="007E4000" w:rsidRPr="00BA156B" w:rsidDel="002A2AA7">
          <w:delText xml:space="preserve"> </w:delText>
        </w:r>
        <w:commentRangeEnd w:id="115"/>
        <w:r w:rsidR="002A2AA7" w:rsidDel="002A2AA7">
          <w:rPr>
            <w:rStyle w:val="Refdecomentario"/>
            <w:rFonts w:cstheme="minorBidi"/>
            <w:lang w:val="es-ES_tradnl"/>
          </w:rPr>
          <w:commentReference w:id="115"/>
        </w:r>
      </w:del>
      <w:r w:rsidR="00D62010" w:rsidRPr="00BA156B">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w:t>
      </w:r>
      <w:ins w:id="117" w:author="Regina Casanova" w:date="2018-07-22T13:08:00Z">
        <w:r w:rsidR="005C71C1">
          <w:t>aplicativo informático</w:t>
        </w:r>
      </w:ins>
      <w:commentRangeStart w:id="118"/>
      <w:del w:id="119" w:author="Regina Casanova" w:date="2018-07-22T13:08:00Z">
        <w:r w:rsidR="00792C24" w:rsidRPr="00BA156B" w:rsidDel="005C71C1">
          <w:delText>sistema</w:delText>
        </w:r>
      </w:del>
      <w:commentRangeEnd w:id="118"/>
      <w:r w:rsidR="002A2AA7">
        <w:rPr>
          <w:rStyle w:val="Refdecomentario"/>
          <w:rFonts w:cstheme="minorBidi"/>
          <w:lang w:val="es-ES_tradnl"/>
        </w:rPr>
        <w:commentReference w:id="118"/>
      </w:r>
      <w:r w:rsidR="00792C24" w:rsidRPr="00BA156B">
        <w:t xml:space="preserve">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3EB44385" w:rsidR="00465DBE" w:rsidRPr="00BA156B" w:rsidRDefault="002A2AA7" w:rsidP="00625BCC">
      <w:pPr>
        <w:pStyle w:val="Texto"/>
      </w:pPr>
      <w:ins w:id="120" w:author="Regina Casanova" w:date="2018-07-22T13:00:00Z">
        <w:r>
          <w:t xml:space="preserve">Este aplicativo </w:t>
        </w:r>
      </w:ins>
      <w:ins w:id="121" w:author="Regina Casanova" w:date="2018-07-22T13:08:00Z">
        <w:r w:rsidR="005C71C1">
          <w:t xml:space="preserve">informático </w:t>
        </w:r>
      </w:ins>
      <w:ins w:id="122" w:author="Regina Casanova" w:date="2018-07-22T13:00:00Z">
        <w:r>
          <w:t>de gestión de reclamos, al estar basado en</w:t>
        </w:r>
      </w:ins>
      <w:del w:id="123" w:author="Regina Casanova" w:date="2018-07-22T13:01:00Z">
        <w:r w:rsidR="00465DBE" w:rsidRPr="00BA156B" w:rsidDel="002A2AA7">
          <w:delText xml:space="preserve">Adicionalmente, este </w:delText>
        </w:r>
        <w:commentRangeStart w:id="124"/>
        <w:r w:rsidR="00465DBE" w:rsidRPr="00BA156B" w:rsidDel="002A2AA7">
          <w:delText>sistema de gestión de reclamos estaría basado en</w:delText>
        </w:r>
      </w:del>
      <w:r w:rsidR="00465DBE" w:rsidRPr="00BA156B">
        <w:t xml:space="preserve"> los principios requeridos </w:t>
      </w:r>
      <w:ins w:id="125" w:author="Regina Casanova" w:date="2018-07-22T13:01:00Z">
        <w:r>
          <w:t>que</w:t>
        </w:r>
      </w:ins>
      <w:del w:id="126" w:author="Regina Casanova" w:date="2018-07-22T13:01:00Z">
        <w:r w:rsidR="00465DBE" w:rsidRPr="00BA156B" w:rsidDel="002A2AA7">
          <w:delText>para</w:delText>
        </w:r>
      </w:del>
      <w:r w:rsidR="00465DBE" w:rsidRPr="00BA156B">
        <w:t xml:space="preserve"> garanti</w:t>
      </w:r>
      <w:ins w:id="127" w:author="Regina Casanova" w:date="2018-07-22T13:01:00Z">
        <w:r>
          <w:t>cen</w:t>
        </w:r>
      </w:ins>
      <w:del w:id="128" w:author="Regina Casanova" w:date="2018-07-22T13:01:00Z">
        <w:r w:rsidR="00465DBE" w:rsidRPr="00BA156B" w:rsidDel="002A2AA7">
          <w:delText>zar</w:delText>
        </w:r>
      </w:del>
      <w:r w:rsidR="00465DBE" w:rsidRPr="00BA156B">
        <w:t xml:space="preserve"> la </w:t>
      </w:r>
      <w:ins w:id="129" w:author="Regina Casanova" w:date="2018-07-22T13:01:00Z">
        <w:r>
          <w:t xml:space="preserve">correcta </w:t>
        </w:r>
      </w:ins>
      <w:r w:rsidR="00465DBE" w:rsidRPr="00BA156B">
        <w:t>recolección</w:t>
      </w:r>
      <w:ins w:id="130" w:author="Regina Casanova" w:date="2018-07-22T13:01:00Z">
        <w:r>
          <w:t>, manejo y uso</w:t>
        </w:r>
      </w:ins>
      <w:r w:rsidR="00465DBE" w:rsidRPr="00BA156B">
        <w:t xml:space="preserve"> de</w:t>
      </w:r>
      <w:ins w:id="131" w:author="Regina Casanova" w:date="2018-07-22T13:02:00Z">
        <w:r>
          <w:t xml:space="preserve"> los</w:t>
        </w:r>
      </w:ins>
      <w:r w:rsidR="00465DBE" w:rsidRPr="00BA156B">
        <w:t xml:space="preserve"> reclamos</w:t>
      </w:r>
      <w:ins w:id="132" w:author="Regina Casanova" w:date="2018-07-22T13:02:00Z">
        <w:r>
          <w:t xml:space="preserve"> y su información</w:t>
        </w:r>
      </w:ins>
      <w:del w:id="133" w:author="Regina Casanova" w:date="2018-07-22T13:02:00Z">
        <w:r w:rsidR="00465DBE" w:rsidRPr="00BA156B" w:rsidDel="002A2AA7">
          <w:delText>,</w:delText>
        </w:r>
      </w:del>
      <w:r w:rsidR="00465DBE" w:rsidRPr="00BA156B">
        <w:t xml:space="preserve"> </w:t>
      </w:r>
      <w:del w:id="134" w:author="Regina Casanova" w:date="2018-07-22T13:02:00Z">
        <w:r w:rsidR="00465DBE" w:rsidRPr="00BA156B" w:rsidDel="002A2AA7">
          <w:delText xml:space="preserve">su manejo y uso de dicha información </w:delText>
        </w:r>
      </w:del>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ins w:id="135" w:author="Regina Casanova" w:date="2018-07-22T13:02:00Z">
        <w:r>
          <w:t xml:space="preserve"> presuponen un fortalecimiento para el sistema de gestión de reclamos</w:t>
        </w:r>
      </w:ins>
      <w:r w:rsidR="00465DBE" w:rsidRPr="00BA156B">
        <w:t xml:space="preserve">. </w:t>
      </w:r>
      <w:commentRangeEnd w:id="124"/>
      <w:r w:rsidR="005216C4">
        <w:rPr>
          <w:rStyle w:val="Refdecomentario"/>
          <w:rFonts w:cstheme="minorBidi"/>
          <w:lang w:val="es-ES_tradnl"/>
        </w:rPr>
        <w:commentReference w:id="124"/>
      </w:r>
      <w:r w:rsidR="00CE1173" w:rsidRPr="00BA156B">
        <w:rPr>
          <w:color w:val="000000" w:themeColor="text1"/>
        </w:rPr>
        <w:t xml:space="preserve">Esta tesis se centra en encontrar un diseño posible para dicho </w:t>
      </w:r>
      <w:commentRangeStart w:id="136"/>
      <w:del w:id="137" w:author="Regina Casanova" w:date="2018-07-22T13:07:00Z">
        <w:r w:rsidR="00CE1173" w:rsidRPr="00BA156B" w:rsidDel="002A2AA7">
          <w:rPr>
            <w:color w:val="000000" w:themeColor="text1"/>
          </w:rPr>
          <w:delText>sistema centralizado</w:delText>
        </w:r>
        <w:commentRangeEnd w:id="136"/>
        <w:r w:rsidDel="002A2AA7">
          <w:rPr>
            <w:rStyle w:val="Refdecomentario"/>
            <w:rFonts w:cstheme="minorBidi"/>
            <w:lang w:val="es-ES_tradnl"/>
          </w:rPr>
          <w:commentReference w:id="136"/>
        </w:r>
      </w:del>
      <w:ins w:id="138" w:author="Regina Casanova" w:date="2018-07-22T13:07:00Z">
        <w:r>
          <w:rPr>
            <w:color w:val="000000" w:themeColor="text1"/>
          </w:rPr>
          <w:t>aplicativo</w:t>
        </w:r>
      </w:ins>
      <w:ins w:id="139" w:author="Regina Casanova" w:date="2018-07-22T13:08:00Z">
        <w:r w:rsidR="005C71C1">
          <w:rPr>
            <w:color w:val="000000" w:themeColor="text1"/>
          </w:rPr>
          <w:t xml:space="preserve"> informático</w:t>
        </w:r>
      </w:ins>
      <w:r w:rsidR="00CE1173" w:rsidRPr="00BA156B">
        <w:rPr>
          <w:color w:val="000000" w:themeColor="text1"/>
        </w:rPr>
        <w:t xml:space="preserve">,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40" w:name="_Toc511166273"/>
      <w:r w:rsidRPr="00625BCC">
        <w:lastRenderedPageBreak/>
        <w:t>Planteamiento del Problema</w:t>
      </w:r>
      <w:bookmarkEnd w:id="140"/>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commentRangeStart w:id="141"/>
      <w:r w:rsidRPr="00BA156B">
        <w:t>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commentRangeEnd w:id="141"/>
      <w:r w:rsidR="005216C4">
        <w:rPr>
          <w:rStyle w:val="Refdecomentario"/>
          <w:rFonts w:cstheme="minorBidi"/>
          <w:lang w:val="es-ES_tradnl"/>
        </w:rPr>
        <w:commentReference w:id="141"/>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638AB137" w:rsidR="00F97069" w:rsidRPr="00BA156B" w:rsidRDefault="00E04B5A" w:rsidP="00625BCC">
      <w:pPr>
        <w:pStyle w:val="Texto"/>
      </w:pPr>
      <w:r w:rsidRPr="00BA156B">
        <w:t>SUSALUD</w:t>
      </w:r>
      <w:r w:rsidR="00DC394C" w:rsidRPr="00BA156B">
        <w:t xml:space="preserve">, como entidad fiscalizadora del sector Salud en el Perú, cuenta con un </w:t>
      </w:r>
      <w:del w:id="142" w:author="Regina Casanova" w:date="2018-06-18T17:53:00Z">
        <w:r w:rsidR="00DC394C" w:rsidRPr="00BA156B" w:rsidDel="00E94926">
          <w:delText>sistema informático</w:delText>
        </w:r>
      </w:del>
      <w:ins w:id="143" w:author="Regina Casanova" w:date="2018-07-22T19:10:00Z">
        <w:r w:rsidR="00212ACA">
          <w:t>aplicativo informático</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w:t>
      </w:r>
      <w:del w:id="144" w:author="Regina Casanova" w:date="2018-07-22T19:10:00Z">
        <w:r w:rsidR="00F97069" w:rsidRPr="00BA156B" w:rsidDel="00212ACA">
          <w:delText>iz</w:delText>
        </w:r>
      </w:del>
      <w:r w:rsidR="00F97069" w:rsidRPr="00BA156B">
        <w:t>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w:t>
      </w:r>
      <w:r w:rsidR="002479F9" w:rsidRPr="00BA156B">
        <w:lastRenderedPageBreak/>
        <w:t xml:space="preserve">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589F4361"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commentRangeStart w:id="145"/>
      <w:r w:rsidR="008F2FAA" w:rsidRPr="00BA156B">
        <w:t xml:space="preserve">se les brinda </w:t>
      </w:r>
      <w:commentRangeEnd w:id="145"/>
      <w:r w:rsidR="00AC5970">
        <w:rPr>
          <w:rStyle w:val="Refdecomentario"/>
          <w:rFonts w:cstheme="minorBidi"/>
          <w:lang w:val="es-ES_tradnl"/>
        </w:rPr>
        <w:commentReference w:id="145"/>
      </w:r>
      <w:r w:rsidRPr="00BA156B">
        <w:t xml:space="preserve">poca atención </w:t>
      </w:r>
      <w:ins w:id="146" w:author="Regina Casanova" w:date="2018-07-22T19:10:00Z">
        <w:r w:rsidR="000A0C44">
          <w:t xml:space="preserve">a los reclamos </w:t>
        </w:r>
      </w:ins>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47" w:name="_Toc511166274"/>
      <w:r w:rsidRPr="00BA156B">
        <w:lastRenderedPageBreak/>
        <w:t>Marco Teórico</w:t>
      </w:r>
      <w:bookmarkEnd w:id="147"/>
    </w:p>
    <w:p w14:paraId="3C1D63EF" w14:textId="77777777" w:rsidR="00562533" w:rsidRPr="00BA156B" w:rsidRDefault="00562533" w:rsidP="009E44F3">
      <w:pPr>
        <w:pStyle w:val="Ttulo2"/>
        <w:rPr>
          <w:lang w:val="es-PE"/>
        </w:rPr>
      </w:pPr>
      <w:bookmarkStart w:id="148" w:name="_Toc511166275"/>
      <w:r w:rsidRPr="00BA156B">
        <w:rPr>
          <w:lang w:val="es-PE"/>
        </w:rPr>
        <w:t>Calidad de Atención al usuario y sistemas de gestión para reclamos en el sector salud</w:t>
      </w:r>
      <w:bookmarkEnd w:id="148"/>
    </w:p>
    <w:p w14:paraId="4E8F8D22" w14:textId="77777777" w:rsidR="00AB21A0" w:rsidRPr="00BA156B" w:rsidRDefault="00AB21A0" w:rsidP="00000899">
      <w:pPr>
        <w:pStyle w:val="Ttulo3"/>
        <w:rPr>
          <w:lang w:val="es-PE"/>
        </w:rPr>
      </w:pPr>
      <w:bookmarkStart w:id="149" w:name="_Toc511166276"/>
      <w:r w:rsidRPr="00BA156B">
        <w:rPr>
          <w:lang w:val="es-PE"/>
        </w:rPr>
        <w:t>Calidad de Atención en Salud al Usuario</w:t>
      </w:r>
      <w:bookmarkEnd w:id="149"/>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50"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50"/>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25C1EEBE" w:rsidR="00562533" w:rsidRPr="00BA156B" w:rsidRDefault="00562533" w:rsidP="00000899">
      <w:pPr>
        <w:pStyle w:val="Ttulo3"/>
        <w:rPr>
          <w:lang w:val="es-PE"/>
        </w:rPr>
      </w:pPr>
      <w:bookmarkStart w:id="151" w:name="_Toc511166278"/>
      <w:commentRangeStart w:id="152"/>
      <w:r w:rsidRPr="00BA156B">
        <w:rPr>
          <w:lang w:val="es-PE"/>
        </w:rPr>
        <w:t xml:space="preserve">Formas de monitoreo </w:t>
      </w:r>
      <w:ins w:id="153" w:author="Regina Casanova" w:date="2018-07-22T19:11:00Z">
        <w:r w:rsidR="000A0C44">
          <w:rPr>
            <w:lang w:val="es-PE"/>
          </w:rPr>
          <w:t xml:space="preserve">de la atención sanitaria </w:t>
        </w:r>
      </w:ins>
      <w:r w:rsidRPr="00BA156B">
        <w:rPr>
          <w:lang w:val="es-PE"/>
        </w:rPr>
        <w:t>en</w:t>
      </w:r>
      <w:ins w:id="154" w:author="Regina Casanova" w:date="2018-07-22T19:11:00Z">
        <w:r w:rsidR="000A0C44">
          <w:rPr>
            <w:lang w:val="es-PE"/>
          </w:rPr>
          <w:t xml:space="preserve"> el</w:t>
        </w:r>
      </w:ins>
      <w:r w:rsidRPr="00BA156B">
        <w:rPr>
          <w:lang w:val="es-PE"/>
        </w:rPr>
        <w:t xml:space="preserve"> Perú y el Mundo</w:t>
      </w:r>
      <w:bookmarkEnd w:id="151"/>
      <w:commentRangeEnd w:id="152"/>
      <w:r w:rsidR="00510903">
        <w:rPr>
          <w:rStyle w:val="Refdecomentario"/>
          <w:rFonts w:eastAsiaTheme="minorHAnsi" w:cstheme="minorBidi"/>
          <w:color w:val="auto"/>
          <w:lang w:val="es-ES_tradnl"/>
        </w:rPr>
        <w:commentReference w:id="152"/>
      </w:r>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F916E3">
        <w:t>Hospital Consumer Asse</w:t>
      </w:r>
      <w:r w:rsidR="00C52C63" w:rsidRPr="00F916E3">
        <w:t>s</w:t>
      </w:r>
      <w:r w:rsidRPr="00F916E3">
        <w:t xml:space="preserve">sment of Healthcare Providers and </w:t>
      </w:r>
      <w:r w:rsidRPr="00F916E3">
        <w:lastRenderedPageBreak/>
        <w:t>Systems</w:t>
      </w:r>
      <w:r w:rsidRPr="00BA156B">
        <w:t xml:space="preserve"> en el año 2006, con el fin de medir las perspectivas de los pacientes sobre 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155"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156" w:author="Regina Casanova" w:date="2018-06-15T15:10:00Z">
        <w:r w:rsidR="003910CB">
          <w:t xml:space="preserve">Debido a que los sistemas hospitalarios presentan una compleja </w:t>
        </w:r>
      </w:ins>
      <w:ins w:id="157" w:author="Regina Casanova" w:date="2018-06-15T15:11:00Z">
        <w:r w:rsidR="003910CB">
          <w:t>interrelación</w:t>
        </w:r>
      </w:ins>
      <w:ins w:id="158" w:author="Regina Casanova" w:date="2018-06-15T15:10:00Z">
        <w:r w:rsidR="003910CB">
          <w:t xml:space="preserve"> entre diversos procesos, servicios y personal, el monitoreo de calidad de atenció</w:t>
        </w:r>
      </w:ins>
      <w:ins w:id="159" w:author="Regina Casanova" w:date="2018-06-15T15:11:00Z">
        <w:r w:rsidR="003910CB">
          <w:t>n puede</w:t>
        </w:r>
      </w:ins>
      <w:ins w:id="160" w:author="Regina Casanova" w:date="2018-06-15T15:13:00Z">
        <w:r w:rsidR="003910CB">
          <w:t xml:space="preserve"> ser</w:t>
        </w:r>
      </w:ins>
      <w:ins w:id="161" w:author="Regina Casanova" w:date="2018-06-15T15:11:00Z">
        <w:r w:rsidR="003910CB">
          <w:t xml:space="preserve"> realiza</w:t>
        </w:r>
      </w:ins>
      <w:ins w:id="162" w:author="Regina Casanova" w:date="2018-06-15T15:13:00Z">
        <w:r w:rsidR="003910CB">
          <w:t>da</w:t>
        </w:r>
      </w:ins>
      <w:ins w:id="163" w:author="Regina Casanova" w:date="2018-06-15T15:11:00Z">
        <w:r w:rsidR="003910CB">
          <w:t xml:space="preserve"> de diversas maneras</w:t>
        </w:r>
      </w:ins>
      <w:ins w:id="164" w:author="Regina Casanova" w:date="2018-06-15T15:49:00Z">
        <w:r w:rsidR="00CF1D12">
          <w:t xml:space="preserve"> </w:t>
        </w:r>
      </w:ins>
      <w:ins w:id="165"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166" w:author="Regina Casanova" w:date="2018-06-15T15:50:00Z">
        <w:r w:rsidR="00615A96">
          <w:fldChar w:fldCharType="end"/>
        </w:r>
      </w:ins>
      <w:ins w:id="167" w:author="Regina Casanova" w:date="2018-06-15T15:11:00Z">
        <w:r w:rsidR="003910CB">
          <w:t xml:space="preserve"> </w:t>
        </w:r>
      </w:ins>
      <w:ins w:id="168" w:author="Regina Casanova" w:date="2018-06-15T15:12:00Z">
        <w:r w:rsidR="003910CB">
          <w:t xml:space="preserve">siendo una de </w:t>
        </w:r>
      </w:ins>
      <w:ins w:id="169" w:author="Regina Casanova" w:date="2018-06-15T15:13:00Z">
        <w:r w:rsidR="003910CB">
          <w:t>estas</w:t>
        </w:r>
      </w:ins>
      <w:ins w:id="170" w:author="Regina Casanova" w:date="2018-06-15T15:11:00Z">
        <w:r w:rsidR="003910CB">
          <w:t xml:space="preserve"> </w:t>
        </w:r>
      </w:ins>
      <w:ins w:id="171" w:author="Regina Casanova" w:date="2018-06-15T15:12:00Z">
        <w:r w:rsidR="003910CB">
          <w:t>la</w:t>
        </w:r>
      </w:ins>
      <w:ins w:id="172" w:author="Regina Casanova" w:date="2018-06-15T15:11:00Z">
        <w:r w:rsidR="003910CB">
          <w:t xml:space="preserve"> correcta gestión y monitoreo de los reclamos</w:t>
        </w:r>
      </w:ins>
      <w:ins w:id="173" w:author="Regina Casanova" w:date="2018-06-15T15:12:00Z">
        <w:r w:rsidR="003910CB">
          <w:t>, que</w:t>
        </w:r>
      </w:ins>
      <w:ins w:id="174" w:author="Regina Casanova" w:date="2018-06-15T15:14:00Z">
        <w:r w:rsidR="003910CB">
          <w:t xml:space="preserve"> por ser presentados por los mismos pacientes que reciben el servicio,</w:t>
        </w:r>
      </w:ins>
      <w:ins w:id="175" w:author="Regina Casanova" w:date="2018-06-15T15:13:00Z">
        <w:r w:rsidR="003910CB">
          <w:t xml:space="preserve"> </w:t>
        </w:r>
      </w:ins>
      <w:ins w:id="176" w:author="Regina Casanova" w:date="2018-06-15T15:14:00Z">
        <w:r w:rsidR="003910CB">
          <w:t>permitiría</w:t>
        </w:r>
      </w:ins>
      <w:ins w:id="177" w:author="Regina Casanova" w:date="2018-06-15T15:12:00Z">
        <w:r w:rsidR="003910CB">
          <w:t xml:space="preserve"> obtener una aproximación para el monitoreo de la calidad de atención brindada.</w:t>
        </w:r>
      </w:ins>
    </w:p>
    <w:p w14:paraId="5A02499E" w14:textId="40A8A331" w:rsidR="00FC6B75" w:rsidRPr="00BA156B" w:rsidDel="000A0C44" w:rsidRDefault="00A90C62" w:rsidP="00625BCC">
      <w:pPr>
        <w:pStyle w:val="Texto"/>
        <w:rPr>
          <w:del w:id="178" w:author="Regina Casanova" w:date="2018-07-22T19:14:00Z"/>
        </w:rPr>
      </w:pPr>
      <w:commentRangeStart w:id="179"/>
      <w:del w:id="180" w:author="Regina Casanova" w:date="2018-07-22T19:14:00Z">
        <w:r w:rsidRPr="00BA156B" w:rsidDel="000A0C44">
          <w:delText>Dejando al monitoreo de reclamos como una forma de monitorear la calidad de atención.</w:delText>
        </w:r>
        <w:commentRangeEnd w:id="179"/>
        <w:r w:rsidR="007A0FFF" w:rsidDel="000A0C44">
          <w:rPr>
            <w:rStyle w:val="Refdecomentario"/>
            <w:rFonts w:cstheme="minorBidi"/>
            <w:lang w:val="es-ES_tradnl"/>
          </w:rPr>
          <w:commentReference w:id="179"/>
        </w:r>
      </w:del>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w:t>
      </w:r>
      <w:r w:rsidR="00755F71" w:rsidRPr="00BA156B">
        <w:lastRenderedPageBreak/>
        <w:t>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181" w:name="_Toc511166279"/>
      <w:r w:rsidRPr="00BA156B">
        <w:rPr>
          <w:lang w:val="es-PE"/>
        </w:rPr>
        <w:lastRenderedPageBreak/>
        <w:t>Sistema de gestión de reclamos en el sector salud</w:t>
      </w:r>
      <w:bookmarkEnd w:id="181"/>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24E3AA8D" w:rsidR="00ED563C" w:rsidRPr="00BD5A50" w:rsidRDefault="00CC0FCF" w:rsidP="000A0C44">
      <w:pPr>
        <w:pStyle w:val="Ttulo4"/>
      </w:pPr>
      <w:ins w:id="182" w:author="Regina Casanova" w:date="2018-07-22T19:22:00Z">
        <w:r>
          <w:t xml:space="preserve">Aplicativos informáticos comerciales </w:t>
        </w:r>
      </w:ins>
      <w:commentRangeStart w:id="183"/>
      <w:del w:id="184" w:author="Regina Casanova" w:date="2018-07-22T19:22:00Z">
        <w:r w:rsidR="007C273E" w:rsidRPr="00BD5A50" w:rsidDel="00CC0FCF">
          <w:delText>Softwa</w:delText>
        </w:r>
      </w:del>
      <w:del w:id="185" w:author="Regina Casanova" w:date="2018-07-22T19:23:00Z">
        <w:r w:rsidR="007C273E" w:rsidRPr="00BD5A50" w:rsidDel="00CC0FCF">
          <w:delText>re comercial de</w:delText>
        </w:r>
      </w:del>
      <w:ins w:id="186" w:author="Regina Casanova" w:date="2018-07-22T19:23:00Z">
        <w:r>
          <w:t>para un</w:t>
        </w:r>
      </w:ins>
      <w:r w:rsidR="007C273E" w:rsidRPr="00BD5A50">
        <w:t xml:space="preserve"> </w:t>
      </w:r>
      <w:r w:rsidR="00B75533" w:rsidRPr="00BD5A50">
        <w:t>Sistema de Gestión de Recl</w:t>
      </w:r>
      <w:r w:rsidR="00BD5A50">
        <w:t xml:space="preserve">amos </w:t>
      </w:r>
      <w:commentRangeEnd w:id="183"/>
      <w:r w:rsidR="007A0FFF">
        <w:rPr>
          <w:rStyle w:val="Refdecomentario"/>
          <w:rFonts w:eastAsiaTheme="minorHAnsi" w:cstheme="minorBidi"/>
          <w:i w:val="0"/>
          <w:iCs w:val="0"/>
          <w:color w:val="auto"/>
        </w:rPr>
        <w:commentReference w:id="183"/>
      </w:r>
    </w:p>
    <w:p w14:paraId="1AB80DEA" w14:textId="2A739FCC" w:rsidR="00CC0FCF" w:rsidRDefault="00CC0FCF" w:rsidP="00CC0FCF">
      <w:pPr>
        <w:pStyle w:val="Texto"/>
        <w:rPr>
          <w:ins w:id="187" w:author="Regina Casanova" w:date="2018-07-22T19:23:00Z"/>
        </w:rPr>
      </w:pPr>
      <w:ins w:id="188" w:author="Regina Casanova" w:date="2018-07-22T19:23:00Z">
        <w:r>
          <w:t>Aunque un sistema de gestión de reclamos no se limita exclusivamente al uso de un aplicativo informático para gestionarlos</w:t>
        </w:r>
      </w:ins>
      <w:ins w:id="189" w:author="Regina Casanova" w:date="2018-07-22T19:24:00Z">
        <w:r>
          <w:t>, el uso de un aplicativo informático se presenta como una buena alternativa en el caso de</w:t>
        </w:r>
      </w:ins>
      <w:ins w:id="190" w:author="Regina Casanova" w:date="2018-07-22T19:25:00Z">
        <w:r>
          <w:t xml:space="preserve"> </w:t>
        </w:r>
      </w:ins>
      <w:ins w:id="191" w:author="Regina Casanova" w:date="2018-07-22T19:23:00Z">
        <w:r>
          <w:t xml:space="preserve">tener </w:t>
        </w:r>
      </w:ins>
      <w:ins w:id="192" w:author="Regina Casanova" w:date="2018-07-22T19:25:00Z">
        <w:r>
          <w:t xml:space="preserve">previamente bien definidos </w:t>
        </w:r>
      </w:ins>
      <w:ins w:id="193" w:author="Regina Casanova" w:date="2018-07-22T19:23:00Z">
        <w:r>
          <w:t xml:space="preserve">procesos y actores sobre la resolución de reclamos. Si es que esto no se encuentran debidamente definidos, el uso de un </w:t>
        </w:r>
      </w:ins>
      <w:ins w:id="194" w:author="Regina Casanova" w:date="2018-07-22T19:25:00Z">
        <w:r>
          <w:t>aplicativo informático</w:t>
        </w:r>
      </w:ins>
      <w:ins w:id="195" w:author="Regina Casanova" w:date="2018-07-22T19:23:00Z">
        <w:r>
          <w:t xml:space="preserve"> para la gestión de ellos no resultará verdaderamente útil ya que, aunque capaz presente un ordenamiento de los datos de los reclamos, seguiría existiendo desorden para la resolución de ellos.</w:t>
        </w:r>
      </w:ins>
    </w:p>
    <w:p w14:paraId="5ABD39A1" w14:textId="4144204A" w:rsidR="00D963F6" w:rsidRPr="00C128AA" w:rsidRDefault="007A53DE" w:rsidP="00C128AA">
      <w:pPr>
        <w:pStyle w:val="Texto"/>
      </w:pPr>
      <w:r w:rsidRPr="00C128AA">
        <w:t>Actualme</w:t>
      </w:r>
      <w:r w:rsidR="007B6188" w:rsidRPr="00C128AA">
        <w:t>nte existe</w:t>
      </w:r>
      <w:ins w:id="196" w:author="Regina Casanova" w:date="2018-07-22T19:26:00Z">
        <w:r w:rsidR="00CC0FCF">
          <w:t>n aplicativos informáticos</w:t>
        </w:r>
      </w:ins>
      <w:del w:id="197" w:author="Regina Casanova" w:date="2018-07-22T19:26:00Z">
        <w:r w:rsidR="001306F6" w:rsidRPr="00C128AA" w:rsidDel="00CC0FCF">
          <w:delText xml:space="preserve"> software</w:delText>
        </w:r>
      </w:del>
      <w:r w:rsidRPr="00C128AA">
        <w:t xml:space="preserve"> </w:t>
      </w:r>
      <w:r w:rsidR="007B6188" w:rsidRPr="00C128AA">
        <w:t>comercial</w:t>
      </w:r>
      <w:ins w:id="198" w:author="Regina Casanova" w:date="2018-07-22T19:26:00Z">
        <w:r w:rsidR="00CC0FCF">
          <w:t>es</w:t>
        </w:r>
      </w:ins>
      <w:r w:rsidR="007B6188" w:rsidRPr="00C128AA">
        <w:t xml:space="preserve">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 xml:space="preserve">ste tipo de </w:t>
      </w:r>
      <w:del w:id="199" w:author="Regina Casanova" w:date="2018-07-22T19:26:00Z">
        <w:r w:rsidR="0063061D" w:rsidRPr="00C128AA" w:rsidDel="00CC0FCF">
          <w:delText xml:space="preserve">software </w:delText>
        </w:r>
      </w:del>
      <w:ins w:id="200" w:author="Regina Casanova" w:date="2018-07-22T19:26:00Z">
        <w:r w:rsidR="00CC0FCF">
          <w:t>aplicativos</w:t>
        </w:r>
        <w:r w:rsidR="00CC0FCF" w:rsidRPr="00C128AA">
          <w:t xml:space="preserve"> </w:t>
        </w:r>
      </w:ins>
      <w:r w:rsidR="0063061D" w:rsidRPr="00C128AA">
        <w:t>se caracteriza</w:t>
      </w:r>
      <w:ins w:id="201" w:author="Regina Casanova" w:date="2018-07-22T19:26:00Z">
        <w:r w:rsidR="00CC0FCF">
          <w:t>n</w:t>
        </w:r>
      </w:ins>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w:t>
      </w:r>
      <w:r w:rsidR="00A4596C" w:rsidRPr="00C128AA">
        <w:lastRenderedPageBreak/>
        <w:t xml:space="preserve">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w:t>
      </w:r>
      <w:ins w:id="202" w:author="Regina Casanova" w:date="2018-07-22T19:27:00Z">
        <w:r w:rsidR="00CC0FCF">
          <w:t>aplicativo</w:t>
        </w:r>
      </w:ins>
      <w:del w:id="203" w:author="Regina Casanova" w:date="2018-07-22T19:27:00Z">
        <w:r w:rsidR="00561C11" w:rsidRPr="00C128AA" w:rsidDel="00CC0FCF">
          <w:delText>software</w:delText>
        </w:r>
      </w:del>
      <w:r w:rsidR="00561C11" w:rsidRPr="00C128AA">
        <w:t xml:space="preserv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204"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2F281E39" w14:textId="7305A71E" w:rsidR="00CC0FCF" w:rsidRDefault="00F95233" w:rsidP="00CC0FCF">
      <w:pPr>
        <w:pStyle w:val="Texto"/>
        <w:rPr>
          <w:ins w:id="205" w:author="Regina Casanova" w:date="2018-07-22T19:23: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w:t>
      </w:r>
      <w:ins w:id="206" w:author="Regina Casanova" w:date="2018-07-22T19:28:00Z">
        <w:r w:rsidR="00CC0FCF">
          <w:t>aplicativo</w:t>
        </w:r>
      </w:ins>
      <w:del w:id="207" w:author="Regina Casanova" w:date="2018-07-22T19:28:00Z">
        <w:r w:rsidR="00D963F6" w:rsidRPr="00C128AA" w:rsidDel="00CC0FCF">
          <w:delText>software</w:delText>
        </w:r>
      </w:del>
      <w:r w:rsidR="00D963F6" w:rsidRPr="00C128AA">
        <w:t xml:space="preserve"> no sea viable </w:t>
      </w:r>
      <w:r w:rsidR="00BA1222" w:rsidRPr="00C128AA">
        <w:t xml:space="preserve">como </w:t>
      </w:r>
      <w:r w:rsidR="00D963F6" w:rsidRPr="00C128AA">
        <w:t>una solución informática interconectada a nivel nacional.</w:t>
      </w:r>
      <w:ins w:id="208" w:author="Regina Casanova" w:date="2018-07-22T19:23:00Z">
        <w:r w:rsidR="00CC0FCF" w:rsidRPr="00CC0FCF">
          <w:t xml:space="preserve"> </w:t>
        </w:r>
      </w:ins>
    </w:p>
    <w:p w14:paraId="048B59D7" w14:textId="79FB0CD4" w:rsidR="00A60A6F" w:rsidDel="00CC0FCF" w:rsidRDefault="00A60A6F" w:rsidP="00C128AA">
      <w:pPr>
        <w:pStyle w:val="Texto"/>
        <w:rPr>
          <w:ins w:id="209" w:author="Luis Fernando Llanos Zavalaga" w:date="2018-07-10T13:29:00Z"/>
          <w:del w:id="210" w:author="Regina Casanova" w:date="2018-07-22T19:23:00Z"/>
        </w:rPr>
      </w:pPr>
    </w:p>
    <w:p w14:paraId="0347CC5F" w14:textId="2761E2CC" w:rsidR="007A0FFF" w:rsidRPr="00C128AA" w:rsidDel="00CC0FCF" w:rsidRDefault="007A0FFF" w:rsidP="00C128AA">
      <w:pPr>
        <w:pStyle w:val="Texto"/>
        <w:rPr>
          <w:del w:id="211" w:author="Regina Casanova" w:date="2018-07-22T19:21:00Z"/>
        </w:rPr>
      </w:pPr>
    </w:p>
    <w:p w14:paraId="5312F403" w14:textId="77777777" w:rsidR="00562533" w:rsidRPr="00BA156B" w:rsidRDefault="00562533" w:rsidP="009E44F3">
      <w:pPr>
        <w:pStyle w:val="Ttulo2"/>
        <w:rPr>
          <w:lang w:val="es-PE"/>
        </w:rPr>
      </w:pPr>
      <w:bookmarkStart w:id="212"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212"/>
    </w:p>
    <w:p w14:paraId="19280443" w14:textId="77777777" w:rsidR="00B674F0" w:rsidRPr="00BA156B" w:rsidRDefault="00562533" w:rsidP="00465DBE">
      <w:pPr>
        <w:pStyle w:val="Ttulo3"/>
        <w:rPr>
          <w:lang w:val="es-PE"/>
        </w:rPr>
      </w:pPr>
      <w:bookmarkStart w:id="213" w:name="_Toc511166281"/>
      <w:r w:rsidRPr="00BA156B">
        <w:rPr>
          <w:lang w:val="es-PE"/>
        </w:rPr>
        <w:t>Descripción e Importancia</w:t>
      </w:r>
      <w:bookmarkEnd w:id="213"/>
    </w:p>
    <w:p w14:paraId="2F384AC5" w14:textId="2C38326A"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ins w:id="214" w:author="Regina Casanova" w:date="2018-07-22T19:28:00Z">
        <w:r w:rsidR="00CC0FCF">
          <w:rPr>
            <w:lang w:val="es-PE"/>
          </w:rPr>
          <w:t>aplicativos informáticos</w:t>
        </w:r>
      </w:ins>
      <w:r w:rsidR="00BA45B9" w:rsidRPr="00BA156B">
        <w:rPr>
          <w:lang w:val="es-PE"/>
        </w:rPr>
        <w:t xml:space="preserve"> con el propósito de hacer</w:t>
      </w:r>
      <w:ins w:id="215" w:author="Regina Casanova" w:date="2018-06-18T17:57:00Z">
        <w:r w:rsidR="007E1695">
          <w:rPr>
            <w:lang w:val="es-PE"/>
          </w:rPr>
          <w:t xml:space="preserve"> </w:t>
        </w:r>
      </w:ins>
      <w:ins w:id="216" w:author="Regina Casanova" w:date="2018-07-22T19:28:00Z">
        <w:r w:rsidR="00CC0FCF">
          <w:rPr>
            <w:lang w:val="es-PE"/>
          </w:rPr>
          <w:t>aplicativos</w:t>
        </w:r>
      </w:ins>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w:t>
      </w:r>
      <w:r w:rsidRPr="00BA156B">
        <w:rPr>
          <w:lang w:val="es-PE"/>
        </w:rPr>
        <w:lastRenderedPageBreak/>
        <w:t xml:space="preserve">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2F0AC8CC" w:rsidR="00B674F0" w:rsidRPr="00BA156B" w:rsidRDefault="00B674F0" w:rsidP="00A50DD7">
      <w:pPr>
        <w:pStyle w:val="Texto"/>
        <w:numPr>
          <w:ilvl w:val="0"/>
          <w:numId w:val="23"/>
        </w:numPr>
      </w:pPr>
      <w:r w:rsidRPr="00BA156B">
        <w:t>Mejorar el rendimiento de un</w:t>
      </w:r>
      <w:ins w:id="217" w:author="Regina Casanova" w:date="2018-07-22T19:28:00Z">
        <w:r w:rsidR="00CC0FCF">
          <w:t xml:space="preserve"> aplicativo informático</w:t>
        </w:r>
      </w:ins>
      <w:del w:id="218" w:author="Regina Casanova" w:date="2018-07-22T19:28:00Z">
        <w:r w:rsidRPr="00BA156B" w:rsidDel="00CC0FCF">
          <w:delText xml:space="preserve"> </w:delText>
        </w:r>
      </w:del>
      <w:del w:id="219" w:author="Regina Casanova" w:date="2018-06-18T17:53:00Z">
        <w:r w:rsidRPr="00BA156B" w:rsidDel="00E94926">
          <w:delText>sistema</w:delText>
        </w:r>
        <w:r w:rsidR="00BA45B9" w:rsidRPr="00BA156B" w:rsidDel="00E94926">
          <w:delText xml:space="preserve"> informático</w:delText>
        </w:r>
      </w:del>
      <w:r w:rsidR="007B7445" w:rsidRPr="00BA156B">
        <w:t>.</w:t>
      </w:r>
    </w:p>
    <w:p w14:paraId="1741B491" w14:textId="77777777" w:rsidR="00B674F0" w:rsidRPr="00BA156B" w:rsidRDefault="00B674F0" w:rsidP="00A50DD7">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6852556" w:rsidR="00B674F0" w:rsidRPr="00C128AA" w:rsidRDefault="00B674F0" w:rsidP="00C128AA">
      <w:pPr>
        <w:pStyle w:val="Texto"/>
      </w:pPr>
      <w:r w:rsidRPr="00BA156B">
        <w:t xml:space="preserve">Los resultados de un diseño centrado en el usuario se perciben en un </w:t>
      </w:r>
      <w:ins w:id="220" w:author="Regina Casanova" w:date="2018-07-22T19:30:00Z">
        <w:r w:rsidR="00CC0FCF">
          <w:t>aplicativo informático</w:t>
        </w:r>
      </w:ins>
      <w:del w:id="221" w:author="Regina Casanova" w:date="2018-06-18T17:53:00Z">
        <w:r w:rsidRPr="00BA156B" w:rsidDel="00E94926">
          <w:delText>sistema</w:delText>
        </w:r>
      </w:del>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1437D26F"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del w:id="222" w:author="Regina Casanova" w:date="2018-06-18T17:53:00Z">
        <w:r w:rsidRPr="00BA156B" w:rsidDel="00E94926">
          <w:delText>sistema informático</w:delText>
        </w:r>
      </w:del>
      <w:ins w:id="223" w:author="Regina Casanova" w:date="2018-07-22T19:31:00Z">
        <w:r w:rsidR="00CC0FCF">
          <w:t>aplicativo informático</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0761AB23" w:rsidR="00B674F0" w:rsidRPr="00BA156B" w:rsidRDefault="00B674F0" w:rsidP="00A50DD7">
      <w:pPr>
        <w:pStyle w:val="Texto"/>
        <w:numPr>
          <w:ilvl w:val="0"/>
          <w:numId w:val="24"/>
        </w:numPr>
      </w:pPr>
      <w:r w:rsidRPr="00BA156B">
        <w:lastRenderedPageBreak/>
        <w:t xml:space="preserve">De Memoria: que se refiera a la facilidad con la que el usuario recuerda </w:t>
      </w:r>
      <w:r w:rsidR="00030212">
        <w:t>cómo utilizar el</w:t>
      </w:r>
      <w:del w:id="224" w:author="Regina Casanova" w:date="2018-06-18T17:58:00Z">
        <w:r w:rsidRPr="00BA156B" w:rsidDel="00030212">
          <w:delText>el</w:delText>
        </w:r>
      </w:del>
      <w:r w:rsidRPr="00BA156B">
        <w:t xml:space="preserve"> </w:t>
      </w:r>
      <w:del w:id="225" w:author="Regina Casanova" w:date="2018-06-18T17:53:00Z">
        <w:r w:rsidRPr="00BA156B" w:rsidDel="00E94926">
          <w:delText>sistema</w:delText>
        </w:r>
      </w:del>
      <w:ins w:id="226" w:author="Regina Casanova" w:date="2018-07-22T19:31:00Z">
        <w:r w:rsidR="00CC0FCF">
          <w:t>aplicativo informático</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15A948F8"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ins w:id="227" w:author="Regina Casanova" w:date="2018-07-22T19:32:00Z">
        <w:r w:rsidR="00CC0FCF">
          <w:t>aplicativo informático</w:t>
        </w:r>
      </w:ins>
      <w:del w:id="228" w:author="Regina Casanova" w:date="2018-06-18T17:53:00Z">
        <w:r w:rsidRPr="00BA156B" w:rsidDel="00E94926">
          <w:delText>sistema</w:delText>
        </w:r>
      </w:del>
      <w:r w:rsidR="007B7445" w:rsidRPr="00BA156B">
        <w:t>.</w:t>
      </w:r>
    </w:p>
    <w:p w14:paraId="110E110F" w14:textId="0985892A" w:rsidR="00CE40F8" w:rsidRPr="00017896" w:rsidRDefault="00CE40F8" w:rsidP="00017896">
      <w:pPr>
        <w:pStyle w:val="Texto"/>
      </w:pPr>
      <w:r w:rsidRPr="00BA156B">
        <w:t xml:space="preserve">Cuando se diseña un </w:t>
      </w:r>
      <w:ins w:id="229" w:author="Regina Casanova" w:date="2018-07-22T19:32:00Z">
        <w:r w:rsidR="00CC0FCF">
          <w:t>aplicativo informático</w:t>
        </w:r>
      </w:ins>
      <w:del w:id="230" w:author="Regina Casanova" w:date="2018-06-18T17:53:00Z">
        <w:r w:rsidRPr="00BA156B" w:rsidDel="00E94926">
          <w:delText>sistema informático</w:delText>
        </w:r>
      </w:del>
      <w:r w:rsidRPr="00BA156B">
        <w:t xml:space="preserve"> sin considerar a los usuarios finales de este, puede resultar en </w:t>
      </w:r>
      <w:ins w:id="231" w:author="Regina Casanova" w:date="2018-07-22T19:32:00Z">
        <w:r w:rsidR="00CC0FCF">
          <w:t>aplicativos informáticos</w:t>
        </w:r>
      </w:ins>
      <w:del w:id="232" w:author="Regina Casanova" w:date="2018-06-18T17:53:00Z">
        <w:r w:rsidRPr="00BA156B" w:rsidDel="00E94926">
          <w:delText>sistemas informáticos</w:delText>
        </w:r>
      </w:del>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233" w:name="_Toc511166282"/>
      <w:commentRangeStart w:id="234"/>
      <w:r w:rsidRPr="00BA156B">
        <w:rPr>
          <w:lang w:val="es-PE"/>
        </w:rPr>
        <w:t>Metodología</w:t>
      </w:r>
      <w:r w:rsidR="002553D9" w:rsidRPr="00BA156B">
        <w:rPr>
          <w:lang w:val="es-PE"/>
        </w:rPr>
        <w:t xml:space="preserve"> del diseño centrado en el usuario</w:t>
      </w:r>
      <w:bookmarkEnd w:id="233"/>
      <w:commentRangeEnd w:id="234"/>
      <w:r w:rsidR="007A0FFF">
        <w:rPr>
          <w:rStyle w:val="Refdecomentario"/>
          <w:rFonts w:eastAsiaTheme="minorHAnsi" w:cstheme="minorBidi"/>
          <w:color w:val="auto"/>
          <w:lang w:val="es-ES_tradnl"/>
        </w:rPr>
        <w:commentReference w:id="234"/>
      </w:r>
    </w:p>
    <w:p w14:paraId="64C8EB82" w14:textId="77777777" w:rsidR="00021605" w:rsidRDefault="00D62806" w:rsidP="00017896">
      <w:pPr>
        <w:pStyle w:val="Texto"/>
        <w:rPr>
          <w:ins w:id="235" w:author="Regina Casanova" w:date="2018-07-22T19:59:00Z"/>
        </w:rPr>
      </w:pPr>
      <w:r w:rsidRPr="00BA156B">
        <w:t xml:space="preserve">Según el </w:t>
      </w:r>
      <w:r w:rsidR="0038486C" w:rsidRPr="00F916E3">
        <w:t>World Wide Web Consortium</w:t>
      </w:r>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w:t>
      </w:r>
      <w:ins w:id="236" w:author="Regina Casanova" w:date="2018-07-22T19:48:00Z">
        <w:r w:rsidR="00021605">
          <w:t>,</w:t>
        </w:r>
      </w:ins>
      <w:r w:rsidRPr="00BA156B">
        <w:t xml:space="preserve"> </w:t>
      </w:r>
      <w:ins w:id="237" w:author="Regina Casanova" w:date="2018-07-22T19:48:00Z">
        <w:r w:rsidR="00021605">
          <w:t xml:space="preserve">aunque los principios básicos y técnicas son iguales, puede </w:t>
        </w:r>
      </w:ins>
      <w:ins w:id="238" w:author="Regina Casanova" w:date="2018-07-22T19:46:00Z">
        <w:r w:rsidR="00021605">
          <w:t>p</w:t>
        </w:r>
      </w:ins>
      <w:ins w:id="239" w:author="Regina Casanova" w:date="2018-07-22T19:47:00Z">
        <w:r w:rsidR="00021605">
          <w:t>resenta</w:t>
        </w:r>
      </w:ins>
      <w:ins w:id="240" w:author="Regina Casanova" w:date="2018-07-22T19:48:00Z">
        <w:r w:rsidR="00021605">
          <w:t>r</w:t>
        </w:r>
      </w:ins>
      <w:ins w:id="241" w:author="Regina Casanova" w:date="2018-07-22T19:47:00Z">
        <w:r w:rsidR="00021605">
          <w:t xml:space="preserve"> diversas variaciones. </w:t>
        </w:r>
      </w:ins>
      <w:ins w:id="242" w:author="Regina Casanova" w:date="2018-07-22T19:49:00Z">
        <w:r w:rsidR="00021605">
          <w:t xml:space="preserve">La siguiente imagen </w:t>
        </w:r>
      </w:ins>
      <w:ins w:id="243" w:author="Regina Casanova" w:date="2018-07-22T19:50:00Z">
        <w:r w:rsidR="00021605">
          <w:t>gráfica</w:t>
        </w:r>
      </w:ins>
      <w:ins w:id="244" w:author="Regina Casanova" w:date="2018-07-22T19:48:00Z">
        <w:r w:rsidR="00021605">
          <w:t xml:space="preserve"> el proceso usualmente utilizad</w:t>
        </w:r>
      </w:ins>
      <w:ins w:id="245" w:author="Regina Casanova" w:date="2018-07-22T19:49:00Z">
        <w:r w:rsidR="00021605">
          <w:t>o</w:t>
        </w:r>
      </w:ins>
      <w:ins w:id="246" w:author="Regina Casanova" w:date="2018-07-22T19:48:00Z">
        <w:r w:rsidR="00021605">
          <w:t xml:space="preserve"> para la creación de aplicaciones Web</w:t>
        </w:r>
      </w:ins>
      <w:ins w:id="247" w:author="Regina Casanova" w:date="2018-07-22T19:50:00Z">
        <w:r w:rsidR="00021605">
          <w:t>.</w:t>
        </w:r>
      </w:ins>
    </w:p>
    <w:p w14:paraId="0D8B5ED8" w14:textId="1489278F" w:rsidR="00021605" w:rsidRPr="00C126C6" w:rsidRDefault="00021605" w:rsidP="00C126C6">
      <w:pPr>
        <w:pStyle w:val="Texto"/>
        <w:jc w:val="center"/>
        <w:rPr>
          <w:ins w:id="248" w:author="Regina Casanova" w:date="2018-07-22T19:50:00Z"/>
          <w:sz w:val="20"/>
          <w:szCs w:val="20"/>
          <w:rPrChange w:id="249" w:author="Regina Casanova" w:date="2018-07-22T19:59:00Z">
            <w:rPr>
              <w:ins w:id="250" w:author="Regina Casanova" w:date="2018-07-22T19:50:00Z"/>
            </w:rPr>
          </w:rPrChange>
        </w:rPr>
        <w:pPrChange w:id="251" w:author="Regina Casanova" w:date="2018-07-22T19:59:00Z">
          <w:pPr>
            <w:pStyle w:val="Texto"/>
          </w:pPr>
        </w:pPrChange>
      </w:pPr>
      <w:ins w:id="252" w:author="Regina Casanova" w:date="2018-07-22T19:51:00Z">
        <w:r>
          <w:rPr>
            <w:noProof/>
          </w:rPr>
          <w:drawing>
            <wp:anchor distT="0" distB="0" distL="114300" distR="114300" simplePos="0" relativeHeight="251667456" behindDoc="0" locked="0" layoutInCell="1" allowOverlap="1" wp14:anchorId="2991E293" wp14:editId="7CF14F88">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15">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14:sizeRelH relativeFrom="page">
                <wp14:pctWidth>0</wp14:pctWidth>
              </wp14:sizeRelH>
              <wp14:sizeRelV relativeFrom="page">
                <wp14:pctHeight>0</wp14:pctHeight>
              </wp14:sizeRelV>
            </wp:anchor>
          </w:drawing>
        </w:r>
      </w:ins>
      <w:ins w:id="253" w:author="Regina Casanova" w:date="2018-07-22T19:52:00Z">
        <w:r w:rsidRPr="00C126C6">
          <w:rPr>
            <w:sz w:val="20"/>
            <w:szCs w:val="20"/>
            <w:rPrChange w:id="254" w:author="Regina Casanova" w:date="2018-07-22T19:59:00Z">
              <w:rPr/>
            </w:rPrChange>
          </w:rPr>
          <w:t>Fuente: Usabilla.com</w:t>
        </w:r>
      </w:ins>
      <w:ins w:id="255" w:author="Regina Casanova" w:date="2018-07-22T19:57:00Z">
        <w:r w:rsidRPr="00C126C6">
          <w:rPr>
            <w:sz w:val="20"/>
            <w:szCs w:val="20"/>
            <w:rPrChange w:id="256" w:author="Regina Casanova" w:date="2018-07-22T19:59:00Z">
              <w:rPr/>
            </w:rPrChange>
          </w:rPr>
          <w:t xml:space="preserve"> </w:t>
        </w:r>
      </w:ins>
      <w:ins w:id="257" w:author="Regina Casanova" w:date="2018-07-22T19:58:00Z">
        <w:r w:rsidR="00C126C6" w:rsidRPr="00C126C6">
          <w:rPr>
            <w:sz w:val="20"/>
            <w:szCs w:val="20"/>
            <w:rPrChange w:id="258" w:author="Regina Casanova" w:date="2018-07-22T19:59:00Z">
              <w:rPr/>
            </w:rPrChange>
          </w:rPr>
          <w:fldChar w:fldCharType="begin" w:fldLock="1"/>
        </w:r>
      </w:ins>
      <w:r w:rsidR="00C126C6" w:rsidRPr="00C126C6">
        <w:rPr>
          <w:sz w:val="20"/>
          <w:szCs w:val="20"/>
          <w:rPrChange w:id="259" w:author="Regina Casanova" w:date="2018-07-22T19:59:00Z">
            <w:rPr/>
          </w:rPrChange>
        </w:rPr>
        <w:instrText>ADDIN CSL_CITATION {"citationItems":[{"id":"ITEM-1","itemData":{"URL":"https://usabilla.com/blog/a-cry-for-looking-to-other-methods-for-user-centered-design/","accessed":{"date-parts":[["2018","7","22"]]},"id":"ITEM-1","issued":{"date-parts":[["0"]]},"title":"A Cry For Looking To Other Methods For User Centered Design - Usabilla Blog","type":"webpage"},"uris":["http://www.mendeley.com/documents/?uuid=f86f0b54-03a4-38a9-8c0a-e7107c002baa"]}],"mendeley":{"formattedCitation":"(29)","plainTextFormattedCitation":"(29)"},"properties":{"noteIndex":0},"schema":"https://github.com/citation-style-language/schema/raw/master/csl-citation.json"}</w:instrText>
      </w:r>
      <w:r w:rsidR="00C126C6" w:rsidRPr="00C126C6">
        <w:rPr>
          <w:sz w:val="20"/>
          <w:szCs w:val="20"/>
          <w:rPrChange w:id="260" w:author="Regina Casanova" w:date="2018-07-22T19:59:00Z">
            <w:rPr/>
          </w:rPrChange>
        </w:rPr>
        <w:fldChar w:fldCharType="separate"/>
      </w:r>
      <w:r w:rsidR="00C126C6" w:rsidRPr="00C126C6">
        <w:rPr>
          <w:noProof/>
          <w:sz w:val="20"/>
          <w:szCs w:val="20"/>
          <w:rPrChange w:id="261" w:author="Regina Casanova" w:date="2018-07-22T19:59:00Z">
            <w:rPr>
              <w:noProof/>
            </w:rPr>
          </w:rPrChange>
        </w:rPr>
        <w:t>(29)</w:t>
      </w:r>
      <w:ins w:id="262" w:author="Regina Casanova" w:date="2018-07-22T19:58:00Z">
        <w:r w:rsidR="00C126C6" w:rsidRPr="00C126C6">
          <w:rPr>
            <w:sz w:val="20"/>
            <w:szCs w:val="20"/>
            <w:rPrChange w:id="263" w:author="Regina Casanova" w:date="2018-07-22T19:59:00Z">
              <w:rPr/>
            </w:rPrChange>
          </w:rPr>
          <w:fldChar w:fldCharType="end"/>
        </w:r>
      </w:ins>
    </w:p>
    <w:p w14:paraId="19B57AF8" w14:textId="00A02FE7" w:rsidR="00B674F0" w:rsidRPr="00017896" w:rsidRDefault="00021605" w:rsidP="00017896">
      <w:pPr>
        <w:pStyle w:val="Texto"/>
      </w:pPr>
      <w:ins w:id="264" w:author="Regina Casanova" w:date="2018-07-22T19:50:00Z">
        <w:r>
          <w:lastRenderedPageBreak/>
          <w:t>De las fases mostradas en la imagen</w:t>
        </w:r>
      </w:ins>
      <w:ins w:id="265" w:author="Regina Casanova" w:date="2018-07-22T20:00:00Z">
        <w:r w:rsidR="00563A8A">
          <w:t xml:space="preserve"> anterior</w:t>
        </w:r>
      </w:ins>
      <w:ins w:id="266" w:author="Regina Casanova" w:date="2018-07-22T19:50:00Z">
        <w:r w:rsidR="00563A8A">
          <w:t xml:space="preserve">, </w:t>
        </w:r>
      </w:ins>
      <w:ins w:id="267" w:author="Regina Casanova" w:date="2018-07-22T20:00:00Z">
        <w:r w:rsidR="00563A8A">
          <w:t xml:space="preserve">se hace mucha incidencia en </w:t>
        </w:r>
      </w:ins>
      <w:ins w:id="268" w:author="Regina Casanova" w:date="2018-07-22T20:01:00Z">
        <w:r w:rsidR="00563A8A">
          <w:t>la estructura de</w:t>
        </w:r>
      </w:ins>
      <w:ins w:id="269" w:author="Regina Casanova" w:date="2018-07-22T20:00:00Z">
        <w:r w:rsidR="00563A8A">
          <w:t xml:space="preserve"> las 3 primeras fases</w:t>
        </w:r>
      </w:ins>
      <w:ins w:id="270" w:author="Regina Casanova" w:date="2018-07-22T20:01:00Z">
        <w:r w:rsidR="00563A8A">
          <w:t>:</w:t>
        </w:r>
      </w:ins>
      <w:del w:id="271" w:author="Regina Casanova" w:date="2018-07-22T19:45:00Z">
        <w:r w:rsidR="00D62806" w:rsidRPr="00BA156B" w:rsidDel="00021605">
          <w:delText>tiene 3</w:delText>
        </w:r>
      </w:del>
      <w:del w:id="272" w:author="Regina Casanova" w:date="2018-07-22T19:48:00Z">
        <w:r w:rsidR="00D62806" w:rsidRPr="00BA156B" w:rsidDel="00021605">
          <w:delText xml:space="preserve"> componentes principales:</w:delText>
        </w:r>
      </w:del>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0E1D45B3" w:rsidR="00B674F0" w:rsidRPr="00BA156B" w:rsidRDefault="00B674F0" w:rsidP="007046F5">
      <w:pPr>
        <w:pStyle w:val="Texto"/>
      </w:pPr>
      <w:r w:rsidRPr="00BA156B">
        <w:t xml:space="preserve">Se recopila información sobre el contexto de uso y los requerimientos específicos para el </w:t>
      </w:r>
      <w:ins w:id="273" w:author="Regina Casanova" w:date="2018-07-22T20:01:00Z">
        <w:r w:rsidR="00563A8A">
          <w:t>aplicativo informático</w:t>
        </w:r>
      </w:ins>
      <w:del w:id="274" w:author="Regina Casanova" w:date="2018-06-18T17:53:00Z">
        <w:r w:rsidRPr="00BA156B" w:rsidDel="00E94926">
          <w:delText>sistema</w:delText>
        </w:r>
      </w:del>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091EE387"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275" w:author="Regina Casanova" w:date="2018-06-18T17:53:00Z">
        <w:r w:rsidRPr="00BA156B" w:rsidDel="00E94926">
          <w:delText>sistema</w:delText>
        </w:r>
      </w:del>
      <w:ins w:id="276" w:author="Regina Casanova" w:date="2018-07-22T20:01:00Z">
        <w:r w:rsidR="00563A8A">
          <w:t>aplicativo informático</w:t>
        </w:r>
      </w:ins>
      <w:r w:rsidR="007B7445" w:rsidRPr="00BA156B">
        <w:t>.</w:t>
      </w:r>
    </w:p>
    <w:p w14:paraId="3CAAB3B9" w14:textId="5E33E0A2" w:rsidR="00B674F0" w:rsidRPr="00BA156B" w:rsidRDefault="00B674F0" w:rsidP="00A50DD7">
      <w:pPr>
        <w:pStyle w:val="Texto"/>
        <w:numPr>
          <w:ilvl w:val="3"/>
          <w:numId w:val="17"/>
        </w:numPr>
      </w:pPr>
      <w:r w:rsidRPr="00BA156B">
        <w:t xml:space="preserve">Desafíos y Limitaciones que enfrentará el </w:t>
      </w:r>
      <w:ins w:id="277" w:author="Regina Casanova" w:date="2018-07-22T20:02:00Z">
        <w:r w:rsidR="00563A8A">
          <w:t>aplicativo informático</w:t>
        </w:r>
      </w:ins>
      <w:del w:id="278" w:author="Regina Casanova" w:date="2018-06-18T17:53:00Z">
        <w:r w:rsidRPr="00BA156B" w:rsidDel="00E94926">
          <w:delText>sistema</w:delText>
        </w:r>
      </w:del>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5D6686F" w:rsidR="00B674F0" w:rsidRPr="00BA156B" w:rsidRDefault="00B674F0" w:rsidP="00A50DD7">
      <w:pPr>
        <w:pStyle w:val="Texto"/>
        <w:numPr>
          <w:ilvl w:val="0"/>
          <w:numId w:val="18"/>
        </w:numPr>
      </w:pPr>
      <w:r w:rsidRPr="00BA156B">
        <w:t xml:space="preserve">Objetivos de los usuarios finales en el </w:t>
      </w:r>
      <w:ins w:id="279" w:author="Regina Casanova" w:date="2018-07-22T20:02:00Z">
        <w:r w:rsidR="00563A8A">
          <w:t>aplicativo informático</w:t>
        </w:r>
      </w:ins>
      <w:del w:id="280" w:author="Regina Casanova" w:date="2018-06-18T17:53:00Z">
        <w:r w:rsidRPr="00BA156B" w:rsidDel="00E94926">
          <w:delText>sistema</w:delText>
        </w:r>
      </w:del>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281" w:author="Regina Casanova" w:date="2018-06-18T17:47:00Z">
        <w:r w:rsidR="00E94926">
          <w:t>.</w:t>
        </w:r>
      </w:ins>
    </w:p>
    <w:p w14:paraId="3BA5BDC4" w14:textId="1BCED01F" w:rsidR="00B674F0" w:rsidRPr="00BA156B" w:rsidRDefault="00B674F0" w:rsidP="00466892">
      <w:pPr>
        <w:pStyle w:val="Ttulo5"/>
        <w:rPr>
          <w:lang w:val="es-PE"/>
        </w:rPr>
      </w:pPr>
      <w:r w:rsidRPr="00BA156B">
        <w:rPr>
          <w:lang w:val="es-PE"/>
        </w:rPr>
        <w:lastRenderedPageBreak/>
        <w:t xml:space="preserve">Análisis del </w:t>
      </w:r>
      <w:ins w:id="282" w:author="Regina Casanova" w:date="2018-07-22T20:02:00Z">
        <w:r w:rsidR="00563A8A">
          <w:rPr>
            <w:lang w:val="es-PE"/>
          </w:rPr>
          <w:t>alplicativo informático</w:t>
        </w:r>
      </w:ins>
      <w:del w:id="283" w:author="Regina Casanova" w:date="2018-06-18T17:53:00Z">
        <w:r w:rsidRPr="00BA156B" w:rsidDel="00E94926">
          <w:rPr>
            <w:lang w:val="es-PE"/>
          </w:rPr>
          <w:delText>sistema</w:delText>
        </w:r>
      </w:del>
      <w:r w:rsidRPr="00BA156B">
        <w:rPr>
          <w:lang w:val="es-PE"/>
        </w:rPr>
        <w:t>:</w:t>
      </w:r>
    </w:p>
    <w:p w14:paraId="606DEDA8" w14:textId="3C53B948"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del w:id="284" w:author="Regina Casanova" w:date="2018-06-18T18:00:00Z">
        <w:r w:rsidR="00D62806" w:rsidRPr="00BA156B" w:rsidDel="00A240B1">
          <w:delText>en</w:delText>
        </w:r>
      </w:del>
      <w:r w:rsidR="00D62806" w:rsidRPr="00BA156B">
        <w:t xml:space="preserve"> </w:t>
      </w:r>
      <w:r w:rsidR="00A240B1">
        <w:t>d</w:t>
      </w:r>
      <w:r w:rsidR="00D62806" w:rsidRPr="00BA156B">
        <w:t>el</w:t>
      </w:r>
      <w:r w:rsidRPr="00BA156B">
        <w:t xml:space="preserve"> </w:t>
      </w:r>
      <w:ins w:id="285" w:author="Regina Casanova" w:date="2018-07-22T20:02:00Z">
        <w:r w:rsidR="00563A8A">
          <w:t>aplicativo informático</w:t>
        </w:r>
      </w:ins>
      <w:del w:id="286" w:author="Regina Casanova" w:date="2018-06-18T17:53:00Z">
        <w:r w:rsidRPr="00BA156B" w:rsidDel="00E94926">
          <w:delText>sistema</w:delText>
        </w:r>
      </w:del>
      <w:r w:rsidRPr="00BA156B">
        <w:t>, su agrupación y jerarquía</w:t>
      </w:r>
      <w:r w:rsidR="007B7445" w:rsidRPr="00BA156B">
        <w:t>.</w:t>
      </w:r>
    </w:p>
    <w:p w14:paraId="4DD44390" w14:textId="48ED3E25" w:rsidR="00107D89" w:rsidRPr="00017896" w:rsidRDefault="00B674F0" w:rsidP="00A50DD7">
      <w:pPr>
        <w:pStyle w:val="Texto"/>
        <w:numPr>
          <w:ilvl w:val="0"/>
          <w:numId w:val="19"/>
        </w:numPr>
      </w:pPr>
      <w:r w:rsidRPr="00BA156B">
        <w:t xml:space="preserve">Flujo: Identificar el flujo que tendrá el </w:t>
      </w:r>
      <w:ins w:id="287" w:author="Regina Casanova" w:date="2018-07-22T20:02:00Z">
        <w:r w:rsidR="00563A8A">
          <w:t>aplicativo informático</w:t>
        </w:r>
      </w:ins>
      <w:del w:id="288" w:author="Regina Casanova" w:date="2018-06-18T18:00:00Z">
        <w:r w:rsidRPr="00BA156B" w:rsidDel="00A240B1">
          <w:delText>sistema</w:delText>
        </w:r>
      </w:del>
      <w:r w:rsidR="007B7445" w:rsidRPr="00BA156B">
        <w:t>.</w:t>
      </w:r>
      <w:r w:rsidRPr="00BA156B">
        <w:t xml:space="preserve"> Es decir, </w:t>
      </w:r>
      <w:r w:rsidR="00107D89" w:rsidRPr="00BA156B">
        <w:t>cuál</w:t>
      </w:r>
      <w:r w:rsidRPr="00BA156B">
        <w:t xml:space="preserve"> será el orden de las pantallas que verá el usuario final cuando utilice el </w:t>
      </w:r>
      <w:ins w:id="289" w:author="Regina Casanova" w:date="2018-07-22T20:02:00Z">
        <w:r w:rsidR="00563A8A">
          <w:t>aplicativo inform</w:t>
        </w:r>
      </w:ins>
      <w:ins w:id="290" w:author="Regina Casanova" w:date="2018-07-22T20:03:00Z">
        <w:r w:rsidR="00563A8A">
          <w:t>ático</w:t>
        </w:r>
      </w:ins>
      <w:del w:id="291" w:author="Regina Casanova" w:date="2018-06-18T17:53:00Z">
        <w:r w:rsidRPr="00BA156B" w:rsidDel="00E94926">
          <w:delText>sistema</w:delText>
        </w:r>
      </w:del>
      <w:r w:rsidR="007B7445" w:rsidRPr="00BA156B">
        <w:t>.</w:t>
      </w:r>
      <w:ins w:id="292"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r w:rsidR="00B674F0" w:rsidRPr="00F916E3">
        <w:rPr>
          <w:lang w:val="es-ES"/>
        </w:rPr>
        <w:t>Wireframes</w:t>
      </w:r>
      <w:r w:rsidRPr="00BA156B">
        <w:t>)</w:t>
      </w:r>
      <w:r w:rsidR="00B674F0" w:rsidRPr="00BA156B">
        <w:t xml:space="preserve">: </w:t>
      </w:r>
    </w:p>
    <w:p w14:paraId="623EACDF" w14:textId="7AFD3E70" w:rsidR="00B674F0" w:rsidRPr="00BA156B" w:rsidRDefault="00B674F0" w:rsidP="00466892">
      <w:pPr>
        <w:pStyle w:val="Texto"/>
      </w:pPr>
      <w:r w:rsidRPr="00BA156B">
        <w:t xml:space="preserve">Se utiliza para la diagramación del </w:t>
      </w:r>
      <w:ins w:id="293" w:author="Regina Casanova" w:date="2018-07-22T20:03:00Z">
        <w:r w:rsidR="00563A8A">
          <w:t>aplicativo informático</w:t>
        </w:r>
      </w:ins>
      <w:del w:id="294" w:author="Regina Casanova" w:date="2018-06-18T17:53:00Z">
        <w:r w:rsidRPr="00BA156B" w:rsidDel="00E94926">
          <w:delText>sistema</w:delText>
        </w:r>
      </w:del>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F916E3">
        <w:t>wireframes</w:t>
      </w:r>
      <w:r w:rsidRPr="00BA156B">
        <w:t xml:space="preserve"> en lápiz y papel y/o </w:t>
      </w:r>
      <w:r w:rsidRPr="00F916E3">
        <w:t>wirefra</w:t>
      </w:r>
      <w:r w:rsidR="00107D89" w:rsidRPr="00F916E3">
        <w:t>mes</w:t>
      </w:r>
      <w:r w:rsidR="00107D89" w:rsidRPr="00BA156B">
        <w:t xml:space="preserve"> en programas especializados.</w:t>
      </w:r>
    </w:p>
    <w:p w14:paraId="70CA40A5" w14:textId="77777777" w:rsidR="00466892" w:rsidRDefault="00107D89" w:rsidP="00466892">
      <w:pPr>
        <w:pStyle w:val="Ttulo5"/>
      </w:pPr>
      <w:r w:rsidRPr="00BA156B">
        <w:t>Prototipos de alta fidelidad (</w:t>
      </w:r>
      <w:r w:rsidR="00B674F0" w:rsidRPr="00F916E3">
        <w:rPr>
          <w:lang w:val="es-ES"/>
        </w:rPr>
        <w:t>Mockup</w:t>
      </w:r>
      <w:r w:rsidRPr="00BA156B">
        <w:t xml:space="preserve">): </w:t>
      </w:r>
    </w:p>
    <w:p w14:paraId="197ACFB0" w14:textId="00E9026F"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ins w:id="295" w:author="Regina Casanova" w:date="2018-07-22T20:03:00Z">
        <w:r w:rsidR="001C1FCB">
          <w:t>aplicativo informático</w:t>
        </w:r>
      </w:ins>
      <w:del w:id="296" w:author="Regina Casanova" w:date="2018-06-18T17:53:00Z">
        <w:r w:rsidR="00B674F0" w:rsidRPr="00BA156B" w:rsidDel="00E94926">
          <w:delText>sistema</w:delText>
        </w:r>
      </w:del>
      <w:r w:rsidRPr="00BA156B">
        <w:t xml:space="preserve"> y posterior a la realización de </w:t>
      </w:r>
      <w:r w:rsidRPr="00F916E3">
        <w:t>wireframes</w:t>
      </w:r>
      <w:r w:rsidR="007B7445" w:rsidRPr="00BA156B">
        <w:t>.</w:t>
      </w:r>
    </w:p>
    <w:p w14:paraId="2F7B05B1" w14:textId="77777777" w:rsidR="00466892" w:rsidRDefault="00107D89" w:rsidP="00466892">
      <w:pPr>
        <w:pStyle w:val="Ttulo5"/>
      </w:pPr>
      <w:r w:rsidRPr="00BA156B">
        <w:lastRenderedPageBreak/>
        <w:t>Prototipado funcional</w:t>
      </w:r>
      <w:r w:rsidR="00B674F0" w:rsidRPr="00BA156B">
        <w:t xml:space="preserve">: </w:t>
      </w:r>
    </w:p>
    <w:p w14:paraId="66B2D063" w14:textId="54252049" w:rsidR="00107D89" w:rsidRPr="00017896" w:rsidRDefault="00B674F0" w:rsidP="00466892">
      <w:pPr>
        <w:pStyle w:val="Texto"/>
      </w:pPr>
      <w:r w:rsidRPr="00BA156B">
        <w:t xml:space="preserve">Es la forma de darle interacción a los </w:t>
      </w:r>
      <w:r w:rsidRPr="00F916E3">
        <w:t>mockups</w:t>
      </w:r>
      <w:r w:rsidRPr="00BA156B">
        <w:t xml:space="preserve"> de las diversas pantallas para tener un resultado final unificado en el que se aprecie tanto la distribución, detalles y flujo del</w:t>
      </w:r>
      <w:ins w:id="297" w:author="Regina Casanova" w:date="2018-07-22T20:03:00Z">
        <w:r w:rsidR="001C1FCB">
          <w:t xml:space="preserve"> aplicativo informático</w:t>
        </w:r>
      </w:ins>
      <w:del w:id="298" w:author="Regina Casanova" w:date="2018-07-22T20:03:00Z">
        <w:r w:rsidRPr="00BA156B" w:rsidDel="001C1FCB">
          <w:delText xml:space="preserve"> </w:delText>
        </w:r>
      </w:del>
      <w:del w:id="299" w:author="Regina Casanova" w:date="2018-06-18T17:53:00Z">
        <w:r w:rsidRPr="00BA156B" w:rsidDel="00E94926">
          <w:delText>sistema</w:delText>
        </w:r>
      </w:del>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5994142C"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C126C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(30)","plainTextFormattedCitation":"(30)","previouslyFormattedCitation":"(29)"},"properties":{"noteIndex":0},"schema":"https://github.com/citation-style-language/schema/raw/master/csl-citation.json"}</w:instrText>
      </w:r>
      <w:r w:rsidR="00EC2BAF" w:rsidRPr="00BA156B">
        <w:fldChar w:fldCharType="separate"/>
      </w:r>
      <w:r w:rsidR="00C126C6" w:rsidRPr="00C126C6">
        <w:rPr>
          <w:noProof/>
        </w:rPr>
        <w:t>(30)</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1519E5EC" w:rsidR="00107D89" w:rsidRPr="00017896" w:rsidRDefault="00B674F0" w:rsidP="00466892">
      <w:pPr>
        <w:pStyle w:val="Texto"/>
      </w:pPr>
      <w:r w:rsidRPr="00BA156B">
        <w:t>Pruebas con usuarios para encontrar p</w:t>
      </w:r>
      <w:r w:rsidR="00107D89" w:rsidRPr="00BA156B">
        <w:t xml:space="preserve">osibles problemas de usabilidad. </w:t>
      </w:r>
      <w:ins w:id="300" w:author="Regina Casanova" w:date="2018-06-21T12:44:00Z">
        <w:r w:rsidR="007925FD">
          <w:t xml:space="preserve">Una de las maneras de realizar pruebas con usuarios </w:t>
        </w:r>
      </w:ins>
      <w:ins w:id="301" w:author="Regina Casanova" w:date="2018-06-21T12:45:00Z">
        <w:r w:rsidR="007925FD">
          <w:t>es</w:t>
        </w:r>
      </w:ins>
      <w:ins w:id="302" w:author="Regina Casanova" w:date="2018-06-21T12:44:00Z">
        <w:r w:rsidR="007925FD">
          <w:t xml:space="preserve"> la </w:t>
        </w:r>
      </w:ins>
      <w:ins w:id="303" w:author="Regina Casanova" w:date="2018-06-21T12:45:00Z">
        <w:r w:rsidR="007925FD">
          <w:t>“Realización de Tareas” que</w:t>
        </w:r>
      </w:ins>
      <w:ins w:id="304" w:author="Regina Casanova" w:date="2018-06-21T12:46:00Z">
        <w:r w:rsidR="007925FD">
          <w:t xml:space="preserve"> sirve para</w:t>
        </w:r>
      </w:ins>
      <w:ins w:id="305" w:author="Regina Casanova" w:date="2018-06-21T12:45:00Z">
        <w:r w:rsidR="007925FD">
          <w:t xml:space="preserve"> aprend</w:t>
        </w:r>
      </w:ins>
      <w:ins w:id="306" w:author="Regina Casanova" w:date="2018-06-21T12:47:00Z">
        <w:r w:rsidR="007925FD">
          <w:t>er</w:t>
        </w:r>
      </w:ins>
      <w:ins w:id="307" w:author="Regina Casanova" w:date="2018-06-21T12:45:00Z">
        <w:r w:rsidR="007925FD">
          <w:t xml:space="preserve"> acerca de los usuarios por medio de la observaci</w:t>
        </w:r>
      </w:ins>
      <w:ins w:id="308" w:author="Regina Casanova" w:date="2018-06-21T12:47:00Z">
        <w:r w:rsidR="007925FD">
          <w:t xml:space="preserve">ón directa mientras ellos realizan tareas interactuando con el prototipo e intentan cumplir ciertos objetivos. </w:t>
        </w:r>
      </w:ins>
      <w:ins w:id="309" w:author="Regina Casanova" w:date="2018-06-21T12:48:00Z">
        <w:r w:rsidR="007925FD">
          <w:t xml:space="preserve">Este método ayuda a identificar problemas en las tareas que el software debe ser capaz de realizar y una vez identificados, ayuda a probar su rediseño. </w:t>
        </w:r>
      </w:ins>
      <w:ins w:id="310" w:author="Regina Casanova" w:date="2018-06-21T12:50:00Z">
        <w:r w:rsidR="007925FD">
          <w:t>Para esto, deben identificarse tareas por cada tipo de usuario que puedan ser resueltas con el prototipo a probar y entregarlo a los usuarios al momento de la prueba</w:t>
        </w:r>
      </w:ins>
      <w:ins w:id="311" w:author="Regina Casanova" w:date="2018-06-21T12:52:00Z">
        <w:r w:rsidR="007925FD">
          <w:t xml:space="preserve"> </w:t>
        </w:r>
      </w:ins>
      <w:ins w:id="312" w:author="Regina Casanova" w:date="2018-06-21T12:54:00Z">
        <w:r w:rsidR="007925FD">
          <w:fldChar w:fldCharType="begin" w:fldLock="1"/>
        </w:r>
      </w:ins>
      <w:r w:rsidR="00C126C6">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(31)","plainTextFormattedCitation":"(31)","previouslyFormattedCitation":"(30)"},"properties":{"noteIndex":0},"schema":"https://github.com/citation-style-language/schema/raw/master/csl-citation.json"}</w:instrText>
      </w:r>
      <w:r w:rsidR="007925FD">
        <w:fldChar w:fldCharType="separate"/>
      </w:r>
      <w:r w:rsidR="00C126C6" w:rsidRPr="00C126C6">
        <w:rPr>
          <w:noProof/>
        </w:rPr>
        <w:t>(31)</w:t>
      </w:r>
      <w:ins w:id="313" w:author="Regina Casanova" w:date="2018-06-21T12:54:00Z">
        <w:r w:rsidR="007925FD">
          <w:fldChar w:fldCharType="end"/>
        </w:r>
      </w:ins>
      <w:ins w:id="314" w:author="Regina Casanova" w:date="2018-06-21T12:50:00Z">
        <w:r w:rsidR="007925FD">
          <w:t>.</w:t>
        </w:r>
      </w:ins>
      <w:ins w:id="315" w:author="Regina Casanova" w:date="2018-06-21T12:51:00Z">
        <w:r w:rsidR="007925FD">
          <w:t xml:space="preserve"> Si el usuario logra realizar la tarea encomendada, se presta más atención al flujo </w:t>
        </w:r>
        <w:r w:rsidR="007925FD">
          <w:lastRenderedPageBreak/>
          <w:t>que utilizo este para conseguirla y, en el caso que no se lograra realizar la tarea, se presta atenci</w:t>
        </w:r>
      </w:ins>
      <w:ins w:id="316" w:author="Regina Casanova" w:date="2018-06-21T12:52:00Z">
        <w:r w:rsidR="007925FD">
          <w:t>ón a cuales podrían haber sido los inconvenientes del usuario que impidieron que este realizara la tarea.</w:t>
        </w:r>
      </w:ins>
      <w:ins w:id="317" w:author="Regina Casanova" w:date="2018-06-21T12:50:00Z">
        <w:r w:rsidR="007925FD">
          <w:t xml:space="preserve"> </w:t>
        </w:r>
      </w:ins>
      <w:ins w:id="318" w:author="Regina Casanova" w:date="2018-06-21T13:04:00Z">
        <w:r w:rsidR="00D92F33">
          <w:t xml:space="preserve">El desarrollo de la “Realización de Tareas” </w:t>
        </w:r>
      </w:ins>
      <w:del w:id="319" w:author="Regina Casanova" w:date="2018-06-21T12:52:00Z">
        <w:r w:rsidR="00107D89" w:rsidRPr="00BA156B" w:rsidDel="007925FD">
          <w:delText>Consiste en</w:delText>
        </w:r>
        <w:r w:rsidRPr="00BA156B" w:rsidDel="007925FD">
          <w:delText xml:space="preserve"> darle al usuario una tarea a realizar dentro del </w:delText>
        </w:r>
      </w:del>
      <w:del w:id="320" w:author="Regina Casanova" w:date="2018-06-18T17:53:00Z">
        <w:r w:rsidRPr="00BA156B" w:rsidDel="00E94926">
          <w:delText>sistema</w:delText>
        </w:r>
      </w:del>
      <w:del w:id="321"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322" w:author="Regina Casanova" w:date="2018-06-21T13:04:00Z">
        <w:r w:rsidRPr="00BA156B" w:rsidDel="00D92F33">
          <w:delText>Adicionalmente,</w:delText>
        </w:r>
      </w:del>
      <w:ins w:id="323" w:author="Regina Casanova" w:date="2018-06-21T13:01:00Z">
        <w:r w:rsidR="00D92F33">
          <w:t>va</w:t>
        </w:r>
      </w:ins>
      <w:ins w:id="324" w:author="Regina Casanova" w:date="2018-06-21T13:04:00Z">
        <w:r w:rsidR="00D92F33">
          <w:t xml:space="preserve"> usualmente</w:t>
        </w:r>
      </w:ins>
      <w:ins w:id="325" w:author="Regina Casanova" w:date="2018-06-21T13:01:00Z">
        <w:r w:rsidR="00D92F33">
          <w:t xml:space="preserve"> de la mano con</w:t>
        </w:r>
      </w:ins>
      <w:r w:rsidRPr="00BA156B">
        <w:t xml:space="preserve"> </w:t>
      </w:r>
      <w:ins w:id="326" w:author="Regina Casanova" w:date="2018-06-21T12:55:00Z">
        <w:r w:rsidR="007925FD">
          <w:t>la metodología “</w:t>
        </w:r>
        <w:r w:rsidR="007925FD" w:rsidRPr="00F916E3">
          <w:t>Think-Aloud</w:t>
        </w:r>
        <w:r w:rsidR="007925FD">
          <w:t xml:space="preserve">” </w:t>
        </w:r>
      </w:ins>
      <w:ins w:id="327" w:author="Regina Casanova" w:date="2018-06-21T13:04:00Z">
        <w:r w:rsidR="00D92F33">
          <w:t xml:space="preserve">ya que </w:t>
        </w:r>
      </w:ins>
      <w:ins w:id="328" w:author="Regina Casanova" w:date="2018-06-21T13:01:00Z">
        <w:r w:rsidR="00D92F33">
          <w:t xml:space="preserve">ayuda a </w:t>
        </w:r>
      </w:ins>
      <w:ins w:id="329" w:author="Regina Casanova" w:date="2018-06-21T13:03:00Z">
        <w:r w:rsidR="00D92F33">
          <w:t>determinar expectativas de los usuarios e identificar aspectos del software que puedan resultar confusos</w:t>
        </w:r>
      </w:ins>
      <w:ins w:id="330" w:author="Regina Casanova" w:date="2018-06-21T13:04:00Z">
        <w:r w:rsidR="00D92F33">
          <w:t>.</w:t>
        </w:r>
      </w:ins>
      <w:ins w:id="331" w:author="Regina Casanova" w:date="2018-06-21T13:01:00Z">
        <w:r w:rsidR="007925FD">
          <w:t xml:space="preserve"> </w:t>
        </w:r>
      </w:ins>
      <w:ins w:id="332" w:author="Regina Casanova" w:date="2018-06-21T13:05:00Z">
        <w:r w:rsidR="00D92F33">
          <w:t>C</w:t>
        </w:r>
      </w:ins>
      <w:ins w:id="333" w:author="Regina Casanova" w:date="2018-06-21T13:01:00Z">
        <w:r w:rsidR="00D92F33">
          <w:t xml:space="preserve">onsiste en </w:t>
        </w:r>
      </w:ins>
      <w:ins w:id="334" w:author="Regina Casanova" w:date="2018-06-21T13:05:00Z">
        <w:r w:rsidR="00D92F33">
          <w:t>l</w:t>
        </w:r>
      </w:ins>
      <w:ins w:id="335" w:author="Regina Casanova" w:date="2018-06-21T13:01:00Z">
        <w:r w:rsidR="007925FD">
          <w:t>a observaci</w:t>
        </w:r>
        <w:r w:rsidR="00D92F33">
          <w:t>ó</w:t>
        </w:r>
        <w:r w:rsidR="007925FD">
          <w:t xml:space="preserve">n directa </w:t>
        </w:r>
      </w:ins>
      <w:ins w:id="336" w:author="Regina Casanova" w:date="2018-06-21T13:05:00Z">
        <w:r w:rsidR="00D92F33">
          <w:t xml:space="preserve">mientras el usuario va realizando la tarea y se le pide al usuario que </w:t>
        </w:r>
      </w:ins>
      <w:ins w:id="337" w:author="Regina Casanova" w:date="2018-06-21T13:01:00Z">
        <w:r w:rsidR="00D92F33">
          <w:t xml:space="preserve">vaya explicando </w:t>
        </w:r>
      </w:ins>
      <w:ins w:id="338" w:author="Regina Casanova" w:date="2018-06-21T13:02:00Z">
        <w:r w:rsidR="00D92F33">
          <w:t>en voz alta lo que observa, entiende, siente y hace en cada momento</w:t>
        </w:r>
      </w:ins>
      <w:ins w:id="339" w:author="Regina Casanova" w:date="2018-06-21T13:06:00Z">
        <w:r w:rsidR="00D92F33">
          <w:t xml:space="preserve"> </w:t>
        </w:r>
      </w:ins>
      <w:ins w:id="340" w:author="Regina Casanova" w:date="2018-06-21T13:07:00Z">
        <w:r w:rsidR="00D92F33">
          <w:fldChar w:fldCharType="begin" w:fldLock="1"/>
        </w:r>
      </w:ins>
      <w:r w:rsidR="00C126C6">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(32)","plainTextFormattedCitation":"(32)","previouslyFormattedCitation":"(31)"},"properties":{"noteIndex":0},"schema":"https://github.com/citation-style-language/schema/raw/master/csl-citation.json"}</w:instrText>
      </w:r>
      <w:r w:rsidR="00D92F33">
        <w:fldChar w:fldCharType="separate"/>
      </w:r>
      <w:r w:rsidR="00C126C6" w:rsidRPr="00C126C6">
        <w:rPr>
          <w:noProof/>
        </w:rPr>
        <w:t>(32)</w:t>
      </w:r>
      <w:ins w:id="341" w:author="Regina Casanova" w:date="2018-06-21T13:07:00Z">
        <w:r w:rsidR="00D92F33">
          <w:fldChar w:fldCharType="end"/>
        </w:r>
      </w:ins>
      <w:ins w:id="342" w:author="Regina Casanova" w:date="2018-06-21T13:02:00Z">
        <w:r w:rsidR="00D92F33">
          <w:t>.</w:t>
        </w:r>
      </w:ins>
      <w:del w:id="343" w:author="Regina Casanova" w:date="2018-06-21T12:55:00Z">
        <w:r w:rsidRPr="00BA156B" w:rsidDel="007925FD">
          <w:delText xml:space="preserve">con este test se ve la efectividad del </w:delText>
        </w:r>
      </w:del>
      <w:del w:id="344" w:author="Regina Casanova" w:date="2018-06-18T17:53:00Z">
        <w:r w:rsidRPr="00BA156B" w:rsidDel="00E94926">
          <w:delText>sistema</w:delText>
        </w:r>
      </w:del>
      <w:del w:id="345"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44FA634C" w:rsidR="00B674F0" w:rsidRPr="00BA156B" w:rsidRDefault="007A0FFF" w:rsidP="00107D89">
      <w:pPr>
        <w:pStyle w:val="Ttulo3"/>
        <w:rPr>
          <w:lang w:val="es-PE"/>
        </w:rPr>
      </w:pPr>
      <w:bookmarkStart w:id="346" w:name="_Toc511166283"/>
      <w:ins w:id="347" w:author="Luis Fernando Llanos Zavalaga" w:date="2018-07-10T13:33:00Z">
        <w:r w:rsidRPr="00BA156B">
          <w:rPr>
            <w:lang w:val="es-PE"/>
          </w:rPr>
          <w:t xml:space="preserve">Importancia </w:t>
        </w:r>
        <w:r>
          <w:rPr>
            <w:lang w:val="es-PE"/>
          </w:rPr>
          <w:t xml:space="preserve">del </w:t>
        </w:r>
      </w:ins>
      <w:r w:rsidR="00562533" w:rsidRPr="00BA156B">
        <w:rPr>
          <w:lang w:val="es-PE"/>
        </w:rPr>
        <w:t>Diseño centrado en el usuario en el sector salud</w:t>
      </w:r>
      <w:ins w:id="348" w:author="Luis Fernando Llanos Zavalaga" w:date="2018-07-10T13:33:00Z">
        <w:r>
          <w:rPr>
            <w:lang w:val="es-PE"/>
          </w:rPr>
          <w:t>.</w:t>
        </w:r>
      </w:ins>
      <w:del w:id="349" w:author="Luis Fernando Llanos Zavalaga" w:date="2018-07-10T13:33:00Z">
        <w:r w:rsidR="00562533" w:rsidRPr="00BA156B" w:rsidDel="007A0FFF">
          <w:rPr>
            <w:lang w:val="es-PE"/>
          </w:rPr>
          <w:delText>:</w:delText>
        </w:r>
      </w:del>
      <w:r w:rsidR="00562533" w:rsidRPr="00BA156B">
        <w:rPr>
          <w:lang w:val="es-PE"/>
        </w:rPr>
        <w:t xml:space="preserve"> </w:t>
      </w:r>
      <w:del w:id="350" w:author="Luis Fernando Llanos Zavalaga" w:date="2018-07-10T13:33:00Z">
        <w:r w:rsidR="00562533" w:rsidRPr="00BA156B" w:rsidDel="007A0FFF">
          <w:rPr>
            <w:lang w:val="es-PE"/>
          </w:rPr>
          <w:delText>Importancia</w:delText>
        </w:r>
      </w:del>
      <w:bookmarkEnd w:id="346"/>
    </w:p>
    <w:p w14:paraId="7FBC53FB" w14:textId="5AE3812F"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F916E3">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ins w:id="351" w:author="Regina Casanova" w:date="2018-07-22T20:03:00Z">
        <w:r w:rsidR="001C1FCB">
          <w:t>aplicativo informático</w:t>
        </w:r>
      </w:ins>
      <w:del w:id="352" w:author="Regina Casanova" w:date="2018-06-18T17:53:00Z">
        <w:r w:rsidR="00B674F0" w:rsidRPr="00BA156B" w:rsidDel="00E94926">
          <w:delText xml:space="preserve">sistema </w:delText>
        </w:r>
      </w:del>
      <w:ins w:id="353" w:author="Regina Casanova" w:date="2018-06-18T17:49:00Z">
        <w:r w:rsidR="00E94926">
          <w:t xml:space="preserve"> </w:t>
        </w:r>
      </w:ins>
      <w:r w:rsidR="00B674F0" w:rsidRPr="00BA156B">
        <w:t xml:space="preserve">clínico </w:t>
      </w:r>
      <w:r w:rsidR="00EC2BAF" w:rsidRPr="00BA156B">
        <w:fldChar w:fldCharType="begin" w:fldLock="1"/>
      </w:r>
      <w:r w:rsidR="00C126C6">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(33)","plainTextFormattedCitation":"(33)","previouslyFormattedCitation":"(32)"},"properties":{"noteIndex":0},"schema":"https://github.com/citation-style-language/schema/raw/master/csl-citation.json"}</w:instrText>
      </w:r>
      <w:r w:rsidR="00EC2BAF" w:rsidRPr="00BA156B">
        <w:fldChar w:fldCharType="separate"/>
      </w:r>
      <w:r w:rsidR="00C126C6" w:rsidRPr="00C126C6">
        <w:rPr>
          <w:noProof/>
        </w:rPr>
        <w:t>(33)</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ins w:id="354" w:author="Regina Casanova" w:date="2018-07-22T20:04:00Z">
        <w:r w:rsidR="001C1FCB">
          <w:t>aplicativo informático</w:t>
        </w:r>
      </w:ins>
      <w:del w:id="355" w:author="Regina Casanova" w:date="2018-06-18T17:53:00Z">
        <w:r w:rsidR="00B674F0" w:rsidRPr="00BA156B" w:rsidDel="00E94926">
          <w:delText xml:space="preserve">sistema </w:delText>
        </w:r>
      </w:del>
      <w:ins w:id="356"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C126C6">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(34)","plainTextFormattedCitation":"(34)","previouslyFormattedCitation":"(33)"},"properties":{"noteIndex":0},"schema":"https://github.com/citation-style-language/schema/raw/master/csl-citation.json"}</w:instrText>
      </w:r>
      <w:r w:rsidR="00EC2BAF" w:rsidRPr="00BA156B">
        <w:fldChar w:fldCharType="separate"/>
      </w:r>
      <w:r w:rsidR="00C126C6" w:rsidRPr="00C126C6">
        <w:rPr>
          <w:noProof/>
        </w:rPr>
        <w:t>(34)</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C126C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(35)","plainTextFormattedCitation":"(35)","previouslyFormattedCitation":"(34)"},"properties":{"noteIndex":0},"schema":"https://github.com/citation-style-language/schema/raw/master/csl-citation.json"}</w:instrText>
      </w:r>
      <w:r w:rsidR="00EC2BAF" w:rsidRPr="00BA156B">
        <w:fldChar w:fldCharType="separate"/>
      </w:r>
      <w:r w:rsidR="00C126C6" w:rsidRPr="00C126C6">
        <w:rPr>
          <w:noProof/>
        </w:rPr>
        <w:t>(35)</w:t>
      </w:r>
      <w:r w:rsidR="00EC2BAF" w:rsidRPr="00BA156B">
        <w:fldChar w:fldCharType="end"/>
      </w:r>
      <w:r w:rsidR="007B7445" w:rsidRPr="00BA156B">
        <w:t>.</w:t>
      </w:r>
      <w:r w:rsidR="00B674F0" w:rsidRPr="00BA156B">
        <w:t xml:space="preserve"> </w:t>
      </w:r>
    </w:p>
    <w:p w14:paraId="40B47E81" w14:textId="37B50C82" w:rsidR="003E4989" w:rsidRDefault="00B018AF" w:rsidP="00017896">
      <w:pPr>
        <w:pStyle w:val="Texto"/>
        <w:rPr>
          <w:ins w:id="357" w:author="Regina Casanova" w:date="2018-07-22T20:27:00Z"/>
        </w:rPr>
      </w:pPr>
      <w:r w:rsidRPr="00BA156B">
        <w:lastRenderedPageBreak/>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C126C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(35)","plainTextFormattedCitation":"(35)","previouslyFormattedCitation":"(34)"},"properties":{"noteIndex":0},"schema":"https://github.com/citation-style-language/schema/raw/master/csl-citation.json"}</w:instrText>
      </w:r>
      <w:r w:rsidR="00EC2BAF" w:rsidRPr="00BA156B">
        <w:fldChar w:fldCharType="separate"/>
      </w:r>
      <w:r w:rsidR="00C126C6" w:rsidRPr="00C126C6">
        <w:rPr>
          <w:noProof/>
        </w:rPr>
        <w:t>(35)</w:t>
      </w:r>
      <w:r w:rsidR="00EC2BAF" w:rsidRPr="00BA156B">
        <w:fldChar w:fldCharType="end"/>
      </w:r>
      <w:r w:rsidRPr="00BA156B">
        <w:t>.</w:t>
      </w:r>
    </w:p>
    <w:p w14:paraId="19C8A9AA" w14:textId="77777777" w:rsidR="00EC3B35" w:rsidRPr="00BA156B" w:rsidRDefault="00EC3B35" w:rsidP="00EC3B35">
      <w:pPr>
        <w:pStyle w:val="Ttulo3"/>
        <w:rPr>
          <w:ins w:id="358" w:author="Regina Casanova" w:date="2018-07-22T20:27:00Z"/>
        </w:rPr>
      </w:pPr>
      <w:commentRangeStart w:id="359"/>
      <w:ins w:id="360" w:author="Regina Casanova" w:date="2018-07-22T20:27:00Z">
        <w:r w:rsidRPr="00BA156B">
          <w:t xml:space="preserve">Diseño centrado en el usuario en el sector Salud en </w:t>
        </w:r>
        <w:commentRangeStart w:id="361"/>
        <w:r w:rsidRPr="00BA156B">
          <w:t>Perú</w:t>
        </w:r>
        <w:commentRangeEnd w:id="359"/>
        <w:r>
          <w:rPr>
            <w:rStyle w:val="Refdecomentario"/>
            <w:rFonts w:eastAsiaTheme="minorHAnsi" w:cstheme="minorBidi"/>
            <w:color w:val="auto"/>
            <w:lang w:val="es-ES_tradnl"/>
          </w:rPr>
          <w:commentReference w:id="359"/>
        </w:r>
        <w:commentRangeEnd w:id="361"/>
        <w:r>
          <w:rPr>
            <w:rStyle w:val="Refdecomentario"/>
            <w:rFonts w:eastAsiaTheme="minorHAnsi" w:cstheme="minorBidi"/>
            <w:color w:val="auto"/>
            <w:lang w:val="es-ES_tradnl"/>
          </w:rPr>
          <w:commentReference w:id="361"/>
        </w:r>
      </w:ins>
    </w:p>
    <w:p w14:paraId="4221A44B" w14:textId="6281EE57" w:rsidR="00EC3B35" w:rsidRPr="00017896" w:rsidRDefault="00EC3B35" w:rsidP="00EC3B35">
      <w:pPr>
        <w:pStyle w:val="Texto"/>
        <w:rPr>
          <w:ins w:id="362" w:author="Regina Casanova" w:date="2018-07-22T20:27:00Z"/>
        </w:rPr>
      </w:pPr>
      <w:ins w:id="363" w:author="Regina Casanova" w:date="2018-07-22T20:27:00Z">
        <w:r w:rsidRPr="00BA156B">
          <w:t xml:space="preserve">En el caso del Perú, todavía existe una alta resistencia al cambio en el aspecto tecnológico, por la idea equivocada de que, por la adopción de nuevas tecnologías, los empleados podrían perjudicarse en su trabajo o incluso perderlo. Es por esto que la implementación de nuevos </w:t>
        </w:r>
      </w:ins>
      <w:ins w:id="364" w:author="Regina Casanova" w:date="2018-07-22T20:28:00Z">
        <w:r>
          <w:t>aplicativos informáticos</w:t>
        </w:r>
      </w:ins>
      <w:ins w:id="365" w:author="Regina Casanova" w:date="2018-07-22T20:27:00Z">
        <w:r>
          <w:t xml:space="preserve"> </w:t>
        </w:r>
        <w:r w:rsidRPr="00BA156B">
          <w:t xml:space="preserve">para la mejora de procesos es limitada ya que los pocos </w:t>
        </w:r>
        <w:r>
          <w:t>de ellos</w:t>
        </w:r>
        <w:r w:rsidRPr="00BA156B">
          <w:t xml:space="preserve"> que llegan a implementarse, no llegan a ser aprovechados en su totalidad. Seguir los enfoques de UCD podría marcar una diferencia significativa en la adopción de </w:t>
        </w:r>
        <w:r>
          <w:t>aplicativos informáticos</w:t>
        </w:r>
        <w:r w:rsidRPr="00BA156B">
          <w:t xml:space="preserve"> en el sector salud, tanto en sistemas clínicos como en sistemas de gestión de diversos recursos. El uso de estos enfoques se ve</w:t>
        </w:r>
        <w:r>
          <w:t xml:space="preserve"> limitado debido a que no se </w:t>
        </w:r>
        <w:r w:rsidRPr="00BA156B">
          <w:t xml:space="preserve">da la importancia necesaria a las pruebas de aplicativos con usuarios, a la falta de tiempo y recursos en la implementación de dichos </w:t>
        </w:r>
        <w:r>
          <w:t>software</w:t>
        </w:r>
        <w:r w:rsidRPr="00BA156B">
          <w:t xml:space="preserve">, falta de experiencia en dichos enfoques y principalmente, la idea de que un </w:t>
        </w:r>
      </w:ins>
      <w:ins w:id="366" w:author="Regina Casanova" w:date="2018-07-22T20:28:00Z">
        <w:r>
          <w:t>aplicativo informático</w:t>
        </w:r>
      </w:ins>
      <w:ins w:id="367" w:author="Regina Casanova" w:date="2018-07-22T20:27:00Z">
        <w:r w:rsidRPr="00BA156B">
          <w:t xml:space="preserve"> solo debe desarrollarse para cumplir los objetivos de la empresa y no darle valor a las apreciaciones de los usuarios finales.</w:t>
        </w:r>
      </w:ins>
    </w:p>
    <w:p w14:paraId="471D8ED0" w14:textId="726DB979" w:rsidR="00EC3B35" w:rsidDel="00EC3B35" w:rsidRDefault="00EC3B35" w:rsidP="00017896">
      <w:pPr>
        <w:pStyle w:val="Texto"/>
        <w:rPr>
          <w:ins w:id="368" w:author="Luis Fernando Llanos Zavalaga" w:date="2018-07-10T13:33:00Z"/>
          <w:del w:id="369" w:author="Regina Casanova" w:date="2018-07-22T20:27:00Z"/>
        </w:rPr>
      </w:pPr>
    </w:p>
    <w:p w14:paraId="6A336DC5" w14:textId="70E3D8F4" w:rsidR="007A0FFF" w:rsidRPr="00017896" w:rsidDel="008E0DE1" w:rsidRDefault="007A0FFF" w:rsidP="00017896">
      <w:pPr>
        <w:pStyle w:val="Texto"/>
        <w:rPr>
          <w:del w:id="370" w:author="Regina Casanova" w:date="2018-07-22T20:04:00Z"/>
        </w:rPr>
      </w:pPr>
    </w:p>
    <w:p w14:paraId="6765E5B7" w14:textId="77777777" w:rsidR="00562533" w:rsidRPr="00BA156B" w:rsidRDefault="00562533" w:rsidP="009E44F3">
      <w:pPr>
        <w:pStyle w:val="Ttulo2"/>
        <w:rPr>
          <w:lang w:val="es-PE"/>
        </w:rPr>
      </w:pPr>
      <w:bookmarkStart w:id="371"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371"/>
    </w:p>
    <w:p w14:paraId="4B2A88ED" w14:textId="77777777" w:rsidR="00262D6E" w:rsidRPr="00BA156B" w:rsidRDefault="00262D6E" w:rsidP="004F4C96">
      <w:pPr>
        <w:pStyle w:val="Ttulo3"/>
        <w:rPr>
          <w:lang w:val="es-PE"/>
        </w:rPr>
      </w:pPr>
      <w:bookmarkStart w:id="372" w:name="_Toc511166285"/>
      <w:r w:rsidRPr="00BA156B">
        <w:rPr>
          <w:lang w:val="es-PE"/>
        </w:rPr>
        <w:t>D</w:t>
      </w:r>
      <w:r w:rsidR="00562533" w:rsidRPr="00BA156B">
        <w:rPr>
          <w:lang w:val="es-PE"/>
        </w:rPr>
        <w:t>escripción</w:t>
      </w:r>
      <w:bookmarkEnd w:id="372"/>
    </w:p>
    <w:p w14:paraId="0F14FA91" w14:textId="0ABB075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C126C6">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(36)","plainTextFormattedCitation":"(36)","previouslyFormattedCitation":"(35)"},"properties":{"noteIndex":0},"schema":"https://github.com/citation-style-language/schema/raw/master/csl-citation.json"}</w:instrText>
      </w:r>
      <w:r w:rsidR="00EC2BAF" w:rsidRPr="00BA156B">
        <w:fldChar w:fldCharType="separate"/>
      </w:r>
      <w:r w:rsidR="00C126C6" w:rsidRPr="00C126C6">
        <w:rPr>
          <w:noProof/>
        </w:rPr>
        <w:t>(36)</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48941968"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r w:rsidR="007B7445" w:rsidRPr="00BA156B">
        <w:t>.</w:t>
      </w:r>
    </w:p>
    <w:p w14:paraId="63B1E8BB" w14:textId="55132FDE"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xml:space="preserve">. Esto significa que el 37.4% de la población, aproximadamente </w:t>
      </w:r>
      <w:r w:rsidR="00CC65BF" w:rsidRPr="00BA156B">
        <w:lastRenderedPageBreak/>
        <w:t>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C126C6">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(38)","plainTextFormattedCitation":"(38)","previouslyFormattedCitation":"(37)"},"properties":{"noteIndex":0},"schema":"https://github.com/citation-style-language/schema/raw/master/csl-citation.json"}</w:instrText>
      </w:r>
      <w:r w:rsidR="00EC2BAF" w:rsidRPr="00BA156B">
        <w:fldChar w:fldCharType="separate"/>
      </w:r>
      <w:r w:rsidR="00C126C6" w:rsidRPr="00C126C6">
        <w:rPr>
          <w:noProof/>
        </w:rPr>
        <w:t>(38)</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373"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373"/>
    </w:p>
    <w:p w14:paraId="2668E4B8" w14:textId="420FF165"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374" w:author="Regina Casanova" w:date="2018-06-18T16:52:00Z">
        <w:r w:rsidR="00F305B6">
          <w:t>, un</w:t>
        </w:r>
      </w:ins>
      <w:ins w:id="375" w:author="Regina Casanova" w:date="2018-07-22T20:04:00Z">
        <w:r w:rsidR="008E0DE1">
          <w:t xml:space="preserve"> aplicativo informático</w:t>
        </w:r>
      </w:ins>
      <w:r w:rsidRPr="00BA156B">
        <w:t xml:space="preserve"> con el cual se espera obtener una retroalimentación de parte de los ciudadanos sobre la calidad de los servicios de salud brindados en diversas partes del Perú, dentro d</w:t>
      </w:r>
      <w:r w:rsidR="009B63B8" w:rsidRPr="00BA156B">
        <w:t>e este</w:t>
      </w:r>
      <w:ins w:id="376" w:author="Regina Casanova" w:date="2018-07-22T20:04:00Z">
        <w:r w:rsidR="008E0DE1">
          <w:t xml:space="preserve"> aplicativo informático</w:t>
        </w:r>
      </w:ins>
      <w:del w:id="377" w:author="Regina Casanova" w:date="2018-07-22T20:04:00Z">
        <w:r w:rsidR="009B63B8" w:rsidRPr="00BA156B" w:rsidDel="008E0DE1">
          <w:delText xml:space="preserve"> </w:delText>
        </w:r>
      </w:del>
      <w:del w:id="378" w:author="Regina Casanova" w:date="2018-06-18T17:53:00Z">
        <w:r w:rsidR="009B63B8" w:rsidRPr="00BA156B" w:rsidDel="00E94926">
          <w:delText>sistema</w:delText>
        </w:r>
      </w:del>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3DEE80F3" w:rsidR="008D2441" w:rsidRPr="00017896" w:rsidRDefault="00376FA3" w:rsidP="00017896">
      <w:pPr>
        <w:pStyle w:val="Texto"/>
      </w:pPr>
      <w:r w:rsidRPr="00BA156B">
        <w:t xml:space="preserve">Estas solicitudes pueden ser ingresadas al </w:t>
      </w:r>
      <w:ins w:id="379" w:author="Regina Casanova" w:date="2018-07-22T20:04:00Z">
        <w:r w:rsidR="008E0DE1">
          <w:t>aplicativo informático</w:t>
        </w:r>
      </w:ins>
      <w:del w:id="380" w:author="Regina Casanova" w:date="2018-06-18T17:53:00Z">
        <w:r w:rsidRPr="00BA156B" w:rsidDel="00E94926">
          <w:delText xml:space="preserve">sistema </w:delText>
        </w:r>
      </w:del>
      <w:ins w:id="381"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del w:id="382"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C126C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(40)","plainTextFormattedCitation":"(40)","previouslyFormattedCitation":"(39)"},"properties":{"noteIndex":0},"schema":"https://github.com/citation-style-language/schema/raw/master/csl-citation.json"}</w:instrText>
      </w:r>
      <w:r w:rsidR="00EC2BAF" w:rsidRPr="00BA156B">
        <w:fldChar w:fldCharType="separate"/>
      </w:r>
      <w:r w:rsidR="00C126C6" w:rsidRPr="00C126C6">
        <w:rPr>
          <w:noProof/>
        </w:rPr>
        <w:t>(40)</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C126C6">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(41)","plainTextFormattedCitation":"(41)","previouslyFormattedCitation":"(40)"},"properties":{"noteIndex":0},"schema":"https://github.com/citation-style-language/schema/raw/master/csl-citation.json"}</w:instrText>
      </w:r>
      <w:r w:rsidR="00EC2BAF" w:rsidRPr="00BA156B">
        <w:fldChar w:fldCharType="separate"/>
      </w:r>
      <w:r w:rsidR="00C126C6" w:rsidRPr="00C126C6">
        <w:rPr>
          <w:noProof/>
        </w:rPr>
        <w:t>(41)</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C126C6">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(42)","plainTextFormattedCitation":"(42)","previouslyFormattedCitation":"(41)"},"properties":{"noteIndex":0},"schema":"https://github.com/citation-style-language/schema/raw/master/csl-citation.json"}</w:instrText>
      </w:r>
      <w:r w:rsidR="00EC2BAF" w:rsidRPr="00BA156B">
        <w:fldChar w:fldCharType="separate"/>
      </w:r>
      <w:r w:rsidR="00C126C6" w:rsidRPr="00C126C6">
        <w:rPr>
          <w:noProof/>
        </w:rPr>
        <w:t>(42)</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w:t>
      </w:r>
      <w:r w:rsidR="00913D4D" w:rsidRPr="00BA156B">
        <w:lastRenderedPageBreak/>
        <w:t xml:space="preserve">solicitudes presentadas, siguiéndole por la </w:t>
      </w:r>
      <w:r w:rsidR="00D3505A" w:rsidRPr="00BA156B">
        <w:t>vía</w:t>
      </w:r>
      <w:r w:rsidR="00913D4D" w:rsidRPr="00BA156B">
        <w:t xml:space="preserve"> presencial con el 21.34% y luego por </w:t>
      </w:r>
      <w:del w:id="383"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n-US"/>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651641"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p>
    <w:p w14:paraId="6959A8B9" w14:textId="7E53DDB3" w:rsidR="004220C8" w:rsidRPr="00017896" w:rsidRDefault="00CD231B" w:rsidP="00017896">
      <w:pPr>
        <w:pStyle w:val="Texto"/>
      </w:pPr>
      <w:r w:rsidRPr="00BA156B">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w:t>
      </w:r>
      <w:r w:rsidR="00E260FD" w:rsidRPr="00BA156B">
        <w:lastRenderedPageBreak/>
        <w:t xml:space="preserve">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C126C6">
        <w:instrText>ADDIN CSL_CITATION {"citationItems":[{"id":"ITEM-1","itemData":{"URL":"http://mapa.susalud.gob.pe/","accessed":{"date-parts":[["2018","3","14"]]},"id":"ITEM-1","issued":{"date-parts":[["0"]]},"title":"SUSALUD | Mapa Georeferenciado","type":"webpage"},"uris":["http://www.mendeley.com/documents/?uuid=4d475be5-26d8-34ec-a72d-f3285c46af48"]}],"mendeley":{"formattedCitation":"(43)","plainTextFormattedCitation":"(43)","previouslyFormattedCitation":"(42)"},"properties":{"noteIndex":0},"schema":"https://github.com/citation-style-language/schema/raw/master/csl-citation.json"}</w:instrText>
      </w:r>
      <w:r w:rsidR="00EC2BAF" w:rsidRPr="00BA156B">
        <w:fldChar w:fldCharType="separate"/>
      </w:r>
      <w:r w:rsidR="00C126C6" w:rsidRPr="00C126C6">
        <w:rPr>
          <w:noProof/>
        </w:rPr>
        <w:t>(43)</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384"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384"/>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w:t>
      </w:r>
      <w:r w:rsidRPr="00BA156B">
        <w:lastRenderedPageBreak/>
        <w:t>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07D4F69A"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C126C6">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(44)","plainTextFormattedCitation":"(44)","previouslyFormattedCitation":"(43)"},"properties":{"noteIndex":0},"schema":"https://github.com/citation-style-language/schema/raw/master/csl-citation.json"}</w:instrText>
      </w:r>
      <w:r w:rsidR="00EC2BAF" w:rsidRPr="00BA156B">
        <w:fldChar w:fldCharType="separate"/>
      </w:r>
      <w:r w:rsidR="00C126C6" w:rsidRPr="00C126C6">
        <w:rPr>
          <w:noProof/>
        </w:rPr>
        <w:t>(44)</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385"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385"/>
    </w:p>
    <w:p w14:paraId="15F5DE3E" w14:textId="17CB16F8"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 xml:space="preserve">preocupaciones </w:t>
      </w:r>
      <w:r w:rsidR="00562533" w:rsidRPr="00BA156B">
        <w:lastRenderedPageBreak/>
        <w:t>y/o problemas de los asegurados por IPRESS</w:t>
      </w:r>
      <w:r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C126C6">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(45)","plainTextFormattedCitation":"(45)","previouslyFormattedCitation":"(44)"},"properties":{"noteIndex":0},"schema":"https://github.com/citation-style-language/schema/raw/master/csl-citation.json"}</w:instrText>
      </w:r>
      <w:r w:rsidR="00EC2BAF" w:rsidRPr="00BA156B">
        <w:fldChar w:fldCharType="separate"/>
      </w:r>
      <w:r w:rsidR="00C126C6" w:rsidRPr="00C126C6">
        <w:rPr>
          <w:noProof/>
        </w:rPr>
        <w:t>(45)</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1D668960"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C126C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(40)","plainTextFormattedCitation":"(40)","previouslyFormattedCitation":"(39)"},"properties":{"noteIndex":0},"schema":"https://github.com/citation-style-language/schema/raw/master/csl-citation.json"}</w:instrText>
      </w:r>
      <w:r w:rsidR="00EC2BAF" w:rsidRPr="00BA156B">
        <w:fldChar w:fldCharType="separate"/>
      </w:r>
      <w:r w:rsidR="00C126C6" w:rsidRPr="00C126C6">
        <w:rPr>
          <w:noProof/>
        </w:rPr>
        <w:t>(40)</w:t>
      </w:r>
      <w:r w:rsidR="00EC2BAF" w:rsidRPr="00BA156B">
        <w:fldChar w:fldCharType="end"/>
      </w:r>
      <w:r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ins w:id="386" w:author="Regina Casanova" w:date="2018-07-22T20:05:00Z">
        <w:r w:rsidR="008E0DE1">
          <w:t>aplicativo informático</w:t>
        </w:r>
      </w:ins>
      <w:del w:id="387" w:author="Regina Casanova" w:date="2018-06-18T17:53:00Z">
        <w:r w:rsidRPr="00BA156B" w:rsidDel="00E94926">
          <w:delText>sistema informático</w:delText>
        </w:r>
      </w:del>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 xml:space="preserve">hoja de </w:t>
      </w:r>
      <w:r w:rsidR="0046688E" w:rsidRPr="00BA156B">
        <w:lastRenderedPageBreak/>
        <w:t>cálculo</w:t>
      </w:r>
      <w:r w:rsidRPr="00BA156B">
        <w:t xml:space="preserve"> al </w:t>
      </w:r>
      <w:ins w:id="388" w:author="Regina Casanova" w:date="2018-07-22T20:05:00Z">
        <w:r w:rsidR="008E0DE1">
          <w:t>aplicativo informático</w:t>
        </w:r>
      </w:ins>
      <w:del w:id="389" w:author="Regina Casanova" w:date="2018-06-18T17:53:00Z">
        <w:r w:rsidRPr="00BA156B" w:rsidDel="00E94926">
          <w:delText>sistema informático</w:delText>
        </w:r>
      </w:del>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1C46417A"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390" w:name="_Toc511166289"/>
      <w:r w:rsidRPr="00BA156B">
        <w:rPr>
          <w:lang w:val="es-PE"/>
        </w:rPr>
        <w:t>Oportunidades de Mejora</w:t>
      </w:r>
      <w:bookmarkEnd w:id="390"/>
    </w:p>
    <w:p w14:paraId="74223F1D" w14:textId="0F515244" w:rsidR="00B674F0" w:rsidRDefault="004053C8" w:rsidP="00017896">
      <w:pPr>
        <w:pStyle w:val="Texto"/>
        <w:rPr>
          <w:ins w:id="391"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ins w:id="392" w:author="Regina Casanova" w:date="2018-07-22T20:05:00Z">
        <w:r w:rsidR="00753D9C">
          <w:t>aplicativo informático</w:t>
        </w:r>
      </w:ins>
      <w:del w:id="393" w:author="Regina Casanova" w:date="2018-06-18T18:03:00Z">
        <w:r w:rsidR="00562533" w:rsidRPr="00BA156B" w:rsidDel="0067704D">
          <w:delText>sistema</w:delText>
        </w:r>
      </w:del>
      <w:r w:rsidR="00562533" w:rsidRPr="00BA156B">
        <w:t xml:space="preserve"> teniendo en cuenta tanto las necesidades de los asegurados como la de las IPRESS y SUSALUD</w:t>
      </w:r>
      <w:r w:rsidR="007B7445" w:rsidRPr="00BA156B">
        <w:t>.</w:t>
      </w:r>
      <w:r w:rsidR="00562533" w:rsidRPr="00BA156B">
        <w:t xml:space="preserve"> Un </w:t>
      </w:r>
      <w:ins w:id="394" w:author="Regina Casanova" w:date="2018-07-22T20:05:00Z">
        <w:r w:rsidR="00753D9C">
          <w:t>aplicativo inform</w:t>
        </w:r>
      </w:ins>
      <w:ins w:id="395" w:author="Regina Casanova" w:date="2018-07-22T20:06:00Z">
        <w:r w:rsidR="00753D9C">
          <w:t>ático</w:t>
        </w:r>
      </w:ins>
      <w:del w:id="396" w:author="Regina Casanova" w:date="2018-06-18T17:53:00Z">
        <w:r w:rsidR="00562533" w:rsidRPr="00BA156B" w:rsidDel="00E94926">
          <w:delText xml:space="preserve">sistema </w:delText>
        </w:r>
      </w:del>
      <w:ins w:id="397"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ins w:id="398" w:author="Regina Casanova" w:date="2018-07-22T20:06:00Z">
        <w:r w:rsidR="00753D9C">
          <w:t>aplicativo informático</w:t>
        </w:r>
      </w:ins>
      <w:del w:id="399" w:author="Regina Casanova" w:date="2018-06-18T17:53:00Z">
        <w:r w:rsidR="00562533" w:rsidRPr="00BA156B" w:rsidDel="00E94926">
          <w:delText>sis</w:delText>
        </w:r>
        <w:r w:rsidRPr="00BA156B" w:rsidDel="00E94926">
          <w:delText>tema</w:delText>
        </w:r>
      </w:del>
      <w:r w:rsidRPr="00BA156B">
        <w:t xml:space="preserve"> se mejoraría el alcance de la información proveniente en los reclamos y podría manejarse de una forma que permita proponer proyectos de mejora para </w:t>
      </w:r>
      <w:ins w:id="400" w:author="Regina Casanova" w:date="2018-06-18T16:40:00Z">
        <w:r w:rsidR="00EF06FE">
          <w:t xml:space="preserve">la red </w:t>
        </w:r>
      </w:ins>
      <w:ins w:id="401" w:author="Regina Casanova" w:date="2018-06-20T12:00:00Z">
        <w:r w:rsidR="00591BA7">
          <w:t xml:space="preserve">de establecimientos de salud del </w:t>
        </w:r>
      </w:ins>
      <w:ins w:id="402" w:author="Regina Casanova" w:date="2018-06-18T16:40:00Z">
        <w:r w:rsidR="00EF06FE">
          <w:t xml:space="preserve">MINSA </w:t>
        </w:r>
      </w:ins>
      <w:del w:id="403" w:author="Regina Casanova" w:date="2018-06-18T16:40:00Z">
        <w:r w:rsidRPr="00BA156B" w:rsidDel="00EF06FE">
          <w:delText xml:space="preserve">el sistema de salud </w:delText>
        </w:r>
      </w:del>
      <w:r w:rsidRPr="00BA156B">
        <w:t>del Perú.</w:t>
      </w:r>
    </w:p>
    <w:p w14:paraId="11D69D2F" w14:textId="1C85E46C" w:rsidR="00A60A6F" w:rsidRDefault="001435D9" w:rsidP="00017896">
      <w:pPr>
        <w:pStyle w:val="Texto"/>
      </w:pPr>
      <w:ins w:id="404" w:author="Regina Casanova" w:date="2018-06-20T16:20:00Z">
        <w:r>
          <w:t xml:space="preserve">Durante la </w:t>
        </w:r>
      </w:ins>
      <w:ins w:id="405" w:author="Regina Casanova" w:date="2018-06-20T16:03:00Z">
        <w:r>
          <w:t>búsqueda</w:t>
        </w:r>
        <w:r w:rsidR="00A60A6F">
          <w:t xml:space="preserve"> </w:t>
        </w:r>
        <w:r>
          <w:t>bibliográfica</w:t>
        </w:r>
      </w:ins>
      <w:ins w:id="406" w:author="Regina Casanova" w:date="2018-06-20T16:20:00Z">
        <w:r>
          <w:t xml:space="preserve"> de este estudio, se realizaron búsquedas </w:t>
        </w:r>
      </w:ins>
      <w:ins w:id="407" w:author="Regina Casanova" w:date="2018-06-20T16:03:00Z">
        <w:r w:rsidR="00A60A6F">
          <w:t>acerca de sistemas parecidos que se utiliza</w:t>
        </w:r>
        <w:del w:id="408" w:author="Luis Fernando Llanos Zavalaga" w:date="2018-07-10T13:46:00Z">
          <w:r w:rsidR="00A60A6F" w:rsidDel="000B37FE">
            <w:delText>ra</w:delText>
          </w:r>
        </w:del>
        <w:r w:rsidR="00A60A6F">
          <w:t xml:space="preserve">n en otros países para el recojo, manejo y gestión de los reclamos, se encontraron referencias a manuales de gestión de reclamos los </w:t>
        </w:r>
        <w:r w:rsidR="00A60A6F">
          <w:lastRenderedPageBreak/>
          <w:t>cuales fueron explicados en e</w:t>
        </w:r>
      </w:ins>
      <w:ins w:id="409" w:author="Regina Casanova" w:date="2018-06-20T16:04:00Z">
        <w:r w:rsidR="00A60A6F">
          <w:t>l primer</w:t>
        </w:r>
      </w:ins>
      <w:ins w:id="410" w:author="Regina Casanova" w:date="2018-06-20T16:03:00Z">
        <w:r w:rsidR="00A60A6F">
          <w:t xml:space="preserve"> capítulo</w:t>
        </w:r>
      </w:ins>
      <w:ins w:id="411" w:author="Regina Casanova" w:date="2018-06-20T16:04:00Z">
        <w:r w:rsidR="00A60A6F">
          <w:t xml:space="preserve"> de este estudio</w:t>
        </w:r>
      </w:ins>
      <w:ins w:id="412" w:author="Regina Casanova" w:date="2018-06-20T16:03:00Z">
        <w:r w:rsidR="00A60A6F">
          <w:t xml:space="preserve">. No se encontraron referencias a </w:t>
        </w:r>
      </w:ins>
      <w:ins w:id="413" w:author="Regina Casanova" w:date="2018-06-20T16:04:00Z">
        <w:r w:rsidR="00A60A6F">
          <w:t xml:space="preserve">sistemas </w:t>
        </w:r>
      </w:ins>
      <w:ins w:id="414" w:author="Regina Casanova" w:date="2018-06-20T16:05:00Z">
        <w:r w:rsidR="00A60A6F">
          <w:t xml:space="preserve">de gestión de reclamos </w:t>
        </w:r>
      </w:ins>
      <w:ins w:id="415" w:author="Regina Casanova" w:date="2018-06-20T16:04:00Z">
        <w:r w:rsidR="00A60A6F">
          <w:t xml:space="preserve">ideados utilizando una metodología de investigación como </w:t>
        </w:r>
      </w:ins>
      <w:ins w:id="416" w:author="Regina Casanova" w:date="2018-06-20T16:05:00Z">
        <w:r w:rsidR="00A60A6F">
          <w:t xml:space="preserve">la de UCD. </w:t>
        </w:r>
      </w:ins>
      <w:ins w:id="417" w:author="Regina Casanova" w:date="2018-06-20T16:08:00Z">
        <w:r w:rsidR="00A60A6F">
          <w:t xml:space="preserve">Dicha búsqueda bibliográfica </w:t>
        </w:r>
      </w:ins>
      <w:ins w:id="418" w:author="Regina Casanova" w:date="2018-06-20T16:11:00Z">
        <w:r w:rsidR="00A60A6F">
          <w:t xml:space="preserve">se </w:t>
        </w:r>
      </w:ins>
      <w:ins w:id="419" w:author="Regina Casanova" w:date="2018-06-20T16:13:00Z">
        <w:r>
          <w:t>realizó</w:t>
        </w:r>
      </w:ins>
      <w:ins w:id="420" w:author="Regina Casanova" w:date="2018-06-20T16:11:00Z">
        <w:r w:rsidR="00A60A6F">
          <w:t xml:space="preserve"> en</w:t>
        </w:r>
      </w:ins>
      <w:ins w:id="421" w:author="Regina Casanova" w:date="2018-06-20T16:12:00Z">
        <w:r>
          <w:t xml:space="preserve"> </w:t>
        </w:r>
      </w:ins>
      <w:ins w:id="422" w:author="Regina Casanova" w:date="2018-07-07T13:30:00Z">
        <w:r w:rsidR="007B5AA2">
          <w:t>las bases de datos</w:t>
        </w:r>
      </w:ins>
      <w:commentRangeStart w:id="423"/>
      <w:ins w:id="424" w:author="Regina Casanova" w:date="2018-06-20T16:12:00Z">
        <w:r>
          <w:t xml:space="preserve"> </w:t>
        </w:r>
      </w:ins>
      <w:commentRangeEnd w:id="423"/>
      <w:r w:rsidR="00F916E3">
        <w:rPr>
          <w:rStyle w:val="Refdecomentario"/>
          <w:rFonts w:cstheme="minorBidi"/>
          <w:lang w:val="es-ES_tradnl"/>
        </w:rPr>
        <w:commentReference w:id="423"/>
      </w:r>
      <w:r>
        <w:t>“PubMed”, “Scopus” y “Science Direct” bajo la búsqueda de “</w:t>
      </w:r>
      <w:r w:rsidRPr="007925FD">
        <w:rPr>
          <w:lang w:val="es-PE"/>
          <w:rPrChange w:id="425" w:author="Regina Casanova" w:date="2018-06-21T12:54:00Z">
            <w:rPr/>
          </w:rPrChange>
        </w:rPr>
        <w:t>Complaint Management System in Health Care</w:t>
      </w:r>
      <w:r>
        <w:t>” encontrándose ningún resultado que presentara un sistema de gestión de reclamos que hubiera sido ideado como un estudio de investigación. Cuando se hizo la búsqueda en español de “Sistema de gestión de reclamos en salud” tampoco se encontraron estudios similares.</w:t>
      </w:r>
    </w:p>
    <w:p w14:paraId="60DC36F1" w14:textId="1FF201F6" w:rsidR="00B674F0" w:rsidRPr="00BA156B" w:rsidDel="00EC3B35" w:rsidRDefault="00B674F0" w:rsidP="004053C8">
      <w:pPr>
        <w:pStyle w:val="Ttulo3"/>
        <w:rPr>
          <w:del w:id="426" w:author="Regina Casanova" w:date="2018-07-22T20:27:00Z"/>
          <w:lang w:val="es-PE"/>
        </w:rPr>
      </w:pPr>
      <w:bookmarkStart w:id="427" w:name="_Toc511166290"/>
      <w:commentRangeStart w:id="428"/>
      <w:del w:id="429" w:author="Regina Casanova" w:date="2018-07-22T20:27:00Z">
        <w:r w:rsidRPr="00BA156B" w:rsidDel="00EC3B35">
          <w:rPr>
            <w:lang w:val="es-PE"/>
          </w:rPr>
          <w:delText xml:space="preserve">Diseño centrado en el usuario en el sector Salud en </w:delText>
        </w:r>
        <w:commentRangeStart w:id="430"/>
        <w:r w:rsidRPr="00BA156B" w:rsidDel="00EC3B35">
          <w:rPr>
            <w:lang w:val="es-PE"/>
          </w:rPr>
          <w:delText>Perú</w:delText>
        </w:r>
        <w:bookmarkEnd w:id="427"/>
        <w:commentRangeEnd w:id="428"/>
        <w:r w:rsidR="000B37FE" w:rsidDel="00EC3B35">
          <w:rPr>
            <w:rStyle w:val="Refdecomentario"/>
            <w:rFonts w:eastAsiaTheme="minorHAnsi" w:cstheme="minorBidi"/>
            <w:color w:val="auto"/>
            <w:lang w:val="es-ES_tradnl"/>
          </w:rPr>
          <w:commentReference w:id="428"/>
        </w:r>
        <w:commentRangeEnd w:id="430"/>
        <w:r w:rsidR="00B34010" w:rsidDel="00EC3B35">
          <w:rPr>
            <w:rStyle w:val="Refdecomentario"/>
            <w:rFonts w:eastAsiaTheme="minorHAnsi" w:cstheme="minorBidi"/>
            <w:color w:val="auto"/>
            <w:lang w:val="es-ES_tradnl"/>
          </w:rPr>
          <w:commentReference w:id="430"/>
        </w:r>
      </w:del>
    </w:p>
    <w:p w14:paraId="2C456423" w14:textId="2C53FD49" w:rsidR="00A12DD0" w:rsidRPr="00017896" w:rsidDel="00EC3B35" w:rsidRDefault="00B674F0" w:rsidP="00017896">
      <w:pPr>
        <w:pStyle w:val="Texto"/>
        <w:rPr>
          <w:del w:id="431" w:author="Regina Casanova" w:date="2018-07-22T20:27:00Z"/>
        </w:rPr>
      </w:pPr>
      <w:del w:id="432" w:author="Regina Casanova" w:date="2018-07-22T20:27:00Z">
        <w:r w:rsidRPr="00BA156B" w:rsidDel="00EC3B35">
          <w:delText xml:space="preserve">En el caso del Perú, todavía existe una alta resistencia al cambio en el aspecto tecnológico, por la idea equivocada de </w:delText>
        </w:r>
        <w:r w:rsidR="004C67AC" w:rsidRPr="00BA156B" w:rsidDel="00EC3B35">
          <w:delText>que,</w:delText>
        </w:r>
        <w:r w:rsidRPr="00BA156B" w:rsidDel="00EC3B35">
          <w:delText xml:space="preserve"> por la adopción de nuevas tecnologías, </w:delText>
        </w:r>
        <w:r w:rsidR="00465CE9" w:rsidRPr="00BA156B" w:rsidDel="00EC3B35">
          <w:delText>los empleados</w:delText>
        </w:r>
        <w:r w:rsidRPr="00BA156B" w:rsidDel="00EC3B35">
          <w:delText xml:space="preserve"> podrían </w:delText>
        </w:r>
        <w:r w:rsidR="00B419AD" w:rsidRPr="00BA156B" w:rsidDel="00EC3B35">
          <w:delText>perjudicarse en su trabajo o incluso perderlo</w:delText>
        </w:r>
        <w:r w:rsidR="007B7445" w:rsidRPr="00BA156B" w:rsidDel="00EC3B35">
          <w:delText>.</w:delText>
        </w:r>
        <w:r w:rsidRPr="00BA156B" w:rsidDel="00EC3B35">
          <w:delText xml:space="preserve"> Es por esto que la implementación de nuevos </w:delText>
        </w:r>
      </w:del>
      <w:del w:id="433" w:author="Regina Casanova" w:date="2018-06-18T17:53:00Z">
        <w:r w:rsidRPr="00BA156B" w:rsidDel="00E94926">
          <w:delText xml:space="preserve">sistemas </w:delText>
        </w:r>
      </w:del>
      <w:del w:id="434" w:author="Regina Casanova" w:date="2018-07-22T20:27:00Z">
        <w:r w:rsidRPr="00BA156B" w:rsidDel="00EC3B35">
          <w:delText xml:space="preserve">para la mejora de procesos es limitada ya que los pocos </w:delText>
        </w:r>
        <w:r w:rsidR="00DE4BF7" w:rsidDel="00EC3B35">
          <w:delText>de ellos</w:delText>
        </w:r>
        <w:r w:rsidRPr="00BA156B" w:rsidDel="00EC3B35">
          <w:delText xml:space="preserve"> que llegan a implementarse, no llegan a ser aprovechados en su totalidad</w:delText>
        </w:r>
        <w:r w:rsidR="007B7445" w:rsidRPr="00BA156B" w:rsidDel="00EC3B35">
          <w:delText>.</w:delText>
        </w:r>
        <w:r w:rsidR="00302C59" w:rsidRPr="00BA156B" w:rsidDel="00EC3B35">
          <w:delText xml:space="preserve"> Seguir los enfoques de </w:delText>
        </w:r>
        <w:r w:rsidRPr="00BA156B" w:rsidDel="00EC3B35">
          <w:delText xml:space="preserve">UCD podría marcar una diferencia significativa en la adopción de </w:delText>
        </w:r>
      </w:del>
      <w:del w:id="435" w:author="Regina Casanova" w:date="2018-06-18T17:53:00Z">
        <w:r w:rsidRPr="00BA156B" w:rsidDel="00E94926">
          <w:delText>sistemas informáticos</w:delText>
        </w:r>
      </w:del>
      <w:del w:id="436" w:author="Regina Casanova" w:date="2018-07-22T20:27:00Z">
        <w:r w:rsidRPr="00BA156B" w:rsidDel="00EC3B35">
          <w:delText xml:space="preserve"> en el sector salud, tanto en sistemas clínicos como en sistemas de gestión de diversos recursos</w:delText>
        </w:r>
        <w:r w:rsidR="007B7445" w:rsidRPr="00BA156B" w:rsidDel="00EC3B35">
          <w:delText>.</w:delText>
        </w:r>
        <w:r w:rsidRPr="00BA156B" w:rsidDel="00EC3B35">
          <w:delText xml:space="preserve"> El uso de estos enfoques se ve</w:delText>
        </w:r>
        <w:r w:rsidR="00465CE9" w:rsidDel="00EC3B35">
          <w:delText xml:space="preserve"> limitado debido a que no se </w:delText>
        </w:r>
        <w:r w:rsidRPr="00BA156B" w:rsidDel="00EC3B35">
          <w:delText>da la importancia necesaria a las pruebas de aplicativos con usuarios, a la falta de tiempo y recursos en la implementación de dic</w:delText>
        </w:r>
        <w:r w:rsidR="00302C59" w:rsidRPr="00BA156B" w:rsidDel="00EC3B35">
          <w:delText xml:space="preserve">hos </w:delText>
        </w:r>
      </w:del>
      <w:del w:id="437" w:author="Regina Casanova" w:date="2018-06-18T18:04:00Z">
        <w:r w:rsidR="00302C59" w:rsidRPr="00BA156B" w:rsidDel="0067704D">
          <w:delText>sistemas</w:delText>
        </w:r>
      </w:del>
      <w:del w:id="438" w:author="Regina Casanova" w:date="2018-07-22T20:27:00Z">
        <w:r w:rsidR="00302C59" w:rsidRPr="00BA156B" w:rsidDel="00EC3B35">
          <w:delText>, falta de experiencia</w:delText>
        </w:r>
        <w:r w:rsidRPr="00BA156B" w:rsidDel="00EC3B35">
          <w:delText xml:space="preserve"> en dichos enfoques y principalmente, la idea de que un </w:delText>
        </w:r>
      </w:del>
      <w:del w:id="439" w:author="Regina Casanova" w:date="2018-06-18T17:53:00Z">
        <w:r w:rsidRPr="00BA156B" w:rsidDel="00E94926">
          <w:delText>sistema</w:delText>
        </w:r>
      </w:del>
      <w:del w:id="440" w:author="Regina Casanova" w:date="2018-07-22T20:27:00Z">
        <w:r w:rsidRPr="00BA156B" w:rsidDel="00EC3B35">
          <w:delText xml:space="preserve"> solo debe desarrollarse para cumplir los objetivos de la empresa y no darle valor a las apreciaciones de los usuarios finales</w:delText>
        </w:r>
        <w:r w:rsidR="007B7445" w:rsidRPr="00BA156B" w:rsidDel="00EC3B35">
          <w:delText>.</w:delText>
        </w:r>
      </w:del>
    </w:p>
    <w:p w14:paraId="39665754" w14:textId="07545E11" w:rsidR="0023033B" w:rsidRPr="000538FD" w:rsidRDefault="00A12DD0" w:rsidP="000538FD">
      <w:pPr>
        <w:pStyle w:val="Ttulo1"/>
      </w:pPr>
      <w:bookmarkStart w:id="441" w:name="_Toc511166291"/>
      <w:r w:rsidRPr="00BA156B">
        <w:lastRenderedPageBreak/>
        <w:t>Justificación del estudio</w:t>
      </w:r>
      <w:bookmarkEnd w:id="441"/>
    </w:p>
    <w:p w14:paraId="40E406DF" w14:textId="769AC2DB"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w:t>
      </w:r>
      <w:ins w:id="442" w:author="Regina Casanova" w:date="2018-07-22T20:36:00Z">
        <w:r w:rsidR="006C0F8E">
          <w:t>la implementación de</w:t>
        </w:r>
      </w:ins>
      <w:del w:id="443" w:author="Regina Casanova" w:date="2018-07-22T20:36:00Z">
        <w:r w:rsidR="00CE1173" w:rsidRPr="00BA156B" w:rsidDel="006C0F8E">
          <w:delText>y</w:delText>
        </w:r>
      </w:del>
      <w:del w:id="444" w:author="Regina Casanova" w:date="2018-07-22T20:37:00Z">
        <w:r w:rsidR="00CE1173" w:rsidRPr="00BA156B" w:rsidDel="006C0F8E">
          <w:delText>a que la necesidad de</w:delText>
        </w:r>
      </w:del>
      <w:r w:rsidR="00CE1173" w:rsidRPr="00BA156B">
        <w:t xml:space="preserve"> un </w:t>
      </w:r>
      <w:commentRangeStart w:id="445"/>
      <w:del w:id="446" w:author="Regina Casanova" w:date="2018-06-18T17:53:00Z">
        <w:r w:rsidR="00CE1173" w:rsidRPr="00BA156B" w:rsidDel="00E94926">
          <w:delText>sistema</w:delText>
        </w:r>
      </w:del>
      <w:ins w:id="447" w:author="Regina Casanova" w:date="2018-07-22T20:30:00Z">
        <w:r w:rsidR="00EC3B35">
          <w:t>aplicativo informático</w:t>
        </w:r>
      </w:ins>
      <w:r w:rsidR="00CE1173" w:rsidRPr="00BA156B">
        <w:t xml:space="preserve"> centralizado</w:t>
      </w:r>
      <w:ins w:id="448" w:author="Regina Casanova" w:date="2018-07-22T20:29:00Z">
        <w:r w:rsidR="00EC3B35">
          <w:t xml:space="preserve"> </w:t>
        </w:r>
      </w:ins>
      <w:ins w:id="449" w:author="Regina Casanova" w:date="2018-07-22T20:30:00Z">
        <w:r w:rsidR="006C0F8E">
          <w:t>que permita</w:t>
        </w:r>
      </w:ins>
      <w:ins w:id="450" w:author="Regina Casanova" w:date="2018-07-22T20:34:00Z">
        <w:r w:rsidR="006C0F8E">
          <w:t xml:space="preserve"> a todas las IPRESS recoger y manejar </w:t>
        </w:r>
      </w:ins>
      <w:ins w:id="451" w:author="Regina Casanova" w:date="2018-07-22T20:37:00Z">
        <w:r w:rsidR="006C0F8E">
          <w:t>sus</w:t>
        </w:r>
      </w:ins>
      <w:ins w:id="452" w:author="Regina Casanova" w:date="2018-07-22T20:34:00Z">
        <w:r w:rsidR="006C0F8E">
          <w:t xml:space="preserve"> reclamos</w:t>
        </w:r>
      </w:ins>
      <w:ins w:id="453" w:author="Regina Casanova" w:date="2018-07-22T20:35:00Z">
        <w:r w:rsidR="006C0F8E">
          <w:t xml:space="preserve"> de manera ordenada y que </w:t>
        </w:r>
      </w:ins>
      <w:ins w:id="454" w:author="Regina Casanova" w:date="2018-07-22T20:36:00Z">
        <w:r w:rsidR="006C0F8E">
          <w:t>además</w:t>
        </w:r>
      </w:ins>
      <w:ins w:id="455" w:author="Regina Casanova" w:date="2018-07-22T20:35:00Z">
        <w:r w:rsidR="006C0F8E">
          <w:t xml:space="preserve"> </w:t>
        </w:r>
      </w:ins>
      <w:ins w:id="456" w:author="Regina Casanova" w:date="2018-07-22T20:36:00Z">
        <w:r w:rsidR="006C0F8E">
          <w:t>permita</w:t>
        </w:r>
      </w:ins>
      <w:ins w:id="457" w:author="Regina Casanova" w:date="2018-07-22T20:34:00Z">
        <w:r w:rsidR="006C0F8E">
          <w:t xml:space="preserve"> </w:t>
        </w:r>
      </w:ins>
      <w:ins w:id="458" w:author="Regina Casanova" w:date="2018-07-22T20:33:00Z">
        <w:r w:rsidR="00EC3B35">
          <w:t>la supervisión de SUSALUD</w:t>
        </w:r>
      </w:ins>
      <w:ins w:id="459" w:author="Regina Casanova" w:date="2018-07-22T20:38:00Z">
        <w:r w:rsidR="006C0F8E">
          <w:t xml:space="preserve"> </w:t>
        </w:r>
      </w:ins>
      <w:ins w:id="460" w:author="Regina Casanova" w:date="2018-07-22T20:39:00Z">
        <w:r w:rsidR="006C0F8E">
          <w:t>sería</w:t>
        </w:r>
      </w:ins>
      <w:ins w:id="461" w:author="Regina Casanova" w:date="2018-07-22T20:40:00Z">
        <w:r w:rsidR="006C0F8E">
          <w:t xml:space="preserve"> de</w:t>
        </w:r>
      </w:ins>
      <w:ins w:id="462" w:author="Regina Casanova" w:date="2018-07-22T20:38:00Z">
        <w:r w:rsidR="006C0F8E">
          <w:t xml:space="preserve"> much</w:t>
        </w:r>
      </w:ins>
      <w:ins w:id="463" w:author="Regina Casanova" w:date="2018-07-22T20:40:00Z">
        <w:r w:rsidR="006C0F8E">
          <w:t>a</w:t>
        </w:r>
      </w:ins>
      <w:ins w:id="464" w:author="Regina Casanova" w:date="2018-07-22T20:38:00Z">
        <w:r w:rsidR="006C0F8E">
          <w:t xml:space="preserve"> más </w:t>
        </w:r>
      </w:ins>
      <w:ins w:id="465" w:author="Regina Casanova" w:date="2018-07-22T20:40:00Z">
        <w:r w:rsidR="006C0F8E">
          <w:t>utilidad</w:t>
        </w:r>
      </w:ins>
      <w:ins w:id="466" w:author="Regina Casanova" w:date="2018-07-22T20:38:00Z">
        <w:r w:rsidR="006C0F8E">
          <w:t xml:space="preserve"> que</w:t>
        </w:r>
      </w:ins>
      <w:ins w:id="467" w:author="Regina Casanova" w:date="2018-07-22T20:39:00Z">
        <w:r w:rsidR="006C0F8E">
          <w:t xml:space="preserve"> </w:t>
        </w:r>
      </w:ins>
      <w:del w:id="468" w:author="Regina Casanova" w:date="2018-07-22T20:39:00Z">
        <w:r w:rsidR="00CE1173" w:rsidRPr="00BA156B" w:rsidDel="006C0F8E">
          <w:delText xml:space="preserve"> </w:delText>
        </w:r>
        <w:commentRangeEnd w:id="445"/>
        <w:r w:rsidR="000B37FE" w:rsidDel="006C0F8E">
          <w:rPr>
            <w:rStyle w:val="Refdecomentario"/>
            <w:rFonts w:cstheme="minorBidi"/>
            <w:lang w:val="es-ES_tradnl"/>
          </w:rPr>
          <w:commentReference w:id="445"/>
        </w:r>
        <w:r w:rsidR="00CE1173" w:rsidRPr="00BA156B" w:rsidDel="006C0F8E">
          <w:delText xml:space="preserve">de gestión de reclamos para mejorar </w:delText>
        </w:r>
        <w:r w:rsidR="008E7D99" w:rsidRPr="00BA156B" w:rsidDel="006C0F8E">
          <w:delText xml:space="preserve">su </w:delText>
        </w:r>
        <w:r w:rsidR="00CE1173" w:rsidRPr="00BA156B" w:rsidDel="006C0F8E">
          <w:delText xml:space="preserve">manejo </w:delText>
        </w:r>
        <w:r w:rsidR="008E7D99" w:rsidRPr="00BA156B" w:rsidDel="006C0F8E">
          <w:delText>es</w:delText>
        </w:r>
        <w:r w:rsidR="00CE1173" w:rsidRPr="00BA156B" w:rsidDel="006C0F8E">
          <w:delText xml:space="preserve"> </w:delText>
        </w:r>
        <w:r w:rsidR="008E7D99" w:rsidRPr="00BA156B" w:rsidDel="006C0F8E">
          <w:delText xml:space="preserve">necesario </w:delText>
        </w:r>
        <w:r w:rsidR="00CE1173" w:rsidRPr="00BA156B" w:rsidDel="006C0F8E">
          <w:delText xml:space="preserve">para monitorear y mejorar la calidad de atención en salud </w:delText>
        </w:r>
        <w:r w:rsidR="00EC2BAF" w:rsidRPr="00BA156B" w:rsidDel="006C0F8E">
          <w:fldChar w:fldCharType="begin" w:fldLock="1"/>
        </w:r>
        <w:r w:rsidR="00E319D4" w:rsidRPr="006C0F8E" w:rsidDel="006C0F8E">
          <w:del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delInstrText>
        </w:r>
        <w:r w:rsidR="00EC2BAF" w:rsidRPr="00BA156B" w:rsidDel="006C0F8E">
          <w:fldChar w:fldCharType="separate"/>
        </w:r>
        <w:r w:rsidR="00CE1173" w:rsidRPr="006C0F8E" w:rsidDel="006C0F8E">
          <w:rPr>
            <w:noProof/>
          </w:rPr>
          <w:delText>(11)</w:delText>
        </w:r>
        <w:r w:rsidR="00EC2BAF" w:rsidRPr="00BA156B" w:rsidDel="006C0F8E">
          <w:fldChar w:fldCharType="end"/>
        </w:r>
      </w:del>
      <w:del w:id="469" w:author="Regina Casanova" w:date="2018-07-22T20:38:00Z">
        <w:r w:rsidR="008E7D99" w:rsidRPr="00BA156B" w:rsidDel="006C0F8E">
          <w:delText>,</w:delText>
        </w:r>
      </w:del>
      <w:del w:id="470" w:author="Regina Casanova" w:date="2018-07-22T20:39:00Z">
        <w:r w:rsidR="00CE1173" w:rsidRPr="00BA156B" w:rsidDel="006C0F8E">
          <w:delText xml:space="preserve"> </w:delText>
        </w:r>
        <w:r w:rsidR="00AC63D1" w:rsidRPr="00BA156B" w:rsidDel="006C0F8E">
          <w:delText xml:space="preserve">no </w:delText>
        </w:r>
      </w:del>
      <w:del w:id="471" w:author="Regina Casanova" w:date="2018-07-22T20:38:00Z">
        <w:r w:rsidR="00CE1173" w:rsidRPr="00BA156B" w:rsidDel="006C0F8E">
          <w:delText>h</w:delText>
        </w:r>
      </w:del>
      <w:del w:id="472" w:author="Regina Casanova" w:date="2018-07-22T20:37:00Z">
        <w:r w:rsidR="00CE1173" w:rsidRPr="00BA156B" w:rsidDel="006C0F8E">
          <w:delText>ay la</w:delText>
        </w:r>
      </w:del>
      <w:del w:id="473" w:author="Regina Casanova" w:date="2018-07-22T20:39:00Z">
        <w:r w:rsidR="00CE1173" w:rsidRPr="00BA156B" w:rsidDel="006C0F8E">
          <w:delText xml:space="preserve"> necesidad de </w:delText>
        </w:r>
      </w:del>
      <w:r w:rsidR="00CE1173" w:rsidRPr="00BA156B">
        <w:t xml:space="preserve">la creación de </w:t>
      </w:r>
      <w:r w:rsidR="003C6FC8">
        <w:t>varios</w:t>
      </w:r>
      <w:r w:rsidR="00CE1173" w:rsidRPr="00BA156B">
        <w:t xml:space="preserve"> </w:t>
      </w:r>
      <w:del w:id="474" w:author="Regina Casanova" w:date="2018-06-18T17:53:00Z">
        <w:r w:rsidR="00CE1173" w:rsidRPr="00BA156B" w:rsidDel="00E94926">
          <w:delText>sistemas</w:delText>
        </w:r>
      </w:del>
      <w:ins w:id="475" w:author="Regina Casanova" w:date="2018-07-22T20:38:00Z">
        <w:r w:rsidR="006C0F8E">
          <w:t>aplicativos</w:t>
        </w:r>
      </w:ins>
      <w:r w:rsidR="00CE1173" w:rsidRPr="00BA156B">
        <w:t xml:space="preserve"> independientes que realicen estas</w:t>
      </w:r>
      <w:ins w:id="476" w:author="Regina Casanova" w:date="2018-07-22T20:40:00Z">
        <w:r w:rsidR="006C0F8E">
          <w:t xml:space="preserve"> mismas</w:t>
        </w:r>
      </w:ins>
      <w:r w:rsidR="00CE1173" w:rsidRPr="00BA156B">
        <w:t xml:space="preserve"> funciones, </w:t>
      </w:r>
      <w:r w:rsidR="00C60E77" w:rsidRPr="00BA156B">
        <w:t>ya que</w:t>
      </w:r>
      <w:ins w:id="477" w:author="Regina Casanova" w:date="2018-07-22T20:39:00Z">
        <w:r w:rsidR="006C0F8E">
          <w:t xml:space="preserve"> </w:t>
        </w:r>
      </w:ins>
      <w:ins w:id="478" w:author="Regina Casanova" w:date="2018-07-22T20:40:00Z">
        <w:r w:rsidR="006C0F8E">
          <w:t xml:space="preserve">implicarían </w:t>
        </w:r>
      </w:ins>
      <w:ins w:id="479" w:author="Regina Casanova" w:date="2018-07-22T20:42:00Z">
        <w:r w:rsidR="006C0F8E">
          <w:t>un mayor esfuerzo al momento de fiscalizaci</w:t>
        </w:r>
      </w:ins>
      <w:ins w:id="480" w:author="Regina Casanova" w:date="2018-07-22T20:43:00Z">
        <w:r w:rsidR="006C0F8E">
          <w:t>ón y no permitirían una concentración de datos similares</w:t>
        </w:r>
      </w:ins>
      <w:r w:rsidR="00CE1173" w:rsidRPr="00BA156B">
        <w:t>. Esto es debido a que u</w:t>
      </w:r>
      <w:r w:rsidRPr="00BA156B">
        <w:t xml:space="preserve">n </w:t>
      </w:r>
      <w:ins w:id="481" w:author="Regina Casanova" w:date="2018-07-22T20:46:00Z">
        <w:r w:rsidR="003C45AD">
          <w:t>aplicativo</w:t>
        </w:r>
      </w:ins>
      <w:del w:id="482" w:author="Regina Casanova" w:date="2018-07-22T20:46:00Z">
        <w:r w:rsidRPr="00BA156B" w:rsidDel="003C45AD">
          <w:delText>sistema</w:delText>
        </w:r>
      </w:del>
      <w:r w:rsidRPr="00BA156B">
        <w:t xml:space="preserve">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483" w:author="Regina Casanova" w:date="2018-06-18T17:53:00Z">
        <w:r w:rsidRPr="00BA156B" w:rsidDel="00E94926">
          <w:delText xml:space="preserve">sistema </w:delText>
        </w:r>
      </w:del>
      <w:ins w:id="484" w:author="Regina Casanova" w:date="2018-07-22T20:46:00Z">
        <w:r w:rsidR="003C45AD">
          <w:t>aplicativo informático</w:t>
        </w:r>
      </w:ins>
      <w:ins w:id="485"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486" w:author="Regina Casanova" w:date="2018-06-18T17:53:00Z">
        <w:r w:rsidRPr="00BA156B" w:rsidDel="00E94926">
          <w:delText xml:space="preserve">sistema </w:delText>
        </w:r>
      </w:del>
      <w:ins w:id="487" w:author="Regina Casanova" w:date="2018-07-22T20:46:00Z">
        <w:r w:rsidR="003C45AD">
          <w:t>aplicativo</w:t>
        </w:r>
      </w:ins>
      <w:ins w:id="488"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192EF8B8" w:rsidR="00D12CF6" w:rsidRPr="00BA156B" w:rsidRDefault="00736B17" w:rsidP="000538FD">
      <w:pPr>
        <w:pStyle w:val="Texto"/>
      </w:pPr>
      <w:r w:rsidRPr="00BA156B">
        <w:t>Pa</w:t>
      </w:r>
      <w:r w:rsidR="00FB540C" w:rsidRPr="00BA156B">
        <w:t xml:space="preserve">ra el diseño de este </w:t>
      </w:r>
      <w:ins w:id="489" w:author="Regina Casanova" w:date="2018-07-22T20:46:00Z">
        <w:r w:rsidR="003C45AD">
          <w:t>aplicativo inform</w:t>
        </w:r>
      </w:ins>
      <w:ins w:id="490" w:author="Regina Casanova" w:date="2018-07-22T20:47:00Z">
        <w:r w:rsidR="003C45AD">
          <w:t>ático</w:t>
        </w:r>
      </w:ins>
      <w:del w:id="491" w:author="Regina Casanova" w:date="2018-06-18T17:53:00Z">
        <w:r w:rsidR="00FB540C" w:rsidRPr="00BA156B" w:rsidDel="00E94926">
          <w:delText>sistema</w:delText>
        </w:r>
      </w:del>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 xml:space="preserve">ta </w:t>
      </w:r>
      <w:r w:rsidR="00CE1173" w:rsidRPr="00BA156B">
        <w:lastRenderedPageBreak/>
        <w:t>interacción con usuarios que permit</w:t>
      </w:r>
      <w:r w:rsidR="00D20D45" w:rsidRPr="00BA156B">
        <w:t>e</w:t>
      </w:r>
      <w:r w:rsidRPr="00BA156B">
        <w:t xml:space="preserve"> identificar necesidades, requerimientos, 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492" w:author="Regina Casanova" w:date="2018-06-18T17:53:00Z">
        <w:r w:rsidR="00D12CF6" w:rsidRPr="00BA156B" w:rsidDel="00E94926">
          <w:delText>sistem</w:delText>
        </w:r>
      </w:del>
      <w:ins w:id="493" w:author="Regina Casanova" w:date="2018-07-22T20:47:00Z">
        <w:r w:rsidR="003C45AD">
          <w:t>aplicativo</w:t>
        </w:r>
      </w:ins>
      <w:del w:id="494" w:author="Regina Casanova" w:date="2018-06-18T17:53:00Z">
        <w:r w:rsidR="00D12CF6" w:rsidRPr="00BA156B" w:rsidDel="00E94926">
          <w:delText>a</w:delText>
        </w:r>
      </w:del>
      <w:r w:rsidR="00D12CF6" w:rsidRPr="00BA156B">
        <w:t xml:space="preserve"> </w:t>
      </w:r>
      <w:ins w:id="495" w:author="Regina Casanova" w:date="2018-07-22T20:47:00Z">
        <w:r w:rsidR="003C45AD">
          <w:t>informático</w:t>
        </w:r>
        <w:r w:rsidR="003C45AD" w:rsidRPr="00BA156B">
          <w:t xml:space="preserve"> </w:t>
        </w:r>
      </w:ins>
      <w:r w:rsidR="00D12CF6" w:rsidRPr="00BA156B">
        <w:t xml:space="preserve">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496" w:author="Regina Casanova" w:date="2018-06-18T17:53:00Z">
        <w:r w:rsidR="00D12CF6" w:rsidRPr="00BA156B" w:rsidDel="00E94926">
          <w:delText xml:space="preserve">sistema </w:delText>
        </w:r>
      </w:del>
      <w:ins w:id="497" w:author="Regina Casanova" w:date="2018-07-22T20:47:00Z">
        <w:r w:rsidR="003C45AD">
          <w:t xml:space="preserve">aplicativo </w:t>
        </w:r>
      </w:ins>
      <w:r w:rsidR="00EE665E" w:rsidRPr="00BA156B">
        <w:t xml:space="preserve">debe </w:t>
      </w:r>
      <w:del w:id="498" w:author="Regina Casanova" w:date="2018-06-18T17:14:00Z">
        <w:r w:rsidR="00D12CF6" w:rsidRPr="00BA156B" w:rsidDel="00A85BE3">
          <w:delText xml:space="preserve">adaptarse </w:delText>
        </w:r>
      </w:del>
      <w:r w:rsidR="00A85BE3">
        <w:t>considerar</w:t>
      </w:r>
      <w:del w:id="499"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500" w:author="Regina Casanova" w:date="2018-06-18T17:53:00Z">
        <w:r w:rsidR="00CE1173" w:rsidRPr="00BA156B" w:rsidDel="00E94926">
          <w:delText xml:space="preserve">sistema </w:delText>
        </w:r>
      </w:del>
      <w:ins w:id="501" w:author="Regina Casanova" w:date="2018-07-22T20:47:00Z">
        <w:r w:rsidR="003C45AD">
          <w:t>aplicativo</w:t>
        </w:r>
      </w:ins>
      <w:ins w:id="502"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503" w:author="Regina Casanova" w:date="2018-06-18T16:37:00Z">
        <w:r w:rsidR="00EC3916">
          <w:t xml:space="preserve"> la red </w:t>
        </w:r>
      </w:ins>
      <w:ins w:id="504" w:author="Regina Casanova" w:date="2018-06-18T23:43:00Z">
        <w:r w:rsidR="003C6FC8">
          <w:t xml:space="preserve">de establecimientos de salud del </w:t>
        </w:r>
      </w:ins>
      <w:ins w:id="505" w:author="Regina Casanova" w:date="2018-06-18T16:37:00Z">
        <w:r w:rsidR="00EC3916">
          <w:t xml:space="preserve">MINSA </w:t>
        </w:r>
        <w:r w:rsidR="0045196B">
          <w:t xml:space="preserve">del </w:t>
        </w:r>
      </w:ins>
      <w:del w:id="506" w:author="Regina Casanova" w:date="2018-06-18T16:37:00Z">
        <w:r w:rsidR="00D12CF6" w:rsidRPr="0045196B" w:rsidDel="00EC3916">
          <w:delText xml:space="preserve">l </w:delText>
        </w:r>
        <w:r w:rsidR="00D12CF6" w:rsidRPr="0045196B" w:rsidDel="0045196B">
          <w:delText>Sistema de Salud del</w:delText>
        </w:r>
      </w:del>
      <w:del w:id="507"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508" w:name="_Toc511166292"/>
      <w:r w:rsidRPr="00BA156B">
        <w:lastRenderedPageBreak/>
        <w:t>Objetivos</w:t>
      </w:r>
      <w:bookmarkEnd w:id="508"/>
    </w:p>
    <w:p w14:paraId="021EFD47" w14:textId="25E547FA" w:rsidR="00172C25" w:rsidRPr="000538FD" w:rsidRDefault="006B20F8" w:rsidP="00A50DD7">
      <w:pPr>
        <w:pStyle w:val="Ttulo2"/>
        <w:numPr>
          <w:ilvl w:val="0"/>
          <w:numId w:val="7"/>
        </w:numPr>
        <w:rPr>
          <w:lang w:val="es-PE"/>
        </w:rPr>
      </w:pPr>
      <w:bookmarkStart w:id="509" w:name="_Toc511166293"/>
      <w:r w:rsidRPr="00BA156B">
        <w:rPr>
          <w:lang w:val="es-PE"/>
        </w:rPr>
        <w:t>Objetivo General</w:t>
      </w:r>
      <w:bookmarkEnd w:id="509"/>
    </w:p>
    <w:p w14:paraId="3665D694" w14:textId="6550804A" w:rsidR="006B20F8" w:rsidRPr="000538FD" w:rsidRDefault="00172C25" w:rsidP="000538FD">
      <w:pPr>
        <w:pStyle w:val="Texto"/>
      </w:pPr>
      <w:r w:rsidRPr="00BA156B">
        <w:t xml:space="preserve">Proponer el </w:t>
      </w:r>
      <w:commentRangeStart w:id="510"/>
      <w:r w:rsidRPr="00BA156B">
        <w:t xml:space="preserve">diseño de un </w:t>
      </w:r>
      <w:del w:id="511" w:author="Regina Casanova" w:date="2018-06-18T17:53:00Z">
        <w:r w:rsidRPr="00BA156B" w:rsidDel="00E94926">
          <w:delText xml:space="preserve">sistema </w:delText>
        </w:r>
      </w:del>
      <w:ins w:id="512" w:author="Regina Casanova" w:date="2018-07-22T20:47:00Z">
        <w:r w:rsidR="0043502A">
          <w:t>aplicativo inform</w:t>
        </w:r>
      </w:ins>
      <w:ins w:id="513" w:author="Regina Casanova" w:date="2018-07-22T20:48:00Z">
        <w:r w:rsidR="0043502A">
          <w:t>ático</w:t>
        </w:r>
      </w:ins>
      <w:ins w:id="514" w:author="Regina Casanova" w:date="2018-06-18T17:15:00Z">
        <w:r w:rsidR="00F11AB5">
          <w:t xml:space="preserve"> </w:t>
        </w:r>
      </w:ins>
      <w:r w:rsidRPr="00BA156B">
        <w:t>centralizado</w:t>
      </w:r>
      <w:ins w:id="515" w:author="Regina Casanova" w:date="2018-07-22T20:49:00Z">
        <w:r w:rsidR="0043502A">
          <w:t xml:space="preserve">, que </w:t>
        </w:r>
      </w:ins>
      <w:ins w:id="516" w:author="Regina Casanova" w:date="2018-07-22T20:55:00Z">
        <w:r w:rsidR="00A35EF0">
          <w:t>se encuentre adaptado a la normativa y principios vigentes</w:t>
        </w:r>
      </w:ins>
      <w:ins w:id="517" w:author="Regina Casanova" w:date="2018-07-22T20:56:00Z">
        <w:r w:rsidR="00A35EF0">
          <w:t>,</w:t>
        </w:r>
      </w:ins>
      <w:ins w:id="518" w:author="Regina Casanova" w:date="2018-07-22T20:55:00Z">
        <w:r w:rsidR="00A35EF0">
          <w:t xml:space="preserve"> </w:t>
        </w:r>
      </w:ins>
      <w:del w:id="519" w:author="Regina Casanova" w:date="2018-07-22T20:49:00Z">
        <w:r w:rsidRPr="00BA156B" w:rsidDel="0043502A">
          <w:delText xml:space="preserve"> </w:delText>
        </w:r>
        <w:commentRangeEnd w:id="510"/>
        <w:r w:rsidR="000B37FE" w:rsidDel="0043502A">
          <w:rPr>
            <w:rStyle w:val="Refdecomentario"/>
            <w:rFonts w:cstheme="minorBidi"/>
            <w:lang w:val="es-ES_tradnl"/>
          </w:rPr>
          <w:commentReference w:id="510"/>
        </w:r>
        <w:r w:rsidRPr="00BA156B" w:rsidDel="0043502A">
          <w:delText>qu</w:delText>
        </w:r>
        <w:r w:rsidR="00CE1173" w:rsidRPr="00BA156B" w:rsidDel="0043502A">
          <w:delText xml:space="preserve">e sirva </w:delText>
        </w:r>
      </w:del>
      <w:r w:rsidR="00CE1173" w:rsidRPr="00BA156B">
        <w:t>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520" w:name="_Toc511166294"/>
      <w:r w:rsidRPr="00BA156B">
        <w:rPr>
          <w:lang w:val="es-PE"/>
        </w:rPr>
        <w:t>Objetivos Específicos</w:t>
      </w:r>
      <w:bookmarkEnd w:id="520"/>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496A6B9C" w:rsidR="006B20F8" w:rsidRPr="00BA156B" w:rsidRDefault="006B20F8" w:rsidP="00A50DD7">
      <w:pPr>
        <w:pStyle w:val="Texto"/>
        <w:numPr>
          <w:ilvl w:val="0"/>
          <w:numId w:val="12"/>
        </w:numPr>
      </w:pPr>
      <w:r w:rsidRPr="00BA156B">
        <w:t xml:space="preserve">Diseñar un </w:t>
      </w:r>
      <w:ins w:id="521" w:author="Regina Casanova" w:date="2018-07-22T20:56:00Z">
        <w:r w:rsidR="00A35EF0">
          <w:t>aplicativo informático</w:t>
        </w:r>
      </w:ins>
      <w:del w:id="522" w:author="Regina Casanova" w:date="2018-06-18T17:53:00Z">
        <w:r w:rsidRPr="00BA156B" w:rsidDel="00E94926">
          <w:delText xml:space="preserve">sistema </w:delText>
        </w:r>
      </w:del>
      <w:ins w:id="523"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524" w:author="Regina Casanova" w:date="2018-06-18T16:43:00Z">
        <w:r w:rsidR="00EF06FE">
          <w:t>la red</w:t>
        </w:r>
      </w:ins>
      <w:ins w:id="525" w:author="Regina Casanova" w:date="2018-06-18T23:44:00Z">
        <w:r w:rsidR="003C6FC8">
          <w:t xml:space="preserve"> establecimientos de salud del</w:t>
        </w:r>
      </w:ins>
      <w:ins w:id="526" w:author="Regina Casanova" w:date="2018-06-18T16:43:00Z">
        <w:r w:rsidR="00EF06FE">
          <w:t xml:space="preserve"> MINSA</w:t>
        </w:r>
      </w:ins>
      <w:del w:id="527"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528" w:author="Regina Casanova" w:date="2018-06-15T15:19:00Z">
        <w:r w:rsidR="00CF1D12">
          <w:t xml:space="preserve"> tres tipos de</w:t>
        </w:r>
      </w:ins>
      <w:r w:rsidR="00EE62F8">
        <w:t xml:space="preserve"> usuarios antes mencionados</w:t>
      </w:r>
      <w:r w:rsidRPr="00BA156B">
        <w:t>.</w:t>
      </w:r>
    </w:p>
    <w:p w14:paraId="32B3D69E" w14:textId="77777777" w:rsidR="00A12DD0" w:rsidRDefault="00A12DD0" w:rsidP="00625BCC">
      <w:pPr>
        <w:pStyle w:val="Ttulo1"/>
        <w:rPr>
          <w:ins w:id="529" w:author="Regina Casanova" w:date="2018-07-07T15:31:00Z"/>
        </w:rPr>
      </w:pPr>
      <w:bookmarkStart w:id="530" w:name="_Toc511166295"/>
      <w:r w:rsidRPr="00BA156B">
        <w:lastRenderedPageBreak/>
        <w:t>Metodología</w:t>
      </w:r>
      <w:bookmarkEnd w:id="530"/>
    </w:p>
    <w:p w14:paraId="50CE624D" w14:textId="7F3369E6" w:rsidR="006F7425" w:rsidRDefault="006F7425">
      <w:pPr>
        <w:pStyle w:val="Texto"/>
        <w:rPr>
          <w:ins w:id="531" w:author="Luis Fernando Llanos Zavalaga" w:date="2018-07-10T15:02:00Z"/>
        </w:rPr>
      </w:pPr>
      <w:ins w:id="532" w:author="Regina Casanova" w:date="2018-07-07T15:31:00Z">
        <w:r>
          <w:t>El presente estudio cuenta con tres sub-estudios, cada uno correspondiente a cumplir cada uno de los objetivos específicos. Ante esto, se detalla la parte metodológica ante cada uno de los sub-estudios a continuación.</w:t>
        </w:r>
      </w:ins>
    </w:p>
    <w:p w14:paraId="189E071B" w14:textId="77777777" w:rsidR="006F7425" w:rsidRDefault="006F7425">
      <w:pPr>
        <w:pStyle w:val="Ttulo2"/>
        <w:numPr>
          <w:ilvl w:val="0"/>
          <w:numId w:val="47"/>
        </w:numPr>
        <w:rPr>
          <w:ins w:id="533" w:author="Regina Casanova" w:date="2018-07-07T15:31:00Z"/>
        </w:rPr>
        <w:pPrChange w:id="534" w:author="Regina Casanova" w:date="2018-07-07T15:32:00Z">
          <w:pPr/>
        </w:pPrChange>
      </w:pPr>
      <w:ins w:id="535" w:author="Regina Casanova" w:date="2018-07-07T15:31:00Z">
        <w:r>
          <w:t xml:space="preserve">Metodología para Sub-Estudio del objetivo específico #1, correspondiente a la Fase Exploratoria </w:t>
        </w:r>
      </w:ins>
    </w:p>
    <w:p w14:paraId="4AF489CE" w14:textId="07183C1B" w:rsidR="006F7425" w:rsidRPr="00201302" w:rsidRDefault="006F7425">
      <w:pPr>
        <w:pStyle w:val="Ttulo3"/>
        <w:rPr>
          <w:ins w:id="536" w:author="Regina Casanova" w:date="2018-07-07T15:31:00Z"/>
        </w:rPr>
        <w:pPrChange w:id="537" w:author="Regina Casanova" w:date="2018-07-07T15:33:00Z">
          <w:pPr/>
        </w:pPrChange>
      </w:pPr>
      <w:ins w:id="538" w:author="Regina Casanova" w:date="2018-07-07T15:31:00Z">
        <w:r>
          <w:t>Diseño del estudio</w:t>
        </w:r>
      </w:ins>
    </w:p>
    <w:p w14:paraId="14A65328" w14:textId="6CB0A5DF" w:rsidR="006F7425" w:rsidRDefault="006F7425">
      <w:pPr>
        <w:pStyle w:val="Texto"/>
        <w:rPr>
          <w:ins w:id="539" w:author="Regina Casanova" w:date="2018-07-07T15:31:00Z"/>
        </w:rPr>
        <w:pPrChange w:id="540" w:author="Regina Casanova" w:date="2018-07-07T15:33:00Z">
          <w:pPr/>
        </w:pPrChange>
      </w:pPr>
      <w:ins w:id="541" w:author="Regina Casanova" w:date="2018-07-07T15:31:00Z">
        <w:r>
          <w:t xml:space="preserve">Este es un sub-estudio cualitativo </w:t>
        </w:r>
      </w:ins>
      <w:ins w:id="542" w:author="Luis Fernando Llanos Zavalaga" w:date="2018-07-10T13:51:00Z">
        <w:r w:rsidR="000B37FE">
          <w:t xml:space="preserve">de evaluación rápida, </w:t>
        </w:r>
      </w:ins>
      <w:ins w:id="543" w:author="Regina Casanova" w:date="2018-07-07T15:31:00Z">
        <w:r>
          <w:t>donde se realiz</w:t>
        </w:r>
      </w:ins>
      <w:ins w:id="544" w:author="Luis Fernando Llanos Zavalaga" w:date="2018-07-10T13:51:00Z">
        <w:r w:rsidR="000B37FE">
          <w:t>aron</w:t>
        </w:r>
      </w:ins>
      <w:ins w:id="545" w:author="Regina Casanova" w:date="2018-07-07T15:31:00Z">
        <w:del w:id="546" w:author="Luis Fernando Llanos Zavalaga" w:date="2018-07-10T13:51:00Z">
          <w:r w:rsidDel="000B37FE">
            <w:delText>ó</w:delText>
          </w:r>
        </w:del>
        <w:r>
          <w:t xml:space="preserve"> entrevistas a profundidad para recoger percepciones sobre reclamos, su rol, el manejo de esta información y percepciones de una herramienta informática que permitiera automatizar su recojo y manejo. </w:t>
        </w:r>
      </w:ins>
    </w:p>
    <w:p w14:paraId="25363E01" w14:textId="54E10B96" w:rsidR="006F7425" w:rsidRPr="00201302" w:rsidRDefault="006F7425">
      <w:pPr>
        <w:pStyle w:val="Ttulo3"/>
        <w:rPr>
          <w:ins w:id="547" w:author="Regina Casanova" w:date="2018-07-07T15:31:00Z"/>
        </w:rPr>
        <w:pPrChange w:id="548" w:author="Regina Casanova" w:date="2018-07-07T15:33:00Z">
          <w:pPr/>
        </w:pPrChange>
      </w:pPr>
      <w:ins w:id="549" w:author="Regina Casanova" w:date="2018-07-07T15:31:00Z">
        <w:r>
          <w:t>Población</w:t>
        </w:r>
      </w:ins>
    </w:p>
    <w:p w14:paraId="2CF57E69" w14:textId="77777777" w:rsidR="006F7425" w:rsidRPr="00201302" w:rsidRDefault="006F7425" w:rsidP="00201302">
      <w:pPr>
        <w:pStyle w:val="Texto"/>
        <w:rPr>
          <w:ins w:id="550" w:author="Regina Casanova" w:date="2018-07-07T15:31:00Z"/>
        </w:rPr>
      </w:pPr>
      <w:ins w:id="551" w:author="Regina Casanova" w:date="2018-07-07T15:31:00Z">
        <w:r w:rsidRPr="00201302">
          <w:t>La población en estudio se divide en tres tipos de usuarios:</w:t>
        </w:r>
      </w:ins>
    </w:p>
    <w:p w14:paraId="60FF5803" w14:textId="77777777" w:rsidR="006F7425" w:rsidRPr="00201302" w:rsidRDefault="006F7425">
      <w:pPr>
        <w:pStyle w:val="Texto"/>
        <w:numPr>
          <w:ilvl w:val="0"/>
          <w:numId w:val="48"/>
        </w:numPr>
        <w:rPr>
          <w:ins w:id="552" w:author="Regina Casanova" w:date="2018-07-07T15:31:00Z"/>
        </w:rPr>
        <w:pPrChange w:id="553" w:author="Regina Casanova" w:date="2018-07-07T15:33:00Z">
          <w:pPr>
            <w:pStyle w:val="Texto"/>
            <w:numPr>
              <w:numId w:val="28"/>
            </w:numPr>
            <w:ind w:left="720" w:hanging="360"/>
          </w:pPr>
        </w:pPrChange>
      </w:pPr>
      <w:ins w:id="554" w:author="Regina Casanova" w:date="2018-07-07T15:31:00Z">
        <w:r w:rsidRPr="00201302">
          <w:t>Personal Administrativo de SUSALUD.</w:t>
        </w:r>
      </w:ins>
    </w:p>
    <w:p w14:paraId="3EE04B13" w14:textId="77777777" w:rsidR="006F7425" w:rsidRPr="00201302" w:rsidRDefault="006F7425">
      <w:pPr>
        <w:pStyle w:val="Texto"/>
        <w:numPr>
          <w:ilvl w:val="0"/>
          <w:numId w:val="48"/>
        </w:numPr>
        <w:rPr>
          <w:ins w:id="555" w:author="Regina Casanova" w:date="2018-07-07T15:31:00Z"/>
        </w:rPr>
        <w:pPrChange w:id="556" w:author="Regina Casanova" w:date="2018-07-07T15:33:00Z">
          <w:pPr>
            <w:pStyle w:val="Texto"/>
            <w:numPr>
              <w:numId w:val="28"/>
            </w:numPr>
            <w:ind w:left="720" w:hanging="360"/>
          </w:pPr>
        </w:pPrChange>
      </w:pPr>
      <w:ins w:id="557" w:author="Regina Casanova" w:date="2018-07-07T15:31:00Z">
        <w:r w:rsidRPr="00201302">
          <w:t>Gestores de IPRESS.</w:t>
        </w:r>
      </w:ins>
    </w:p>
    <w:p w14:paraId="3DACE587" w14:textId="77777777" w:rsidR="006F7425" w:rsidRPr="00201302" w:rsidRDefault="006F7425">
      <w:pPr>
        <w:pStyle w:val="Texto"/>
        <w:numPr>
          <w:ilvl w:val="0"/>
          <w:numId w:val="48"/>
        </w:numPr>
        <w:rPr>
          <w:ins w:id="558" w:author="Regina Casanova" w:date="2018-07-07T15:31:00Z"/>
        </w:rPr>
        <w:pPrChange w:id="559" w:author="Regina Casanova" w:date="2018-07-07T15:33:00Z">
          <w:pPr>
            <w:pStyle w:val="Texto"/>
            <w:numPr>
              <w:numId w:val="28"/>
            </w:numPr>
            <w:ind w:left="720" w:hanging="360"/>
          </w:pPr>
        </w:pPrChange>
      </w:pPr>
      <w:ins w:id="560" w:author="Regina Casanova" w:date="2018-07-07T15:31:00Z">
        <w:r w:rsidRPr="00201302">
          <w:t>Ciudadanos peruanos que puedan presentar reclamos.</w:t>
        </w:r>
      </w:ins>
    </w:p>
    <w:p w14:paraId="4D0434E0" w14:textId="0BB34D94" w:rsidR="006F7425" w:rsidRPr="00201302" w:rsidRDefault="006F7425">
      <w:pPr>
        <w:pStyle w:val="Ttulo3"/>
        <w:rPr>
          <w:ins w:id="561" w:author="Regina Casanova" w:date="2018-07-07T15:31:00Z"/>
        </w:rPr>
        <w:pPrChange w:id="562" w:author="Regina Casanova" w:date="2018-07-07T15:34:00Z">
          <w:pPr/>
        </w:pPrChange>
      </w:pPr>
      <w:ins w:id="563" w:author="Regina Casanova" w:date="2018-07-07T15:31:00Z">
        <w:r>
          <w:lastRenderedPageBreak/>
          <w:t>Muestra</w:t>
        </w:r>
      </w:ins>
    </w:p>
    <w:p w14:paraId="3AF1A3BD" w14:textId="059211D7" w:rsidR="00A35EF0" w:rsidRPr="00B26073" w:rsidRDefault="006F7425" w:rsidP="00A35EF0">
      <w:pPr>
        <w:pStyle w:val="Texto"/>
        <w:rPr>
          <w:ins w:id="564" w:author="Regina Casanova" w:date="2018-07-22T20:57:00Z"/>
        </w:rPr>
      </w:pPr>
      <w:ins w:id="565" w:author="Regina Casanova" w:date="2018-07-07T15:31:00Z">
        <w:r>
          <w:t>21 entrevistas a profundidad con personas que cumplían pertenecer a uno de los tres tipos de usuarios investigados para este estudio</w:t>
        </w:r>
      </w:ins>
      <w:ins w:id="566" w:author="Regina Casanova" w:date="2018-07-22T20:58:00Z">
        <w:r w:rsidR="00A35EF0">
          <w:t>. Ellos</w:t>
        </w:r>
      </w:ins>
      <w:ins w:id="567" w:author="Regina Casanova" w:date="2018-07-22T20:57:00Z">
        <w:r w:rsidR="00A35EF0">
          <w:t xml:space="preserve"> </w:t>
        </w:r>
        <w:r w:rsidR="00A35EF0" w:rsidRPr="00BA156B">
          <w:t>se di</w:t>
        </w:r>
        <w:r w:rsidR="00A35EF0">
          <w:t>vid</w:t>
        </w:r>
      </w:ins>
      <w:ins w:id="568" w:author="Regina Casanova" w:date="2018-07-22T20:58:00Z">
        <w:r w:rsidR="00A35EF0">
          <w:t>ieron</w:t>
        </w:r>
      </w:ins>
      <w:ins w:id="569" w:author="Regina Casanova" w:date="2018-07-22T20:57:00Z">
        <w:r w:rsidR="00A35EF0" w:rsidRPr="00BA156B">
          <w:t xml:space="preserve"> de la siguiente manera:</w:t>
        </w:r>
      </w:ins>
    </w:p>
    <w:p w14:paraId="6323575C" w14:textId="77777777" w:rsidR="00A35EF0" w:rsidRPr="00BA156B" w:rsidRDefault="00A35EF0" w:rsidP="00A35EF0">
      <w:pPr>
        <w:pStyle w:val="Texto"/>
        <w:numPr>
          <w:ilvl w:val="0"/>
          <w:numId w:val="30"/>
        </w:numPr>
        <w:rPr>
          <w:ins w:id="570" w:author="Regina Casanova" w:date="2018-07-22T20:57:00Z"/>
        </w:rPr>
      </w:pPr>
      <w:commentRangeStart w:id="571"/>
      <w:ins w:id="572" w:author="Regina Casanova" w:date="2018-07-22T20:57:00Z">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ins>
    </w:p>
    <w:p w14:paraId="5DDB4C1F" w14:textId="77777777" w:rsidR="00A35EF0" w:rsidRPr="00BA156B" w:rsidRDefault="00A35EF0" w:rsidP="00A35EF0">
      <w:pPr>
        <w:pStyle w:val="Texto"/>
        <w:numPr>
          <w:ilvl w:val="0"/>
          <w:numId w:val="30"/>
        </w:numPr>
        <w:rPr>
          <w:ins w:id="573" w:author="Regina Casanova" w:date="2018-07-22T20:57:00Z"/>
        </w:rPr>
      </w:pPr>
      <w:ins w:id="574" w:author="Regina Casanova" w:date="2018-07-22T20:57:00Z">
        <w:r w:rsidRPr="00BA156B">
          <w:t xml:space="preserve">Gestores de IPRESS: 6 en total. </w:t>
        </w:r>
        <w:commentRangeStart w:id="575"/>
        <w:r w:rsidRPr="00BA156B">
          <w:t>Encontrados por recomendación dentro de la red del investigador.</w:t>
        </w:r>
        <w:commentRangeEnd w:id="575"/>
        <w:r>
          <w:rPr>
            <w:rStyle w:val="Refdecomentario"/>
            <w:rFonts w:cstheme="minorBidi"/>
            <w:lang w:val="es-ES_tradnl"/>
          </w:rPr>
          <w:commentReference w:id="575"/>
        </w:r>
      </w:ins>
    </w:p>
    <w:p w14:paraId="41042A16" w14:textId="77777777" w:rsidR="00A35EF0" w:rsidRDefault="00A35EF0" w:rsidP="00A35EF0">
      <w:pPr>
        <w:pStyle w:val="Texto"/>
        <w:numPr>
          <w:ilvl w:val="0"/>
          <w:numId w:val="30"/>
        </w:numPr>
        <w:rPr>
          <w:ins w:id="576" w:author="Regina Casanova" w:date="2018-07-22T20:58:00Z"/>
        </w:rPr>
      </w:pPr>
      <w:ins w:id="577" w:author="Regina Casanova" w:date="2018-07-22T20:57:00Z">
        <w:r w:rsidRPr="00BA156B">
          <w:t>Ciudadanos: 9 en total. 3 fueron encontrados dentro de la red del investigador siendo personas con experiencia de haber presentado reclamos y otros 6 ciudadanos familiares de pacientes que estaban siendo atendidos en el Hospital Nacional Cayetano Heredia</w:t>
        </w:r>
        <w:r>
          <w:t>.</w:t>
        </w:r>
        <w:commentRangeEnd w:id="571"/>
        <w:r>
          <w:rPr>
            <w:rStyle w:val="Refdecomentario"/>
            <w:rFonts w:cstheme="minorBidi"/>
            <w:lang w:val="es-ES_tradnl"/>
          </w:rPr>
          <w:commentReference w:id="571"/>
        </w:r>
      </w:ins>
    </w:p>
    <w:p w14:paraId="2B2634F3" w14:textId="77777777" w:rsidR="00A35EF0" w:rsidRDefault="00A35EF0" w:rsidP="00A35EF0">
      <w:pPr>
        <w:pStyle w:val="Texto"/>
        <w:rPr>
          <w:ins w:id="578" w:author="Regina Casanova" w:date="2018-07-22T20:58:00Z"/>
        </w:rPr>
        <w:pPrChange w:id="579" w:author="Regina Casanova" w:date="2018-07-22T20:58:00Z">
          <w:pPr>
            <w:pStyle w:val="Texto"/>
            <w:numPr>
              <w:numId w:val="30"/>
            </w:numPr>
            <w:ind w:left="720" w:hanging="360"/>
          </w:pPr>
        </w:pPrChange>
      </w:pPr>
    </w:p>
    <w:p w14:paraId="6E04D48F" w14:textId="77777777" w:rsidR="00A35EF0" w:rsidRPr="008D23C7" w:rsidRDefault="00A35EF0" w:rsidP="00A35EF0">
      <w:pPr>
        <w:pStyle w:val="Texto"/>
        <w:rPr>
          <w:ins w:id="580" w:author="Regina Casanova" w:date="2018-07-22T20:57:00Z"/>
        </w:rPr>
        <w:pPrChange w:id="581" w:author="Regina Casanova" w:date="2018-07-22T20:58:00Z">
          <w:pPr>
            <w:pStyle w:val="Texto"/>
            <w:numPr>
              <w:numId w:val="30"/>
            </w:numPr>
            <w:ind w:left="720" w:hanging="360"/>
          </w:pPr>
        </w:pPrChange>
      </w:pPr>
    </w:p>
    <w:p w14:paraId="57A0AA9F" w14:textId="6E53D205" w:rsidR="006F7425" w:rsidRPr="00201302" w:rsidRDefault="00604071" w:rsidP="00A35EF0">
      <w:pPr>
        <w:pStyle w:val="Ttulo3"/>
        <w:rPr>
          <w:ins w:id="582" w:author="Regina Casanova" w:date="2018-07-07T15:31:00Z"/>
        </w:rPr>
        <w:pPrChange w:id="583" w:author="Regina Casanova" w:date="2018-07-22T20:58:00Z">
          <w:pPr/>
        </w:pPrChange>
      </w:pPr>
      <w:del w:id="584" w:author="Regina Casanova" w:date="2018-07-22T20:57:00Z">
        <w:r w:rsidDel="00A35EF0">
          <w:rPr>
            <w:rStyle w:val="Refdecomentario"/>
            <w:rFonts w:cstheme="minorBidi"/>
            <w:lang w:val="es-ES_tradnl"/>
          </w:rPr>
          <w:lastRenderedPageBreak/>
          <w:commentReference w:id="585"/>
        </w:r>
      </w:del>
      <w:commentRangeStart w:id="586"/>
      <w:ins w:id="587" w:author="Regina Casanova" w:date="2018-07-07T15:31:00Z">
        <w:r w:rsidR="006F7425">
          <w:t xml:space="preserve">Operacionalización de </w:t>
        </w:r>
      </w:ins>
      <w:commentRangeEnd w:id="586"/>
      <w:ins w:id="588" w:author="Regina Casanova" w:date="2018-07-22T20:58:00Z">
        <w:r w:rsidR="00A35EF0">
          <w:t>dimensiones</w:t>
        </w:r>
      </w:ins>
      <w:del w:id="589" w:author="Regina Casanova" w:date="2018-07-22T20:58:00Z">
        <w:r w:rsidR="00C27F0A" w:rsidDel="00A35EF0">
          <w:rPr>
            <w:rStyle w:val="Refdecomentario"/>
            <w:rFonts w:eastAsiaTheme="minorHAnsi" w:cstheme="minorBidi"/>
            <w:color w:val="auto"/>
            <w:lang w:val="es-ES_tradnl"/>
          </w:rPr>
          <w:commentReference w:id="586"/>
        </w:r>
      </w:del>
    </w:p>
    <w:tbl>
      <w:tblPr>
        <w:tblStyle w:val="Tabladecuadrcula4-nfasis2"/>
        <w:tblpPr w:leftFromText="142" w:rightFromText="142" w:bottomFromText="567" w:vertAnchor="text" w:tblpY="1"/>
        <w:tblW w:w="7650" w:type="dxa"/>
        <w:tblLayout w:type="fixed"/>
        <w:tblLook w:val="04A0" w:firstRow="1" w:lastRow="0" w:firstColumn="1" w:lastColumn="0" w:noHBand="0" w:noVBand="1"/>
      </w:tblPr>
      <w:tblGrid>
        <w:gridCol w:w="1696"/>
        <w:gridCol w:w="2268"/>
        <w:gridCol w:w="1560"/>
        <w:gridCol w:w="2126"/>
        <w:tblGridChange w:id="590">
          <w:tblGrid>
            <w:gridCol w:w="1696"/>
            <w:gridCol w:w="113"/>
            <w:gridCol w:w="2014"/>
            <w:gridCol w:w="141"/>
            <w:gridCol w:w="1418"/>
            <w:gridCol w:w="142"/>
            <w:gridCol w:w="1903"/>
            <w:gridCol w:w="223"/>
          </w:tblGrid>
        </w:tblGridChange>
      </w:tblGrid>
      <w:tr w:rsidR="005956FA" w:rsidRPr="00BA156B" w14:paraId="269925D7" w14:textId="77777777" w:rsidTr="005956FA">
        <w:trPr>
          <w:cnfStyle w:val="100000000000" w:firstRow="1" w:lastRow="0" w:firstColumn="0" w:lastColumn="0" w:oddVBand="0" w:evenVBand="0" w:oddHBand="0" w:evenHBand="0" w:firstRowFirstColumn="0" w:firstRowLastColumn="0" w:lastRowFirstColumn="0" w:lastRowLastColumn="0"/>
          <w:ins w:id="591" w:author="Regina Casanova" w:date="2018-07-07T15:31:00Z"/>
        </w:trPr>
        <w:tc>
          <w:tcPr>
            <w:cnfStyle w:val="001000000000" w:firstRow="0" w:lastRow="0" w:firstColumn="1" w:lastColumn="0" w:oddVBand="0" w:evenVBand="0" w:oddHBand="0" w:evenHBand="0" w:firstRowFirstColumn="0" w:firstRowLastColumn="0" w:lastRowFirstColumn="0" w:lastRowLastColumn="0"/>
            <w:tcW w:w="1696" w:type="dxa"/>
            <w:tcBorders>
              <w:right w:val="single" w:sz="4" w:space="0" w:color="ED7D31" w:themeColor="accent2"/>
            </w:tcBorders>
          </w:tcPr>
          <w:p w14:paraId="49BE89AD" w14:textId="77777777" w:rsidR="006F7425" w:rsidRPr="00BA156B" w:rsidRDefault="006F7425" w:rsidP="004105E1">
            <w:pPr>
              <w:pStyle w:val="Texto"/>
              <w:rPr>
                <w:ins w:id="592" w:author="Regina Casanova" w:date="2018-07-07T15:31:00Z"/>
              </w:rPr>
            </w:pPr>
            <w:ins w:id="593" w:author="Regina Casanova" w:date="2018-07-07T15:31:00Z">
              <w:r w:rsidRPr="00BA156B">
                <w:t>Nombre de Variable</w:t>
              </w:r>
            </w:ins>
          </w:p>
        </w:tc>
        <w:tc>
          <w:tcPr>
            <w:tcW w:w="2268" w:type="dxa"/>
            <w:tcBorders>
              <w:left w:val="single" w:sz="4" w:space="0" w:color="ED7D31" w:themeColor="accent2"/>
              <w:right w:val="single" w:sz="4" w:space="0" w:color="ED7D31" w:themeColor="accent2"/>
            </w:tcBorders>
          </w:tcPr>
          <w:p w14:paraId="2DB48B9D"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594" w:author="Regina Casanova" w:date="2018-07-07T15:31:00Z"/>
              </w:rPr>
            </w:pPr>
            <w:ins w:id="595" w:author="Regina Casanova" w:date="2018-07-07T15:31:00Z">
              <w:r w:rsidRPr="00BA156B">
                <w:t>Descripción</w:t>
              </w:r>
            </w:ins>
          </w:p>
        </w:tc>
        <w:tc>
          <w:tcPr>
            <w:tcW w:w="1560" w:type="dxa"/>
            <w:tcBorders>
              <w:left w:val="single" w:sz="4" w:space="0" w:color="ED7D31" w:themeColor="accent2"/>
              <w:right w:val="single" w:sz="4" w:space="0" w:color="ED7D31" w:themeColor="accent2"/>
            </w:tcBorders>
          </w:tcPr>
          <w:p w14:paraId="025CD0BE"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596" w:author="Regina Casanova" w:date="2018-07-07T15:31:00Z"/>
              </w:rPr>
            </w:pPr>
            <w:ins w:id="597" w:author="Regina Casanova" w:date="2018-07-07T15:31:00Z">
              <w:r w:rsidRPr="00BA156B">
                <w:t>Tipo de Variable</w:t>
              </w:r>
            </w:ins>
          </w:p>
        </w:tc>
        <w:tc>
          <w:tcPr>
            <w:tcW w:w="2126" w:type="dxa"/>
            <w:tcBorders>
              <w:left w:val="single" w:sz="4" w:space="0" w:color="ED7D31" w:themeColor="accent2"/>
            </w:tcBorders>
          </w:tcPr>
          <w:p w14:paraId="3DC0C02C"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598" w:author="Regina Casanova" w:date="2018-07-07T15:31:00Z"/>
              </w:rPr>
            </w:pPr>
            <w:ins w:id="599" w:author="Regina Casanova" w:date="2018-07-07T15:31:00Z">
              <w:r w:rsidRPr="00BA156B">
                <w:t>Fuente de Información</w:t>
              </w:r>
            </w:ins>
          </w:p>
        </w:tc>
      </w:tr>
      <w:tr w:rsidR="006F7425" w:rsidRPr="00BA156B" w14:paraId="558D796B" w14:textId="77777777" w:rsidTr="005956FA">
        <w:tblPrEx>
          <w:tblW w:w="7650" w:type="dxa"/>
          <w:tblLayout w:type="fixed"/>
          <w:tblPrExChange w:id="600"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601" w:author="Regina Casanova" w:date="2018-07-07T15:31:00Z"/>
          <w:trPrChange w:id="602"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03" w:author="Regina Casanova" w:date="2018-07-07T15:43:00Z">
              <w:tcPr>
                <w:tcW w:w="1809" w:type="dxa"/>
                <w:gridSpan w:val="2"/>
              </w:tcPr>
            </w:tcPrChange>
          </w:tcPr>
          <w:p w14:paraId="5C4D6905"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rPr>
                <w:ins w:id="604" w:author="Regina Casanova" w:date="2018-07-07T15:31:00Z"/>
              </w:rPr>
            </w:pPr>
            <w:ins w:id="605" w:author="Regina Casanova" w:date="2018-07-07T15:31:00Z">
              <w:r>
                <w:t>Percepción de los reclamos</w:t>
              </w:r>
            </w:ins>
          </w:p>
        </w:tc>
        <w:tc>
          <w:tcPr>
            <w:tcW w:w="2268" w:type="dxa"/>
            <w:tcPrChange w:id="606" w:author="Regina Casanova" w:date="2018-07-07T15:43:00Z">
              <w:tcPr>
                <w:tcW w:w="2014" w:type="dxa"/>
              </w:tcPr>
            </w:tcPrChange>
          </w:tcPr>
          <w:p w14:paraId="20C2BC56"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07" w:author="Regina Casanova" w:date="2018-07-07T15:31:00Z"/>
              </w:rPr>
            </w:pPr>
            <w:ins w:id="608" w:author="Regina Casanova" w:date="2018-07-07T15:31:00Z">
              <w:r>
                <w:t>Apreciación sobre el concepto e importancia de los reclamos para las mejoras dentro del sector salud.</w:t>
              </w:r>
            </w:ins>
          </w:p>
        </w:tc>
        <w:tc>
          <w:tcPr>
            <w:tcW w:w="1560" w:type="dxa"/>
            <w:tcPrChange w:id="609" w:author="Regina Casanova" w:date="2018-07-07T15:43:00Z">
              <w:tcPr>
                <w:tcW w:w="1559" w:type="dxa"/>
                <w:gridSpan w:val="2"/>
              </w:tcPr>
            </w:tcPrChange>
          </w:tcPr>
          <w:p w14:paraId="69BFE8B6"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10" w:author="Regina Casanova" w:date="2018-07-07T15:31:00Z"/>
              </w:rPr>
            </w:pPr>
            <w:ins w:id="611" w:author="Regina Casanova" w:date="2018-07-07T15:31:00Z">
              <w:r w:rsidRPr="00BA156B">
                <w:t>Cualitativa</w:t>
              </w:r>
              <w:r>
                <w:t>.</w:t>
              </w:r>
            </w:ins>
          </w:p>
        </w:tc>
        <w:tc>
          <w:tcPr>
            <w:tcW w:w="2126" w:type="dxa"/>
            <w:tcPrChange w:id="612" w:author="Regina Casanova" w:date="2018-07-07T15:43:00Z">
              <w:tcPr>
                <w:tcW w:w="2045" w:type="dxa"/>
                <w:gridSpan w:val="2"/>
              </w:tcPr>
            </w:tcPrChange>
          </w:tcPr>
          <w:p w14:paraId="3D287E99" w14:textId="38C39260" w:rsidR="006F7425" w:rsidRPr="00BA156B" w:rsidRDefault="006F7425" w:rsidP="00FA52C7">
            <w:pPr>
              <w:pStyle w:val="Texto"/>
              <w:cnfStyle w:val="000000100000" w:firstRow="0" w:lastRow="0" w:firstColumn="0" w:lastColumn="0" w:oddVBand="0" w:evenVBand="0" w:oddHBand="1" w:evenHBand="0" w:firstRowFirstColumn="0" w:firstRowLastColumn="0" w:lastRowFirstColumn="0" w:lastRowLastColumn="0"/>
              <w:rPr>
                <w:ins w:id="613" w:author="Regina Casanova" w:date="2018-07-07T15:31:00Z"/>
              </w:rPr>
            </w:pPr>
            <w:ins w:id="614" w:author="Regina Casanova" w:date="2018-07-07T15:31:00Z">
              <w:r w:rsidRPr="00625BCC">
                <w:t>Guía Estructurada de Entrevista a Profun</w:t>
              </w:r>
              <w:r>
                <w:t>didad para usuarios finales Nº1.</w:t>
              </w:r>
            </w:ins>
          </w:p>
        </w:tc>
      </w:tr>
      <w:tr w:rsidR="006F7425" w:rsidRPr="00BA156B" w14:paraId="06A76AFC" w14:textId="77777777" w:rsidTr="005956FA">
        <w:tblPrEx>
          <w:tblW w:w="7650" w:type="dxa"/>
          <w:tblLayout w:type="fixed"/>
          <w:tblPrExChange w:id="615" w:author="Regina Casanova" w:date="2018-07-07T15:43:00Z">
            <w:tblPrEx>
              <w:tblW w:w="7427" w:type="dxa"/>
              <w:tblLayout w:type="fixed"/>
            </w:tblPrEx>
          </w:tblPrExChange>
        </w:tblPrEx>
        <w:trPr>
          <w:ins w:id="616" w:author="Regina Casanova" w:date="2018-07-07T15:31:00Z"/>
          <w:trPrChange w:id="617"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18" w:author="Regina Casanova" w:date="2018-07-07T15:43:00Z">
              <w:tcPr>
                <w:tcW w:w="1809" w:type="dxa"/>
                <w:gridSpan w:val="2"/>
              </w:tcPr>
            </w:tcPrChange>
          </w:tcPr>
          <w:p w14:paraId="2F77D371" w14:textId="77777777" w:rsidR="006F7425" w:rsidRPr="00BA156B" w:rsidRDefault="006F7425" w:rsidP="004105E1">
            <w:pPr>
              <w:pStyle w:val="Texto"/>
              <w:rPr>
                <w:ins w:id="619" w:author="Regina Casanova" w:date="2018-07-07T15:31:00Z"/>
              </w:rPr>
            </w:pPr>
            <w:ins w:id="620" w:author="Regina Casanova" w:date="2018-07-07T15:31:00Z">
              <w:r>
                <w:t>Rol de los reclamos y manejo de información</w:t>
              </w:r>
            </w:ins>
          </w:p>
        </w:tc>
        <w:tc>
          <w:tcPr>
            <w:tcW w:w="2268" w:type="dxa"/>
            <w:tcPrChange w:id="621" w:author="Regina Casanova" w:date="2018-07-07T15:43:00Z">
              <w:tcPr>
                <w:tcW w:w="2014" w:type="dxa"/>
              </w:tcPr>
            </w:tcPrChange>
          </w:tcPr>
          <w:p w14:paraId="22F75A2A" w14:textId="77777777"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22" w:author="Regina Casanova" w:date="2018-07-07T15:31:00Z"/>
              </w:rPr>
            </w:pPr>
            <w:ins w:id="623" w:author="Regina Casanova" w:date="2018-07-07T15:31:00Z">
              <w:r>
                <w:t>Apreciación sobre el rol actual de los reclamos y del manejo de información proveniente de los reclamos.</w:t>
              </w:r>
            </w:ins>
          </w:p>
        </w:tc>
        <w:tc>
          <w:tcPr>
            <w:tcW w:w="1560" w:type="dxa"/>
            <w:tcPrChange w:id="624" w:author="Regina Casanova" w:date="2018-07-07T15:43:00Z">
              <w:tcPr>
                <w:tcW w:w="1559" w:type="dxa"/>
                <w:gridSpan w:val="2"/>
              </w:tcPr>
            </w:tcPrChange>
          </w:tcPr>
          <w:p w14:paraId="064AB502" w14:textId="77777777"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25" w:author="Regina Casanova" w:date="2018-07-07T15:31:00Z"/>
              </w:rPr>
            </w:pPr>
            <w:ins w:id="626" w:author="Regina Casanova" w:date="2018-07-07T15:31:00Z">
              <w:r w:rsidRPr="00BA156B">
                <w:t>Cualitativa</w:t>
              </w:r>
              <w:r>
                <w:t>.</w:t>
              </w:r>
            </w:ins>
          </w:p>
        </w:tc>
        <w:tc>
          <w:tcPr>
            <w:tcW w:w="2126" w:type="dxa"/>
            <w:tcPrChange w:id="627" w:author="Regina Casanova" w:date="2018-07-07T15:43:00Z">
              <w:tcPr>
                <w:tcW w:w="2045" w:type="dxa"/>
                <w:gridSpan w:val="2"/>
              </w:tcPr>
            </w:tcPrChange>
          </w:tcPr>
          <w:p w14:paraId="00E5B041" w14:textId="4A474C7A"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28" w:author="Regina Casanova" w:date="2018-07-07T15:31:00Z"/>
              </w:rPr>
            </w:pPr>
            <w:ins w:id="629" w:author="Regina Casanova" w:date="2018-07-07T15:31:00Z">
              <w:r w:rsidRPr="00625BCC">
                <w:t>Guía Estructurada de Entrevista a Profun</w:t>
              </w:r>
              <w:r>
                <w:t>didad para usuarios finales Nº1.</w:t>
              </w:r>
            </w:ins>
          </w:p>
        </w:tc>
      </w:tr>
      <w:tr w:rsidR="006F7425" w:rsidRPr="00BA156B" w14:paraId="5EC3369F" w14:textId="77777777" w:rsidTr="005956FA">
        <w:tblPrEx>
          <w:tblW w:w="7650" w:type="dxa"/>
          <w:tblLayout w:type="fixed"/>
          <w:tblPrExChange w:id="630"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631" w:author="Regina Casanova" w:date="2018-07-07T15:31:00Z"/>
          <w:trPrChange w:id="632"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33" w:author="Regina Casanova" w:date="2018-07-07T15:43:00Z">
              <w:tcPr>
                <w:tcW w:w="1809" w:type="dxa"/>
                <w:gridSpan w:val="2"/>
              </w:tcPr>
            </w:tcPrChange>
          </w:tcPr>
          <w:p w14:paraId="5FBFEFF5"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rPr>
                <w:ins w:id="634" w:author="Regina Casanova" w:date="2018-07-07T15:31:00Z"/>
              </w:rPr>
            </w:pPr>
            <w:ins w:id="635" w:author="Regina Casanova" w:date="2018-07-07T15:31:00Z">
              <w:r>
                <w:t>Herramienta Informática</w:t>
              </w:r>
            </w:ins>
          </w:p>
        </w:tc>
        <w:tc>
          <w:tcPr>
            <w:tcW w:w="2268" w:type="dxa"/>
            <w:tcPrChange w:id="636" w:author="Regina Casanova" w:date="2018-07-07T15:43:00Z">
              <w:tcPr>
                <w:tcW w:w="2014" w:type="dxa"/>
              </w:tcPr>
            </w:tcPrChange>
          </w:tcPr>
          <w:p w14:paraId="616567FF"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37" w:author="Regina Casanova" w:date="2018-07-07T15:31:00Z"/>
              </w:rPr>
            </w:pPr>
            <w:ins w:id="638" w:author="Regina Casanova" w:date="2018-07-07T15:31:00Z">
              <w:r>
                <w:t xml:space="preserve">Apreciación sobre la utilidad de una herramienta informática para </w:t>
              </w:r>
              <w:r>
                <w:lastRenderedPageBreak/>
                <w:t>informatización en el recojo y manejo de reclamos.</w:t>
              </w:r>
            </w:ins>
          </w:p>
        </w:tc>
        <w:tc>
          <w:tcPr>
            <w:tcW w:w="1560" w:type="dxa"/>
            <w:tcPrChange w:id="639" w:author="Regina Casanova" w:date="2018-07-07T15:43:00Z">
              <w:tcPr>
                <w:tcW w:w="1559" w:type="dxa"/>
                <w:gridSpan w:val="2"/>
              </w:tcPr>
            </w:tcPrChange>
          </w:tcPr>
          <w:p w14:paraId="0A538200"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40" w:author="Regina Casanova" w:date="2018-07-07T15:31:00Z"/>
              </w:rPr>
            </w:pPr>
            <w:ins w:id="641" w:author="Regina Casanova" w:date="2018-07-07T15:31:00Z">
              <w:r>
                <w:lastRenderedPageBreak/>
                <w:t>Cualitativa.</w:t>
              </w:r>
            </w:ins>
          </w:p>
        </w:tc>
        <w:tc>
          <w:tcPr>
            <w:tcW w:w="2126" w:type="dxa"/>
            <w:tcPrChange w:id="642" w:author="Regina Casanova" w:date="2018-07-07T15:43:00Z">
              <w:tcPr>
                <w:tcW w:w="2045" w:type="dxa"/>
                <w:gridSpan w:val="2"/>
              </w:tcPr>
            </w:tcPrChange>
          </w:tcPr>
          <w:p w14:paraId="0F7D8E27" w14:textId="59DB231A" w:rsidR="006F7425" w:rsidRPr="00625BCC" w:rsidRDefault="006F7425" w:rsidP="00FA52C7">
            <w:pPr>
              <w:pStyle w:val="Texto"/>
              <w:cnfStyle w:val="000000100000" w:firstRow="0" w:lastRow="0" w:firstColumn="0" w:lastColumn="0" w:oddVBand="0" w:evenVBand="0" w:oddHBand="1" w:evenHBand="0" w:firstRowFirstColumn="0" w:firstRowLastColumn="0" w:lastRowFirstColumn="0" w:lastRowLastColumn="0"/>
              <w:rPr>
                <w:ins w:id="643" w:author="Regina Casanova" w:date="2018-07-07T15:31:00Z"/>
              </w:rPr>
            </w:pPr>
            <w:ins w:id="644" w:author="Regina Casanova" w:date="2018-07-07T15:31:00Z">
              <w:r w:rsidRPr="00625BCC">
                <w:t>Guía Estructurada de Entrevista a Profun</w:t>
              </w:r>
              <w:r>
                <w:t xml:space="preserve">didad para </w:t>
              </w:r>
              <w:r>
                <w:lastRenderedPageBreak/>
                <w:t>usuarios finales Nº1.</w:t>
              </w:r>
            </w:ins>
          </w:p>
        </w:tc>
      </w:tr>
    </w:tbl>
    <w:p w14:paraId="34BC849A" w14:textId="77777777" w:rsidR="006F7425" w:rsidRDefault="006F7425">
      <w:pPr>
        <w:pStyle w:val="Ttulo3"/>
        <w:rPr>
          <w:ins w:id="645" w:author="Regina Casanova" w:date="2018-07-07T15:31:00Z"/>
        </w:rPr>
        <w:pPrChange w:id="646" w:author="Regina Casanova" w:date="2018-07-07T15:36:00Z">
          <w:pPr/>
        </w:pPrChange>
      </w:pPr>
      <w:ins w:id="647" w:author="Regina Casanova" w:date="2018-07-07T15:31:00Z">
        <w:r>
          <w:lastRenderedPageBreak/>
          <w:t>Procedimientos y Técnicas</w:t>
        </w:r>
      </w:ins>
    </w:p>
    <w:p w14:paraId="5B28ECDC" w14:textId="1D89ED73" w:rsidR="006F7425" w:rsidRPr="00A35EF0" w:rsidRDefault="00F45921" w:rsidP="00201302">
      <w:pPr>
        <w:pStyle w:val="Texto"/>
        <w:rPr>
          <w:ins w:id="648" w:author="Regina Casanova" w:date="2018-07-07T15:31:00Z"/>
          <w:lang w:val="es-ES_tradnl"/>
          <w:rPrChange w:id="649" w:author="Regina Casanova" w:date="2018-07-22T21:03:00Z">
            <w:rPr>
              <w:ins w:id="650" w:author="Regina Casanova" w:date="2018-07-07T15:31:00Z"/>
            </w:rPr>
          </w:rPrChange>
        </w:rPr>
      </w:pPr>
      <w:ins w:id="651" w:author="Luis Fernando Llanos Zavalaga" w:date="2018-07-10T13:57:00Z">
        <w:r>
          <w:t>S</w:t>
        </w:r>
      </w:ins>
      <w:ins w:id="652" w:author="Regina Casanova" w:date="2018-07-07T15:31:00Z">
        <w:del w:id="653" w:author="Luis Fernando Llanos Zavalaga" w:date="2018-07-10T13:57:00Z">
          <w:r w:rsidR="006F7425" w:rsidRPr="00201302" w:rsidDel="00604071">
            <w:delText>Lo primero que se realizó fue la investigación de usuarios que se realizó mediante entrevistas a profundidad, donde s</w:delText>
          </w:r>
        </w:del>
        <w:r w:rsidR="006F7425" w:rsidRPr="00201302">
          <w:t xml:space="preserve">e entrevistó a los diversos usuarios del software para poder conocer principalmente cuáles eran sus diversas percepciones y opiniones sobre los reclamos y la propuesta del software. </w:t>
        </w:r>
        <w:commentRangeStart w:id="654"/>
        <w:r w:rsidR="006F7425" w:rsidRPr="00201302">
          <w:t xml:space="preserve">Para esta etapa, se </w:t>
        </w:r>
      </w:ins>
      <w:ins w:id="655" w:author="Regina Casanova" w:date="2018-07-22T21:00:00Z">
        <w:r w:rsidR="00A35EF0">
          <w:t xml:space="preserve">necesitaba </w:t>
        </w:r>
      </w:ins>
      <w:ins w:id="656" w:author="Regina Casanova" w:date="2018-07-07T15:31:00Z">
        <w:r w:rsidR="006F7425" w:rsidRPr="00201302">
          <w:t>entrevistar al menos a 3 personas por tipo de usuario</w:t>
        </w:r>
      </w:ins>
      <w:ins w:id="657" w:author="Regina Casanova" w:date="2018-07-22T21:00:00Z">
        <w:r w:rsidR="00A35EF0">
          <w:t xml:space="preserve"> para poder recabar percepciones</w:t>
        </w:r>
      </w:ins>
      <w:ins w:id="658" w:author="Regina Casanova" w:date="2018-07-22T21:03:00Z">
        <w:r w:rsidR="00A35EF0">
          <w:t xml:space="preserve"> totales</w:t>
        </w:r>
      </w:ins>
      <w:ins w:id="659" w:author="Regina Casanova" w:date="2018-07-22T21:00:00Z">
        <w:r w:rsidR="00A35EF0">
          <w:t xml:space="preserve"> </w:t>
        </w:r>
      </w:ins>
      <w:ins w:id="660" w:author="Regina Casanova" w:date="2018-07-22T21:01:00Z">
        <w:r w:rsidR="00A35EF0">
          <w:t>a cada tipo de usuario</w:t>
        </w:r>
      </w:ins>
      <w:ins w:id="661" w:author="Regina Casanova" w:date="2018-07-07T15:31:00Z">
        <w:r w:rsidR="006F7425" w:rsidRPr="00201302">
          <w:t>.</w:t>
        </w:r>
      </w:ins>
      <w:commentRangeEnd w:id="654"/>
      <w:r>
        <w:rPr>
          <w:rStyle w:val="Refdecomentario"/>
          <w:rFonts w:cstheme="minorBidi"/>
          <w:lang w:val="es-ES_tradnl"/>
        </w:rPr>
        <w:commentReference w:id="654"/>
      </w:r>
    </w:p>
    <w:p w14:paraId="4C13890A" w14:textId="77777777" w:rsidR="006F7425" w:rsidRPr="00201302" w:rsidRDefault="006F7425" w:rsidP="00201302">
      <w:pPr>
        <w:pStyle w:val="Texto"/>
        <w:rPr>
          <w:ins w:id="662" w:author="Regina Casanova" w:date="2018-07-07T15:31:00Z"/>
        </w:rPr>
      </w:pPr>
      <w:ins w:id="663" w:author="Regina Casanova" w:date="2018-07-07T15:31:00Z">
        <w:r w:rsidRPr="00201302">
          <w:t xml:space="preserve">Lo segundo que se realizó fue el análisis de las entrevistas a los tres tipos de usuarios, donde se identificaron los objetivos a cumplir dentro del nuevo software por cada tipo de usuario, además de sus necesidades, desafíos y limitaciones propias que podría presentar cada tipo de usuario. Con esto identificado, se hizo la lista de necesidades por cada tipo de usuario con todas las necesidades identificadas. </w:t>
        </w:r>
      </w:ins>
    </w:p>
    <w:p w14:paraId="247D2BA9" w14:textId="0DD0AC3B" w:rsidR="006F7425" w:rsidRDefault="00A35EF0" w:rsidP="00201302">
      <w:pPr>
        <w:pStyle w:val="Texto"/>
        <w:rPr>
          <w:ins w:id="664" w:author="Luis Fernando Llanos Zavalaga" w:date="2018-07-10T15:02:00Z"/>
        </w:rPr>
      </w:pPr>
      <w:ins w:id="665" w:author="Regina Casanova" w:date="2018-07-07T15:31:00Z">
        <w:r>
          <w:t xml:space="preserve">Finalmente, se vio necesaria </w:t>
        </w:r>
      </w:ins>
      <w:ins w:id="666" w:author="Regina Casanova" w:date="2018-07-22T21:05:00Z">
        <w:r>
          <w:t>una propuesta de</w:t>
        </w:r>
      </w:ins>
      <w:ins w:id="667" w:author="Regina Casanova" w:date="2018-07-07T15:31:00Z">
        <w:r w:rsidR="006F7425" w:rsidRPr="00201302">
          <w:t xml:space="preserve"> modificación de la tabla de clasificación de reclamos vigente debido a que ella es engorrosa y compleja para encontrar el tipo adecuado de reclamo. </w:t>
        </w:r>
      </w:ins>
      <w:ins w:id="668" w:author="Regina Casanova" w:date="2018-07-22T21:06:00Z">
        <w:r w:rsidR="00B347EB">
          <w:t xml:space="preserve">Posteriormente, dicha propuesta se validó con las autoridades correspondientes. </w:t>
        </w:r>
      </w:ins>
      <w:commentRangeStart w:id="669"/>
      <w:ins w:id="670" w:author="Regina Casanova" w:date="2018-07-07T15:31:00Z">
        <w:r w:rsidR="006F7425" w:rsidRPr="00201302">
          <w:t xml:space="preserve">Para </w:t>
        </w:r>
      </w:ins>
      <w:ins w:id="671" w:author="Regina Casanova" w:date="2018-07-22T21:05:00Z">
        <w:r>
          <w:t>dar la propuesta</w:t>
        </w:r>
      </w:ins>
      <w:ins w:id="672" w:author="Regina Casanova" w:date="2018-07-07T15:31:00Z">
        <w:r w:rsidR="006F7425" w:rsidRPr="00201302">
          <w:t xml:space="preserve"> </w:t>
        </w:r>
      </w:ins>
      <w:ins w:id="673" w:author="Regina Casanova" w:date="2018-07-22T21:05:00Z">
        <w:r>
          <w:t xml:space="preserve">de </w:t>
        </w:r>
      </w:ins>
      <w:ins w:id="674" w:author="Regina Casanova" w:date="2018-07-07T15:31:00Z">
        <w:r w:rsidR="006F7425" w:rsidRPr="00201302">
          <w:t xml:space="preserve">nueva clasificación de reclamos se utilizó una técnica de UCD llamada </w:t>
        </w:r>
        <w:r w:rsidR="006F7425" w:rsidRPr="007808F4">
          <w:rPr>
            <w:lang w:val="es-PE"/>
            <w:rPrChange w:id="675" w:author="Regina Casanova" w:date="2018-07-10T20:19:00Z">
              <w:rPr/>
            </w:rPrChange>
          </w:rPr>
          <w:t>Card Sorting</w:t>
        </w:r>
        <w:r w:rsidR="006F7425" w:rsidRPr="00201302">
          <w:t>, técnica utilizada para diseñar o evaluar la arquitectura de la información. Para esta investigación en particular se utilizó la variante ‘</w:t>
        </w:r>
        <w:r w:rsidR="006F7425" w:rsidRPr="007808F4">
          <w:rPr>
            <w:lang w:val="es-PE"/>
            <w:rPrChange w:id="676" w:author="Regina Casanova" w:date="2018-07-10T20:19:00Z">
              <w:rPr/>
            </w:rPrChange>
          </w:rPr>
          <w:t>Modified</w:t>
        </w:r>
        <w:r w:rsidR="006F7425" w:rsidRPr="00201302">
          <w:t xml:space="preserve"> Delphi’ </w:t>
        </w:r>
        <w:r w:rsidR="006F7425" w:rsidRPr="00201302">
          <w:fldChar w:fldCharType="begin" w:fldLock="1"/>
        </w:r>
      </w:ins>
      <w:r w:rsidR="00C126C6">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(46)","plainTextFormattedCitation":"(46)","previouslyFormattedCitation":"(45)"},"properties":{"noteIndex":0},"schema":"https://github.com/citation-style-language/schema/raw/master/csl-citation.json"}</w:instrText>
      </w:r>
      <w:ins w:id="677" w:author="Regina Casanova" w:date="2018-07-07T15:31:00Z">
        <w:r w:rsidR="006F7425" w:rsidRPr="00201302">
          <w:fldChar w:fldCharType="separate"/>
        </w:r>
      </w:ins>
      <w:r w:rsidR="00C126C6" w:rsidRPr="00C126C6">
        <w:rPr>
          <w:noProof/>
        </w:rPr>
        <w:t>(46)</w:t>
      </w:r>
      <w:ins w:id="678" w:author="Regina Casanova" w:date="2018-07-07T15:31:00Z">
        <w:r w:rsidR="006F7425" w:rsidRPr="00201302">
          <w:fldChar w:fldCharType="end"/>
        </w:r>
        <w:r w:rsidR="006F7425" w:rsidRPr="00201302">
          <w:t xml:space="preserve"> que requiere menor tiempo </w:t>
        </w:r>
        <w:r w:rsidR="006F7425" w:rsidRPr="00201302">
          <w:lastRenderedPageBreak/>
          <w:t xml:space="preserve">para las entrevistas. </w:t>
        </w:r>
      </w:ins>
      <w:commentRangeEnd w:id="669"/>
      <w:r w:rsidR="00DE6ADF">
        <w:rPr>
          <w:rStyle w:val="Refdecomentario"/>
          <w:rFonts w:cstheme="minorBidi"/>
          <w:lang w:val="es-ES_tradnl"/>
        </w:rPr>
        <w:commentReference w:id="669"/>
      </w:r>
      <w:ins w:id="679" w:author="Regina Casanova" w:date="2018-07-07T15:31:00Z">
        <w:r w:rsidR="006F7425" w:rsidRPr="00201302">
          <w:t xml:space="preserve">Esta técnica consiste en entregar tarjetas físicas o virtuales a cada entrevistado para que las ordene de forma 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Los pasos siguientes fueron realizados por una persona experta en el tema de reclamos de IPRESS, a esta persona se le entregó 45 tarjetas con los tipos de reclamos anteriormente encontrados escritos y se le pidió agruparlo en la manera que viera conveniente por similitud de reclamos. A esta persona experta se le dio la posibilidad de separar las tarjetas que consideraba que no eran un tipo de reclamo válido y agregar nuevos tipos de reclamos que consideraba faltantes. Luego que la persona experta realizará su organización y revisión de las categorías que creo, se le pidió que colocara un título a cada categoría y revisará los tipos de reclamos contenidos en cada categoría para poder encontrar posibles cambios en la organización. </w:t>
        </w:r>
      </w:ins>
    </w:p>
    <w:p w14:paraId="45409BA2" w14:textId="59E44FA6" w:rsidR="006F7425" w:rsidRPr="005956FA" w:rsidRDefault="006F7425">
      <w:pPr>
        <w:pStyle w:val="Ttulo2"/>
        <w:rPr>
          <w:ins w:id="680" w:author="Regina Casanova" w:date="2018-07-07T15:31:00Z"/>
        </w:rPr>
        <w:pPrChange w:id="681" w:author="Regina Casanova" w:date="2018-07-07T15:37:00Z">
          <w:pPr/>
        </w:pPrChange>
      </w:pPr>
      <w:ins w:id="682" w:author="Regina Casanova" w:date="2018-07-07T15:31:00Z">
        <w:r>
          <w:t>Metodología para Sub-Estudio del objetivo específico #2, correspondiente a la Fase de Diseño</w:t>
        </w:r>
      </w:ins>
    </w:p>
    <w:p w14:paraId="33F3CF4C" w14:textId="7BC45599" w:rsidR="006F7425" w:rsidRPr="005956FA" w:rsidRDefault="006F7425">
      <w:pPr>
        <w:pStyle w:val="Ttulo3"/>
        <w:rPr>
          <w:ins w:id="683" w:author="Regina Casanova" w:date="2018-07-07T15:31:00Z"/>
        </w:rPr>
        <w:pPrChange w:id="684" w:author="Regina Casanova" w:date="2018-07-07T15:37:00Z">
          <w:pPr/>
        </w:pPrChange>
      </w:pPr>
      <w:ins w:id="685" w:author="Regina Casanova" w:date="2018-07-07T15:31:00Z">
        <w:r>
          <w:t>Diseño del estudio</w:t>
        </w:r>
      </w:ins>
    </w:p>
    <w:p w14:paraId="473ABD73" w14:textId="7EA98EA1" w:rsidR="006F7425" w:rsidRDefault="006F7425">
      <w:pPr>
        <w:pStyle w:val="Texto"/>
        <w:rPr>
          <w:ins w:id="686" w:author="Regina Casanova" w:date="2018-07-07T15:31:00Z"/>
        </w:rPr>
        <w:pPrChange w:id="687" w:author="Regina Casanova" w:date="2018-07-07T15:37:00Z">
          <w:pPr/>
        </w:pPrChange>
      </w:pPr>
      <w:ins w:id="688" w:author="Regina Casanova" w:date="2018-07-07T15:31:00Z">
        <w:r>
          <w:t>Este es un sub-estudio de prototipado, donde se realizó el diseño de un prototipo para un software de gestión de reclamos.</w:t>
        </w:r>
      </w:ins>
    </w:p>
    <w:p w14:paraId="39C645D9" w14:textId="41DE099D" w:rsidR="006F7425" w:rsidRPr="005956FA" w:rsidRDefault="006F7425">
      <w:pPr>
        <w:pStyle w:val="Ttulo3"/>
        <w:rPr>
          <w:ins w:id="689" w:author="Regina Casanova" w:date="2018-07-07T15:31:00Z"/>
        </w:rPr>
        <w:pPrChange w:id="690" w:author="Regina Casanova" w:date="2018-07-07T15:37:00Z">
          <w:pPr/>
        </w:pPrChange>
      </w:pPr>
      <w:ins w:id="691" w:author="Regina Casanova" w:date="2018-07-07T15:31:00Z">
        <w:r>
          <w:lastRenderedPageBreak/>
          <w:t>Población</w:t>
        </w:r>
      </w:ins>
    </w:p>
    <w:p w14:paraId="6D168378" w14:textId="6B4D88BA" w:rsidR="006F7425" w:rsidRDefault="006F7425">
      <w:pPr>
        <w:pStyle w:val="Texto"/>
        <w:rPr>
          <w:ins w:id="692" w:author="Regina Casanova" w:date="2018-07-07T15:31:00Z"/>
        </w:rPr>
        <w:pPrChange w:id="693" w:author="Regina Casanova" w:date="2018-07-07T15:37:00Z">
          <w:pPr/>
        </w:pPrChange>
      </w:pPr>
      <w:ins w:id="694" w:author="Regina Casanova" w:date="2018-07-07T15:31:00Z">
        <w:r>
          <w:t xml:space="preserve">Necesidades para un software de gestión de reclamos presentados durante las entrevistas a profundidad realizadas a los tres tipos de usuarios durante el primer sub-estudio de este estudio. </w:t>
        </w:r>
      </w:ins>
    </w:p>
    <w:p w14:paraId="0C60E3EB" w14:textId="725D2880" w:rsidR="006F7425" w:rsidRPr="005956FA" w:rsidRDefault="006F7425">
      <w:pPr>
        <w:pStyle w:val="Ttulo3"/>
        <w:rPr>
          <w:ins w:id="695" w:author="Regina Casanova" w:date="2018-07-07T15:31:00Z"/>
        </w:rPr>
        <w:pPrChange w:id="696" w:author="Regina Casanova" w:date="2018-07-07T15:37:00Z">
          <w:pPr/>
        </w:pPrChange>
      </w:pPr>
      <w:ins w:id="697" w:author="Regina Casanova" w:date="2018-07-07T15:31:00Z">
        <w:r>
          <w:t>Muestra</w:t>
        </w:r>
      </w:ins>
    </w:p>
    <w:p w14:paraId="3564EEB8" w14:textId="6FA517D1" w:rsidR="006F7425" w:rsidRDefault="006F7425">
      <w:pPr>
        <w:pStyle w:val="Texto"/>
        <w:rPr>
          <w:ins w:id="698" w:author="Regina Casanova" w:date="2018-07-07T15:31:00Z"/>
        </w:rPr>
        <w:pPrChange w:id="699" w:author="Regina Casanova" w:date="2018-07-07T15:37:00Z">
          <w:pPr/>
        </w:pPrChange>
      </w:pPr>
      <w:ins w:id="700" w:author="Regina Casanova" w:date="2018-07-07T15:31:00Z">
        <w:r>
          <w:t>58 necesidades presentados por los tres tipos de usuarios entrevistados.</w:t>
        </w:r>
      </w:ins>
    </w:p>
    <w:p w14:paraId="7AEA2435" w14:textId="7E0AEFDE" w:rsidR="006F7425" w:rsidRPr="005956FA" w:rsidRDefault="00B17392">
      <w:pPr>
        <w:pStyle w:val="Ttulo3"/>
        <w:rPr>
          <w:ins w:id="701" w:author="Regina Casanova" w:date="2018-07-07T15:31:00Z"/>
        </w:rPr>
        <w:pPrChange w:id="702" w:author="Regina Casanova" w:date="2018-07-07T15:37:00Z">
          <w:pPr/>
        </w:pPrChange>
      </w:pPr>
      <w:ins w:id="703" w:author="Regina Casanova" w:date="2018-07-07T15:31:00Z">
        <w:r>
          <w:t xml:space="preserve">Operacionalización de </w:t>
        </w:r>
      </w:ins>
      <w:ins w:id="704" w:author="Regina Casanova" w:date="2018-07-22T21:09:00Z">
        <w:r>
          <w:t>dimensiones</w:t>
        </w:r>
      </w:ins>
    </w:p>
    <w:tbl>
      <w:tblPr>
        <w:tblStyle w:val="Tabladecuadrcula4-nfasis2"/>
        <w:tblpPr w:leftFromText="142" w:rightFromText="142" w:bottomFromText="567" w:vertAnchor="text" w:tblpY="1"/>
        <w:tblW w:w="7427" w:type="dxa"/>
        <w:tblLayout w:type="fixed"/>
        <w:tblLook w:val="04A0" w:firstRow="1" w:lastRow="0" w:firstColumn="1" w:lastColumn="0" w:noHBand="0" w:noVBand="1"/>
      </w:tblPr>
      <w:tblGrid>
        <w:gridCol w:w="1809"/>
        <w:gridCol w:w="2014"/>
        <w:gridCol w:w="1559"/>
        <w:gridCol w:w="2045"/>
      </w:tblGrid>
      <w:tr w:rsidR="006F7425" w:rsidRPr="00BA156B" w14:paraId="05EC5B84" w14:textId="77777777" w:rsidTr="005956FA">
        <w:trPr>
          <w:cnfStyle w:val="100000000000" w:firstRow="1" w:lastRow="0" w:firstColumn="0" w:lastColumn="0" w:oddVBand="0" w:evenVBand="0" w:oddHBand="0" w:evenHBand="0" w:firstRowFirstColumn="0" w:firstRowLastColumn="0" w:lastRowFirstColumn="0" w:lastRowLastColumn="0"/>
          <w:ins w:id="705"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ED7D31" w:themeColor="accent2"/>
            </w:tcBorders>
          </w:tcPr>
          <w:p w14:paraId="037C0A8E" w14:textId="77777777" w:rsidR="006F7425" w:rsidRPr="00BA156B" w:rsidRDefault="006F7425" w:rsidP="004105E1">
            <w:pPr>
              <w:pStyle w:val="Texto"/>
              <w:rPr>
                <w:ins w:id="706" w:author="Regina Casanova" w:date="2018-07-07T15:31:00Z"/>
              </w:rPr>
            </w:pPr>
            <w:ins w:id="707" w:author="Regina Casanova" w:date="2018-07-07T15:31:00Z">
              <w:r w:rsidRPr="00BA156B">
                <w:t>Nombre de Variable</w:t>
              </w:r>
            </w:ins>
          </w:p>
        </w:tc>
        <w:tc>
          <w:tcPr>
            <w:tcW w:w="2014" w:type="dxa"/>
            <w:tcBorders>
              <w:left w:val="single" w:sz="4" w:space="0" w:color="ED7D31" w:themeColor="accent2"/>
              <w:right w:val="single" w:sz="4" w:space="0" w:color="ED7D31" w:themeColor="accent2"/>
            </w:tcBorders>
          </w:tcPr>
          <w:p w14:paraId="48ADA275"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08" w:author="Regina Casanova" w:date="2018-07-07T15:31:00Z"/>
              </w:rPr>
            </w:pPr>
            <w:ins w:id="709" w:author="Regina Casanova" w:date="2018-07-07T15:31:00Z">
              <w:r w:rsidRPr="00BA156B">
                <w:t>Descripción</w:t>
              </w:r>
            </w:ins>
          </w:p>
        </w:tc>
        <w:tc>
          <w:tcPr>
            <w:tcW w:w="1559" w:type="dxa"/>
            <w:tcBorders>
              <w:left w:val="single" w:sz="4" w:space="0" w:color="ED7D31" w:themeColor="accent2"/>
              <w:right w:val="single" w:sz="4" w:space="0" w:color="ED7D31" w:themeColor="accent2"/>
            </w:tcBorders>
          </w:tcPr>
          <w:p w14:paraId="483E372C"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10" w:author="Regina Casanova" w:date="2018-07-07T15:31:00Z"/>
              </w:rPr>
            </w:pPr>
            <w:ins w:id="711" w:author="Regina Casanova" w:date="2018-07-07T15:31:00Z">
              <w:r w:rsidRPr="00BA156B">
                <w:t>Tipo de Variable</w:t>
              </w:r>
            </w:ins>
          </w:p>
        </w:tc>
        <w:tc>
          <w:tcPr>
            <w:tcW w:w="2045" w:type="dxa"/>
            <w:tcBorders>
              <w:left w:val="single" w:sz="4" w:space="0" w:color="ED7D31" w:themeColor="accent2"/>
            </w:tcBorders>
          </w:tcPr>
          <w:p w14:paraId="15D77691"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12" w:author="Regina Casanova" w:date="2018-07-07T15:31:00Z"/>
              </w:rPr>
            </w:pPr>
            <w:ins w:id="713" w:author="Regina Casanova" w:date="2018-07-07T15:31:00Z">
              <w:r w:rsidRPr="00BA156B">
                <w:t>Fuente de Información</w:t>
              </w:r>
            </w:ins>
          </w:p>
        </w:tc>
      </w:tr>
      <w:tr w:rsidR="006F7425" w:rsidRPr="00BA156B" w14:paraId="0470ACEF" w14:textId="77777777" w:rsidTr="004105E1">
        <w:trPr>
          <w:cnfStyle w:val="000000100000" w:firstRow="0" w:lastRow="0" w:firstColumn="0" w:lastColumn="0" w:oddVBand="0" w:evenVBand="0" w:oddHBand="1" w:evenHBand="0" w:firstRowFirstColumn="0" w:firstRowLastColumn="0" w:lastRowFirstColumn="0" w:lastRowLastColumn="0"/>
          <w:ins w:id="714"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Pr>
          <w:p w14:paraId="577F8B54" w14:textId="77777777" w:rsidR="006F7425" w:rsidRPr="00BA156B" w:rsidRDefault="006F7425" w:rsidP="004105E1">
            <w:pPr>
              <w:pStyle w:val="Texto"/>
              <w:rPr>
                <w:ins w:id="715" w:author="Regina Casanova" w:date="2018-07-07T15:31:00Z"/>
              </w:rPr>
            </w:pPr>
            <w:ins w:id="716" w:author="Regina Casanova" w:date="2018-07-07T15:31:00Z">
              <w:r>
                <w:t>Requerimientos de Usuario</w:t>
              </w:r>
            </w:ins>
          </w:p>
        </w:tc>
        <w:tc>
          <w:tcPr>
            <w:tcW w:w="2014" w:type="dxa"/>
          </w:tcPr>
          <w:p w14:paraId="5310EE14"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17" w:author="Regina Casanova" w:date="2018-07-07T15:31:00Z"/>
              </w:rPr>
            </w:pPr>
            <w:ins w:id="718" w:author="Regina Casanova" w:date="2018-07-07T15:31:00Z">
              <w:r>
                <w:t>Solicitudes técnicas presentadas por los tres tipos de usuarios</w:t>
              </w:r>
            </w:ins>
          </w:p>
        </w:tc>
        <w:tc>
          <w:tcPr>
            <w:tcW w:w="1559" w:type="dxa"/>
          </w:tcPr>
          <w:p w14:paraId="4B8A69EE"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19" w:author="Regina Casanova" w:date="2018-07-07T15:31:00Z"/>
              </w:rPr>
            </w:pPr>
            <w:ins w:id="720" w:author="Regina Casanova" w:date="2018-07-07T15:31:00Z">
              <w:r>
                <w:t>Cualitativas</w:t>
              </w:r>
            </w:ins>
          </w:p>
        </w:tc>
        <w:tc>
          <w:tcPr>
            <w:tcW w:w="2045" w:type="dxa"/>
          </w:tcPr>
          <w:p w14:paraId="180EA22F"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21" w:author="Regina Casanova" w:date="2018-07-07T15:31:00Z"/>
              </w:rPr>
            </w:pPr>
            <w:ins w:id="722" w:author="Regina Casanova" w:date="2018-07-07T15:31:00Z">
              <w:r>
                <w:t>Análisis de necesidades.</w:t>
              </w:r>
            </w:ins>
          </w:p>
        </w:tc>
      </w:tr>
    </w:tbl>
    <w:p w14:paraId="28A9490D" w14:textId="01FFC3D2" w:rsidR="006F7425" w:rsidRPr="005956FA" w:rsidRDefault="006F7425">
      <w:pPr>
        <w:pStyle w:val="Ttulo3"/>
        <w:rPr>
          <w:ins w:id="723" w:author="Regina Casanova" w:date="2018-07-07T15:31:00Z"/>
        </w:rPr>
        <w:pPrChange w:id="724" w:author="Regina Casanova" w:date="2018-07-07T15:38:00Z">
          <w:pPr/>
        </w:pPrChange>
      </w:pPr>
      <w:ins w:id="725" w:author="Regina Casanova" w:date="2018-07-07T15:31:00Z">
        <w:r>
          <w:t>Procedimientos y Técnicas</w:t>
        </w:r>
      </w:ins>
    </w:p>
    <w:p w14:paraId="01643BFD" w14:textId="77777777" w:rsidR="006F7425" w:rsidRPr="005956FA" w:rsidRDefault="006F7425" w:rsidP="005956FA">
      <w:pPr>
        <w:pStyle w:val="Texto"/>
        <w:rPr>
          <w:ins w:id="726" w:author="Regina Casanova" w:date="2018-07-07T15:31:00Z"/>
        </w:rPr>
      </w:pPr>
      <w:ins w:id="727" w:author="Regina Casanova" w:date="2018-07-07T15:31:00Z">
        <w:r w:rsidRPr="005956FA">
          <w:t xml:space="preserve">Con esta lista de necesidades se crearon ‘Historias de Usuario’ para cada una de estas necesidades. Las historias de usuario consisten en la creación de una frase pequeña que usualmente sigue el formato de </w:t>
        </w:r>
      </w:ins>
    </w:p>
    <w:p w14:paraId="7D5DF83A" w14:textId="77777777" w:rsidR="006F7425" w:rsidRPr="00B26073" w:rsidRDefault="006F7425" w:rsidP="006F7425">
      <w:pPr>
        <w:pStyle w:val="Texto"/>
        <w:jc w:val="center"/>
        <w:rPr>
          <w:ins w:id="728" w:author="Regina Casanova" w:date="2018-07-07T15:31:00Z"/>
          <w:rStyle w:val="Referenciaintensa"/>
          <w:color w:val="auto"/>
          <w:lang w:val="es-PE"/>
        </w:rPr>
      </w:pPr>
      <w:ins w:id="729" w:author="Regina Casanova" w:date="2018-07-07T15:31:00Z">
        <w:r w:rsidRPr="00BA156B">
          <w:rPr>
            <w:rStyle w:val="Referenciaintensa"/>
            <w:color w:val="auto"/>
            <w:lang w:val="es-PE"/>
          </w:rPr>
          <w:lastRenderedPageBreak/>
          <w:t>“Como [usuario / tipo de usuario] quiero [necesidad] para poder [objetivo]”</w:t>
        </w:r>
      </w:ins>
    </w:p>
    <w:p w14:paraId="1908C66E" w14:textId="77777777" w:rsidR="006F7425" w:rsidRPr="005956FA" w:rsidRDefault="006F7425" w:rsidP="005956FA">
      <w:pPr>
        <w:pStyle w:val="Texto"/>
        <w:rPr>
          <w:ins w:id="730" w:author="Regina Casanova" w:date="2018-07-07T15:31:00Z"/>
        </w:rPr>
      </w:pPr>
      <w:ins w:id="731" w:author="Regina Casanova" w:date="2018-07-07T15:31:00Z">
        <w:r w:rsidRPr="005956FA">
          <w:rPr>
            <w:rPrChange w:id="732" w:author="Regina Casanova" w:date="2018-07-07T15:38:00Z">
              <w:rPr>
                <w:lang w:val="es-PE"/>
              </w:rPr>
            </w:rPrChange>
          </w:rPr>
          <w:t>Las</w:t>
        </w:r>
        <w:r w:rsidRPr="005956FA">
          <w:t xml:space="preserve"> Historias de Usuario iban a permitir realizar la tabla de requerimientos que implicaba agregar una columna de prioridad a cada requerimiento.</w:t>
        </w:r>
      </w:ins>
    </w:p>
    <w:p w14:paraId="00B124A2" w14:textId="77777777" w:rsidR="006F7425" w:rsidRPr="005956FA" w:rsidRDefault="006F7425" w:rsidP="005956FA">
      <w:pPr>
        <w:pStyle w:val="Texto"/>
        <w:rPr>
          <w:ins w:id="733" w:author="Regina Casanova" w:date="2018-07-07T15:31:00Z"/>
        </w:rPr>
      </w:pPr>
      <w:ins w:id="734" w:author="Regina Casanova" w:date="2018-07-07T15:31:00Z">
        <w:r w:rsidRPr="005956FA">
          <w:t>Con los objetivos y requerimientos hechos por cada tipo de usuario, se hicieron diversos wireframes en lápiz y papel con posibles bocetos de cada pantalla del software, sus elementos y ubicación. La ventaja de realizar estos bocetos en lápiz y papel es que permite hacer cambios de forma muy rápida y poder añadir elementos adicionales necesarios mientras que la idea fue mejorando a lo largo de la creación de estos bocetos.</w:t>
        </w:r>
      </w:ins>
    </w:p>
    <w:p w14:paraId="26D716F2" w14:textId="77777777" w:rsidR="006F7425" w:rsidRPr="005956FA" w:rsidRDefault="006F7425" w:rsidP="005956FA">
      <w:pPr>
        <w:pStyle w:val="Texto"/>
        <w:rPr>
          <w:ins w:id="735" w:author="Regina Casanova" w:date="2018-07-07T15:31:00Z"/>
        </w:rPr>
      </w:pPr>
      <w:ins w:id="736" w:author="Regina Casanova" w:date="2018-07-07T15:31:00Z">
        <w:r w:rsidRPr="005956FA">
          <w:t xml:space="preserve">Con estos wireframes se determinó cuál era el boceto a prototipar con el que los diversos tipos de usuarios pudieran cumplir sus tareas. Una vez se tuvieron los </w:t>
        </w:r>
        <w:r w:rsidRPr="007808F4">
          <w:rPr>
            <w:lang w:val="es-PE"/>
            <w:rPrChange w:id="737" w:author="Regina Casanova" w:date="2018-07-10T20:19:00Z">
              <w:rPr/>
            </w:rPrChange>
          </w:rPr>
          <w:t>wireframes</w:t>
        </w:r>
        <w:r w:rsidRPr="005956FA">
          <w:t xml:space="preserve">, se hicieron los prototipos utilizando el software </w:t>
        </w:r>
        <w:r w:rsidRPr="007808F4">
          <w:rPr>
            <w:lang w:val="es-PE"/>
            <w:rPrChange w:id="738" w:author="Regina Casanova" w:date="2018-07-10T20:19:00Z">
              <w:rPr/>
            </w:rPrChange>
          </w:rPr>
          <w:t>Axure</w:t>
        </w:r>
        <w:r w:rsidRPr="005956FA">
          <w:t xml:space="preserve"> RP v8 (Axure Software </w:t>
        </w:r>
        <w:r w:rsidRPr="007808F4">
          <w:rPr>
            <w:lang w:val="es-PE"/>
            <w:rPrChange w:id="739" w:author="Regina Casanova" w:date="2018-07-10T20:19:00Z">
              <w:rPr/>
            </w:rPrChange>
          </w:rPr>
          <w:t>Solutions</w:t>
        </w:r>
        <w:r w:rsidRPr="005956FA">
          <w:t>, San Diego, CA bajo la licencia completa de Mg. Miguel Coloma). Se eligió este software ya que permitía dar funcionalidad a estos prototipos. Con estos prototipos funcionales, se podrían fácilmente probar para identificar posibles mejoras y errores en el diseño.</w:t>
        </w:r>
      </w:ins>
    </w:p>
    <w:p w14:paraId="24980F51" w14:textId="1CC793CA" w:rsidR="006F7425" w:rsidRDefault="006F7425" w:rsidP="005956FA">
      <w:pPr>
        <w:pStyle w:val="Texto"/>
        <w:rPr>
          <w:ins w:id="740" w:author="Luis Fernando Llanos Zavalaga" w:date="2018-07-10T15:03:00Z"/>
        </w:rPr>
      </w:pPr>
      <w:ins w:id="741" w:author="Regina Casanova" w:date="2018-07-07T15:31:00Z">
        <w:r w:rsidRPr="005956FA">
          <w:t>Estos prototipos no contaban con mucho detalle gráfico. Esto se hizo adrede para que durante las pruebas los usuarios se enfocarán en la funcionalidad del software planteado y no en detalles estéticos de él.</w:t>
        </w:r>
      </w:ins>
    </w:p>
    <w:p w14:paraId="2F7D6255" w14:textId="77777777" w:rsidR="00DE6ADF" w:rsidRPr="005956FA" w:rsidRDefault="00DE6ADF" w:rsidP="005956FA">
      <w:pPr>
        <w:pStyle w:val="Texto"/>
        <w:rPr>
          <w:ins w:id="742" w:author="Regina Casanova" w:date="2018-07-07T15:31:00Z"/>
        </w:rPr>
      </w:pPr>
    </w:p>
    <w:p w14:paraId="78906DC0" w14:textId="77777777" w:rsidR="006F7425" w:rsidRDefault="006F7425">
      <w:pPr>
        <w:pStyle w:val="Ttulo2"/>
        <w:rPr>
          <w:ins w:id="743" w:author="Regina Casanova" w:date="2018-07-07T15:31:00Z"/>
        </w:rPr>
        <w:pPrChange w:id="744" w:author="Regina Casanova" w:date="2018-07-07T15:38:00Z">
          <w:pPr/>
        </w:pPrChange>
      </w:pPr>
      <w:ins w:id="745" w:author="Regina Casanova" w:date="2018-07-07T15:31:00Z">
        <w:r>
          <w:lastRenderedPageBreak/>
          <w:t>Metodología para Sub-Estudio del objetivo específico #3, correspondiente a la Fase de Pruebas</w:t>
        </w:r>
      </w:ins>
    </w:p>
    <w:p w14:paraId="4AA40B0A" w14:textId="77777777" w:rsidR="006F7425" w:rsidRDefault="006F7425">
      <w:pPr>
        <w:pStyle w:val="Ttulo3"/>
        <w:rPr>
          <w:ins w:id="746" w:author="Regina Casanova" w:date="2018-07-07T15:31:00Z"/>
        </w:rPr>
        <w:pPrChange w:id="747" w:author="Regina Casanova" w:date="2018-07-07T15:38:00Z">
          <w:pPr/>
        </w:pPrChange>
      </w:pPr>
      <w:ins w:id="748" w:author="Regina Casanova" w:date="2018-07-07T15:31:00Z">
        <w:r>
          <w:t>Diseño del estudio</w:t>
        </w:r>
      </w:ins>
    </w:p>
    <w:p w14:paraId="12485DF2" w14:textId="77777777" w:rsidR="006F7425" w:rsidRPr="005956FA" w:rsidRDefault="006F7425" w:rsidP="005956FA">
      <w:pPr>
        <w:pStyle w:val="Texto"/>
        <w:rPr>
          <w:ins w:id="749" w:author="Regina Casanova" w:date="2018-07-07T15:31:00Z"/>
        </w:rPr>
      </w:pPr>
      <w:ins w:id="750" w:author="Regina Casanova" w:date="2018-07-07T15:31:00Z">
        <w:r w:rsidRPr="005956FA">
          <w:t xml:space="preserve">Este es un sub-estudio de usabilidad, donde se evaluará el diseño del prototipo de un producto tecnológico mediante pruebas dirigidas a tres tipos usuarios finales identificados para el uso de este software. </w:t>
        </w:r>
      </w:ins>
    </w:p>
    <w:p w14:paraId="6B4E8AE5" w14:textId="34D62D9E" w:rsidR="006F7425" w:rsidRDefault="006F7425">
      <w:pPr>
        <w:pStyle w:val="Ttulo3"/>
        <w:rPr>
          <w:ins w:id="751" w:author="Regina Casanova" w:date="2018-07-07T15:31:00Z"/>
        </w:rPr>
        <w:pPrChange w:id="752" w:author="Regina Casanova" w:date="2018-07-07T15:39:00Z">
          <w:pPr/>
        </w:pPrChange>
      </w:pPr>
      <w:ins w:id="753" w:author="Regina Casanova" w:date="2018-07-07T15:31:00Z">
        <w:r>
          <w:t>Población</w:t>
        </w:r>
      </w:ins>
    </w:p>
    <w:p w14:paraId="3F335CEA" w14:textId="77777777" w:rsidR="006F7425" w:rsidRPr="00BA156B" w:rsidRDefault="006F7425" w:rsidP="006F7425">
      <w:pPr>
        <w:pStyle w:val="Texto"/>
        <w:rPr>
          <w:ins w:id="754" w:author="Regina Casanova" w:date="2018-07-07T15:31:00Z"/>
        </w:rPr>
      </w:pPr>
      <w:ins w:id="755" w:author="Regina Casanova" w:date="2018-07-07T15:31:00Z">
        <w:r w:rsidRPr="00BA156B">
          <w:t>La población en estudio se divide en tres tipos de usuarios:</w:t>
        </w:r>
      </w:ins>
    </w:p>
    <w:p w14:paraId="3080623D" w14:textId="77777777" w:rsidR="006F7425" w:rsidRPr="00BA156B" w:rsidRDefault="006F7425" w:rsidP="006F7425">
      <w:pPr>
        <w:pStyle w:val="Texto"/>
        <w:numPr>
          <w:ilvl w:val="0"/>
          <w:numId w:val="28"/>
        </w:numPr>
        <w:rPr>
          <w:ins w:id="756" w:author="Regina Casanova" w:date="2018-07-07T15:31:00Z"/>
        </w:rPr>
      </w:pPr>
      <w:ins w:id="757" w:author="Regina Casanova" w:date="2018-07-07T15:31:00Z">
        <w:r w:rsidRPr="00BA156B">
          <w:t>Personal Administrativo de SUSALUD.</w:t>
        </w:r>
      </w:ins>
    </w:p>
    <w:p w14:paraId="484580D9" w14:textId="77777777" w:rsidR="006F7425" w:rsidRPr="00BA156B" w:rsidRDefault="006F7425" w:rsidP="006F7425">
      <w:pPr>
        <w:pStyle w:val="Texto"/>
        <w:numPr>
          <w:ilvl w:val="0"/>
          <w:numId w:val="28"/>
        </w:numPr>
        <w:rPr>
          <w:ins w:id="758" w:author="Regina Casanova" w:date="2018-07-07T15:31:00Z"/>
        </w:rPr>
      </w:pPr>
      <w:ins w:id="759" w:author="Regina Casanova" w:date="2018-07-07T15:31:00Z">
        <w:r w:rsidRPr="00BA156B">
          <w:t>Gestores de IPRESS.</w:t>
        </w:r>
      </w:ins>
    </w:p>
    <w:p w14:paraId="2D6CD1A3" w14:textId="77777777" w:rsidR="006F7425" w:rsidRPr="00447182" w:rsidRDefault="006F7425" w:rsidP="006F7425">
      <w:pPr>
        <w:pStyle w:val="Texto"/>
        <w:numPr>
          <w:ilvl w:val="0"/>
          <w:numId w:val="28"/>
        </w:numPr>
        <w:rPr>
          <w:ins w:id="760" w:author="Regina Casanova" w:date="2018-07-07T15:31:00Z"/>
        </w:rPr>
      </w:pPr>
      <w:ins w:id="761" w:author="Regina Casanova" w:date="2018-07-07T15:31:00Z">
        <w:r w:rsidRPr="00BA156B">
          <w:t>Ciudadanos peruanos que puedan presentar reclamos.</w:t>
        </w:r>
      </w:ins>
    </w:p>
    <w:p w14:paraId="6B2C64F1" w14:textId="68652B4A" w:rsidR="006F7425" w:rsidRPr="005956FA" w:rsidRDefault="006F7425">
      <w:pPr>
        <w:pStyle w:val="Ttulo3"/>
        <w:rPr>
          <w:ins w:id="762" w:author="Regina Casanova" w:date="2018-07-07T15:31:00Z"/>
        </w:rPr>
        <w:pPrChange w:id="763" w:author="Regina Casanova" w:date="2018-07-07T15:39:00Z">
          <w:pPr/>
        </w:pPrChange>
      </w:pPr>
      <w:ins w:id="764" w:author="Regina Casanova" w:date="2018-07-07T15:31:00Z">
        <w:r>
          <w:t>Muestra</w:t>
        </w:r>
      </w:ins>
    </w:p>
    <w:p w14:paraId="41742C1F" w14:textId="02917CB4" w:rsidR="00B17392" w:rsidRDefault="00B17392" w:rsidP="00B17392">
      <w:pPr>
        <w:pStyle w:val="Texto"/>
        <w:rPr>
          <w:ins w:id="765" w:author="Regina Casanova" w:date="2018-07-22T21:09:00Z"/>
        </w:rPr>
      </w:pPr>
      <w:ins w:id="766" w:author="Regina Casanova" w:date="2018-07-22T21:09:00Z">
        <w:r>
          <w:t>15</w:t>
        </w:r>
        <w:r>
          <w:t xml:space="preserve"> entrevistas a profundidad con personas que cumplían pertenecer a uno de los tres tipos de usuarios investigados para este estudio. Ellos </w:t>
        </w:r>
        <w:r w:rsidRPr="00BA156B">
          <w:t>se di</w:t>
        </w:r>
        <w:r>
          <w:t>vidieron</w:t>
        </w:r>
        <w:r w:rsidRPr="00BA156B">
          <w:t xml:space="preserve"> de la siguiente manera:</w:t>
        </w:r>
      </w:ins>
    </w:p>
    <w:p w14:paraId="7F2C6CD3" w14:textId="77777777" w:rsidR="00B17392" w:rsidRPr="00BA156B" w:rsidRDefault="00B17392" w:rsidP="00B17392">
      <w:pPr>
        <w:pStyle w:val="Texto"/>
        <w:numPr>
          <w:ilvl w:val="0"/>
          <w:numId w:val="32"/>
        </w:numPr>
        <w:rPr>
          <w:ins w:id="767" w:author="Regina Casanova" w:date="2018-07-22T21:09:00Z"/>
        </w:rPr>
      </w:pPr>
      <w:ins w:id="768" w:author="Regina Casanova" w:date="2018-07-22T21:09:00Z">
        <w:r w:rsidRPr="00BA156B">
          <w:t xml:space="preserve">Personal de SUSALUD: 3 entrevistados en total. </w:t>
        </w:r>
      </w:ins>
    </w:p>
    <w:p w14:paraId="6657E591" w14:textId="77777777" w:rsidR="00B17392" w:rsidRPr="00BA156B" w:rsidRDefault="00B17392" w:rsidP="00B17392">
      <w:pPr>
        <w:pStyle w:val="Texto"/>
        <w:numPr>
          <w:ilvl w:val="0"/>
          <w:numId w:val="32"/>
        </w:numPr>
        <w:rPr>
          <w:ins w:id="769" w:author="Regina Casanova" w:date="2018-07-22T21:09:00Z"/>
        </w:rPr>
      </w:pPr>
      <w:ins w:id="770" w:author="Regina Casanova" w:date="2018-07-22T21:09:00Z">
        <w:r w:rsidRPr="00BA156B">
          <w:t>Gestores de IPRESS: 6 entrevistados en total. Todos encontrados por referencia al ser informantes claves.</w:t>
        </w:r>
      </w:ins>
    </w:p>
    <w:p w14:paraId="327C52DD" w14:textId="77777777" w:rsidR="00B17392" w:rsidRPr="00B17392" w:rsidRDefault="00B17392" w:rsidP="00B17392">
      <w:pPr>
        <w:pStyle w:val="Texto"/>
        <w:numPr>
          <w:ilvl w:val="0"/>
          <w:numId w:val="32"/>
        </w:numPr>
        <w:rPr>
          <w:ins w:id="771" w:author="Regina Casanova" w:date="2018-07-22T21:10:00Z"/>
          <w:rStyle w:val="Refdecomentario"/>
          <w:sz w:val="24"/>
          <w:szCs w:val="24"/>
          <w:rPrChange w:id="772" w:author="Regina Casanova" w:date="2018-07-22T21:10:00Z">
            <w:rPr>
              <w:ins w:id="773" w:author="Regina Casanova" w:date="2018-07-22T21:10:00Z"/>
              <w:rStyle w:val="Refdecomentario"/>
              <w:rFonts w:eastAsiaTheme="majorEastAsia"/>
              <w:color w:val="000000" w:themeColor="text1"/>
            </w:rPr>
          </w:rPrChange>
        </w:rPr>
        <w:pPrChange w:id="774" w:author="Regina Casanova" w:date="2018-07-22T21:10:00Z">
          <w:pPr/>
        </w:pPrChange>
      </w:pPr>
      <w:ins w:id="775" w:author="Regina Casanova" w:date="2018-07-22T21:09:00Z">
        <w:r w:rsidRPr="00BA156B">
          <w:lastRenderedPageBreak/>
          <w:t>Ciudadanos: 6 entrevistados en total. 3 encontrados dentro de la red del investigador referidos por ser ciudadanos con alta tendencia a presentar reclamos y 3 encontrados en el Hospital Nacional Cayetano Heredia mientras esperaban que atendieran a su familiar.</w:t>
        </w:r>
      </w:ins>
    </w:p>
    <w:p w14:paraId="519DFE12" w14:textId="4F76ED73" w:rsidR="000A0F91" w:rsidRPr="000A0F91" w:rsidRDefault="00B17392" w:rsidP="00B17392">
      <w:pPr>
        <w:pStyle w:val="Ttulo3"/>
        <w:rPr>
          <w:ins w:id="776" w:author="Regina Casanova" w:date="2018-07-07T15:31:00Z"/>
        </w:rPr>
        <w:pPrChange w:id="777" w:author="Regina Casanova" w:date="2018-07-22T21:10:00Z">
          <w:pPr/>
        </w:pPrChange>
      </w:pPr>
      <w:ins w:id="778" w:author="Regina Casanova" w:date="2018-07-22T21:10:00Z">
        <w:r w:rsidDel="00B17392">
          <w:rPr>
            <w:rStyle w:val="Refdecomentario"/>
            <w:rFonts w:cstheme="minorBidi"/>
            <w:lang w:val="es-ES_tradnl"/>
          </w:rPr>
          <w:t xml:space="preserve"> </w:t>
        </w:r>
      </w:ins>
      <w:del w:id="779" w:author="Regina Casanova" w:date="2018-07-22T21:09:00Z">
        <w:r w:rsidR="00DE6ADF" w:rsidDel="00B17392">
          <w:rPr>
            <w:rStyle w:val="Refdecomentario"/>
            <w:rFonts w:cstheme="minorBidi"/>
            <w:lang w:val="es-ES_tradnl"/>
          </w:rPr>
          <w:commentReference w:id="780"/>
        </w:r>
      </w:del>
      <w:ins w:id="781" w:author="Regina Casanova" w:date="2018-07-07T15:31:00Z">
        <w:r w:rsidR="006F7425">
          <w:t>Operacionaliza</w:t>
        </w:r>
        <w:r>
          <w:t xml:space="preserve">ción de </w:t>
        </w:r>
      </w:ins>
      <w:ins w:id="782" w:author="Regina Casanova" w:date="2018-07-22T21:10:00Z">
        <w:r>
          <w:t>dimensiones</w:t>
        </w:r>
      </w:ins>
    </w:p>
    <w:tbl>
      <w:tblPr>
        <w:tblStyle w:val="Tabladecuadrcula4-nfasis2"/>
        <w:tblpPr w:leftFromText="142" w:rightFromText="142" w:bottomFromText="567" w:vertAnchor="text" w:tblpY="1"/>
        <w:tblW w:w="8674" w:type="dxa"/>
        <w:tblLayout w:type="fixed"/>
        <w:tblLook w:val="04A0" w:firstRow="1" w:lastRow="0" w:firstColumn="1" w:lastColumn="0" w:noHBand="0" w:noVBand="1"/>
        <w:tblPrChange w:id="783" w:author="Regina Casanova" w:date="2018-07-07T15:52:00Z">
          <w:tblPr>
            <w:tblStyle w:val="Tabladecuadrcula4-nfasis2"/>
            <w:tblpPr w:leftFromText="142" w:rightFromText="142" w:bottomFromText="567" w:vertAnchor="text" w:tblpY="1"/>
            <w:tblW w:w="8674" w:type="dxa"/>
            <w:tblLayout w:type="fixed"/>
            <w:tblLook w:val="04A0" w:firstRow="1" w:lastRow="0" w:firstColumn="1" w:lastColumn="0" w:noHBand="0" w:noVBand="1"/>
          </w:tblPr>
        </w:tblPrChange>
      </w:tblPr>
      <w:tblGrid>
        <w:gridCol w:w="1734"/>
        <w:gridCol w:w="1735"/>
        <w:gridCol w:w="1735"/>
        <w:gridCol w:w="1735"/>
        <w:gridCol w:w="1735"/>
        <w:tblGridChange w:id="784">
          <w:tblGrid>
            <w:gridCol w:w="1809"/>
            <w:gridCol w:w="2014"/>
            <w:gridCol w:w="1559"/>
            <w:gridCol w:w="1247"/>
            <w:gridCol w:w="2045"/>
          </w:tblGrid>
        </w:tblGridChange>
      </w:tblGrid>
      <w:tr w:rsidR="006F7425" w:rsidRPr="00BA156B" w14:paraId="34CE7709" w14:textId="77777777" w:rsidTr="000A0F91">
        <w:trPr>
          <w:cnfStyle w:val="100000000000" w:firstRow="1" w:lastRow="0" w:firstColumn="0" w:lastColumn="0" w:oddVBand="0" w:evenVBand="0" w:oddHBand="0" w:evenHBand="0" w:firstRowFirstColumn="0" w:firstRowLastColumn="0" w:lastRowFirstColumn="0" w:lastRowLastColumn="0"/>
          <w:cantSplit/>
          <w:ins w:id="785"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Borders>
              <w:right w:val="single" w:sz="4" w:space="0" w:color="ED7D31" w:themeColor="accent2"/>
            </w:tcBorders>
            <w:tcPrChange w:id="786" w:author="Regina Casanova" w:date="2018-07-07T15:52:00Z">
              <w:tcPr>
                <w:tcW w:w="1809" w:type="dxa"/>
                <w:tcBorders>
                  <w:right w:val="single" w:sz="4" w:space="0" w:color="ED7D31" w:themeColor="accent2"/>
                </w:tcBorders>
              </w:tcPr>
            </w:tcPrChange>
          </w:tcPr>
          <w:p w14:paraId="10869D4E" w14:textId="77777777" w:rsidR="006F7425" w:rsidRPr="00BA156B" w:rsidRDefault="006F7425">
            <w:pPr>
              <w:pStyle w:val="Texto"/>
              <w:keepNext/>
              <w:cnfStyle w:val="101000000000" w:firstRow="1" w:lastRow="0" w:firstColumn="1" w:lastColumn="0" w:oddVBand="0" w:evenVBand="0" w:oddHBand="0" w:evenHBand="0" w:firstRowFirstColumn="0" w:firstRowLastColumn="0" w:lastRowFirstColumn="0" w:lastRowLastColumn="0"/>
              <w:rPr>
                <w:ins w:id="787" w:author="Regina Casanova" w:date="2018-07-07T15:31:00Z"/>
              </w:rPr>
              <w:pPrChange w:id="788" w:author="Regina Casanova" w:date="2018-07-07T15:54:00Z">
                <w:pPr>
                  <w:pStyle w:val="Texto"/>
                  <w:framePr w:hSpace="142" w:wrap="around" w:vAnchor="text" w:hAnchor="text" w:y="1"/>
                  <w:cnfStyle w:val="101000000000" w:firstRow="1" w:lastRow="0" w:firstColumn="1" w:lastColumn="0" w:oddVBand="0" w:evenVBand="0" w:oddHBand="0" w:evenHBand="0" w:firstRowFirstColumn="0" w:firstRowLastColumn="0" w:lastRowFirstColumn="0" w:lastRowLastColumn="0"/>
                </w:pPr>
              </w:pPrChange>
            </w:pPr>
            <w:ins w:id="789" w:author="Regina Casanova" w:date="2018-07-07T15:31:00Z">
              <w:r w:rsidRPr="00BA156B">
                <w:t>Nombre de Variable</w:t>
              </w:r>
            </w:ins>
          </w:p>
        </w:tc>
        <w:tc>
          <w:tcPr>
            <w:tcW w:w="0" w:type="dxa"/>
            <w:tcBorders>
              <w:left w:val="single" w:sz="4" w:space="0" w:color="ED7D31" w:themeColor="accent2"/>
              <w:right w:val="single" w:sz="4" w:space="0" w:color="ED7D31" w:themeColor="accent2"/>
            </w:tcBorders>
            <w:tcPrChange w:id="790" w:author="Regina Casanova" w:date="2018-07-07T15:52:00Z">
              <w:tcPr>
                <w:tcW w:w="2014" w:type="dxa"/>
                <w:tcBorders>
                  <w:left w:val="single" w:sz="4" w:space="0" w:color="ED7D31" w:themeColor="accent2"/>
                  <w:right w:val="single" w:sz="4" w:space="0" w:color="ED7D31" w:themeColor="accent2"/>
                </w:tcBorders>
              </w:tcPr>
            </w:tcPrChange>
          </w:tcPr>
          <w:p w14:paraId="174D6C84"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791" w:author="Regina Casanova" w:date="2018-07-07T15:31:00Z"/>
              </w:rPr>
              <w:pPrChange w:id="792"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793" w:author="Regina Casanova" w:date="2018-07-07T15:31:00Z">
              <w:r w:rsidRPr="00BA156B">
                <w:t>Descripción</w:t>
              </w:r>
            </w:ins>
          </w:p>
        </w:tc>
        <w:tc>
          <w:tcPr>
            <w:tcW w:w="0" w:type="dxa"/>
            <w:tcBorders>
              <w:left w:val="single" w:sz="4" w:space="0" w:color="ED7D31" w:themeColor="accent2"/>
              <w:right w:val="single" w:sz="4" w:space="0" w:color="ED7D31" w:themeColor="accent2"/>
            </w:tcBorders>
            <w:tcPrChange w:id="794" w:author="Regina Casanova" w:date="2018-07-07T15:52:00Z">
              <w:tcPr>
                <w:tcW w:w="1559" w:type="dxa"/>
                <w:tcBorders>
                  <w:left w:val="single" w:sz="4" w:space="0" w:color="ED7D31" w:themeColor="accent2"/>
                  <w:right w:val="single" w:sz="4" w:space="0" w:color="ED7D31" w:themeColor="accent2"/>
                </w:tcBorders>
              </w:tcPr>
            </w:tcPrChange>
          </w:tcPr>
          <w:p w14:paraId="1048B9C1"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795" w:author="Regina Casanova" w:date="2018-07-07T15:31:00Z"/>
              </w:rPr>
              <w:pPrChange w:id="796"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797" w:author="Regina Casanova" w:date="2018-07-07T15:31:00Z">
              <w:r w:rsidRPr="00BA156B">
                <w:t>Tipo de Variable</w:t>
              </w:r>
            </w:ins>
          </w:p>
        </w:tc>
        <w:tc>
          <w:tcPr>
            <w:tcW w:w="0" w:type="dxa"/>
            <w:tcBorders>
              <w:left w:val="single" w:sz="4" w:space="0" w:color="ED7D31" w:themeColor="accent2"/>
              <w:right w:val="single" w:sz="4" w:space="0" w:color="ED7D31" w:themeColor="accent2"/>
            </w:tcBorders>
            <w:tcPrChange w:id="798" w:author="Regina Casanova" w:date="2018-07-07T15:52:00Z">
              <w:tcPr>
                <w:tcW w:w="1247" w:type="dxa"/>
                <w:tcBorders>
                  <w:left w:val="single" w:sz="4" w:space="0" w:color="ED7D31" w:themeColor="accent2"/>
                  <w:right w:val="single" w:sz="4" w:space="0" w:color="ED7D31" w:themeColor="accent2"/>
                </w:tcBorders>
              </w:tcPr>
            </w:tcPrChange>
          </w:tcPr>
          <w:p w14:paraId="510AE49F"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799" w:author="Regina Casanova" w:date="2018-07-07T15:31:00Z"/>
              </w:rPr>
              <w:pPrChange w:id="800"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801" w:author="Regina Casanova" w:date="2018-07-07T15:31:00Z">
              <w:r w:rsidRPr="00BA156B">
                <w:t>Opciones</w:t>
              </w:r>
            </w:ins>
          </w:p>
        </w:tc>
        <w:tc>
          <w:tcPr>
            <w:tcW w:w="0" w:type="dxa"/>
            <w:tcBorders>
              <w:left w:val="single" w:sz="4" w:space="0" w:color="ED7D31" w:themeColor="accent2"/>
            </w:tcBorders>
            <w:tcPrChange w:id="802" w:author="Regina Casanova" w:date="2018-07-07T15:52:00Z">
              <w:tcPr>
                <w:tcW w:w="2045" w:type="dxa"/>
                <w:tcBorders>
                  <w:left w:val="single" w:sz="4" w:space="0" w:color="ED7D31" w:themeColor="accent2"/>
                </w:tcBorders>
              </w:tcPr>
            </w:tcPrChange>
          </w:tcPr>
          <w:p w14:paraId="29F19ADA"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803" w:author="Regina Casanova" w:date="2018-07-07T15:31:00Z"/>
              </w:rPr>
              <w:pPrChange w:id="804"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805" w:author="Regina Casanova" w:date="2018-07-07T15:31:00Z">
              <w:r w:rsidRPr="00BA156B">
                <w:t>Fuente de Información</w:t>
              </w:r>
            </w:ins>
          </w:p>
        </w:tc>
      </w:tr>
      <w:tr w:rsidR="006F7425" w:rsidRPr="00BA156B" w14:paraId="1BAD4854" w14:textId="77777777" w:rsidTr="000A0F91">
        <w:trPr>
          <w:cnfStyle w:val="000000100000" w:firstRow="0" w:lastRow="0" w:firstColumn="0" w:lastColumn="0" w:oddVBand="0" w:evenVBand="0" w:oddHBand="1" w:evenHBand="0" w:firstRowFirstColumn="0" w:firstRowLastColumn="0" w:lastRowFirstColumn="0" w:lastRowLastColumn="0"/>
          <w:cantSplit/>
          <w:ins w:id="806"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PrChange w:id="807" w:author="Regina Casanova" w:date="2018-07-07T15:52:00Z">
              <w:tcPr>
                <w:tcW w:w="1809" w:type="dxa"/>
              </w:tcPr>
            </w:tcPrChange>
          </w:tcPr>
          <w:p w14:paraId="6FB965F0" w14:textId="77777777" w:rsidR="006F7425" w:rsidRPr="00BA156B" w:rsidRDefault="006F7425">
            <w:pPr>
              <w:pStyle w:val="Texto"/>
              <w:keepNext/>
              <w:cnfStyle w:val="001000100000" w:firstRow="0" w:lastRow="0" w:firstColumn="1" w:lastColumn="0" w:oddVBand="0" w:evenVBand="0" w:oddHBand="1" w:evenHBand="0" w:firstRowFirstColumn="0" w:firstRowLastColumn="0" w:lastRowFirstColumn="0" w:lastRowLastColumn="0"/>
              <w:rPr>
                <w:ins w:id="808" w:author="Regina Casanova" w:date="2018-07-07T15:31:00Z"/>
              </w:rPr>
              <w:pPrChange w:id="809" w:author="Regina Casanova" w:date="2018-07-07T15:54:00Z">
                <w:pPr>
                  <w:pStyle w:val="Texto"/>
                  <w:framePr w:hSpace="142" w:wrap="around" w:vAnchor="text" w:hAnchor="text" w:y="1"/>
                  <w:cnfStyle w:val="001000100000" w:firstRow="0" w:lastRow="0" w:firstColumn="1" w:lastColumn="0" w:oddVBand="0" w:evenVBand="0" w:oddHBand="1" w:evenHBand="0" w:firstRowFirstColumn="0" w:firstRowLastColumn="0" w:lastRowFirstColumn="0" w:lastRowLastColumn="0"/>
                </w:pPr>
              </w:pPrChange>
            </w:pPr>
            <w:ins w:id="810" w:author="Regina Casanova" w:date="2018-07-07T15:31:00Z">
              <w:r w:rsidRPr="00BA156B">
                <w:t>Resolución de Tareas</w:t>
              </w:r>
            </w:ins>
          </w:p>
        </w:tc>
        <w:tc>
          <w:tcPr>
            <w:tcW w:w="0" w:type="dxa"/>
            <w:tcPrChange w:id="811" w:author="Regina Casanova" w:date="2018-07-07T15:52:00Z">
              <w:tcPr>
                <w:tcW w:w="2014" w:type="dxa"/>
              </w:tcPr>
            </w:tcPrChange>
          </w:tcPr>
          <w:p w14:paraId="3688A7F1"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12" w:author="Regina Casanova" w:date="2018-07-07T15:31:00Z"/>
              </w:rPr>
              <w:pPrChange w:id="813"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14" w:author="Regina Casanova" w:date="2018-07-07T15:31:00Z">
              <w:r w:rsidRPr="00BA156B">
                <w:t>El éxito o fracaso del usuario en la resolución de ciertas tareas específicas a su tipo de usuario a realizarse utilizando el prototipo del sistema</w:t>
              </w:r>
            </w:ins>
          </w:p>
        </w:tc>
        <w:tc>
          <w:tcPr>
            <w:tcW w:w="0" w:type="dxa"/>
            <w:tcPrChange w:id="815" w:author="Regina Casanova" w:date="2018-07-07T15:52:00Z">
              <w:tcPr>
                <w:tcW w:w="1559" w:type="dxa"/>
              </w:tcPr>
            </w:tcPrChange>
          </w:tcPr>
          <w:p w14:paraId="339F96DA" w14:textId="6476349E"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16" w:author="Regina Casanova" w:date="2018-07-07T15:31:00Z"/>
              </w:rPr>
              <w:pPrChange w:id="817"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18" w:author="Regina Casanova" w:date="2018-07-07T15:31:00Z">
              <w:r w:rsidRPr="00BA156B">
                <w:t>Cualitativa – Dicotómica</w:t>
              </w:r>
            </w:ins>
            <w:ins w:id="819" w:author="Regina Casanova" w:date="2018-07-07T15:40:00Z">
              <w:r w:rsidR="005956FA">
                <w:t>.</w:t>
              </w:r>
            </w:ins>
          </w:p>
        </w:tc>
        <w:tc>
          <w:tcPr>
            <w:tcW w:w="0" w:type="dxa"/>
            <w:tcPrChange w:id="820" w:author="Regina Casanova" w:date="2018-07-07T15:52:00Z">
              <w:tcPr>
                <w:tcW w:w="1247" w:type="dxa"/>
              </w:tcPr>
            </w:tcPrChange>
          </w:tcPr>
          <w:p w14:paraId="0C6AFBEB"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21" w:author="Regina Casanova" w:date="2018-07-07T15:31:00Z"/>
              </w:rPr>
              <w:pPrChange w:id="822"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23" w:author="Regina Casanova" w:date="2018-07-07T15:31:00Z">
              <w:r>
                <w:t>Sí</w:t>
              </w:r>
              <w:r w:rsidRPr="00BA156B">
                <w:t xml:space="preserve"> - No</w:t>
              </w:r>
            </w:ins>
          </w:p>
        </w:tc>
        <w:tc>
          <w:tcPr>
            <w:tcW w:w="0" w:type="dxa"/>
            <w:tcPrChange w:id="824" w:author="Regina Casanova" w:date="2018-07-07T15:52:00Z">
              <w:tcPr>
                <w:tcW w:w="2045" w:type="dxa"/>
              </w:tcPr>
            </w:tcPrChange>
          </w:tcPr>
          <w:p w14:paraId="7F4F2E39"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25" w:author="Regina Casanova" w:date="2018-07-07T15:31:00Z"/>
              </w:rPr>
              <w:pPrChange w:id="826"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27" w:author="Regina Casanova" w:date="2018-07-07T15:31:00Z">
              <w:r w:rsidRPr="00BA156B">
                <w:t>Observación Directa</w:t>
              </w:r>
            </w:ins>
          </w:p>
        </w:tc>
      </w:tr>
      <w:tr w:rsidR="006F7425" w:rsidRPr="00BA156B" w14:paraId="58EAA716" w14:textId="77777777" w:rsidTr="000A0F91">
        <w:trPr>
          <w:cantSplit/>
          <w:ins w:id="828"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PrChange w:id="829" w:author="Regina Casanova" w:date="2018-07-07T15:52:00Z">
              <w:tcPr>
                <w:tcW w:w="1809" w:type="dxa"/>
              </w:tcPr>
            </w:tcPrChange>
          </w:tcPr>
          <w:p w14:paraId="61BC8FA9" w14:textId="77777777" w:rsidR="006F7425" w:rsidRPr="00BA156B" w:rsidRDefault="006F7425">
            <w:pPr>
              <w:pStyle w:val="Texto"/>
              <w:keepNext/>
              <w:rPr>
                <w:ins w:id="830" w:author="Regina Casanova" w:date="2018-07-07T15:31:00Z"/>
              </w:rPr>
              <w:pPrChange w:id="831" w:author="Regina Casanova" w:date="2018-07-07T15:54:00Z">
                <w:pPr>
                  <w:pStyle w:val="Texto"/>
                  <w:framePr w:hSpace="142" w:wrap="around" w:vAnchor="text" w:hAnchor="text" w:y="1"/>
                </w:pPr>
              </w:pPrChange>
            </w:pPr>
            <w:ins w:id="832" w:author="Regina Casanova" w:date="2018-07-07T15:31:00Z">
              <w:r w:rsidRPr="00BA156B">
                <w:lastRenderedPageBreak/>
                <w:t>Comprensión de la interfaz gráfica</w:t>
              </w:r>
            </w:ins>
          </w:p>
        </w:tc>
        <w:tc>
          <w:tcPr>
            <w:tcW w:w="0" w:type="dxa"/>
            <w:tcPrChange w:id="833" w:author="Regina Casanova" w:date="2018-07-07T15:52:00Z">
              <w:tcPr>
                <w:tcW w:w="2014" w:type="dxa"/>
              </w:tcPr>
            </w:tcPrChange>
          </w:tcPr>
          <w:p w14:paraId="19E03BBC"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34" w:author="Regina Casanova" w:date="2018-07-07T15:31:00Z"/>
              </w:rPr>
              <w:pPrChange w:id="835"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36" w:author="Regina Casanova" w:date="2018-07-07T15:31:00Z">
              <w:r w:rsidRPr="00BA156B">
                <w:t>Evaluación de si el usuario entendió el propósito de cada pantalla de la interfaz con la que interactuó durante la prueba.</w:t>
              </w:r>
            </w:ins>
          </w:p>
        </w:tc>
        <w:tc>
          <w:tcPr>
            <w:tcW w:w="0" w:type="dxa"/>
            <w:tcPrChange w:id="837" w:author="Regina Casanova" w:date="2018-07-07T15:52:00Z">
              <w:tcPr>
                <w:tcW w:w="1559" w:type="dxa"/>
              </w:tcPr>
            </w:tcPrChange>
          </w:tcPr>
          <w:p w14:paraId="4A606001" w14:textId="42CAFEB3"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38" w:author="Regina Casanova" w:date="2018-07-07T15:31:00Z"/>
              </w:rPr>
              <w:pPrChange w:id="839"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40" w:author="Regina Casanova" w:date="2018-07-07T15:31:00Z">
              <w:r w:rsidRPr="00BA156B">
                <w:t xml:space="preserve">Cualitativa </w:t>
              </w:r>
            </w:ins>
            <w:ins w:id="841" w:author="Regina Casanova" w:date="2018-07-07T15:40:00Z">
              <w:r w:rsidR="005956FA">
                <w:t>–</w:t>
              </w:r>
            </w:ins>
            <w:ins w:id="842" w:author="Regina Casanova" w:date="2018-07-07T15:31:00Z">
              <w:r w:rsidRPr="00BA156B">
                <w:t xml:space="preserve"> Dicotómica</w:t>
              </w:r>
            </w:ins>
            <w:ins w:id="843" w:author="Regina Casanova" w:date="2018-07-07T15:40:00Z">
              <w:r w:rsidR="005956FA">
                <w:t>.</w:t>
              </w:r>
            </w:ins>
          </w:p>
        </w:tc>
        <w:tc>
          <w:tcPr>
            <w:tcW w:w="0" w:type="dxa"/>
            <w:tcPrChange w:id="844" w:author="Regina Casanova" w:date="2018-07-07T15:52:00Z">
              <w:tcPr>
                <w:tcW w:w="1247" w:type="dxa"/>
              </w:tcPr>
            </w:tcPrChange>
          </w:tcPr>
          <w:p w14:paraId="6E4FF5DB"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45" w:author="Regina Casanova" w:date="2018-07-07T15:31:00Z"/>
              </w:rPr>
              <w:pPrChange w:id="846"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47" w:author="Regina Casanova" w:date="2018-07-07T15:31:00Z">
              <w:r>
                <w:t>Sí</w:t>
              </w:r>
              <w:r w:rsidRPr="00BA156B">
                <w:t xml:space="preserve"> - No</w:t>
              </w:r>
            </w:ins>
          </w:p>
        </w:tc>
        <w:tc>
          <w:tcPr>
            <w:tcW w:w="0" w:type="dxa"/>
            <w:tcPrChange w:id="848" w:author="Regina Casanova" w:date="2018-07-07T15:52:00Z">
              <w:tcPr>
                <w:tcW w:w="2045" w:type="dxa"/>
              </w:tcPr>
            </w:tcPrChange>
          </w:tcPr>
          <w:p w14:paraId="335B842E" w14:textId="3875B69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49" w:author="Regina Casanova" w:date="2018-07-07T15:31:00Z"/>
              </w:rPr>
              <w:pPrChange w:id="850"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51" w:author="Regina Casanova" w:date="2018-07-07T15:31:00Z">
              <w:r w:rsidRPr="00625BCC">
                <w:t>Guía Estructurada de Entrevista a Profun</w:t>
              </w:r>
              <w:r w:rsidR="005956FA">
                <w:t>didad para usuarios finales Nº2</w:t>
              </w:r>
            </w:ins>
            <w:ins w:id="852" w:author="Regina Casanova" w:date="2018-07-07T15:40:00Z">
              <w:r w:rsidR="005956FA">
                <w:t>.</w:t>
              </w:r>
            </w:ins>
          </w:p>
        </w:tc>
      </w:tr>
    </w:tbl>
    <w:p w14:paraId="7C0A8D4E" w14:textId="67325CD4" w:rsidR="006F7425" w:rsidRPr="005956FA" w:rsidRDefault="006F7425">
      <w:pPr>
        <w:pStyle w:val="Ttulo3"/>
        <w:rPr>
          <w:ins w:id="853" w:author="Regina Casanova" w:date="2018-07-07T15:31:00Z"/>
        </w:rPr>
        <w:pPrChange w:id="854" w:author="Regina Casanova" w:date="2018-07-07T15:40:00Z">
          <w:pPr/>
        </w:pPrChange>
      </w:pPr>
      <w:ins w:id="855" w:author="Regina Casanova" w:date="2018-07-07T15:31:00Z">
        <w:r>
          <w:t>Procedimientos y Técnicas</w:t>
        </w:r>
      </w:ins>
    </w:p>
    <w:p w14:paraId="3BDBF155" w14:textId="77777777" w:rsidR="006F7425" w:rsidRPr="005956FA" w:rsidRDefault="006F7425" w:rsidP="005956FA">
      <w:pPr>
        <w:pStyle w:val="Texto"/>
        <w:rPr>
          <w:ins w:id="856" w:author="Regina Casanova" w:date="2018-07-07T15:31:00Z"/>
        </w:rPr>
      </w:pPr>
      <w:ins w:id="857" w:author="Regina Casanova" w:date="2018-07-07T15:31:00Z">
        <w:r w:rsidRPr="005956FA">
          <w:t>Se realizaron evaluaciones con todos los tipos de usuarios donde se enfocó lo siguiente:</w:t>
        </w:r>
      </w:ins>
    </w:p>
    <w:p w14:paraId="7FC6176D" w14:textId="77777777" w:rsidR="006F7425" w:rsidRPr="00B26073" w:rsidRDefault="006F7425" w:rsidP="006F7425">
      <w:pPr>
        <w:pStyle w:val="Ttulo4"/>
        <w:numPr>
          <w:ilvl w:val="0"/>
          <w:numId w:val="15"/>
        </w:numPr>
        <w:rPr>
          <w:ins w:id="858" w:author="Regina Casanova" w:date="2018-07-07T15:31:00Z"/>
          <w:lang w:val="es-PE"/>
        </w:rPr>
      </w:pPr>
      <w:ins w:id="859" w:author="Regina Casanova" w:date="2018-07-07T15:31:00Z">
        <w:r w:rsidRPr="00B26073">
          <w:rPr>
            <w:lang w:val="es-PE"/>
          </w:rPr>
          <w:t xml:space="preserve">Resolución de tareas: </w:t>
        </w:r>
      </w:ins>
    </w:p>
    <w:p w14:paraId="6D7DB0B9" w14:textId="77777777" w:rsidR="006F7425" w:rsidRPr="00B26073" w:rsidRDefault="006F7425" w:rsidP="006F7425">
      <w:pPr>
        <w:pStyle w:val="Texto"/>
        <w:rPr>
          <w:ins w:id="860" w:author="Regina Casanova" w:date="2018-07-07T15:31:00Z"/>
        </w:rPr>
      </w:pPr>
      <w:ins w:id="861" w:author="Regina Casanova" w:date="2018-07-07T15:31:00Z">
        <w:r w:rsidRPr="00B26073">
          <w:t xml:space="preserve">Se definieron tareas específicas por cada tipo de usuario y se observó la forma de realización de ella por los usuarios. Con esto se determinó si el </w:t>
        </w:r>
        <w:r>
          <w:t xml:space="preserve">software </w:t>
        </w:r>
        <w:r w:rsidRPr="00B26073">
          <w:t xml:space="preserve">funciona de la forma que el </w:t>
        </w:r>
        <w:r>
          <w:t>investigador</w:t>
        </w:r>
        <w:r w:rsidRPr="00B26073">
          <w:t xml:space="preserve"> esperaba que funcione.</w:t>
        </w:r>
      </w:ins>
    </w:p>
    <w:p w14:paraId="09F19A6D" w14:textId="77777777" w:rsidR="006F7425" w:rsidRDefault="006F7425" w:rsidP="006F7425">
      <w:pPr>
        <w:pStyle w:val="Ttulo4"/>
        <w:rPr>
          <w:ins w:id="862" w:author="Regina Casanova" w:date="2018-07-07T15:31:00Z"/>
          <w:lang w:val="es-PE"/>
        </w:rPr>
      </w:pPr>
      <w:ins w:id="863" w:author="Regina Casanova" w:date="2018-07-07T15:31:00Z">
        <w:r w:rsidRPr="00BA156B">
          <w:rPr>
            <w:lang w:val="es-PE"/>
          </w:rPr>
          <w:t xml:space="preserve">Comprensión de la interfaz gráfica: </w:t>
        </w:r>
      </w:ins>
    </w:p>
    <w:p w14:paraId="14BE0CC2" w14:textId="77777777" w:rsidR="006F7425" w:rsidRPr="00B26073" w:rsidRDefault="006F7425" w:rsidP="006F7425">
      <w:pPr>
        <w:pStyle w:val="Texto"/>
        <w:rPr>
          <w:ins w:id="864" w:author="Regina Casanova" w:date="2018-07-07T15:31:00Z"/>
        </w:rPr>
      </w:pPr>
      <w:ins w:id="865" w:author="Regina Casanova" w:date="2018-07-07T15:31:00Z">
        <w:r w:rsidRPr="00B26073">
          <w:t>Para esto se utilizó el método ‘</w:t>
        </w:r>
        <w:r w:rsidRPr="007808F4">
          <w:rPr>
            <w:lang w:val="es-PE"/>
            <w:rPrChange w:id="866" w:author="Regina Casanova" w:date="2018-07-10T20:19:00Z">
              <w:rPr/>
            </w:rPrChange>
          </w:rPr>
          <w:t>Think-Aloud’</w:t>
        </w:r>
        <w:r w:rsidRPr="00B26073">
          <w:t>. Esto consiste en pedirle a</w:t>
        </w:r>
        <w:r>
          <w:t xml:space="preserve"> cada tipo de</w:t>
        </w:r>
        <w:r w:rsidRPr="00B26073">
          <w:t xml:space="preserve"> usuario que comentara en voz alta lo que iba viendo y lo que iba entendiendo del </w:t>
        </w:r>
        <w:r>
          <w:lastRenderedPageBreak/>
          <w:t>software planteado</w:t>
        </w:r>
        <w:r w:rsidRPr="00B26073">
          <w:t xml:space="preserve">. Con esto se determinó si el usuario entendía fácilmente el propósito que cumplía cada pantalla del </w:t>
        </w:r>
        <w:r>
          <w:t>software</w:t>
        </w:r>
        <w:r w:rsidRPr="00B26073">
          <w:t xml:space="preserve">. </w:t>
        </w:r>
      </w:ins>
    </w:p>
    <w:p w14:paraId="59FC3B0D" w14:textId="77777777" w:rsidR="006F7425" w:rsidRPr="00B26073" w:rsidRDefault="006F7425" w:rsidP="006F7425">
      <w:pPr>
        <w:pStyle w:val="Texto"/>
        <w:rPr>
          <w:ins w:id="867" w:author="Regina Casanova" w:date="2018-07-07T15:31:00Z"/>
        </w:rPr>
      </w:pPr>
      <w:ins w:id="868" w:author="Regina Casanova" w:date="2018-07-07T15:31:00Z">
        <w:r w:rsidRPr="00BA156B">
          <w:t xml:space="preserve">A cada </w:t>
        </w:r>
        <w:r>
          <w:t xml:space="preserve">tipo de </w:t>
        </w:r>
        <w:r w:rsidRPr="00BA156B">
          <w:t xml:space="preserve">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ins>
    </w:p>
    <w:p w14:paraId="02B4C569" w14:textId="61265265" w:rsidR="006F7425" w:rsidRPr="00DE6ADF" w:rsidDel="006F7425" w:rsidRDefault="006F7425">
      <w:pPr>
        <w:pStyle w:val="Texto"/>
        <w:rPr>
          <w:del w:id="869" w:author="Regina Casanova" w:date="2018-07-07T15:32:00Z"/>
          <w:color w:val="FF0000"/>
          <w:rPrChange w:id="870" w:author="Luis Fernando Llanos Zavalaga" w:date="2018-07-10T15:06:00Z">
            <w:rPr>
              <w:del w:id="871" w:author="Regina Casanova" w:date="2018-07-07T15:32:00Z"/>
            </w:rPr>
          </w:rPrChange>
        </w:rPr>
        <w:pPrChange w:id="872" w:author="Regina Casanova" w:date="2018-07-07T15:41:00Z">
          <w:pPr>
            <w:pStyle w:val="Ttulo1"/>
          </w:pPr>
        </w:pPrChange>
      </w:pPr>
      <w:commentRangeStart w:id="873"/>
      <w:commentRangeStart w:id="874"/>
      <w:ins w:id="875" w:author="Regina Casanova" w:date="2018-07-07T15:31:00Z">
        <w:r w:rsidRPr="00DE6ADF">
          <w:rPr>
            <w:color w:val="FF0000"/>
            <w:rPrChange w:id="876" w:author="Luis Fernando Llanos Zavalaga" w:date="2018-07-10T15:06:00Z">
              <w:rPr>
                <w:b w:val="0"/>
              </w:rPr>
            </w:rPrChange>
          </w:rPr>
          <w:t>Se</w:t>
        </w:r>
      </w:ins>
      <w:commentRangeEnd w:id="873"/>
      <w:ins w:id="877" w:author="Regina Casanova" w:date="2018-07-20T20:33:00Z">
        <w:r w:rsidR="00E96A97">
          <w:rPr>
            <w:rStyle w:val="Refdecomentario"/>
            <w:rFonts w:cstheme="minorBidi"/>
            <w:b/>
            <w:bCs/>
            <w:lang w:val="es-ES_tradnl"/>
          </w:rPr>
          <w:commentReference w:id="873"/>
        </w:r>
      </w:ins>
      <w:ins w:id="878" w:author="Regina Casanova" w:date="2018-07-07T15:31:00Z">
        <w:r w:rsidRPr="00DE6ADF">
          <w:rPr>
            <w:color w:val="FF0000"/>
            <w:rPrChange w:id="879" w:author="Luis Fernando Llanos Zavalaga" w:date="2018-07-10T15:06:00Z">
              <w:rPr>
                <w:b w:val="0"/>
              </w:rPr>
            </w:rPrChange>
          </w:rPr>
          <w:t xml:space="preserve"> utilizó la página web ShowMore </w:t>
        </w:r>
        <w:r w:rsidRPr="00DE6ADF">
          <w:rPr>
            <w:color w:val="FF0000"/>
            <w:rPrChange w:id="880" w:author="Luis Fernando Llanos Zavalaga" w:date="2018-07-10T15:06:00Z">
              <w:rPr>
                <w:b w:val="0"/>
              </w:rPr>
            </w:rPrChange>
          </w:rPr>
          <w:fldChar w:fldCharType="begin" w:fldLock="1"/>
        </w:r>
      </w:ins>
      <w:r w:rsidR="00C126C6">
        <w:rPr>
          <w:b/>
          <w:color w:val="FF0000"/>
        </w:rPr>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(47)","plainTextFormattedCitation":"(47)","previouslyFormattedCitation":"(46)"},"properties":{"noteIndex":0},"schema":"https://github.com/citation-style-language/schema/raw/master/csl-citation.json"}</w:instrText>
      </w:r>
      <w:ins w:id="881" w:author="Regina Casanova" w:date="2018-07-07T15:31:00Z">
        <w:r w:rsidRPr="00DE6ADF">
          <w:rPr>
            <w:color w:val="FF0000"/>
            <w:rPrChange w:id="882" w:author="Luis Fernando Llanos Zavalaga" w:date="2018-07-10T15:06:00Z">
              <w:rPr>
                <w:b w:val="0"/>
              </w:rPr>
            </w:rPrChange>
          </w:rPr>
          <w:fldChar w:fldCharType="separate"/>
        </w:r>
      </w:ins>
      <w:r w:rsidR="00C126C6" w:rsidRPr="00C126C6">
        <w:rPr>
          <w:noProof/>
          <w:color w:val="FF0000"/>
        </w:rPr>
        <w:t>(47)</w:t>
      </w:r>
      <w:ins w:id="883" w:author="Regina Casanova" w:date="2018-07-07T15:31:00Z">
        <w:r w:rsidRPr="00DE6ADF">
          <w:rPr>
            <w:color w:val="FF0000"/>
            <w:rPrChange w:id="884" w:author="Luis Fernando Llanos Zavalaga" w:date="2018-07-10T15:06:00Z">
              <w:rPr>
                <w:b w:val="0"/>
              </w:rPr>
            </w:rPrChange>
          </w:rPr>
          <w:fldChar w:fldCharType="end"/>
        </w:r>
        <w:r w:rsidRPr="00DE6ADF">
          <w:rPr>
            <w:color w:val="FF0000"/>
            <w:rPrChange w:id="885" w:author="Luis Fernando Llanos Zavalaga" w:date="2018-07-10T15:06:00Z">
              <w:rPr>
                <w:b w:val="0"/>
              </w:rPr>
            </w:rPrChange>
          </w:rPr>
          <w:t xml:space="preserve"> producido por la empresa ShowMore con sede en Hong Kong que</w:t>
        </w:r>
      </w:ins>
      <w:ins w:id="886" w:author="Regina Casanova" w:date="2018-07-22T21:10:00Z">
        <w:r w:rsidR="00B93985">
          <w:rPr>
            <w:b/>
            <w:color w:val="FF0000"/>
          </w:rPr>
          <w:t>, con</w:t>
        </w:r>
      </w:ins>
      <w:ins w:id="887" w:author="Regina Casanova" w:date="2018-07-22T21:11:00Z">
        <w:r w:rsidR="006E1D60">
          <w:rPr>
            <w:b/>
            <w:color w:val="FF0000"/>
          </w:rPr>
          <w:t xml:space="preserve"> previa autorización verbal</w:t>
        </w:r>
      </w:ins>
      <w:bookmarkStart w:id="888" w:name="_GoBack"/>
      <w:bookmarkEnd w:id="888"/>
      <w:ins w:id="889" w:author="Regina Casanova" w:date="2018-07-22T21:10:00Z">
        <w:r w:rsidR="00B93985">
          <w:rPr>
            <w:b/>
            <w:color w:val="FF0000"/>
          </w:rPr>
          <w:t xml:space="preserve"> de la persona </w:t>
        </w:r>
      </w:ins>
      <w:ins w:id="890" w:author="Regina Casanova" w:date="2018-07-22T21:11:00Z">
        <w:r w:rsidR="00B93985">
          <w:rPr>
            <w:b/>
            <w:color w:val="FF0000"/>
          </w:rPr>
          <w:t>entrevistada,</w:t>
        </w:r>
      </w:ins>
      <w:ins w:id="891" w:author="Regina Casanova" w:date="2018-07-07T15:31:00Z">
        <w:r w:rsidRPr="00DE6ADF">
          <w:rPr>
            <w:color w:val="FF0000"/>
            <w:rPrChange w:id="892" w:author="Luis Fernando Llanos Zavalaga" w:date="2018-07-10T15:06:00Z">
              <w:rPr>
                <w:b w:val="0"/>
              </w:rPr>
            </w:rPrChange>
          </w:rPr>
          <w:t xml:space="preserve"> permitía grabar la pantalla de la computadora y grabar lo que iba comentando la persona mediante el micrófono. Terminadas las pruebas, se observaba la grabación y se anotaban los resultados más importantes dentro de una hoja de cálculo de Excel, de esta forma se podía dar una mirada rápida a los datos que se iban recopilando de todas las pruebas.</w:t>
        </w:r>
      </w:ins>
    </w:p>
    <w:p w14:paraId="7835CB3B" w14:textId="3146CCCC" w:rsidR="00572A7C" w:rsidRPr="00DE6ADF" w:rsidDel="006F7425" w:rsidRDefault="00A12DD0">
      <w:pPr>
        <w:pStyle w:val="Texto"/>
        <w:rPr>
          <w:del w:id="893" w:author="Regina Casanova" w:date="2018-07-07T15:30:00Z"/>
          <w:color w:val="FF0000"/>
          <w:lang w:val="es-PE"/>
          <w:rPrChange w:id="894" w:author="Luis Fernando Llanos Zavalaga" w:date="2018-07-10T15:06:00Z">
            <w:rPr>
              <w:del w:id="895" w:author="Regina Casanova" w:date="2018-07-07T15:30:00Z"/>
              <w:lang w:val="es-PE"/>
            </w:rPr>
          </w:rPrChange>
        </w:rPr>
        <w:pPrChange w:id="896" w:author="Regina Casanova" w:date="2018-07-07T15:41:00Z">
          <w:pPr>
            <w:pStyle w:val="Ttulo2"/>
            <w:numPr>
              <w:numId w:val="8"/>
            </w:numPr>
            <w:spacing w:line="360" w:lineRule="auto"/>
          </w:pPr>
        </w:pPrChange>
      </w:pPr>
      <w:bookmarkStart w:id="897" w:name="_Toc511166296"/>
      <w:del w:id="898" w:author="Regina Casanova" w:date="2018-07-07T15:30:00Z">
        <w:r w:rsidRPr="00DE6ADF" w:rsidDel="006F7425">
          <w:rPr>
            <w:color w:val="FF0000"/>
            <w:lang w:val="es-PE"/>
            <w:rPrChange w:id="899" w:author="Luis Fernando Llanos Zavalaga" w:date="2018-07-10T15:06:00Z">
              <w:rPr>
                <w:b w:val="0"/>
                <w:lang w:val="es-PE"/>
              </w:rPr>
            </w:rPrChange>
          </w:rPr>
          <w:delText>Diseño del estudio</w:delText>
        </w:r>
        <w:bookmarkEnd w:id="897"/>
      </w:del>
    </w:p>
    <w:p w14:paraId="3BB57895" w14:textId="1DDF5043" w:rsidR="00D652B7" w:rsidRPr="00DE6ADF" w:rsidDel="006F7425" w:rsidRDefault="00D652B7">
      <w:pPr>
        <w:pStyle w:val="Texto"/>
        <w:rPr>
          <w:del w:id="900" w:author="Regina Casanova" w:date="2018-07-07T15:30:00Z"/>
          <w:color w:val="FF0000"/>
          <w:rPrChange w:id="901" w:author="Luis Fernando Llanos Zavalaga" w:date="2018-07-10T15:06:00Z">
            <w:rPr>
              <w:del w:id="902" w:author="Regina Casanova" w:date="2018-07-07T15:30:00Z"/>
            </w:rPr>
          </w:rPrChange>
        </w:rPr>
      </w:pPr>
      <w:del w:id="903" w:author="Regina Casanova" w:date="2018-07-07T15:30:00Z">
        <w:r w:rsidRPr="00DE6ADF" w:rsidDel="006F7425">
          <w:rPr>
            <w:color w:val="FF0000"/>
            <w:rPrChange w:id="904" w:author="Luis Fernando Llanos Zavalaga" w:date="2018-07-10T15:06:00Z">
              <w:rPr/>
            </w:rPrChange>
          </w:rPr>
          <w:delText>Este es un estudio de usabilidad, donde se evaluará el</w:delText>
        </w:r>
        <w:r w:rsidR="006305D4" w:rsidRPr="00DE6ADF" w:rsidDel="006F7425">
          <w:rPr>
            <w:color w:val="FF0000"/>
            <w:rPrChange w:id="905" w:author="Luis Fernando Llanos Zavalaga" w:date="2018-07-10T15:06:00Z">
              <w:rPr/>
            </w:rPrChange>
          </w:rPr>
          <w:delText xml:space="preserve"> diseño</w:delText>
        </w:r>
        <w:r w:rsidR="008044EE" w:rsidRPr="00DE6ADF" w:rsidDel="006F7425">
          <w:rPr>
            <w:color w:val="FF0000"/>
            <w:rPrChange w:id="906" w:author="Luis Fernando Llanos Zavalaga" w:date="2018-07-10T15:06:00Z">
              <w:rPr/>
            </w:rPrChange>
          </w:rPr>
          <w:delText xml:space="preserve"> del prototipo</w:delText>
        </w:r>
        <w:r w:rsidR="006305D4" w:rsidRPr="00DE6ADF" w:rsidDel="006F7425">
          <w:rPr>
            <w:color w:val="FF0000"/>
            <w:rPrChange w:id="907" w:author="Luis Fernando Llanos Zavalaga" w:date="2018-07-10T15:06:00Z">
              <w:rPr/>
            </w:rPrChange>
          </w:rPr>
          <w:delText xml:space="preserve"> de un producto tecnológico</w:delText>
        </w:r>
        <w:r w:rsidRPr="00DE6ADF" w:rsidDel="006F7425">
          <w:rPr>
            <w:color w:val="FF0000"/>
            <w:rPrChange w:id="908" w:author="Luis Fernando Llanos Zavalaga" w:date="2018-07-10T15:06:00Z">
              <w:rPr/>
            </w:rPrChange>
          </w:rPr>
          <w:delText xml:space="preserve"> mediante pruebas dirigidas a </w:delText>
        </w:r>
      </w:del>
      <w:del w:id="909" w:author="Regina Casanova" w:date="2018-06-15T15:17:00Z">
        <w:r w:rsidRPr="00DE6ADF" w:rsidDel="0065488F">
          <w:rPr>
            <w:color w:val="FF0000"/>
            <w:rPrChange w:id="910" w:author="Luis Fernando Llanos Zavalaga" w:date="2018-07-10T15:06:00Z">
              <w:rPr/>
            </w:rPrChange>
          </w:rPr>
          <w:delText>l</w:delText>
        </w:r>
        <w:r w:rsidR="008044EE" w:rsidRPr="00DE6ADF" w:rsidDel="0065488F">
          <w:rPr>
            <w:color w:val="FF0000"/>
            <w:rPrChange w:id="911" w:author="Luis Fernando Llanos Zavalaga" w:date="2018-07-10T15:06:00Z">
              <w:rPr/>
            </w:rPrChange>
          </w:rPr>
          <w:delText>os</w:delText>
        </w:r>
      </w:del>
      <w:del w:id="912" w:author="Regina Casanova" w:date="2018-07-07T15:30:00Z">
        <w:r w:rsidR="008044EE" w:rsidRPr="00DE6ADF" w:rsidDel="006F7425">
          <w:rPr>
            <w:color w:val="FF0000"/>
            <w:rPrChange w:id="913" w:author="Luis Fernando Llanos Zavalaga" w:date="2018-07-10T15:06:00Z">
              <w:rPr/>
            </w:rPrChange>
          </w:rPr>
          <w:delText xml:space="preserve"> </w:delText>
        </w:r>
        <w:r w:rsidR="006305D4" w:rsidRPr="00DE6ADF" w:rsidDel="006F7425">
          <w:rPr>
            <w:color w:val="FF0000"/>
            <w:rPrChange w:id="914" w:author="Luis Fernando Llanos Zavalaga" w:date="2018-07-10T15:06:00Z">
              <w:rPr/>
            </w:rPrChange>
          </w:rPr>
          <w:delText>usuarios</w:delText>
        </w:r>
        <w:r w:rsidR="008044EE" w:rsidRPr="00DE6ADF" w:rsidDel="006F7425">
          <w:rPr>
            <w:color w:val="FF0000"/>
            <w:rPrChange w:id="915" w:author="Luis Fernando Llanos Zavalaga" w:date="2018-07-10T15:06:00Z">
              <w:rPr/>
            </w:rPrChange>
          </w:rPr>
          <w:delText xml:space="preserve"> final</w:delText>
        </w:r>
        <w:r w:rsidR="0065488F" w:rsidRPr="00DE6ADF" w:rsidDel="006F7425">
          <w:rPr>
            <w:color w:val="FF0000"/>
            <w:rPrChange w:id="916" w:author="Luis Fernando Llanos Zavalaga" w:date="2018-07-10T15:06:00Z">
              <w:rPr/>
            </w:rPrChange>
          </w:rPr>
          <w:delText xml:space="preserve">es </w:delText>
        </w:r>
      </w:del>
      <w:del w:id="917" w:author="Regina Casanova" w:date="2018-06-15T15:17:00Z">
        <w:r w:rsidR="008044EE" w:rsidRPr="00DE6ADF" w:rsidDel="0065488F">
          <w:rPr>
            <w:color w:val="FF0000"/>
            <w:rPrChange w:id="918" w:author="Luis Fernando Llanos Zavalaga" w:date="2018-07-10T15:06:00Z">
              <w:rPr/>
            </w:rPrChange>
          </w:rPr>
          <w:delText>es</w:delText>
        </w:r>
        <w:r w:rsidR="006305D4" w:rsidRPr="00DE6ADF" w:rsidDel="0065488F">
          <w:rPr>
            <w:color w:val="FF0000"/>
            <w:rPrChange w:id="919" w:author="Luis Fernando Llanos Zavalaga" w:date="2018-07-10T15:06:00Z">
              <w:rPr/>
            </w:rPrChange>
          </w:rPr>
          <w:delText xml:space="preserve"> del sistema</w:delText>
        </w:r>
      </w:del>
      <w:del w:id="920" w:author="Regina Casanova" w:date="2018-07-07T15:30:00Z">
        <w:r w:rsidR="006305D4" w:rsidRPr="00DE6ADF" w:rsidDel="006F7425">
          <w:rPr>
            <w:color w:val="FF0000"/>
            <w:rPrChange w:id="921" w:author="Luis Fernando Llanos Zavalaga" w:date="2018-07-10T15:06:00Z">
              <w:rPr/>
            </w:rPrChange>
          </w:rPr>
          <w:delText xml:space="preserve">. </w:delText>
        </w:r>
      </w:del>
    </w:p>
    <w:p w14:paraId="14109D61" w14:textId="76625255" w:rsidR="00704DCF" w:rsidRPr="00DE6ADF" w:rsidDel="006F7425" w:rsidRDefault="00A12DD0">
      <w:pPr>
        <w:pStyle w:val="Texto"/>
        <w:rPr>
          <w:del w:id="922" w:author="Regina Casanova" w:date="2018-07-07T15:30:00Z"/>
          <w:color w:val="FF0000"/>
          <w:lang w:val="es-PE"/>
          <w:rPrChange w:id="923" w:author="Luis Fernando Llanos Zavalaga" w:date="2018-07-10T15:06:00Z">
            <w:rPr>
              <w:del w:id="924" w:author="Regina Casanova" w:date="2018-07-07T15:30:00Z"/>
              <w:lang w:val="es-PE"/>
            </w:rPr>
          </w:rPrChange>
        </w:rPr>
        <w:pPrChange w:id="925" w:author="Regina Casanova" w:date="2018-07-07T15:41:00Z">
          <w:pPr>
            <w:pStyle w:val="Ttulo2"/>
          </w:pPr>
        </w:pPrChange>
      </w:pPr>
      <w:bookmarkStart w:id="926" w:name="_Toc511166297"/>
      <w:del w:id="927" w:author="Regina Casanova" w:date="2018-07-07T15:30:00Z">
        <w:r w:rsidRPr="00DE6ADF" w:rsidDel="006F7425">
          <w:rPr>
            <w:color w:val="FF0000"/>
            <w:lang w:val="es-PE"/>
            <w:rPrChange w:id="928" w:author="Luis Fernando Llanos Zavalaga" w:date="2018-07-10T15:06:00Z">
              <w:rPr>
                <w:b w:val="0"/>
                <w:lang w:val="es-PE"/>
              </w:rPr>
            </w:rPrChange>
          </w:rPr>
          <w:delText>Población</w:delText>
        </w:r>
        <w:bookmarkEnd w:id="926"/>
      </w:del>
    </w:p>
    <w:p w14:paraId="5C724D95" w14:textId="11689DEB" w:rsidR="00704DCF" w:rsidRPr="00DE6ADF" w:rsidDel="006F7425" w:rsidRDefault="00704DCF">
      <w:pPr>
        <w:pStyle w:val="Texto"/>
        <w:rPr>
          <w:del w:id="929" w:author="Regina Casanova" w:date="2018-07-07T15:30:00Z"/>
          <w:color w:val="FF0000"/>
          <w:rPrChange w:id="930" w:author="Luis Fernando Llanos Zavalaga" w:date="2018-07-10T15:06:00Z">
            <w:rPr>
              <w:del w:id="931" w:author="Regina Casanova" w:date="2018-07-07T15:30:00Z"/>
            </w:rPr>
          </w:rPrChange>
        </w:rPr>
      </w:pPr>
      <w:del w:id="932" w:author="Regina Casanova" w:date="2018-07-07T15:30:00Z">
        <w:r w:rsidRPr="00DE6ADF" w:rsidDel="006F7425">
          <w:rPr>
            <w:color w:val="FF0000"/>
            <w:rPrChange w:id="933" w:author="Luis Fernando Llanos Zavalaga" w:date="2018-07-10T15:06:00Z">
              <w:rPr/>
            </w:rPrChange>
          </w:rPr>
          <w:delText>La població</w:delText>
        </w:r>
        <w:r w:rsidR="004665A1" w:rsidRPr="00DE6ADF" w:rsidDel="006F7425">
          <w:rPr>
            <w:color w:val="FF0000"/>
            <w:rPrChange w:id="934" w:author="Luis Fernando Llanos Zavalaga" w:date="2018-07-10T15:06:00Z">
              <w:rPr/>
            </w:rPrChange>
          </w:rPr>
          <w:delText>n en estudio</w:delText>
        </w:r>
        <w:r w:rsidRPr="00DE6ADF" w:rsidDel="006F7425">
          <w:rPr>
            <w:color w:val="FF0000"/>
            <w:rPrChange w:id="935" w:author="Luis Fernando Llanos Zavalaga" w:date="2018-07-10T15:06:00Z">
              <w:rPr/>
            </w:rPrChange>
          </w:rPr>
          <w:delText xml:space="preserve"> se divide en </w:delText>
        </w:r>
        <w:r w:rsidR="00F53309" w:rsidRPr="00DE6ADF" w:rsidDel="006F7425">
          <w:rPr>
            <w:color w:val="FF0000"/>
            <w:rPrChange w:id="936" w:author="Luis Fernando Llanos Zavalaga" w:date="2018-07-10T15:06:00Z">
              <w:rPr/>
            </w:rPrChange>
          </w:rPr>
          <w:delText>tres</w:delText>
        </w:r>
        <w:r w:rsidR="0059544B" w:rsidRPr="00DE6ADF" w:rsidDel="006F7425">
          <w:rPr>
            <w:color w:val="FF0000"/>
            <w:rPrChange w:id="937" w:author="Luis Fernando Llanos Zavalaga" w:date="2018-07-10T15:06:00Z">
              <w:rPr/>
            </w:rPrChange>
          </w:rPr>
          <w:delText xml:space="preserve"> </w:delText>
        </w:r>
        <w:r w:rsidR="0051146D" w:rsidRPr="00DE6ADF" w:rsidDel="006F7425">
          <w:rPr>
            <w:color w:val="FF0000"/>
            <w:rPrChange w:id="938" w:author="Luis Fernando Llanos Zavalaga" w:date="2018-07-10T15:06:00Z">
              <w:rPr/>
            </w:rPrChange>
          </w:rPr>
          <w:delText>tipos</w:delText>
        </w:r>
        <w:r w:rsidRPr="00DE6ADF" w:rsidDel="006F7425">
          <w:rPr>
            <w:color w:val="FF0000"/>
            <w:rPrChange w:id="939" w:author="Luis Fernando Llanos Zavalaga" w:date="2018-07-10T15:06:00Z">
              <w:rPr/>
            </w:rPrChange>
          </w:rPr>
          <w:delText xml:space="preserve"> de usuarios:</w:delText>
        </w:r>
      </w:del>
    </w:p>
    <w:p w14:paraId="28172193" w14:textId="70E7C1D6" w:rsidR="006305D4" w:rsidRPr="00DE6ADF" w:rsidDel="006F7425" w:rsidRDefault="006305D4">
      <w:pPr>
        <w:pStyle w:val="Texto"/>
        <w:rPr>
          <w:del w:id="940" w:author="Regina Casanova" w:date="2018-07-07T15:30:00Z"/>
          <w:color w:val="FF0000"/>
          <w:rPrChange w:id="941" w:author="Luis Fernando Llanos Zavalaga" w:date="2018-07-10T15:06:00Z">
            <w:rPr>
              <w:del w:id="942" w:author="Regina Casanova" w:date="2018-07-07T15:30:00Z"/>
            </w:rPr>
          </w:rPrChange>
        </w:rPr>
        <w:pPrChange w:id="943" w:author="Regina Casanova" w:date="2018-07-07T15:41:00Z">
          <w:pPr>
            <w:pStyle w:val="Texto"/>
            <w:numPr>
              <w:numId w:val="28"/>
            </w:numPr>
            <w:ind w:left="720" w:hanging="360"/>
          </w:pPr>
        </w:pPrChange>
      </w:pPr>
      <w:del w:id="944" w:author="Regina Casanova" w:date="2018-07-07T15:30:00Z">
        <w:r w:rsidRPr="00DE6ADF" w:rsidDel="006F7425">
          <w:rPr>
            <w:color w:val="FF0000"/>
            <w:rPrChange w:id="945" w:author="Luis Fernando Llanos Zavalaga" w:date="2018-07-10T15:06:00Z">
              <w:rPr/>
            </w:rPrChange>
          </w:rPr>
          <w:delText>Per</w:delText>
        </w:r>
        <w:r w:rsidR="008044EE" w:rsidRPr="00DE6ADF" w:rsidDel="006F7425">
          <w:rPr>
            <w:color w:val="FF0000"/>
            <w:rPrChange w:id="946" w:author="Luis Fernando Llanos Zavalaga" w:date="2018-07-10T15:06:00Z">
              <w:rPr/>
            </w:rPrChange>
          </w:rPr>
          <w:delText>sonal Administrativo de SUSALUD.</w:delText>
        </w:r>
      </w:del>
    </w:p>
    <w:p w14:paraId="1A6FD314" w14:textId="31067C44" w:rsidR="006305D4" w:rsidRPr="00DE6ADF" w:rsidDel="006F7425" w:rsidRDefault="008044EE">
      <w:pPr>
        <w:pStyle w:val="Texto"/>
        <w:rPr>
          <w:del w:id="947" w:author="Regina Casanova" w:date="2018-07-07T15:30:00Z"/>
          <w:color w:val="FF0000"/>
          <w:rPrChange w:id="948" w:author="Luis Fernando Llanos Zavalaga" w:date="2018-07-10T15:06:00Z">
            <w:rPr>
              <w:del w:id="949" w:author="Regina Casanova" w:date="2018-07-07T15:30:00Z"/>
            </w:rPr>
          </w:rPrChange>
        </w:rPr>
        <w:pPrChange w:id="950" w:author="Regina Casanova" w:date="2018-07-07T15:41:00Z">
          <w:pPr>
            <w:pStyle w:val="Texto"/>
            <w:numPr>
              <w:numId w:val="28"/>
            </w:numPr>
            <w:ind w:left="720" w:hanging="360"/>
          </w:pPr>
        </w:pPrChange>
      </w:pPr>
      <w:del w:id="951" w:author="Regina Casanova" w:date="2018-07-07T15:30:00Z">
        <w:r w:rsidRPr="00DE6ADF" w:rsidDel="006F7425">
          <w:rPr>
            <w:color w:val="FF0000"/>
            <w:rPrChange w:id="952" w:author="Luis Fernando Llanos Zavalaga" w:date="2018-07-10T15:06:00Z">
              <w:rPr/>
            </w:rPrChange>
          </w:rPr>
          <w:delText>Gestores</w:delText>
        </w:r>
        <w:r w:rsidR="006305D4" w:rsidRPr="00DE6ADF" w:rsidDel="006F7425">
          <w:rPr>
            <w:color w:val="FF0000"/>
            <w:rPrChange w:id="953" w:author="Luis Fernando Llanos Zavalaga" w:date="2018-07-10T15:06:00Z">
              <w:rPr/>
            </w:rPrChange>
          </w:rPr>
          <w:delText xml:space="preserve"> de IPRESS</w:delText>
        </w:r>
        <w:r w:rsidRPr="00DE6ADF" w:rsidDel="006F7425">
          <w:rPr>
            <w:color w:val="FF0000"/>
            <w:rPrChange w:id="954" w:author="Luis Fernando Llanos Zavalaga" w:date="2018-07-10T15:06:00Z">
              <w:rPr/>
            </w:rPrChange>
          </w:rPr>
          <w:delText>.</w:delText>
        </w:r>
      </w:del>
    </w:p>
    <w:p w14:paraId="06042FD9" w14:textId="66413005" w:rsidR="002F42CB" w:rsidRPr="00DE6ADF" w:rsidDel="006F7425" w:rsidRDefault="004665A1">
      <w:pPr>
        <w:pStyle w:val="Texto"/>
        <w:rPr>
          <w:del w:id="955" w:author="Regina Casanova" w:date="2018-07-07T15:30:00Z"/>
          <w:color w:val="FF0000"/>
          <w:rPrChange w:id="956" w:author="Luis Fernando Llanos Zavalaga" w:date="2018-07-10T15:06:00Z">
            <w:rPr>
              <w:del w:id="957" w:author="Regina Casanova" w:date="2018-07-07T15:30:00Z"/>
            </w:rPr>
          </w:rPrChange>
        </w:rPr>
        <w:pPrChange w:id="958" w:author="Regina Casanova" w:date="2018-07-07T15:41:00Z">
          <w:pPr>
            <w:pStyle w:val="Texto"/>
            <w:numPr>
              <w:numId w:val="28"/>
            </w:numPr>
            <w:ind w:left="720" w:hanging="360"/>
          </w:pPr>
        </w:pPrChange>
      </w:pPr>
      <w:del w:id="959" w:author="Regina Casanova" w:date="2018-07-07T15:30:00Z">
        <w:r w:rsidRPr="00DE6ADF" w:rsidDel="006F7425">
          <w:rPr>
            <w:color w:val="FF0000"/>
            <w:rPrChange w:id="960" w:author="Luis Fernando Llanos Zavalaga" w:date="2018-07-10T15:06:00Z">
              <w:rPr/>
            </w:rPrChange>
          </w:rPr>
          <w:delText>Ciudadanos peruanos que puedan presentar</w:delText>
        </w:r>
        <w:r w:rsidR="0051146D" w:rsidRPr="00DE6ADF" w:rsidDel="006F7425">
          <w:rPr>
            <w:color w:val="FF0000"/>
            <w:rPrChange w:id="961" w:author="Luis Fernando Llanos Zavalaga" w:date="2018-07-10T15:06:00Z">
              <w:rPr/>
            </w:rPrChange>
          </w:rPr>
          <w:delText xml:space="preserve"> reclamos</w:delText>
        </w:r>
        <w:r w:rsidR="008044EE" w:rsidRPr="00DE6ADF" w:rsidDel="006F7425">
          <w:rPr>
            <w:color w:val="FF0000"/>
            <w:rPrChange w:id="962" w:author="Luis Fernando Llanos Zavalaga" w:date="2018-07-10T15:06:00Z">
              <w:rPr/>
            </w:rPrChange>
          </w:rPr>
          <w:delText>.</w:delText>
        </w:r>
      </w:del>
    </w:p>
    <w:p w14:paraId="13365756" w14:textId="75635D8E" w:rsidR="00AD62EA" w:rsidRPr="00DE6ADF" w:rsidDel="006F7425" w:rsidRDefault="00A12DD0">
      <w:pPr>
        <w:pStyle w:val="Texto"/>
        <w:rPr>
          <w:del w:id="963" w:author="Regina Casanova" w:date="2018-07-07T15:30:00Z"/>
          <w:color w:val="FF0000"/>
          <w:lang w:val="es-PE"/>
          <w:rPrChange w:id="964" w:author="Luis Fernando Llanos Zavalaga" w:date="2018-07-10T15:06:00Z">
            <w:rPr>
              <w:del w:id="965" w:author="Regina Casanova" w:date="2018-07-07T15:30:00Z"/>
              <w:lang w:val="es-PE"/>
            </w:rPr>
          </w:rPrChange>
        </w:rPr>
        <w:pPrChange w:id="966" w:author="Regina Casanova" w:date="2018-07-07T15:41:00Z">
          <w:pPr>
            <w:pStyle w:val="Ttulo2"/>
          </w:pPr>
        </w:pPrChange>
      </w:pPr>
      <w:bookmarkStart w:id="967" w:name="_Toc511166298"/>
      <w:del w:id="968" w:author="Regina Casanova" w:date="2018-07-07T15:30:00Z">
        <w:r w:rsidRPr="00DE6ADF" w:rsidDel="006F7425">
          <w:rPr>
            <w:color w:val="FF0000"/>
            <w:lang w:val="es-PE"/>
            <w:rPrChange w:id="969" w:author="Luis Fernando Llanos Zavalaga" w:date="2018-07-10T15:06:00Z">
              <w:rPr>
                <w:b w:val="0"/>
                <w:lang w:val="es-PE"/>
              </w:rPr>
            </w:rPrChange>
          </w:rPr>
          <w:delText>Muestr</w:delText>
        </w:r>
        <w:r w:rsidR="00FB6147" w:rsidRPr="00DE6ADF" w:rsidDel="006F7425">
          <w:rPr>
            <w:color w:val="FF0000"/>
            <w:lang w:val="es-PE"/>
            <w:rPrChange w:id="970" w:author="Luis Fernando Llanos Zavalaga" w:date="2018-07-10T15:06:00Z">
              <w:rPr>
                <w:b w:val="0"/>
                <w:lang w:val="es-PE"/>
              </w:rPr>
            </w:rPrChange>
          </w:rPr>
          <w:delText>a</w:delText>
        </w:r>
        <w:bookmarkEnd w:id="967"/>
      </w:del>
    </w:p>
    <w:p w14:paraId="26C14B58" w14:textId="20D92294" w:rsidR="002E5B65" w:rsidRPr="00DE6ADF" w:rsidDel="006F7425" w:rsidRDefault="00C532C1">
      <w:pPr>
        <w:pStyle w:val="Texto"/>
        <w:rPr>
          <w:del w:id="971" w:author="Regina Casanova" w:date="2018-07-07T15:30:00Z"/>
          <w:color w:val="FF0000"/>
          <w:rPrChange w:id="972" w:author="Luis Fernando Llanos Zavalaga" w:date="2018-07-10T15:06:00Z">
            <w:rPr>
              <w:del w:id="973" w:author="Regina Casanova" w:date="2018-07-07T15:30:00Z"/>
            </w:rPr>
          </w:rPrChange>
        </w:rPr>
      </w:pPr>
      <w:del w:id="974" w:author="Regina Casanova" w:date="2018-07-07T15:30:00Z">
        <w:r w:rsidRPr="00DE6ADF" w:rsidDel="006F7425">
          <w:rPr>
            <w:color w:val="FF0000"/>
            <w:rPrChange w:id="975" w:author="Luis Fernando Llanos Zavalaga" w:date="2018-07-10T15:06:00Z">
              <w:rPr/>
            </w:rPrChange>
          </w:rPr>
          <w:delText xml:space="preserve">Para este estudio se </w:delText>
        </w:r>
        <w:r w:rsidR="00816A41" w:rsidRPr="00DE6ADF" w:rsidDel="006F7425">
          <w:rPr>
            <w:color w:val="FF0000"/>
            <w:rPrChange w:id="976" w:author="Luis Fernando Llanos Zavalaga" w:date="2018-07-10T15:06:00Z">
              <w:rPr/>
            </w:rPrChange>
          </w:rPr>
          <w:delText xml:space="preserve">programó entrevistas </w:delText>
        </w:r>
        <w:r w:rsidR="0059544B" w:rsidRPr="00DE6ADF" w:rsidDel="006F7425">
          <w:rPr>
            <w:color w:val="FF0000"/>
            <w:rPrChange w:id="977" w:author="Luis Fernando Llanos Zavalaga" w:date="2018-07-10T15:06:00Z">
              <w:rPr/>
            </w:rPrChange>
          </w:rPr>
          <w:delText xml:space="preserve">con </w:delText>
        </w:r>
        <w:r w:rsidR="007E3601" w:rsidRPr="00DE6ADF" w:rsidDel="006F7425">
          <w:rPr>
            <w:color w:val="FF0000"/>
            <w:rPrChange w:id="978" w:author="Luis Fernando Llanos Zavalaga" w:date="2018-07-10T15:06:00Z">
              <w:rPr/>
            </w:rPrChange>
          </w:rPr>
          <w:delText>por lo menos</w:delText>
        </w:r>
        <w:r w:rsidRPr="00DE6ADF" w:rsidDel="006F7425">
          <w:rPr>
            <w:color w:val="FF0000"/>
            <w:rPrChange w:id="979" w:author="Luis Fernando Llanos Zavalaga" w:date="2018-07-10T15:06:00Z">
              <w:rPr/>
            </w:rPrChange>
          </w:rPr>
          <w:delText xml:space="preserve"> tres personas </w:delText>
        </w:r>
        <w:r w:rsidR="00816A41" w:rsidRPr="00DE6ADF" w:rsidDel="006F7425">
          <w:rPr>
            <w:color w:val="FF0000"/>
            <w:rPrChange w:id="980" w:author="Luis Fernando Llanos Zavalaga" w:date="2018-07-10T15:06:00Z">
              <w:rPr/>
            </w:rPrChange>
          </w:rPr>
          <w:delText xml:space="preserve">de </w:delText>
        </w:r>
        <w:r w:rsidRPr="00DE6ADF" w:rsidDel="006F7425">
          <w:rPr>
            <w:color w:val="FF0000"/>
            <w:rPrChange w:id="981" w:author="Luis Fernando Llanos Zavalaga" w:date="2018-07-10T15:06:00Z">
              <w:rPr/>
            </w:rPrChange>
          </w:rPr>
          <w:delText xml:space="preserve">cada </w:delText>
        </w:r>
        <w:r w:rsidR="0086507C" w:rsidRPr="00DE6ADF" w:rsidDel="006F7425">
          <w:rPr>
            <w:color w:val="FF0000"/>
            <w:rPrChange w:id="982" w:author="Luis Fernando Llanos Zavalaga" w:date="2018-07-10T15:06:00Z">
              <w:rPr/>
            </w:rPrChange>
          </w:rPr>
          <w:delText>uno de los tres</w:delText>
        </w:r>
        <w:r w:rsidR="0059544B" w:rsidRPr="00DE6ADF" w:rsidDel="006F7425">
          <w:rPr>
            <w:color w:val="FF0000"/>
            <w:rPrChange w:id="983" w:author="Luis Fernando Llanos Zavalaga" w:date="2018-07-10T15:06:00Z">
              <w:rPr/>
            </w:rPrChange>
          </w:rPr>
          <w:delText xml:space="preserve"> </w:delText>
        </w:r>
        <w:r w:rsidRPr="00DE6ADF" w:rsidDel="006F7425">
          <w:rPr>
            <w:color w:val="FF0000"/>
            <w:rPrChange w:id="984" w:author="Luis Fernando Llanos Zavalaga" w:date="2018-07-10T15:06:00Z">
              <w:rPr/>
            </w:rPrChange>
          </w:rPr>
          <w:delText>tipo</w:delText>
        </w:r>
        <w:r w:rsidR="00043E74" w:rsidRPr="00DE6ADF" w:rsidDel="006F7425">
          <w:rPr>
            <w:color w:val="FF0000"/>
            <w:rPrChange w:id="985" w:author="Luis Fernando Llanos Zavalaga" w:date="2018-07-10T15:06:00Z">
              <w:rPr/>
            </w:rPrChange>
          </w:rPr>
          <w:delText>s</w:delText>
        </w:r>
        <w:r w:rsidRPr="00DE6ADF" w:rsidDel="006F7425">
          <w:rPr>
            <w:color w:val="FF0000"/>
            <w:rPrChange w:id="986" w:author="Luis Fernando Llanos Zavalaga" w:date="2018-07-10T15:06:00Z">
              <w:rPr/>
            </w:rPrChange>
          </w:rPr>
          <w:delText xml:space="preserve"> de usuario </w:delText>
        </w:r>
        <w:r w:rsidR="00043E74" w:rsidRPr="00DE6ADF" w:rsidDel="006F7425">
          <w:rPr>
            <w:color w:val="FF0000"/>
            <w:rPrChange w:id="987" w:author="Luis Fernando Llanos Zavalaga" w:date="2018-07-10T15:06:00Z">
              <w:rPr/>
            </w:rPrChange>
          </w:rPr>
          <w:delText>descritos</w:delText>
        </w:r>
        <w:r w:rsidRPr="00DE6ADF" w:rsidDel="006F7425">
          <w:rPr>
            <w:color w:val="FF0000"/>
            <w:rPrChange w:id="988" w:author="Luis Fernando Llanos Zavalaga" w:date="2018-07-10T15:06:00Z">
              <w:rPr/>
            </w:rPrChange>
          </w:rPr>
          <w:delText>.</w:delText>
        </w:r>
        <w:r w:rsidR="00F73463" w:rsidRPr="00DE6ADF" w:rsidDel="006F7425">
          <w:rPr>
            <w:color w:val="FF0000"/>
            <w:rPrChange w:id="989" w:author="Luis Fernando Llanos Zavalaga" w:date="2018-07-10T15:06:00Z">
              <w:rPr/>
            </w:rPrChange>
          </w:rPr>
          <w:delText xml:space="preserve"> L</w:delText>
        </w:r>
        <w:r w:rsidR="002973BF" w:rsidRPr="00DE6ADF" w:rsidDel="006F7425">
          <w:rPr>
            <w:color w:val="FF0000"/>
            <w:rPrChange w:id="990" w:author="Luis Fernando Llanos Zavalaga" w:date="2018-07-10T15:06:00Z">
              <w:rPr/>
            </w:rPrChange>
          </w:rPr>
          <w:delText>a muestra de</w:delText>
        </w:r>
        <w:r w:rsidR="00F73463" w:rsidRPr="00DE6ADF" w:rsidDel="006F7425">
          <w:rPr>
            <w:color w:val="FF0000"/>
            <w:rPrChange w:id="991" w:author="Luis Fernando Llanos Zavalaga" w:date="2018-07-10T15:06:00Z">
              <w:rPr/>
            </w:rPrChange>
          </w:rPr>
          <w:delText xml:space="preserve"> ciudadanos entrevistados en la fase exploratoria </w:delText>
        </w:r>
        <w:r w:rsidR="002973BF" w:rsidRPr="00DE6ADF" w:rsidDel="006F7425">
          <w:rPr>
            <w:color w:val="FF0000"/>
            <w:rPrChange w:id="992" w:author="Luis Fernando Llanos Zavalaga" w:date="2018-07-10T15:06:00Z">
              <w:rPr/>
            </w:rPrChange>
          </w:rPr>
          <w:delText xml:space="preserve">fue independiente de la muestra para </w:delText>
        </w:r>
        <w:r w:rsidR="00F73463" w:rsidRPr="00DE6ADF" w:rsidDel="006F7425">
          <w:rPr>
            <w:color w:val="FF0000"/>
            <w:rPrChange w:id="993" w:author="Luis Fernando Llanos Zavalaga" w:date="2018-07-10T15:06:00Z">
              <w:rPr/>
            </w:rPrChange>
          </w:rPr>
          <w:delText xml:space="preserve">la fase de </w:delText>
        </w:r>
        <w:r w:rsidR="002973BF" w:rsidRPr="00DE6ADF" w:rsidDel="006F7425">
          <w:rPr>
            <w:color w:val="FF0000"/>
            <w:rPrChange w:id="994" w:author="Luis Fernando Llanos Zavalaga" w:date="2018-07-10T15:06:00Z">
              <w:rPr/>
            </w:rPrChange>
          </w:rPr>
          <w:delText>evaluación</w:delText>
        </w:r>
        <w:r w:rsidR="002D03F7" w:rsidRPr="00DE6ADF" w:rsidDel="006F7425">
          <w:rPr>
            <w:color w:val="FF0000"/>
            <w:rPrChange w:id="995" w:author="Luis Fernando Llanos Zavalaga" w:date="2018-07-10T15:06:00Z">
              <w:rPr/>
            </w:rPrChange>
          </w:rPr>
          <w:delText xml:space="preserve"> ya que la totalidad de personas entre</w:delText>
        </w:r>
        <w:r w:rsidR="008044EE" w:rsidRPr="00DE6ADF" w:rsidDel="006F7425">
          <w:rPr>
            <w:color w:val="FF0000"/>
            <w:rPrChange w:id="996" w:author="Luis Fernando Llanos Zavalaga" w:date="2018-07-10T15:06:00Z">
              <w:rPr/>
            </w:rPrChange>
          </w:rPr>
          <w:delText>vistadas en la fase exploratoria</w:delText>
        </w:r>
        <w:r w:rsidR="002D03F7" w:rsidRPr="00DE6ADF" w:rsidDel="006F7425">
          <w:rPr>
            <w:color w:val="FF0000"/>
            <w:rPrChange w:id="997" w:author="Luis Fernando Llanos Zavalaga" w:date="2018-07-10T15:06:00Z">
              <w:rPr/>
            </w:rPrChange>
          </w:rPr>
          <w:delText xml:space="preserve"> no se encontraban disponibles para la fase de evaluació</w:delText>
        </w:r>
        <w:r w:rsidR="00BA09FC" w:rsidRPr="00DE6ADF" w:rsidDel="006F7425">
          <w:rPr>
            <w:color w:val="FF0000"/>
            <w:rPrChange w:id="998" w:author="Luis Fernando Llanos Zavalaga" w:date="2018-07-10T15:06:00Z">
              <w:rPr/>
            </w:rPrChange>
          </w:rPr>
          <w:delText xml:space="preserve">n. </w:delText>
        </w:r>
        <w:r w:rsidR="0086507C" w:rsidRPr="00DE6ADF" w:rsidDel="006F7425">
          <w:rPr>
            <w:color w:val="FF0000"/>
            <w:rPrChange w:id="999" w:author="Luis Fernando Llanos Zavalaga" w:date="2018-07-10T15:06:00Z">
              <w:rPr/>
            </w:rPrChange>
          </w:rPr>
          <w:delText>Tanto e</w:delText>
        </w:r>
        <w:r w:rsidR="00BA09FC" w:rsidRPr="00DE6ADF" w:rsidDel="006F7425">
          <w:rPr>
            <w:color w:val="FF0000"/>
            <w:rPrChange w:id="1000" w:author="Luis Fernando Llanos Zavalaga" w:date="2018-07-10T15:06:00Z">
              <w:rPr/>
            </w:rPrChange>
          </w:rPr>
          <w:delText>n</w:delText>
        </w:r>
        <w:r w:rsidR="002D03F7" w:rsidRPr="00DE6ADF" w:rsidDel="006F7425">
          <w:rPr>
            <w:color w:val="FF0000"/>
            <w:rPrChange w:id="1001" w:author="Luis Fernando Llanos Zavalaga" w:date="2018-07-10T15:06:00Z">
              <w:rPr/>
            </w:rPrChange>
          </w:rPr>
          <w:delText xml:space="preserve"> la</w:delText>
        </w:r>
        <w:r w:rsidR="002E5B65" w:rsidRPr="00DE6ADF" w:rsidDel="006F7425">
          <w:rPr>
            <w:color w:val="FF0000"/>
            <w:rPrChange w:id="1002" w:author="Luis Fernando Llanos Zavalaga" w:date="2018-07-10T15:06:00Z">
              <w:rPr/>
            </w:rPrChange>
          </w:rPr>
          <w:delText xml:space="preserve"> fase exploratoria</w:delText>
        </w:r>
        <w:r w:rsidR="0086507C" w:rsidRPr="00DE6ADF" w:rsidDel="006F7425">
          <w:rPr>
            <w:color w:val="FF0000"/>
            <w:rPrChange w:id="1003" w:author="Luis Fernando Llanos Zavalaga" w:date="2018-07-10T15:06:00Z">
              <w:rPr/>
            </w:rPrChange>
          </w:rPr>
          <w:delText xml:space="preserve"> como en la fase de </w:delText>
        </w:r>
        <w:r w:rsidR="008044EE" w:rsidRPr="00DE6ADF" w:rsidDel="006F7425">
          <w:rPr>
            <w:color w:val="FF0000"/>
            <w:rPrChange w:id="1004" w:author="Luis Fernando Llanos Zavalaga" w:date="2018-07-10T15:06:00Z">
              <w:rPr/>
            </w:rPrChange>
          </w:rPr>
          <w:delText>evaluación</w:delText>
        </w:r>
        <w:r w:rsidR="0086507C" w:rsidRPr="00DE6ADF" w:rsidDel="006F7425">
          <w:rPr>
            <w:color w:val="FF0000"/>
            <w:rPrChange w:id="1005" w:author="Luis Fernando Llanos Zavalaga" w:date="2018-07-10T15:06:00Z">
              <w:rPr/>
            </w:rPrChange>
          </w:rPr>
          <w:delText xml:space="preserve">, y para todos los tipos de usuarios se </w:delText>
        </w:r>
        <w:r w:rsidR="00B14113" w:rsidRPr="00DE6ADF" w:rsidDel="006F7425">
          <w:rPr>
            <w:color w:val="FF0000"/>
            <w:rPrChange w:id="1006" w:author="Luis Fernando Llanos Zavalaga" w:date="2018-07-10T15:06:00Z">
              <w:rPr/>
            </w:rPrChange>
          </w:rPr>
          <w:delText>utilizó</w:delText>
        </w:r>
        <w:r w:rsidR="0086507C" w:rsidRPr="00DE6ADF" w:rsidDel="006F7425">
          <w:rPr>
            <w:color w:val="FF0000"/>
            <w:rPrChange w:id="1007" w:author="Luis Fernando Llanos Zavalaga" w:date="2018-07-10T15:06:00Z">
              <w:rPr/>
            </w:rPrChange>
          </w:rPr>
          <w:delText xml:space="preserve"> </w:delText>
        </w:r>
        <w:r w:rsidR="00D15E0F" w:rsidRPr="00DE6ADF" w:rsidDel="006F7425">
          <w:rPr>
            <w:color w:val="FF0000"/>
            <w:rPrChange w:id="1008" w:author="Luis Fernando Llanos Zavalaga" w:date="2018-07-10T15:06:00Z">
              <w:rPr/>
            </w:rPrChange>
          </w:rPr>
          <w:delText>muestreo propositivo</w:delText>
        </w:r>
        <w:r w:rsidR="00B14113" w:rsidRPr="00DE6ADF" w:rsidDel="006F7425">
          <w:rPr>
            <w:color w:val="FF0000"/>
            <w:rPrChange w:id="1009" w:author="Luis Fernando Llanos Zavalaga" w:date="2018-07-10T15:06:00Z">
              <w:rPr/>
            </w:rPrChange>
          </w:rPr>
          <w:delText>.</w:delText>
        </w:r>
      </w:del>
    </w:p>
    <w:p w14:paraId="0CB28AD9" w14:textId="45105E4F" w:rsidR="00B26073" w:rsidRPr="00DE6ADF" w:rsidDel="006F7425" w:rsidRDefault="00B26073">
      <w:pPr>
        <w:pStyle w:val="Texto"/>
        <w:rPr>
          <w:del w:id="1010" w:author="Regina Casanova" w:date="2018-07-07T15:30:00Z"/>
          <w:color w:val="FF0000"/>
          <w:rPrChange w:id="1011" w:author="Luis Fernando Llanos Zavalaga" w:date="2018-07-10T15:06:00Z">
            <w:rPr>
              <w:del w:id="1012" w:author="Regina Casanova" w:date="2018-07-07T15:30:00Z"/>
            </w:rPr>
          </w:rPrChange>
        </w:rPr>
      </w:pPr>
    </w:p>
    <w:p w14:paraId="2CEEA61D" w14:textId="102B4396" w:rsidR="00FB6147" w:rsidRPr="00DE6ADF" w:rsidDel="006F7425" w:rsidRDefault="004C67AC">
      <w:pPr>
        <w:pStyle w:val="Texto"/>
        <w:rPr>
          <w:del w:id="1013" w:author="Regina Casanova" w:date="2018-07-07T15:30:00Z"/>
          <w:color w:val="FF0000"/>
          <w:lang w:val="es-PE"/>
          <w:rPrChange w:id="1014" w:author="Luis Fernando Llanos Zavalaga" w:date="2018-07-10T15:06:00Z">
            <w:rPr>
              <w:del w:id="1015" w:author="Regina Casanova" w:date="2018-07-07T15:30:00Z"/>
              <w:lang w:val="es-PE"/>
            </w:rPr>
          </w:rPrChange>
        </w:rPr>
        <w:pPrChange w:id="1016" w:author="Regina Casanova" w:date="2018-07-07T15:41:00Z">
          <w:pPr>
            <w:pStyle w:val="Ttulo2"/>
          </w:pPr>
        </w:pPrChange>
      </w:pPr>
      <w:bookmarkStart w:id="1017" w:name="_Toc511166299"/>
      <w:del w:id="1018" w:author="Regina Casanova" w:date="2018-07-07T15:30:00Z">
        <w:r w:rsidRPr="00DE6ADF" w:rsidDel="006F7425">
          <w:rPr>
            <w:color w:val="FF0000"/>
            <w:lang w:val="es-PE"/>
            <w:rPrChange w:id="1019" w:author="Luis Fernando Llanos Zavalaga" w:date="2018-07-10T15:06:00Z">
              <w:rPr>
                <w:b w:val="0"/>
                <w:lang w:val="es-PE"/>
              </w:rPr>
            </w:rPrChange>
          </w:rPr>
          <w:delText>Operacionalizació</w:delText>
        </w:r>
        <w:r w:rsidR="00A12DD0" w:rsidRPr="00DE6ADF" w:rsidDel="006F7425">
          <w:rPr>
            <w:color w:val="FF0000"/>
            <w:lang w:val="es-PE"/>
            <w:rPrChange w:id="1020" w:author="Luis Fernando Llanos Zavalaga" w:date="2018-07-10T15:06:00Z">
              <w:rPr>
                <w:b w:val="0"/>
                <w:lang w:val="es-PE"/>
              </w:rPr>
            </w:rPrChange>
          </w:rPr>
          <w:delText>n de variables</w:delText>
        </w:r>
      </w:del>
      <w:bookmarkEnd w:id="1017"/>
      <w:commentRangeEnd w:id="874"/>
      <w:r w:rsidR="00DE6ADF">
        <w:rPr>
          <w:rStyle w:val="Refdecomentario"/>
          <w:rFonts w:cstheme="minorBidi"/>
          <w:b/>
          <w:bCs/>
          <w:lang w:val="es-ES_tradnl"/>
        </w:rPr>
        <w:commentReference w:id="874"/>
      </w:r>
    </w:p>
    <w:tbl>
      <w:tblPr>
        <w:tblStyle w:val="Tabladecuadrcula4-nfasis2"/>
        <w:tblpPr w:leftFromText="142" w:rightFromText="142" w:bottomFromText="567" w:vertAnchor="text" w:tblpY="1"/>
        <w:tblW w:w="8674" w:type="dxa"/>
        <w:tblLayout w:type="fixed"/>
        <w:tblLook w:val="04A0" w:firstRow="1" w:lastRow="0" w:firstColumn="1" w:lastColumn="0" w:noHBand="0" w:noVBand="1"/>
      </w:tblPr>
      <w:tblGrid>
        <w:gridCol w:w="1809"/>
        <w:gridCol w:w="2014"/>
        <w:gridCol w:w="1559"/>
        <w:gridCol w:w="1247"/>
        <w:gridCol w:w="2045"/>
      </w:tblGrid>
      <w:tr w:rsidR="00B14113" w:rsidRPr="00BA156B" w:rsidDel="006F7425" w14:paraId="0FEB3F69" w14:textId="04F0CEC0" w:rsidTr="00547F58">
        <w:trPr>
          <w:cnfStyle w:val="100000000000" w:firstRow="1" w:lastRow="0" w:firstColumn="0" w:lastColumn="0" w:oddVBand="0" w:evenVBand="0" w:oddHBand="0" w:evenHBand="0" w:firstRowFirstColumn="0" w:firstRowLastColumn="0" w:lastRowFirstColumn="0" w:lastRowLastColumn="0"/>
          <w:del w:id="1021"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1B7ACC65" w14:textId="77777777" w:rsidR="005956FA" w:rsidRDefault="005956FA">
            <w:pPr>
              <w:pStyle w:val="Texto"/>
              <w:rPr>
                <w:ins w:id="1022" w:author="Regina Casanova" w:date="2018-07-07T15:42:00Z"/>
              </w:rPr>
              <w:pPrChange w:id="1023" w:author="Regina Casanova" w:date="2018-07-07T15:41:00Z">
                <w:pPr>
                  <w:pStyle w:val="Ttulo2"/>
                  <w:outlineLvl w:val="1"/>
                </w:pPr>
              </w:pPrChange>
            </w:pPr>
          </w:p>
          <w:p w14:paraId="5A677E5A" w14:textId="66CC80D8" w:rsidR="00041C8E" w:rsidRPr="00BA156B" w:rsidDel="006F7425" w:rsidRDefault="00041C8E">
            <w:pPr>
              <w:pStyle w:val="Texto"/>
              <w:rPr>
                <w:del w:id="1024" w:author="Regina Casanova" w:date="2018-07-07T15:30:00Z"/>
              </w:rPr>
              <w:pPrChange w:id="1025" w:author="Regina Casanova" w:date="2018-07-07T15:41:00Z">
                <w:pPr>
                  <w:pStyle w:val="Texto"/>
                  <w:framePr w:hSpace="142" w:wrap="around" w:vAnchor="text" w:hAnchor="text" w:y="1"/>
                </w:pPr>
              </w:pPrChange>
            </w:pPr>
            <w:del w:id="1026" w:author="Regina Casanova" w:date="2018-07-07T15:30:00Z">
              <w:r w:rsidRPr="00BA156B" w:rsidDel="006F7425">
                <w:delText>Nombre de Variable</w:delText>
              </w:r>
            </w:del>
          </w:p>
        </w:tc>
        <w:tc>
          <w:tcPr>
            <w:tcW w:w="2014" w:type="dxa"/>
          </w:tcPr>
          <w:p w14:paraId="4F67180A" w14:textId="4E77D6E1"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27" w:author="Regina Casanova" w:date="2018-07-07T15:30:00Z"/>
              </w:rPr>
              <w:pPrChange w:id="1028"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29" w:author="Regina Casanova" w:date="2018-07-07T15:30:00Z">
              <w:r w:rsidRPr="00BA156B" w:rsidDel="006F7425">
                <w:delText>Descripción</w:delText>
              </w:r>
            </w:del>
          </w:p>
        </w:tc>
        <w:tc>
          <w:tcPr>
            <w:tcW w:w="1559" w:type="dxa"/>
          </w:tcPr>
          <w:p w14:paraId="41120D34" w14:textId="667B4B9B"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30" w:author="Regina Casanova" w:date="2018-07-07T15:30:00Z"/>
              </w:rPr>
              <w:pPrChange w:id="1031"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32" w:author="Regina Casanova" w:date="2018-07-07T15:30:00Z">
              <w:r w:rsidRPr="00BA156B" w:rsidDel="006F7425">
                <w:delText>Tipo de Variable</w:delText>
              </w:r>
            </w:del>
          </w:p>
        </w:tc>
        <w:tc>
          <w:tcPr>
            <w:tcW w:w="1247" w:type="dxa"/>
          </w:tcPr>
          <w:p w14:paraId="6C914800" w14:textId="2310594B"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33" w:author="Regina Casanova" w:date="2018-07-07T15:30:00Z"/>
              </w:rPr>
              <w:pPrChange w:id="1034"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35" w:author="Regina Casanova" w:date="2018-07-07T15:30:00Z">
              <w:r w:rsidRPr="00BA156B" w:rsidDel="006F7425">
                <w:delText>Opciones</w:delText>
              </w:r>
            </w:del>
          </w:p>
        </w:tc>
        <w:tc>
          <w:tcPr>
            <w:tcW w:w="2045" w:type="dxa"/>
          </w:tcPr>
          <w:p w14:paraId="1C84061D" w14:textId="453E5FDF"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36" w:author="Regina Casanova" w:date="2018-07-07T15:30:00Z"/>
              </w:rPr>
              <w:pPrChange w:id="1037"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38" w:author="Regina Casanova" w:date="2018-07-07T15:30:00Z">
              <w:r w:rsidRPr="00BA156B" w:rsidDel="006F7425">
                <w:delText>Fuente de Información</w:delText>
              </w:r>
            </w:del>
          </w:p>
        </w:tc>
      </w:tr>
      <w:tr w:rsidR="00944CD0" w:rsidRPr="00BA156B" w:rsidDel="006F7425" w14:paraId="7E532DA8" w14:textId="7AEA078E" w:rsidTr="008443A9">
        <w:trPr>
          <w:cnfStyle w:val="000000100000" w:firstRow="0" w:lastRow="0" w:firstColumn="0" w:lastColumn="0" w:oddVBand="0" w:evenVBand="0" w:oddHBand="1" w:evenHBand="0" w:firstRowFirstColumn="0" w:firstRowLastColumn="0" w:lastRowFirstColumn="0" w:lastRowLastColumn="0"/>
          <w:del w:id="1039"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4EEC4D73" w14:textId="25383BF9" w:rsidR="00041C8E" w:rsidRPr="00BA156B" w:rsidDel="006F7425" w:rsidRDefault="00041C8E">
            <w:pPr>
              <w:pStyle w:val="Texto"/>
              <w:rPr>
                <w:del w:id="1040" w:author="Regina Casanova" w:date="2018-07-07T15:30:00Z"/>
              </w:rPr>
              <w:pPrChange w:id="1041" w:author="Regina Casanova" w:date="2018-07-07T15:41:00Z">
                <w:pPr>
                  <w:pStyle w:val="Texto"/>
                  <w:framePr w:hSpace="142" w:wrap="around" w:vAnchor="text" w:hAnchor="text" w:y="1"/>
                </w:pPr>
              </w:pPrChange>
            </w:pPr>
            <w:del w:id="1042" w:author="Regina Casanova" w:date="2018-07-07T15:30:00Z">
              <w:r w:rsidRPr="00BA156B" w:rsidDel="006F7425">
                <w:delText>Resolución de Tareas</w:delText>
              </w:r>
            </w:del>
          </w:p>
        </w:tc>
        <w:tc>
          <w:tcPr>
            <w:tcW w:w="2014" w:type="dxa"/>
          </w:tcPr>
          <w:p w14:paraId="5A64185B" w14:textId="4BEF5B77"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1043" w:author="Regina Casanova" w:date="2018-07-07T15:30:00Z"/>
              </w:rPr>
              <w:pPrChange w:id="1044"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45" w:author="Regina Casanova" w:date="2018-07-07T15:30:00Z">
              <w:r w:rsidRPr="00BA156B" w:rsidDel="006F7425">
                <w:delText>El éxito o fracaso del usuario en la resoluc</w:delText>
              </w:r>
              <w:r w:rsidRPr="00BA156B" w:rsidDel="005956FA">
                <w:delText>i</w:delText>
              </w:r>
            </w:del>
            <w:ins w:id="1046" w:author="Regina Casanova" w:date="2018-07-07T15:42:00Z">
              <w:r w:rsidRPr="00BA156B">
                <w:t>ó</w:t>
              </w:r>
            </w:ins>
            <w:del w:id="1047" w:author="Regina Casanova" w:date="2018-07-07T15:30:00Z">
              <w:r w:rsidRPr="00BA156B" w:rsidDel="006F7425">
                <w:delText>n de</w:delText>
              </w:r>
              <w:r w:rsidR="008044EE" w:rsidRPr="00BA156B" w:rsidDel="006F7425">
                <w:delText xml:space="preserve"> ciertas</w:delText>
              </w:r>
              <w:r w:rsidRPr="00BA156B" w:rsidDel="006F7425">
                <w:delText xml:space="preserve"> tarea</w:delText>
              </w:r>
              <w:r w:rsidR="008044EE" w:rsidRPr="00BA156B" w:rsidDel="006F7425">
                <w:delText>s</w:delText>
              </w:r>
              <w:r w:rsidRPr="00BA156B" w:rsidDel="006F7425">
                <w:delText xml:space="preserve"> </w:delText>
              </w:r>
              <w:r w:rsidR="008044EE" w:rsidRPr="00BA156B" w:rsidDel="006F7425">
                <w:delText>específicas a su tipo de usuario</w:delText>
              </w:r>
              <w:r w:rsidR="00B14113" w:rsidRPr="00BA156B" w:rsidDel="006F7425">
                <w:delText xml:space="preserve"> a</w:delText>
              </w:r>
              <w:r w:rsidRPr="00BA156B" w:rsidDel="006F7425">
                <w:delText xml:space="preserve"> realizar</w:delText>
              </w:r>
              <w:r w:rsidR="00B14113" w:rsidRPr="00BA156B" w:rsidDel="006F7425">
                <w:delText>se</w:delText>
              </w:r>
              <w:r w:rsidRPr="00BA156B" w:rsidDel="006F7425">
                <w:delText xml:space="preserve"> </w:delText>
              </w:r>
              <w:r w:rsidR="00B14113" w:rsidRPr="00BA156B" w:rsidDel="006F7425">
                <w:delText>utilizando el prototipo del sistema</w:delText>
              </w:r>
            </w:del>
          </w:p>
        </w:tc>
        <w:tc>
          <w:tcPr>
            <w:tcW w:w="1559" w:type="dxa"/>
          </w:tcPr>
          <w:p w14:paraId="4D074442" w14:textId="3894CD81"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1048" w:author="Regina Casanova" w:date="2018-07-07T15:30:00Z"/>
              </w:rPr>
              <w:pPrChange w:id="1049"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50" w:author="Regina Casanova" w:date="2018-07-07T15:30:00Z">
              <w:r w:rsidRPr="00BA156B" w:rsidDel="006F7425">
                <w:delText>Cualitativa – Dicotómica</w:delText>
              </w:r>
            </w:del>
          </w:p>
        </w:tc>
        <w:tc>
          <w:tcPr>
            <w:tcW w:w="1247" w:type="dxa"/>
          </w:tcPr>
          <w:p w14:paraId="2AD272B7" w14:textId="7908487B" w:rsidR="00041C8E" w:rsidRPr="00BA156B" w:rsidDel="006F7425" w:rsidRDefault="00EE62F8">
            <w:pPr>
              <w:pStyle w:val="Texto"/>
              <w:cnfStyle w:val="000000100000" w:firstRow="0" w:lastRow="0" w:firstColumn="0" w:lastColumn="0" w:oddVBand="0" w:evenVBand="0" w:oddHBand="1" w:evenHBand="0" w:firstRowFirstColumn="0" w:firstRowLastColumn="0" w:lastRowFirstColumn="0" w:lastRowLastColumn="0"/>
              <w:rPr>
                <w:del w:id="1051" w:author="Regina Casanova" w:date="2018-07-07T15:30:00Z"/>
              </w:rPr>
              <w:pPrChange w:id="1052"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53" w:author="Regina Casanova" w:date="2018-07-07T15:30:00Z">
              <w:r w:rsidDel="006F7425">
                <w:delText>Sí</w:delText>
              </w:r>
              <w:r w:rsidR="00041C8E" w:rsidRPr="00BA156B" w:rsidDel="006F7425">
                <w:delText xml:space="preserve"> - No</w:delText>
              </w:r>
            </w:del>
          </w:p>
        </w:tc>
        <w:tc>
          <w:tcPr>
            <w:tcW w:w="2045" w:type="dxa"/>
          </w:tcPr>
          <w:p w14:paraId="6687AF0B" w14:textId="4DD18BB9"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1054" w:author="Regina Casanova" w:date="2018-07-07T15:30:00Z"/>
              </w:rPr>
              <w:pPrChange w:id="1055"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56" w:author="Regina Casanova" w:date="2018-07-07T15:30:00Z">
              <w:r w:rsidRPr="00BA156B" w:rsidDel="006F7425">
                <w:delText>Observación Directa</w:delText>
              </w:r>
            </w:del>
          </w:p>
        </w:tc>
      </w:tr>
      <w:tr w:rsidR="00944CD0" w:rsidRPr="00BA156B" w:rsidDel="006F7425" w14:paraId="027C9570" w14:textId="6CC6996A" w:rsidTr="008443A9">
        <w:trPr>
          <w:del w:id="1057"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F30BA22" w:rsidR="00041C8E" w:rsidRPr="00BA156B" w:rsidDel="006F7425" w:rsidRDefault="00041C8E">
            <w:pPr>
              <w:pStyle w:val="Texto"/>
              <w:rPr>
                <w:del w:id="1058" w:author="Regina Casanova" w:date="2018-07-07T15:30:00Z"/>
              </w:rPr>
              <w:pPrChange w:id="1059" w:author="Regina Casanova" w:date="2018-07-07T15:41:00Z">
                <w:pPr>
                  <w:pStyle w:val="Texto"/>
                  <w:framePr w:hSpace="142" w:wrap="around" w:vAnchor="text" w:hAnchor="text" w:y="1"/>
                </w:pPr>
              </w:pPrChange>
            </w:pPr>
            <w:del w:id="1060" w:author="Regina Casanova" w:date="2018-07-07T15:30:00Z">
              <w:r w:rsidRPr="00BA156B" w:rsidDel="006F7425">
                <w:delText>Comprensión de la interfaz gráfica</w:delText>
              </w:r>
            </w:del>
          </w:p>
        </w:tc>
        <w:tc>
          <w:tcPr>
            <w:tcW w:w="2014" w:type="dxa"/>
          </w:tcPr>
          <w:p w14:paraId="4C1869C1" w14:textId="4AC9CA7D"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61" w:author="Regina Casanova" w:date="2018-07-07T15:30:00Z"/>
              </w:rPr>
              <w:pPrChange w:id="1062"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63" w:author="Regina Casanova" w:date="2018-07-07T15:30:00Z">
              <w:r w:rsidRPr="00BA156B" w:rsidDel="006F7425">
                <w:delText xml:space="preserve">Evaluación de si el usuario </w:delText>
              </w:r>
              <w:r w:rsidR="00B14113" w:rsidRPr="00BA156B" w:rsidDel="006F7425">
                <w:delText>entendió el propósito</w:delText>
              </w:r>
              <w:r w:rsidRPr="00BA156B" w:rsidDel="006F7425">
                <w:delText xml:space="preserve"> de cada pantalla de la interfaz con la que interactuó durante la prueba.</w:delText>
              </w:r>
            </w:del>
          </w:p>
        </w:tc>
        <w:tc>
          <w:tcPr>
            <w:tcW w:w="1559" w:type="dxa"/>
          </w:tcPr>
          <w:p w14:paraId="5F9DF25E" w14:textId="0CC974BD"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64" w:author="Regina Casanova" w:date="2018-07-07T15:30:00Z"/>
              </w:rPr>
              <w:pPrChange w:id="1065"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66" w:author="Regina Casanova" w:date="2018-07-07T15:30:00Z">
              <w:r w:rsidRPr="00BA156B" w:rsidDel="006F7425">
                <w:delText>Cualitativa - Dicotómica</w:delText>
              </w:r>
            </w:del>
          </w:p>
        </w:tc>
        <w:tc>
          <w:tcPr>
            <w:tcW w:w="1247" w:type="dxa"/>
          </w:tcPr>
          <w:p w14:paraId="4967F782" w14:textId="6068557D" w:rsidR="00041C8E" w:rsidRPr="00BA156B" w:rsidDel="006F7425" w:rsidRDefault="00EE62F8">
            <w:pPr>
              <w:pStyle w:val="Texto"/>
              <w:cnfStyle w:val="000000000000" w:firstRow="0" w:lastRow="0" w:firstColumn="0" w:lastColumn="0" w:oddVBand="0" w:evenVBand="0" w:oddHBand="0" w:evenHBand="0" w:firstRowFirstColumn="0" w:firstRowLastColumn="0" w:lastRowFirstColumn="0" w:lastRowLastColumn="0"/>
              <w:rPr>
                <w:del w:id="1067" w:author="Regina Casanova" w:date="2018-07-07T15:30:00Z"/>
              </w:rPr>
              <w:pPrChange w:id="1068"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69" w:author="Regina Casanova" w:date="2018-07-07T15:30:00Z">
              <w:r w:rsidDel="006F7425">
                <w:delText>Sí</w:delText>
              </w:r>
              <w:r w:rsidR="00041C8E" w:rsidRPr="00BA156B" w:rsidDel="006F7425">
                <w:delText xml:space="preserve"> - No</w:delText>
              </w:r>
            </w:del>
          </w:p>
        </w:tc>
        <w:tc>
          <w:tcPr>
            <w:tcW w:w="2045" w:type="dxa"/>
          </w:tcPr>
          <w:p w14:paraId="348F1DA1" w14:textId="1DA48BFB" w:rsidR="00041C8E" w:rsidRPr="00625BCC"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70" w:author="Regina Casanova" w:date="2018-07-07T15:30:00Z"/>
              </w:rPr>
              <w:pPrChange w:id="1071"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72" w:author="Regina Casanova" w:date="2018-07-07T15:30:00Z">
              <w:r w:rsidRPr="00625BCC" w:rsidDel="006F7425">
                <w:delText xml:space="preserve">Guía Estructurada de Entrevista a Profundidad para usuarios finales Nº2 </w:delText>
              </w:r>
            </w:del>
          </w:p>
          <w:p w14:paraId="71707670" w14:textId="4C9AE16B"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73" w:author="Regina Casanova" w:date="2018-07-07T15:30:00Z"/>
              </w:rPr>
              <w:pPrChange w:id="1074"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p>
        </w:tc>
      </w:tr>
    </w:tbl>
    <w:p w14:paraId="6AF5491B" w14:textId="58FD22C8" w:rsidR="00000DBF" w:rsidRPr="00B26073" w:rsidDel="006F7425" w:rsidRDefault="00A12DD0">
      <w:pPr>
        <w:pStyle w:val="Texto"/>
        <w:rPr>
          <w:del w:id="1075" w:author="Regina Casanova" w:date="2018-07-07T15:30:00Z"/>
          <w:lang w:val="es-PE"/>
        </w:rPr>
        <w:pPrChange w:id="1076" w:author="Regina Casanova" w:date="2018-07-07T15:41:00Z">
          <w:pPr>
            <w:pStyle w:val="Ttulo2"/>
          </w:pPr>
        </w:pPrChange>
      </w:pPr>
      <w:bookmarkStart w:id="1077" w:name="_Toc511166300"/>
      <w:del w:id="1078" w:author="Regina Casanova" w:date="2018-07-07T15:30:00Z">
        <w:r w:rsidRPr="00BA156B" w:rsidDel="006F7425">
          <w:rPr>
            <w:lang w:val="es-PE"/>
          </w:rPr>
          <w:delText>Procedimientos y técnicas</w:delText>
        </w:r>
        <w:bookmarkEnd w:id="1077"/>
      </w:del>
    </w:p>
    <w:p w14:paraId="5F028996" w14:textId="75B2449E" w:rsidR="0053122A" w:rsidRPr="00BA156B" w:rsidDel="006F7425" w:rsidRDefault="0053122A">
      <w:pPr>
        <w:pStyle w:val="Texto"/>
        <w:rPr>
          <w:del w:id="1079" w:author="Regina Casanova" w:date="2018-07-07T15:30:00Z"/>
          <w:lang w:val="es-PE"/>
        </w:rPr>
        <w:pPrChange w:id="1080" w:author="Regina Casanova" w:date="2018-07-07T15:41:00Z">
          <w:pPr>
            <w:pStyle w:val="Ttulo3"/>
            <w:numPr>
              <w:ilvl w:val="0"/>
              <w:numId w:val="6"/>
            </w:numPr>
            <w:ind w:left="1440" w:hanging="360"/>
          </w:pPr>
        </w:pPrChange>
      </w:pPr>
      <w:bookmarkStart w:id="1081" w:name="_Toc511166301"/>
      <w:del w:id="1082" w:author="Regina Casanova" w:date="2018-07-07T15:30:00Z">
        <w:r w:rsidRPr="00BA156B" w:rsidDel="006F7425">
          <w:rPr>
            <w:lang w:val="es-PE"/>
          </w:rPr>
          <w:delText>Investigación de usuarios</w:delText>
        </w:r>
        <w:bookmarkEnd w:id="1081"/>
      </w:del>
    </w:p>
    <w:p w14:paraId="664FCF1E" w14:textId="37E3A6F7" w:rsidR="00A0375B" w:rsidRPr="00B26073" w:rsidDel="006F7425" w:rsidRDefault="00EE62F8">
      <w:pPr>
        <w:pStyle w:val="Texto"/>
        <w:rPr>
          <w:del w:id="1083" w:author="Regina Casanova" w:date="2018-07-07T15:30:00Z"/>
        </w:rPr>
      </w:pPr>
      <w:del w:id="1084" w:author="Regina Casanova" w:date="2018-07-07T15:30:00Z">
        <w:r w:rsidDel="006F7425">
          <w:delText>Lo primero que se realizó</w:delText>
        </w:r>
        <w:r w:rsidR="008044EE" w:rsidRPr="00BA156B" w:rsidDel="006F7425">
          <w:delText xml:space="preserve"> fue l</w:delText>
        </w:r>
        <w:r w:rsidR="0053122A" w:rsidRPr="00BA156B" w:rsidDel="006F7425">
          <w:delText>a invest</w:delText>
        </w:r>
        <w:r w:rsidR="000604D5" w:rsidRPr="00BA156B" w:rsidDel="006F7425">
          <w:delText xml:space="preserve">igación de usuarios </w:delText>
        </w:r>
        <w:r w:rsidR="00CF1D12" w:rsidDel="006F7425">
          <w:delText xml:space="preserve">que </w:delText>
        </w:r>
        <w:r w:rsidR="000604D5" w:rsidRPr="00BA156B" w:rsidDel="006F7425">
          <w:delText>se realizó</w:delText>
        </w:r>
        <w:r w:rsidR="0053122A" w:rsidRPr="00BA156B" w:rsidDel="006F7425">
          <w:delText xml:space="preserve"> mediante entrevistas a profundidad, donde se </w:delText>
        </w:r>
        <w:r w:rsidR="000604D5" w:rsidRPr="00BA156B" w:rsidDel="006F7425">
          <w:delText>entrevistó</w:delText>
        </w:r>
        <w:r w:rsidR="0053122A" w:rsidRPr="00BA156B" w:rsidDel="006F7425">
          <w:delText xml:space="preserve"> a los diversos us</w:delText>
        </w:r>
        <w:r w:rsidR="008044EE" w:rsidRPr="00BA156B" w:rsidDel="006F7425">
          <w:delText xml:space="preserve">uarios del </w:delText>
        </w:r>
      </w:del>
      <w:del w:id="1085" w:author="Regina Casanova" w:date="2018-06-18T17:53:00Z">
        <w:r w:rsidR="008044EE" w:rsidRPr="00BA156B" w:rsidDel="00E94926">
          <w:delText xml:space="preserve">sistema </w:delText>
        </w:r>
      </w:del>
      <w:del w:id="1086" w:author="Regina Casanova" w:date="2018-07-07T15:30:00Z">
        <w:r w:rsidR="008044EE" w:rsidRPr="00BA156B" w:rsidDel="006F7425">
          <w:delText xml:space="preserve">para poder </w:delText>
        </w:r>
        <w:r w:rsidR="0053122A" w:rsidRPr="00BA156B" w:rsidDel="006F7425">
          <w:delText xml:space="preserve">conocer principalmente cuáles </w:delText>
        </w:r>
        <w:r w:rsidR="008044EE" w:rsidRPr="00BA156B" w:rsidDel="006F7425">
          <w:delText>eran sus diversa</w:delText>
        </w:r>
        <w:r w:rsidR="0053122A" w:rsidRPr="00BA156B" w:rsidDel="006F7425">
          <w:delText xml:space="preserve">s percepciones y opiniones sobre </w:delText>
        </w:r>
        <w:r w:rsidR="008044EE" w:rsidRPr="00BA156B" w:rsidDel="006F7425">
          <w:delText>los reclamos y la propuesta d</w:delText>
        </w:r>
        <w:r w:rsidR="0053122A" w:rsidRPr="00BA156B" w:rsidDel="006F7425">
          <w:delText xml:space="preserve">el </w:delText>
        </w:r>
      </w:del>
      <w:del w:id="1087" w:author="Regina Casanova" w:date="2018-06-18T17:53:00Z">
        <w:r w:rsidR="0053122A" w:rsidRPr="00BA156B" w:rsidDel="00E94926">
          <w:delText>sistema</w:delText>
        </w:r>
      </w:del>
      <w:del w:id="1088" w:author="Regina Casanova" w:date="2018-07-07T15:30:00Z">
        <w:r w:rsidR="0053122A" w:rsidRPr="00BA156B" w:rsidDel="006F7425">
          <w:delText xml:space="preserve">. </w:delText>
        </w:r>
        <w:r w:rsidR="00F847EF" w:rsidRPr="00BA156B" w:rsidDel="006F7425">
          <w:delText>Para esta etapa, se consideró entrevistar al menos a 3 personas por tipo de usuario.</w:delText>
        </w:r>
      </w:del>
    </w:p>
    <w:p w14:paraId="3519A24C" w14:textId="75D9472F" w:rsidR="00BE3E2C" w:rsidRPr="00B26073" w:rsidDel="006F7425" w:rsidRDefault="00EE62F8">
      <w:pPr>
        <w:pStyle w:val="Texto"/>
        <w:rPr>
          <w:del w:id="1089" w:author="Regina Casanova" w:date="2018-07-07T15:30:00Z"/>
        </w:rPr>
      </w:pPr>
      <w:del w:id="1090" w:author="Regina Casanova" w:date="2018-07-07T15:30:00Z">
        <w:r w:rsidDel="006F7425">
          <w:delText>Lo segundo que se realizó</w:delText>
        </w:r>
        <w:r w:rsidR="008044EE" w:rsidRPr="00BA156B" w:rsidDel="006F7425">
          <w:delText xml:space="preserve"> fue </w:delText>
        </w:r>
        <w:r w:rsidR="00BE3E2C" w:rsidRPr="00BA156B" w:rsidDel="006F7425">
          <w:delText>el análisis de</w:delText>
        </w:r>
        <w:r w:rsidR="00CF1D12" w:rsidDel="006F7425">
          <w:delText xml:space="preserve"> las entrevistas a</w:delText>
        </w:r>
        <w:r w:rsidR="00BE3E2C" w:rsidRPr="00BA156B" w:rsidDel="006F7425">
          <w:delText xml:space="preserve"> los tres tipos de usuarios, </w:delText>
        </w:r>
        <w:r w:rsidR="008044EE" w:rsidRPr="00BA156B" w:rsidDel="006F7425">
          <w:delText xml:space="preserve">donde </w:delText>
        </w:r>
        <w:r w:rsidR="00BE3E2C" w:rsidRPr="00BA156B" w:rsidDel="006F7425">
          <w:delText xml:space="preserve">se identificaron los objetivos a cumplir dentro del nuevo </w:delText>
        </w:r>
      </w:del>
      <w:del w:id="1091" w:author="Regina Casanova" w:date="2018-06-18T17:53:00Z">
        <w:r w:rsidR="00BE3E2C" w:rsidRPr="00BA156B" w:rsidDel="00E94926">
          <w:delText xml:space="preserve">sistema </w:delText>
        </w:r>
      </w:del>
      <w:del w:id="1092" w:author="Regina Casanova" w:date="2018-06-18T17:31:00Z">
        <w:r w:rsidR="00BE3E2C" w:rsidRPr="00BA156B" w:rsidDel="00A63767">
          <w:delText>de</w:delText>
        </w:r>
      </w:del>
      <w:del w:id="1093" w:author="Regina Casanova" w:date="2018-07-07T15:30:00Z">
        <w:r w:rsidR="00BE3E2C" w:rsidRPr="00BA156B" w:rsidDel="006F7425">
          <w:delText xml:space="preserve"> cada tipo de usu</w:delText>
        </w:r>
        <w:r w:rsidR="008044EE" w:rsidRPr="00BA156B" w:rsidDel="006F7425">
          <w:delText>ario, además de sus necesidades,</w:delText>
        </w:r>
        <w:r w:rsidR="00BE3E2C" w:rsidRPr="00BA156B" w:rsidDel="006F7425">
          <w:delText xml:space="preserve"> desafíos y limitaciones </w:delText>
        </w:r>
        <w:r w:rsidR="008044EE" w:rsidRPr="00BA156B" w:rsidDel="006F7425">
          <w:delText xml:space="preserve">propias </w:delText>
        </w:r>
        <w:r w:rsidR="00BE3E2C" w:rsidRPr="00BA156B" w:rsidDel="006F7425">
          <w:delText xml:space="preserve">que podría presentar cada tipo de usuario. </w:delText>
        </w:r>
      </w:del>
    </w:p>
    <w:p w14:paraId="33741C65" w14:textId="725266ED" w:rsidR="009609C2" w:rsidRPr="00BA156B" w:rsidDel="006F7425" w:rsidRDefault="008044EE">
      <w:pPr>
        <w:pStyle w:val="Texto"/>
        <w:rPr>
          <w:del w:id="1094" w:author="Regina Casanova" w:date="2018-07-07T15:30:00Z"/>
        </w:rPr>
      </w:pPr>
      <w:del w:id="1095" w:author="Regina Casanova" w:date="2018-07-07T15:30:00Z">
        <w:r w:rsidRPr="00BA156B" w:rsidDel="006F7425">
          <w:delText>Se hizo</w:delText>
        </w:r>
        <w:r w:rsidR="009609C2" w:rsidRPr="00BA156B" w:rsidDel="006F7425">
          <w:delText xml:space="preserve"> la lista de necesid</w:delText>
        </w:r>
        <w:r w:rsidRPr="00BA156B" w:rsidDel="006F7425">
          <w:delText>ades por cada tipo de usuario con todas las necesidades identificadas</w:delText>
        </w:r>
        <w:r w:rsidR="009609C2" w:rsidRPr="00BA156B" w:rsidDel="006F7425">
          <w:delText>. Con es</w:delText>
        </w:r>
        <w:r w:rsidRPr="00BA156B" w:rsidDel="006F7425">
          <w:delText xml:space="preserve">ta lista de necesidades </w:delText>
        </w:r>
        <w:r w:rsidR="009609C2" w:rsidRPr="00BA156B" w:rsidDel="006F7425">
          <w:delText>se crearon Historias de Usuario par</w:delText>
        </w:r>
        <w:r w:rsidRPr="00BA156B" w:rsidDel="006F7425">
          <w:delText>a cada una de estas necesidades. L</w:delText>
        </w:r>
        <w:r w:rsidR="009609C2" w:rsidRPr="00BA156B" w:rsidDel="006F7425">
          <w:delText xml:space="preserve">as historias de usuario consisten en la creación de una frase pequeña que usualmente sigue el formato de </w:delText>
        </w:r>
      </w:del>
    </w:p>
    <w:p w14:paraId="1D3F29F4" w14:textId="5CD5793E" w:rsidR="009609C2" w:rsidRPr="00B26073" w:rsidDel="006F7425" w:rsidRDefault="009609C2">
      <w:pPr>
        <w:pStyle w:val="Texto"/>
        <w:rPr>
          <w:del w:id="1096" w:author="Regina Casanova" w:date="2018-07-07T15:30:00Z"/>
          <w:rStyle w:val="Referenciaintensa"/>
          <w:rFonts w:cstheme="minorBidi"/>
          <w:color w:val="auto"/>
          <w:lang w:val="es-PE"/>
        </w:rPr>
        <w:pPrChange w:id="1097" w:author="Regina Casanova" w:date="2018-07-07T15:41:00Z">
          <w:pPr>
            <w:pStyle w:val="Texto"/>
            <w:jc w:val="center"/>
          </w:pPr>
        </w:pPrChange>
      </w:pPr>
      <w:del w:id="1098" w:author="Regina Casanova" w:date="2018-07-07T15:30:00Z">
        <w:r w:rsidRPr="00BA156B" w:rsidDel="006F7425">
          <w:rPr>
            <w:rStyle w:val="Referenciaintensa"/>
            <w:color w:val="auto"/>
            <w:lang w:val="es-PE"/>
          </w:rPr>
          <w:delText>“Como [usuario / tipo de usuario] quiero [necesidad] para poder [objetivo]”</w:delText>
        </w:r>
      </w:del>
    </w:p>
    <w:p w14:paraId="7CE23EEF" w14:textId="18CC0E56" w:rsidR="00A04522" w:rsidRPr="00B26073" w:rsidDel="006F7425" w:rsidRDefault="00CE6C8A">
      <w:pPr>
        <w:pStyle w:val="Texto"/>
        <w:rPr>
          <w:del w:id="1099" w:author="Regina Casanova" w:date="2018-07-07T15:30:00Z"/>
        </w:rPr>
      </w:pPr>
      <w:del w:id="1100" w:author="Regina Casanova" w:date="2018-07-07T15:30:00Z">
        <w:r w:rsidRPr="00BA156B" w:rsidDel="006F7425">
          <w:delText>Con estas Historias de Usuario se pudo realizar la tabla de requerimientos que implicaba agregar una columna de prioridad a cada requerimiento.</w:delText>
        </w:r>
      </w:del>
    </w:p>
    <w:p w14:paraId="134F4CAC" w14:textId="73284949" w:rsidR="001C33EF" w:rsidRPr="00B26073" w:rsidDel="006F7425" w:rsidRDefault="00A04522">
      <w:pPr>
        <w:pStyle w:val="Texto"/>
        <w:rPr>
          <w:del w:id="1101" w:author="Regina Casanova" w:date="2018-07-07T15:30:00Z"/>
        </w:rPr>
      </w:pPr>
      <w:del w:id="1102" w:author="Regina Casanova" w:date="2018-07-07T15:30:00Z">
        <w:r w:rsidRPr="00BA156B" w:rsidDel="006F7425">
          <w:delText>Finalmente, se vio necesari</w:delText>
        </w:r>
        <w:r w:rsidR="006F45B5" w:rsidRPr="00BA156B" w:rsidDel="006F7425">
          <w:delText>a</w:delText>
        </w:r>
        <w:r w:rsidRPr="00BA156B" w:rsidDel="006F7425">
          <w:delText xml:space="preserve"> </w:delText>
        </w:r>
        <w:r w:rsidR="00CE6C8A" w:rsidRPr="00BA156B" w:rsidDel="006F7425">
          <w:delText xml:space="preserve">la </w:delText>
        </w:r>
        <w:r w:rsidR="006F45B5" w:rsidRPr="00BA156B" w:rsidDel="006F7425">
          <w:delText xml:space="preserve">modificación </w:delText>
        </w:r>
        <w:r w:rsidR="00CE6C8A" w:rsidRPr="00BA156B" w:rsidDel="006F7425">
          <w:delText>de</w:delText>
        </w:r>
        <w:r w:rsidRPr="00BA156B" w:rsidDel="006F7425">
          <w:delText xml:space="preserve"> la tabla de clasificación de reclamos </w:delText>
        </w:r>
        <w:r w:rsidR="00CE6C8A" w:rsidRPr="00BA156B" w:rsidDel="006F7425">
          <w:delText xml:space="preserve">vigente </w:delText>
        </w:r>
        <w:r w:rsidRPr="00BA156B" w:rsidDel="006F7425">
          <w:delText xml:space="preserve">debido a que </w:delText>
        </w:r>
        <w:r w:rsidR="00CE6C8A" w:rsidRPr="00BA156B" w:rsidDel="006F7425">
          <w:delText>ella</w:delText>
        </w:r>
        <w:r w:rsidRPr="00BA156B" w:rsidDel="006F7425">
          <w:delText xml:space="preserve"> es engorrosa y </w:delText>
        </w:r>
        <w:r w:rsidR="00CE6C8A" w:rsidRPr="00BA156B" w:rsidDel="006F7425">
          <w:delText>compleja</w:delText>
        </w:r>
        <w:r w:rsidRPr="00BA156B" w:rsidDel="006F7425">
          <w:delText xml:space="preserve"> para encontrar el tipo adecuado de reclamo</w:delText>
        </w:r>
        <w:r w:rsidR="00CE6C8A" w:rsidRPr="00BA156B" w:rsidDel="006F7425">
          <w:delText>. Para</w:delText>
        </w:r>
        <w:r w:rsidRPr="00BA156B" w:rsidDel="006F7425">
          <w:delText xml:space="preserve"> proponer una nueva clasificación de reclamos se utilizó una técnica de </w:delText>
        </w:r>
        <w:r w:rsidR="007A54FF" w:rsidRPr="00BA156B" w:rsidDel="006F7425">
          <w:delText>UCD</w:delText>
        </w:r>
        <w:r w:rsidRPr="00BA156B" w:rsidDel="006F7425">
          <w:delText xml:space="preserve"> llamada </w:delText>
        </w:r>
        <w:r w:rsidRPr="00F916E3" w:rsidDel="006F7425">
          <w:delText>Car</w:delText>
        </w:r>
        <w:r w:rsidR="0069599A" w:rsidRPr="00F916E3" w:rsidDel="006F7425">
          <w:delText>d Sorting</w:delText>
        </w:r>
        <w:r w:rsidR="0069599A" w:rsidRPr="00BA156B" w:rsidDel="006F7425">
          <w:delText>, técnica</w:delText>
        </w:r>
        <w:r w:rsidRPr="00BA156B" w:rsidDel="006F7425">
          <w:delText xml:space="preserve"> utilizada para diseñar o evaluar la</w:delText>
        </w:r>
        <w:r w:rsidR="0069599A" w:rsidRPr="00BA156B" w:rsidDel="006F7425">
          <w:delText xml:space="preserve"> arquitectura de la información.</w:delText>
        </w:r>
        <w:r w:rsidRPr="00BA156B" w:rsidDel="006F7425">
          <w:delText xml:space="preserve"> </w:delText>
        </w:r>
        <w:r w:rsidR="0069599A" w:rsidRPr="00BA156B" w:rsidDel="006F7425">
          <w:delText>P</w:delText>
        </w:r>
        <w:r w:rsidR="00CE6C8A" w:rsidRPr="00BA156B" w:rsidDel="006F7425">
          <w:delText>ara</w:delText>
        </w:r>
        <w:r w:rsidRPr="00BA156B" w:rsidDel="006F7425">
          <w:delText xml:space="preserve"> esta investigación en particular se utilizó la variante ‘</w:delText>
        </w:r>
        <w:r w:rsidRPr="00F916E3" w:rsidDel="006F7425">
          <w:delText>Modified Delphi</w:delText>
        </w:r>
        <w:r w:rsidRPr="00160297" w:rsidDel="006F7425">
          <w:delText>’</w:delText>
        </w:r>
        <w:r w:rsidRPr="00BA156B" w:rsidDel="006F7425">
          <w:delText xml:space="preserve"> </w:delText>
        </w:r>
        <w:r w:rsidR="00EC2BAF" w:rsidRPr="00BA156B" w:rsidDel="006F7425">
          <w:fldChar w:fldCharType="begin" w:fldLock="1"/>
        </w:r>
        <w:r w:rsidR="00D92F33" w:rsidRPr="005956FA" w:rsidDel="006F7425">
          <w:del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delInstrText>
        </w:r>
        <w:r w:rsidR="00EC2BAF" w:rsidRPr="00BA156B" w:rsidDel="006F7425">
          <w:fldChar w:fldCharType="separate"/>
        </w:r>
        <w:r w:rsidR="00D92F33" w:rsidRPr="00D92F33" w:rsidDel="006F7425">
          <w:rPr>
            <w:noProof/>
          </w:rPr>
          <w:delText>(45)</w:delText>
        </w:r>
        <w:r w:rsidR="00EC2BAF" w:rsidRPr="00BA156B" w:rsidDel="006F7425">
          <w:fldChar w:fldCharType="end"/>
        </w:r>
        <w:r w:rsidRPr="00BA156B" w:rsidDel="006F7425">
          <w:delText xml:space="preserve"> </w:delText>
        </w:r>
        <w:r w:rsidR="00721191" w:rsidRPr="00BA156B" w:rsidDel="006F7425">
          <w:delText>que requiere menor tiempo para las entrevistas</w:delText>
        </w:r>
        <w:r w:rsidRPr="00BA156B" w:rsidDel="006F7425">
          <w:delText>.</w:delText>
        </w:r>
        <w:r w:rsidR="0069599A" w:rsidRPr="00BA156B" w:rsidDel="006F7425">
          <w:delText xml:space="preserve"> Esta técnica consiste </w:delText>
        </w:r>
        <w:r w:rsidR="002B5A61" w:rsidDel="006F7425">
          <w:delText>en entregar</w:delText>
        </w:r>
        <w:r w:rsidR="000D16CA" w:rsidRPr="00BA156B" w:rsidDel="006F7425">
          <w:delText xml:space="preserve"> tarjetas físicas o virtuales</w:delText>
        </w:r>
        <w:r w:rsidR="00F853DD" w:rsidRPr="00BA156B" w:rsidDel="006F7425">
          <w:delText xml:space="preserve"> a cada</w:delText>
        </w:r>
        <w:r w:rsidR="0069599A" w:rsidRPr="00BA156B" w:rsidDel="006F7425">
          <w:delText xml:space="preserve"> entrevistado </w:delText>
        </w:r>
        <w:r w:rsidR="00F853DD" w:rsidRPr="00BA156B" w:rsidDel="006F7425">
          <w:delText>para que las</w:delText>
        </w:r>
        <w:r w:rsidR="0069599A" w:rsidRPr="00BA156B" w:rsidDel="006F7425">
          <w:delText xml:space="preserve"> ordene </w:delText>
        </w:r>
        <w:r w:rsidR="00130A52" w:rsidRPr="00BA156B" w:rsidDel="006F7425">
          <w:delText xml:space="preserve">de forma </w:delText>
        </w:r>
        <w:r w:rsidR="00F853DD" w:rsidRPr="00BA156B" w:rsidDel="006F7425">
          <w:delTex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delText>
        </w:r>
        <w:r w:rsidR="00717F0C" w:rsidRPr="00BA156B" w:rsidDel="006F7425">
          <w:delText>Los pasos siguientes fueron realizados por una persona experta en el tema de reclamos de IPRE</w:delText>
        </w:r>
        <w:r w:rsidR="002B5A61" w:rsidDel="006F7425">
          <w:delText>SS, a esta persona se le entregó</w:delText>
        </w:r>
        <w:r w:rsidR="00717F0C" w:rsidRPr="00BA156B" w:rsidDel="006F7425">
          <w:delText xml:space="preserve"> 45 tarjetas con los tipos de reclamos anteriormente encontrados escritos y se le pidió agruparlo en la manera que viera conveniente por similitud de reclamos. A esta persona experta se le dio la posibilidad de separar las tarjetas que consideraba q</w:delText>
        </w:r>
        <w:r w:rsidR="002B5A61" w:rsidDel="006F7425">
          <w:delText>ue no eran un tipo de reclamo vá</w:delText>
        </w:r>
        <w:r w:rsidR="00717F0C" w:rsidRPr="00BA156B" w:rsidDel="006F7425">
          <w:delText xml:space="preserve">lido y agregar nuevos tipos de reclamos que consideraba faltantes. Luego </w:delText>
        </w:r>
        <w:r w:rsidR="002B5A61" w:rsidDel="006F7425">
          <w:delText>que la persona experta realizará</w:delText>
        </w:r>
        <w:r w:rsidR="00717F0C" w:rsidRPr="00BA156B" w:rsidDel="006F7425">
          <w:delText xml:space="preserve"> su organización y revisión de las categorías que creo, se le pidió que colocara un tí</w:delText>
        </w:r>
        <w:r w:rsidR="002B5A61" w:rsidDel="006F7425">
          <w:delText>tulo a cada categoría y revisará</w:delText>
        </w:r>
        <w:r w:rsidR="00717F0C" w:rsidRPr="00BA156B" w:rsidDel="006F7425">
          <w:delText xml:space="preserve"> los tipos de reclamos contenidos en cada categoría para poder encontrar posibles cambios en la organización. </w:delText>
        </w:r>
      </w:del>
    </w:p>
    <w:p w14:paraId="643D2BC3" w14:textId="5F4082E2" w:rsidR="0053122A" w:rsidRPr="00BA156B" w:rsidDel="006F7425" w:rsidRDefault="0053122A">
      <w:pPr>
        <w:pStyle w:val="Texto"/>
        <w:rPr>
          <w:del w:id="1103" w:author="Regina Casanova" w:date="2018-07-07T15:30:00Z"/>
          <w:lang w:val="es-PE"/>
        </w:rPr>
        <w:pPrChange w:id="1104" w:author="Regina Casanova" w:date="2018-07-07T15:41:00Z">
          <w:pPr>
            <w:pStyle w:val="Ttulo3"/>
            <w:numPr>
              <w:ilvl w:val="0"/>
              <w:numId w:val="6"/>
            </w:numPr>
            <w:ind w:left="1440" w:hanging="360"/>
          </w:pPr>
        </w:pPrChange>
      </w:pPr>
      <w:bookmarkStart w:id="1105" w:name="_Toc511166302"/>
      <w:del w:id="1106" w:author="Regina Casanova" w:date="2018-07-07T15:30:00Z">
        <w:r w:rsidRPr="00BA156B" w:rsidDel="006F7425">
          <w:rPr>
            <w:lang w:val="es-PE"/>
          </w:rPr>
          <w:delText>Diseño y Prototipado</w:delText>
        </w:r>
        <w:bookmarkEnd w:id="1105"/>
      </w:del>
    </w:p>
    <w:p w14:paraId="2D95C735" w14:textId="11BA983B" w:rsidR="008E130E" w:rsidRPr="00BA156B" w:rsidDel="006F7425" w:rsidRDefault="00AD6104">
      <w:pPr>
        <w:pStyle w:val="Texto"/>
        <w:rPr>
          <w:del w:id="1107" w:author="Regina Casanova" w:date="2018-07-07T15:30:00Z"/>
        </w:rPr>
      </w:pPr>
      <w:del w:id="1108" w:author="Regina Casanova" w:date="2018-07-07T15:30:00Z">
        <w:r w:rsidRPr="00BA156B" w:rsidDel="006F7425">
          <w:delText>Con los objetivos y requerimientos hechos por tipo de usuario</w:delText>
        </w:r>
        <w:r w:rsidR="00F631C4" w:rsidRPr="00BA156B" w:rsidDel="006F7425">
          <w:delText>, se hicieron</w:delText>
        </w:r>
        <w:r w:rsidR="0053122A" w:rsidRPr="00BA156B" w:rsidDel="006F7425">
          <w:delText xml:space="preserve"> diversos </w:delText>
        </w:r>
        <w:r w:rsidR="0053122A" w:rsidRPr="00F916E3" w:rsidDel="006F7425">
          <w:delText>wireframes</w:delText>
        </w:r>
        <w:r w:rsidR="0053122A" w:rsidRPr="00BA156B" w:rsidDel="006F7425">
          <w:delText xml:space="preserve"> en </w:delText>
        </w:r>
        <w:r w:rsidRPr="00BA156B" w:rsidDel="006F7425">
          <w:delText xml:space="preserve">lápiz y </w:delText>
        </w:r>
        <w:r w:rsidR="0053122A" w:rsidRPr="00BA156B" w:rsidDel="006F7425">
          <w:delText xml:space="preserve">papel </w:delText>
        </w:r>
        <w:r w:rsidRPr="00BA156B" w:rsidDel="006F7425">
          <w:delText>con posibles bocetos de cada p</w:delText>
        </w:r>
        <w:r w:rsidR="003C6FC8" w:rsidDel="006F7425">
          <w:delText>a</w:delText>
        </w:r>
      </w:del>
      <w:del w:id="1109" w:author="Regina Casanova" w:date="2018-06-18T23:45:00Z">
        <w:r w:rsidRPr="00BA156B" w:rsidDel="003C6FC8">
          <w:delText>á</w:delText>
        </w:r>
      </w:del>
      <w:del w:id="1110" w:author="Regina Casanova" w:date="2018-07-07T15:30:00Z">
        <w:r w:rsidR="003C6FC8" w:rsidDel="006F7425">
          <w:delText>ntalla</w:delText>
        </w:r>
      </w:del>
      <w:del w:id="1111" w:author="Regina Casanova" w:date="2018-06-18T23:45:00Z">
        <w:r w:rsidRPr="00BA156B" w:rsidDel="003C6FC8">
          <w:delText>gina</w:delText>
        </w:r>
      </w:del>
      <w:del w:id="1112" w:author="Regina Casanova" w:date="2018-07-07T15:30:00Z">
        <w:r w:rsidRPr="00BA156B" w:rsidDel="006F7425">
          <w:delText xml:space="preserve"> del </w:delText>
        </w:r>
      </w:del>
      <w:del w:id="1113" w:author="Regina Casanova" w:date="2018-06-18T17:53:00Z">
        <w:r w:rsidRPr="00BA156B" w:rsidDel="00E94926">
          <w:delText>sistema</w:delText>
        </w:r>
      </w:del>
      <w:del w:id="1114" w:author="Regina Casanova" w:date="2018-07-07T15:30:00Z">
        <w:r w:rsidRPr="00BA156B" w:rsidDel="006F7425">
          <w:delText>, sus elementos y ubicación</w:delText>
        </w:r>
        <w:r w:rsidR="00F631C4" w:rsidRPr="00BA156B" w:rsidDel="006F7425">
          <w:delText xml:space="preserve">. </w:delText>
        </w:r>
        <w:r w:rsidR="00766B86" w:rsidRPr="00BA156B" w:rsidDel="006F7425">
          <w:delText>La ventaja de realizar estos bocetos en lápiz y papel es que permite hacer cambios de forma muy rápida y poder añadir elementos adicionales necesarios mientras que la idea fue mejorando a lo largo de la creación de estos bocetos.</w:delText>
        </w:r>
      </w:del>
    </w:p>
    <w:p w14:paraId="5C9E06E9" w14:textId="16D08131" w:rsidR="008E130E" w:rsidRPr="00BA156B" w:rsidDel="006F7425" w:rsidRDefault="00F631C4">
      <w:pPr>
        <w:pStyle w:val="Texto"/>
        <w:rPr>
          <w:del w:id="1115" w:author="Regina Casanova" w:date="2018-07-07T15:30:00Z"/>
        </w:rPr>
      </w:pPr>
      <w:del w:id="1116" w:author="Regina Casanova" w:date="2018-07-07T15:30:00Z">
        <w:r w:rsidRPr="00BA156B" w:rsidDel="006F7425">
          <w:delText xml:space="preserve">Con estos </w:delText>
        </w:r>
        <w:r w:rsidRPr="00F916E3" w:rsidDel="006F7425">
          <w:delText>wireframes</w:delText>
        </w:r>
        <w:r w:rsidRPr="00BA156B" w:rsidDel="006F7425">
          <w:delText xml:space="preserve"> se determinó</w:delText>
        </w:r>
        <w:r w:rsidR="0053122A" w:rsidRPr="00BA156B" w:rsidDel="006F7425">
          <w:delText xml:space="preserve"> cuál</w:delText>
        </w:r>
        <w:r w:rsidR="00062156" w:rsidRPr="00BA156B" w:rsidDel="006F7425">
          <w:delText xml:space="preserve"> era</w:delText>
        </w:r>
        <w:r w:rsidR="00AD6104" w:rsidRPr="00BA156B" w:rsidDel="006F7425">
          <w:delText xml:space="preserve"> el boceto </w:delText>
        </w:r>
        <w:r w:rsidR="00062156" w:rsidRPr="00BA156B" w:rsidDel="006F7425">
          <w:delText>a prototipar con el que los diversos tipos de usuarios pudieran cumplir sus tareas.</w:delText>
        </w:r>
        <w:r w:rsidR="004A534F" w:rsidRPr="00BA156B" w:rsidDel="006F7425">
          <w:delText xml:space="preserve"> Una vez se tuvieron los </w:delText>
        </w:r>
        <w:r w:rsidR="004A534F" w:rsidRPr="00F916E3" w:rsidDel="006F7425">
          <w:delText>wireframes</w:delText>
        </w:r>
        <w:r w:rsidR="004A534F" w:rsidRPr="00BA156B" w:rsidDel="006F7425">
          <w:delText xml:space="preserve">, se hicieron los </w:delText>
        </w:r>
        <w:r w:rsidR="00AD6104" w:rsidRPr="00BA156B" w:rsidDel="006F7425">
          <w:delText>prototipos</w:delText>
        </w:r>
        <w:r w:rsidR="004A534F" w:rsidRPr="00BA156B" w:rsidDel="006F7425">
          <w:delText xml:space="preserve"> utilizando el software Axure RP </w:delText>
        </w:r>
        <w:r w:rsidR="0066664C" w:rsidRPr="00BA156B" w:rsidDel="006F7425">
          <w:delText>v</w:delText>
        </w:r>
        <w:r w:rsidR="004A534F" w:rsidRPr="00BA156B" w:rsidDel="006F7425">
          <w:delText>8</w:delText>
        </w:r>
        <w:r w:rsidR="00172054" w:rsidRPr="00BA156B" w:rsidDel="006F7425">
          <w:delText xml:space="preserve"> </w:delText>
        </w:r>
        <w:r w:rsidR="0066664C" w:rsidRPr="00BA156B" w:rsidDel="006F7425">
          <w:delText>(</w:delText>
        </w:r>
        <w:r w:rsidR="00C60E77" w:rsidRPr="00BA156B" w:rsidDel="006F7425">
          <w:delText xml:space="preserve">Axure </w:delText>
        </w:r>
        <w:r w:rsidR="00C60E77" w:rsidRPr="00F916E3" w:rsidDel="006F7425">
          <w:delText>Software Solutions</w:delText>
        </w:r>
        <w:r w:rsidR="00C60E77" w:rsidRPr="00BA156B" w:rsidDel="006F7425">
          <w:delText>, San Diego</w:delText>
        </w:r>
        <w:r w:rsidR="0066664C" w:rsidRPr="00BA156B" w:rsidDel="006F7425">
          <w:delText>, CA</w:delText>
        </w:r>
        <w:r w:rsidR="00B137E1" w:rsidRPr="00BA156B" w:rsidDel="006F7425">
          <w:delText xml:space="preserve"> b</w:delText>
        </w:r>
        <w:r w:rsidR="00C60E77" w:rsidRPr="00BA156B" w:rsidDel="006F7425">
          <w:delText xml:space="preserve">ajo la licencia completa de </w:delText>
        </w:r>
        <w:r w:rsidR="0066664C" w:rsidRPr="00BA156B" w:rsidDel="006F7425">
          <w:delText xml:space="preserve">Mg. </w:delText>
        </w:r>
        <w:r w:rsidR="00C60E77" w:rsidRPr="00BA156B" w:rsidDel="006F7425">
          <w:delText>Miguel Coloma</w:delText>
        </w:r>
        <w:r w:rsidR="009F4AF1" w:rsidRPr="00BA156B" w:rsidDel="006F7425">
          <w:delText>).</w:delText>
        </w:r>
        <w:r w:rsidR="00AD6104" w:rsidRPr="00BA156B" w:rsidDel="006F7425">
          <w:delText xml:space="preserve"> </w:delText>
        </w:r>
        <w:r w:rsidR="009F4AF1" w:rsidRPr="00BA156B" w:rsidDel="006F7425">
          <w:delText>S</w:delText>
        </w:r>
        <w:r w:rsidR="00AD6104" w:rsidRPr="00BA156B" w:rsidDel="006F7425">
          <w:delText>e eligió este software ya que permit</w:delText>
        </w:r>
        <w:r w:rsidR="009A4B92" w:rsidRPr="00BA156B" w:rsidDel="006F7425">
          <w:delText>í</w:delText>
        </w:r>
        <w:r w:rsidR="00AD6104" w:rsidRPr="00BA156B" w:rsidDel="006F7425">
          <w:delText>a dar funcionalidad a estos prototipos</w:delText>
        </w:r>
        <w:r w:rsidR="00172054" w:rsidRPr="00BA156B" w:rsidDel="006F7425">
          <w:delText xml:space="preserve">. </w:delText>
        </w:r>
        <w:r w:rsidR="00AD6104" w:rsidRPr="00BA156B" w:rsidDel="006F7425">
          <w:delText>Con estos</w:delText>
        </w:r>
        <w:r w:rsidR="00172054" w:rsidRPr="00BA156B" w:rsidDel="006F7425">
          <w:delText xml:space="preserve"> prototipos funcionales</w:delText>
        </w:r>
        <w:r w:rsidR="00AD6104" w:rsidRPr="00BA156B" w:rsidDel="006F7425">
          <w:delText>, se podrían</w:delText>
        </w:r>
        <w:r w:rsidR="00172054" w:rsidRPr="00BA156B" w:rsidDel="006F7425">
          <w:delText xml:space="preserve"> fácilmente probar para identific</w:delText>
        </w:r>
        <w:r w:rsidR="00AD6104" w:rsidRPr="00BA156B" w:rsidDel="006F7425">
          <w:delText>ar posibles mejoras y errores en el</w:delText>
        </w:r>
        <w:r w:rsidR="00172054" w:rsidRPr="00BA156B" w:rsidDel="006F7425">
          <w:delText xml:space="preserve"> diseño.</w:delText>
        </w:r>
      </w:del>
    </w:p>
    <w:p w14:paraId="71067A37" w14:textId="4A837527" w:rsidR="00766B86" w:rsidRPr="00B26073" w:rsidDel="006F7425" w:rsidRDefault="00AD6104">
      <w:pPr>
        <w:pStyle w:val="Texto"/>
        <w:rPr>
          <w:del w:id="1117" w:author="Regina Casanova" w:date="2018-07-07T15:30:00Z"/>
        </w:rPr>
      </w:pPr>
      <w:del w:id="1118" w:author="Regina Casanova" w:date="2018-07-07T15:30:00Z">
        <w:r w:rsidRPr="00BA156B" w:rsidDel="006F7425">
          <w:delText xml:space="preserve">Estos </w:delText>
        </w:r>
        <w:r w:rsidR="00172054" w:rsidRPr="00BA156B" w:rsidDel="006F7425">
          <w:delText>prototipo</w:delText>
        </w:r>
        <w:r w:rsidRPr="00BA156B" w:rsidDel="006F7425">
          <w:delText>s</w:delText>
        </w:r>
        <w:r w:rsidR="00172054" w:rsidRPr="00BA156B" w:rsidDel="006F7425">
          <w:delText xml:space="preserve"> </w:delText>
        </w:r>
        <w:r w:rsidRPr="00BA156B" w:rsidDel="006F7425">
          <w:delText>no contaban con mucho detalle gráfico. Esto se hizo adrede para que</w:delText>
        </w:r>
        <w:r w:rsidR="00172054" w:rsidRPr="00BA156B" w:rsidDel="006F7425">
          <w:delText xml:space="preserve"> durante las </w:delText>
        </w:r>
        <w:r w:rsidR="002B5A61" w:rsidDel="006F7425">
          <w:delText>pruebas los usuarios se enfocará</w:delText>
        </w:r>
        <w:r w:rsidR="00172054" w:rsidRPr="00BA156B" w:rsidDel="006F7425">
          <w:delText xml:space="preserve">n en la funcionalidad del </w:delText>
        </w:r>
      </w:del>
      <w:del w:id="1119" w:author="Regina Casanova" w:date="2018-06-18T17:53:00Z">
        <w:r w:rsidR="00172054" w:rsidRPr="00BA156B" w:rsidDel="00E94926">
          <w:delText xml:space="preserve">sistema </w:delText>
        </w:r>
      </w:del>
      <w:del w:id="1120" w:author="Regina Casanova" w:date="2018-07-07T15:30:00Z">
        <w:r w:rsidR="00172054" w:rsidRPr="00BA156B" w:rsidDel="006F7425">
          <w:delText>planteado y no en detalles estéticos de él.</w:delText>
        </w:r>
      </w:del>
    </w:p>
    <w:p w14:paraId="208B7536" w14:textId="30B5A98C" w:rsidR="0053122A" w:rsidRPr="00BA156B" w:rsidDel="006F7425" w:rsidRDefault="0053122A">
      <w:pPr>
        <w:pStyle w:val="Texto"/>
        <w:rPr>
          <w:del w:id="1121" w:author="Regina Casanova" w:date="2018-07-07T15:30:00Z"/>
          <w:lang w:val="es-PE"/>
        </w:rPr>
        <w:pPrChange w:id="1122" w:author="Regina Casanova" w:date="2018-07-07T15:41:00Z">
          <w:pPr>
            <w:pStyle w:val="Ttulo3"/>
            <w:numPr>
              <w:ilvl w:val="0"/>
              <w:numId w:val="6"/>
            </w:numPr>
            <w:ind w:left="1440" w:hanging="360"/>
          </w:pPr>
        </w:pPrChange>
      </w:pPr>
      <w:bookmarkStart w:id="1123" w:name="_Toc511166303"/>
      <w:del w:id="1124" w:author="Regina Casanova" w:date="2018-07-07T15:30:00Z">
        <w:r w:rsidRPr="00BA156B" w:rsidDel="006F7425">
          <w:rPr>
            <w:lang w:val="es-PE"/>
          </w:rPr>
          <w:delText>Pruebas de Usuario</w:delText>
        </w:r>
        <w:bookmarkEnd w:id="1123"/>
      </w:del>
    </w:p>
    <w:p w14:paraId="57EA6C02" w14:textId="77E55465" w:rsidR="0053122A" w:rsidRPr="00B26073" w:rsidDel="006F7425" w:rsidRDefault="0053122A">
      <w:pPr>
        <w:pStyle w:val="Texto"/>
        <w:rPr>
          <w:del w:id="1125" w:author="Regina Casanova" w:date="2018-07-07T15:30:00Z"/>
        </w:rPr>
      </w:pPr>
      <w:del w:id="1126" w:author="Regina Casanova" w:date="2018-07-07T15:30:00Z">
        <w:r w:rsidRPr="00BA156B" w:rsidDel="006F7425">
          <w:delText xml:space="preserve">Se </w:delText>
        </w:r>
        <w:r w:rsidR="0069089C" w:rsidRPr="00BA156B" w:rsidDel="006F7425">
          <w:delText>realizaron</w:delText>
        </w:r>
        <w:r w:rsidRPr="00BA156B" w:rsidDel="006F7425">
          <w:delText xml:space="preserve"> evaluaciones </w:delText>
        </w:r>
        <w:r w:rsidR="006E2813" w:rsidRPr="00BA156B" w:rsidDel="006F7425">
          <w:delText>con</w:delText>
        </w:r>
        <w:r w:rsidR="008E38F2" w:rsidRPr="00BA156B" w:rsidDel="006F7425">
          <w:delText xml:space="preserve"> todos</w:delText>
        </w:r>
        <w:r w:rsidR="006E2813" w:rsidRPr="00BA156B" w:rsidDel="006F7425">
          <w:delText xml:space="preserve"> los </w:delText>
        </w:r>
        <w:r w:rsidR="008E38F2" w:rsidRPr="00BA156B" w:rsidDel="006F7425">
          <w:delText xml:space="preserve">tipos de </w:delText>
        </w:r>
        <w:r w:rsidR="006E2813" w:rsidRPr="00BA156B" w:rsidDel="006F7425">
          <w:delText xml:space="preserve">usuarios donde se enfocó </w:delText>
        </w:r>
        <w:r w:rsidRPr="00BA156B" w:rsidDel="006F7425">
          <w:delText>lo siguiente:</w:delText>
        </w:r>
      </w:del>
    </w:p>
    <w:p w14:paraId="2D888DDC" w14:textId="673C8C48" w:rsidR="00B26073" w:rsidRPr="00B26073" w:rsidDel="006F7425" w:rsidRDefault="0053122A">
      <w:pPr>
        <w:pStyle w:val="Texto"/>
        <w:rPr>
          <w:del w:id="1127" w:author="Regina Casanova" w:date="2018-07-07T15:30:00Z"/>
          <w:lang w:val="es-PE"/>
        </w:rPr>
        <w:pPrChange w:id="1128" w:author="Regina Casanova" w:date="2018-07-07T15:41:00Z">
          <w:pPr>
            <w:pStyle w:val="Ttulo4"/>
            <w:numPr>
              <w:numId w:val="29"/>
            </w:numPr>
          </w:pPr>
        </w:pPrChange>
      </w:pPr>
      <w:del w:id="1129" w:author="Regina Casanova" w:date="2018-07-07T15:30:00Z">
        <w:r w:rsidRPr="00B26073" w:rsidDel="006F7425">
          <w:rPr>
            <w:lang w:val="es-PE"/>
          </w:rPr>
          <w:delText>R</w:delText>
        </w:r>
        <w:r w:rsidR="00FB7003" w:rsidRPr="00B26073" w:rsidDel="006F7425">
          <w:rPr>
            <w:lang w:val="es-PE"/>
          </w:rPr>
          <w:delText xml:space="preserve">esolución de tareas: </w:delText>
        </w:r>
      </w:del>
    </w:p>
    <w:p w14:paraId="0FC56170" w14:textId="59C1A077" w:rsidR="00BE7297" w:rsidRPr="00B26073" w:rsidDel="006F7425" w:rsidRDefault="00FB7003">
      <w:pPr>
        <w:pStyle w:val="Texto"/>
        <w:rPr>
          <w:del w:id="1130" w:author="Regina Casanova" w:date="2018-07-07T15:30:00Z"/>
        </w:rPr>
      </w:pPr>
      <w:del w:id="1131" w:author="Regina Casanova" w:date="2018-07-07T15:30:00Z">
        <w:r w:rsidRPr="00B26073" w:rsidDel="006F7425">
          <w:delText>Se definieron</w:delText>
        </w:r>
        <w:r w:rsidR="0053122A" w:rsidRPr="00B26073" w:rsidDel="006F7425">
          <w:delText xml:space="preserve"> tarea</w:delText>
        </w:r>
        <w:r w:rsidRPr="00B26073" w:rsidDel="006F7425">
          <w:delText>s</w:delText>
        </w:r>
        <w:r w:rsidR="0053122A" w:rsidRPr="00B26073" w:rsidDel="006F7425">
          <w:delText xml:space="preserve"> específica</w:delText>
        </w:r>
        <w:r w:rsidRPr="00B26073" w:rsidDel="006F7425">
          <w:delText>s</w:delText>
        </w:r>
        <w:r w:rsidR="0053122A" w:rsidRPr="00B26073" w:rsidDel="006F7425">
          <w:delText xml:space="preserve"> por cada </w:delText>
        </w:r>
        <w:r w:rsidRPr="00B26073" w:rsidDel="006F7425">
          <w:delText>tipo de usuario y se observó la</w:delText>
        </w:r>
        <w:r w:rsidR="00172054" w:rsidRPr="00B26073" w:rsidDel="006F7425">
          <w:delText xml:space="preserve"> forma de</w:delText>
        </w:r>
        <w:r w:rsidRPr="00B26073" w:rsidDel="006F7425">
          <w:delText xml:space="preserve"> realización de ella</w:delText>
        </w:r>
        <w:r w:rsidR="00172054" w:rsidRPr="00B26073" w:rsidDel="006F7425">
          <w:delText xml:space="preserve"> por los usuarios</w:delText>
        </w:r>
        <w:r w:rsidRPr="00B26073" w:rsidDel="006F7425">
          <w:delText>. Con esto se determinó</w:delText>
        </w:r>
        <w:r w:rsidR="0053122A" w:rsidRPr="00B26073" w:rsidDel="006F7425">
          <w:delText xml:space="preserve"> </w:delText>
        </w:r>
        <w:r w:rsidRPr="00B26073" w:rsidDel="006F7425">
          <w:delText xml:space="preserve">si el </w:delText>
        </w:r>
      </w:del>
      <w:del w:id="1132" w:author="Regina Casanova" w:date="2018-06-18T17:53:00Z">
        <w:r w:rsidRPr="00B26073" w:rsidDel="00E94926">
          <w:delText xml:space="preserve">sistema </w:delText>
        </w:r>
      </w:del>
      <w:del w:id="1133" w:author="Regina Casanova" w:date="2018-07-07T15:30:00Z">
        <w:r w:rsidRPr="00B26073" w:rsidDel="006F7425">
          <w:delText xml:space="preserve">funciona de la forma </w:delText>
        </w:r>
        <w:r w:rsidR="000E6EA6" w:rsidRPr="00B26073" w:rsidDel="006F7425">
          <w:delText>que</w:delText>
        </w:r>
        <w:r w:rsidRPr="00B26073" w:rsidDel="006F7425">
          <w:delText xml:space="preserve"> el </w:delText>
        </w:r>
        <w:r w:rsidR="00CF1D12" w:rsidDel="006F7425">
          <w:delText>investigador</w:delText>
        </w:r>
        <w:r w:rsidRPr="00B26073" w:rsidDel="006F7425">
          <w:delText xml:space="preserve"> esperaba que funcion</w:delText>
        </w:r>
        <w:r w:rsidR="000E6EA6" w:rsidRPr="00B26073" w:rsidDel="006F7425">
          <w:delText>e</w:delText>
        </w:r>
        <w:r w:rsidR="0053122A" w:rsidRPr="00B26073" w:rsidDel="006F7425">
          <w:delText>.</w:delText>
        </w:r>
      </w:del>
    </w:p>
    <w:p w14:paraId="3AFF40B4" w14:textId="6124BD6B" w:rsidR="00B26073" w:rsidDel="006F7425" w:rsidRDefault="00D9167B">
      <w:pPr>
        <w:pStyle w:val="Texto"/>
        <w:rPr>
          <w:del w:id="1134" w:author="Regina Casanova" w:date="2018-07-07T15:30:00Z"/>
          <w:lang w:val="es-PE"/>
        </w:rPr>
        <w:pPrChange w:id="1135" w:author="Regina Casanova" w:date="2018-07-07T15:41:00Z">
          <w:pPr>
            <w:pStyle w:val="Ttulo4"/>
          </w:pPr>
        </w:pPrChange>
      </w:pPr>
      <w:del w:id="1136" w:author="Regina Casanova" w:date="2018-07-07T15:30:00Z">
        <w:r w:rsidRPr="00BA156B" w:rsidDel="006F7425">
          <w:rPr>
            <w:lang w:val="es-PE"/>
          </w:rPr>
          <w:delText>Comprensión de la interfaz gráfica</w:delText>
        </w:r>
        <w:r w:rsidR="00FB7003" w:rsidRPr="00BA156B" w:rsidDel="006F7425">
          <w:rPr>
            <w:lang w:val="es-PE"/>
          </w:rPr>
          <w:delText xml:space="preserve">: </w:delText>
        </w:r>
      </w:del>
    </w:p>
    <w:p w14:paraId="4E3D5823" w14:textId="4623355C" w:rsidR="00E340D1" w:rsidRPr="00B26073" w:rsidDel="006F7425" w:rsidRDefault="00B075F0">
      <w:pPr>
        <w:pStyle w:val="Texto"/>
        <w:rPr>
          <w:del w:id="1137" w:author="Regina Casanova" w:date="2018-07-07T15:30:00Z"/>
        </w:rPr>
      </w:pPr>
      <w:del w:id="1138" w:author="Regina Casanova" w:date="2018-07-07T15:30:00Z">
        <w:r w:rsidRPr="00B26073" w:rsidDel="006F7425">
          <w:delText xml:space="preserve">Para esto </w:delText>
        </w:r>
        <w:r w:rsidR="00FB7003" w:rsidRPr="00B26073" w:rsidDel="006F7425">
          <w:delText xml:space="preserve">se </w:delText>
        </w:r>
        <w:r w:rsidR="00BE7297" w:rsidRPr="00B26073" w:rsidDel="006F7425">
          <w:delText>utilizó</w:delText>
        </w:r>
        <w:r w:rsidR="005854B4" w:rsidRPr="00B26073" w:rsidDel="006F7425">
          <w:delText xml:space="preserve"> el método ‘</w:delText>
        </w:r>
        <w:r w:rsidR="005854B4" w:rsidRPr="00F916E3" w:rsidDel="006F7425">
          <w:delText>Think-Aloud’</w:delText>
        </w:r>
        <w:r w:rsidR="005854B4" w:rsidRPr="00B26073" w:rsidDel="006F7425">
          <w:delText xml:space="preserve">. Esto consiste en pedirle </w:delText>
        </w:r>
        <w:r w:rsidR="00FB7003" w:rsidRPr="00B26073" w:rsidDel="006F7425">
          <w:delText>a</w:delText>
        </w:r>
      </w:del>
      <w:del w:id="1139" w:author="Regina Casanova" w:date="2018-06-15T15:59:00Z">
        <w:r w:rsidR="00FB7003" w:rsidRPr="00B26073" w:rsidDel="00A77F4C">
          <w:delText>l</w:delText>
        </w:r>
      </w:del>
      <w:del w:id="1140" w:author="Regina Casanova" w:date="2018-07-07T15:30:00Z">
        <w:r w:rsidR="00FB7003" w:rsidRPr="00B26073" w:rsidDel="006F7425">
          <w:delText xml:space="preserve"> usuario que comentara en voz alta lo que iba viendo </w:delText>
        </w:r>
        <w:r w:rsidR="00842F17" w:rsidRPr="00B26073" w:rsidDel="006F7425">
          <w:delText>y lo que iba entendiendo del</w:delText>
        </w:r>
        <w:r w:rsidR="00FB7003" w:rsidRPr="00B26073" w:rsidDel="006F7425">
          <w:delText xml:space="preserve"> </w:delText>
        </w:r>
      </w:del>
      <w:del w:id="1141" w:author="Regina Casanova" w:date="2018-06-18T17:53:00Z">
        <w:r w:rsidR="00842F17" w:rsidRPr="00B26073" w:rsidDel="00E94926">
          <w:delText>sistema</w:delText>
        </w:r>
      </w:del>
      <w:del w:id="1142" w:author="Regina Casanova" w:date="2018-07-07T15:30:00Z">
        <w:r w:rsidR="00FB7003" w:rsidRPr="00B26073" w:rsidDel="006F7425">
          <w:delText>. Con esto se determinó</w:delText>
        </w:r>
        <w:r w:rsidR="00BE7297" w:rsidRPr="00B26073" w:rsidDel="006F7425">
          <w:delText xml:space="preserve"> si el usuario entendía fácilmente el propósito que cumplía cada pantalla del </w:delText>
        </w:r>
      </w:del>
      <w:del w:id="1143" w:author="Regina Casanova" w:date="2018-06-18T17:53:00Z">
        <w:r w:rsidR="00BE7297" w:rsidRPr="00B26073" w:rsidDel="00E94926">
          <w:delText>sistema</w:delText>
        </w:r>
      </w:del>
      <w:del w:id="1144" w:author="Regina Casanova" w:date="2018-07-07T15:30:00Z">
        <w:r w:rsidR="00FB7003" w:rsidRPr="00B26073" w:rsidDel="006F7425">
          <w:delText xml:space="preserve">. </w:delText>
        </w:r>
      </w:del>
    </w:p>
    <w:p w14:paraId="013B9FB1" w14:textId="491D83AB" w:rsidR="00DB066D" w:rsidRPr="00B26073" w:rsidDel="006F7425" w:rsidRDefault="00E340D1">
      <w:pPr>
        <w:pStyle w:val="Texto"/>
        <w:rPr>
          <w:del w:id="1145" w:author="Regina Casanova" w:date="2018-07-07T15:30:00Z"/>
        </w:rPr>
      </w:pPr>
      <w:del w:id="1146" w:author="Regina Casanova" w:date="2018-07-07T15:30:00Z">
        <w:r w:rsidRPr="00BA156B" w:rsidDel="006F7425">
          <w:delText xml:space="preserve">A cada usuario se </w:delText>
        </w:r>
        <w:r w:rsidR="000D16CA" w:rsidRPr="00BA156B" w:rsidDel="006F7425">
          <w:delText>le</w:delText>
        </w:r>
        <w:r w:rsidRPr="00BA156B" w:rsidDel="006F7425">
          <w:delText xml:space="preserve"> dio una versión específica del prototipo que permitía acceso a las pantallas disponibles según su tipo de usuario. A cada uno se le pidi</w:delText>
        </w:r>
        <w:r w:rsidR="008B0D80" w:rsidRPr="00BA156B" w:rsidDel="006F7425">
          <w:delText>ó que realizara tareas planteadas</w:delText>
        </w:r>
        <w:r w:rsidRPr="00BA156B" w:rsidDel="006F7425">
          <w:delText xml:space="preserve"> y que comentara en voz alta lo que iban viendo en cada pantalla, incluyendo lo que les parecía interesante, confuso y las sugerencias que se les ocurría. </w:delText>
        </w:r>
        <w:r w:rsidR="001508B6" w:rsidRPr="00BA156B" w:rsidDel="006F7425">
          <w:delTex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delText>
        </w:r>
      </w:del>
    </w:p>
    <w:p w14:paraId="684CAD61" w14:textId="104B7FC5" w:rsidR="00BC16E5" w:rsidRPr="00B26073" w:rsidDel="006F7425" w:rsidRDefault="00296153">
      <w:pPr>
        <w:pStyle w:val="Texto"/>
        <w:rPr>
          <w:del w:id="1147" w:author="Regina Casanova" w:date="2018-07-07T15:30:00Z"/>
        </w:rPr>
      </w:pPr>
      <w:del w:id="1148" w:author="Regina Casanova" w:date="2018-07-07T15:30:00Z">
        <w:r w:rsidRPr="00BA156B" w:rsidDel="006F7425">
          <w:delText>Se utilizó la página web</w:delText>
        </w:r>
        <w:r w:rsidR="00BE0437" w:rsidRPr="00BA156B" w:rsidDel="006F7425">
          <w:delText xml:space="preserve"> ShowMore</w:delText>
        </w:r>
        <w:r w:rsidR="000635A6" w:rsidRPr="00BA156B" w:rsidDel="006F7425">
          <w:delText xml:space="preserve"> </w:delText>
        </w:r>
        <w:r w:rsidR="00EC2BAF" w:rsidRPr="00BA156B" w:rsidDel="006F7425">
          <w:fldChar w:fldCharType="begin" w:fldLock="1"/>
        </w:r>
        <w:r w:rsidR="00D92F33" w:rsidDel="006F7425">
          <w:del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delInstrText>
        </w:r>
        <w:r w:rsidR="00EC2BAF" w:rsidRPr="00BA156B" w:rsidDel="006F7425">
          <w:fldChar w:fldCharType="separate"/>
        </w:r>
        <w:r w:rsidR="00D92F33" w:rsidRPr="00D92F33" w:rsidDel="006F7425">
          <w:rPr>
            <w:noProof/>
          </w:rPr>
          <w:delText>(46)</w:delText>
        </w:r>
        <w:r w:rsidR="00EC2BAF" w:rsidRPr="00BA156B" w:rsidDel="006F7425">
          <w:fldChar w:fldCharType="end"/>
        </w:r>
        <w:r w:rsidR="00BE0437" w:rsidRPr="00BA156B" w:rsidDel="006F7425">
          <w:delText xml:space="preserve"> </w:delText>
        </w:r>
        <w:r w:rsidR="00F93763" w:rsidRPr="00BA156B" w:rsidDel="006F7425">
          <w:delText xml:space="preserve">producido por la empresa ShowMore con sede en Hong Kong </w:delText>
        </w:r>
        <w:r w:rsidR="00BE0437" w:rsidRPr="00BA156B" w:rsidDel="006F7425">
          <w:delText xml:space="preserve">que permitía grabar la pantalla de la computadora y grabar lo que iba comentando la persona mediante el micrófono. </w:delText>
        </w:r>
        <w:r w:rsidR="005854B4" w:rsidRPr="00BA156B" w:rsidDel="006F7425">
          <w:delText>Terminadas las pruebas, se observaba la grabación y se</w:delText>
        </w:r>
        <w:r w:rsidR="00BE0437" w:rsidRPr="00BA156B" w:rsidDel="006F7425">
          <w:delText xml:space="preserve"> anotaban los resultados</w:delText>
        </w:r>
        <w:r w:rsidRPr="00BA156B" w:rsidDel="006F7425">
          <w:delText xml:space="preserve"> más importantes dentro de una hoja de c</w:delText>
        </w:r>
        <w:r w:rsidR="00BE0437" w:rsidRPr="00BA156B" w:rsidDel="006F7425">
          <w:delText xml:space="preserve">álculo de Excel, de esta forma se podía dar una mirada rápida a los datos que se iban recopilando de todas las </w:delText>
        </w:r>
        <w:r w:rsidR="005854B4" w:rsidRPr="00BA156B" w:rsidDel="006F7425">
          <w:delText>pruebas</w:delText>
        </w:r>
        <w:r w:rsidR="00BE0437" w:rsidRPr="00BA156B" w:rsidDel="006F7425">
          <w:delText>.</w:delText>
        </w:r>
      </w:del>
    </w:p>
    <w:p w14:paraId="186DB3C2" w14:textId="40EE1720" w:rsidR="003F2CA5" w:rsidRPr="00B26073" w:rsidRDefault="00A12DD0" w:rsidP="005956FA">
      <w:pPr>
        <w:pStyle w:val="Ttulo2"/>
      </w:pPr>
      <w:bookmarkStart w:id="1149" w:name="_Toc511166304"/>
      <w:r w:rsidRPr="00BA156B">
        <w:rPr>
          <w:rStyle w:val="Ttulo3Car"/>
          <w:lang w:val="es-PE"/>
        </w:rPr>
        <w:t xml:space="preserve">Consideraciones </w:t>
      </w:r>
      <w:commentRangeStart w:id="1150"/>
      <w:r w:rsidRPr="00BA156B">
        <w:rPr>
          <w:rStyle w:val="Ttulo3Car"/>
          <w:lang w:val="es-PE"/>
        </w:rPr>
        <w:t>éticas</w:t>
      </w:r>
      <w:bookmarkEnd w:id="1149"/>
      <w:commentRangeEnd w:id="1150"/>
      <w:r w:rsidR="007808F4">
        <w:rPr>
          <w:rStyle w:val="Refdecomentario"/>
          <w:rFonts w:eastAsiaTheme="minorHAnsi" w:cstheme="minorBidi"/>
          <w:b w:val="0"/>
          <w:color w:val="auto"/>
          <w:lang w:val="es-ES_tradnl"/>
        </w:rPr>
        <w:commentReference w:id="1150"/>
      </w:r>
    </w:p>
    <w:p w14:paraId="66F84663" w14:textId="08F9F71A" w:rsidR="003F2CA5" w:rsidRPr="00B26073" w:rsidRDefault="00F92F53" w:rsidP="00B26073">
      <w:pPr>
        <w:pStyle w:val="Texto"/>
      </w:pPr>
      <w:commentRangeStart w:id="1151"/>
      <w:r w:rsidRPr="00BA156B">
        <w:t>En</w:t>
      </w:r>
      <w:r w:rsidR="00AF6843" w:rsidRPr="00BA156B">
        <w:t xml:space="preserve"> este proyecto</w:t>
      </w:r>
      <w:r w:rsidRPr="00BA156B">
        <w:t xml:space="preserve"> no se utilizaron sujetos de experimentación humanos ni animales, </w:t>
      </w:r>
      <w:commentRangeEnd w:id="1151"/>
      <w:r w:rsidR="00DE6ADF">
        <w:rPr>
          <w:rStyle w:val="Refdecomentario"/>
          <w:rFonts w:cstheme="minorBidi"/>
          <w:lang w:val="es-ES_tradnl"/>
        </w:rPr>
        <w:commentReference w:id="1151"/>
      </w:r>
      <w:r w:rsidRPr="00BA156B">
        <w:t>y aunque se realizaron entrevistas personales a diversos tipos de usuarios 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 xml:space="preserve">ya que </w:t>
      </w:r>
      <w:r w:rsidRPr="00BA156B">
        <w:lastRenderedPageBreak/>
        <w:t>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1152" w:name="_Toc511166305"/>
      <w:r w:rsidRPr="00BA156B">
        <w:rPr>
          <w:lang w:val="es-PE"/>
        </w:rPr>
        <w:t>A</w:t>
      </w:r>
      <w:r w:rsidR="00A12DD0" w:rsidRPr="00BA156B">
        <w:rPr>
          <w:lang w:val="es-PE"/>
        </w:rPr>
        <w:t>nálisis</w:t>
      </w:r>
      <w:bookmarkEnd w:id="1152"/>
    </w:p>
    <w:p w14:paraId="58BD28A6" w14:textId="5745B52A"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C126C6">
        <w:instrText>ADDIN CSL_CITATION {"citationItems":[{"id":"ITEM-1","itemData":{"URL":"http://otranscribe.com/","accessed":{"date-parts":[["2018","3","27"]]},"id":"ITEM-1","issued":{"date-parts":[["0"]]},"title":"oTranscribe","type":"webpage"},"uris":["http://www.mendeley.com/documents/?uuid=a0b69d88-9a89-3ba2-bc2d-e8fc2e189542"]}],"mendeley":{"formattedCitation":"(48)","plainTextFormattedCitation":"(48)","previouslyFormattedCitation":"(47)"},"properties":{"noteIndex":0},"schema":"https://github.com/citation-style-language/schema/raw/master/csl-citation.json"}</w:instrText>
      </w:r>
      <w:r w:rsidR="00EC2BAF" w:rsidRPr="00BA156B">
        <w:fldChar w:fldCharType="separate"/>
      </w:r>
      <w:r w:rsidR="00C126C6" w:rsidRPr="00C126C6">
        <w:rPr>
          <w:noProof/>
        </w:rPr>
        <w:t>(48)</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1153" w:name="_Toc511166306"/>
      <w:r w:rsidRPr="00BA156B">
        <w:lastRenderedPageBreak/>
        <w:t>Resultados</w:t>
      </w:r>
      <w:bookmarkEnd w:id="1153"/>
    </w:p>
    <w:p w14:paraId="63470BC4" w14:textId="77777777" w:rsidR="00FE7867" w:rsidRPr="00BA156B" w:rsidRDefault="00FE7867" w:rsidP="00A50DD7">
      <w:pPr>
        <w:pStyle w:val="Ttulo2"/>
        <w:numPr>
          <w:ilvl w:val="0"/>
          <w:numId w:val="9"/>
        </w:numPr>
        <w:rPr>
          <w:lang w:val="es-PE"/>
        </w:rPr>
      </w:pPr>
      <w:bookmarkStart w:id="1154" w:name="_Toc511166307"/>
      <w:r w:rsidRPr="00BA156B">
        <w:rPr>
          <w:lang w:val="es-PE"/>
        </w:rPr>
        <w:t>Fase Exploratori</w:t>
      </w:r>
      <w:r w:rsidR="00F847EF" w:rsidRPr="00BA156B">
        <w:rPr>
          <w:lang w:val="es-PE"/>
        </w:rPr>
        <w:t>a</w:t>
      </w:r>
      <w:bookmarkEnd w:id="1154"/>
    </w:p>
    <w:p w14:paraId="5B4E524F" w14:textId="43DC9FAD"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ins w:id="1155" w:author="Regina Casanova" w:date="2018-06-25T12:41:00Z">
        <w:r w:rsidR="003B4DBC">
          <w:t xml:space="preserve">los </w:t>
        </w:r>
      </w:ins>
      <w:ins w:id="1156" w:author="Regina Casanova" w:date="2018-06-25T12:39:00Z">
        <w:r w:rsidR="003B4DBC">
          <w:t>temas</w:t>
        </w:r>
      </w:ins>
      <w:ins w:id="1157" w:author="Regina Casanova" w:date="2018-06-25T12:41:00Z">
        <w:r w:rsidR="003B4DBC">
          <w:t xml:space="preserve"> señalados en la Guía de Entrevistas Nº1</w:t>
        </w:r>
      </w:ins>
      <w:del w:id="1158" w:author="Regina Casanova" w:date="2018-06-25T12:39:00Z">
        <w:r w:rsidR="00630815" w:rsidRPr="00BA156B" w:rsidDel="003B4DBC">
          <w:delText>tipo de usuario</w:delText>
        </w:r>
      </w:del>
      <w:r w:rsidR="00F84BBE" w:rsidRPr="00BA156B">
        <w:t>:</w:t>
      </w:r>
      <w:r w:rsidR="006746CC" w:rsidRPr="00BA156B">
        <w:t xml:space="preserve"> </w:t>
      </w:r>
      <w:ins w:id="1159" w:author="Regina Casanova" w:date="2018-06-25T12:39:00Z">
        <w:r w:rsidR="003B4DBC">
          <w:t xml:space="preserve">Percepción de los reclamos, </w:t>
        </w:r>
      </w:ins>
      <w:ins w:id="1160" w:author="Regina Casanova" w:date="2018-06-25T12:40:00Z">
        <w:r w:rsidR="003B4DBC">
          <w:t>r</w:t>
        </w:r>
      </w:ins>
      <w:ins w:id="1161" w:author="Regina Casanova" w:date="2018-06-25T12:39:00Z">
        <w:r w:rsidR="003B4DBC">
          <w:t xml:space="preserve">ol de los reclamos y manejo de </w:t>
        </w:r>
      </w:ins>
      <w:ins w:id="1162" w:author="Regina Casanova" w:date="2018-06-25T12:40:00Z">
        <w:r w:rsidR="003B4DBC">
          <w:t>información, herramienta informática y temas adicionales mencionados por los entrevistados</w:t>
        </w:r>
      </w:ins>
      <w:del w:id="1163" w:author="Regina Casanova" w:date="2018-06-25T12:40:00Z">
        <w:r w:rsidR="006746CC" w:rsidRPr="00BA156B" w:rsidDel="003B4DBC">
          <w:delText>P</w:delText>
        </w:r>
        <w:r w:rsidR="00C1339E" w:rsidRPr="00BA156B" w:rsidDel="003B4DBC">
          <w:delText>ersonal de SUSALUD, Gestores</w:delText>
        </w:r>
        <w:r w:rsidR="00D770DD" w:rsidRPr="00BA156B" w:rsidDel="003B4DBC">
          <w:delText xml:space="preserve"> de IPRESS y Ciudadanos</w:delText>
        </w:r>
      </w:del>
      <w:r w:rsidR="00D770DD" w:rsidRPr="00BA156B">
        <w:t xml:space="preserve">. </w:t>
      </w:r>
      <w:del w:id="1164" w:author="Regina Casanova" w:date="2018-06-25T12:40:00Z">
        <w:r w:rsidR="0015683A" w:rsidRPr="00BA156B" w:rsidDel="003B4DBC">
          <w:delText xml:space="preserve">A todos ellos se les hizo preguntas relacionadas a su percepción acerca de los reclamos, el rol que </w:delText>
        </w:r>
        <w:r w:rsidR="00630815" w:rsidRPr="00BA156B" w:rsidDel="003B4DBC">
          <w:delText>tiene</w:delText>
        </w:r>
        <w:r w:rsidR="0015683A" w:rsidRPr="00BA156B" w:rsidDel="003B4DBC">
          <w:delText xml:space="preserve"> ellos y sobre la propuesta de una herramienta informática para </w:delText>
        </w:r>
        <w:r w:rsidR="00630815" w:rsidRPr="00BA156B" w:rsidDel="003B4DBC">
          <w:delText>su recepción y manejo</w:delText>
        </w:r>
      </w:del>
      <w:ins w:id="1165" w:author="Regina Casanova" w:date="2018-06-25T12:40:00Z">
        <w:r w:rsidR="003B4DBC">
          <w:t xml:space="preserve">Estas </w:t>
        </w:r>
      </w:ins>
      <w:ins w:id="1166" w:author="Regina Casanova" w:date="2018-06-25T12:41:00Z">
        <w:r w:rsidR="003B4DBC">
          <w:t>entrevistas se les hicieron a personal administrativo de SUSALUD, gestores de IPRESS y ciudadanos</w:t>
        </w:r>
      </w:ins>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commentRangeStart w:id="1167"/>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 xml:space="preserve">Gestores de IPRESS: 6 en total. </w:t>
      </w:r>
      <w:commentRangeStart w:id="1168"/>
      <w:r w:rsidRPr="00BA156B">
        <w:t>Encontrados por recomendación dentro de la red del investigador.</w:t>
      </w:r>
      <w:commentRangeEnd w:id="1168"/>
      <w:r w:rsidR="004D4C89">
        <w:rPr>
          <w:rStyle w:val="Refdecomentario"/>
          <w:rFonts w:cstheme="minorBidi"/>
          <w:lang w:val="es-ES_tradnl"/>
        </w:rPr>
        <w:commentReference w:id="1168"/>
      </w:r>
    </w:p>
    <w:p w14:paraId="6A5E3EF3" w14:textId="0B4E160C" w:rsidR="00F847EF" w:rsidRPr="008D23C7" w:rsidRDefault="00F847EF" w:rsidP="00A50DD7">
      <w:pPr>
        <w:pStyle w:val="Texto"/>
        <w:numPr>
          <w:ilvl w:val="0"/>
          <w:numId w:val="30"/>
        </w:numPr>
      </w:pPr>
      <w:r w:rsidRPr="00BA156B">
        <w:t>Ciudadanos</w:t>
      </w:r>
      <w:del w:id="1169" w:author="Regina Casanova" w:date="2018-06-25T12:41:00Z">
        <w:r w:rsidRPr="00BA156B" w:rsidDel="003B4DBC">
          <w:delText xml:space="preserve"> peruanos</w:delText>
        </w:r>
      </w:del>
      <w:r w:rsidRPr="00BA156B">
        <w:t>: 9 en total. 3 fueron encontrados dentro de la red del investigador siendo personas con experiencia de haber presentado reclamos y otros 6 ciudadanos familiares de pacientes que estaban siendo atendidos en el Hospital Nacional Cayetano Heredia</w:t>
      </w:r>
      <w:r w:rsidR="008D23C7">
        <w:t>.</w:t>
      </w:r>
      <w:commentRangeEnd w:id="1167"/>
      <w:r w:rsidR="006B071F">
        <w:rPr>
          <w:rStyle w:val="Refdecomentario"/>
          <w:rFonts w:cstheme="minorBidi"/>
          <w:lang w:val="es-ES_tradnl"/>
        </w:rPr>
        <w:commentReference w:id="1167"/>
      </w:r>
    </w:p>
    <w:p w14:paraId="275D80DB" w14:textId="4DB078D0" w:rsidR="006746CC" w:rsidRDefault="0015683A" w:rsidP="008D23C7">
      <w:pPr>
        <w:pStyle w:val="Texto"/>
        <w:rPr>
          <w:ins w:id="1170" w:author="Regina Casanova" w:date="2018-06-25T12:42:00Z"/>
        </w:rPr>
      </w:pPr>
      <w:r w:rsidRPr="00BA156B">
        <w:t xml:space="preserve">Las respuestas de ellos </w:t>
      </w:r>
      <w:r w:rsidR="006746CC" w:rsidRPr="00BA156B">
        <w:t>se presentan a continuación</w:t>
      </w:r>
      <w:r w:rsidRPr="00BA156B">
        <w:t>.</w:t>
      </w:r>
    </w:p>
    <w:p w14:paraId="1C124F72" w14:textId="375BE3F5" w:rsidR="003B4DBC" w:rsidRDefault="003B4DBC">
      <w:pPr>
        <w:pStyle w:val="Ttulo3"/>
        <w:rPr>
          <w:ins w:id="1171" w:author="Regina Casanova" w:date="2018-06-25T12:42:00Z"/>
        </w:rPr>
        <w:pPrChange w:id="1172" w:author="Regina Casanova" w:date="2018-06-25T12:42:00Z">
          <w:pPr/>
        </w:pPrChange>
      </w:pPr>
      <w:commentRangeStart w:id="1173"/>
      <w:ins w:id="1174" w:author="Regina Casanova" w:date="2018-06-25T12:42:00Z">
        <w:r>
          <w:lastRenderedPageBreak/>
          <w:t>Percepción de los reclamos</w:t>
        </w:r>
      </w:ins>
      <w:commentRangeEnd w:id="1173"/>
      <w:r w:rsidR="004D4C89">
        <w:rPr>
          <w:rStyle w:val="Refdecomentario"/>
          <w:rFonts w:eastAsiaTheme="minorHAnsi" w:cstheme="minorBidi"/>
          <w:color w:val="auto"/>
          <w:lang w:val="es-ES_tradnl"/>
        </w:rPr>
        <w:commentReference w:id="1173"/>
      </w:r>
    </w:p>
    <w:p w14:paraId="628B92AB" w14:textId="04618DDC" w:rsidR="003B4DBC" w:rsidRPr="00BC4099" w:rsidRDefault="003B4DBC">
      <w:pPr>
        <w:pStyle w:val="Texto"/>
        <w:rPr>
          <w:ins w:id="1175" w:author="Regina Casanova" w:date="2018-06-25T12:42:00Z"/>
        </w:rPr>
        <w:pPrChange w:id="1176" w:author="Regina Casanova" w:date="2018-06-25T12:42:00Z">
          <w:pPr/>
        </w:pPrChange>
      </w:pPr>
      <w:ins w:id="1177" w:author="Regina Casanova" w:date="2018-06-25T12:42:00Z">
        <w:r w:rsidRPr="00BC4099">
          <w:t>Acerca del tema de los reclamos, los usuarios entrevistados dieron sus opiniones sobre una diversidad de temas que van desde lo que entendían por reclamos, hasta experiencias personales y laborales. Las percepciones se resumen en los siguientes párrafos.</w:t>
        </w:r>
      </w:ins>
    </w:p>
    <w:p w14:paraId="0897EDFD" w14:textId="5B44ED18" w:rsidR="003B4DBC" w:rsidRDefault="003B4DBC">
      <w:pPr>
        <w:pStyle w:val="Texto"/>
        <w:rPr>
          <w:ins w:id="1178" w:author="Regina Casanova" w:date="2018-06-25T12:42:00Z"/>
        </w:rPr>
        <w:pPrChange w:id="1179" w:author="Regina Casanova" w:date="2018-06-25T12:42:00Z">
          <w:pPr/>
        </w:pPrChange>
      </w:pPr>
      <w:ins w:id="1180" w:author="Regina Casanova" w:date="2018-06-25T12:42:00Z">
        <w:r w:rsidRPr="00BC4099">
          <w:t>El personal de SUSALUD definió los reclamos como una manifestación verbal o escrita de incomodidad o insatisfacción por un servicio o producto. Los gestores de IPRESS definieron los reclamos como el descontento de las personas por un servicio mal brindado y los ciudadanos lo describieron como una insatisfacción o inconformidad por un producto o servicio que no cumplió las expectativas, se refi</w:t>
        </w:r>
        <w:r>
          <w:t>ri</w:t>
        </w:r>
        <w:r w:rsidRPr="00BC4099">
          <w:t>eron a que ellos reclaman para exigir una buena atención ya que es su derecho.</w:t>
        </w:r>
      </w:ins>
    </w:p>
    <w:p w14:paraId="7E2753F1" w14:textId="77777777" w:rsidR="004D4C89" w:rsidRDefault="003B4DBC">
      <w:pPr>
        <w:pStyle w:val="Texto"/>
        <w:rPr>
          <w:ins w:id="1181" w:author="Luis Fernando Llanos Zavalaga" w:date="2018-07-10T15:17:00Z"/>
        </w:rPr>
      </w:pPr>
      <w:ins w:id="1182" w:author="Regina Casanova" w:date="2018-06-25T12:42:00Z">
        <w:r w:rsidRPr="00BC4099">
          <w:t>En el tema de la importancia de los reclamos,</w:t>
        </w:r>
        <w:r>
          <w:t xml:space="preserve"> el personal de SUSALUD mencionó</w:t>
        </w:r>
        <w:r w:rsidRPr="00BC4099">
          <w:t xml:space="preserve"> que los reclamos son importantes porque sirven para mejorar y encontrar las deficiencias y fallas dentro de una IPRESS y con eso mejorar los servicios que brinda</w:t>
        </w:r>
        <w:r>
          <w:t>n</w:t>
        </w:r>
        <w:r w:rsidRPr="00BC4099">
          <w:t xml:space="preserve"> al usuario. </w:t>
        </w:r>
      </w:ins>
    </w:p>
    <w:p w14:paraId="3C1A451F" w14:textId="0734582C" w:rsidR="003B4DBC" w:rsidRDefault="003B4DBC">
      <w:pPr>
        <w:pStyle w:val="Texto"/>
        <w:rPr>
          <w:ins w:id="1183" w:author="Regina Casanova" w:date="2018-06-25T12:42:00Z"/>
        </w:rPr>
        <w:pPrChange w:id="1184" w:author="Regina Casanova" w:date="2018-06-25T12:42:00Z">
          <w:pPr/>
        </w:pPrChange>
      </w:pPr>
      <w:ins w:id="1185" w:author="Regina Casanova" w:date="2018-06-25T12:42:00Z">
        <w:r w:rsidRPr="00BC4099">
          <w:t>Los gestores de las IPRESS reconocen a los reclamos como un reto y lo ven como la</w:t>
        </w:r>
        <w:r>
          <w:t xml:space="preserve"> forma en que los pacientes </w:t>
        </w:r>
        <w:r w:rsidRPr="00BC4099">
          <w:t>expresan como desean que se</w:t>
        </w:r>
        <w:r>
          <w:t xml:space="preserve"> les</w:t>
        </w:r>
        <w:r w:rsidRPr="00BC4099">
          <w:t xml:space="preserve"> brinden los servicios de salud. Mientras que los ciudadanos ven importantes los reclamos ya que ayudan a brindar un mejor servicio y cumplir las expectativas de los usuarios, de paso que ayuda a encontrar donde están las fallas y dificultades.</w:t>
        </w:r>
      </w:ins>
    </w:p>
    <w:p w14:paraId="56DA7F2A" w14:textId="77777777" w:rsidR="003B4DBC" w:rsidRPr="00BC4099" w:rsidRDefault="003B4DBC" w:rsidP="003B4DBC">
      <w:pPr>
        <w:pStyle w:val="Cita"/>
        <w:rPr>
          <w:ins w:id="1186" w:author="Regina Casanova" w:date="2018-06-25T12:42:00Z"/>
          <w:b/>
          <w:sz w:val="32"/>
        </w:rPr>
      </w:pPr>
      <w:ins w:id="1187" w:author="Regina Casanova" w:date="2018-06-25T12:42:00Z">
        <w:r w:rsidRPr="008D23C7">
          <w:t>“…Para mí lo más importante de un reclamo es que te permita encontrar las causas del reclamo y por lo tanto eliminarlas.”</w:t>
        </w:r>
      </w:ins>
    </w:p>
    <w:p w14:paraId="0F0F6800" w14:textId="3FC88280" w:rsidR="003B4DBC" w:rsidRPr="003B4DBC" w:rsidRDefault="003B4DBC">
      <w:pPr>
        <w:pStyle w:val="Texto"/>
        <w:rPr>
          <w:ins w:id="1188" w:author="Regina Casanova" w:date="2018-06-25T12:42:00Z"/>
        </w:rPr>
        <w:pPrChange w:id="1189" w:author="Regina Casanova" w:date="2018-06-25T12:43:00Z">
          <w:pPr/>
        </w:pPrChange>
      </w:pPr>
      <w:ins w:id="1190" w:author="Regina Casanova" w:date="2018-06-25T12:42:00Z">
        <w:r w:rsidRPr="00BC4099">
          <w:lastRenderedPageBreak/>
          <w:t>S</w:t>
        </w:r>
        <w:r>
          <w:t>obre impedimentos que presenta la resolución de</w:t>
        </w:r>
        <w:r w:rsidRPr="00BC4099">
          <w:t xml:space="preserve"> los reclamos, el personal de SUSALUD se refirió a que no existe un consenso sobre qué información era necesaria para el manejo de reclamos por parte de una IPRESS y </w:t>
        </w:r>
        <w:r>
          <w:t>lo que</w:t>
        </w:r>
        <w:r w:rsidRPr="00BC4099">
          <w:t xml:space="preserve"> lleva a que los reclamos sean vistos de forma negativa y que no se desee encontrar las causas de ellos. Como consecuencia, existe poca capacidad resolutiva de los reclamos a niveles inferiores de atención</w:t>
        </w:r>
        <w:r>
          <w:t>,</w:t>
        </w:r>
        <w:r w:rsidRPr="00BC4099">
          <w:t xml:space="preserve"> y que las IPRESS se cierren argumentando que no cuentan con presupuesto necesario para implementar mejoras. Esto conlleva a que exista una mala gestión de recursos económicos y </w:t>
        </w:r>
        <w:r>
          <w:t xml:space="preserve">a </w:t>
        </w:r>
        <w:r w:rsidRPr="00BC4099">
          <w:t xml:space="preserve">que los directores no se encuentren del todo enterados de problemas dentro del establecimiento. Los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Los ciudadanos ven como impedimentos la nula capacidad de decisión que tienen los niveles bajos de atención</w:t>
        </w:r>
        <w:r>
          <w:t>,</w:t>
        </w:r>
        <w:r w:rsidRPr="00BC4099">
          <w:t xml:space="preserve"> ya que existe mucha burocracia para resolver los reclamos y que se necesita autonomía para ello, además que el tiempo de acción para dar solución a un reclamo de 30 días es muy largo. </w:t>
        </w:r>
      </w:ins>
    </w:p>
    <w:p w14:paraId="5D158E48" w14:textId="77777777" w:rsidR="003B4DBC" w:rsidRPr="00BC4099" w:rsidRDefault="003B4DBC" w:rsidP="003B4DBC">
      <w:pPr>
        <w:pStyle w:val="Cita"/>
        <w:rPr>
          <w:ins w:id="1191" w:author="Regina Casanova" w:date="2018-06-25T12:42:00Z"/>
          <w:b/>
          <w:sz w:val="32"/>
        </w:rPr>
      </w:pPr>
      <w:ins w:id="1192" w:author="Regina Casanova" w:date="2018-06-25T12:42:00Z">
        <w:r w:rsidRPr="008D23C7">
          <w:t xml:space="preserve">“Los procesos y la autonomía, o sea tienes tu autonomía de A a B, si va a C pasa a la siguiente persona pero la siguiente </w:t>
        </w:r>
        <w:r w:rsidRPr="008D23C7">
          <w:lastRenderedPageBreak/>
          <w:t>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ins>
    </w:p>
    <w:p w14:paraId="68EB6438" w14:textId="0A434A6F" w:rsidR="003B4DBC" w:rsidRPr="00BC4099" w:rsidRDefault="003B4DBC">
      <w:pPr>
        <w:pStyle w:val="Texto"/>
        <w:rPr>
          <w:ins w:id="1193" w:author="Regina Casanova" w:date="2018-06-25T12:42:00Z"/>
        </w:rPr>
        <w:pPrChange w:id="1194" w:author="Regina Casanova" w:date="2018-06-25T12:43:00Z">
          <w:pPr/>
        </w:pPrChange>
      </w:pPr>
      <w:ins w:id="1195" w:author="Regina Casanova" w:date="2018-06-25T12:42:00Z">
        <w:r w:rsidRPr="00BC4099">
          <w:t>C</w:t>
        </w:r>
        <w:r>
          <w:t>uando se les preguntó</w:t>
        </w:r>
        <w:r w:rsidRPr="00BC4099">
          <w:t xml:space="preserve"> sobre el procedimiento a seguir para colocar reclamos, el personal de SUSALUD  dijo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 ambos actores y poder realizar una investigación de lo ocurrido. Los gestores de las IPRESS señalaron que el procedimiento para presentar reclamos era por medio de las PAUS, Unidades de Calidad, Libro de Reclamaciones y en ciertos casos donde se encuentre disponible, el sistema Totem. Por o</w:t>
        </w:r>
        <w:r>
          <w:t>tro lado, cuando se les preguntó</w:t>
        </w:r>
        <w:r w:rsidRPr="00BC4099">
          <w:t xml:space="preserve"> a los ciudadanos como colocarían un reclamo, no hubo un consenso y nadie menciono las PAUS ni Unidades de Calidad, dijeron que irían a la oficina de Comunicaciones o Admisión si es que deseaban elevarlo de </w:t>
        </w:r>
        <w:r>
          <w:t xml:space="preserve">tan solo </w:t>
        </w:r>
        <w:r w:rsidRPr="00BC4099">
          <w:t>reclamar con el doctor o enfermeros correspondientes. Algunos mencionaron que pedirían el Libro de Reclamaciones y otros que irían a redes sociales para presentar sus inconvenientes.</w:t>
        </w:r>
      </w:ins>
    </w:p>
    <w:p w14:paraId="5A8BBB0B" w14:textId="77777777" w:rsidR="00D17D47" w:rsidRDefault="003B4DBC">
      <w:pPr>
        <w:pStyle w:val="Texto"/>
        <w:rPr>
          <w:ins w:id="1196" w:author="Luis Fernando Llanos Zavalaga" w:date="2018-07-10T15:32:00Z"/>
        </w:rPr>
      </w:pPr>
      <w:ins w:id="1197" w:author="Regina Casanova" w:date="2018-06-25T12:42:00Z">
        <w:r w:rsidRPr="00BC4099">
          <w:lastRenderedPageBreak/>
          <w:t xml:space="preserve">Los entrevistados contaron diversas experiencias que </w:t>
        </w:r>
        <w:r>
          <w:t>tuvieron</w:t>
        </w:r>
        <w:r w:rsidRPr="00BC4099">
          <w:t xml:space="preserve"> en el ámbito personal como laboral en relación a los reclamos, algunos señalaron que habían</w:t>
        </w:r>
        <w:r>
          <w:t xml:space="preserve"> presentado</w:t>
        </w:r>
        <w:r w:rsidRPr="00BC4099">
          <w:t xml:space="preserve"> reclamos y que llegaron a solucionar el problema </w:t>
        </w:r>
        <w:r>
          <w:t>presentado</w:t>
        </w:r>
        <w:r w:rsidRPr="00BC4099">
          <w:t>, otros que nunca les dieron una respuesta</w:t>
        </w:r>
        <w:r>
          <w:t>,</w:t>
        </w:r>
        <w:r w:rsidRPr="00BC4099">
          <w:t xml:space="preserve"> e incluso algunos mencionaron que no les dieron información sobre donde poder presentar el reclamo ni cómo hacerlo. Los gestores de las IPRESS señalaron que por experiencia el hecho que el personal prestador de salud no pueda presentar reclamos hace difícil que el persona</w:t>
        </w:r>
        <w:r>
          <w:t>l</w:t>
        </w:r>
        <w:r w:rsidRPr="00BC4099">
          <w:t xml:space="preserve"> se sienta considerado, además que sienten que SUSALUD le toma más importancia a los ciudadanos que a ellos mismos. También señalaron que al tener problemas de comunicación con SUSALUD, ellos les entregan de forma tardía repo</w:t>
        </w:r>
        <w:r>
          <w:t>rtes de reclamos presentados por</w:t>
        </w:r>
        <w:r w:rsidRPr="00BC4099">
          <w:t xml:space="preserve"> lo que</w:t>
        </w:r>
        <w:r>
          <w:t xml:space="preserve"> a</w:t>
        </w:r>
        <w:r w:rsidRPr="00BC4099">
          <w:t xml:space="preserve"> ellos </w:t>
        </w:r>
        <w:r>
          <w:t>se les dificulta</w:t>
        </w:r>
        <w:r w:rsidRPr="00BC4099">
          <w:t xml:space="preserve"> encontrar una solución </w:t>
        </w:r>
        <w:r>
          <w:t>por un</w:t>
        </w:r>
        <w:r w:rsidRPr="00BC4099">
          <w:t xml:space="preserve"> hecho </w:t>
        </w:r>
        <w:r>
          <w:t xml:space="preserve">que </w:t>
        </w:r>
        <w:r w:rsidRPr="00BC4099">
          <w:t>ocurrió tiempo</w:t>
        </w:r>
        <w:r>
          <w:t xml:space="preserve"> atrás</w:t>
        </w:r>
        <w:r w:rsidRPr="00BC4099">
          <w:t xml:space="preserve">. </w:t>
        </w:r>
      </w:ins>
    </w:p>
    <w:p w14:paraId="5F7F5CEA" w14:textId="55027693" w:rsidR="003B4DBC" w:rsidRDefault="003B4DBC">
      <w:pPr>
        <w:pStyle w:val="Texto"/>
        <w:rPr>
          <w:ins w:id="1198" w:author="Regina Casanova" w:date="2018-06-25T12:42:00Z"/>
        </w:rPr>
        <w:pPrChange w:id="1199" w:author="Regina Casanova" w:date="2018-06-25T12:43:00Z">
          <w:pPr/>
        </w:pPrChange>
      </w:pPr>
      <w:ins w:id="1200" w:author="Regina Casanova" w:date="2018-06-25T12:42:00Z">
        <w:r w:rsidRPr="00BC4099">
          <w:t xml:space="preserve">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ins>
    </w:p>
    <w:p w14:paraId="341C7678" w14:textId="77777777" w:rsidR="003B4DBC" w:rsidRDefault="003B4DBC" w:rsidP="003B4DBC">
      <w:pPr>
        <w:pStyle w:val="Cita"/>
        <w:rPr>
          <w:ins w:id="1201" w:author="Regina Casanova" w:date="2018-06-25T12:47:00Z"/>
        </w:rPr>
      </w:pPr>
      <w:ins w:id="1202" w:author="Regina Casanova" w:date="2018-06-25T12:42:00Z">
        <w:r>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ins>
    </w:p>
    <w:p w14:paraId="479039DF" w14:textId="77777777" w:rsidR="003B4DBC" w:rsidRPr="003B4DBC" w:rsidRDefault="003B4DBC">
      <w:pPr>
        <w:rPr>
          <w:ins w:id="1203" w:author="Regina Casanova" w:date="2018-06-25T12:42:00Z"/>
        </w:rPr>
        <w:pPrChange w:id="1204" w:author="Regina Casanova" w:date="2018-06-25T12:47:00Z">
          <w:pPr>
            <w:pStyle w:val="Cita"/>
          </w:pPr>
        </w:pPrChange>
      </w:pPr>
    </w:p>
    <w:p w14:paraId="7D2C801C" w14:textId="0495972E" w:rsidR="003B4DBC" w:rsidRDefault="003B4DBC">
      <w:pPr>
        <w:pStyle w:val="Ttulo3"/>
        <w:rPr>
          <w:ins w:id="1205" w:author="Regina Casanova" w:date="2018-06-25T12:42:00Z"/>
        </w:rPr>
        <w:pPrChange w:id="1206" w:author="Regina Casanova" w:date="2018-06-25T12:47:00Z">
          <w:pPr/>
        </w:pPrChange>
      </w:pPr>
      <w:commentRangeStart w:id="1207"/>
      <w:ins w:id="1208" w:author="Regina Casanova" w:date="2018-06-25T12:42:00Z">
        <w:r>
          <w:lastRenderedPageBreak/>
          <w:t>Rol de los reclamos y manejo de información</w:t>
        </w:r>
      </w:ins>
      <w:commentRangeEnd w:id="1207"/>
      <w:r w:rsidR="00D17D47">
        <w:rPr>
          <w:rStyle w:val="Refdecomentario"/>
          <w:rFonts w:eastAsiaTheme="minorHAnsi" w:cstheme="minorBidi"/>
          <w:color w:val="auto"/>
          <w:lang w:val="es-ES_tradnl"/>
        </w:rPr>
        <w:commentReference w:id="1207"/>
      </w:r>
    </w:p>
    <w:p w14:paraId="1F2B8ABA" w14:textId="7B9E7D71" w:rsidR="003B4DBC" w:rsidRDefault="003B4DBC">
      <w:pPr>
        <w:pStyle w:val="Texto"/>
        <w:rPr>
          <w:ins w:id="1209" w:author="Regina Casanova" w:date="2018-06-25T12:42:00Z"/>
        </w:rPr>
        <w:pPrChange w:id="1210" w:author="Regina Casanova" w:date="2018-06-25T12:43:00Z">
          <w:pPr/>
        </w:pPrChange>
      </w:pPr>
      <w:ins w:id="1211" w:author="Regina Casanova" w:date="2018-06-25T12:42:00Z">
        <w:r w:rsidRPr="008017B3">
          <w:t>Sobre el rol actual que tienen los reclamos, personal de SUSALUD señalo que los establecimientos de salud los ven como una traba, ofensa o una carga para sus procesos, que lo ven como irrelevantes o que van en contra de la institución. Resaltaron qu</w:t>
        </w:r>
        <w:r>
          <w:t>e no</w:t>
        </w:r>
        <w:r w:rsidRPr="008017B3">
          <w:t xml:space="preserve"> son vistos como una oportunidad de mejora. Los gestores de IP</w:t>
        </w:r>
        <w:r>
          <w:t xml:space="preserve">RESS dijeron que actualmente </w:t>
        </w:r>
        <w:r w:rsidRPr="008017B3">
          <w:t xml:space="preserve">el personal prestador de salud ve a los reclamos como </w:t>
        </w:r>
        <w:r>
          <w:t xml:space="preserve">una </w:t>
        </w:r>
        <w:r w:rsidRPr="008017B3">
          <w:t xml:space="preserve">interferencia </w:t>
        </w:r>
        <w:r>
          <w:t>en la atención o algo punitivo</w:t>
        </w:r>
        <w:r w:rsidRPr="008017B3">
          <w:t xml:space="preserve">, pero que ellos lo ven como una ayuda para mejorar la atención brindada. Algunos ciudadanos mencionaron que ellos sienten que los reclamos son un tema fastidioso al cual los establecimientos de salud no le toman importancia, otros ciudadanos dijeron que esperaban que lo vieran como una forma de decir que </w:t>
        </w:r>
        <w:r>
          <w:t xml:space="preserve">es lo que </w:t>
        </w:r>
        <w:r w:rsidRPr="008017B3">
          <w:t>no está funcionado dentro del establecimiento.</w:t>
        </w:r>
      </w:ins>
    </w:p>
    <w:p w14:paraId="6475C228" w14:textId="77777777" w:rsidR="003B4DBC" w:rsidRPr="008D23C7" w:rsidRDefault="003B4DBC" w:rsidP="003B4DBC">
      <w:pPr>
        <w:pStyle w:val="Cita"/>
        <w:rPr>
          <w:ins w:id="1212" w:author="Regina Casanova" w:date="2018-06-25T12:42:00Z"/>
        </w:rPr>
      </w:pPr>
      <w:ins w:id="1213" w:author="Regina Casanova" w:date="2018-06-25T12:42:00Z">
        <w:r w:rsidRPr="008D23C7">
          <w:t>“No,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'muchas gracias' les digo porque realmente sí, porque eso me va a permitir tener, poder ingeniarme otra cosa para poder ver que eso se haga de la mejor manera, yo creo que siempre van a haber quejas porque siempre el ser humano va a lograr buscar lo mejor ¿no es cierto?”</w:t>
        </w:r>
      </w:ins>
    </w:p>
    <w:p w14:paraId="4EFFF229" w14:textId="0A3F4394" w:rsidR="003B4DBC" w:rsidRPr="003B4DBC" w:rsidRDefault="003B4DBC">
      <w:pPr>
        <w:pStyle w:val="Texto"/>
        <w:rPr>
          <w:ins w:id="1214" w:author="Regina Casanova" w:date="2018-06-25T12:42:00Z"/>
        </w:rPr>
        <w:pPrChange w:id="1215" w:author="Regina Casanova" w:date="2018-06-25T12:44:00Z">
          <w:pPr/>
        </w:pPrChange>
      </w:pPr>
      <w:ins w:id="1216" w:author="Regina Casanova" w:date="2018-06-25T12:42:00Z">
        <w:r w:rsidRPr="008017B3">
          <w:lastRenderedPageBreak/>
          <w:t>Sobre el rol que deberían tener los reclamos,</w:t>
        </w:r>
        <w:r>
          <w:t xml:space="preserve"> el personal de SUSALUD mencionó</w:t>
        </w:r>
        <w:r w:rsidRPr="008017B3">
          <w:t xml:space="preserve"> que, al ser los reclamos una retroalimentación de parte de los ciudadanos, debería ser visto de manera positiva porque son una llamada de atención que permite ver en qué parte del proceso no se cumple las expectativas del ciudadano y poder mejorar en esas partes. Es por esto que </w:t>
        </w:r>
        <w:r>
          <w:t>les parece importante</w:t>
        </w:r>
        <w:r w:rsidRPr="008017B3">
          <w:t xml:space="preserve"> ver los reclamos como un beneficio que permitirá revisar procesos, estándares y también, elaborar proyectos de mejora para satisfacer a los pacientes.</w:t>
        </w:r>
        <w:r>
          <w:t xml:space="preserve"> L</w:t>
        </w:r>
        <w:r w:rsidRPr="008017B3">
          <w:t>os gestores indicaron que los reclamos deberían ser vistos como oportunidades de mejora que servirán para mejorar la atención brindada. Esto último también fue mencionado por los ciudadanos que dijeron que los reclamos deberían ser vistos como el reflejo del servicio que se está brindando.</w:t>
        </w:r>
      </w:ins>
    </w:p>
    <w:p w14:paraId="4BF9F851" w14:textId="77777777" w:rsidR="003B4DBC" w:rsidRPr="008D23C7" w:rsidRDefault="003B4DBC" w:rsidP="003B4DBC">
      <w:pPr>
        <w:pStyle w:val="Cita"/>
        <w:rPr>
          <w:ins w:id="1217" w:author="Regina Casanova" w:date="2018-06-25T12:42:00Z"/>
        </w:rPr>
      </w:pPr>
      <w:ins w:id="1218" w:author="Regina Casanova" w:date="2018-06-25T12:42:00Z">
        <w:r w:rsidRPr="008D23C7">
          <w: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t>
        </w:r>
      </w:ins>
    </w:p>
    <w:p w14:paraId="67591DBD" w14:textId="38102B0E" w:rsidR="003B4DBC" w:rsidRPr="003B4DBC" w:rsidRDefault="003B4DBC">
      <w:pPr>
        <w:pStyle w:val="Texto"/>
        <w:rPr>
          <w:ins w:id="1219" w:author="Regina Casanova" w:date="2018-06-25T12:42:00Z"/>
        </w:rPr>
        <w:pPrChange w:id="1220" w:author="Regina Casanova" w:date="2018-06-25T12:44:00Z">
          <w:pPr/>
        </w:pPrChange>
      </w:pPr>
      <w:ins w:id="1221" w:author="Regina Casanova" w:date="2018-06-25T12:42:00Z">
        <w:r w:rsidRPr="008017B3">
          <w:lastRenderedPageBreak/>
          <w:t>Acerca del manejo actual de los reclamos, el personal de SUSALUD indico que como no todas las IPRESS tienen PAUS todavía, la información que manejan de sus reclamos es limitada y desconocen los pasos hechos para resolver los reclamos anteriores y por esto, los gestores no se enteran de todo lo acontecido dentro de la IPRESS. Señalaron que el libro de reclamaciones no es suficiente, porque no tienen como interiorizar la información presentada por dicho canal e incluso a veces se esconde de los ciudadanos, es por esto que no está siendo utilizado para mejorar el servicio brindado. Sobre el mismo tema, los gestores señalaron que manejan los reclamos recibidos por medio de las PAUS y el Totem de una forma directa y personal con el paciente. Posteriormente a ello, realizan estadísticas de forma manual para solucionar el reclamo y ver si se puede brindar una solución a nivel general ante el problema. Comentaron que el Totem es capaz de enviar correos electrónicos para tener información en tiempo real sobre los reclamos</w:t>
        </w:r>
        <w:r>
          <w:t>, pero</w:t>
        </w:r>
        <w:r w:rsidRPr="008017B3">
          <w:t xml:space="preserve"> existen problemas de mucha delegación por lo cual se extiende el proceso de resolución. Cuando los ciudadanos fueron consultados de cómo creían que se manejaban actualmente los reclamos, dijeron que sentían que les tomaban poca importancia y que no </w:t>
        </w:r>
        <w:r>
          <w:t>eran manejados</w:t>
        </w:r>
        <w:r w:rsidRPr="008017B3">
          <w:t xml:space="preserve"> </w:t>
        </w:r>
        <w:r>
          <w:t>en su totalidad</w:t>
        </w:r>
        <w:r w:rsidRPr="008017B3">
          <w:t>. Mencionaron esto ya que argumentaron que toman mucho tiempo en resolver reclamos y que aún se pueden ver fallas durante el servicio brindado.</w:t>
        </w:r>
      </w:ins>
    </w:p>
    <w:p w14:paraId="60D6D172" w14:textId="77777777" w:rsidR="003B4DBC" w:rsidRPr="008017B3" w:rsidRDefault="003B4DBC" w:rsidP="003B4DBC">
      <w:pPr>
        <w:pStyle w:val="Cita"/>
        <w:rPr>
          <w:ins w:id="1222" w:author="Regina Casanova" w:date="2018-06-25T12:42:00Z"/>
        </w:rPr>
      </w:pPr>
      <w:ins w:id="1223" w:author="Regina Casanova" w:date="2018-06-25T12:42:00Z">
        <w:r w:rsidRPr="008D23C7">
          <w:t xml:space="preserve">“El libro no basta, definitivamente, si yo implemento una herramienta adicional definitivamente va a sumar y que mejor que estaríamos interconectados en este caso todos los que estaríamos inmersos en el tema de salud, más aún nosotros </w:t>
        </w:r>
        <w:r w:rsidRPr="008D23C7">
          <w:lastRenderedPageBreak/>
          <w:t>como entidad que vela por los derechos, por la protección de los derechos en salud de los pacientes.”</w:t>
        </w:r>
      </w:ins>
    </w:p>
    <w:p w14:paraId="2C2DF0EF" w14:textId="77777777" w:rsidR="003B4DBC" w:rsidRDefault="003B4DBC">
      <w:pPr>
        <w:pStyle w:val="Texto"/>
        <w:rPr>
          <w:ins w:id="1224" w:author="Regina Casanova" w:date="2018-06-25T12:42:00Z"/>
        </w:rPr>
        <w:pPrChange w:id="1225" w:author="Regina Casanova" w:date="2018-06-25T12:44:00Z">
          <w:pPr/>
        </w:pPrChange>
      </w:pPr>
      <w:ins w:id="1226" w:author="Regina Casanova" w:date="2018-06-25T12:42:00Z">
        <w:r w:rsidRPr="008017B3">
          <w:t xml:space="preserve">Sobre cómo deberían ser manejados los reclamos, personal de SUSALUD </w:t>
        </w:r>
        <w:r>
          <w:t>señalaron</w:t>
        </w:r>
        <w:r w:rsidRPr="008017B3">
          <w:t xml:space="preserve"> que deberían difundir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 los usuarios que utilizan el servicio, y que deberían realizar copia periódica de todos </w:t>
        </w:r>
        <w:r>
          <w:t>ellos</w:t>
        </w:r>
        <w:r w:rsidRPr="008017B3">
          <w:t xml:space="preserve"> para que no ocurran inconvenientes con dicha información.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Los ciudadanos dijeron que deberían tratar los reclamos a más profundidad con una investigación que fomente la comunicación entre el ciudadano afectado y personal del establecimiento de salud. Comentaron que las soluciones que presenten deberían ser</w:t>
        </w:r>
        <w:r>
          <w:t xml:space="preserve"> en</w:t>
        </w:r>
        <w:r w:rsidRPr="008017B3">
          <w:t xml:space="preserve"> general para toda la ciudadanía y no de manera aislada para un paciente, y que esto mejoraría si se automatizaran los procesos de gestión de reclamos.</w:t>
        </w:r>
      </w:ins>
    </w:p>
    <w:p w14:paraId="5EDBA2BB" w14:textId="5F508AF4" w:rsidR="003B4DBC" w:rsidRPr="008017B3" w:rsidRDefault="003B4DBC">
      <w:pPr>
        <w:pStyle w:val="Cita"/>
        <w:rPr>
          <w:ins w:id="1227" w:author="Regina Casanova" w:date="2018-06-25T12:42:00Z"/>
        </w:rPr>
        <w:pPrChange w:id="1228" w:author="Regina Casanova" w:date="2018-06-25T12:44:00Z">
          <w:pPr/>
        </w:pPrChange>
      </w:pPr>
      <w:ins w:id="1229" w:author="Regina Casanova" w:date="2018-06-25T12:42:00Z">
        <w:r w:rsidRPr="008D23C7">
          <w:t>“La información debe ser tratada de la forma más objetiva y segundo de que definitivamente se debería de tener un back-up, 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w:t>
        </w:r>
        <w:r w:rsidRPr="008D23C7">
          <w:lastRenderedPageBreak/>
          <w:t>ser guardada pero también debe ser retroalimentada, cada cierto tiempo y probablemente debería haber un medio en que todos los usuarios internos podamos conocer esa información. Entonces es una retroalimentación”</w:t>
        </w:r>
      </w:ins>
    </w:p>
    <w:p w14:paraId="0B6E587B" w14:textId="66D90A06" w:rsidR="003B4DBC" w:rsidRDefault="003B4DBC">
      <w:pPr>
        <w:pStyle w:val="Ttulo3"/>
        <w:rPr>
          <w:ins w:id="1230" w:author="Regina Casanova" w:date="2018-06-25T12:42:00Z"/>
        </w:rPr>
        <w:pPrChange w:id="1231" w:author="Regina Casanova" w:date="2018-06-25T12:44:00Z">
          <w:pPr/>
        </w:pPrChange>
      </w:pPr>
      <w:ins w:id="1232" w:author="Regina Casanova" w:date="2018-06-25T12:42:00Z">
        <w:r>
          <w:t>Herramienta Informática</w:t>
        </w:r>
      </w:ins>
    </w:p>
    <w:p w14:paraId="2EB2D56D" w14:textId="04300530" w:rsidR="003B4DBC" w:rsidRDefault="003B4DBC">
      <w:pPr>
        <w:pStyle w:val="Texto"/>
        <w:rPr>
          <w:ins w:id="1233" w:author="Regina Casanova" w:date="2018-06-25T12:42:00Z"/>
        </w:rPr>
        <w:pPrChange w:id="1234" w:author="Regina Casanova" w:date="2018-06-25T12:44:00Z">
          <w:pPr/>
        </w:pPrChange>
      </w:pPr>
      <w:ins w:id="1235" w:author="Regina Casanova" w:date="2018-06-25T12:42:00Z">
        <w:r>
          <w:t>Se les preguntó</w:t>
        </w:r>
        <w:r w:rsidRPr="00DF2384">
          <w:t xml:space="preserve"> a todos sus percepciones de la herramienta informática planteada para gestionar los reclamos, se les hizo preguntas sobre </w:t>
        </w:r>
      </w:ins>
      <w:ins w:id="1236" w:author="Regina Casanova" w:date="2018-06-25T12:44:00Z">
        <w:r w:rsidRPr="00DF2384">
          <w:t>qué</w:t>
        </w:r>
      </w:ins>
      <w:ins w:id="1237" w:author="Regina Casanova" w:date="2018-06-25T12:42:00Z">
        <w:r w:rsidRPr="00DF2384">
          <w:t xml:space="preserve"> características les gustaría que tuviera dicha herramienta, que datos les gustaría visualizar, cuáles serían sus requerimientos con el sistema y si es que compartirían la herramienta con conocidos. Las respuestas obtenidas son las siguientes.</w:t>
        </w:r>
      </w:ins>
    </w:p>
    <w:p w14:paraId="66E02469" w14:textId="4E3E9D27" w:rsidR="003B4DBC" w:rsidRDefault="003B4DBC">
      <w:pPr>
        <w:pStyle w:val="Texto"/>
        <w:rPr>
          <w:ins w:id="1238" w:author="Regina Casanova" w:date="2018-06-25T12:42:00Z"/>
        </w:rPr>
        <w:pPrChange w:id="1239" w:author="Regina Casanova" w:date="2018-06-25T12:44:00Z">
          <w:pPr/>
        </w:pPrChange>
      </w:pPr>
      <w:ins w:id="1240" w:author="Regina Casanova" w:date="2018-06-25T12:42:00Z">
        <w:r w:rsidRPr="00DF2384">
          <w:t>Todo</w:t>
        </w:r>
      </w:ins>
      <w:ins w:id="1241" w:author="Luis Fernando Llanos Zavalaga" w:date="2018-07-10T15:38:00Z">
        <w:r w:rsidR="00D17D47">
          <w:t>s</w:t>
        </w:r>
      </w:ins>
      <w:ins w:id="1242" w:author="Regina Casanova" w:date="2018-06-25T12:42:00Z">
        <w:r w:rsidRPr="00DF2384">
          <w:t xml:space="preserve"> los tipos de usuarios mencionaron que creían que la herramienta seria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ins>
    </w:p>
    <w:p w14:paraId="3FE1ABC8" w14:textId="77777777" w:rsidR="003B4DBC" w:rsidRPr="0075079D" w:rsidRDefault="003B4DBC" w:rsidP="003B4DBC">
      <w:pPr>
        <w:pStyle w:val="Cita"/>
        <w:rPr>
          <w:ins w:id="1243" w:author="Regina Casanova" w:date="2018-06-25T12:42:00Z"/>
        </w:rPr>
      </w:pPr>
      <w:ins w:id="1244" w:author="Regina Casanova" w:date="2018-06-25T12:42:00Z">
        <w:r w:rsidRPr="008D23C7">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ins>
    </w:p>
    <w:p w14:paraId="4F87F71D" w14:textId="77777777" w:rsidR="003B4DBC" w:rsidRDefault="003B4DBC">
      <w:pPr>
        <w:pStyle w:val="Texto"/>
        <w:rPr>
          <w:ins w:id="1245" w:author="Regina Casanova" w:date="2018-06-25T12:42:00Z"/>
        </w:rPr>
        <w:pPrChange w:id="1246" w:author="Regina Casanova" w:date="2018-06-25T12:44:00Z">
          <w:pPr/>
        </w:pPrChange>
      </w:pPr>
      <w:ins w:id="1247" w:author="Regina Casanova" w:date="2018-06-25T12:42:00Z">
        <w:r w:rsidRPr="00DF2384">
          <w:lastRenderedPageBreak/>
          <w:t>Acerca de las características que les gustaría que tuviera la herramienta, el pers</w:t>
        </w:r>
        <w:r>
          <w:t>onal de SUSALUD mencionó</w:t>
        </w:r>
        <w:r w:rsidRPr="00DF2384">
          <w:t xml:space="preserve"> que le gustaría que fuera al</w:t>
        </w:r>
        <w:r>
          <w:t>tamente intuitivo, directo y grá</w:t>
        </w:r>
        <w:r w:rsidRPr="00DF2384">
          <w:t>fico</w:t>
        </w:r>
        <w:r>
          <w:t>,</w:t>
        </w:r>
        <w:r w:rsidRPr="00DF2384">
          <w:t xml:space="preserve"> que pudiera accederse desde un dispositivo móvil. Mencionaron que sería ideal que los ciudadanos recibieran una confirmación, sea por mensaje de texto o correo electrónico</w:t>
        </w:r>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Que debería considerar idiomas nativos para personas que </w:t>
        </w:r>
        <w:r>
          <w:t>no entendieran español y que pudiera ser accedido</w:t>
        </w:r>
        <w:r w:rsidRPr="00DF2384">
          <w:t xml:space="preserve"> por personas discapacitadas. Dijeron que les gustaría poder visualizar estadísticas de reclamos de las IPRESS y que muestre</w:t>
        </w:r>
        <w:r>
          <w:t>n</w:t>
        </w:r>
        <w:r w:rsidRPr="00DF2384">
          <w:t xml:space="preserve"> reportes consolidados aplicando filtros seleccionados. Argumentaron que esta herramienta serviría mucho para mejorar la comunicación entre paciente e IPRESS y que se colocara una información de contacto en caso el ciudadano desee averiguar más sobre el estado de su reclamo. Los gestores de las IPRESS, </w:t>
        </w:r>
        <w:r>
          <w:t xml:space="preserve">añadieron </w:t>
        </w:r>
        <w:r w:rsidRPr="00DF2384">
          <w:t xml:space="preserve">que les parece importante contar un formulario físico que permita acercarse </w:t>
        </w:r>
        <w:r>
          <w:t>a personas que no son digitales.</w:t>
        </w:r>
        <w:r w:rsidRPr="00DF2384">
          <w:t xml:space="preserve"> </w:t>
        </w:r>
        <w:r>
          <w:t>A</w:t>
        </w:r>
        <w:r w:rsidRPr="00DF2384">
          <w:t>demás mencionaron que una parte educativa en donde se dé a conocer los servicios de salud brindados sería</w:t>
        </w:r>
        <w:r>
          <w:t xml:space="preserve"> muy provechosa</w:t>
        </w:r>
        <w:r w:rsidRPr="00DF2384">
          <w:t xml:space="preserve"> para que los reclamos presentados sean valiosos y puedan encontrar verdaderas fallas en sus procesos. Para ellos es importante conocer que es lo que sucede en tiempo real en e</w:t>
        </w:r>
        <w:r>
          <w:t xml:space="preserve">l hospital y dijeron que no </w:t>
        </w:r>
        <w:r w:rsidRPr="00DF2384">
          <w:t>sirve de nada información desactualizada.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ins>
    </w:p>
    <w:p w14:paraId="1C3DF264" w14:textId="77777777" w:rsidR="003B4DBC" w:rsidRPr="00DF2384" w:rsidRDefault="003B4DBC" w:rsidP="003B4DBC">
      <w:pPr>
        <w:pStyle w:val="Cita"/>
        <w:rPr>
          <w:ins w:id="1248" w:author="Regina Casanova" w:date="2018-06-25T12:42:00Z"/>
        </w:rPr>
      </w:pPr>
      <w:ins w:id="1249" w:author="Regina Casanova" w:date="2018-06-25T12:42:00Z">
        <w:r w:rsidRPr="008D23C7">
          <w:lastRenderedPageBreak/>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ins>
    </w:p>
    <w:p w14:paraId="0F88AA4B" w14:textId="77777777" w:rsidR="003B4DBC" w:rsidRDefault="003B4DBC">
      <w:pPr>
        <w:pStyle w:val="Texto"/>
        <w:rPr>
          <w:ins w:id="1250" w:author="Regina Casanova" w:date="2018-06-25T12:42:00Z"/>
        </w:rPr>
        <w:pPrChange w:id="1251" w:author="Regina Casanova" w:date="2018-06-25T12:45:00Z">
          <w:pPr/>
        </w:pPrChange>
      </w:pPr>
      <w:ins w:id="1252" w:author="Regina Casanova" w:date="2018-06-25T12:42:00Z">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hubieran estadísticas y gráficos sobre los reclamos para que los ciudadanos los tomen de referencia para poder tomar una decisión sobre dónde buscar atención médica. Resaltaron la importancia de la participación de usuarios prestadores de salud para poder proponer soluciones. Dijeron que esta herramienta debería permitir la participación activa de los ciudadanos e incluso podría empoderarlos. Por último, mencionaron que debería</w:t>
        </w:r>
        <w:r>
          <w:t xml:space="preserve"> poder</w:t>
        </w:r>
        <w:r w:rsidRPr="00DF2384">
          <w:t xml:space="preserve"> ver</w:t>
        </w:r>
        <w:r>
          <w:t>se</w:t>
        </w:r>
        <w:r w:rsidRPr="00DF2384">
          <w:t xml:space="preserve"> los pasos hechos anteriormente </w:t>
        </w:r>
        <w:r>
          <w:t>para</w:t>
        </w:r>
        <w:r w:rsidRPr="00DF2384">
          <w:t xml:space="preserve"> gestionar los reclamos de una manera uniforme. Los gestores de IPRESS mencionaron además que necesitan identificar rápidamente en que parte del proceso fallan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 Expresaron que si se </w:t>
        </w:r>
        <w:r w:rsidRPr="00DF2384">
          <w:lastRenderedPageBreak/>
          <w:t>pudiera incluir una parte donde los ciudadanos colocaran sugerencias, probablemente se mejoraría la comunicación entre ciudadanos y establecimientos de salud. Los ciudadanos mencionaron que sus requerimientos más van por la autonomía de los procesos para resolución de reclamos y poder asegurarse que el reclamo llegue a alguien.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 informática en si es que puedan adjuntarse material multimedia donde puedan soportar lo ocurrido.</w:t>
        </w:r>
      </w:ins>
    </w:p>
    <w:p w14:paraId="6CD7658F" w14:textId="77777777" w:rsidR="003B4DBC" w:rsidRDefault="003B4DBC" w:rsidP="003B4DBC">
      <w:pPr>
        <w:pStyle w:val="Cita"/>
        <w:rPr>
          <w:ins w:id="1253" w:author="Regina Casanova" w:date="2018-06-25T12:42:00Z"/>
        </w:rPr>
      </w:pPr>
      <w:ins w:id="1254" w:author="Regina Casanova" w:date="2018-06-25T12:42:00Z">
        <w:r w:rsidRPr="008D23C7">
          <w:t>“Porque lo ideal es que haya una comunicación muchísimo más fluida, o sea que realmente la gente pueda hablar con gente o que por lo menos haya un sistema suficientemente inteligente como para que te dé respuestas inmediatas y que las cosas se automaticen e incluso por un tema de costos”</w:t>
        </w:r>
      </w:ins>
    </w:p>
    <w:p w14:paraId="1E60193C" w14:textId="77777777" w:rsidR="003B4DBC" w:rsidRDefault="003B4DBC">
      <w:pPr>
        <w:pStyle w:val="Ttulo3"/>
        <w:rPr>
          <w:ins w:id="1255" w:author="Regina Casanova" w:date="2018-06-25T12:42:00Z"/>
        </w:rPr>
        <w:pPrChange w:id="1256" w:author="Regina Casanova" w:date="2018-06-25T12:45:00Z">
          <w:pPr>
            <w:pStyle w:val="Prrafodelista"/>
            <w:numPr>
              <w:numId w:val="46"/>
            </w:numPr>
            <w:ind w:hanging="360"/>
          </w:pPr>
        </w:pPrChange>
      </w:pPr>
      <w:ins w:id="1257" w:author="Regina Casanova" w:date="2018-06-25T12:42:00Z">
        <w:r>
          <w:t>Adicionales mencionados por los entrevistados</w:t>
        </w:r>
      </w:ins>
    </w:p>
    <w:p w14:paraId="1FAB2023" w14:textId="6162231E" w:rsidR="003B4DBC" w:rsidRDefault="003B4DBC">
      <w:pPr>
        <w:pStyle w:val="Texto"/>
        <w:rPr>
          <w:ins w:id="1258" w:author="Regina Casanova" w:date="2018-06-25T12:42:00Z"/>
        </w:rPr>
        <w:pPrChange w:id="1259" w:author="Regina Casanova" w:date="2018-06-25T12:45:00Z">
          <w:pPr>
            <w:spacing w:line="480" w:lineRule="auto"/>
          </w:pPr>
        </w:pPrChange>
      </w:pPr>
      <w:ins w:id="1260" w:author="Regina Casanova" w:date="2018-06-25T12:42:00Z">
        <w:r>
          <w:t>Adicionalmente a las preguntas efectuadas, los entrevistados mencionaron lo</w:t>
        </w:r>
        <w:del w:id="1261" w:author="Luis Fernando Llanos Zavalaga" w:date="2018-07-10T15:44:00Z">
          <w:r w:rsidDel="000C3480">
            <w:delText>s</w:delText>
          </w:r>
        </w:del>
        <w:r>
          <w:t xml:space="preserve"> siguiente, el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w:t>
        </w:r>
      </w:ins>
      <w:ins w:id="1262" w:author="Regina Casanova" w:date="2018-06-25T12:45:00Z">
        <w:r>
          <w:t>también</w:t>
        </w:r>
      </w:ins>
      <w:ins w:id="1263" w:author="Regina Casanova" w:date="2018-06-25T12:42:00Z">
        <w:r>
          <w:t xml:space="preserve"> que se necesita desmitificar el reclamo para que los directivos de las IPRESS sientan la necesidad de mejorar tomando como base los reclamos, pero que esto no se va a poder hacer si no se mejora la comunicación con los pacientes y, se </w:t>
        </w:r>
        <w:r>
          <w:lastRenderedPageBreak/>
          <w:t xml:space="preserve">acorten u </w:t>
        </w:r>
      </w:ins>
      <w:ins w:id="1264" w:author="Regina Casanova" w:date="2018-06-25T12:45:00Z">
        <w:r>
          <w:t>optimicen</w:t>
        </w:r>
      </w:ins>
      <w:ins w:id="1265" w:author="Regina Casanova" w:date="2018-06-25T12:42:00Z">
        <w:r>
          <w:t xml:space="preserve"> procesos para conocer mejor el flujo de los reclamos y en qué estado se encuentran. Enfatizaron que no se deben dar cambios cosméticos a los procesos y que se empleen los reclamos para encontrar las verdaderas causas de los problemas. Mencionaron que un formato en papel es </w:t>
        </w:r>
      </w:ins>
      <w:ins w:id="1266" w:author="Regina Casanova" w:date="2018-06-25T12:45:00Z">
        <w:r>
          <w:t>todavía</w:t>
        </w:r>
      </w:ins>
      <w:ins w:id="1267" w:author="Regina Casanova" w:date="2018-06-25T12:42:00Z">
        <w:r>
          <w:t xml:space="preserve">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w:t>
        </w:r>
      </w:ins>
      <w:ins w:id="1268" w:author="Regina Casanova" w:date="2018-06-25T12:45:00Z">
        <w:r>
          <w:t>haría</w:t>
        </w:r>
      </w:ins>
      <w:ins w:id="1269" w:author="Regina Casanova" w:date="2018-06-25T12:42:00Z">
        <w:r>
          <w:t xml:space="preserve"> que no se presentaran quejas injustificadas o invalidas por parte de los ciudadanos.</w:t>
        </w:r>
      </w:ins>
    </w:p>
    <w:p w14:paraId="02FC8F59" w14:textId="77777777" w:rsidR="003B4DBC" w:rsidRDefault="003B4DBC" w:rsidP="003B4DBC">
      <w:pPr>
        <w:pStyle w:val="Cita"/>
        <w:rPr>
          <w:ins w:id="1270" w:author="Regina Casanova" w:date="2018-06-25T12:42:00Z"/>
        </w:rPr>
      </w:pPr>
      <w:ins w:id="1271" w:author="Regina Casanova" w:date="2018-06-25T12:42:00Z">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ins>
    </w:p>
    <w:p w14:paraId="2E13F863" w14:textId="77777777" w:rsidR="003B4DBC" w:rsidRPr="009C3A61" w:rsidRDefault="003B4DBC">
      <w:pPr>
        <w:pStyle w:val="Texto"/>
        <w:rPr>
          <w:ins w:id="1272" w:author="Regina Casanova" w:date="2018-06-25T12:42:00Z"/>
        </w:rPr>
        <w:pPrChange w:id="1273" w:author="Regina Casanova" w:date="2018-06-25T12:45:00Z">
          <w:pPr>
            <w:spacing w:line="480" w:lineRule="auto"/>
          </w:pPr>
        </w:pPrChange>
      </w:pPr>
      <w:ins w:id="1274" w:author="Regina Casanova" w:date="2018-06-25T12:42:00Z">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si, mientras que los ciudadanos mencionaron la importancia de reclamos, la educación que se le da a los ciudadanos </w:t>
        </w:r>
        <w:r>
          <w:lastRenderedPageBreak/>
          <w:t>sobre servicios y la informatización del proceso de gestión de reclamos con el uso de una herramienta informática.</w:t>
        </w:r>
      </w:ins>
    </w:p>
    <w:p w14:paraId="4F2CCA81" w14:textId="77777777" w:rsidR="003B4DBC" w:rsidRPr="002826AD" w:rsidRDefault="003B4DBC" w:rsidP="003B4DBC">
      <w:pPr>
        <w:pStyle w:val="Cita"/>
        <w:rPr>
          <w:ins w:id="1275" w:author="Regina Casanova" w:date="2018-06-25T12:42:00Z"/>
        </w:rPr>
      </w:pPr>
      <w:ins w:id="1276" w:author="Regina Casanova" w:date="2018-06-25T12:42:00Z">
        <w:r w:rsidRPr="008D23C7">
          <w:t xml:space="preserve">“Pero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w:t>
        </w:r>
        <w:commentRangeStart w:id="1277"/>
        <w:r w:rsidRPr="008D23C7">
          <w:t>reclamos</w:t>
        </w:r>
      </w:ins>
      <w:commentRangeEnd w:id="1277"/>
      <w:ins w:id="1278" w:author="Regina Casanova" w:date="2018-07-20T20:30:00Z">
        <w:r w:rsidR="007808F4">
          <w:rPr>
            <w:rStyle w:val="Refdecomentario"/>
            <w:i w:val="0"/>
            <w:iCs w:val="0"/>
            <w:color w:val="auto"/>
          </w:rPr>
          <w:commentReference w:id="1277"/>
        </w:r>
      </w:ins>
      <w:ins w:id="1279" w:author="Regina Casanova" w:date="2018-06-25T12:42:00Z">
        <w:r w:rsidRPr="008D23C7">
          <w:t>.”</w:t>
        </w:r>
      </w:ins>
    </w:p>
    <w:p w14:paraId="01E69993" w14:textId="0268D7F8" w:rsidR="003B4DBC" w:rsidRPr="003B4DBC" w:rsidDel="003B4DBC" w:rsidRDefault="003B4DBC" w:rsidP="008D23C7">
      <w:pPr>
        <w:pStyle w:val="Texto"/>
        <w:rPr>
          <w:del w:id="1280" w:author="Regina Casanova" w:date="2018-06-25T12:46:00Z"/>
          <w:lang w:val="es-ES_tradnl"/>
          <w:rPrChange w:id="1281" w:author="Regina Casanova" w:date="2018-06-25T12:42:00Z">
            <w:rPr>
              <w:del w:id="1282" w:author="Regina Casanova" w:date="2018-06-25T12:46:00Z"/>
            </w:rPr>
          </w:rPrChange>
        </w:rPr>
      </w:pPr>
      <w:commentRangeStart w:id="1283"/>
    </w:p>
    <w:p w14:paraId="49250F73" w14:textId="016B89A8" w:rsidR="00AD075D" w:rsidRPr="008D23C7" w:rsidDel="00154DB8" w:rsidRDefault="006746CC" w:rsidP="008D23C7">
      <w:pPr>
        <w:pStyle w:val="Ttulo3"/>
        <w:rPr>
          <w:del w:id="1284" w:author="Regina Casanova" w:date="2018-06-25T12:32:00Z"/>
        </w:rPr>
      </w:pPr>
      <w:bookmarkStart w:id="1285" w:name="_Toc511166308"/>
      <w:del w:id="1286" w:author="Regina Casanova" w:date="2018-06-25T12:32:00Z">
        <w:r w:rsidRPr="008D23C7" w:rsidDel="00154DB8">
          <w:delText>Personal de SUSALUD</w:delText>
        </w:r>
        <w:bookmarkEnd w:id="1285"/>
      </w:del>
    </w:p>
    <w:p w14:paraId="678FA4BE" w14:textId="1EC78B76" w:rsidR="006746CC" w:rsidRPr="008D23C7" w:rsidDel="00154DB8" w:rsidRDefault="002B60A2" w:rsidP="008D23C7">
      <w:pPr>
        <w:pStyle w:val="Texto"/>
        <w:rPr>
          <w:del w:id="1287" w:author="Regina Casanova" w:date="2018-06-25T12:32:00Z"/>
        </w:rPr>
      </w:pPr>
      <w:del w:id="1288" w:author="Regina Casanova" w:date="2018-06-25T12:32:00Z">
        <w:r w:rsidRPr="00BA156B" w:rsidDel="00154DB8">
          <w:delText>Definieron los reclamos como</w:delText>
        </w:r>
        <w:r w:rsidR="006746CC" w:rsidRPr="00BA156B" w:rsidDel="00154DB8">
          <w:delText xml:space="preserve"> una manifestación de incomodidad o insatisfacción con el servicio recibido</w:delText>
        </w:r>
        <w:r w:rsidRPr="00BA156B" w:rsidDel="00154DB8">
          <w:delText xml:space="preserve"> y</w:delText>
        </w:r>
        <w:r w:rsidR="006746CC" w:rsidRPr="00BA156B" w:rsidDel="00154DB8">
          <w:delText xml:space="preserve"> son importantes porque permiten encontrar deficiencias en los procesos internos de la institución y plantear mejoras.</w:delText>
        </w:r>
      </w:del>
    </w:p>
    <w:p w14:paraId="5388FA56" w14:textId="683DF067" w:rsidR="006746CC" w:rsidRPr="008D23C7" w:rsidDel="00154DB8" w:rsidRDefault="006746CC" w:rsidP="008D23C7">
      <w:pPr>
        <w:pStyle w:val="Cita"/>
        <w:rPr>
          <w:del w:id="1289" w:author="Regina Casanova" w:date="2018-06-25T12:32:00Z"/>
        </w:rPr>
      </w:pPr>
      <w:del w:id="1290" w:author="Regina Casanova" w:date="2018-06-25T12:32:00Z">
        <w:r w:rsidRPr="008D23C7" w:rsidDel="00154DB8">
          <w:delText>“…Para mí lo más importante de un reclamo es que te permita encontrar las causas del reclamo y por lo tanto eliminarlas.”</w:delText>
        </w:r>
      </w:del>
    </w:p>
    <w:p w14:paraId="02792B99" w14:textId="16670ECD" w:rsidR="006746CC" w:rsidRPr="008D23C7" w:rsidDel="00154DB8" w:rsidRDefault="006122C1" w:rsidP="008D23C7">
      <w:pPr>
        <w:pStyle w:val="Texto"/>
        <w:rPr>
          <w:del w:id="1291" w:author="Regina Casanova" w:date="2018-06-25T12:32:00Z"/>
        </w:rPr>
      </w:pPr>
      <w:del w:id="1292" w:author="Regina Casanova" w:date="2018-06-25T12:32:00Z">
        <w:r w:rsidRPr="00BA156B" w:rsidDel="00154DB8">
          <w:delText xml:space="preserve">El procedimiento que siguen cuando reciben un reclamo es que </w:delText>
        </w:r>
        <w:r w:rsidR="0066763B" w:rsidRPr="00BA156B" w:rsidDel="00154DB8">
          <w:delText>se contactan</w:delText>
        </w:r>
        <w:r w:rsidR="006746CC" w:rsidRPr="00BA156B" w:rsidDel="00154DB8">
          <w:delText xml:space="preserve"> con la </w:delText>
        </w:r>
        <w:r w:rsidR="00AD075D" w:rsidRPr="00BA156B" w:rsidDel="00154DB8">
          <w:delText>PAUS</w:delText>
        </w:r>
        <w:r w:rsidR="006746CC" w:rsidRPr="00BA156B" w:rsidDel="00154DB8">
          <w:delText xml:space="preserve"> de la IPRESS correspondiente </w:delText>
        </w:r>
        <w:r w:rsidRPr="00BA156B" w:rsidDel="00154DB8">
          <w:delText>e indagan sobre qu</w:delText>
        </w:r>
        <w:r w:rsidR="0012739C" w:rsidRPr="00BA156B" w:rsidDel="00154DB8">
          <w:delText>é</w:delText>
        </w:r>
        <w:r w:rsidRPr="00BA156B" w:rsidDel="00154DB8">
          <w:delText xml:space="preserve"> ocurrió y c</w:delText>
        </w:r>
        <w:r w:rsidR="0012739C" w:rsidRPr="00BA156B" w:rsidDel="00154DB8">
          <w:delText>ó</w:delText>
        </w:r>
        <w:r w:rsidRPr="00BA156B" w:rsidDel="00154DB8">
          <w:delText>mo fue manejado para solucionar este problema. E</w:delText>
        </w:r>
        <w:r w:rsidR="006746CC" w:rsidRPr="00BA156B" w:rsidDel="00154DB8">
          <w:delText>s por esto que para ellos es importante que el ciudadano presente el reclamo en la misma IPRESS antes de presentarlo a SUSALUD</w:delText>
        </w:r>
        <w:r w:rsidR="004C383F" w:rsidRPr="00BA156B" w:rsidDel="00154DB8">
          <w:delText>.</w:delText>
        </w:r>
        <w:r w:rsidR="006746CC" w:rsidRPr="00BA156B" w:rsidDel="00154DB8">
          <w:delText xml:space="preserve"> </w:delText>
        </w:r>
        <w:r w:rsidR="004C383F" w:rsidRPr="00BA156B" w:rsidDel="00154DB8">
          <w:delText>C</w:delText>
        </w:r>
        <w:r w:rsidR="006746CC" w:rsidRPr="00BA156B" w:rsidDel="00154DB8">
          <w:delText>uando no han presentado</w:delText>
        </w:r>
        <w:r w:rsidRPr="00BA156B" w:rsidDel="00154DB8">
          <w:delText xml:space="preserve"> el reclamo en la misma IPRESS se </w:delText>
        </w:r>
        <w:r w:rsidR="004C383F" w:rsidRPr="00BA156B" w:rsidDel="00154DB8">
          <w:delText>les indica</w:delText>
        </w:r>
        <w:r w:rsidR="00CE044D" w:rsidRPr="00BA156B" w:rsidDel="00154DB8">
          <w:delText xml:space="preserve"> que lo hagan</w:delText>
        </w:r>
        <w:r w:rsidR="0012739C" w:rsidRPr="00BA156B" w:rsidDel="00154DB8">
          <w:delText>.</w:delText>
        </w:r>
        <w:r w:rsidR="006746CC" w:rsidRPr="00BA156B" w:rsidDel="00154DB8">
          <w:delText xml:space="preserve"> </w:delText>
        </w:r>
        <w:r w:rsidR="0012739C" w:rsidRPr="00BA156B" w:rsidDel="00154DB8">
          <w:delText>E</w:delText>
        </w:r>
        <w:r w:rsidR="006746CC" w:rsidRPr="00BA156B" w:rsidDel="00154DB8">
          <w:delText xml:space="preserve">sto no solo facilita las investigaciones que se </w:delText>
        </w:r>
        <w:r w:rsidR="00465CE9" w:rsidRPr="00BA156B" w:rsidDel="00154DB8">
          <w:delText>realizan,</w:delText>
        </w:r>
        <w:r w:rsidR="006746CC" w:rsidRPr="00BA156B" w:rsidDel="00154DB8">
          <w:delText xml:space="preserve"> sino que la misma institución puede tener conocimiento de lo que sucede dentro de sus instalaciones. En el caso que ellos no puedan contactarse con la PAUS de la IPRESS, se comunica</w:delText>
        </w:r>
        <w:r w:rsidR="004C383F" w:rsidRPr="00BA156B" w:rsidDel="00154DB8">
          <w:delText>n</w:delText>
        </w:r>
        <w:r w:rsidR="006746CC" w:rsidRPr="00BA156B" w:rsidDel="00154DB8">
          <w:delText xml:space="preserve"> vía telefónica con las jefatur</w:delText>
        </w:r>
        <w:r w:rsidRPr="00BA156B" w:rsidDel="00154DB8">
          <w:delText xml:space="preserve">as inmediatas </w:delText>
        </w:r>
        <w:r w:rsidR="004C383F" w:rsidRPr="00BA156B" w:rsidDel="00154DB8">
          <w:delText>para</w:delText>
        </w:r>
        <w:r w:rsidR="006746CC" w:rsidRPr="00BA156B" w:rsidDel="00154DB8">
          <w:delText xml:space="preserve"> darle una respuesta al ciudadano.</w:delText>
        </w:r>
      </w:del>
    </w:p>
    <w:p w14:paraId="3C244CFC" w14:textId="7127FADC" w:rsidR="00BE774A" w:rsidRPr="008D23C7" w:rsidDel="00154DB8" w:rsidRDefault="00BE774A" w:rsidP="008D23C7">
      <w:pPr>
        <w:pStyle w:val="Texto"/>
        <w:rPr>
          <w:del w:id="1293" w:author="Regina Casanova" w:date="2018-06-25T12:32:00Z"/>
        </w:rPr>
      </w:pPr>
      <w:del w:id="1294" w:author="Regina Casanova" w:date="2018-06-25T12:32:00Z">
        <w:r w:rsidRPr="00BA156B" w:rsidDel="00154DB8">
          <w:delText>Para ellos</w:delText>
        </w:r>
        <w:r w:rsidR="006746CC" w:rsidRPr="00BA156B" w:rsidDel="00154DB8">
          <w:delText>, la forma en c</w:delText>
        </w:r>
        <w:r w:rsidR="00CE044D" w:rsidRPr="00BA156B" w:rsidDel="00154DB8">
          <w:delText>ó</w:delText>
        </w:r>
        <w:r w:rsidR="006746CC" w:rsidRPr="00BA156B" w:rsidDel="00154DB8">
          <w:delText xml:space="preserve">mo se están manejando actualmente los reclamos no es óptima debido a que </w:delText>
        </w:r>
        <w:r w:rsidR="006122C1" w:rsidRPr="00BA156B" w:rsidDel="00154DB8">
          <w:delText>tienen la idea de que gestores de IPRESS</w:delText>
        </w:r>
        <w:r w:rsidR="006746CC" w:rsidRPr="00BA156B" w:rsidDel="00154DB8">
          <w:delText xml:space="preserve"> no tienen conocimiento sobre </w:delText>
        </w:r>
        <w:r w:rsidR="006122C1" w:rsidRPr="00BA156B" w:rsidDel="00154DB8">
          <w:delText>las</w:delText>
        </w:r>
        <w:r w:rsidR="006746CC" w:rsidRPr="00BA156B" w:rsidDel="00154DB8">
          <w:delText xml:space="preserve"> fallas </w:delText>
        </w:r>
        <w:r w:rsidR="006122C1" w:rsidRPr="00BA156B" w:rsidDel="00154DB8">
          <w:delText xml:space="preserve">que se presentan </w:delText>
        </w:r>
        <w:r w:rsidR="006746CC" w:rsidRPr="00BA156B" w:rsidDel="00154DB8">
          <w:delText xml:space="preserve">y tampoco </w:delText>
        </w:r>
        <w:r w:rsidR="006122C1" w:rsidRPr="00BA156B" w:rsidDel="00154DB8">
          <w:delText>tienen procedimientos claros sobre cómo dar solución a los reclamos presentados</w:delText>
        </w:r>
        <w:r w:rsidR="006746CC" w:rsidRPr="00BA156B" w:rsidDel="00154DB8">
          <w:delText>. Adicionalmente, como no todas las IPRESS tienen PAUS tod</w:delText>
        </w:r>
        <w:r w:rsidR="003200E4" w:rsidRPr="00BA156B" w:rsidDel="00154DB8">
          <w:delText xml:space="preserve">avía, </w:delText>
        </w:r>
        <w:r w:rsidR="006122C1" w:rsidRPr="00BA156B" w:rsidDel="00154DB8">
          <w:delText xml:space="preserve">existen IPRESS donde </w:delText>
        </w:r>
        <w:r w:rsidR="003200E4" w:rsidRPr="00BA156B" w:rsidDel="00154DB8">
          <w:delText>solamente se le entrega el</w:delText>
        </w:r>
        <w:r w:rsidR="006746CC" w:rsidRPr="00BA156B" w:rsidDel="00154DB8">
          <w:delText xml:space="preserve"> canal de</w:delText>
        </w:r>
        <w:r w:rsidR="003200E4" w:rsidRPr="00BA156B" w:rsidDel="00154DB8">
          <w:delText>l Libro de Reclamaciones</w:delText>
        </w:r>
        <w:r w:rsidR="006746CC" w:rsidRPr="00BA156B" w:rsidDel="00154DB8">
          <w:delText xml:space="preserve"> al ciud</w:delText>
        </w:r>
        <w:r w:rsidR="003200E4" w:rsidRPr="00BA156B" w:rsidDel="00154DB8">
          <w:delText>adano para hacer sus reclamos.</w:delText>
        </w:r>
        <w:r w:rsidR="006746CC" w:rsidRPr="00BA156B" w:rsidDel="00154DB8">
          <w:delText xml:space="preserve"> </w:delText>
        </w:r>
        <w:r w:rsidR="003200E4" w:rsidRPr="00BA156B" w:rsidDel="00154DB8">
          <w:delText xml:space="preserve">Esto </w:delText>
        </w:r>
        <w:r w:rsidR="006122C1" w:rsidRPr="00BA156B" w:rsidDel="00154DB8">
          <w:delText>lo ven como</w:delText>
        </w:r>
        <w:r w:rsidR="003200E4" w:rsidRPr="00BA156B" w:rsidDel="00154DB8">
          <w:delText xml:space="preserve"> un</w:delText>
        </w:r>
        <w:r w:rsidR="006746CC" w:rsidRPr="00BA156B" w:rsidDel="00154DB8">
          <w:delText xml:space="preserve"> gran limitan</w:delText>
        </w:r>
        <w:r w:rsidR="003200E4" w:rsidRPr="00BA156B" w:rsidDel="00154DB8">
          <w:delText>te</w:delText>
        </w:r>
        <w:r w:rsidR="006746CC" w:rsidRPr="00BA156B" w:rsidDel="00154DB8">
          <w:delText xml:space="preserve"> ya que </w:delText>
        </w:r>
        <w:r w:rsidR="006122C1" w:rsidRPr="00BA156B" w:rsidDel="00154DB8">
          <w:delText>este no se encuentra siempre disponible</w:delText>
        </w:r>
        <w:r w:rsidRPr="00BA156B" w:rsidDel="00154DB8">
          <w:delText>. Según ellos</w:delText>
        </w:r>
        <w:r w:rsidR="006746CC" w:rsidRPr="00BA156B" w:rsidDel="00154DB8">
          <w:delText>,</w:delText>
        </w:r>
        <w:r w:rsidR="006122C1" w:rsidRPr="00BA156B" w:rsidDel="00154DB8">
          <w:delText xml:space="preserve"> los reclamos siempre</w:delText>
        </w:r>
        <w:r w:rsidR="006746CC" w:rsidRPr="00BA156B" w:rsidDel="00154DB8">
          <w:delText xml:space="preserve"> </w:delText>
        </w:r>
        <w:r w:rsidR="006122C1" w:rsidRPr="00BA156B" w:rsidDel="00154DB8">
          <w:delText>deberían elevarse a directivos para que se manejen más rápido, así tengan que acortar sus procesos, y sean fuente para la toma de decisiones ya que es información que debe tratarse como una retroalimentación por parte de los ciudadanos.</w:delText>
        </w:r>
      </w:del>
    </w:p>
    <w:p w14:paraId="57AA3F3B" w14:textId="27091AA6" w:rsidR="003200E4" w:rsidRPr="008D23C7" w:rsidDel="00154DB8" w:rsidRDefault="003200E4" w:rsidP="008D23C7">
      <w:pPr>
        <w:pStyle w:val="Cita"/>
        <w:rPr>
          <w:del w:id="1295" w:author="Regina Casanova" w:date="2018-06-25T12:32:00Z"/>
        </w:rPr>
      </w:pPr>
      <w:del w:id="1296" w:author="Regina Casanova" w:date="2018-06-25T12:32:00Z">
        <w:r w:rsidRPr="008D23C7" w:rsidDel="00154DB8">
          <w:delTex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delText>
        </w:r>
      </w:del>
    </w:p>
    <w:p w14:paraId="302AF614" w14:textId="10A480F5" w:rsidR="006746CC" w:rsidRPr="008D23C7" w:rsidDel="00154DB8" w:rsidRDefault="0066763B" w:rsidP="008D23C7">
      <w:pPr>
        <w:pStyle w:val="Cita"/>
        <w:rPr>
          <w:del w:id="1297" w:author="Regina Casanova" w:date="2018-06-25T12:32:00Z"/>
        </w:rPr>
      </w:pPr>
      <w:del w:id="1298" w:author="Regina Casanova" w:date="2018-06-25T12:32:00Z">
        <w:r w:rsidRPr="008D23C7" w:rsidDel="00154DB8">
          <w:delText xml:space="preserve">“Se queda generalmente en las oficinas de calidad, analizan ellos a través del equipo de calidad, de pronto la información se queda en lo más interno del equipo de </w:delText>
        </w:r>
        <w:r w:rsidR="00465CE9" w:rsidRPr="008D23C7" w:rsidDel="00154DB8">
          <w:delText>calidad,</w:delText>
        </w:r>
        <w:r w:rsidRPr="008D23C7" w:rsidDel="00154DB8">
          <w:delText xml:space="preserve"> pero no llega hasta el directivo. Todavía no impacta en una toma de decisiones del más alto nivel.”</w:delText>
        </w:r>
      </w:del>
    </w:p>
    <w:p w14:paraId="5A459C4D" w14:textId="4B2E97DD" w:rsidR="006746CC" w:rsidRPr="008D23C7" w:rsidDel="00154DB8" w:rsidRDefault="00BE774A" w:rsidP="008D23C7">
      <w:pPr>
        <w:pStyle w:val="Texto"/>
        <w:rPr>
          <w:del w:id="1299" w:author="Regina Casanova" w:date="2018-06-25T12:32:00Z"/>
        </w:rPr>
      </w:pPr>
      <w:del w:id="1300" w:author="Regina Casanova" w:date="2018-06-25T12:32:00Z">
        <w:r w:rsidRPr="00BA156B" w:rsidDel="00154DB8">
          <w:delText>Todos</w:delText>
        </w:r>
        <w:r w:rsidR="006746CC" w:rsidRPr="00BA156B" w:rsidDel="00154DB8">
          <w:delText xml:space="preserve"> consideraron que esta herramienta serviría para </w:delText>
        </w:r>
        <w:r w:rsidR="001B0B1C" w:rsidRPr="00BA156B" w:rsidDel="00154DB8">
          <w:delText>manejar los reclamos recibidos</w:delText>
        </w:r>
        <w:r w:rsidR="00007DC8" w:rsidRPr="00BA156B" w:rsidDel="00154DB8">
          <w:delText>. C</w:delText>
        </w:r>
        <w:r w:rsidR="006746CC" w:rsidRPr="00BA156B" w:rsidDel="00154DB8">
          <w:delText>onsideran que</w:delText>
        </w:r>
        <w:r w:rsidR="00007DC8" w:rsidRPr="00BA156B" w:rsidDel="00154DB8">
          <w:delText xml:space="preserve"> los reclamos todavía son</w:delText>
        </w:r>
        <w:r w:rsidR="006746CC" w:rsidRPr="00BA156B" w:rsidDel="00154DB8">
          <w:delText xml:space="preserve"> visto</w:delText>
        </w:r>
        <w:r w:rsidR="00007DC8" w:rsidRPr="00BA156B" w:rsidDel="00154DB8">
          <w:delText>s</w:delText>
        </w:r>
        <w:r w:rsidR="006746CC" w:rsidRPr="00BA156B" w:rsidDel="00154DB8">
          <w:delText xml:space="preserve"> por los prestadores de salud como una traba o </w:delText>
        </w:r>
        <w:r w:rsidR="00007DC8" w:rsidRPr="00BA156B" w:rsidDel="00154DB8">
          <w:delText>una ofensa al servicio que</w:delText>
        </w:r>
        <w:r w:rsidR="006746CC" w:rsidRPr="00BA156B" w:rsidDel="00154DB8">
          <w:delText xml:space="preserve"> están brindando, </w:delText>
        </w:r>
        <w:r w:rsidR="00007DC8" w:rsidRPr="00BA156B" w:rsidDel="00154DB8">
          <w:delText>y que se necesita cambiar esta</w:delText>
        </w:r>
        <w:r w:rsidR="006746CC" w:rsidRPr="00BA156B" w:rsidDel="00154DB8">
          <w:delText xml:space="preserve"> percepción </w:delText>
        </w:r>
        <w:r w:rsidR="003200E4" w:rsidRPr="00BA156B" w:rsidDel="00154DB8">
          <w:delText>hacia</w:delText>
        </w:r>
        <w:r w:rsidR="006746CC" w:rsidRPr="00BA156B" w:rsidDel="00154DB8">
          <w:delText xml:space="preserve"> una oportunidad de mejora. Señalaron que los reclamos </w:delText>
        </w:r>
        <w:r w:rsidR="003200E4" w:rsidRPr="00BA156B" w:rsidDel="00154DB8">
          <w:delText>son</w:delText>
        </w:r>
        <w:r w:rsidR="006746CC" w:rsidRPr="00BA156B" w:rsidDel="00154DB8">
          <w:delText xml:space="preserve"> un beneficio hacia la institución </w:delText>
        </w:r>
        <w:r w:rsidR="003200E4" w:rsidRPr="00BA156B" w:rsidDel="00154DB8">
          <w:delText>ya que les permite encontrar</w:delText>
        </w:r>
        <w:r w:rsidR="006746CC" w:rsidRPr="00BA156B" w:rsidDel="00154DB8">
          <w:delText xml:space="preserve"> erro</w:delText>
        </w:r>
        <w:r w:rsidR="00007DC8" w:rsidRPr="00BA156B" w:rsidDel="00154DB8">
          <w:delText>res y subsanarlos positivamente. Esto</w:delText>
        </w:r>
        <w:r w:rsidR="006746CC" w:rsidRPr="00BA156B" w:rsidDel="00154DB8">
          <w:delText xml:space="preserve"> les da la oportunidad de revisar sus estándares y procesos para poder cumplir con las expectativas de los ciudadanos y poder dejarlos satisfechos con el servicio brindado. </w:delText>
        </w:r>
      </w:del>
    </w:p>
    <w:p w14:paraId="3ED77ED5" w14:textId="3A6ABD52" w:rsidR="00630088" w:rsidRPr="008D23C7" w:rsidDel="00154DB8" w:rsidRDefault="00007DC8" w:rsidP="008D23C7">
      <w:pPr>
        <w:pStyle w:val="Texto"/>
        <w:rPr>
          <w:del w:id="1301" w:author="Regina Casanova" w:date="2018-06-25T12:32:00Z"/>
        </w:rPr>
      </w:pPr>
      <w:del w:id="1302" w:author="Regina Casanova" w:date="2018-06-25T12:32:00Z">
        <w:r w:rsidRPr="00BA156B" w:rsidDel="00154DB8">
          <w:delText xml:space="preserve">La idea de esta herramienta les pareció atractiva debido a que serviría como un punto de comunicación entre los ciudadanos y las IPRESS. </w:delText>
        </w:r>
        <w:r w:rsidR="006746CC" w:rsidRPr="00BA156B" w:rsidDel="00154DB8">
          <w:delText xml:space="preserve">Sobre las características que desean que tenga la herramienta mencionaron que esta herramienta debe ser planteada </w:delText>
        </w:r>
        <w:r w:rsidRPr="00BA156B" w:rsidDel="00154DB8">
          <w:delText>en</w:delText>
        </w:r>
        <w:r w:rsidR="006746CC" w:rsidRPr="00BA156B" w:rsidDel="00154DB8">
          <w:delText xml:space="preserve"> idiomas nativos y </w:delText>
        </w:r>
        <w:r w:rsidRPr="00BA156B" w:rsidDel="00154DB8">
          <w:delText xml:space="preserve">debe contar </w:delText>
        </w:r>
        <w:r w:rsidR="006746CC" w:rsidRPr="00BA156B" w:rsidDel="00154DB8">
          <w:delText xml:space="preserve">con muchos gráficos e íconos para que sea fácilmente entendible por personas no letradas. Les parece importante que </w:delText>
        </w:r>
        <w:r w:rsidRPr="00BA156B" w:rsidDel="00154DB8">
          <w:delText>una vez que los reclamo</w:delText>
        </w:r>
        <w:r w:rsidR="005B7537" w:rsidRPr="00BA156B" w:rsidDel="00154DB8">
          <w:delText>s</w:delText>
        </w:r>
        <w:r w:rsidRPr="00BA156B" w:rsidDel="00154DB8">
          <w:delText xml:space="preserve"> hayan sido ingresados al </w:delText>
        </w:r>
      </w:del>
      <w:del w:id="1303" w:author="Regina Casanova" w:date="2018-06-18T17:53:00Z">
        <w:r w:rsidRPr="00BA156B" w:rsidDel="00E94926">
          <w:delText>sistema</w:delText>
        </w:r>
      </w:del>
      <w:del w:id="1304" w:author="Regina Casanova" w:date="2018-06-25T12:32:00Z">
        <w:r w:rsidRPr="00BA156B" w:rsidDel="00154DB8">
          <w:delText xml:space="preserve">, </w:delText>
        </w:r>
        <w:r w:rsidR="006746CC" w:rsidRPr="00BA156B" w:rsidDel="00154DB8">
          <w:delText xml:space="preserve">los </w:delText>
        </w:r>
        <w:r w:rsidR="00465CE9" w:rsidRPr="00BA156B" w:rsidDel="00154DB8">
          <w:delText>ciudadanos reciban</w:delText>
        </w:r>
        <w:r w:rsidR="006746CC" w:rsidRPr="00BA156B" w:rsidDel="00154DB8">
          <w:delText xml:space="preserve"> una confirmación, y que también reciban el plazo máximo que </w:delText>
        </w:r>
        <w:r w:rsidRPr="00BA156B" w:rsidDel="00154DB8">
          <w:delText xml:space="preserve">este </w:delText>
        </w:r>
        <w:r w:rsidR="006746CC" w:rsidRPr="00BA156B" w:rsidDel="00154DB8">
          <w:delText xml:space="preserve">demorará en ser resuelto. Ellos consideran que este </w:delText>
        </w:r>
      </w:del>
      <w:del w:id="1305" w:author="Regina Casanova" w:date="2018-06-18T17:53:00Z">
        <w:r w:rsidR="006746CC" w:rsidRPr="00BA156B" w:rsidDel="00E94926">
          <w:delText xml:space="preserve">sistema </w:delText>
        </w:r>
      </w:del>
      <w:del w:id="1306" w:author="Regina Casanova" w:date="2018-06-25T12:32:00Z">
        <w:r w:rsidR="006746CC" w:rsidRPr="00BA156B" w:rsidDel="00154DB8">
          <w:delText xml:space="preserve">debe mostrar </w:delText>
        </w:r>
        <w:r w:rsidRPr="00BA156B" w:rsidDel="00154DB8">
          <w:delText>reportes consolidados que sean</w:delText>
        </w:r>
        <w:r w:rsidR="006746CC" w:rsidRPr="00BA156B" w:rsidDel="00154DB8">
          <w:delText xml:space="preserve"> entendibles </w:delText>
        </w:r>
        <w:r w:rsidRPr="00BA156B" w:rsidDel="00154DB8">
          <w:delText xml:space="preserve">rápidamente </w:delText>
        </w:r>
        <w:r w:rsidR="006746CC" w:rsidRPr="00BA156B" w:rsidDel="00154DB8">
          <w:delText xml:space="preserve">y que </w:delText>
        </w:r>
        <w:r w:rsidRPr="00BA156B" w:rsidDel="00154DB8">
          <w:delText>permitan hacer filtros que funcionen para todas las IPRESS.</w:delText>
        </w:r>
        <w:r w:rsidR="006746CC" w:rsidRPr="00BA156B" w:rsidDel="00154DB8">
          <w:delText xml:space="preserve"> </w:delText>
        </w:r>
      </w:del>
    </w:p>
    <w:p w14:paraId="1089B81F" w14:textId="077931AA" w:rsidR="006746CC" w:rsidRPr="008D23C7" w:rsidDel="00154DB8" w:rsidRDefault="00630088" w:rsidP="008D23C7">
      <w:pPr>
        <w:pStyle w:val="Cita"/>
        <w:rPr>
          <w:del w:id="1307" w:author="Regina Casanova" w:date="2018-06-25T12:32:00Z"/>
        </w:rPr>
      </w:pPr>
      <w:del w:id="1308" w:author="Regina Casanova" w:date="2018-06-25T12:32:00Z">
        <w:r w:rsidRPr="008D23C7" w:rsidDel="00154DB8">
          <w:delText xml:space="preserve">“Pero la relevancia para </w:delText>
        </w:r>
        <w:r w:rsidR="000D4362" w:rsidRPr="008D23C7" w:rsidDel="00154DB8">
          <w:delText>mí</w:delText>
        </w:r>
        <w:r w:rsidRPr="008D23C7" w:rsidDel="00154DB8">
          <w:delText xml:space="preserve"> está en la atención de estos reclamos, </w:delText>
        </w:r>
        <w:r w:rsidR="00EC7152" w:rsidRPr="008D23C7" w:rsidDel="00154DB8">
          <w:delText>¿</w:delText>
        </w:r>
        <w:r w:rsidRPr="008D23C7" w:rsidDel="00154DB8">
          <w:delText>c</w:delText>
        </w:r>
        <w:r w:rsidR="000D4362" w:rsidRPr="008D23C7" w:rsidDel="00154DB8">
          <w:delText>ó</w:delText>
        </w:r>
        <w:r w:rsidRPr="008D23C7" w:rsidDel="00154DB8">
          <w:delText xml:space="preserve">mo atiendo, lo atiendo de forma oportuna? </w:delText>
        </w:r>
        <w:r w:rsidR="00EC7152" w:rsidRPr="008D23C7" w:rsidDel="00154DB8">
          <w:delText xml:space="preserve">Si </w:delText>
        </w:r>
        <w:r w:rsidRPr="008D23C7" w:rsidDel="00154DB8">
          <w:delText xml:space="preserve">lo atiendo de forma oportuna y con calidad además que satisfaga al usuario, entonces yo creo que esa parte es la parte sustancial, yo puedo poner muchos canales, muchos canales de </w:delText>
        </w:r>
        <w:r w:rsidR="00465CE9" w:rsidRPr="008D23C7" w:rsidDel="00154DB8">
          <w:delText>reclamos,</w:delText>
        </w:r>
        <w:r w:rsidRPr="008D23C7" w:rsidDel="00154DB8">
          <w:delText xml:space="preserve"> pero</w:delText>
        </w:r>
        <w:r w:rsidR="00EC7152" w:rsidRPr="008D23C7" w:rsidDel="00154DB8">
          <w:delText>,</w:delText>
        </w:r>
        <w:r w:rsidRPr="008D23C7" w:rsidDel="00154DB8">
          <w:delText xml:space="preserve"> </w:delText>
        </w:r>
        <w:r w:rsidR="001F6250" w:rsidRPr="008D23C7" w:rsidDel="00154DB8">
          <w:delText>¿</w:delText>
        </w:r>
        <w:r w:rsidRPr="008D23C7" w:rsidDel="00154DB8">
          <w:delText>qu</w:delText>
        </w:r>
        <w:r w:rsidR="001F6250" w:rsidRPr="008D23C7" w:rsidDel="00154DB8">
          <w:delText>é</w:delText>
        </w:r>
        <w:r w:rsidRPr="008D23C7" w:rsidDel="00154DB8">
          <w:delText xml:space="preserve"> pasaría si yo tengo un excelente </w:delText>
        </w:r>
        <w:r w:rsidR="00465CE9" w:rsidRPr="008D23C7" w:rsidDel="00154DB8">
          <w:delText>canal,</w:delText>
        </w:r>
        <w:r w:rsidRPr="008D23C7" w:rsidDel="00154DB8">
          <w:delText xml:space="preserve"> pero no tengo una capacidad resolutiva para estos reclamos</w:delText>
        </w:r>
        <w:r w:rsidR="001F6250" w:rsidRPr="008D23C7" w:rsidDel="00154DB8">
          <w:delText>? S</w:delText>
        </w:r>
        <w:r w:rsidRPr="008D23C7" w:rsidDel="00154DB8">
          <w:delText>ería incongruente, entonces para mí es muy importante la resolución, o sea la solución de los reclamos.”</w:delText>
        </w:r>
      </w:del>
    </w:p>
    <w:p w14:paraId="77C6EE91" w14:textId="50F2C3DA" w:rsidR="00630088" w:rsidRPr="008D23C7" w:rsidDel="00154DB8" w:rsidRDefault="006746CC" w:rsidP="008D23C7">
      <w:pPr>
        <w:pStyle w:val="Texto"/>
        <w:rPr>
          <w:del w:id="1309" w:author="Regina Casanova" w:date="2018-06-25T12:32:00Z"/>
        </w:rPr>
      </w:pPr>
      <w:del w:id="1310" w:author="Regina Casanova" w:date="2018-06-25T12:32:00Z">
        <w:r w:rsidRPr="00BA156B" w:rsidDel="00154DB8">
          <w:delText xml:space="preserve">También les parece importante que esta herramienta tenga un componente educativo </w:delText>
        </w:r>
        <w:r w:rsidR="00007DC8" w:rsidRPr="00BA156B" w:rsidDel="00154DB8">
          <w:delText>que ayude a difundir</w:delText>
        </w:r>
        <w:r w:rsidRPr="00BA156B" w:rsidDel="00154DB8">
          <w:delText xml:space="preserve"> la cultura de derechos del ciudadano para </w:delText>
        </w:r>
        <w:r w:rsidR="00007DC8" w:rsidRPr="00BA156B" w:rsidDel="00154DB8">
          <w:delText>reclamar</w:delText>
        </w:r>
        <w:r w:rsidRPr="00BA156B" w:rsidDel="00154DB8">
          <w:delText xml:space="preserve"> con</w:delText>
        </w:r>
        <w:r w:rsidR="002E1E27" w:rsidRPr="00BA156B" w:rsidDel="00154DB8">
          <w:delText xml:space="preserve"> el fin de empoder</w:delText>
        </w:r>
        <w:r w:rsidRPr="00BA156B" w:rsidDel="00154DB8">
          <w:delText xml:space="preserve">arlos. Les gustaría que tuviera estadísticas, donde puedan ver reportes consolidados de los reclamos vigentes </w:delText>
        </w:r>
        <w:r w:rsidR="00007DC8" w:rsidRPr="00BA156B" w:rsidDel="00154DB8">
          <w:delText>junto con los</w:delText>
        </w:r>
        <w:r w:rsidRPr="00BA156B" w:rsidDel="00154DB8">
          <w:delText xml:space="preserve"> ya solucionados con </w:delText>
        </w:r>
        <w:r w:rsidR="00007DC8" w:rsidRPr="00BA156B" w:rsidDel="00154DB8">
          <w:delText>sus</w:delText>
        </w:r>
        <w:r w:rsidRPr="00BA156B" w:rsidDel="00154DB8">
          <w:delText xml:space="preserve"> pasos </w:delText>
        </w:r>
        <w:r w:rsidR="00007DC8" w:rsidRPr="00BA156B" w:rsidDel="00154DB8">
          <w:delText>seguidos para</w:delText>
        </w:r>
        <w:r w:rsidRPr="00BA156B" w:rsidDel="00154DB8">
          <w:delText xml:space="preserve"> darles solución</w:delText>
        </w:r>
        <w:r w:rsidR="00007DC8" w:rsidRPr="00BA156B" w:rsidDel="00154DB8">
          <w:delText>. Ellos consideran que estos reportes servirían para dinamizar la toma de decisiones de parte de las IPRESS y servirían para crear diferentes rankings en calidad de atención. Que los usuarios puedan ver los pasos seguidos es importante para ellos ya que lo ven como</w:delText>
        </w:r>
        <w:r w:rsidRPr="00BA156B" w:rsidDel="00154DB8">
          <w:delTex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delText>
        </w:r>
      </w:del>
    </w:p>
    <w:p w14:paraId="25BB2258" w14:textId="3C6926FC" w:rsidR="00630088" w:rsidRPr="008D23C7" w:rsidDel="00154DB8" w:rsidRDefault="00630088" w:rsidP="008D23C7">
      <w:pPr>
        <w:pStyle w:val="Cita"/>
        <w:rPr>
          <w:del w:id="1311" w:author="Regina Casanova" w:date="2018-06-25T12:32:00Z"/>
        </w:rPr>
      </w:pPr>
      <w:del w:id="1312" w:author="Regina Casanova" w:date="2018-06-25T12:32:00Z">
        <w:r w:rsidRPr="008D23C7" w:rsidDel="00154DB8">
          <w:delText>“Entonces lo que se está haciendo es solamente atender a los que reclaman, pero el problema que es la oferta limitada no se está resolviendo, entonces eso es para mí lo más importante. Que haya cambios, no cosméticos, sino de fondo en la gestión de los establecimientos.”</w:delText>
        </w:r>
      </w:del>
    </w:p>
    <w:p w14:paraId="7469AB9D" w14:textId="3A85615D" w:rsidR="006746CC" w:rsidRPr="008D23C7" w:rsidDel="00154DB8" w:rsidRDefault="0066763B" w:rsidP="008D23C7">
      <w:pPr>
        <w:pStyle w:val="Cita"/>
        <w:rPr>
          <w:del w:id="1313" w:author="Regina Casanova" w:date="2018-06-25T12:32:00Z"/>
        </w:rPr>
      </w:pPr>
      <w:del w:id="1314" w:author="Regina Casanova" w:date="2018-06-25T12:32:00Z">
        <w:r w:rsidRPr="008D23C7" w:rsidDel="00154DB8">
          <w:delText xml:space="preserve">“La información debe ser tratada de la forma más objetiva y segundo de que definitivamente se debería de tener un back-up, algo donde esta información quede plasmada, </w:delText>
        </w:r>
        <w:r w:rsidR="00006207" w:rsidRPr="008D23C7" w:rsidDel="00154DB8">
          <w:delText>¿</w:delText>
        </w:r>
        <w:r w:rsidR="00B8307F" w:rsidRPr="008D23C7" w:rsidDel="00154DB8">
          <w:delText xml:space="preserve">cuál </w:delText>
        </w:r>
        <w:r w:rsidRPr="008D23C7" w:rsidDel="00154DB8">
          <w:delText>fue el motivo por el cual se produjo el reclamo</w:delText>
        </w:r>
        <w:r w:rsidR="00FB1082" w:rsidRPr="008D23C7" w:rsidDel="00154DB8">
          <w:delText>?</w:delText>
        </w:r>
        <w:r w:rsidRPr="008D23C7" w:rsidDel="00154DB8">
          <w:delText>,</w:delText>
        </w:r>
        <w:r w:rsidR="00FB1082" w:rsidRPr="008D23C7" w:rsidDel="00154DB8">
          <w:delText>¿</w:delText>
        </w:r>
        <w:r w:rsidRPr="008D23C7" w:rsidDel="00154DB8">
          <w:delText xml:space="preserve"> </w:delText>
        </w:r>
        <w:r w:rsidR="00B8307F" w:rsidRPr="008D23C7" w:rsidDel="00154DB8">
          <w:delText xml:space="preserve">cuál </w:delText>
        </w:r>
        <w:r w:rsidRPr="008D23C7" w:rsidDel="00154DB8">
          <w:delText>fueron las acciones que</w:delText>
        </w:r>
        <w:r w:rsidR="002B5A61" w:rsidDel="00154DB8">
          <w:delText xml:space="preserve"> se tomaron, si el usuario quedó</w:delText>
        </w:r>
        <w:r w:rsidRPr="008D23C7" w:rsidDel="00154DB8">
          <w:delText xml:space="preserve"> conforme posterior a la atención</w:delText>
        </w:r>
        <w:r w:rsidR="00FB1082" w:rsidRPr="008D23C7" w:rsidDel="00154DB8">
          <w:delText>?</w:delText>
        </w:r>
        <w:r w:rsidRPr="008D23C7" w:rsidDel="00154DB8">
          <w:delText xml:space="preserve">, </w:delText>
        </w:r>
        <w:r w:rsidR="00FB1082" w:rsidRPr="008D23C7" w:rsidDel="00154DB8">
          <w:delText>¿</w:delText>
        </w:r>
        <w:r w:rsidRPr="008D23C7" w:rsidDel="00154DB8">
          <w:delText>cu</w:delText>
        </w:r>
        <w:r w:rsidR="00B8307F" w:rsidRPr="008D23C7" w:rsidDel="00154DB8">
          <w:delText>á</w:delText>
        </w:r>
        <w:r w:rsidRPr="008D23C7" w:rsidDel="00154DB8">
          <w:delText>ndo sucedieron los hecho</w:delText>
        </w:r>
        <w:r w:rsidR="00FB1082" w:rsidRPr="008D23C7" w:rsidDel="00154DB8">
          <w:delText>?</w:delText>
        </w:r>
        <w:r w:rsidRPr="008D23C7" w:rsidDel="00154DB8">
          <w:delText xml:space="preserve">, </w:delText>
        </w:r>
        <w:r w:rsidR="00006207" w:rsidRPr="008D23C7" w:rsidDel="00154DB8">
          <w:delText>E</w:delText>
        </w:r>
        <w:r w:rsidRPr="008D23C7" w:rsidDel="00154DB8">
          <w:delText>ntonces considero que esta información debe ser valiosa, debe ser guardada pero también debe ser retroalimentada, cada cierto tiempo y probablemente debería haber un medio en que todos los usuarios internos podamos conocer esa información</w:delText>
        </w:r>
        <w:r w:rsidR="00006207" w:rsidRPr="008D23C7" w:rsidDel="00154DB8">
          <w:delText>.</w:delText>
        </w:r>
        <w:r w:rsidRPr="008D23C7" w:rsidDel="00154DB8">
          <w:delText xml:space="preserve"> </w:delText>
        </w:r>
        <w:r w:rsidR="00006207" w:rsidRPr="008D23C7" w:rsidDel="00154DB8">
          <w:delText>E</w:delText>
        </w:r>
        <w:r w:rsidRPr="008D23C7" w:rsidDel="00154DB8">
          <w:delText>ntonces es una retroalimentación”</w:delText>
        </w:r>
      </w:del>
    </w:p>
    <w:p w14:paraId="60DAD815" w14:textId="7C62BA54" w:rsidR="006746CC" w:rsidRPr="008D23C7" w:rsidDel="00154DB8" w:rsidRDefault="00007DC8" w:rsidP="008D23C7">
      <w:pPr>
        <w:pStyle w:val="Texto"/>
        <w:rPr>
          <w:del w:id="1315" w:author="Regina Casanova" w:date="2018-06-25T12:32:00Z"/>
        </w:rPr>
      </w:pPr>
      <w:del w:id="1316" w:author="Regina Casanova" w:date="2018-06-25T12:32:00Z">
        <w:r w:rsidRPr="00BA156B" w:rsidDel="00154DB8">
          <w:delText>En estos reportes esperan</w:delText>
        </w:r>
        <w:r w:rsidR="006746CC" w:rsidRPr="00BA156B" w:rsidDel="00154DB8">
          <w:delText xml:space="preserve"> ver la totalidad de los reclamos, el motivo de ellos, su clasificación y a quienes han sido </w:delText>
        </w:r>
        <w:r w:rsidRPr="00BA156B" w:rsidDel="00154DB8">
          <w:delText>encargados</w:delText>
        </w:r>
        <w:r w:rsidR="006746CC" w:rsidRPr="00BA156B" w:rsidDel="00154DB8">
          <w:delText xml:space="preserve">, incluyendo el tiempo </w:delText>
        </w:r>
        <w:r w:rsidRPr="00BA156B" w:rsidDel="00154DB8">
          <w:delText xml:space="preserve">máximo </w:delText>
        </w:r>
        <w:r w:rsidR="006746CC" w:rsidRPr="00BA156B" w:rsidDel="00154DB8">
          <w:delText>de respuesta, todo esto va a servir para hacerle seguimiento al reclamo y de ello poder sacar estadísticas, indicadores y tendencias.</w:delText>
        </w:r>
        <w:r w:rsidRPr="00BA156B" w:rsidDel="00154DB8">
          <w:delText xml:space="preserve"> D</w:delText>
        </w:r>
        <w:r w:rsidR="006746CC" w:rsidRPr="00BA156B" w:rsidDel="00154DB8">
          <w:delText>ijeron que también sería bueno no solo ver la parte negativa sino ver también la parte positiva, recibiendo felicitaciones o recomendaciones de p</w:delText>
        </w:r>
        <w:r w:rsidR="00630088" w:rsidRPr="00BA156B" w:rsidDel="00154DB8">
          <w:delText>arte de ciudadanos. Finalmente</w:delText>
        </w:r>
        <w:r w:rsidR="006746CC" w:rsidRPr="00BA156B" w:rsidDel="00154DB8">
          <w:delText>, todos señalaron que compartirían la herramienta en el caso esta fuera implementada.</w:delText>
        </w:r>
      </w:del>
    </w:p>
    <w:p w14:paraId="46A074B2" w14:textId="5D31B5D2" w:rsidR="00BE774A" w:rsidRPr="00BA156B" w:rsidDel="00154DB8" w:rsidRDefault="006746CC" w:rsidP="008D23C7">
      <w:pPr>
        <w:pStyle w:val="Texto"/>
        <w:rPr>
          <w:del w:id="1317" w:author="Regina Casanova" w:date="2018-06-25T12:32:00Z"/>
        </w:rPr>
      </w:pPr>
      <w:del w:id="1318" w:author="Regina Casanova" w:date="2018-06-25T12:32:00Z">
        <w:r w:rsidRPr="00BA156B" w:rsidDel="00154DB8">
          <w:delText>Detallaron varios impedimentos para resolver los reclamos como una mala gestión de recursos económicos y que pareciera que las IPRESS no desean encontrar la</w:delText>
        </w:r>
        <w:r w:rsidR="00630088" w:rsidRPr="00BA156B" w:rsidDel="00154DB8">
          <w:delText>s causas de los reclamos para</w:delText>
        </w:r>
        <w:r w:rsidRPr="00BA156B" w:rsidDel="00154DB8">
          <w:delText xml:space="preserve"> solucionarlos, incluso </w:delText>
        </w:r>
        <w:r w:rsidR="00630088" w:rsidRPr="00BA156B" w:rsidDel="00154DB8">
          <w:delText>tienen la percepción de</w:delText>
        </w:r>
        <w:r w:rsidRPr="00BA156B" w:rsidDel="00154DB8">
          <w:delText xml:space="preserve"> que están protegiendo al médico y a la institución que a los propios pacientes. </w:delText>
        </w:r>
      </w:del>
    </w:p>
    <w:p w14:paraId="4C60A423" w14:textId="1E4A0736" w:rsidR="006746CC" w:rsidRPr="008D23C7" w:rsidDel="00154DB8" w:rsidRDefault="00BE774A" w:rsidP="008D23C7">
      <w:pPr>
        <w:pStyle w:val="Cita"/>
        <w:rPr>
          <w:del w:id="1319" w:author="Regina Casanova" w:date="2018-06-25T12:32:00Z"/>
        </w:rPr>
      </w:pPr>
      <w:del w:id="1320" w:author="Regina Casanova" w:date="2018-06-25T12:32:00Z">
        <w:r w:rsidRPr="008D23C7" w:rsidDel="00154DB8">
          <w:delText>“Es un síntoma de que algo está mal, pero quieren evitarlo, no quieren verlo mucho menos encontrar las causas.”</w:delText>
        </w:r>
      </w:del>
    </w:p>
    <w:p w14:paraId="3285B971" w14:textId="6D651CB8" w:rsidR="00BE774A" w:rsidRPr="00BA156B" w:rsidDel="00154DB8" w:rsidRDefault="00BE774A" w:rsidP="008D23C7">
      <w:pPr>
        <w:pStyle w:val="Texto"/>
        <w:rPr>
          <w:del w:id="1321" w:author="Regina Casanova" w:date="2018-06-25T12:32:00Z"/>
        </w:rPr>
      </w:pPr>
      <w:del w:id="1322" w:author="Regina Casanova" w:date="2018-06-25T12:32:00Z">
        <w:r w:rsidRPr="00BA156B" w:rsidDel="00154DB8">
          <w:delText>Adicionalmente, el personal de SUSALUD</w:delText>
        </w:r>
        <w:r w:rsidR="006746CC" w:rsidRPr="00BA156B" w:rsidDel="00154DB8">
          <w:delText xml:space="preserve"> </w:delText>
        </w:r>
        <w:r w:rsidR="00630088" w:rsidRPr="00BA156B" w:rsidDel="00154DB8">
          <w:delText>considero</w:delText>
        </w:r>
        <w:r w:rsidR="006746CC" w:rsidRPr="00BA156B" w:rsidDel="00154DB8">
          <w:delText xml:space="preserve"> necesario enfatizar en los siguientes </w:delText>
        </w:r>
        <w:r w:rsidR="00465CE9" w:rsidRPr="00BA156B" w:rsidDel="00154DB8">
          <w:delText>temas,</w:delText>
        </w:r>
        <w:r w:rsidR="003E4E3C" w:rsidRPr="00BA156B" w:rsidDel="00154DB8">
          <w:delText xml:space="preserve"> </w:delText>
        </w:r>
        <w:r w:rsidR="00630088" w:rsidRPr="00BA156B" w:rsidDel="00154DB8">
          <w:delText>aunque</w:delText>
        </w:r>
        <w:r w:rsidR="003E4E3C" w:rsidRPr="00BA156B" w:rsidDel="00154DB8">
          <w:delText xml:space="preserve"> no fueron </w:delText>
        </w:r>
        <w:r w:rsidR="00630088" w:rsidRPr="00BA156B" w:rsidDel="00154DB8">
          <w:delText>preguntados</w:delText>
        </w:r>
        <w:r w:rsidR="006746CC" w:rsidRPr="00BA156B" w:rsidDel="00154DB8">
          <w:delText xml:space="preserve"> directamente por el investigador. Ellos consideran </w:delText>
        </w:r>
        <w:r w:rsidR="0071104C" w:rsidRPr="00BA156B" w:rsidDel="00154DB8">
          <w:delText>que</w:delText>
        </w:r>
        <w:r w:rsidR="006746CC" w:rsidRPr="00BA156B" w:rsidDel="00154DB8">
          <w:delText xml:space="preserve"> para que la herramienta informática funcione, se necesita mucha difusión</w:delText>
        </w:r>
        <w:r w:rsidR="00630088" w:rsidRPr="00BA156B" w:rsidDel="00154DB8">
          <w:delText xml:space="preserve"> de ella y trabajo permanente de</w:delText>
        </w:r>
        <w:r w:rsidR="006746CC" w:rsidRPr="00BA156B" w:rsidDel="00154DB8">
          <w:delText xml:space="preserve"> capacitación, todo esto </w:delText>
        </w:r>
        <w:r w:rsidR="00630088" w:rsidRPr="00BA156B" w:rsidDel="00154DB8">
          <w:delText xml:space="preserve">en </w:delText>
        </w:r>
        <w:r w:rsidR="0071104C" w:rsidRPr="00BA156B" w:rsidDel="00154DB8">
          <w:delText>búsqueda</w:delText>
        </w:r>
        <w:r w:rsidR="00630088" w:rsidRPr="00BA156B" w:rsidDel="00154DB8">
          <w:delText xml:space="preserve"> de</w:delText>
        </w:r>
        <w:r w:rsidR="006746CC" w:rsidRPr="00BA156B" w:rsidDel="00154DB8">
          <w:delText xml:space="preserve"> desmitificar el reclamo para quitarle la connotación negativa que tiene actualmente. </w:delText>
        </w:r>
        <w:r w:rsidR="00630088" w:rsidRPr="00BA156B" w:rsidDel="00154DB8">
          <w:delText xml:space="preserve">Consideran </w:delText>
        </w:r>
        <w:r w:rsidR="00A97E67" w:rsidRPr="00BA156B" w:rsidDel="00154DB8">
          <w:delText>que</w:delText>
        </w:r>
        <w:r w:rsidR="00630088" w:rsidRPr="00BA156B" w:rsidDel="00154DB8">
          <w:delText xml:space="preserve"> para que este </w:delText>
        </w:r>
      </w:del>
      <w:del w:id="1323" w:author="Regina Casanova" w:date="2018-06-18T17:53:00Z">
        <w:r w:rsidR="00630088" w:rsidRPr="00BA156B" w:rsidDel="00E94926">
          <w:delText xml:space="preserve">sistema </w:delText>
        </w:r>
      </w:del>
      <w:del w:id="1324" w:author="Regina Casanova" w:date="2018-06-25T12:32:00Z">
        <w:r w:rsidR="00630088" w:rsidRPr="00BA156B" w:rsidDel="00154DB8">
          <w:delText>sea utilizado es importante que los gestores de IPRESS vean la necesidad de mejorar.</w:delText>
        </w:r>
        <w:r w:rsidR="006746CC" w:rsidRPr="00BA156B" w:rsidDel="00154DB8">
          <w:delText xml:space="preserve"> Opinaron que con este </w:delText>
        </w:r>
      </w:del>
      <w:del w:id="1325" w:author="Regina Casanova" w:date="2018-06-18T17:53:00Z">
        <w:r w:rsidR="006746CC" w:rsidRPr="00BA156B" w:rsidDel="00E94926">
          <w:delText xml:space="preserve">sistema </w:delText>
        </w:r>
      </w:del>
      <w:del w:id="1326" w:author="Regina Casanova" w:date="2018-06-25T12:32:00Z">
        <w:r w:rsidR="006746CC" w:rsidRPr="00BA156B" w:rsidDel="00154DB8">
          <w:delText xml:space="preserve">se podría conocer los niveles de calidad brindados por las IPRESS, aunque fueron claros al decir que </w:delText>
        </w:r>
        <w:r w:rsidR="00630088" w:rsidRPr="00BA156B" w:rsidDel="00154DB8">
          <w:delText>pocos reclamos en una IPRESS</w:delText>
        </w:r>
        <w:r w:rsidR="002E1E27" w:rsidRPr="00BA156B" w:rsidDel="00154DB8">
          <w:delText xml:space="preserve"> </w:delText>
        </w:r>
        <w:r w:rsidR="00630088" w:rsidRPr="00BA156B" w:rsidDel="00154DB8">
          <w:delText>no implica altos niveles de calidad.</w:delText>
        </w:r>
        <w:r w:rsidR="006746CC" w:rsidRPr="00BA156B" w:rsidDel="00154DB8">
          <w:delText xml:space="preserve"> Resaltaron que tener un formato en papel es aún necesario para poblaciones lejanas con poca conectivida</w:delText>
        </w:r>
        <w:r w:rsidR="00630088" w:rsidRPr="00BA156B" w:rsidDel="00154DB8">
          <w:delText xml:space="preserve">d o con poco uso de tecnología y que </w:delText>
        </w:r>
        <w:r w:rsidR="006746CC" w:rsidRPr="00BA156B" w:rsidDel="00154DB8">
          <w:delText xml:space="preserve">debe realizarse un manual sobre cómo utilizar el </w:delText>
        </w:r>
      </w:del>
      <w:del w:id="1327" w:author="Regina Casanova" w:date="2018-06-18T17:53:00Z">
        <w:r w:rsidR="006746CC" w:rsidRPr="00BA156B" w:rsidDel="00E94926">
          <w:delText xml:space="preserve">sistema </w:delText>
        </w:r>
      </w:del>
      <w:del w:id="1328" w:author="Regina Casanova" w:date="2018-06-25T12:32:00Z">
        <w:r w:rsidR="006746CC" w:rsidRPr="00BA156B" w:rsidDel="00154DB8">
          <w:delText xml:space="preserve">planteado. </w:delText>
        </w:r>
      </w:del>
    </w:p>
    <w:p w14:paraId="4F27FF03" w14:textId="678A8AFD" w:rsidR="006746CC" w:rsidRPr="008D23C7" w:rsidDel="00154DB8" w:rsidRDefault="00BE774A" w:rsidP="008D23C7">
      <w:pPr>
        <w:pStyle w:val="Cita"/>
        <w:rPr>
          <w:del w:id="1329" w:author="Regina Casanova" w:date="2018-06-25T12:32:00Z"/>
        </w:rPr>
      </w:pPr>
      <w:del w:id="1330" w:author="Regina Casanova" w:date="2018-06-25T12:32:00Z">
        <w:r w:rsidRPr="008D23C7" w:rsidDel="00154DB8">
          <w:delText xml:space="preserve">“…considerando que la cultura de aseguramiento en el Perú es </w:delText>
        </w:r>
        <w:r w:rsidR="00465CE9" w:rsidRPr="008D23C7" w:rsidDel="00154DB8">
          <w:delText>baja,</w:delText>
        </w:r>
        <w:r w:rsidRPr="008D23C7" w:rsidDel="00154DB8">
          <w:delText xml:space="preserve"> pero la cultura de reclamos también, entonces digamos no necesariamente una IPRESS que no tenga reclamos es una IPRESS que te atienda bien. Es simplemente una IPRESS donde la gente no se queja, entonces si una IPRESS tiene muchos reclamos si </w:delText>
        </w:r>
        <w:r w:rsidR="00465CE9" w:rsidRPr="008D23C7" w:rsidDel="00154DB8">
          <w:delText>tú</w:delText>
        </w:r>
        <w:r w:rsidRPr="008D23C7" w:rsidDel="00154DB8">
          <w:delText xml:space="preserve"> puedes decir que es mala, pero si una IPRESS no tiene reclamos no puedes decir que sea buena.”</w:delText>
        </w:r>
      </w:del>
    </w:p>
    <w:p w14:paraId="4C6F038F" w14:textId="3ADA3E54" w:rsidR="00CF177C" w:rsidRPr="008D23C7" w:rsidDel="00154DB8" w:rsidRDefault="003E4E3C" w:rsidP="008D23C7">
      <w:pPr>
        <w:pStyle w:val="Ttulo3"/>
        <w:rPr>
          <w:del w:id="1331" w:author="Regina Casanova" w:date="2018-06-25T12:32:00Z"/>
        </w:rPr>
      </w:pPr>
      <w:bookmarkStart w:id="1332" w:name="_Toc511166309"/>
      <w:del w:id="1333" w:author="Regina Casanova" w:date="2018-06-25T12:32:00Z">
        <w:r w:rsidRPr="008D23C7" w:rsidDel="00154DB8">
          <w:delText>Gestores</w:delText>
        </w:r>
        <w:r w:rsidR="006746CC" w:rsidRPr="008D23C7" w:rsidDel="00154DB8">
          <w:delText xml:space="preserve"> de IPRESS</w:delText>
        </w:r>
        <w:bookmarkEnd w:id="1332"/>
      </w:del>
    </w:p>
    <w:p w14:paraId="59E86D40" w14:textId="6E7DEB7D" w:rsidR="000C417A" w:rsidRPr="00BA156B" w:rsidDel="00154DB8" w:rsidRDefault="00FC4E53" w:rsidP="008D23C7">
      <w:pPr>
        <w:pStyle w:val="Texto"/>
        <w:rPr>
          <w:del w:id="1334" w:author="Regina Casanova" w:date="2018-06-25T12:32:00Z"/>
        </w:rPr>
      </w:pPr>
      <w:del w:id="1335" w:author="Regina Casanova" w:date="2018-06-25T12:32:00Z">
        <w:r w:rsidRPr="00BA156B" w:rsidDel="00154DB8">
          <w:delTex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delText>
        </w:r>
        <w:r w:rsidR="000E7E6C" w:rsidRPr="00BA156B" w:rsidDel="00154DB8">
          <w:delText xml:space="preserve">los </w:delText>
        </w:r>
        <w:r w:rsidRPr="00BA156B" w:rsidDel="00154DB8">
          <w:delText xml:space="preserve">ven como un reto. Los gestores consideran que actualmente los reclamos son vistos </w:delText>
        </w:r>
        <w:r w:rsidR="000E7E6C" w:rsidRPr="00BA156B" w:rsidDel="00154DB8">
          <w:delText>de forma negativa</w:delText>
        </w:r>
        <w:r w:rsidRPr="00BA156B" w:rsidDel="00154DB8">
          <w:delText xml:space="preserve">, ya que </w:delText>
        </w:r>
        <w:r w:rsidR="000E7E6C" w:rsidRPr="00BA156B" w:rsidDel="00154DB8">
          <w:delText xml:space="preserve">para </w:delText>
        </w:r>
        <w:r w:rsidRPr="00BA156B" w:rsidDel="00154DB8">
          <w:delText xml:space="preserve">los prestadores de salud </w:delText>
        </w:r>
        <w:r w:rsidR="000E7E6C" w:rsidRPr="00BA156B" w:rsidDel="00154DB8">
          <w:delText>son</w:delText>
        </w:r>
        <w:r w:rsidRPr="00BA156B" w:rsidDel="00154DB8">
          <w:delText xml:space="preserve"> una int</w:delText>
        </w:r>
        <w:r w:rsidR="000E7E6C" w:rsidRPr="00BA156B" w:rsidDel="00154DB8">
          <w:delText>erferencia en la atención y no</w:delText>
        </w:r>
        <w:r w:rsidRPr="00BA156B" w:rsidDel="00154DB8">
          <w:delText xml:space="preserve"> una oportunidad de mejora </w:delText>
        </w:r>
        <w:r w:rsidR="000E7E6C" w:rsidRPr="00BA156B" w:rsidDel="00154DB8">
          <w:delText>es por esto que prefieren esconderlos.</w:delText>
        </w:r>
        <w:r w:rsidRPr="00BA156B" w:rsidDel="00154DB8">
          <w:delText xml:space="preserve"> </w:delText>
        </w:r>
        <w:r w:rsidR="000E7E6C" w:rsidRPr="00BA156B" w:rsidDel="00154DB8">
          <w:delText>Sobre las formas que reciben los reclamos comentaron que tienen</w:delText>
        </w:r>
        <w:r w:rsidRPr="00BA156B" w:rsidDel="00154DB8">
          <w:delText xml:space="preserve"> </w:delText>
        </w:r>
        <w:r w:rsidR="00BA156B" w:rsidRPr="00BA156B" w:rsidDel="00154DB8">
          <w:delText>la</w:delText>
        </w:r>
        <w:r w:rsidRPr="00BA156B" w:rsidDel="00154DB8">
          <w:delText xml:space="preserve"> Pla</w:delText>
        </w:r>
        <w:r w:rsidR="000E7E6C" w:rsidRPr="00BA156B" w:rsidDel="00154DB8">
          <w:delText>taforma de Atención al Usuario,</w:delText>
        </w:r>
        <w:r w:rsidRPr="00BA156B" w:rsidDel="00154DB8">
          <w:delText xml:space="preserve"> el </w:delText>
        </w:r>
        <w:r w:rsidR="00465CE9" w:rsidRPr="00160297" w:rsidDel="00154DB8">
          <w:delText>Tótem</w:delText>
        </w:r>
        <w:r w:rsidRPr="00BA156B" w:rsidDel="00154DB8">
          <w:delText xml:space="preserve"> </w:delText>
        </w:r>
        <w:r w:rsidR="000E7E6C" w:rsidRPr="00BA156B" w:rsidDel="00154DB8">
          <w:delText>de SUSALUD y</w:delText>
        </w:r>
        <w:r w:rsidRPr="00BA156B" w:rsidDel="00154DB8">
          <w:delText xml:space="preserve"> e</w:delText>
        </w:r>
        <w:r w:rsidR="000E7E6C" w:rsidRPr="00BA156B" w:rsidDel="00154DB8">
          <w:delText>l Libro de Reclamaciones.</w:delText>
        </w:r>
      </w:del>
    </w:p>
    <w:p w14:paraId="44B40418" w14:textId="5CC6FE77" w:rsidR="00FC4E53" w:rsidRPr="008D23C7" w:rsidDel="00154DB8" w:rsidRDefault="00341389" w:rsidP="008D23C7">
      <w:pPr>
        <w:pStyle w:val="Cita"/>
        <w:rPr>
          <w:del w:id="1336" w:author="Regina Casanova" w:date="2018-06-25T12:32:00Z"/>
        </w:rPr>
      </w:pPr>
      <w:del w:id="1337" w:author="Regina Casanova" w:date="2018-06-25T12:32:00Z">
        <w:r w:rsidRPr="008D23C7" w:rsidDel="00154DB8">
          <w:delText>“No,</w:delText>
        </w:r>
        <w:r w:rsidR="000C417A" w:rsidRPr="008D23C7" w:rsidDel="00154DB8">
          <w:delText xml:space="preserve"> la queja es un reto para poder nosotros mejorar porque si yo no recibo quejas yo puedo decir 'o todo </w:delText>
        </w:r>
        <w:r w:rsidRPr="008D23C7" w:rsidDel="00154DB8">
          <w:delText>está</w:delText>
        </w:r>
        <w:r w:rsidR="000C417A" w:rsidRPr="008D23C7" w:rsidDel="00154DB8">
          <w:delText xml:space="preserve"> bien o realmente la gente es indiferente' y yo creo que la gente se queje para poder hacer las cosas mejores cada vez.</w:delText>
        </w:r>
        <w:r w:rsidRPr="008D23C7" w:rsidDel="00154DB8">
          <w:delText xml:space="preserve"> Sí</w:delText>
        </w:r>
        <w:r w:rsidR="000C417A" w:rsidRPr="008D23C7" w:rsidDel="00154DB8">
          <w:delText xml:space="preserve">, a </w:delText>
        </w:r>
        <w:r w:rsidRPr="008D23C7" w:rsidDel="00154DB8">
          <w:delText>mí</w:delText>
        </w:r>
        <w:r w:rsidR="000C417A" w:rsidRPr="008D23C7" w:rsidDel="00154DB8">
          <w:delText xml:space="preserve"> no me fastidian las quejas, yo les agradezco cuando se quejan, 'muchas gracias' les digo porque realmente </w:delText>
        </w:r>
        <w:r w:rsidR="00B8443C" w:rsidRPr="008D23C7" w:rsidDel="00154DB8">
          <w:delText>sí</w:delText>
        </w:r>
        <w:r w:rsidR="000C417A" w:rsidRPr="008D23C7" w:rsidDel="00154DB8">
          <w:delText xml:space="preserve">, porque eso me va a permitir tener, poder ingeniarme otra cosa para poder ver que eso se haga de la mejor manera, yo creo que siempre van a haber quejas porque siempre el ser humano va a lograr buscar lo mejor </w:delText>
        </w:r>
        <w:r w:rsidRPr="008D23C7" w:rsidDel="00154DB8">
          <w:delText>¿</w:delText>
        </w:r>
        <w:r w:rsidR="000C417A" w:rsidRPr="008D23C7" w:rsidDel="00154DB8">
          <w:delText>no es cierto?</w:delText>
        </w:r>
        <w:r w:rsidRPr="008D23C7" w:rsidDel="00154DB8">
          <w:delText>”</w:delText>
        </w:r>
      </w:del>
    </w:p>
    <w:p w14:paraId="490DF060" w14:textId="763E67F9" w:rsidR="00FC4E53" w:rsidRPr="00BA156B" w:rsidDel="00154DB8" w:rsidRDefault="00FC4E53" w:rsidP="008D23C7">
      <w:pPr>
        <w:pStyle w:val="Texto"/>
        <w:rPr>
          <w:del w:id="1338" w:author="Regina Casanova" w:date="2018-06-25T12:32:00Z"/>
        </w:rPr>
      </w:pPr>
      <w:del w:id="1339" w:author="Regina Casanova" w:date="2018-06-25T12:32:00Z">
        <w:r w:rsidRPr="00BA156B" w:rsidDel="00154DB8">
          <w:delText>Sobre el manejo actual que tienen los reclamos dentro de las IPRESS</w:delText>
        </w:r>
        <w:r w:rsidR="0054574C" w:rsidRPr="00BA156B" w:rsidDel="00154DB8">
          <w:delText xml:space="preserve"> contaron </w:delText>
        </w:r>
        <w:r w:rsidRPr="00BA156B" w:rsidDel="00154DB8">
          <w:delText>que realizan estadísticas de manera man</w:delText>
        </w:r>
        <w:r w:rsidR="001E4FB2" w:rsidRPr="00BA156B" w:rsidDel="00154DB8">
          <w:delText>ual para poder generar reportes y con estos reportes hacen algunas reuniones de personal</w:delText>
        </w:r>
        <w:r w:rsidRPr="00BA156B" w:rsidDel="00154DB8">
          <w:delText xml:space="preserve"> para poder encontrar cómo mejorar esa área específica a un nivel general. </w:delText>
        </w:r>
        <w:r w:rsidR="001E4FB2" w:rsidRPr="00BA156B" w:rsidDel="00154DB8">
          <w:delText>Algunos</w:delText>
        </w:r>
        <w:r w:rsidRPr="00BA156B" w:rsidDel="00154DB8">
          <w:delText xml:space="preserve"> contaron que</w:delText>
        </w:r>
        <w:r w:rsidR="001E4FB2" w:rsidRPr="00BA156B" w:rsidDel="00154DB8">
          <w:delText xml:space="preserve"> con</w:delText>
        </w:r>
        <w:r w:rsidRPr="00BA156B" w:rsidDel="00154DB8">
          <w:delText xml:space="preserve"> el sistema </w:delText>
        </w:r>
        <w:r w:rsidR="00465CE9" w:rsidRPr="00160297" w:rsidDel="00154DB8">
          <w:delText>Tótem</w:delText>
        </w:r>
        <w:r w:rsidRPr="00BA156B" w:rsidDel="00154DB8">
          <w:delText xml:space="preserve"> </w:delText>
        </w:r>
        <w:r w:rsidR="001E4FB2" w:rsidRPr="00BA156B" w:rsidDel="00154DB8">
          <w:delText xml:space="preserve">se </w:delText>
        </w:r>
        <w:r w:rsidRPr="00BA156B" w:rsidDel="00154DB8">
          <w:delText>envía</w:delText>
        </w:r>
        <w:r w:rsidR="001E4FB2" w:rsidRPr="00BA156B" w:rsidDel="00154DB8">
          <w:delText>n</w:delText>
        </w:r>
        <w:r w:rsidRPr="00BA156B" w:rsidDel="00154DB8">
          <w:delText xml:space="preserve"> correos electrónicos a personas designadas con los últimos reclamos presentados para </w:delText>
        </w:r>
        <w:r w:rsidR="001E4FB2" w:rsidRPr="00BA156B" w:rsidDel="00154DB8">
          <w:delText>ser derivados adecuadamente para darles solución.</w:delText>
        </w:r>
        <w:r w:rsidRPr="00BA156B" w:rsidDel="00154DB8">
          <w:delText xml:space="preserve"> Explicaron cómo es que actualmente la mayoría de reclamos ingresa por las </w:delText>
        </w:r>
        <w:r w:rsidR="003E4E3C" w:rsidRPr="00BA156B" w:rsidDel="00154DB8">
          <w:delText>PAUS</w:delText>
        </w:r>
        <w:r w:rsidRPr="00BA156B" w:rsidDel="00154DB8">
          <w:delText xml:space="preserve"> y que </w:delText>
        </w:r>
        <w:r w:rsidR="001E4FB2" w:rsidRPr="00BA156B" w:rsidDel="00154DB8">
          <w:delText xml:space="preserve">se entabla </w:delText>
        </w:r>
        <w:r w:rsidRPr="00BA156B" w:rsidDel="00154DB8">
          <w:delText xml:space="preserve">una comunicación directa entre el ciudadano reclamante y el personal de la PAUS </w:delText>
        </w:r>
        <w:r w:rsidR="001E4FB2" w:rsidRPr="00BA156B" w:rsidDel="00154DB8">
          <w:delText>para intentar dar solución al reclamo al instante. Cuando se necesita hacer una investigación se realiza una verificación</w:delText>
        </w:r>
        <w:r w:rsidRPr="00BA156B" w:rsidDel="00154DB8">
          <w:delText xml:space="preserve"> para poder </w:delText>
        </w:r>
        <w:r w:rsidR="001E4FB2" w:rsidRPr="00BA156B" w:rsidDel="00154DB8">
          <w:delText>saber</w:delText>
        </w:r>
        <w:r w:rsidRPr="00BA156B" w:rsidDel="00154DB8">
          <w:delText xml:space="preserve"> si este reclamo necesita acceso a la historia clínica del paciente afectado</w:delText>
        </w:r>
        <w:r w:rsidR="001E4FB2" w:rsidRPr="00BA156B" w:rsidDel="00154DB8">
          <w:delText xml:space="preserve"> y hacer las indagaciones correspondientes</w:delText>
        </w:r>
        <w:r w:rsidRPr="00BA156B" w:rsidDel="00154DB8">
          <w:delText>. Sugieren que cambiarían cómo se m</w:delText>
        </w:r>
        <w:r w:rsidR="001E4FB2" w:rsidRPr="00BA156B" w:rsidDel="00154DB8">
          <w:delText>anejan los reclamos actualmente</w:delText>
        </w:r>
        <w:r w:rsidRPr="00BA156B" w:rsidDel="00154DB8">
          <w:delText xml:space="preserve"> </w:delText>
        </w:r>
        <w:r w:rsidR="001E4FB2" w:rsidRPr="00BA156B" w:rsidDel="00154DB8">
          <w:delText>mediante reuniones de gestión periódicas</w:delText>
        </w:r>
        <w:r w:rsidRPr="00BA156B" w:rsidDel="00154DB8">
          <w:delText xml:space="preserve"> en las que se revisen </w:delText>
        </w:r>
        <w:r w:rsidR="001E4FB2" w:rsidRPr="00BA156B" w:rsidDel="00154DB8">
          <w:delText>los</w:delText>
        </w:r>
        <w:r w:rsidRPr="00BA156B" w:rsidDel="00154DB8">
          <w:delText xml:space="preserve"> reclamos para poder identificar problemas que presenta la población y que no se resuelv</w:delText>
        </w:r>
        <w:r w:rsidR="00012AD5" w:rsidRPr="00BA156B" w:rsidDel="00154DB8">
          <w:delText>a solo de forma personal ante un</w:delText>
        </w:r>
        <w:r w:rsidRPr="00BA156B" w:rsidDel="00154DB8">
          <w:delText xml:space="preserve"> reclamante.</w:delText>
        </w:r>
      </w:del>
    </w:p>
    <w:p w14:paraId="36CB5CAE" w14:textId="7B52E051" w:rsidR="00FC4E53" w:rsidRPr="008D23C7" w:rsidDel="00154DB8" w:rsidRDefault="000C417A" w:rsidP="008D23C7">
      <w:pPr>
        <w:pStyle w:val="Cita"/>
        <w:rPr>
          <w:del w:id="1340" w:author="Regina Casanova" w:date="2018-06-25T12:32:00Z"/>
        </w:rPr>
      </w:pPr>
      <w:del w:id="1341" w:author="Regina Casanova" w:date="2018-06-25T12:32:00Z">
        <w:r w:rsidRPr="008D23C7" w:rsidDel="00154DB8">
          <w:delText>“He viajado a provincias para dictar unos cursos de postgrado y los alumnos me decían lo mismo 'Dr. las autoridades no nos visitan, nadie sabe lo que pasa en nuestra posta' y entonces si no sabemos cómo está la situación de la estructura de los procesos, mucho menos vamos a saber cómo le afecta al paciente, entonces hay un gran reto con lo que Ud. me dice.”</w:delText>
        </w:r>
      </w:del>
    </w:p>
    <w:p w14:paraId="32AF55D4" w14:textId="10F1143F" w:rsidR="00FC4E53" w:rsidRPr="00BA156B" w:rsidDel="00154DB8" w:rsidRDefault="00FC4E53" w:rsidP="008D23C7">
      <w:pPr>
        <w:pStyle w:val="Texto"/>
        <w:rPr>
          <w:del w:id="1342" w:author="Regina Casanova" w:date="2018-06-25T12:32:00Z"/>
        </w:rPr>
      </w:pPr>
      <w:del w:id="1343" w:author="Regina Casanova" w:date="2018-06-25T12:32:00Z">
        <w:r w:rsidRPr="00BA156B" w:rsidDel="00154DB8">
          <w:delText xml:space="preserve">Igualmente mencionaron que para solucionar los reclamos existen muchos impedimentos como </w:delText>
        </w:r>
        <w:r w:rsidR="00DE453E" w:rsidRPr="00BA156B" w:rsidDel="00154DB8">
          <w:delText>la falta de comunicación con</w:delText>
        </w:r>
        <w:r w:rsidRPr="00BA156B" w:rsidDel="00154DB8">
          <w:delText xml:space="preserve"> SUSALUD </w:delText>
        </w:r>
        <w:r w:rsidR="00DE453E" w:rsidRPr="00BA156B" w:rsidDel="00154DB8">
          <w:delText>sobre</w:delText>
        </w:r>
        <w:r w:rsidRPr="00BA156B" w:rsidDel="00154DB8">
          <w:delText xml:space="preserve"> los reclamos presentados </w:delText>
        </w:r>
        <w:r w:rsidR="00DE453E" w:rsidRPr="00BA156B" w:rsidDel="00154DB8">
          <w:delText>mediante</w:delText>
        </w:r>
        <w:r w:rsidRPr="00BA156B" w:rsidDel="00154DB8">
          <w:delText xml:space="preserve"> el </w:delText>
        </w:r>
        <w:r w:rsidR="00465CE9" w:rsidRPr="00160297" w:rsidDel="00154DB8">
          <w:delText>Tótem</w:delText>
        </w:r>
        <w:r w:rsidRPr="00BA156B" w:rsidDel="00154DB8">
          <w:delText xml:space="preserve">, identificaron que es necesario </w:delText>
        </w:r>
        <w:r w:rsidR="00DE453E" w:rsidRPr="00BA156B" w:rsidDel="00154DB8">
          <w:delText xml:space="preserve">que exista un </w:delText>
        </w:r>
      </w:del>
      <w:del w:id="1344" w:author="Regina Casanova" w:date="2018-06-18T17:53:00Z">
        <w:r w:rsidR="00DE453E" w:rsidRPr="00BA156B" w:rsidDel="00E94926">
          <w:delText xml:space="preserve">sistema </w:delText>
        </w:r>
      </w:del>
      <w:del w:id="1345" w:author="Regina Casanova" w:date="2018-06-25T12:32:00Z">
        <w:r w:rsidR="00E87C58" w:rsidRPr="00BA156B" w:rsidDel="00154DB8">
          <w:delText xml:space="preserve">único que también </w:delText>
        </w:r>
      </w:del>
      <w:del w:id="1346" w:author="Regina Casanova" w:date="2018-06-18T15:30:00Z">
        <w:r w:rsidR="00E87C58" w:rsidRPr="00BA156B" w:rsidDel="00965288">
          <w:delText>permita</w:delText>
        </w:r>
      </w:del>
      <w:del w:id="1347" w:author="Regina Casanova" w:date="2018-06-25T12:32:00Z">
        <w:r w:rsidR="00E87C58" w:rsidRPr="00BA156B" w:rsidDel="00154DB8">
          <w:delText xml:space="preserve"> los reclamos de parte del personal interno de la IPRESS.</w:delText>
        </w:r>
        <w:r w:rsidRPr="00BA156B" w:rsidDel="00154DB8">
          <w:delText xml:space="preserve"> Adicionalmente, identificaron problemas de distintas índoles para poder resol</w:delText>
        </w:r>
        <w:r w:rsidR="00E87C58" w:rsidRPr="00BA156B" w:rsidDel="00154DB8">
          <w:delText>ver reclamos dentro del sector</w:delText>
        </w:r>
        <w:r w:rsidRPr="00BA156B" w:rsidDel="00154DB8">
          <w:delText>, como</w:delText>
        </w:r>
        <w:r w:rsidR="00E87C58" w:rsidRPr="00BA156B" w:rsidDel="00154DB8">
          <w:delText xml:space="preserve"> la falta de presupuesto,</w:delText>
        </w:r>
        <w:r w:rsidRPr="00BA156B" w:rsidDel="00154DB8">
          <w:delText xml:space="preserve"> corrupción,</w:delText>
        </w:r>
        <w:r w:rsidR="00E87C58" w:rsidRPr="00BA156B" w:rsidDel="00154DB8">
          <w:delText xml:space="preserve"> excesiva delegación,</w:delText>
        </w:r>
        <w:r w:rsidRPr="00BA156B" w:rsidDel="00154DB8">
          <w:delText xml:space="preserve"> problemas de comunicación dentro del mismo personal de salud</w:delText>
        </w:r>
        <w:r w:rsidR="00E87C58" w:rsidRPr="00BA156B" w:rsidDel="00154DB8">
          <w:delText xml:space="preserve"> y problemas </w:delText>
        </w:r>
        <w:r w:rsidR="002E1E27" w:rsidRPr="00BA156B" w:rsidDel="00154DB8">
          <w:delText>políticos</w:delText>
        </w:r>
        <w:r w:rsidRPr="00BA156B" w:rsidDel="00154DB8">
          <w:delText>.</w:delText>
        </w:r>
      </w:del>
    </w:p>
    <w:p w14:paraId="0B7C7EF6" w14:textId="695E06FE" w:rsidR="00FC4E53" w:rsidRPr="008D23C7" w:rsidDel="00154DB8" w:rsidRDefault="00FC4E53" w:rsidP="008D23C7">
      <w:pPr>
        <w:pStyle w:val="Cita"/>
        <w:rPr>
          <w:del w:id="1348" w:author="Regina Casanova" w:date="2018-06-25T12:32:00Z"/>
        </w:rPr>
      </w:pPr>
      <w:del w:id="1349" w:author="Regina Casanova" w:date="2018-06-25T12:32:00Z">
        <w:r w:rsidRPr="008D23C7" w:rsidDel="00154DB8">
          <w:delText xml:space="preserve">“nos causa mucha incomodidad es que el flujo es a un solo lado, o sea el paciente puede quejarse de que el </w:delText>
        </w:r>
        <w:r w:rsidR="00BA4CC0" w:rsidRPr="008D23C7" w:rsidDel="00154DB8">
          <w:delText>médico</w:delText>
        </w:r>
        <w:r w:rsidRPr="008D23C7" w:rsidDel="00154DB8">
          <w:delText xml:space="preserve"> lo agredió, pero si el paciente agredió al médico, el </w:delText>
        </w:r>
        <w:r w:rsidR="00BA4CC0" w:rsidRPr="008D23C7" w:rsidDel="00154DB8">
          <w:delText>médico</w:delText>
        </w:r>
        <w:r w:rsidRPr="008D23C7" w:rsidDel="00154DB8">
          <w:delText xml:space="preserve"> no puede quejarse, no tiene a donde lo único que le queda es ir a la comisaría, entonces el usuario tiene esa facilidad, porque el médico como un usuario no le podrían dar esa facilidad?”</w:delText>
        </w:r>
      </w:del>
    </w:p>
    <w:p w14:paraId="4511A823" w14:textId="0836C022" w:rsidR="00FC4E53" w:rsidRPr="008D23C7" w:rsidDel="00154DB8" w:rsidRDefault="00FC4E53" w:rsidP="008D23C7">
      <w:pPr>
        <w:pStyle w:val="Texto"/>
        <w:rPr>
          <w:del w:id="1350" w:author="Regina Casanova" w:date="2018-06-25T12:32:00Z"/>
        </w:rPr>
      </w:pPr>
      <w:del w:id="1351" w:author="Regina Casanova" w:date="2018-06-25T12:32:00Z">
        <w:r w:rsidRPr="00BA156B" w:rsidDel="00154DB8">
          <w:delText xml:space="preserve">Dentro de estas experiencias laborales </w:delText>
        </w:r>
        <w:r w:rsidR="00E87C58" w:rsidRPr="00BA156B" w:rsidDel="00154DB8">
          <w:delText xml:space="preserve">que </w:delText>
        </w:r>
        <w:r w:rsidRPr="00BA156B" w:rsidDel="00154DB8">
          <w:delText>comen</w:delText>
        </w:r>
        <w:r w:rsidR="00E87C58" w:rsidRPr="00BA156B" w:rsidDel="00154DB8">
          <w:delText>taron identificaron</w:delText>
        </w:r>
        <w:r w:rsidRPr="00BA156B" w:rsidDel="00154DB8">
          <w:delText xml:space="preserve"> la gran confianza que existe hacia niveles inferiores y superiores para resolver un recl</w:delText>
        </w:r>
        <w:r w:rsidR="002176C2" w:rsidRPr="00BA156B" w:rsidDel="00154DB8">
          <w:delText xml:space="preserve">amo, </w:delText>
        </w:r>
        <w:r w:rsidR="00E87C58" w:rsidRPr="00BA156B" w:rsidDel="00154DB8">
          <w:delText>y que a veces</w:delText>
        </w:r>
        <w:r w:rsidR="002176C2" w:rsidRPr="00BA156B" w:rsidDel="00154DB8">
          <w:delText xml:space="preserve"> termina jugándoles en contra</w:delText>
        </w:r>
        <w:r w:rsidR="00E87C58" w:rsidRPr="00BA156B" w:rsidDel="00154DB8">
          <w:delText xml:space="preserve"> ya que</w:delText>
        </w:r>
        <w:r w:rsidRPr="00BA156B" w:rsidDel="00154DB8">
          <w:delText xml:space="preserve"> retrasa la resolución del mismo. Comentaron que ellos intentan hacer un seguimiento de los reclamos recibidos pero muchas veces no cuentan con los medios </w:delText>
        </w:r>
        <w:r w:rsidR="000B6BB1" w:rsidRPr="00BA156B" w:rsidDel="00154DB8">
          <w:delText>para hacerlo.</w:delText>
        </w:r>
        <w:r w:rsidRPr="00BA156B" w:rsidDel="00154DB8">
          <w:delText xml:space="preserve"> Contaron que existen muchos problemas sobre todo con historias clínicas, demoras en la atención, falta de medicamentos e insumos y aseguramiento; pero como tienen dificultades para </w:delText>
        </w:r>
        <w:r w:rsidR="000B6BB1" w:rsidRPr="00BA156B" w:rsidDel="00154DB8">
          <w:delText>verlo en estadísticas</w:delText>
        </w:r>
        <w:r w:rsidRPr="00BA156B" w:rsidDel="00154DB8">
          <w:delText xml:space="preserve">, la información con la que suelen tomar decisiones para mejorar servicios </w:delText>
        </w:r>
        <w:r w:rsidR="000B6BB1" w:rsidRPr="00BA156B" w:rsidDel="00154DB8">
          <w:delText>no es del todo precisa</w:delText>
        </w:r>
        <w:r w:rsidRPr="00BA156B" w:rsidDel="00154DB8">
          <w:delText>. Ellos consideran que la población debería participar activamente en la gestión de la IPRESS y que por eso toda la información de reclamos debería ser de acceso público.</w:delText>
        </w:r>
      </w:del>
    </w:p>
    <w:p w14:paraId="516C1072" w14:textId="756B2984" w:rsidR="000C417A" w:rsidRPr="00BA156B" w:rsidDel="00154DB8" w:rsidRDefault="00FC4E53" w:rsidP="008D23C7">
      <w:pPr>
        <w:pStyle w:val="Texto"/>
        <w:rPr>
          <w:del w:id="1352" w:author="Regina Casanova" w:date="2018-06-25T12:32:00Z"/>
        </w:rPr>
      </w:pPr>
      <w:del w:id="1353" w:author="Regina Casanova" w:date="2018-06-25T12:32:00Z">
        <w:r w:rsidRPr="00BA156B" w:rsidDel="00154DB8">
          <w:delText>Sobre la herramienta informática propuesta, los gestores consideran que sí serviría y que les permitiría conocer el día a día de la institución</w:delText>
        </w:r>
        <w:r w:rsidR="000B6BB1" w:rsidRPr="00BA156B" w:rsidDel="00154DB8">
          <w:delText xml:space="preserve"> para implementar mejoras</w:delText>
        </w:r>
        <w:r w:rsidRPr="00BA156B" w:rsidDel="00154DB8">
          <w:delText xml:space="preserve">, además que facilitaría la rápida resolución de los reclamos. Para lograr esto, ellos quisieran poder ver fácilmente </w:delText>
        </w:r>
        <w:r w:rsidR="000B6BB1" w:rsidRPr="00BA156B" w:rsidDel="00154DB8">
          <w:delText>los tipos más frecuentes de reclamos</w:delText>
        </w:r>
        <w:r w:rsidRPr="00BA156B" w:rsidDel="00154DB8">
          <w:delText>, la fecha máxima que tienen para dar</w:delText>
        </w:r>
        <w:r w:rsidR="000B6BB1" w:rsidRPr="00BA156B" w:rsidDel="00154DB8">
          <w:delText>les una respuesta y</w:delText>
        </w:r>
        <w:r w:rsidRPr="00BA156B" w:rsidDel="00154DB8">
          <w:delText xml:space="preserve"> cuál es el servicio que está presentando más problemas. Además, consideran que de todas maneras compartirían esta herramienta, especialmente para hacer reuniones con sus respectivos comités.</w:delText>
        </w:r>
      </w:del>
    </w:p>
    <w:p w14:paraId="0A9203E1" w14:textId="5FD22EF6" w:rsidR="00341389" w:rsidRPr="008D23C7" w:rsidDel="00154DB8" w:rsidRDefault="000C417A" w:rsidP="008D23C7">
      <w:pPr>
        <w:pStyle w:val="Cita"/>
        <w:rPr>
          <w:del w:id="1354" w:author="Regina Casanova" w:date="2018-06-25T12:32:00Z"/>
        </w:rPr>
      </w:pPr>
      <w:del w:id="1355" w:author="Regina Casanova" w:date="2018-06-25T12:32:00Z">
        <w:r w:rsidRPr="008D23C7" w:rsidDel="00154DB8">
          <w:delText>“Pero si sería bueno tener estadística para ver de qué parte es la que más se están quejando al final, emergencia, hospitalización, consulta externa, si en consulta externa que consultorio es el que más falencia tiene para poder mejorar, implementar, que se yo, esa parte sí.”</w:delText>
        </w:r>
      </w:del>
    </w:p>
    <w:p w14:paraId="1EAB72C8" w14:textId="6B6E55AF" w:rsidR="00FC4E53" w:rsidRPr="008D23C7" w:rsidDel="00154DB8" w:rsidRDefault="00341389" w:rsidP="008D23C7">
      <w:pPr>
        <w:pStyle w:val="Cita"/>
        <w:rPr>
          <w:del w:id="1356" w:author="Regina Casanova" w:date="2018-06-25T12:32:00Z"/>
        </w:rPr>
      </w:pPr>
      <w:del w:id="1357" w:author="Regina Casanova" w:date="2018-06-25T12:32:00Z">
        <w:r w:rsidRPr="008D23C7" w:rsidDel="00154DB8">
          <w:delText xml:space="preserve">“Y falta la retroalimentación de SUSALUD, debería ser un sistema compartido, de acceso compartido, porque SUSALUD podría mandar toda eso a fin de mes, pero ya de que me sirve esa información tan tardíamente, entonces si es inmediatamente </w:delText>
        </w:r>
        <w:r w:rsidR="003E4E3C" w:rsidRPr="008D23C7" w:rsidDel="00154DB8">
          <w:delText>sería</w:delText>
        </w:r>
        <w:r w:rsidRPr="008D23C7" w:rsidDel="00154DB8">
          <w:delText xml:space="preserve"> mucho más rápido, es que ahí hay los extremos si solamente se queda a nivel local</w:delText>
        </w:r>
        <w:r w:rsidR="00172F6D" w:rsidRPr="008D23C7" w:rsidDel="00154DB8">
          <w:delText xml:space="preserve"> comienzan los contubernios</w:delText>
        </w:r>
        <w:r w:rsidRPr="008D23C7" w:rsidDel="00154DB8">
          <w:delText>, el apañe y no pasa nada. Si se va solamente allá, de repente hay un buen jefe que quiere hacer cambios, pero no se entera, entonces compartir esas quejas sería bueno en tiempo real.”</w:delText>
        </w:r>
      </w:del>
    </w:p>
    <w:p w14:paraId="325F244B" w14:textId="03D91313" w:rsidR="00FC4E53" w:rsidRPr="00BA156B" w:rsidDel="00154DB8" w:rsidRDefault="00FC4E53" w:rsidP="008D23C7">
      <w:pPr>
        <w:pStyle w:val="Texto"/>
        <w:rPr>
          <w:del w:id="1358" w:author="Regina Casanova" w:date="2018-06-25T12:32:00Z"/>
        </w:rPr>
      </w:pPr>
      <w:del w:id="1359" w:author="Regina Casanova" w:date="2018-06-25T12:32:00Z">
        <w:r w:rsidRPr="00BA156B" w:rsidDel="00154DB8">
          <w:delText>Ellos vieron como características import</w:delText>
        </w:r>
        <w:r w:rsidR="009919B2" w:rsidRPr="00BA156B" w:rsidDel="00154DB8">
          <w:delText>antes que esta herramienta sea útil, sincera y oportuna</w:delText>
        </w:r>
        <w:r w:rsidRPr="00BA156B" w:rsidDel="00154DB8">
          <w:delText xml:space="preserve">. </w:delText>
        </w:r>
        <w:r w:rsidR="009919B2" w:rsidRPr="00BA156B" w:rsidDel="00154DB8">
          <w:delText>Y que permita educar</w:delText>
        </w:r>
        <w:r w:rsidRPr="00BA156B" w:rsidDel="00154DB8">
          <w:delText xml:space="preserve"> a los ciudadanos </w:delText>
        </w:r>
        <w:r w:rsidR="009919B2" w:rsidRPr="00BA156B" w:rsidDel="00154DB8">
          <w:delText xml:space="preserve">sobre </w:delText>
        </w:r>
        <w:r w:rsidRPr="00BA156B" w:rsidDel="00154DB8">
          <w:delText>los servicios d</w:delText>
        </w:r>
        <w:r w:rsidR="009919B2" w:rsidRPr="00BA156B" w:rsidDel="00154DB8">
          <w:delText xml:space="preserve">e salud brindados y cómo </w:delText>
        </w:r>
        <w:r w:rsidRPr="00BA156B" w:rsidDel="00154DB8">
          <w:delText>se brinda</w:delText>
        </w:r>
        <w:r w:rsidR="009919B2" w:rsidRPr="00BA156B" w:rsidDel="00154DB8">
          <w:delText xml:space="preserve">n </w:delText>
        </w:r>
        <w:r w:rsidR="00465CE9" w:rsidRPr="00BA156B" w:rsidDel="00154DB8">
          <w:delText>estos servicios</w:delText>
        </w:r>
        <w:r w:rsidRPr="00BA156B" w:rsidDel="00154DB8">
          <w:delText>,</w:delText>
        </w:r>
        <w:r w:rsidR="009919B2" w:rsidRPr="00BA156B" w:rsidDel="00154DB8">
          <w:delText xml:space="preserve"> ya que consideraron que si los ciudadanos saben que se les puede brindar</w:delText>
        </w:r>
        <w:r w:rsidRPr="00BA156B" w:rsidDel="00154DB8">
          <w:delText xml:space="preserve"> la cantidad de reclamos va a disminuir. Consideraron que </w:delText>
        </w:r>
        <w:r w:rsidR="009919B2" w:rsidRPr="00BA156B" w:rsidDel="00154DB8">
          <w:delText>con esta</w:delText>
        </w:r>
        <w:r w:rsidRPr="00BA156B" w:rsidDel="00154DB8">
          <w:delText xml:space="preserve"> herramienta </w:delText>
        </w:r>
        <w:r w:rsidR="009919B2" w:rsidRPr="00BA156B" w:rsidDel="00154DB8">
          <w:delText>podrían conocer</w:delText>
        </w:r>
        <w:r w:rsidRPr="00BA156B" w:rsidDel="00154DB8">
          <w:delText xml:space="preserve"> cuáles son los problemas que están presentándose </w:delText>
        </w:r>
        <w:r w:rsidR="009919B2" w:rsidRPr="00BA156B" w:rsidDel="00154DB8">
          <w:delText>mediante</w:delText>
        </w:r>
        <w:r w:rsidRPr="00BA156B" w:rsidDel="00154DB8">
          <w:delText xml:space="preserve"> reportes con información concisa sobre los problemas presentados en IPRESS. Adicionalmente, dijeron que estos reclamos podrían ser colocados </w:delText>
        </w:r>
        <w:r w:rsidR="009919B2" w:rsidRPr="00BA156B" w:rsidDel="00154DB8">
          <w:delText>de forma anónima incluso y que</w:delText>
        </w:r>
        <w:r w:rsidRPr="00BA156B" w:rsidDel="00154DB8">
          <w:delText>, es importante contar con un formato físico que pueda</w:delText>
        </w:r>
        <w:r w:rsidR="009919B2" w:rsidRPr="00BA156B" w:rsidDel="00154DB8">
          <w:delText xml:space="preserve"> ser usado en</w:delText>
        </w:r>
        <w:r w:rsidRPr="00BA156B" w:rsidDel="00154DB8">
          <w:delText xml:space="preserve"> </w:delText>
        </w:r>
        <w:r w:rsidR="009919B2" w:rsidRPr="00BA156B" w:rsidDel="00154DB8">
          <w:delText>zonas donde la conectividad es</w:delText>
        </w:r>
        <w:r w:rsidRPr="00BA156B" w:rsidDel="00154DB8">
          <w:delText xml:space="preserve"> limitada o nula. </w:delText>
        </w:r>
      </w:del>
    </w:p>
    <w:p w14:paraId="07002F96" w14:textId="16933385" w:rsidR="00FC4E53" w:rsidRPr="008D23C7" w:rsidDel="00154DB8" w:rsidRDefault="00341389" w:rsidP="008D23C7">
      <w:pPr>
        <w:pStyle w:val="Cita"/>
        <w:rPr>
          <w:del w:id="1360" w:author="Regina Casanova" w:date="2018-06-25T12:32:00Z"/>
        </w:rPr>
      </w:pPr>
      <w:del w:id="1361" w:author="Regina Casanova" w:date="2018-06-25T12:32:00Z">
        <w:r w:rsidRPr="008D23C7" w:rsidDel="00154DB8">
          <w:delTex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delText>
        </w:r>
      </w:del>
    </w:p>
    <w:p w14:paraId="2D2E34E8" w14:textId="4B096A83" w:rsidR="000C417A" w:rsidRPr="00BA156B" w:rsidDel="00154DB8" w:rsidRDefault="00FC4E53" w:rsidP="008D23C7">
      <w:pPr>
        <w:pStyle w:val="Texto"/>
        <w:rPr>
          <w:del w:id="1362" w:author="Regina Casanova" w:date="2018-06-25T12:32:00Z"/>
        </w:rPr>
      </w:pPr>
      <w:del w:id="1363" w:author="Regina Casanova" w:date="2018-06-25T12:32:00Z">
        <w:r w:rsidRPr="00BA156B" w:rsidDel="00154DB8">
          <w:delText>Los gestores indicaron que necesita</w:delText>
        </w:r>
        <w:r w:rsidR="004C68A1" w:rsidRPr="00BA156B" w:rsidDel="00154DB8">
          <w:delText>n</w:delText>
        </w:r>
        <w:r w:rsidRPr="00BA156B" w:rsidDel="00154DB8">
          <w:delText xml:space="preserve"> identificar en qué parte del proceso de atención están fallando para poder dar una solución al problema de manera general</w:delText>
        </w:r>
        <w:r w:rsidR="004C68A1" w:rsidRPr="00BA156B" w:rsidDel="00154DB8">
          <w:delText>. Adicionalmente, l</w:delText>
        </w:r>
        <w:r w:rsidRPr="00BA156B" w:rsidDel="00154DB8">
          <w:delText xml:space="preserve">es interesa mucho saber las recomendaciones que puedan tener los </w:delText>
        </w:r>
        <w:r w:rsidR="004C68A1" w:rsidRPr="00BA156B" w:rsidDel="00154DB8">
          <w:delText>ciudadanos sobre cómo mejorar los</w:delText>
        </w:r>
        <w:r w:rsidRPr="00BA156B" w:rsidDel="00154DB8">
          <w:delText xml:space="preserve"> servicio</w:delText>
        </w:r>
        <w:r w:rsidR="004C68A1" w:rsidRPr="00BA156B" w:rsidDel="00154DB8">
          <w:delText>s.</w:delText>
        </w:r>
        <w:r w:rsidRPr="00BA156B" w:rsidDel="00154DB8">
          <w:delText xml:space="preserve"> Consideran que esta información es de acceso público y que debería existir un consolidado de reclamos ya resueltos con su debida solución para poder tomarlo de referencia para siguientes casos. </w:delText>
        </w:r>
        <w:r w:rsidR="004C68A1" w:rsidRPr="00BA156B" w:rsidDel="00154DB8">
          <w:delText>Pero que hay que tener cuidado ya</w:delText>
        </w:r>
        <w:r w:rsidRPr="00BA156B" w:rsidDel="00154DB8">
          <w:delText xml:space="preserve"> que existen muchos ciudadanos que presentan reclamos de cosas que no </w:delText>
        </w:r>
        <w:r w:rsidR="004C68A1" w:rsidRPr="00BA156B" w:rsidDel="00154DB8">
          <w:delText>corresponden a la institución</w:delText>
        </w:r>
        <w:r w:rsidRPr="00BA156B" w:rsidDel="00154DB8">
          <w:delText xml:space="preserve"> y es por ello que desearían poder tener un filtro sobre qué tipo de reclamos admitir y cuáles no. También mencionaron que existen ciudadanos </w:delText>
        </w:r>
        <w:r w:rsidR="00465CE9" w:rsidRPr="00BA156B" w:rsidDel="00154DB8">
          <w:delText>que,</w:delText>
        </w:r>
        <w:r w:rsidRPr="00BA156B" w:rsidDel="00154DB8">
          <w:delText xml:space="preserve"> </w:delText>
        </w:r>
        <w:r w:rsidR="004C68A1" w:rsidRPr="00BA156B" w:rsidDel="00154DB8">
          <w:delText>aunque</w:delText>
        </w:r>
        <w:r w:rsidRPr="00BA156B" w:rsidDel="00154DB8">
          <w:delText xml:space="preserve"> se les resuelva el reclamo presentado, </w:delText>
        </w:r>
        <w:r w:rsidR="004C68A1" w:rsidRPr="00BA156B" w:rsidDel="00154DB8">
          <w:delText>siguen reclamando</w:delText>
        </w:r>
        <w:r w:rsidRPr="00BA156B" w:rsidDel="00154DB8">
          <w:delText xml:space="preserve"> por lo mismo, sobre este tema sugirieron que un filtro de ciudadanos quejosos regulares pueda ser implementado para poder identificar de manera oportuna a estas personas. Ellos consideran que la mejor forma de solucionar esto es educando a la población sobre </w:delText>
        </w:r>
        <w:r w:rsidR="00AB1E77" w:rsidDel="00154DB8">
          <w:delText>cuá</w:delText>
        </w:r>
        <w:r w:rsidR="004C68A1" w:rsidRPr="00BA156B" w:rsidDel="00154DB8">
          <w:delText>ndo reclamar porque, para ellos, la mayor cantidad de reclamos es por problemas de comunicación entre el ciudadano y su IPRESS</w:delText>
        </w:r>
        <w:r w:rsidRPr="00BA156B" w:rsidDel="00154DB8">
          <w:delText xml:space="preserve">.  </w:delText>
        </w:r>
      </w:del>
    </w:p>
    <w:p w14:paraId="60B07096" w14:textId="2F260A0D" w:rsidR="00FC4E53" w:rsidRPr="008D23C7" w:rsidDel="00154DB8" w:rsidRDefault="000C417A" w:rsidP="008D23C7">
      <w:pPr>
        <w:pStyle w:val="Cita"/>
        <w:rPr>
          <w:del w:id="1364" w:author="Regina Casanova" w:date="2018-06-25T12:32:00Z"/>
        </w:rPr>
      </w:pPr>
      <w:del w:id="1365" w:author="Regina Casanova" w:date="2018-06-25T12:32:00Z">
        <w:r w:rsidRPr="008D23C7" w:rsidDel="00154DB8">
          <w:delText xml:space="preserve">“El problema en el sector salud en el Perú es información y falta de comunicación, yo hago algo y hablo con </w:delText>
        </w:r>
        <w:r w:rsidR="00172F6D" w:rsidRPr="008D23C7" w:rsidDel="00154DB8">
          <w:delText>alguien,</w:delText>
        </w:r>
        <w:r w:rsidRPr="008D23C7" w:rsidDel="00154DB8">
          <w:delText xml:space="preserve"> pero el resto nunca se entera, y eso yo lo veo porque a veces yo hago e imparto algunas cosas a mis jefes de </w:delText>
        </w:r>
        <w:r w:rsidR="00172F6D" w:rsidRPr="008D23C7" w:rsidDel="00154DB8">
          <w:delText>departamento,</w:delText>
        </w:r>
        <w:r w:rsidRPr="008D23C7" w:rsidDel="00154DB8">
          <w:delText xml:space="preserve"> pero veo que no baja la información. Entonces, cuando hablo con alguien dice '</w:delText>
        </w:r>
        <w:r w:rsidR="00172F6D" w:rsidRPr="008D23C7" w:rsidDel="00154DB8">
          <w:delText>¿Qué? ¿E</w:delText>
        </w:r>
        <w:r w:rsidRPr="008D23C7" w:rsidDel="00154DB8">
          <w:delText xml:space="preserve">so </w:delText>
        </w:r>
        <w:r w:rsidR="00172F6D" w:rsidRPr="008D23C7" w:rsidDel="00154DB8">
          <w:delText>estás</w:delText>
        </w:r>
        <w:r w:rsidRPr="008D23C7" w:rsidDel="00154DB8">
          <w:delText xml:space="preserve"> haciendo?' entonces el problema de comunicación creo que es en todo el sector, que debemos mejorarlo sí, de repente con la informatización va a ser más fácil la comunicación.”</w:delText>
        </w:r>
      </w:del>
    </w:p>
    <w:p w14:paraId="743FCFCC" w14:textId="2D8C8FB7" w:rsidR="00FC4E53" w:rsidRPr="008D23C7" w:rsidDel="00154DB8" w:rsidRDefault="00FC4E53" w:rsidP="008D23C7">
      <w:pPr>
        <w:pStyle w:val="Texto"/>
        <w:rPr>
          <w:del w:id="1366" w:author="Regina Casanova" w:date="2018-06-25T12:32:00Z"/>
        </w:rPr>
      </w:pPr>
      <w:del w:id="1367" w:author="Regina Casanova" w:date="2018-06-25T12:32:00Z">
        <w:r w:rsidRPr="00BA156B" w:rsidDel="00154DB8">
          <w:delText>Finalmente, los gestores resaltaron que la herramienta informática planteada podría ser de una gran ayuda para manejar la información contenida dentro de los reclamos.</w:delText>
        </w:r>
      </w:del>
    </w:p>
    <w:p w14:paraId="4F13AED5" w14:textId="6C257E0D" w:rsidR="00E77F1B" w:rsidRPr="008D23C7" w:rsidDel="00154DB8" w:rsidRDefault="006746CC" w:rsidP="008D23C7">
      <w:pPr>
        <w:pStyle w:val="Ttulo3"/>
        <w:rPr>
          <w:del w:id="1368" w:author="Regina Casanova" w:date="2018-06-25T12:32:00Z"/>
        </w:rPr>
      </w:pPr>
      <w:bookmarkStart w:id="1369" w:name="_Toc511166310"/>
      <w:del w:id="1370" w:author="Regina Casanova" w:date="2018-06-25T12:32:00Z">
        <w:r w:rsidRPr="008D23C7" w:rsidDel="00154DB8">
          <w:delText>Ciudadanos</w:delText>
        </w:r>
        <w:bookmarkEnd w:id="1369"/>
      </w:del>
    </w:p>
    <w:p w14:paraId="1135515C" w14:textId="1AD6B352" w:rsidR="00E77F1B" w:rsidRPr="008D23C7" w:rsidDel="00154DB8" w:rsidRDefault="00E77F1B" w:rsidP="008D23C7">
      <w:pPr>
        <w:pStyle w:val="Texto"/>
        <w:rPr>
          <w:del w:id="1371" w:author="Regina Casanova" w:date="2018-06-25T12:32:00Z"/>
        </w:rPr>
      </w:pPr>
      <w:del w:id="1372" w:author="Regina Casanova" w:date="2018-06-25T12:32:00Z">
        <w:r w:rsidRPr="00BA156B" w:rsidDel="00154DB8">
          <w:delText>Sobre el tema de la definición de los reclamos, los ciudadanos lo definieron de distintas maneras, algunos como la forma de expresión de una incomodidad</w:delText>
        </w:r>
        <w:r w:rsidR="000F66CB" w:rsidRPr="00BA156B" w:rsidDel="00154DB8">
          <w:delText>, insatisfacción, inconformidad</w:delText>
        </w:r>
        <w:r w:rsidRPr="00BA156B" w:rsidDel="00154DB8">
          <w:delText xml:space="preserve"> po</w:delText>
        </w:r>
        <w:r w:rsidR="000F66CB" w:rsidRPr="00BA156B" w:rsidDel="00154DB8">
          <w:delText xml:space="preserve">r algún producto o servicio, </w:delText>
        </w:r>
        <w:r w:rsidRPr="00BA156B" w:rsidDel="00154DB8">
          <w:delText>una forma de mostrar</w:delText>
        </w:r>
        <w:r w:rsidR="000F66CB" w:rsidRPr="00BA156B" w:rsidDel="00154DB8">
          <w:delText xml:space="preserve"> las dificultades del ciudadano</w:delText>
        </w:r>
        <w:r w:rsidRPr="00BA156B" w:rsidDel="00154DB8">
          <w:delText xml:space="preserve"> y que</w:delText>
        </w:r>
        <w:r w:rsidR="00832A78" w:rsidRPr="00BA156B" w:rsidDel="00154DB8">
          <w:delText xml:space="preserve"> ellos</w:delText>
        </w:r>
        <w:r w:rsidRPr="00BA156B" w:rsidDel="00154DB8">
          <w:delText xml:space="preserve"> utilizan los reclamos como una forma de pedir que se les dé una buena atención. </w:delText>
        </w:r>
      </w:del>
    </w:p>
    <w:p w14:paraId="457F0339" w14:textId="0BD5A7EA" w:rsidR="00E77F1B" w:rsidRPr="00BA156B" w:rsidDel="00154DB8" w:rsidRDefault="005912AE" w:rsidP="008D23C7">
      <w:pPr>
        <w:pStyle w:val="Texto"/>
        <w:rPr>
          <w:del w:id="1373" w:author="Regina Casanova" w:date="2018-06-25T12:32:00Z"/>
        </w:rPr>
      </w:pPr>
      <w:del w:id="1374" w:author="Regina Casanova" w:date="2018-06-25T12:32:00Z">
        <w:r w:rsidRPr="00BA156B" w:rsidDel="00154DB8">
          <w:delText>A</w:delText>
        </w:r>
        <w:r w:rsidR="00E77F1B" w:rsidRPr="00BA156B" w:rsidDel="00154DB8">
          <w:delText xml:space="preserve">rgumentaron </w:delText>
        </w:r>
        <w:r w:rsidR="008A3A08" w:rsidRPr="00BA156B" w:rsidDel="00154DB8">
          <w:delText>que</w:delText>
        </w:r>
        <w:r w:rsidR="00E77F1B" w:rsidRPr="00BA156B" w:rsidDel="00154DB8">
          <w:delText xml:space="preserve"> son importantes ya que es la forma en que la entidad se puede enterar de la</w:delText>
        </w:r>
        <w:r w:rsidRPr="00BA156B" w:rsidDel="00154DB8">
          <w:delText>s fallas que tienen y que brinden</w:delText>
        </w:r>
        <w:r w:rsidR="00E77F1B" w:rsidRPr="00BA156B" w:rsidDel="00154DB8">
          <w:delText xml:space="preserve"> un mejor servicio </w:delText>
        </w:r>
        <w:r w:rsidRPr="00BA156B" w:rsidDel="00154DB8">
          <w:delText>cumpliendo sus</w:delText>
        </w:r>
        <w:r w:rsidR="00E77F1B" w:rsidRPr="00BA156B" w:rsidDel="00154DB8">
          <w:delText xml:space="preserve"> expectativas.</w:delText>
        </w:r>
      </w:del>
    </w:p>
    <w:p w14:paraId="32BACF81" w14:textId="4202765E" w:rsidR="00E77F1B" w:rsidRPr="008D23C7" w:rsidDel="00154DB8" w:rsidRDefault="00954D43" w:rsidP="008D23C7">
      <w:pPr>
        <w:pStyle w:val="Cita"/>
        <w:rPr>
          <w:del w:id="1375" w:author="Regina Casanova" w:date="2018-06-25T12:32:00Z"/>
        </w:rPr>
      </w:pPr>
      <w:del w:id="1376" w:author="Regina Casanova" w:date="2018-06-25T12:32:00Z">
        <w:r w:rsidRPr="008D23C7" w:rsidDel="00154DB8">
          <w:delTex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delText>
        </w:r>
      </w:del>
    </w:p>
    <w:p w14:paraId="6D292830" w14:textId="4F10B0E5" w:rsidR="00E77F1B" w:rsidRPr="008D23C7" w:rsidDel="00154DB8" w:rsidRDefault="00E77F1B" w:rsidP="008D23C7">
      <w:pPr>
        <w:pStyle w:val="Texto"/>
        <w:rPr>
          <w:del w:id="1377" w:author="Regina Casanova" w:date="2018-06-25T12:32:00Z"/>
        </w:rPr>
      </w:pPr>
      <w:del w:id="1378" w:author="Regina Casanova" w:date="2018-06-25T12:32:00Z">
        <w:r w:rsidRPr="00BA156B" w:rsidDel="00154DB8">
          <w:delTex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delText>
        </w:r>
        <w:r w:rsidR="005912AE" w:rsidRPr="00BA156B" w:rsidDel="00154DB8">
          <w:delText xml:space="preserve">conocían dónde podían pedirlo, otro argumentó que </w:delText>
        </w:r>
        <w:r w:rsidRPr="00BA156B" w:rsidDel="00154DB8">
          <w:delText xml:space="preserve">escribiría de frente en redes sociales. Otros decían que presentaría su reclamo directamente a la enfermera o médico tratante o preguntaría a personal uniformado dentro del mismo </w:delText>
        </w:r>
        <w:r w:rsidR="00887A03" w:rsidRPr="00BA156B" w:rsidDel="00154DB8">
          <w:delText>establecimiento de salud</w:delText>
        </w:r>
        <w:r w:rsidRPr="00BA156B" w:rsidDel="00154DB8">
          <w:delText>.</w:delText>
        </w:r>
      </w:del>
    </w:p>
    <w:p w14:paraId="5EF7BD4F" w14:textId="08A88268" w:rsidR="00E77F1B" w:rsidRPr="00BA156B" w:rsidDel="00154DB8" w:rsidRDefault="00E77F1B" w:rsidP="008D23C7">
      <w:pPr>
        <w:pStyle w:val="Texto"/>
        <w:rPr>
          <w:del w:id="1379" w:author="Regina Casanova" w:date="2018-06-25T12:32:00Z"/>
        </w:rPr>
      </w:pPr>
      <w:del w:id="1380" w:author="Regina Casanova" w:date="2018-06-25T12:32:00Z">
        <w:r w:rsidRPr="00BA156B" w:rsidDel="00154DB8">
          <w:delText xml:space="preserve">Los ciudadanos expresaron que </w:delText>
        </w:r>
        <w:r w:rsidR="005912AE" w:rsidRPr="00BA156B" w:rsidDel="00154DB8">
          <w:delText xml:space="preserve">el manejo de </w:delText>
        </w:r>
        <w:r w:rsidRPr="00BA156B" w:rsidDel="00154DB8">
          <w:delText xml:space="preserve">los reclamos </w:delText>
        </w:r>
        <w:r w:rsidR="005912AE" w:rsidRPr="00BA156B" w:rsidDel="00154DB8">
          <w:delText>presenta varios problemas</w:delText>
        </w:r>
        <w:r w:rsidRPr="00BA156B" w:rsidDel="00154DB8">
          <w:delText>, siendo el principal el largo plazo que tienen para ser resueltos, seguido por la alta</w:delText>
        </w:r>
        <w:r w:rsidR="005912AE" w:rsidRPr="00BA156B" w:rsidDel="00154DB8">
          <w:delText xml:space="preserve"> burocracia que existe para que sea resuelto. Identificaron que</w:delText>
        </w:r>
        <w:r w:rsidRPr="00BA156B" w:rsidDel="00154DB8">
          <w:delTex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delText>
        </w:r>
      </w:del>
    </w:p>
    <w:p w14:paraId="1B39A749" w14:textId="4EF23021" w:rsidR="0033734E" w:rsidRPr="008D23C7" w:rsidDel="00154DB8" w:rsidRDefault="0015501B" w:rsidP="008D23C7">
      <w:pPr>
        <w:pStyle w:val="Cita"/>
        <w:rPr>
          <w:del w:id="1381" w:author="Regina Casanova" w:date="2018-06-25T12:32:00Z"/>
        </w:rPr>
      </w:pPr>
      <w:del w:id="1382" w:author="Regina Casanova" w:date="2018-06-25T12:32:00Z">
        <w:r w:rsidRPr="008D23C7" w:rsidDel="00154DB8">
          <w:delText>“Los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delText>
        </w:r>
      </w:del>
    </w:p>
    <w:p w14:paraId="7F8D12AA" w14:textId="2146CE25" w:rsidR="00E77F1B" w:rsidRPr="008D23C7" w:rsidDel="00154DB8" w:rsidRDefault="00E77F1B" w:rsidP="008D23C7">
      <w:pPr>
        <w:pStyle w:val="Texto"/>
        <w:rPr>
          <w:del w:id="1383" w:author="Regina Casanova" w:date="2018-06-25T12:32:00Z"/>
        </w:rPr>
      </w:pPr>
      <w:del w:id="1384" w:author="Regina Casanova" w:date="2018-06-25T12:32:00Z">
        <w:r w:rsidRPr="00BA156B" w:rsidDel="00154DB8">
          <w:delText xml:space="preserve">Sobre el rol que tienen actualmente los reclamos, los ciudadanos perciben que actualmente los reclamos son vistos como algo fastidioso o una carga a la que </w:delText>
        </w:r>
        <w:r w:rsidR="002C4CA9" w:rsidRPr="00BA156B" w:rsidDel="00154DB8">
          <w:delText xml:space="preserve">los prestadores </w:delText>
        </w:r>
        <w:r w:rsidRPr="00BA156B" w:rsidDel="00154DB8">
          <w:delText>no le dan importancia, cuando deberían ser vistos como un reflejo del servicio que están brindando y que con ello pueden mejorar, encontrando fácilmente lo que no está funcionando dentro de su institución.</w:delText>
        </w:r>
      </w:del>
    </w:p>
    <w:p w14:paraId="6A0630E7" w14:textId="6D81544C" w:rsidR="00E77F1B" w:rsidRPr="008D23C7" w:rsidDel="00154DB8" w:rsidRDefault="00E77F1B" w:rsidP="008D23C7">
      <w:pPr>
        <w:pStyle w:val="Texto"/>
        <w:rPr>
          <w:del w:id="1385" w:author="Regina Casanova" w:date="2018-06-25T12:32:00Z"/>
        </w:rPr>
      </w:pPr>
      <w:del w:id="1386" w:author="Regina Casanova" w:date="2018-06-25T12:32:00Z">
        <w:r w:rsidRPr="00BA156B" w:rsidDel="00154DB8">
          <w:delTex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delText>
        </w:r>
        <w:r w:rsidR="00946A0E" w:rsidRPr="00BA156B" w:rsidDel="00154DB8">
          <w:delText>información que recibida</w:delText>
        </w:r>
        <w:r w:rsidRPr="00BA156B" w:rsidDel="00154DB8">
          <w:delText xml:space="preserve">; otros dijeron que sí manejan la </w:delText>
        </w:r>
        <w:r w:rsidR="00946A0E" w:rsidRPr="00BA156B" w:rsidDel="00154DB8">
          <w:delText>información proveniente de reclamos</w:delText>
        </w:r>
        <w:r w:rsidRPr="00BA156B" w:rsidDel="00154DB8">
          <w:delText xml:space="preserve"> pero que lo hacen de manera lenta y que no</w:delText>
        </w:r>
        <w:r w:rsidR="00946A0E" w:rsidRPr="00BA156B" w:rsidDel="00154DB8">
          <w:delText xml:space="preserve"> la</w:delText>
        </w:r>
        <w:r w:rsidRPr="00BA156B" w:rsidDel="00154DB8">
          <w:delText xml:space="preserve"> absorben. Incluso hubo una opinión de que solamente le toman importancia a los reclamos que llegan a los medios de comunicación. </w:delText>
        </w:r>
      </w:del>
    </w:p>
    <w:p w14:paraId="0A8EFCF7" w14:textId="4BFF6C3B" w:rsidR="00E77F1B" w:rsidRPr="00BA156B" w:rsidDel="00154DB8" w:rsidRDefault="00E77F1B" w:rsidP="008D23C7">
      <w:pPr>
        <w:pStyle w:val="Texto"/>
        <w:rPr>
          <w:del w:id="1387" w:author="Regina Casanova" w:date="2018-06-25T12:32:00Z"/>
        </w:rPr>
      </w:pPr>
      <w:del w:id="1388" w:author="Regina Casanova" w:date="2018-06-25T12:32:00Z">
        <w:r w:rsidRPr="00BA156B" w:rsidDel="00154DB8">
          <w:delText xml:space="preserve">Expresaron que, para ellos, la forma en que consideran que los reclamos deberían ser gestionados es teniendo </w:delText>
        </w:r>
        <w:r w:rsidR="00946A0E" w:rsidRPr="00BA156B" w:rsidDel="00154DB8">
          <w:delText xml:space="preserve">intenciones de resolverlo a </w:delText>
        </w:r>
        <w:r w:rsidRPr="00BA156B" w:rsidDel="00154DB8">
          <w:delText xml:space="preserve">profundidad mediante algún tipo de investigación que puedan realizar hacia el </w:delText>
        </w:r>
        <w:r w:rsidR="00946A0E" w:rsidRPr="00BA156B" w:rsidDel="00154DB8">
          <w:delText xml:space="preserve">problema del ciudadano afectado. Creen </w:delText>
        </w:r>
        <w:r w:rsidR="00465CE9" w:rsidRPr="00BA156B" w:rsidDel="00154DB8">
          <w:delText>que,</w:delText>
        </w:r>
        <w:r w:rsidRPr="00BA156B" w:rsidDel="00154DB8">
          <w:delTex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delText>
        </w:r>
      </w:del>
    </w:p>
    <w:p w14:paraId="2A8B4A8D" w14:textId="404E6A5B" w:rsidR="0033734E" w:rsidRPr="008D23C7" w:rsidDel="00154DB8" w:rsidRDefault="0033734E" w:rsidP="008D23C7">
      <w:pPr>
        <w:pStyle w:val="Cita"/>
        <w:rPr>
          <w:del w:id="1389" w:author="Regina Casanova" w:date="2018-06-25T12:32:00Z"/>
        </w:rPr>
      </w:pPr>
      <w:del w:id="1390" w:author="Regina Casanova" w:date="2018-06-25T12:32:00Z">
        <w:r w:rsidRPr="008D23C7" w:rsidDel="00154DB8">
          <w:delText xml:space="preserve">“Porque lo ideal es que haya una comunicación muchísimo más fluida, o sea que realmente la gente pueda hablar con gente o que por lo menos haya un sistema suficientemente inteligente como para que te </w:delText>
        </w:r>
        <w:r w:rsidR="005C6825" w:rsidRPr="008D23C7" w:rsidDel="00154DB8">
          <w:delText>dé</w:delText>
        </w:r>
        <w:r w:rsidRPr="008D23C7" w:rsidDel="00154DB8">
          <w:delText xml:space="preserve"> respuestas inmediatas y que las cosas se automaticen e incluso por un tema de costos”</w:delText>
        </w:r>
      </w:del>
    </w:p>
    <w:p w14:paraId="7249FBC5" w14:textId="56A92804" w:rsidR="00946A0E" w:rsidRPr="008D23C7" w:rsidDel="00154DB8" w:rsidRDefault="00946A0E" w:rsidP="008D23C7">
      <w:pPr>
        <w:pStyle w:val="Texto"/>
        <w:rPr>
          <w:del w:id="1391" w:author="Regina Casanova" w:date="2018-06-25T12:32:00Z"/>
        </w:rPr>
      </w:pPr>
      <w:del w:id="1392" w:author="Regina Casanova" w:date="2018-06-25T12:32:00Z">
        <w:r w:rsidRPr="00BA156B" w:rsidDel="00154DB8">
          <w:delTex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delText>
        </w:r>
      </w:del>
      <w:del w:id="1393" w:author="Regina Casanova" w:date="2018-06-18T17:53:00Z">
        <w:r w:rsidRPr="00BA156B" w:rsidDel="00E94926">
          <w:delText xml:space="preserve">sistema </w:delText>
        </w:r>
      </w:del>
      <w:del w:id="1394" w:author="Regina Casanova" w:date="2018-06-25T12:32:00Z">
        <w:r w:rsidRPr="00BA156B" w:rsidDel="00154DB8">
          <w:delText>tenga la importancia debida y ayude a mostrar mejoras dentro de</w:delText>
        </w:r>
      </w:del>
      <w:del w:id="1395" w:author="Regina Casanova" w:date="2018-06-18T16:43:00Z">
        <w:r w:rsidRPr="00BA156B" w:rsidDel="00EF06FE">
          <w:delText>l sistema de salud</w:delText>
        </w:r>
      </w:del>
      <w:del w:id="1396" w:author="Regina Casanova" w:date="2018-06-25T12:32:00Z">
        <w:r w:rsidRPr="00BA156B" w:rsidDel="00154DB8">
          <w:delText xml:space="preserve">; es por ello que consideraron que es necesario que el ciudadano se identifique con algún documento de identidad. </w:delText>
        </w:r>
      </w:del>
    </w:p>
    <w:p w14:paraId="1B4CA782" w14:textId="378FADF0" w:rsidR="00946A0E" w:rsidRPr="008D23C7" w:rsidDel="00154DB8" w:rsidRDefault="00946A0E" w:rsidP="008D23C7">
      <w:pPr>
        <w:pStyle w:val="Cita"/>
        <w:rPr>
          <w:del w:id="1397" w:author="Regina Casanova" w:date="2018-06-25T12:32:00Z"/>
        </w:rPr>
      </w:pPr>
      <w:del w:id="1398" w:author="Regina Casanova" w:date="2018-06-25T12:32:00Z">
        <w:r w:rsidRPr="008D23C7" w:rsidDel="00154DB8">
          <w:delTex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delText>
        </w:r>
      </w:del>
    </w:p>
    <w:p w14:paraId="5FD575A4" w14:textId="23EB2CDD" w:rsidR="00946A0E" w:rsidRPr="008D23C7" w:rsidDel="00154DB8" w:rsidRDefault="00946A0E" w:rsidP="008D23C7">
      <w:pPr>
        <w:pStyle w:val="Texto"/>
        <w:rPr>
          <w:del w:id="1399" w:author="Regina Casanova" w:date="2018-06-25T12:32:00Z"/>
        </w:rPr>
      </w:pPr>
      <w:del w:id="1400" w:author="Regina Casanova" w:date="2018-06-25T12:32:00Z">
        <w:r w:rsidRPr="00BA156B" w:rsidDel="00154DB8">
          <w:delTex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delText>
        </w:r>
      </w:del>
      <w:del w:id="1401" w:author="Regina Casanova" w:date="2018-06-18T17:53:00Z">
        <w:r w:rsidRPr="00BA156B" w:rsidDel="00E94926">
          <w:delText>sistema</w:delText>
        </w:r>
      </w:del>
      <w:del w:id="1402" w:author="Regina Casanova" w:date="2018-06-25T12:32:00Z">
        <w:r w:rsidRPr="00BA156B" w:rsidDel="00154DB8">
          <w:delTex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delText>
        </w:r>
      </w:del>
      <w:del w:id="1403" w:author="Regina Casanova" w:date="2018-06-18T17:53:00Z">
        <w:r w:rsidRPr="00BA156B" w:rsidDel="00E94926">
          <w:delText>sistema</w:delText>
        </w:r>
      </w:del>
      <w:del w:id="1404" w:author="Regina Casanova" w:date="2018-06-25T12:32:00Z">
        <w:r w:rsidRPr="00BA156B" w:rsidDel="00154DB8">
          <w:delText xml:space="preserve"> y sugirieron que debería mostrarse aspectos positivos resaltados por los ciudadanos. </w:delText>
        </w:r>
      </w:del>
    </w:p>
    <w:p w14:paraId="2B32DEA0" w14:textId="34135ACC" w:rsidR="00717F0C" w:rsidRPr="008D23C7" w:rsidDel="00154DB8" w:rsidRDefault="00E77F1B" w:rsidP="008D23C7">
      <w:pPr>
        <w:pStyle w:val="Texto"/>
        <w:rPr>
          <w:del w:id="1405" w:author="Regina Casanova" w:date="2018-06-25T12:32:00Z"/>
        </w:rPr>
      </w:pPr>
      <w:del w:id="1406" w:author="Regina Casanova" w:date="2018-06-25T12:32:00Z">
        <w:r w:rsidRPr="00BA156B" w:rsidDel="00154DB8">
          <w:delTex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delText>
        </w:r>
        <w:r w:rsidR="00614B17" w:rsidRPr="00BA156B" w:rsidDel="00154DB8">
          <w:delText>mejor,</w:delText>
        </w:r>
        <w:r w:rsidRPr="00BA156B" w:rsidDel="00154DB8">
          <w:delText xml:space="preserve"> sino que deberían poder unirse a reclamos similares que ya hayan sido presentados.</w:delText>
        </w:r>
      </w:del>
    </w:p>
    <w:p w14:paraId="06FD69F6" w14:textId="7B92FDF1" w:rsidR="008C4674" w:rsidRPr="008D23C7" w:rsidDel="00154DB8" w:rsidRDefault="00717F0C" w:rsidP="008D23C7">
      <w:pPr>
        <w:pStyle w:val="Texto"/>
        <w:rPr>
          <w:del w:id="1407" w:author="Regina Casanova" w:date="2018-06-25T12:32:00Z"/>
        </w:rPr>
      </w:pPr>
      <w:del w:id="1408" w:author="Regina Casanova" w:date="2018-06-25T12:32:00Z">
        <w:r w:rsidRPr="00BA156B" w:rsidDel="00154DB8">
          <w:delText xml:space="preserve">Los entrevistados aceptaron sin problemas de que se utilice el término ‘Solicitudes’ en lugar del término ‘Reclamos’ para el nombre del </w:delText>
        </w:r>
      </w:del>
      <w:del w:id="1409" w:author="Regina Casanova" w:date="2018-06-18T17:53:00Z">
        <w:r w:rsidRPr="00BA156B" w:rsidDel="00E94926">
          <w:delText>sistema</w:delText>
        </w:r>
      </w:del>
      <w:del w:id="1410" w:author="Regina Casanova" w:date="2018-06-25T12:32:00Z">
        <w:r w:rsidRPr="00BA156B" w:rsidDel="00154DB8">
          <w:delText xml:space="preserve">, solo 2 entrevistados dijeron de que sería mejor que se manejara solo como ‘Reclamos’ pero otros entrevistados resaltaron la importancia de no solo mostrar las cosas negativas. </w:delText>
        </w:r>
      </w:del>
    </w:p>
    <w:p w14:paraId="42D6BD7C" w14:textId="40934804" w:rsidR="00A0375B" w:rsidRPr="008D23C7" w:rsidRDefault="00A0375B" w:rsidP="008D23C7">
      <w:pPr>
        <w:pStyle w:val="Ttulo3"/>
      </w:pPr>
      <w:bookmarkStart w:id="1411" w:name="_Toc511166311"/>
      <w:r w:rsidRPr="008D23C7">
        <w:t>Tabla</w:t>
      </w:r>
      <w:ins w:id="1412" w:author="Regina Casanova" w:date="2018-06-18T16:35:00Z">
        <w:r w:rsidR="005C0CEB">
          <w:t>s</w:t>
        </w:r>
      </w:ins>
      <w:r w:rsidRPr="008D23C7">
        <w:t xml:space="preserve"> de hallazgos resaltantes</w:t>
      </w:r>
      <w:bookmarkEnd w:id="1411"/>
      <w:r w:rsidR="001C33EF" w:rsidRPr="008D23C7">
        <w:t xml:space="preserve"> </w:t>
      </w:r>
      <w:commentRangeEnd w:id="1283"/>
      <w:r w:rsidR="000C3480">
        <w:rPr>
          <w:rStyle w:val="Refdecomentario"/>
          <w:rFonts w:eastAsiaTheme="minorHAnsi" w:cstheme="minorBidi"/>
          <w:color w:val="auto"/>
          <w:lang w:val="es-ES_tradnl"/>
        </w:rPr>
        <w:commentReference w:id="1283"/>
      </w:r>
    </w:p>
    <w:p w14:paraId="28DFFC51" w14:textId="41C5B551" w:rsidR="00EA0533" w:rsidRDefault="00A0375B" w:rsidP="008D23C7">
      <w:pPr>
        <w:pStyle w:val="Texto"/>
        <w:rPr>
          <w:ins w:id="1413"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pPr>
        <w:pStyle w:val="Ttulo4"/>
        <w:numPr>
          <w:ilvl w:val="0"/>
          <w:numId w:val="45"/>
        </w:numPr>
        <w:rPr>
          <w:ins w:id="1414" w:author="Regina Casanova" w:date="2018-06-18T15:42:00Z"/>
        </w:rPr>
        <w:pPrChange w:id="1415" w:author="Regina Casanova" w:date="2018-06-18T16:36:00Z">
          <w:pPr>
            <w:pStyle w:val="Texto"/>
          </w:pPr>
        </w:pPrChange>
      </w:pPr>
      <w:ins w:id="1416" w:author="Regina Casanova" w:date="2018-06-18T15:42:00Z">
        <w:r>
          <w:t xml:space="preserve">Objetivos a cumplir dentro del </w:t>
        </w:r>
      </w:ins>
      <w:ins w:id="1417" w:author="Regina Casanova" w:date="2018-06-18T17:53:00Z">
        <w:r w:rsidR="00E94926">
          <w:t>software</w:t>
        </w:r>
      </w:ins>
      <w:ins w:id="1418" w:author="Regina Casanova" w:date="2018-06-18T15:42:00Z">
        <w:r>
          <w:t>:</w:t>
        </w:r>
      </w:ins>
    </w:p>
    <w:tbl>
      <w:tblPr>
        <w:tblStyle w:val="Tablaconcuadrcula"/>
        <w:tblW w:w="0" w:type="auto"/>
        <w:tblLook w:val="04A0" w:firstRow="1" w:lastRow="0" w:firstColumn="1" w:lastColumn="0" w:noHBand="0" w:noVBand="1"/>
        <w:tblPrChange w:id="1419" w:author="Luis Fernando Llanos Zavalaga" w:date="2018-07-10T15:45:00Z">
          <w:tblPr>
            <w:tblStyle w:val="Tablaconcuadrcula"/>
            <w:tblW w:w="0" w:type="auto"/>
            <w:tblLook w:val="04A0" w:firstRow="1" w:lastRow="0" w:firstColumn="1" w:lastColumn="0" w:noHBand="0" w:noVBand="1"/>
          </w:tblPr>
        </w:tblPrChange>
      </w:tblPr>
      <w:tblGrid>
        <w:gridCol w:w="2547"/>
        <w:gridCol w:w="5374"/>
        <w:tblGridChange w:id="1420">
          <w:tblGrid>
            <w:gridCol w:w="3960"/>
            <w:gridCol w:w="3961"/>
          </w:tblGrid>
        </w:tblGridChange>
      </w:tblGrid>
      <w:tr w:rsidR="00F46AAA" w14:paraId="44A45321" w14:textId="77777777" w:rsidTr="000C3480">
        <w:trPr>
          <w:trHeight w:val="456"/>
          <w:ins w:id="1421" w:author="Regina Casanova" w:date="2018-06-18T15:42:00Z"/>
          <w:trPrChange w:id="1422" w:author="Luis Fernando Llanos Zavalaga" w:date="2018-07-10T15:45:00Z">
            <w:trPr>
              <w:trHeight w:val="456"/>
            </w:trPr>
          </w:trPrChange>
        </w:trPr>
        <w:tc>
          <w:tcPr>
            <w:tcW w:w="2547" w:type="dxa"/>
            <w:vMerge w:val="restart"/>
            <w:tcPrChange w:id="1423" w:author="Luis Fernando Llanos Zavalaga" w:date="2018-07-10T15:45:00Z">
              <w:tcPr>
                <w:tcW w:w="3960" w:type="dxa"/>
                <w:vMerge w:val="restart"/>
              </w:tcPr>
            </w:tcPrChange>
          </w:tcPr>
          <w:p w14:paraId="4075B9D9" w14:textId="7FA9ADAF" w:rsidR="00F46AAA" w:rsidRDefault="00F46AAA" w:rsidP="008D23C7">
            <w:pPr>
              <w:pStyle w:val="Texto"/>
              <w:rPr>
                <w:ins w:id="1424" w:author="Regina Casanova" w:date="2018-06-18T15:42:00Z"/>
              </w:rPr>
            </w:pPr>
            <w:ins w:id="1425" w:author="Regina Casanova" w:date="2018-06-18T15:42:00Z">
              <w:r>
                <w:t>Personal de SUSALUD</w:t>
              </w:r>
            </w:ins>
          </w:p>
        </w:tc>
        <w:tc>
          <w:tcPr>
            <w:tcW w:w="5374" w:type="dxa"/>
            <w:tcPrChange w:id="1426" w:author="Luis Fernando Llanos Zavalaga" w:date="2018-07-10T15:45:00Z">
              <w:tcPr>
                <w:tcW w:w="3961" w:type="dxa"/>
              </w:tcPr>
            </w:tcPrChange>
          </w:tcPr>
          <w:p w14:paraId="7F679AA3" w14:textId="4301A913" w:rsidR="00F46AAA" w:rsidRDefault="00F46AAA" w:rsidP="00F46AAA">
            <w:pPr>
              <w:pStyle w:val="Texto"/>
              <w:rPr>
                <w:ins w:id="1427" w:author="Regina Casanova" w:date="2018-06-18T15:42:00Z"/>
              </w:rPr>
            </w:pPr>
            <w:ins w:id="1428" w:author="Regina Casanova" w:date="2018-06-18T15:44:00Z">
              <w:r>
                <w:t>Difundir la cultura de derechos en salud del ciudadano.</w:t>
              </w:r>
            </w:ins>
          </w:p>
        </w:tc>
      </w:tr>
      <w:tr w:rsidR="00F46AAA" w14:paraId="5CD5271F" w14:textId="77777777" w:rsidTr="000C3480">
        <w:trPr>
          <w:trHeight w:val="561"/>
          <w:trPrChange w:id="1429" w:author="Luis Fernando Llanos Zavalaga" w:date="2018-07-10T15:45:00Z">
            <w:trPr>
              <w:trHeight w:val="561"/>
            </w:trPr>
          </w:trPrChange>
        </w:trPr>
        <w:tc>
          <w:tcPr>
            <w:tcW w:w="2547" w:type="dxa"/>
            <w:vMerge/>
            <w:tcPrChange w:id="1430" w:author="Luis Fernando Llanos Zavalaga" w:date="2018-07-10T15:45:00Z">
              <w:tcPr>
                <w:tcW w:w="3960" w:type="dxa"/>
                <w:vMerge/>
              </w:tcPr>
            </w:tcPrChange>
          </w:tcPr>
          <w:p w14:paraId="53989188" w14:textId="77777777" w:rsidR="00F46AAA" w:rsidRDefault="00F46AAA" w:rsidP="008D23C7">
            <w:pPr>
              <w:pStyle w:val="Texto"/>
            </w:pPr>
          </w:p>
        </w:tc>
        <w:tc>
          <w:tcPr>
            <w:tcW w:w="5374" w:type="dxa"/>
            <w:tcPrChange w:id="1431" w:author="Luis Fernando Llanos Zavalaga" w:date="2018-07-10T15:45:00Z">
              <w:tcPr>
                <w:tcW w:w="3961" w:type="dxa"/>
              </w:tcPr>
            </w:tcPrChange>
          </w:tcPr>
          <w:p w14:paraId="1F13FCC7" w14:textId="41185F43" w:rsidR="00F46AAA" w:rsidRDefault="00F46AAA" w:rsidP="00F46AAA">
            <w:pPr>
              <w:pStyle w:val="Texto"/>
            </w:pPr>
            <w:ins w:id="1432" w:author="Regina Casanova" w:date="2018-06-18T15:44:00Z">
              <w:r w:rsidRPr="00BA156B">
                <w:t>Desmitificar el reclamo</w:t>
              </w:r>
              <w:r>
                <w:t>.</w:t>
              </w:r>
            </w:ins>
          </w:p>
        </w:tc>
      </w:tr>
      <w:tr w:rsidR="00F46AAA" w14:paraId="39EB602B" w14:textId="77777777" w:rsidTr="000C3480">
        <w:trPr>
          <w:trHeight w:val="486"/>
          <w:trPrChange w:id="1433" w:author="Luis Fernando Llanos Zavalaga" w:date="2018-07-10T15:45:00Z">
            <w:trPr>
              <w:trHeight w:val="486"/>
            </w:trPr>
          </w:trPrChange>
        </w:trPr>
        <w:tc>
          <w:tcPr>
            <w:tcW w:w="2547" w:type="dxa"/>
            <w:vMerge/>
            <w:tcPrChange w:id="1434" w:author="Luis Fernando Llanos Zavalaga" w:date="2018-07-10T15:45:00Z">
              <w:tcPr>
                <w:tcW w:w="3960" w:type="dxa"/>
                <w:vMerge/>
              </w:tcPr>
            </w:tcPrChange>
          </w:tcPr>
          <w:p w14:paraId="0A30E714" w14:textId="77777777" w:rsidR="00F46AAA" w:rsidRDefault="00F46AAA" w:rsidP="008D23C7">
            <w:pPr>
              <w:pStyle w:val="Texto"/>
            </w:pPr>
          </w:p>
        </w:tc>
        <w:tc>
          <w:tcPr>
            <w:tcW w:w="5374" w:type="dxa"/>
            <w:tcPrChange w:id="1435" w:author="Luis Fernando Llanos Zavalaga" w:date="2018-07-10T15:45:00Z">
              <w:tcPr>
                <w:tcW w:w="3961" w:type="dxa"/>
              </w:tcPr>
            </w:tcPrChange>
          </w:tcPr>
          <w:p w14:paraId="111DA90F" w14:textId="18644A8B" w:rsidR="00F46AAA" w:rsidRDefault="00F46AAA" w:rsidP="00F46AAA">
            <w:pPr>
              <w:pStyle w:val="Texto"/>
            </w:pPr>
            <w:ins w:id="1436" w:author="Regina Casanova" w:date="2018-06-18T15:45:00Z">
              <w:r>
                <w:t>Conocer parte positiva de las IPRESS.</w:t>
              </w:r>
            </w:ins>
          </w:p>
        </w:tc>
      </w:tr>
      <w:tr w:rsidR="00F46AAA" w14:paraId="3E477FB3" w14:textId="77777777" w:rsidTr="000C3480">
        <w:trPr>
          <w:trHeight w:val="441"/>
          <w:trPrChange w:id="1437" w:author="Luis Fernando Llanos Zavalaga" w:date="2018-07-10T15:45:00Z">
            <w:trPr>
              <w:trHeight w:val="441"/>
            </w:trPr>
          </w:trPrChange>
        </w:trPr>
        <w:tc>
          <w:tcPr>
            <w:tcW w:w="2547" w:type="dxa"/>
            <w:vMerge/>
            <w:tcPrChange w:id="1438" w:author="Luis Fernando Llanos Zavalaga" w:date="2018-07-10T15:45:00Z">
              <w:tcPr>
                <w:tcW w:w="3960" w:type="dxa"/>
                <w:vMerge/>
              </w:tcPr>
            </w:tcPrChange>
          </w:tcPr>
          <w:p w14:paraId="593A00B3" w14:textId="77777777" w:rsidR="00F46AAA" w:rsidRDefault="00F46AAA" w:rsidP="008D23C7">
            <w:pPr>
              <w:pStyle w:val="Texto"/>
            </w:pPr>
          </w:p>
        </w:tc>
        <w:tc>
          <w:tcPr>
            <w:tcW w:w="5374" w:type="dxa"/>
            <w:tcPrChange w:id="1439" w:author="Luis Fernando Llanos Zavalaga" w:date="2018-07-10T15:45:00Z">
              <w:tcPr>
                <w:tcW w:w="3961" w:type="dxa"/>
              </w:tcPr>
            </w:tcPrChange>
          </w:tcPr>
          <w:p w14:paraId="2139B7A9" w14:textId="76EB673F" w:rsidR="00F46AAA" w:rsidRDefault="00F46AAA" w:rsidP="00F46AAA">
            <w:pPr>
              <w:pStyle w:val="Texto"/>
            </w:pPr>
            <w:ins w:id="1440" w:author="Regina Casanova" w:date="2018-06-18T15:45:00Z">
              <w:r>
                <w:t>Visualizar pasos realizados para resolución de reclamos.</w:t>
              </w:r>
            </w:ins>
          </w:p>
        </w:tc>
      </w:tr>
      <w:tr w:rsidR="00F46AAA" w14:paraId="0AA9E04C" w14:textId="77777777" w:rsidTr="000C3480">
        <w:trPr>
          <w:trHeight w:val="500"/>
          <w:trPrChange w:id="1441" w:author="Luis Fernando Llanos Zavalaga" w:date="2018-07-10T15:45:00Z">
            <w:trPr>
              <w:trHeight w:val="500"/>
            </w:trPr>
          </w:trPrChange>
        </w:trPr>
        <w:tc>
          <w:tcPr>
            <w:tcW w:w="2547" w:type="dxa"/>
            <w:vMerge/>
            <w:tcPrChange w:id="1442" w:author="Luis Fernando Llanos Zavalaga" w:date="2018-07-10T15:45:00Z">
              <w:tcPr>
                <w:tcW w:w="3960" w:type="dxa"/>
                <w:vMerge/>
              </w:tcPr>
            </w:tcPrChange>
          </w:tcPr>
          <w:p w14:paraId="0A35AD2D" w14:textId="77777777" w:rsidR="00F46AAA" w:rsidRDefault="00F46AAA" w:rsidP="008D23C7">
            <w:pPr>
              <w:pStyle w:val="Texto"/>
            </w:pPr>
          </w:p>
        </w:tc>
        <w:tc>
          <w:tcPr>
            <w:tcW w:w="5374" w:type="dxa"/>
            <w:tcPrChange w:id="1443" w:author="Luis Fernando Llanos Zavalaga" w:date="2018-07-10T15:45:00Z">
              <w:tcPr>
                <w:tcW w:w="3961" w:type="dxa"/>
              </w:tcPr>
            </w:tcPrChange>
          </w:tcPr>
          <w:p w14:paraId="484142BB" w14:textId="07DF5D57" w:rsidR="00F46AAA" w:rsidRDefault="00F46AAA" w:rsidP="008D23C7">
            <w:pPr>
              <w:pStyle w:val="Texto"/>
            </w:pPr>
            <w:ins w:id="1444" w:author="Regina Casanova" w:date="2018-06-18T15:45:00Z">
              <w:r>
                <w:t>Brindar información fácil de entender por los ciudadanos y gestores.</w:t>
              </w:r>
            </w:ins>
          </w:p>
        </w:tc>
      </w:tr>
      <w:tr w:rsidR="00F46AAA" w14:paraId="7A75FA9F" w14:textId="77777777" w:rsidTr="000C3480">
        <w:trPr>
          <w:trHeight w:val="517"/>
          <w:trPrChange w:id="1445" w:author="Luis Fernando Llanos Zavalaga" w:date="2018-07-10T15:45:00Z">
            <w:trPr>
              <w:trHeight w:val="517"/>
            </w:trPr>
          </w:trPrChange>
        </w:trPr>
        <w:tc>
          <w:tcPr>
            <w:tcW w:w="2547" w:type="dxa"/>
            <w:vMerge/>
            <w:tcPrChange w:id="1446" w:author="Luis Fernando Llanos Zavalaga" w:date="2018-07-10T15:45:00Z">
              <w:tcPr>
                <w:tcW w:w="3960" w:type="dxa"/>
                <w:vMerge/>
              </w:tcPr>
            </w:tcPrChange>
          </w:tcPr>
          <w:p w14:paraId="42B33929" w14:textId="77777777" w:rsidR="00F46AAA" w:rsidRDefault="00F46AAA" w:rsidP="008D23C7">
            <w:pPr>
              <w:pStyle w:val="Texto"/>
            </w:pPr>
          </w:p>
        </w:tc>
        <w:tc>
          <w:tcPr>
            <w:tcW w:w="5374" w:type="dxa"/>
            <w:tcPrChange w:id="1447" w:author="Luis Fernando Llanos Zavalaga" w:date="2018-07-10T15:45:00Z">
              <w:tcPr>
                <w:tcW w:w="3961" w:type="dxa"/>
              </w:tcPr>
            </w:tcPrChange>
          </w:tcPr>
          <w:p w14:paraId="70A4B9BA" w14:textId="51083AD2" w:rsidR="00F46AAA" w:rsidRDefault="00F46AAA" w:rsidP="00F46AAA">
            <w:pPr>
              <w:pStyle w:val="Texto"/>
            </w:pPr>
            <w:ins w:id="1448" w:author="Regina Casanova" w:date="2018-06-18T15:45:00Z">
              <w:r>
                <w:t>Acortar procesos de resolución de reclamos.</w:t>
              </w:r>
            </w:ins>
          </w:p>
        </w:tc>
      </w:tr>
      <w:tr w:rsidR="00F46AAA" w14:paraId="1282B97B" w14:textId="77777777" w:rsidTr="000C3480">
        <w:trPr>
          <w:trHeight w:val="576"/>
          <w:ins w:id="1449" w:author="Regina Casanova" w:date="2018-06-18T15:42:00Z"/>
          <w:trPrChange w:id="1450" w:author="Luis Fernando Llanos Zavalaga" w:date="2018-07-10T15:45:00Z">
            <w:trPr>
              <w:trHeight w:val="576"/>
            </w:trPr>
          </w:trPrChange>
        </w:trPr>
        <w:tc>
          <w:tcPr>
            <w:tcW w:w="2547" w:type="dxa"/>
            <w:vMerge w:val="restart"/>
            <w:tcPrChange w:id="1451" w:author="Luis Fernando Llanos Zavalaga" w:date="2018-07-10T15:45:00Z">
              <w:tcPr>
                <w:tcW w:w="3960" w:type="dxa"/>
                <w:vMerge w:val="restart"/>
              </w:tcPr>
            </w:tcPrChange>
          </w:tcPr>
          <w:p w14:paraId="6F15F2D3" w14:textId="5D98DC36" w:rsidR="00F46AAA" w:rsidRDefault="00F46AAA" w:rsidP="00F46AAA">
            <w:pPr>
              <w:pStyle w:val="Texto"/>
              <w:rPr>
                <w:ins w:id="1452" w:author="Regina Casanova" w:date="2018-06-18T15:42:00Z"/>
              </w:rPr>
            </w:pPr>
            <w:ins w:id="1453" w:author="Regina Casanova" w:date="2018-06-18T15:42:00Z">
              <w:r>
                <w:t>Gestores de IPRESS</w:t>
              </w:r>
            </w:ins>
          </w:p>
        </w:tc>
        <w:tc>
          <w:tcPr>
            <w:tcW w:w="5374" w:type="dxa"/>
            <w:tcPrChange w:id="1454" w:author="Luis Fernando Llanos Zavalaga" w:date="2018-07-10T15:45:00Z">
              <w:tcPr>
                <w:tcW w:w="3961" w:type="dxa"/>
              </w:tcPr>
            </w:tcPrChange>
          </w:tcPr>
          <w:p w14:paraId="381180B0" w14:textId="60D7E429" w:rsidR="00F46AAA" w:rsidRDefault="00F46AAA" w:rsidP="00F46AAA">
            <w:pPr>
              <w:pStyle w:val="Texto"/>
              <w:rPr>
                <w:ins w:id="1455" w:author="Regina Casanova" w:date="2018-06-18T15:42:00Z"/>
              </w:rPr>
            </w:pPr>
            <w:ins w:id="1456" w:author="Regina Casanova" w:date="2018-06-18T15:46:00Z">
              <w:r>
                <w:t>Identificar sus fallas dentro de procesos internos.</w:t>
              </w:r>
            </w:ins>
          </w:p>
        </w:tc>
      </w:tr>
      <w:tr w:rsidR="00F46AAA" w14:paraId="32D860C6" w14:textId="77777777" w:rsidTr="000C3480">
        <w:trPr>
          <w:trHeight w:val="455"/>
          <w:trPrChange w:id="1457" w:author="Luis Fernando Llanos Zavalaga" w:date="2018-07-10T15:45:00Z">
            <w:trPr>
              <w:trHeight w:val="455"/>
            </w:trPr>
          </w:trPrChange>
        </w:trPr>
        <w:tc>
          <w:tcPr>
            <w:tcW w:w="2547" w:type="dxa"/>
            <w:vMerge/>
            <w:tcPrChange w:id="1458" w:author="Luis Fernando Llanos Zavalaga" w:date="2018-07-10T15:45:00Z">
              <w:tcPr>
                <w:tcW w:w="3960" w:type="dxa"/>
                <w:vMerge/>
              </w:tcPr>
            </w:tcPrChange>
          </w:tcPr>
          <w:p w14:paraId="22CA517B" w14:textId="77777777" w:rsidR="00F46AAA" w:rsidRDefault="00F46AAA" w:rsidP="00F46AAA">
            <w:pPr>
              <w:pStyle w:val="Texto"/>
            </w:pPr>
          </w:p>
        </w:tc>
        <w:tc>
          <w:tcPr>
            <w:tcW w:w="5374" w:type="dxa"/>
            <w:tcPrChange w:id="1459" w:author="Luis Fernando Llanos Zavalaga" w:date="2018-07-10T15:45:00Z">
              <w:tcPr>
                <w:tcW w:w="3961" w:type="dxa"/>
              </w:tcPr>
            </w:tcPrChange>
          </w:tcPr>
          <w:p w14:paraId="46A49441" w14:textId="5558E64A" w:rsidR="00F46AAA" w:rsidRDefault="00F46AAA" w:rsidP="00F46AAA">
            <w:pPr>
              <w:pStyle w:val="Texto"/>
            </w:pPr>
            <w:ins w:id="1460" w:author="Regina Casanova" w:date="2018-06-18T15:46:00Z">
              <w:r>
                <w:t>Contar con medios para dar seguimiento a reclamos.</w:t>
              </w:r>
            </w:ins>
          </w:p>
        </w:tc>
      </w:tr>
      <w:tr w:rsidR="00F46AAA" w14:paraId="36CD00CF" w14:textId="77777777" w:rsidTr="000C3480">
        <w:trPr>
          <w:trHeight w:val="622"/>
          <w:trPrChange w:id="1461" w:author="Luis Fernando Llanos Zavalaga" w:date="2018-07-10T15:45:00Z">
            <w:trPr>
              <w:trHeight w:val="622"/>
            </w:trPr>
          </w:trPrChange>
        </w:trPr>
        <w:tc>
          <w:tcPr>
            <w:tcW w:w="2547" w:type="dxa"/>
            <w:vMerge/>
            <w:tcPrChange w:id="1462" w:author="Luis Fernando Llanos Zavalaga" w:date="2018-07-10T15:45:00Z">
              <w:tcPr>
                <w:tcW w:w="3960" w:type="dxa"/>
                <w:vMerge/>
              </w:tcPr>
            </w:tcPrChange>
          </w:tcPr>
          <w:p w14:paraId="31DC862A" w14:textId="77777777" w:rsidR="00F46AAA" w:rsidRDefault="00F46AAA" w:rsidP="00F46AAA">
            <w:pPr>
              <w:pStyle w:val="Texto"/>
            </w:pPr>
          </w:p>
        </w:tc>
        <w:tc>
          <w:tcPr>
            <w:tcW w:w="5374" w:type="dxa"/>
            <w:tcPrChange w:id="1463" w:author="Luis Fernando Llanos Zavalaga" w:date="2018-07-10T15:45:00Z">
              <w:tcPr>
                <w:tcW w:w="3961" w:type="dxa"/>
              </w:tcPr>
            </w:tcPrChange>
          </w:tcPr>
          <w:p w14:paraId="7413CDD9" w14:textId="4E878637" w:rsidR="00F46AAA" w:rsidRDefault="00F46AAA" w:rsidP="00F46AAA">
            <w:pPr>
              <w:pStyle w:val="Texto"/>
            </w:pPr>
            <w:ins w:id="1464" w:author="Regina Casanova" w:date="2018-06-18T15:46:00Z">
              <w:r>
                <w:t>Obtener de estadísticas y reportes precisos para toma de decisiones.</w:t>
              </w:r>
            </w:ins>
          </w:p>
        </w:tc>
      </w:tr>
      <w:tr w:rsidR="00F46AAA" w14:paraId="6A243EA7" w14:textId="77777777" w:rsidTr="000C3480">
        <w:trPr>
          <w:trHeight w:val="502"/>
          <w:trPrChange w:id="1465" w:author="Luis Fernando Llanos Zavalaga" w:date="2018-07-10T15:45:00Z">
            <w:trPr>
              <w:trHeight w:val="502"/>
            </w:trPr>
          </w:trPrChange>
        </w:trPr>
        <w:tc>
          <w:tcPr>
            <w:tcW w:w="2547" w:type="dxa"/>
            <w:vMerge/>
            <w:tcPrChange w:id="1466" w:author="Luis Fernando Llanos Zavalaga" w:date="2018-07-10T15:45:00Z">
              <w:tcPr>
                <w:tcW w:w="3960" w:type="dxa"/>
                <w:vMerge/>
              </w:tcPr>
            </w:tcPrChange>
          </w:tcPr>
          <w:p w14:paraId="5617D16D" w14:textId="77777777" w:rsidR="00F46AAA" w:rsidRDefault="00F46AAA" w:rsidP="00F46AAA">
            <w:pPr>
              <w:pStyle w:val="Texto"/>
            </w:pPr>
          </w:p>
        </w:tc>
        <w:tc>
          <w:tcPr>
            <w:tcW w:w="5374" w:type="dxa"/>
            <w:tcPrChange w:id="1467" w:author="Luis Fernando Llanos Zavalaga" w:date="2018-07-10T15:45:00Z">
              <w:tcPr>
                <w:tcW w:w="3961" w:type="dxa"/>
              </w:tcPr>
            </w:tcPrChange>
          </w:tcPr>
          <w:p w14:paraId="6ACA3370" w14:textId="7B25DEDA" w:rsidR="00F46AAA" w:rsidRDefault="00F46AAA" w:rsidP="00F46AAA">
            <w:pPr>
              <w:pStyle w:val="Texto"/>
            </w:pPr>
            <w:ins w:id="1468" w:author="Regina Casanova" w:date="2018-06-18T15:46:00Z">
              <w:r>
                <w:t>Obtener recomendaciones de ciudadanos por medio de la participación activa de ellos.</w:t>
              </w:r>
            </w:ins>
          </w:p>
        </w:tc>
      </w:tr>
      <w:tr w:rsidR="00F46AAA" w14:paraId="7760F5D7" w14:textId="77777777" w:rsidTr="000C3480">
        <w:trPr>
          <w:trHeight w:val="515"/>
          <w:trPrChange w:id="1469" w:author="Luis Fernando Llanos Zavalaga" w:date="2018-07-10T15:45:00Z">
            <w:trPr>
              <w:trHeight w:val="515"/>
            </w:trPr>
          </w:trPrChange>
        </w:trPr>
        <w:tc>
          <w:tcPr>
            <w:tcW w:w="2547" w:type="dxa"/>
            <w:vMerge/>
            <w:tcPrChange w:id="1470" w:author="Luis Fernando Llanos Zavalaga" w:date="2018-07-10T15:45:00Z">
              <w:tcPr>
                <w:tcW w:w="3960" w:type="dxa"/>
                <w:vMerge/>
              </w:tcPr>
            </w:tcPrChange>
          </w:tcPr>
          <w:p w14:paraId="47EF464F" w14:textId="77777777" w:rsidR="00F46AAA" w:rsidRDefault="00F46AAA" w:rsidP="00F46AAA">
            <w:pPr>
              <w:pStyle w:val="Texto"/>
            </w:pPr>
          </w:p>
        </w:tc>
        <w:tc>
          <w:tcPr>
            <w:tcW w:w="5374" w:type="dxa"/>
            <w:tcPrChange w:id="1471" w:author="Luis Fernando Llanos Zavalaga" w:date="2018-07-10T15:45:00Z">
              <w:tcPr>
                <w:tcW w:w="3961" w:type="dxa"/>
              </w:tcPr>
            </w:tcPrChange>
          </w:tcPr>
          <w:p w14:paraId="4169153F" w14:textId="0F5BEA30" w:rsidR="00F46AAA" w:rsidRDefault="00F46AAA" w:rsidP="00F46AAA">
            <w:pPr>
              <w:pStyle w:val="Texto"/>
            </w:pPr>
            <w:ins w:id="1472" w:author="Regina Casanova" w:date="2018-06-18T15:46:00Z">
              <w:r>
                <w:t>Educar a ciudadanos sobre servicios de salud brindados.</w:t>
              </w:r>
            </w:ins>
          </w:p>
        </w:tc>
      </w:tr>
      <w:tr w:rsidR="00F46AAA" w14:paraId="56F56480" w14:textId="77777777" w:rsidTr="000C3480">
        <w:trPr>
          <w:trHeight w:val="440"/>
          <w:trPrChange w:id="1473" w:author="Luis Fernando Llanos Zavalaga" w:date="2018-07-10T15:45:00Z">
            <w:trPr>
              <w:trHeight w:val="440"/>
            </w:trPr>
          </w:trPrChange>
        </w:trPr>
        <w:tc>
          <w:tcPr>
            <w:tcW w:w="2547" w:type="dxa"/>
            <w:vMerge/>
            <w:tcPrChange w:id="1474" w:author="Luis Fernando Llanos Zavalaga" w:date="2018-07-10T15:45:00Z">
              <w:tcPr>
                <w:tcW w:w="3960" w:type="dxa"/>
                <w:vMerge/>
              </w:tcPr>
            </w:tcPrChange>
          </w:tcPr>
          <w:p w14:paraId="298CC663" w14:textId="77777777" w:rsidR="00F46AAA" w:rsidRDefault="00F46AAA" w:rsidP="00F46AAA">
            <w:pPr>
              <w:pStyle w:val="Texto"/>
            </w:pPr>
          </w:p>
        </w:tc>
        <w:tc>
          <w:tcPr>
            <w:tcW w:w="5374" w:type="dxa"/>
            <w:tcPrChange w:id="1475" w:author="Luis Fernando Llanos Zavalaga" w:date="2018-07-10T15:45:00Z">
              <w:tcPr>
                <w:tcW w:w="3961" w:type="dxa"/>
              </w:tcPr>
            </w:tcPrChange>
          </w:tcPr>
          <w:p w14:paraId="18A39770" w14:textId="7FB2F487" w:rsidR="00F46AAA" w:rsidRDefault="00F46AAA" w:rsidP="00F46AAA">
            <w:pPr>
              <w:pStyle w:val="Texto"/>
            </w:pPr>
            <w:ins w:id="1476" w:author="Regina Casanova" w:date="2018-06-18T15:47:00Z">
              <w:r>
                <w:t>Visualizar pasos realizados para resolución de reclamos anteriores.</w:t>
              </w:r>
            </w:ins>
          </w:p>
        </w:tc>
      </w:tr>
      <w:tr w:rsidR="00797ADC" w14:paraId="39B213AD" w14:textId="77777777" w:rsidTr="000C3480">
        <w:trPr>
          <w:trHeight w:val="516"/>
          <w:ins w:id="1477" w:author="Regina Casanova" w:date="2018-06-18T15:42:00Z"/>
          <w:trPrChange w:id="1478" w:author="Luis Fernando Llanos Zavalaga" w:date="2018-07-10T15:45:00Z">
            <w:trPr>
              <w:trHeight w:val="516"/>
            </w:trPr>
          </w:trPrChange>
        </w:trPr>
        <w:tc>
          <w:tcPr>
            <w:tcW w:w="2547" w:type="dxa"/>
            <w:vMerge w:val="restart"/>
            <w:tcPrChange w:id="1479" w:author="Luis Fernando Llanos Zavalaga" w:date="2018-07-10T15:45:00Z">
              <w:tcPr>
                <w:tcW w:w="3960" w:type="dxa"/>
                <w:vMerge w:val="restart"/>
              </w:tcPr>
            </w:tcPrChange>
          </w:tcPr>
          <w:p w14:paraId="3C12597C" w14:textId="4C44DFC7" w:rsidR="00797ADC" w:rsidRDefault="00797ADC" w:rsidP="00F46AAA">
            <w:pPr>
              <w:pStyle w:val="Texto"/>
              <w:rPr>
                <w:ins w:id="1480" w:author="Regina Casanova" w:date="2018-06-18T15:42:00Z"/>
              </w:rPr>
            </w:pPr>
            <w:ins w:id="1481" w:author="Regina Casanova" w:date="2018-06-18T15:42:00Z">
              <w:r>
                <w:lastRenderedPageBreak/>
                <w:t>Ciudadanos</w:t>
              </w:r>
            </w:ins>
          </w:p>
        </w:tc>
        <w:tc>
          <w:tcPr>
            <w:tcW w:w="5374" w:type="dxa"/>
            <w:tcPrChange w:id="1482" w:author="Luis Fernando Llanos Zavalaga" w:date="2018-07-10T15:45:00Z">
              <w:tcPr>
                <w:tcW w:w="3961" w:type="dxa"/>
              </w:tcPr>
            </w:tcPrChange>
          </w:tcPr>
          <w:p w14:paraId="26FFAD8F" w14:textId="6B50291C" w:rsidR="00797ADC" w:rsidRDefault="0015231C" w:rsidP="00F46AAA">
            <w:pPr>
              <w:pStyle w:val="Texto"/>
              <w:rPr>
                <w:ins w:id="1483" w:author="Regina Casanova" w:date="2018-06-18T15:42:00Z"/>
              </w:rPr>
            </w:pPr>
            <w:ins w:id="1484" w:author="Regina Casanova" w:date="2018-06-18T16:29:00Z">
              <w:r>
                <w:t>Colocar un reclamo de forma simple y con posibilidad de subir material multimedia.</w:t>
              </w:r>
            </w:ins>
          </w:p>
        </w:tc>
      </w:tr>
      <w:tr w:rsidR="00797ADC" w14:paraId="4F16F629" w14:textId="77777777" w:rsidTr="000C3480">
        <w:trPr>
          <w:trHeight w:val="441"/>
          <w:trPrChange w:id="1485" w:author="Luis Fernando Llanos Zavalaga" w:date="2018-07-10T15:45:00Z">
            <w:trPr>
              <w:trHeight w:val="441"/>
            </w:trPr>
          </w:trPrChange>
        </w:trPr>
        <w:tc>
          <w:tcPr>
            <w:tcW w:w="2547" w:type="dxa"/>
            <w:vMerge/>
            <w:tcPrChange w:id="1486" w:author="Luis Fernando Llanos Zavalaga" w:date="2018-07-10T15:45:00Z">
              <w:tcPr>
                <w:tcW w:w="3960" w:type="dxa"/>
                <w:vMerge/>
              </w:tcPr>
            </w:tcPrChange>
          </w:tcPr>
          <w:p w14:paraId="2086F170" w14:textId="77777777" w:rsidR="00797ADC" w:rsidRDefault="00797ADC" w:rsidP="00F46AAA">
            <w:pPr>
              <w:pStyle w:val="Texto"/>
            </w:pPr>
          </w:p>
        </w:tc>
        <w:tc>
          <w:tcPr>
            <w:tcW w:w="5374" w:type="dxa"/>
            <w:tcPrChange w:id="1487" w:author="Luis Fernando Llanos Zavalaga" w:date="2018-07-10T15:45:00Z">
              <w:tcPr>
                <w:tcW w:w="3961" w:type="dxa"/>
              </w:tcPr>
            </w:tcPrChange>
          </w:tcPr>
          <w:p w14:paraId="73E90FFB" w14:textId="28E16358" w:rsidR="00797ADC" w:rsidRDefault="0015231C" w:rsidP="00F46AAA">
            <w:pPr>
              <w:pStyle w:val="Texto"/>
            </w:pPr>
            <w:ins w:id="1488" w:author="Regina Casanova" w:date="2018-06-18T16:30:00Z">
              <w:r>
                <w:t>Saber quién está gestionando la resolución del reclamo.</w:t>
              </w:r>
            </w:ins>
          </w:p>
        </w:tc>
      </w:tr>
      <w:tr w:rsidR="0015231C" w14:paraId="7AF679E6" w14:textId="77777777" w:rsidTr="000C3480">
        <w:trPr>
          <w:trHeight w:val="502"/>
          <w:trPrChange w:id="1489" w:author="Luis Fernando Llanos Zavalaga" w:date="2018-07-10T15:45:00Z">
            <w:trPr>
              <w:trHeight w:val="502"/>
            </w:trPr>
          </w:trPrChange>
        </w:trPr>
        <w:tc>
          <w:tcPr>
            <w:tcW w:w="2547" w:type="dxa"/>
            <w:vMerge/>
            <w:tcPrChange w:id="1490" w:author="Luis Fernando Llanos Zavalaga" w:date="2018-07-10T15:45:00Z">
              <w:tcPr>
                <w:tcW w:w="3960" w:type="dxa"/>
                <w:vMerge/>
              </w:tcPr>
            </w:tcPrChange>
          </w:tcPr>
          <w:p w14:paraId="07DDFC89" w14:textId="77777777" w:rsidR="0015231C" w:rsidRDefault="0015231C" w:rsidP="00F46AAA">
            <w:pPr>
              <w:pStyle w:val="Texto"/>
            </w:pPr>
          </w:p>
        </w:tc>
        <w:tc>
          <w:tcPr>
            <w:tcW w:w="5374" w:type="dxa"/>
            <w:tcPrChange w:id="1491" w:author="Luis Fernando Llanos Zavalaga" w:date="2018-07-10T15:45:00Z">
              <w:tcPr>
                <w:tcW w:w="3961" w:type="dxa"/>
              </w:tcPr>
            </w:tcPrChange>
          </w:tcPr>
          <w:p w14:paraId="6A2DD2A2" w14:textId="284CD450" w:rsidR="0015231C" w:rsidRDefault="0015231C" w:rsidP="00F46AAA">
            <w:pPr>
              <w:pStyle w:val="Texto"/>
            </w:pPr>
            <w:ins w:id="1492" w:author="Regina Casanova" w:date="2018-06-18T16:30:00Z">
              <w:r>
                <w:t>Visualizar estadísticas para tomar decisiones sobre próximas atenciones en salud.</w:t>
              </w:r>
            </w:ins>
          </w:p>
        </w:tc>
      </w:tr>
      <w:tr w:rsidR="0015231C" w14:paraId="0B881515" w14:textId="77777777" w:rsidTr="000C3480">
        <w:trPr>
          <w:trHeight w:val="515"/>
          <w:trPrChange w:id="1493" w:author="Luis Fernando Llanos Zavalaga" w:date="2018-07-10T15:45:00Z">
            <w:trPr>
              <w:trHeight w:val="515"/>
            </w:trPr>
          </w:trPrChange>
        </w:trPr>
        <w:tc>
          <w:tcPr>
            <w:tcW w:w="2547" w:type="dxa"/>
            <w:vMerge/>
            <w:tcPrChange w:id="1494" w:author="Luis Fernando Llanos Zavalaga" w:date="2018-07-10T15:45:00Z">
              <w:tcPr>
                <w:tcW w:w="3960" w:type="dxa"/>
                <w:vMerge/>
              </w:tcPr>
            </w:tcPrChange>
          </w:tcPr>
          <w:p w14:paraId="19C11218" w14:textId="77777777" w:rsidR="0015231C" w:rsidRDefault="0015231C" w:rsidP="00F46AAA">
            <w:pPr>
              <w:pStyle w:val="Texto"/>
            </w:pPr>
          </w:p>
        </w:tc>
        <w:tc>
          <w:tcPr>
            <w:tcW w:w="5374" w:type="dxa"/>
            <w:tcPrChange w:id="1495" w:author="Luis Fernando Llanos Zavalaga" w:date="2018-07-10T15:45:00Z">
              <w:tcPr>
                <w:tcW w:w="3961" w:type="dxa"/>
              </w:tcPr>
            </w:tcPrChange>
          </w:tcPr>
          <w:p w14:paraId="1EDFD200" w14:textId="69AD01C8" w:rsidR="0015231C" w:rsidRDefault="0015231C" w:rsidP="00F46AAA">
            <w:pPr>
              <w:pStyle w:val="Texto"/>
            </w:pPr>
            <w:ins w:id="1496" w:author="Regina Casanova" w:date="2018-06-18T16:30:00Z">
              <w:r>
                <w:t>Visualizar recomendaciones de otros pacientes.</w:t>
              </w:r>
            </w:ins>
          </w:p>
        </w:tc>
      </w:tr>
      <w:tr w:rsidR="00797ADC" w14:paraId="731B07E9" w14:textId="77777777" w:rsidTr="000C3480">
        <w:trPr>
          <w:trHeight w:val="426"/>
          <w:trPrChange w:id="1497" w:author="Luis Fernando Llanos Zavalaga" w:date="2018-07-10T15:45:00Z">
            <w:trPr>
              <w:trHeight w:val="426"/>
            </w:trPr>
          </w:trPrChange>
        </w:trPr>
        <w:tc>
          <w:tcPr>
            <w:tcW w:w="2547" w:type="dxa"/>
            <w:vMerge/>
            <w:tcPrChange w:id="1498" w:author="Luis Fernando Llanos Zavalaga" w:date="2018-07-10T15:45:00Z">
              <w:tcPr>
                <w:tcW w:w="3960" w:type="dxa"/>
                <w:vMerge/>
              </w:tcPr>
            </w:tcPrChange>
          </w:tcPr>
          <w:p w14:paraId="6B353D05" w14:textId="77777777" w:rsidR="00797ADC" w:rsidRDefault="00797ADC" w:rsidP="00F46AAA">
            <w:pPr>
              <w:pStyle w:val="Texto"/>
            </w:pPr>
          </w:p>
        </w:tc>
        <w:tc>
          <w:tcPr>
            <w:tcW w:w="5374" w:type="dxa"/>
            <w:tcPrChange w:id="1499" w:author="Luis Fernando Llanos Zavalaga" w:date="2018-07-10T15:45:00Z">
              <w:tcPr>
                <w:tcW w:w="3961" w:type="dxa"/>
              </w:tcPr>
            </w:tcPrChange>
          </w:tcPr>
          <w:p w14:paraId="7472CC78" w14:textId="0D6103EF" w:rsidR="00797ADC" w:rsidRDefault="0015231C" w:rsidP="00F46AAA">
            <w:pPr>
              <w:pStyle w:val="Texto"/>
            </w:pPr>
            <w:ins w:id="1500" w:author="Regina Casanova" w:date="2018-06-18T16:31:00Z">
              <w:r>
                <w:t>Mejorar la comunicación con personal de la IPRESS.</w:t>
              </w:r>
            </w:ins>
          </w:p>
        </w:tc>
      </w:tr>
      <w:tr w:rsidR="0015231C" w14:paraId="62F26345" w14:textId="77777777" w:rsidTr="000C3480">
        <w:trPr>
          <w:trHeight w:val="591"/>
          <w:trPrChange w:id="1501" w:author="Luis Fernando Llanos Zavalaga" w:date="2018-07-10T15:45:00Z">
            <w:trPr>
              <w:trHeight w:val="591"/>
            </w:trPr>
          </w:trPrChange>
        </w:trPr>
        <w:tc>
          <w:tcPr>
            <w:tcW w:w="2547" w:type="dxa"/>
            <w:vMerge/>
            <w:tcPrChange w:id="1502" w:author="Luis Fernando Llanos Zavalaga" w:date="2018-07-10T15:45:00Z">
              <w:tcPr>
                <w:tcW w:w="3960" w:type="dxa"/>
                <w:vMerge/>
              </w:tcPr>
            </w:tcPrChange>
          </w:tcPr>
          <w:p w14:paraId="7E476BED" w14:textId="77777777" w:rsidR="0015231C" w:rsidRDefault="0015231C" w:rsidP="00F46AAA">
            <w:pPr>
              <w:pStyle w:val="Texto"/>
            </w:pPr>
          </w:p>
        </w:tc>
        <w:tc>
          <w:tcPr>
            <w:tcW w:w="5374" w:type="dxa"/>
            <w:tcPrChange w:id="1503" w:author="Luis Fernando Llanos Zavalaga" w:date="2018-07-10T15:45:00Z">
              <w:tcPr>
                <w:tcW w:w="3961" w:type="dxa"/>
              </w:tcPr>
            </w:tcPrChange>
          </w:tcPr>
          <w:p w14:paraId="150459B6" w14:textId="7F9D2B1B" w:rsidR="0015231C" w:rsidRDefault="0015231C" w:rsidP="00F46AAA">
            <w:pPr>
              <w:pStyle w:val="Texto"/>
            </w:pPr>
            <w:ins w:id="1504" w:author="Regina Casanova" w:date="2018-06-18T16:31:00Z">
              <w:r>
                <w:t>Cambiar percepción de reclamos de un fastidio al reflejo de la atenci</w:t>
              </w:r>
            </w:ins>
            <w:ins w:id="1505" w:author="Regina Casanova" w:date="2018-06-18T16:32:00Z">
              <w:r>
                <w:t>ón brindada.</w:t>
              </w:r>
            </w:ins>
          </w:p>
        </w:tc>
      </w:tr>
      <w:tr w:rsidR="00797ADC" w14:paraId="77BB91FF" w14:textId="77777777" w:rsidTr="000C3480">
        <w:trPr>
          <w:trHeight w:val="424"/>
          <w:trPrChange w:id="1506" w:author="Luis Fernando Llanos Zavalaga" w:date="2018-07-10T15:45:00Z">
            <w:trPr>
              <w:trHeight w:val="424"/>
            </w:trPr>
          </w:trPrChange>
        </w:trPr>
        <w:tc>
          <w:tcPr>
            <w:tcW w:w="2547" w:type="dxa"/>
            <w:vMerge/>
            <w:tcPrChange w:id="1507" w:author="Luis Fernando Llanos Zavalaga" w:date="2018-07-10T15:45:00Z">
              <w:tcPr>
                <w:tcW w:w="3960" w:type="dxa"/>
                <w:vMerge/>
              </w:tcPr>
            </w:tcPrChange>
          </w:tcPr>
          <w:p w14:paraId="31E460E9" w14:textId="77777777" w:rsidR="00797ADC" w:rsidRDefault="00797ADC" w:rsidP="00F46AAA">
            <w:pPr>
              <w:pStyle w:val="Texto"/>
            </w:pPr>
          </w:p>
        </w:tc>
        <w:tc>
          <w:tcPr>
            <w:tcW w:w="5374" w:type="dxa"/>
            <w:tcPrChange w:id="1508" w:author="Luis Fernando Llanos Zavalaga" w:date="2018-07-10T15:45:00Z">
              <w:tcPr>
                <w:tcW w:w="3961" w:type="dxa"/>
              </w:tcPr>
            </w:tcPrChange>
          </w:tcPr>
          <w:p w14:paraId="21669700" w14:textId="58AB50F1" w:rsidR="00797ADC" w:rsidRDefault="0015231C" w:rsidP="00F46AAA">
            <w:pPr>
              <w:pStyle w:val="Texto"/>
            </w:pPr>
            <w:ins w:id="1509" w:author="Regina Casanova" w:date="2018-06-18T16:32:00Z">
              <w:r>
                <w:t>Hacer saber a la IPRESS sus fallas en atención.</w:t>
              </w:r>
            </w:ins>
          </w:p>
        </w:tc>
      </w:tr>
    </w:tbl>
    <w:p w14:paraId="6B4EC3BE" w14:textId="77777777" w:rsidR="000C3480" w:rsidRDefault="000C3480" w:rsidP="005C0CEB">
      <w:pPr>
        <w:pStyle w:val="Texto"/>
        <w:jc w:val="center"/>
        <w:rPr>
          <w:ins w:id="1510" w:author="Luis Fernando Llanos Zavalaga" w:date="2018-07-10T15:45:00Z"/>
          <w:sz w:val="22"/>
        </w:rPr>
      </w:pPr>
    </w:p>
    <w:p w14:paraId="0304C8C1" w14:textId="77777777" w:rsidR="000C3480" w:rsidRDefault="000C3480" w:rsidP="005C0CEB">
      <w:pPr>
        <w:pStyle w:val="Texto"/>
        <w:jc w:val="center"/>
        <w:rPr>
          <w:ins w:id="1511" w:author="Luis Fernando Llanos Zavalaga" w:date="2018-07-10T15:45:00Z"/>
          <w:sz w:val="22"/>
        </w:rPr>
      </w:pPr>
    </w:p>
    <w:p w14:paraId="426DFE40" w14:textId="77777777" w:rsidR="000C3480" w:rsidRDefault="000C3480" w:rsidP="005C0CEB">
      <w:pPr>
        <w:pStyle w:val="Texto"/>
        <w:jc w:val="center"/>
        <w:rPr>
          <w:ins w:id="1512" w:author="Luis Fernando Llanos Zavalaga" w:date="2018-07-10T15:45:00Z"/>
          <w:sz w:val="22"/>
        </w:rPr>
      </w:pPr>
    </w:p>
    <w:p w14:paraId="2486CE8C" w14:textId="77777777" w:rsidR="000C3480" w:rsidRDefault="000C3480" w:rsidP="005C0CEB">
      <w:pPr>
        <w:pStyle w:val="Texto"/>
        <w:jc w:val="center"/>
        <w:rPr>
          <w:ins w:id="1513" w:author="Luis Fernando Llanos Zavalaga" w:date="2018-07-10T15:46:00Z"/>
          <w:sz w:val="22"/>
        </w:rPr>
      </w:pPr>
    </w:p>
    <w:p w14:paraId="61252EB7" w14:textId="77777777" w:rsidR="000C3480" w:rsidRDefault="000C3480" w:rsidP="005C0CEB">
      <w:pPr>
        <w:pStyle w:val="Texto"/>
        <w:jc w:val="center"/>
        <w:rPr>
          <w:ins w:id="1514" w:author="Luis Fernando Llanos Zavalaga" w:date="2018-07-10T15:46:00Z"/>
          <w:sz w:val="22"/>
        </w:rPr>
      </w:pPr>
    </w:p>
    <w:p w14:paraId="2BC97892" w14:textId="62AEA60D" w:rsidR="005C0CEB" w:rsidRPr="0051206E" w:rsidRDefault="00F305B6" w:rsidP="005C0CEB">
      <w:pPr>
        <w:pStyle w:val="Texto"/>
        <w:jc w:val="center"/>
        <w:rPr>
          <w:ins w:id="1515" w:author="Regina Casanova" w:date="2018-06-18T16:33:00Z"/>
          <w:sz w:val="22"/>
        </w:rPr>
      </w:pPr>
      <w:ins w:id="1516" w:author="Regina Casanova" w:date="2018-06-18T16:33:00Z">
        <w:r w:rsidRPr="00F305B6">
          <w:rPr>
            <w:sz w:val="22"/>
          </w:rPr>
          <w:lastRenderedPageBreak/>
          <w:t xml:space="preserve">Tabla Nº </w:t>
        </w:r>
      </w:ins>
      <w:ins w:id="1517" w:author="Regina Casanova" w:date="2018-06-18T16:57:00Z">
        <w:r>
          <w:rPr>
            <w:sz w:val="22"/>
          </w:rPr>
          <w:t>2</w:t>
        </w:r>
      </w:ins>
      <w:ins w:id="1518" w:author="Regina Casanova" w:date="2018-06-18T16:33:00Z">
        <w:r w:rsidR="005C0CEB" w:rsidRPr="0051206E">
          <w:rPr>
            <w:sz w:val="22"/>
          </w:rPr>
          <w:t xml:space="preserve">. Tabla de hallazgos </w:t>
        </w:r>
      </w:ins>
      <w:ins w:id="1519" w:author="Regina Casanova" w:date="2018-06-18T16:34:00Z">
        <w:r w:rsidR="005C0CEB">
          <w:rPr>
            <w:sz w:val="22"/>
          </w:rPr>
          <w:t>objetivos</w:t>
        </w:r>
      </w:ins>
      <w:ins w:id="1520" w:author="Regina Casanova" w:date="2018-06-18T16:33:00Z">
        <w:r w:rsidR="005C0CEB" w:rsidRPr="005C0CEB">
          <w:rPr>
            <w:sz w:val="22"/>
          </w:rPr>
          <w:t xml:space="preserve"> encontrad</w:t>
        </w:r>
      </w:ins>
      <w:ins w:id="1521" w:author="Regina Casanova" w:date="2018-06-18T16:34:00Z">
        <w:r w:rsidR="005C0CEB">
          <w:rPr>
            <w:sz w:val="22"/>
          </w:rPr>
          <w:t>o</w:t>
        </w:r>
      </w:ins>
      <w:ins w:id="1522" w:author="Regina Casanova" w:date="2018-06-18T16:33:00Z">
        <w:r w:rsidR="005C0CEB" w:rsidRPr="0051206E">
          <w:rPr>
            <w:sz w:val="22"/>
          </w:rPr>
          <w:t>s por tipo de usuario.</w:t>
        </w:r>
      </w:ins>
    </w:p>
    <w:p w14:paraId="493AEAB7" w14:textId="3BF9EEDA" w:rsidR="00F46AAA" w:rsidRDefault="0015231C" w:rsidP="0051206E">
      <w:pPr>
        <w:pStyle w:val="Ttulo4"/>
        <w:rPr>
          <w:ins w:id="1523" w:author="Regina Casanova" w:date="2018-06-18T15:47:00Z"/>
        </w:rPr>
      </w:pPr>
      <w:ins w:id="1524" w:author="Regina Casanova" w:date="2018-06-18T16:29:00Z">
        <w:r>
          <w:t>Desafíos</w:t>
        </w:r>
      </w:ins>
      <w:ins w:id="1525" w:author="Regina Casanova" w:date="2018-06-18T15:47:00Z">
        <w:r w:rsidR="00F46AAA">
          <w:t xml:space="preserve"> y Limitaciones</w:t>
        </w:r>
      </w:ins>
    </w:p>
    <w:tbl>
      <w:tblPr>
        <w:tblStyle w:val="Tablaconcuadrcula"/>
        <w:tblW w:w="0" w:type="auto"/>
        <w:tblLook w:val="04A0" w:firstRow="1" w:lastRow="0" w:firstColumn="1" w:lastColumn="0" w:noHBand="0" w:noVBand="1"/>
        <w:tblPrChange w:id="1526" w:author="Luis Fernando Llanos Zavalaga" w:date="2018-07-10T15:45:00Z">
          <w:tblPr>
            <w:tblStyle w:val="Tablaconcuadrcula"/>
            <w:tblW w:w="0" w:type="auto"/>
            <w:tblLook w:val="04A0" w:firstRow="1" w:lastRow="0" w:firstColumn="1" w:lastColumn="0" w:noHBand="0" w:noVBand="1"/>
          </w:tblPr>
        </w:tblPrChange>
      </w:tblPr>
      <w:tblGrid>
        <w:gridCol w:w="2547"/>
        <w:gridCol w:w="5374"/>
        <w:tblGridChange w:id="1527">
          <w:tblGrid>
            <w:gridCol w:w="3960"/>
            <w:gridCol w:w="3961"/>
          </w:tblGrid>
        </w:tblGridChange>
      </w:tblGrid>
      <w:tr w:rsidR="00F46AAA" w14:paraId="5AF6ED73" w14:textId="77777777" w:rsidTr="000C3480">
        <w:trPr>
          <w:trHeight w:val="531"/>
          <w:ins w:id="1528" w:author="Regina Casanova" w:date="2018-06-18T15:47:00Z"/>
          <w:trPrChange w:id="1529" w:author="Luis Fernando Llanos Zavalaga" w:date="2018-07-10T15:45:00Z">
            <w:trPr>
              <w:trHeight w:val="531"/>
            </w:trPr>
          </w:trPrChange>
        </w:trPr>
        <w:tc>
          <w:tcPr>
            <w:tcW w:w="2547" w:type="dxa"/>
            <w:vMerge w:val="restart"/>
            <w:tcPrChange w:id="1530" w:author="Luis Fernando Llanos Zavalaga" w:date="2018-07-10T15:45:00Z">
              <w:tcPr>
                <w:tcW w:w="3960" w:type="dxa"/>
                <w:vMerge w:val="restart"/>
              </w:tcPr>
            </w:tcPrChange>
          </w:tcPr>
          <w:p w14:paraId="2E50C7E1" w14:textId="73778B3A" w:rsidR="00F46AAA" w:rsidRDefault="00F46AAA" w:rsidP="008D23C7">
            <w:pPr>
              <w:pStyle w:val="Texto"/>
              <w:rPr>
                <w:ins w:id="1531" w:author="Regina Casanova" w:date="2018-06-18T15:47:00Z"/>
              </w:rPr>
            </w:pPr>
            <w:ins w:id="1532" w:author="Regina Casanova" w:date="2018-06-18T15:49:00Z">
              <w:r>
                <w:t>Personal de SUSALUD</w:t>
              </w:r>
            </w:ins>
          </w:p>
        </w:tc>
        <w:tc>
          <w:tcPr>
            <w:tcW w:w="5374" w:type="dxa"/>
            <w:tcPrChange w:id="1533" w:author="Luis Fernando Llanos Zavalaga" w:date="2018-07-10T15:45:00Z">
              <w:tcPr>
                <w:tcW w:w="3961" w:type="dxa"/>
              </w:tcPr>
            </w:tcPrChange>
          </w:tcPr>
          <w:p w14:paraId="6C10C8DE" w14:textId="002524AC" w:rsidR="00F46AAA" w:rsidRDefault="00F46AAA" w:rsidP="008D23C7">
            <w:pPr>
              <w:pStyle w:val="Texto"/>
              <w:rPr>
                <w:ins w:id="1534" w:author="Regina Casanova" w:date="2018-06-18T15:47:00Z"/>
              </w:rPr>
            </w:pPr>
            <w:ins w:id="1535" w:author="Regina Casanova" w:date="2018-06-18T15:49:00Z">
              <w:r>
                <w:t>Poblaciones lejanas con poca o nula conectividad.</w:t>
              </w:r>
            </w:ins>
          </w:p>
        </w:tc>
      </w:tr>
      <w:tr w:rsidR="00F46AAA" w14:paraId="4165A928" w14:textId="77777777" w:rsidTr="000C3480">
        <w:trPr>
          <w:trHeight w:val="486"/>
          <w:trPrChange w:id="1536" w:author="Luis Fernando Llanos Zavalaga" w:date="2018-07-10T15:45:00Z">
            <w:trPr>
              <w:trHeight w:val="486"/>
            </w:trPr>
          </w:trPrChange>
        </w:trPr>
        <w:tc>
          <w:tcPr>
            <w:tcW w:w="2547" w:type="dxa"/>
            <w:vMerge/>
            <w:tcPrChange w:id="1537" w:author="Luis Fernando Llanos Zavalaga" w:date="2018-07-10T15:45:00Z">
              <w:tcPr>
                <w:tcW w:w="3960" w:type="dxa"/>
                <w:vMerge/>
              </w:tcPr>
            </w:tcPrChange>
          </w:tcPr>
          <w:p w14:paraId="283EE971" w14:textId="77777777" w:rsidR="00F46AAA" w:rsidRDefault="00F46AAA" w:rsidP="008D23C7">
            <w:pPr>
              <w:pStyle w:val="Texto"/>
            </w:pPr>
          </w:p>
        </w:tc>
        <w:tc>
          <w:tcPr>
            <w:tcW w:w="5374" w:type="dxa"/>
            <w:tcPrChange w:id="1538" w:author="Luis Fernando Llanos Zavalaga" w:date="2018-07-10T15:45:00Z">
              <w:tcPr>
                <w:tcW w:w="3961" w:type="dxa"/>
              </w:tcPr>
            </w:tcPrChange>
          </w:tcPr>
          <w:p w14:paraId="108E6281" w14:textId="64279D0E" w:rsidR="00F46AAA" w:rsidRDefault="00F46AAA" w:rsidP="008D23C7">
            <w:pPr>
              <w:pStyle w:val="Texto"/>
            </w:pPr>
            <w:ins w:id="1539" w:author="Regina Casanova" w:date="2018-06-18T15:49:00Z">
              <w:r>
                <w:t>Mala gestión de recursos económicos por parte de IPRESS.</w:t>
              </w:r>
            </w:ins>
          </w:p>
        </w:tc>
      </w:tr>
      <w:tr w:rsidR="00F46AAA" w14:paraId="5E547101" w14:textId="77777777" w:rsidTr="000C3480">
        <w:trPr>
          <w:trHeight w:val="441"/>
          <w:trPrChange w:id="1540" w:author="Luis Fernando Llanos Zavalaga" w:date="2018-07-10T15:45:00Z">
            <w:trPr>
              <w:trHeight w:val="441"/>
            </w:trPr>
          </w:trPrChange>
        </w:trPr>
        <w:tc>
          <w:tcPr>
            <w:tcW w:w="2547" w:type="dxa"/>
            <w:vMerge/>
            <w:tcPrChange w:id="1541" w:author="Luis Fernando Llanos Zavalaga" w:date="2018-07-10T15:45:00Z">
              <w:tcPr>
                <w:tcW w:w="3960" w:type="dxa"/>
                <w:vMerge/>
              </w:tcPr>
            </w:tcPrChange>
          </w:tcPr>
          <w:p w14:paraId="516FD0C2" w14:textId="77777777" w:rsidR="00F46AAA" w:rsidRDefault="00F46AAA" w:rsidP="008D23C7">
            <w:pPr>
              <w:pStyle w:val="Texto"/>
            </w:pPr>
          </w:p>
        </w:tc>
        <w:tc>
          <w:tcPr>
            <w:tcW w:w="5374" w:type="dxa"/>
            <w:tcPrChange w:id="1542" w:author="Luis Fernando Llanos Zavalaga" w:date="2018-07-10T15:45:00Z">
              <w:tcPr>
                <w:tcW w:w="3961" w:type="dxa"/>
              </w:tcPr>
            </w:tcPrChange>
          </w:tcPr>
          <w:p w14:paraId="49A87319" w14:textId="777849A4" w:rsidR="00F46AAA" w:rsidRDefault="00F46AAA" w:rsidP="008D23C7">
            <w:pPr>
              <w:pStyle w:val="Texto"/>
            </w:pPr>
            <w:ins w:id="1543" w:author="Regina Casanova" w:date="2018-06-18T15:50:00Z">
              <w:r>
                <w:t>Personas no letradas.</w:t>
              </w:r>
            </w:ins>
          </w:p>
        </w:tc>
      </w:tr>
      <w:tr w:rsidR="00F46AAA" w14:paraId="67226A83" w14:textId="77777777" w:rsidTr="000C3480">
        <w:trPr>
          <w:trHeight w:val="576"/>
          <w:trPrChange w:id="1544" w:author="Luis Fernando Llanos Zavalaga" w:date="2018-07-10T15:45:00Z">
            <w:trPr>
              <w:trHeight w:val="576"/>
            </w:trPr>
          </w:trPrChange>
        </w:trPr>
        <w:tc>
          <w:tcPr>
            <w:tcW w:w="2547" w:type="dxa"/>
            <w:vMerge/>
            <w:tcPrChange w:id="1545" w:author="Luis Fernando Llanos Zavalaga" w:date="2018-07-10T15:45:00Z">
              <w:tcPr>
                <w:tcW w:w="3960" w:type="dxa"/>
                <w:vMerge/>
              </w:tcPr>
            </w:tcPrChange>
          </w:tcPr>
          <w:p w14:paraId="13BA8CC5" w14:textId="2CB00338" w:rsidR="00F46AAA" w:rsidRDefault="00F46AAA" w:rsidP="008D23C7">
            <w:pPr>
              <w:pStyle w:val="Texto"/>
            </w:pPr>
          </w:p>
        </w:tc>
        <w:tc>
          <w:tcPr>
            <w:tcW w:w="5374" w:type="dxa"/>
            <w:tcPrChange w:id="1546" w:author="Luis Fernando Llanos Zavalaga" w:date="2018-07-10T15:45:00Z">
              <w:tcPr>
                <w:tcW w:w="3961" w:type="dxa"/>
              </w:tcPr>
            </w:tcPrChange>
          </w:tcPr>
          <w:p w14:paraId="76B70AB3" w14:textId="65B5B9E6" w:rsidR="00F46AAA" w:rsidRDefault="00F46AAA" w:rsidP="008D23C7">
            <w:pPr>
              <w:pStyle w:val="Texto"/>
            </w:pPr>
            <w:ins w:id="1547" w:author="Regina Casanova" w:date="2018-06-18T15:50:00Z">
              <w:r>
                <w:t xml:space="preserve">No hay procedimientos claros sobre </w:t>
              </w:r>
            </w:ins>
            <w:ins w:id="1548" w:author="Regina Casanova" w:date="2018-06-18T15:51:00Z">
              <w:r>
                <w:t>cómo</w:t>
              </w:r>
            </w:ins>
            <w:ins w:id="1549" w:author="Regina Casanova" w:date="2018-06-18T15:50:00Z">
              <w:r>
                <w:t xml:space="preserve"> </w:t>
              </w:r>
            </w:ins>
            <w:ins w:id="1550" w:author="Regina Casanova" w:date="2018-06-18T15:51:00Z">
              <w:r>
                <w:t>reaccionar para</w:t>
              </w:r>
            </w:ins>
            <w:ins w:id="1551" w:author="Regina Casanova" w:date="2018-06-18T15:50:00Z">
              <w:r>
                <w:t xml:space="preserve"> resolver reclamos.</w:t>
              </w:r>
            </w:ins>
          </w:p>
        </w:tc>
      </w:tr>
      <w:tr w:rsidR="00F46AAA" w14:paraId="4A8C71F7" w14:textId="77777777" w:rsidTr="000C3480">
        <w:trPr>
          <w:trHeight w:val="515"/>
          <w:trPrChange w:id="1552" w:author="Luis Fernando Llanos Zavalaga" w:date="2018-07-10T15:45:00Z">
            <w:trPr>
              <w:trHeight w:val="515"/>
            </w:trPr>
          </w:trPrChange>
        </w:trPr>
        <w:tc>
          <w:tcPr>
            <w:tcW w:w="2547" w:type="dxa"/>
            <w:vMerge/>
            <w:tcPrChange w:id="1553" w:author="Luis Fernando Llanos Zavalaga" w:date="2018-07-10T15:45:00Z">
              <w:tcPr>
                <w:tcW w:w="3960" w:type="dxa"/>
                <w:vMerge/>
              </w:tcPr>
            </w:tcPrChange>
          </w:tcPr>
          <w:p w14:paraId="3BD4F79A" w14:textId="77777777" w:rsidR="00F46AAA" w:rsidRDefault="00F46AAA" w:rsidP="008D23C7">
            <w:pPr>
              <w:pStyle w:val="Texto"/>
            </w:pPr>
          </w:p>
        </w:tc>
        <w:tc>
          <w:tcPr>
            <w:tcW w:w="5374" w:type="dxa"/>
            <w:tcPrChange w:id="1554" w:author="Luis Fernando Llanos Zavalaga" w:date="2018-07-10T15:45:00Z">
              <w:tcPr>
                <w:tcW w:w="3961" w:type="dxa"/>
              </w:tcPr>
            </w:tcPrChange>
          </w:tcPr>
          <w:p w14:paraId="742BACAE" w14:textId="41201719" w:rsidR="00F46AAA" w:rsidRDefault="000E7F05" w:rsidP="008D23C7">
            <w:pPr>
              <w:pStyle w:val="Texto"/>
            </w:pPr>
            <w:ins w:id="1555" w:author="Regina Casanova" w:date="2018-06-18T15:52:00Z">
              <w:r>
                <w:t>Reclamos son vistos como trabas u ofensas hacia el personal prestador de salud.</w:t>
              </w:r>
            </w:ins>
          </w:p>
        </w:tc>
      </w:tr>
      <w:tr w:rsidR="000E7F05" w14:paraId="7E61175E" w14:textId="77777777" w:rsidTr="000C3480">
        <w:trPr>
          <w:trHeight w:val="576"/>
          <w:ins w:id="1556" w:author="Regina Casanova" w:date="2018-06-18T15:47:00Z"/>
          <w:trPrChange w:id="1557" w:author="Luis Fernando Llanos Zavalaga" w:date="2018-07-10T15:45:00Z">
            <w:trPr>
              <w:trHeight w:val="576"/>
            </w:trPr>
          </w:trPrChange>
        </w:trPr>
        <w:tc>
          <w:tcPr>
            <w:tcW w:w="2547" w:type="dxa"/>
            <w:vMerge w:val="restart"/>
            <w:tcPrChange w:id="1558" w:author="Luis Fernando Llanos Zavalaga" w:date="2018-07-10T15:45:00Z">
              <w:tcPr>
                <w:tcW w:w="3960" w:type="dxa"/>
                <w:vMerge w:val="restart"/>
              </w:tcPr>
            </w:tcPrChange>
          </w:tcPr>
          <w:p w14:paraId="4E0037E8" w14:textId="4C25208A" w:rsidR="000E7F05" w:rsidRDefault="000E7F05" w:rsidP="008D23C7">
            <w:pPr>
              <w:pStyle w:val="Texto"/>
              <w:rPr>
                <w:ins w:id="1559" w:author="Regina Casanova" w:date="2018-06-18T15:47:00Z"/>
              </w:rPr>
            </w:pPr>
            <w:ins w:id="1560" w:author="Regina Casanova" w:date="2018-06-18T15:49:00Z">
              <w:r>
                <w:t>Gestores de IPRESS</w:t>
              </w:r>
            </w:ins>
          </w:p>
        </w:tc>
        <w:tc>
          <w:tcPr>
            <w:tcW w:w="5374" w:type="dxa"/>
            <w:tcPrChange w:id="1561" w:author="Luis Fernando Llanos Zavalaga" w:date="2018-07-10T15:45:00Z">
              <w:tcPr>
                <w:tcW w:w="3961" w:type="dxa"/>
              </w:tcPr>
            </w:tcPrChange>
          </w:tcPr>
          <w:p w14:paraId="796DA508" w14:textId="310CB23E" w:rsidR="000E7F05" w:rsidRDefault="000E7F05" w:rsidP="008D23C7">
            <w:pPr>
              <w:pStyle w:val="Texto"/>
              <w:rPr>
                <w:ins w:id="1562" w:author="Regina Casanova" w:date="2018-06-18T15:47:00Z"/>
              </w:rPr>
            </w:pPr>
            <w:ins w:id="1563" w:author="Regina Casanova" w:date="2018-06-18T15:54:00Z">
              <w:r>
                <w:t>Reclamos son vistos de manera negativa.</w:t>
              </w:r>
            </w:ins>
          </w:p>
        </w:tc>
      </w:tr>
      <w:tr w:rsidR="000E7F05" w14:paraId="2E970A6C" w14:textId="77777777" w:rsidTr="000C3480">
        <w:trPr>
          <w:trHeight w:val="441"/>
          <w:trPrChange w:id="1564" w:author="Luis Fernando Llanos Zavalaga" w:date="2018-07-10T15:45:00Z">
            <w:trPr>
              <w:trHeight w:val="441"/>
            </w:trPr>
          </w:trPrChange>
        </w:trPr>
        <w:tc>
          <w:tcPr>
            <w:tcW w:w="2547" w:type="dxa"/>
            <w:vMerge/>
            <w:tcPrChange w:id="1565" w:author="Luis Fernando Llanos Zavalaga" w:date="2018-07-10T15:45:00Z">
              <w:tcPr>
                <w:tcW w:w="3960" w:type="dxa"/>
                <w:vMerge/>
              </w:tcPr>
            </w:tcPrChange>
          </w:tcPr>
          <w:p w14:paraId="1AE33479" w14:textId="77777777" w:rsidR="000E7F05" w:rsidRDefault="000E7F05" w:rsidP="008D23C7">
            <w:pPr>
              <w:pStyle w:val="Texto"/>
            </w:pPr>
          </w:p>
        </w:tc>
        <w:tc>
          <w:tcPr>
            <w:tcW w:w="5374" w:type="dxa"/>
            <w:tcPrChange w:id="1566" w:author="Luis Fernando Llanos Zavalaga" w:date="2018-07-10T15:45:00Z">
              <w:tcPr>
                <w:tcW w:w="3961" w:type="dxa"/>
              </w:tcPr>
            </w:tcPrChange>
          </w:tcPr>
          <w:p w14:paraId="1960B89C" w14:textId="0A5F021F" w:rsidR="000E7F05" w:rsidRDefault="000E7F05" w:rsidP="008D23C7">
            <w:pPr>
              <w:pStyle w:val="Texto"/>
            </w:pPr>
            <w:ins w:id="1567" w:author="Regina Casanova" w:date="2018-06-18T15:55:00Z">
              <w:r>
                <w:t>Falta de comunicación con SUSALUD.</w:t>
              </w:r>
            </w:ins>
          </w:p>
        </w:tc>
      </w:tr>
      <w:tr w:rsidR="000E7F05" w14:paraId="6244FE4E" w14:textId="77777777" w:rsidTr="000C3480">
        <w:trPr>
          <w:trHeight w:val="471"/>
          <w:trPrChange w:id="1568" w:author="Luis Fernando Llanos Zavalaga" w:date="2018-07-10T15:45:00Z">
            <w:trPr>
              <w:trHeight w:val="471"/>
            </w:trPr>
          </w:trPrChange>
        </w:trPr>
        <w:tc>
          <w:tcPr>
            <w:tcW w:w="2547" w:type="dxa"/>
            <w:vMerge/>
            <w:tcPrChange w:id="1569" w:author="Luis Fernando Llanos Zavalaga" w:date="2018-07-10T15:45:00Z">
              <w:tcPr>
                <w:tcW w:w="3960" w:type="dxa"/>
                <w:vMerge/>
              </w:tcPr>
            </w:tcPrChange>
          </w:tcPr>
          <w:p w14:paraId="57D356C4" w14:textId="77777777" w:rsidR="000E7F05" w:rsidRDefault="000E7F05" w:rsidP="008D23C7">
            <w:pPr>
              <w:pStyle w:val="Texto"/>
            </w:pPr>
          </w:p>
        </w:tc>
        <w:tc>
          <w:tcPr>
            <w:tcW w:w="5374" w:type="dxa"/>
            <w:tcPrChange w:id="1570" w:author="Luis Fernando Llanos Zavalaga" w:date="2018-07-10T15:45:00Z">
              <w:tcPr>
                <w:tcW w:w="3961" w:type="dxa"/>
              </w:tcPr>
            </w:tcPrChange>
          </w:tcPr>
          <w:p w14:paraId="61B4704C" w14:textId="6A7E8782" w:rsidR="000E7F05" w:rsidRDefault="000E7F05" w:rsidP="008D23C7">
            <w:pPr>
              <w:pStyle w:val="Texto"/>
            </w:pPr>
            <w:ins w:id="1571" w:author="Regina Casanova" w:date="2018-06-18T15:55:00Z">
              <w:r>
                <w:t>Excesiva delegación para resolución de reclamos.</w:t>
              </w:r>
            </w:ins>
          </w:p>
        </w:tc>
      </w:tr>
      <w:tr w:rsidR="000E7F05" w14:paraId="2D110FCC" w14:textId="77777777" w:rsidTr="000C3480">
        <w:trPr>
          <w:trHeight w:val="561"/>
          <w:trPrChange w:id="1572" w:author="Luis Fernando Llanos Zavalaga" w:date="2018-07-10T15:45:00Z">
            <w:trPr>
              <w:trHeight w:val="561"/>
            </w:trPr>
          </w:trPrChange>
        </w:trPr>
        <w:tc>
          <w:tcPr>
            <w:tcW w:w="2547" w:type="dxa"/>
            <w:vMerge/>
            <w:tcPrChange w:id="1573" w:author="Luis Fernando Llanos Zavalaga" w:date="2018-07-10T15:45:00Z">
              <w:tcPr>
                <w:tcW w:w="3960" w:type="dxa"/>
                <w:vMerge/>
              </w:tcPr>
            </w:tcPrChange>
          </w:tcPr>
          <w:p w14:paraId="1526619E" w14:textId="77777777" w:rsidR="000E7F05" w:rsidRDefault="000E7F05" w:rsidP="008D23C7">
            <w:pPr>
              <w:pStyle w:val="Texto"/>
            </w:pPr>
          </w:p>
        </w:tc>
        <w:tc>
          <w:tcPr>
            <w:tcW w:w="5374" w:type="dxa"/>
            <w:tcPrChange w:id="1574" w:author="Luis Fernando Llanos Zavalaga" w:date="2018-07-10T15:45:00Z">
              <w:tcPr>
                <w:tcW w:w="3961" w:type="dxa"/>
              </w:tcPr>
            </w:tcPrChange>
          </w:tcPr>
          <w:p w14:paraId="7C7B9BB3" w14:textId="3582BE51" w:rsidR="000E7F05" w:rsidRDefault="000E7F05" w:rsidP="008D23C7">
            <w:pPr>
              <w:pStyle w:val="Texto"/>
            </w:pPr>
            <w:ins w:id="1575" w:author="Regina Casanova" w:date="2018-06-18T15:55:00Z">
              <w:r>
                <w:t>Procesos largos para resolución de reclamos.</w:t>
              </w:r>
            </w:ins>
          </w:p>
        </w:tc>
      </w:tr>
      <w:tr w:rsidR="000E7F05" w14:paraId="20472905" w14:textId="77777777" w:rsidTr="000C3480">
        <w:trPr>
          <w:trHeight w:val="546"/>
          <w:trPrChange w:id="1576" w:author="Luis Fernando Llanos Zavalaga" w:date="2018-07-10T15:45:00Z">
            <w:trPr>
              <w:trHeight w:val="546"/>
            </w:trPr>
          </w:trPrChange>
        </w:trPr>
        <w:tc>
          <w:tcPr>
            <w:tcW w:w="2547" w:type="dxa"/>
            <w:vMerge/>
            <w:tcPrChange w:id="1577" w:author="Luis Fernando Llanos Zavalaga" w:date="2018-07-10T15:45:00Z">
              <w:tcPr>
                <w:tcW w:w="3960" w:type="dxa"/>
                <w:vMerge/>
              </w:tcPr>
            </w:tcPrChange>
          </w:tcPr>
          <w:p w14:paraId="45192E5F" w14:textId="77777777" w:rsidR="000E7F05" w:rsidRDefault="000E7F05" w:rsidP="008D23C7">
            <w:pPr>
              <w:pStyle w:val="Texto"/>
            </w:pPr>
          </w:p>
        </w:tc>
        <w:tc>
          <w:tcPr>
            <w:tcW w:w="5374" w:type="dxa"/>
            <w:tcPrChange w:id="1578" w:author="Luis Fernando Llanos Zavalaga" w:date="2018-07-10T15:45:00Z">
              <w:tcPr>
                <w:tcW w:w="3961" w:type="dxa"/>
              </w:tcPr>
            </w:tcPrChange>
          </w:tcPr>
          <w:p w14:paraId="7214BA97" w14:textId="73CBFE3E" w:rsidR="000E7F05" w:rsidRDefault="000E7F05" w:rsidP="008D23C7">
            <w:pPr>
              <w:pStyle w:val="Texto"/>
            </w:pPr>
            <w:ins w:id="1579" w:author="Regina Casanova" w:date="2018-06-18T15:56:00Z">
              <w:r>
                <w:t>Ciudadanos que reclaman con frecuencia sin sustento.</w:t>
              </w:r>
            </w:ins>
          </w:p>
        </w:tc>
      </w:tr>
      <w:tr w:rsidR="000E7F05" w14:paraId="3626EC09" w14:textId="77777777" w:rsidTr="000C3480">
        <w:trPr>
          <w:trHeight w:val="470"/>
          <w:trPrChange w:id="1580" w:author="Luis Fernando Llanos Zavalaga" w:date="2018-07-10T15:45:00Z">
            <w:trPr>
              <w:trHeight w:val="470"/>
            </w:trPr>
          </w:trPrChange>
        </w:trPr>
        <w:tc>
          <w:tcPr>
            <w:tcW w:w="2547" w:type="dxa"/>
            <w:vMerge/>
            <w:tcPrChange w:id="1581" w:author="Luis Fernando Llanos Zavalaga" w:date="2018-07-10T15:45:00Z">
              <w:tcPr>
                <w:tcW w:w="3960" w:type="dxa"/>
                <w:vMerge/>
              </w:tcPr>
            </w:tcPrChange>
          </w:tcPr>
          <w:p w14:paraId="11D2E1C1" w14:textId="77777777" w:rsidR="000E7F05" w:rsidRDefault="000E7F05" w:rsidP="008D23C7">
            <w:pPr>
              <w:pStyle w:val="Texto"/>
            </w:pPr>
          </w:p>
        </w:tc>
        <w:tc>
          <w:tcPr>
            <w:tcW w:w="5374" w:type="dxa"/>
            <w:tcPrChange w:id="1582" w:author="Luis Fernando Llanos Zavalaga" w:date="2018-07-10T15:45:00Z">
              <w:tcPr>
                <w:tcW w:w="3961" w:type="dxa"/>
              </w:tcPr>
            </w:tcPrChange>
          </w:tcPr>
          <w:p w14:paraId="622B674D" w14:textId="27E3FA5B" w:rsidR="000E7F05" w:rsidRDefault="000E7F05" w:rsidP="008D23C7">
            <w:pPr>
              <w:pStyle w:val="Texto"/>
            </w:pPr>
            <w:ins w:id="1583" w:author="Regina Casanova" w:date="2018-06-18T15:56:00Z">
              <w:r>
                <w:t>Resolución de reclamos de manera aislada y sin identificaci</w:t>
              </w:r>
            </w:ins>
            <w:ins w:id="1584" w:author="Regina Casanova" w:date="2018-06-18T15:57:00Z">
              <w:r>
                <w:t>ón del problema en trasfondo.</w:t>
              </w:r>
            </w:ins>
          </w:p>
        </w:tc>
      </w:tr>
      <w:tr w:rsidR="0015231C" w14:paraId="02F8D784" w14:textId="77777777" w:rsidTr="000C3480">
        <w:trPr>
          <w:trHeight w:val="531"/>
          <w:ins w:id="1585" w:author="Regina Casanova" w:date="2018-06-18T15:47:00Z"/>
          <w:trPrChange w:id="1586" w:author="Luis Fernando Llanos Zavalaga" w:date="2018-07-10T15:45:00Z">
            <w:trPr>
              <w:trHeight w:val="531"/>
            </w:trPr>
          </w:trPrChange>
        </w:trPr>
        <w:tc>
          <w:tcPr>
            <w:tcW w:w="2547" w:type="dxa"/>
            <w:vMerge w:val="restart"/>
            <w:tcPrChange w:id="1587" w:author="Luis Fernando Llanos Zavalaga" w:date="2018-07-10T15:45:00Z">
              <w:tcPr>
                <w:tcW w:w="3960" w:type="dxa"/>
                <w:vMerge w:val="restart"/>
              </w:tcPr>
            </w:tcPrChange>
          </w:tcPr>
          <w:p w14:paraId="6DCA6DE7" w14:textId="475E1A56" w:rsidR="0015231C" w:rsidRDefault="0015231C" w:rsidP="008D23C7">
            <w:pPr>
              <w:pStyle w:val="Texto"/>
              <w:rPr>
                <w:ins w:id="1588" w:author="Regina Casanova" w:date="2018-06-18T15:47:00Z"/>
              </w:rPr>
            </w:pPr>
            <w:ins w:id="1589" w:author="Regina Casanova" w:date="2018-06-18T15:49:00Z">
              <w:r>
                <w:t>Ciudadanos</w:t>
              </w:r>
            </w:ins>
          </w:p>
        </w:tc>
        <w:tc>
          <w:tcPr>
            <w:tcW w:w="5374" w:type="dxa"/>
            <w:tcPrChange w:id="1590" w:author="Luis Fernando Llanos Zavalaga" w:date="2018-07-10T15:45:00Z">
              <w:tcPr>
                <w:tcW w:w="3961" w:type="dxa"/>
              </w:tcPr>
            </w:tcPrChange>
          </w:tcPr>
          <w:p w14:paraId="09E72165" w14:textId="7BBDF1FD" w:rsidR="0015231C" w:rsidRDefault="0015231C" w:rsidP="008D23C7">
            <w:pPr>
              <w:pStyle w:val="Texto"/>
              <w:rPr>
                <w:ins w:id="1591" w:author="Regina Casanova" w:date="2018-06-18T15:47:00Z"/>
              </w:rPr>
            </w:pPr>
            <w:ins w:id="1592" w:author="Regina Casanova" w:date="2018-06-18T16:26:00Z">
              <w:r>
                <w:t xml:space="preserve">Personas no proclives al uso de </w:t>
              </w:r>
            </w:ins>
            <w:ins w:id="1593" w:author="Regina Casanova" w:date="2018-06-18T16:27:00Z">
              <w:r>
                <w:t>tecnología</w:t>
              </w:r>
            </w:ins>
            <w:ins w:id="1594" w:author="Regina Casanova" w:date="2018-06-18T16:26:00Z">
              <w:r>
                <w:t>.</w:t>
              </w:r>
            </w:ins>
          </w:p>
        </w:tc>
      </w:tr>
      <w:tr w:rsidR="0015231C" w14:paraId="7F6E16FE" w14:textId="77777777" w:rsidTr="000C3480">
        <w:trPr>
          <w:trHeight w:val="486"/>
          <w:trPrChange w:id="1595" w:author="Luis Fernando Llanos Zavalaga" w:date="2018-07-10T15:45:00Z">
            <w:trPr>
              <w:trHeight w:val="486"/>
            </w:trPr>
          </w:trPrChange>
        </w:trPr>
        <w:tc>
          <w:tcPr>
            <w:tcW w:w="2547" w:type="dxa"/>
            <w:vMerge/>
            <w:tcPrChange w:id="1596" w:author="Luis Fernando Llanos Zavalaga" w:date="2018-07-10T15:45:00Z">
              <w:tcPr>
                <w:tcW w:w="3960" w:type="dxa"/>
                <w:vMerge/>
              </w:tcPr>
            </w:tcPrChange>
          </w:tcPr>
          <w:p w14:paraId="59DE6066" w14:textId="77777777" w:rsidR="0015231C" w:rsidRDefault="0015231C" w:rsidP="008D23C7">
            <w:pPr>
              <w:pStyle w:val="Texto"/>
            </w:pPr>
          </w:p>
        </w:tc>
        <w:tc>
          <w:tcPr>
            <w:tcW w:w="5374" w:type="dxa"/>
            <w:tcPrChange w:id="1597" w:author="Luis Fernando Llanos Zavalaga" w:date="2018-07-10T15:45:00Z">
              <w:tcPr>
                <w:tcW w:w="3961" w:type="dxa"/>
              </w:tcPr>
            </w:tcPrChange>
          </w:tcPr>
          <w:p w14:paraId="43250CEF" w14:textId="0B5D1495" w:rsidR="0015231C" w:rsidRDefault="0015231C" w:rsidP="008D23C7">
            <w:pPr>
              <w:pStyle w:val="Texto"/>
            </w:pPr>
            <w:ins w:id="1598" w:author="Regina Casanova" w:date="2018-06-18T16:27:00Z">
              <w:r>
                <w:t>Ciudadanos no sabe sobre que debe reclamar y que no.</w:t>
              </w:r>
            </w:ins>
          </w:p>
        </w:tc>
      </w:tr>
      <w:tr w:rsidR="0015231C" w14:paraId="22580421" w14:textId="77777777" w:rsidTr="000C3480">
        <w:trPr>
          <w:trHeight w:val="426"/>
          <w:trPrChange w:id="1599" w:author="Luis Fernando Llanos Zavalaga" w:date="2018-07-10T15:45:00Z">
            <w:trPr>
              <w:trHeight w:val="426"/>
            </w:trPr>
          </w:trPrChange>
        </w:trPr>
        <w:tc>
          <w:tcPr>
            <w:tcW w:w="2547" w:type="dxa"/>
            <w:vMerge/>
            <w:tcPrChange w:id="1600" w:author="Luis Fernando Llanos Zavalaga" w:date="2018-07-10T15:45:00Z">
              <w:tcPr>
                <w:tcW w:w="3960" w:type="dxa"/>
                <w:vMerge/>
              </w:tcPr>
            </w:tcPrChange>
          </w:tcPr>
          <w:p w14:paraId="42C9B56B" w14:textId="77777777" w:rsidR="0015231C" w:rsidRDefault="0015231C" w:rsidP="008D23C7">
            <w:pPr>
              <w:pStyle w:val="Texto"/>
            </w:pPr>
          </w:p>
        </w:tc>
        <w:tc>
          <w:tcPr>
            <w:tcW w:w="5374" w:type="dxa"/>
            <w:tcPrChange w:id="1601" w:author="Luis Fernando Llanos Zavalaga" w:date="2018-07-10T15:45:00Z">
              <w:tcPr>
                <w:tcW w:w="3961" w:type="dxa"/>
              </w:tcPr>
            </w:tcPrChange>
          </w:tcPr>
          <w:p w14:paraId="4F419759" w14:textId="0CEB3E45" w:rsidR="0015231C" w:rsidRDefault="0015231C" w:rsidP="008D23C7">
            <w:pPr>
              <w:pStyle w:val="Texto"/>
            </w:pPr>
            <w:ins w:id="1602" w:author="Regina Casanova" w:date="2018-06-18T16:27:00Z">
              <w:r>
                <w:t>Poco contacto de las autoridades con reclamos presentados por ciudadanos.</w:t>
              </w:r>
            </w:ins>
          </w:p>
        </w:tc>
      </w:tr>
      <w:tr w:rsidR="0015231C" w14:paraId="210784B5" w14:textId="77777777" w:rsidTr="000C3480">
        <w:trPr>
          <w:trHeight w:val="471"/>
          <w:trPrChange w:id="1603" w:author="Luis Fernando Llanos Zavalaga" w:date="2018-07-10T15:45:00Z">
            <w:trPr>
              <w:trHeight w:val="471"/>
            </w:trPr>
          </w:trPrChange>
        </w:trPr>
        <w:tc>
          <w:tcPr>
            <w:tcW w:w="2547" w:type="dxa"/>
            <w:vMerge/>
            <w:tcPrChange w:id="1604" w:author="Luis Fernando Llanos Zavalaga" w:date="2018-07-10T15:45:00Z">
              <w:tcPr>
                <w:tcW w:w="3960" w:type="dxa"/>
                <w:vMerge/>
              </w:tcPr>
            </w:tcPrChange>
          </w:tcPr>
          <w:p w14:paraId="12961EDF" w14:textId="77777777" w:rsidR="0015231C" w:rsidRDefault="0015231C" w:rsidP="008D23C7">
            <w:pPr>
              <w:pStyle w:val="Texto"/>
            </w:pPr>
          </w:p>
        </w:tc>
        <w:tc>
          <w:tcPr>
            <w:tcW w:w="5374" w:type="dxa"/>
            <w:tcPrChange w:id="1605" w:author="Luis Fernando Llanos Zavalaga" w:date="2018-07-10T15:45:00Z">
              <w:tcPr>
                <w:tcW w:w="3961" w:type="dxa"/>
              </w:tcPr>
            </w:tcPrChange>
          </w:tcPr>
          <w:p w14:paraId="242B0264" w14:textId="31703A9A" w:rsidR="0015231C" w:rsidRDefault="0015231C" w:rsidP="008D23C7">
            <w:pPr>
              <w:pStyle w:val="Texto"/>
            </w:pPr>
            <w:ins w:id="1606" w:author="Regina Casanova" w:date="2018-06-18T16:29:00Z">
              <w:r>
                <w:t>Falta de</w:t>
              </w:r>
            </w:ins>
            <w:ins w:id="1607" w:author="Regina Casanova" w:date="2018-06-18T16:27:00Z">
              <w:r>
                <w:t xml:space="preserve"> capacidad de decisi</w:t>
              </w:r>
            </w:ins>
            <w:ins w:id="1608" w:author="Regina Casanova" w:date="2018-06-18T16:28:00Z">
              <w:r>
                <w:t xml:space="preserve">ón y de </w:t>
              </w:r>
            </w:ins>
            <w:ins w:id="1609" w:author="Regina Casanova" w:date="2018-06-18T16:29:00Z">
              <w:r>
                <w:t>autonomía</w:t>
              </w:r>
            </w:ins>
            <w:ins w:id="1610" w:author="Regina Casanova" w:date="2018-06-18T16:28:00Z">
              <w:r>
                <w:t xml:space="preserve"> para resolución de reclamos en niveles bajos de atención.</w:t>
              </w:r>
            </w:ins>
          </w:p>
        </w:tc>
      </w:tr>
      <w:tr w:rsidR="0015231C" w14:paraId="07169AF5" w14:textId="77777777" w:rsidTr="000C3480">
        <w:trPr>
          <w:trHeight w:val="515"/>
          <w:trPrChange w:id="1611" w:author="Luis Fernando Llanos Zavalaga" w:date="2018-07-10T15:45:00Z">
            <w:trPr>
              <w:trHeight w:val="515"/>
            </w:trPr>
          </w:trPrChange>
        </w:trPr>
        <w:tc>
          <w:tcPr>
            <w:tcW w:w="2547" w:type="dxa"/>
            <w:vMerge/>
            <w:tcPrChange w:id="1612" w:author="Luis Fernando Llanos Zavalaga" w:date="2018-07-10T15:45:00Z">
              <w:tcPr>
                <w:tcW w:w="3960" w:type="dxa"/>
                <w:vMerge/>
              </w:tcPr>
            </w:tcPrChange>
          </w:tcPr>
          <w:p w14:paraId="7266408B" w14:textId="77777777" w:rsidR="0015231C" w:rsidRDefault="0015231C" w:rsidP="008D23C7">
            <w:pPr>
              <w:pStyle w:val="Texto"/>
            </w:pPr>
          </w:p>
        </w:tc>
        <w:tc>
          <w:tcPr>
            <w:tcW w:w="5374" w:type="dxa"/>
            <w:tcPrChange w:id="1613" w:author="Luis Fernando Llanos Zavalaga" w:date="2018-07-10T15:45:00Z">
              <w:tcPr>
                <w:tcW w:w="3961" w:type="dxa"/>
              </w:tcPr>
            </w:tcPrChange>
          </w:tcPr>
          <w:p w14:paraId="57C6F7A0" w14:textId="16019F19" w:rsidR="0015231C" w:rsidRDefault="0015231C" w:rsidP="008D23C7">
            <w:pPr>
              <w:pStyle w:val="Texto"/>
            </w:pPr>
            <w:ins w:id="1614" w:author="Regina Casanova" w:date="2018-06-18T16:28:00Z">
              <w:r>
                <w:t>Tiempos largos para resolución de reclamos.</w:t>
              </w:r>
            </w:ins>
          </w:p>
        </w:tc>
      </w:tr>
    </w:tbl>
    <w:p w14:paraId="5E334282" w14:textId="54B708DB" w:rsidR="00A0375B" w:rsidRPr="0051206E" w:rsidRDefault="000E179A" w:rsidP="008D23C7">
      <w:pPr>
        <w:pStyle w:val="Texto"/>
        <w:jc w:val="center"/>
        <w:rPr>
          <w:sz w:val="22"/>
        </w:rPr>
      </w:pPr>
      <w:r w:rsidRPr="0051206E">
        <w:rPr>
          <w:sz w:val="22"/>
        </w:rPr>
        <w:t xml:space="preserve">Tabla Nº </w:t>
      </w:r>
      <w:ins w:id="1615" w:author="Regina Casanova" w:date="2018-06-18T16:57:00Z">
        <w:r w:rsidR="00F305B6">
          <w:rPr>
            <w:sz w:val="22"/>
          </w:rPr>
          <w:t>3</w:t>
        </w:r>
      </w:ins>
      <w:r w:rsidRPr="0051206E">
        <w:rPr>
          <w:sz w:val="22"/>
        </w:rPr>
        <w:t xml:space="preserve">. Tabla de </w:t>
      </w:r>
      <w:r w:rsidR="00A0375B" w:rsidRPr="0051206E">
        <w:rPr>
          <w:sz w:val="22"/>
        </w:rPr>
        <w:t xml:space="preserve">hallazgos </w:t>
      </w:r>
      <w:ins w:id="1616" w:author="Regina Casanova" w:date="2018-06-18T16:33:00Z">
        <w:r w:rsidR="005C0CEB" w:rsidRPr="0051206E">
          <w:rPr>
            <w:sz w:val="22"/>
          </w:rPr>
          <w:t>desafíos y limitaciones encontradas</w:t>
        </w:r>
      </w:ins>
      <w:r w:rsidR="00A0375B" w:rsidRPr="0051206E">
        <w:rPr>
          <w:sz w:val="22"/>
        </w:rPr>
        <w:t xml:space="preserve"> </w:t>
      </w:r>
      <w:r w:rsidRPr="0051206E">
        <w:rPr>
          <w:sz w:val="22"/>
        </w:rPr>
        <w:t>por tipo de usuario.</w:t>
      </w:r>
    </w:p>
    <w:p w14:paraId="6F8B580E" w14:textId="47C24ACA" w:rsidR="00820042" w:rsidRPr="008D23C7" w:rsidDel="00BA63BC" w:rsidRDefault="00820042" w:rsidP="008D23C7">
      <w:pPr>
        <w:pStyle w:val="Ttulo3"/>
        <w:rPr>
          <w:del w:id="1617" w:author="Regina Casanova" w:date="2018-07-07T15:18:00Z"/>
        </w:rPr>
      </w:pPr>
      <w:bookmarkStart w:id="1618" w:name="_Toc511166312"/>
      <w:del w:id="1619" w:author="Regina Casanova" w:date="2018-07-07T15:18:00Z">
        <w:r w:rsidRPr="008D23C7" w:rsidDel="00BA63BC">
          <w:delText>Tabla de requerimientos</w:delText>
        </w:r>
        <w:bookmarkEnd w:id="1618"/>
      </w:del>
    </w:p>
    <w:p w14:paraId="4745D140" w14:textId="75346B63" w:rsidR="001C33EF" w:rsidRPr="008D23C7" w:rsidDel="00BA63BC" w:rsidRDefault="0068015C" w:rsidP="008D23C7">
      <w:pPr>
        <w:pStyle w:val="Texto"/>
        <w:rPr>
          <w:del w:id="1620" w:author="Regina Casanova" w:date="2018-07-07T15:18:00Z"/>
        </w:rPr>
      </w:pPr>
      <w:del w:id="1621" w:author="Regina Casanova" w:date="2018-07-07T15:18:00Z">
        <w:r w:rsidRPr="00BA156B" w:rsidDel="00BA63BC">
          <w:delText xml:space="preserve">Con el análisis hecho se </w:delText>
        </w:r>
        <w:r w:rsidR="00495635" w:rsidRPr="00BA156B" w:rsidDel="00BA63BC">
          <w:delText>realizó</w:delText>
        </w:r>
        <w:r w:rsidRPr="00BA156B" w:rsidDel="00BA63BC">
          <w:delText xml:space="preserve"> una tabla de las necesidades de cada tipo de usuario. Se tuvieron en total 58 necesidades por los 3 tipos de usuarios</w:delText>
        </w:r>
        <w:r w:rsidR="00820042" w:rsidRPr="00BA156B" w:rsidDel="00BA63BC">
          <w:delText xml:space="preserve">, se eliminaron 3 de </w:delText>
        </w:r>
        <w:r w:rsidR="00E47C11" w:rsidRPr="00BA156B" w:rsidDel="00BA63BC">
          <w:delText>ellas</w:delText>
        </w:r>
        <w:r w:rsidR="00820042" w:rsidRPr="00BA156B" w:rsidDel="00BA63BC">
          <w:delText xml:space="preserve"> por </w:delText>
        </w:r>
        <w:r w:rsidR="00FC02F0" w:rsidRPr="00BA156B" w:rsidDel="00BA63BC">
          <w:delText>no estar en las competencias del estudio</w:delText>
        </w:r>
        <w:r w:rsidR="00820042" w:rsidRPr="00BA156B" w:rsidDel="00BA63BC">
          <w:delText>. Posteriormente, se pasó a encontrar necesidades similares entre los distintos tipos de usuario, encontrándose 35 necesidades que se repetían entre los distintos tipos de usuario. De ellas, se identificaron 11 requerimientos</w:delText>
        </w:r>
        <w:r w:rsidR="00E47C11" w:rsidRPr="00BA156B" w:rsidDel="00BA63BC">
          <w:delText xml:space="preserve"> del </w:delText>
        </w:r>
      </w:del>
      <w:del w:id="1622" w:author="Regina Casanova" w:date="2018-06-18T17:53:00Z">
        <w:r w:rsidR="00E47C11" w:rsidRPr="00BA156B" w:rsidDel="00E94926">
          <w:delText>sistema</w:delText>
        </w:r>
        <w:r w:rsidR="00820042" w:rsidRPr="00BA156B" w:rsidDel="00E94926">
          <w:delText xml:space="preserve"> </w:delText>
        </w:r>
      </w:del>
      <w:del w:id="1623" w:author="Regina Casanova" w:date="2018-07-07T15:18:00Z">
        <w:r w:rsidR="00820042" w:rsidRPr="00BA156B" w:rsidDel="00BA63BC">
          <w:delText xml:space="preserve">que podían resolver las 35 necesidades y se identificó 1 requerimiento por cada una de las 20 necesidades restantes. Se obtuvo una tabla </w:delText>
        </w:r>
        <w:r w:rsidR="00E47C11" w:rsidRPr="00BA156B" w:rsidDel="00BA63BC">
          <w:delText>con</w:delText>
        </w:r>
        <w:r w:rsidR="00820042" w:rsidRPr="00BA156B" w:rsidDel="00BA63BC">
          <w:delText xml:space="preserve"> un total de 31 requerimientos, a los cuales se les dio un </w:delText>
        </w:r>
        <w:r w:rsidR="00E47C11" w:rsidRPr="00BA156B" w:rsidDel="00BA63BC">
          <w:delText>valor</w:delText>
        </w:r>
        <w:r w:rsidR="00820042" w:rsidRPr="00BA156B" w:rsidDel="00BA63BC">
          <w:delText xml:space="preserve"> de prioridad</w:delText>
        </w:r>
        <w:r w:rsidR="00E47C11" w:rsidRPr="00BA156B" w:rsidDel="00BA63BC">
          <w:delText xml:space="preserve"> a cada uno, siend</w:delText>
        </w:r>
        <w:r w:rsidR="00820042" w:rsidRPr="00BA156B" w:rsidDel="00BA63BC">
          <w:delText>o “1” por prioridad baja, “2” por prioridad media y “3” por prioridad alta.</w:delText>
        </w:r>
      </w:del>
    </w:p>
    <w:p w14:paraId="38717AA3" w14:textId="1F84431C" w:rsidR="00BD5BF4" w:rsidRPr="008D23C7" w:rsidDel="00BA63BC" w:rsidRDefault="00D8310C" w:rsidP="008D23C7">
      <w:pPr>
        <w:pStyle w:val="Texto"/>
        <w:rPr>
          <w:del w:id="1624" w:author="Regina Casanova" w:date="2018-07-07T15:18:00Z"/>
        </w:rPr>
      </w:pPr>
      <w:del w:id="1625" w:author="Regina Casanova" w:date="2018-07-07T15:18:00Z">
        <w:r w:rsidRPr="00BA156B" w:rsidDel="00BA63BC">
          <w:delText>Al finalizar la etapa de análisis de necesidades y requerimientos, se vio necesario</w:delText>
        </w:r>
        <w:r w:rsidR="006F4488" w:rsidRPr="00BA156B" w:rsidDel="00BA63BC">
          <w:delText xml:space="preserve"> continuar con el modelo de </w:delText>
        </w:r>
        <w:r w:rsidR="00495635" w:rsidRPr="00BA156B" w:rsidDel="00BA63BC">
          <w:delText>‘</w:delText>
        </w:r>
        <w:r w:rsidR="006F4488" w:rsidRPr="00BA156B" w:rsidDel="00BA63BC">
          <w:delText>Solicitudes</w:delText>
        </w:r>
        <w:r w:rsidR="00495635" w:rsidRPr="00BA156B" w:rsidDel="00BA63BC">
          <w:delText>’</w:delText>
        </w:r>
        <w:r w:rsidR="006F4488" w:rsidRPr="00BA156B" w:rsidDel="00BA63BC">
          <w:delText xml:space="preserve"> </w:delText>
        </w:r>
        <w:r w:rsidR="00495635" w:rsidRPr="00BA156B" w:rsidDel="00BA63BC">
          <w:delText>usado</w:delText>
        </w:r>
        <w:r w:rsidR="006F4488" w:rsidRPr="00BA156B" w:rsidDel="00BA63BC">
          <w:delText xml:space="preserve"> por SUSALUD. Con </w:delText>
        </w:r>
        <w:r w:rsidR="00495635" w:rsidRPr="00BA156B" w:rsidDel="00BA63BC">
          <w:delText>este modelo</w:delText>
        </w:r>
        <w:r w:rsidR="006F4488" w:rsidRPr="00BA156B" w:rsidDel="00BA63BC">
          <w:delText xml:space="preserve">, se iban a poder recibir tanto reclamos, </w:delText>
        </w:r>
        <w:r w:rsidR="00241C1B" w:rsidRPr="00BA156B" w:rsidDel="00BA63BC">
          <w:delText xml:space="preserve">como </w:delText>
        </w:r>
        <w:r w:rsidR="006F4488" w:rsidRPr="00BA156B" w:rsidDel="00BA63BC">
          <w:delText xml:space="preserve">consultas y sugerencias dentro del mismo </w:delText>
        </w:r>
      </w:del>
      <w:del w:id="1626" w:author="Regina Casanova" w:date="2018-06-18T17:53:00Z">
        <w:r w:rsidR="006F4488" w:rsidRPr="00BA156B" w:rsidDel="00E94926">
          <w:delText>sistema</w:delText>
        </w:r>
      </w:del>
      <w:del w:id="1627" w:author="Regina Casanova" w:date="2018-07-07T15:18:00Z">
        <w:r w:rsidR="006F4488" w:rsidRPr="00BA156B" w:rsidDel="00BA63BC">
          <w:delText xml:space="preserve"> sin tener que realizar un </w:delText>
        </w:r>
      </w:del>
      <w:del w:id="1628" w:author="Regina Casanova" w:date="2018-06-18T17:53:00Z">
        <w:r w:rsidR="006F4488" w:rsidRPr="00BA156B" w:rsidDel="00E94926">
          <w:delText>sistema</w:delText>
        </w:r>
      </w:del>
      <w:del w:id="1629" w:author="Regina Casanova" w:date="2018-07-07T15:18:00Z">
        <w:r w:rsidR="006F4488" w:rsidRPr="00BA156B" w:rsidDel="00BA63BC">
          <w:delText xml:space="preserve"> diferente para cada uno de ellos. Lo único que agregaría a la idea original </w:delText>
        </w:r>
        <w:r w:rsidR="00980B82" w:rsidRPr="00BA156B" w:rsidDel="00BA63BC">
          <w:delText>sería</w:delText>
        </w:r>
        <w:r w:rsidR="006F4488" w:rsidRPr="00BA156B" w:rsidDel="00BA63BC">
          <w:delText xml:space="preserve"> una opción donde se tiene que elegir el tipo de solicitud se desea presentar.</w:delText>
        </w:r>
      </w:del>
    </w:p>
    <w:p w14:paraId="747AA0EB" w14:textId="300F53BA" w:rsidR="00BD5BF4" w:rsidRPr="00BA156B" w:rsidDel="00BA63BC" w:rsidRDefault="00BD5BF4" w:rsidP="000E179A">
      <w:pPr>
        <w:spacing w:line="360" w:lineRule="auto"/>
        <w:jc w:val="both"/>
        <w:rPr>
          <w:del w:id="1630" w:author="Regina Casanova" w:date="2018-07-07T15:18:00Z"/>
          <w:rFonts w:cs="Times New Roman"/>
          <w:lang w:val="es-PE"/>
        </w:rPr>
      </w:pPr>
      <w:del w:id="1631" w:author="Regina Casanova" w:date="2018-07-07T15:18:00Z">
        <w:r w:rsidRPr="00BA156B" w:rsidDel="00BA63BC">
          <w:rPr>
            <w:rFonts w:cs="Times New Roman"/>
            <w:lang w:val="es-PE"/>
          </w:rPr>
          <w:delText>La tabla de requerimientos se presenta a continuación.</w:delText>
        </w:r>
      </w:del>
    </w:p>
    <w:p w14:paraId="2AFEA4EA" w14:textId="7C231F88" w:rsidR="00BD5BF4" w:rsidRPr="00BA156B" w:rsidDel="00BA63BC" w:rsidRDefault="00BD5BF4" w:rsidP="000E179A">
      <w:pPr>
        <w:spacing w:line="360" w:lineRule="auto"/>
        <w:jc w:val="both"/>
        <w:rPr>
          <w:del w:id="1632" w:author="Regina Casanova" w:date="2018-07-07T15:18:00Z"/>
          <w:rFonts w:cs="Times New Roman"/>
          <w:lang w:val="es-PE"/>
        </w:rPr>
        <w:sectPr w:rsidR="00BD5BF4" w:rsidRPr="00BA156B" w:rsidDel="00BA63BC" w:rsidSect="00823DF7">
          <w:pgSz w:w="11900" w:h="16840"/>
          <w:pgMar w:top="1701" w:right="1701" w:bottom="1701" w:left="2268" w:header="708" w:footer="708" w:gutter="0"/>
          <w:pgNumType w:start="1"/>
          <w:cols w:space="708"/>
          <w:titlePg/>
          <w:docGrid w:linePitch="360"/>
        </w:sectPr>
      </w:pPr>
    </w:p>
    <w:p w14:paraId="06097017" w14:textId="6A7D994B" w:rsidR="00BD5BF4" w:rsidRPr="00BA156B" w:rsidDel="00BA63BC" w:rsidRDefault="00BD5BF4" w:rsidP="00ED4396">
      <w:pPr>
        <w:spacing w:line="360" w:lineRule="auto"/>
        <w:jc w:val="center"/>
        <w:rPr>
          <w:del w:id="1633" w:author="Regina Casanova" w:date="2018-07-07T15:18:00Z"/>
          <w:rFonts w:cs="Times New Roman"/>
          <w:b/>
          <w:lang w:val="es-PE"/>
        </w:rPr>
      </w:pPr>
      <w:del w:id="1634" w:author="Regina Casanova" w:date="2018-07-07T15:18:00Z">
        <w:r w:rsidRPr="00BA156B" w:rsidDel="00BA63BC">
          <w:rPr>
            <w:rFonts w:cs="Times New Roman"/>
            <w:b/>
            <w:lang w:val="es-PE"/>
          </w:rPr>
          <w:delText>Tabla de requerimientos</w:delText>
        </w:r>
      </w:del>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rsidDel="00BA63BC" w14:paraId="314C7A5B" w14:textId="3A2FE4E0" w:rsidTr="00ED4396">
        <w:trPr>
          <w:del w:id="1635"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6F6EB9DF" w:rsidR="00ED4396" w:rsidRPr="00BA156B" w:rsidDel="00BA63BC" w:rsidRDefault="00ED4396">
            <w:pPr>
              <w:autoSpaceDE w:val="0"/>
              <w:autoSpaceDN w:val="0"/>
              <w:adjustRightInd w:val="0"/>
              <w:spacing w:line="360" w:lineRule="atLeast"/>
              <w:rPr>
                <w:del w:id="1636" w:author="Regina Casanova" w:date="2018-07-07T15:18:00Z"/>
                <w:rFonts w:cs="Times New Roman"/>
                <w:b/>
                <w:bCs/>
                <w:color w:val="000000"/>
                <w:lang w:val="es-PE"/>
              </w:rPr>
            </w:pPr>
            <w:del w:id="1637" w:author="Regina Casanova" w:date="2018-07-07T15:18:00Z">
              <w:r w:rsidRPr="00BA156B" w:rsidDel="00BA63BC">
                <w:rPr>
                  <w:rFonts w:cs="Times New Roman"/>
                  <w:b/>
                  <w:bCs/>
                  <w:color w:val="000000"/>
                  <w:lang w:val="es-PE"/>
                </w:rPr>
                <w:delText>Nº</w:delText>
              </w:r>
            </w:del>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05DD81DF" w:rsidR="00ED4396" w:rsidRPr="00BA156B" w:rsidDel="00BA63BC" w:rsidRDefault="00ED4396">
            <w:pPr>
              <w:autoSpaceDE w:val="0"/>
              <w:autoSpaceDN w:val="0"/>
              <w:adjustRightInd w:val="0"/>
              <w:spacing w:line="360" w:lineRule="atLeast"/>
              <w:rPr>
                <w:del w:id="1638" w:author="Regina Casanova" w:date="2018-07-07T15:18:00Z"/>
                <w:rFonts w:cs="Times New Roman"/>
                <w:b/>
                <w:bCs/>
                <w:color w:val="000000"/>
                <w:lang w:val="es-PE"/>
              </w:rPr>
            </w:pPr>
            <w:del w:id="1639" w:author="Regina Casanova" w:date="2018-07-07T15:18:00Z">
              <w:r w:rsidRPr="00BA156B" w:rsidDel="00BA63BC">
                <w:rPr>
                  <w:rFonts w:cs="Times New Roman"/>
                  <w:b/>
                  <w:bCs/>
                  <w:color w:val="000000"/>
                  <w:lang w:val="es-PE"/>
                </w:rPr>
                <w:delText>Tipo de Usuario</w:delText>
              </w:r>
            </w:del>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1DCC042E" w:rsidR="00ED4396" w:rsidRPr="00BA156B" w:rsidDel="00BA63BC" w:rsidRDefault="00ED4396">
            <w:pPr>
              <w:autoSpaceDE w:val="0"/>
              <w:autoSpaceDN w:val="0"/>
              <w:adjustRightInd w:val="0"/>
              <w:spacing w:line="360" w:lineRule="atLeast"/>
              <w:rPr>
                <w:del w:id="1640" w:author="Regina Casanova" w:date="2018-07-07T15:18:00Z"/>
                <w:rFonts w:cs="Times New Roman"/>
                <w:b/>
                <w:bCs/>
                <w:color w:val="000000"/>
                <w:lang w:val="es-PE"/>
              </w:rPr>
            </w:pPr>
            <w:del w:id="1641" w:author="Regina Casanova" w:date="2018-07-07T15:18:00Z">
              <w:r w:rsidRPr="00BA156B" w:rsidDel="00BA63BC">
                <w:rPr>
                  <w:rFonts w:cs="Times New Roman"/>
                  <w:b/>
                  <w:bCs/>
                  <w:color w:val="000000"/>
                  <w:lang w:val="es-PE"/>
                </w:rPr>
                <w:delText>Requerimiento</w:delText>
              </w:r>
            </w:del>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36C92D15" w:rsidR="00ED4396" w:rsidRPr="00BA156B" w:rsidDel="00BA63BC" w:rsidRDefault="00ED4396">
            <w:pPr>
              <w:autoSpaceDE w:val="0"/>
              <w:autoSpaceDN w:val="0"/>
              <w:adjustRightInd w:val="0"/>
              <w:spacing w:line="360" w:lineRule="atLeast"/>
              <w:rPr>
                <w:del w:id="1642" w:author="Regina Casanova" w:date="2018-07-07T15:18:00Z"/>
                <w:rFonts w:cs="Times New Roman"/>
                <w:b/>
                <w:bCs/>
                <w:color w:val="000000"/>
                <w:lang w:val="es-PE"/>
              </w:rPr>
            </w:pPr>
            <w:del w:id="1643" w:author="Regina Casanova" w:date="2018-07-07T15:18:00Z">
              <w:r w:rsidRPr="00BA156B" w:rsidDel="00BA63BC">
                <w:rPr>
                  <w:rFonts w:cs="Times New Roman"/>
                  <w:b/>
                  <w:bCs/>
                  <w:color w:val="000000"/>
                  <w:lang w:val="es-PE"/>
                </w:rPr>
                <w:delText>Historia de Usuario</w:delText>
              </w:r>
            </w:del>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6A3E248F" w:rsidR="00ED4396" w:rsidRPr="00BA156B" w:rsidDel="00BA63BC" w:rsidRDefault="00BA156B">
            <w:pPr>
              <w:autoSpaceDE w:val="0"/>
              <w:autoSpaceDN w:val="0"/>
              <w:adjustRightInd w:val="0"/>
              <w:spacing w:line="360" w:lineRule="atLeast"/>
              <w:rPr>
                <w:del w:id="1644" w:author="Regina Casanova" w:date="2018-07-07T15:18:00Z"/>
                <w:rFonts w:cs="Times New Roman"/>
                <w:b/>
                <w:bCs/>
                <w:color w:val="000000"/>
                <w:lang w:val="es-PE"/>
              </w:rPr>
            </w:pPr>
            <w:del w:id="1645" w:author="Regina Casanova" w:date="2018-07-07T15:18:00Z">
              <w:r w:rsidRPr="00BA156B" w:rsidDel="00BA63BC">
                <w:rPr>
                  <w:rFonts w:cs="Times New Roman"/>
                  <w:b/>
                  <w:bCs/>
                  <w:color w:val="000000"/>
                  <w:lang w:val="es-PE"/>
                </w:rPr>
                <w:delText>Características</w:delText>
              </w:r>
              <w:r w:rsidR="00ED4396" w:rsidRPr="00BA156B" w:rsidDel="00BA63BC">
                <w:rPr>
                  <w:rFonts w:cs="Times New Roman"/>
                  <w:b/>
                  <w:bCs/>
                  <w:color w:val="000000"/>
                  <w:lang w:val="es-PE"/>
                </w:rPr>
                <w:delText xml:space="preserve"> de Diseño</w:delText>
              </w:r>
            </w:del>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6D0D818D" w:rsidR="00ED4396" w:rsidRPr="00BA156B" w:rsidDel="00BA63BC" w:rsidRDefault="00ED4396" w:rsidP="00ED4396">
            <w:pPr>
              <w:autoSpaceDE w:val="0"/>
              <w:autoSpaceDN w:val="0"/>
              <w:adjustRightInd w:val="0"/>
              <w:spacing w:line="360" w:lineRule="atLeast"/>
              <w:ind w:right="395"/>
              <w:rPr>
                <w:del w:id="1646" w:author="Regina Casanova" w:date="2018-07-07T15:18:00Z"/>
                <w:rFonts w:cs="Times New Roman"/>
                <w:b/>
                <w:bCs/>
                <w:color w:val="000000"/>
                <w:lang w:val="es-PE"/>
              </w:rPr>
            </w:pPr>
            <w:del w:id="1647" w:author="Regina Casanova" w:date="2018-07-07T15:18:00Z">
              <w:r w:rsidRPr="00BA156B" w:rsidDel="00BA63BC">
                <w:rPr>
                  <w:rFonts w:cs="Times New Roman"/>
                  <w:b/>
                  <w:bCs/>
                  <w:color w:val="000000"/>
                  <w:lang w:val="es-PE"/>
                </w:rPr>
                <w:delText>Prioridad</w:delText>
              </w:r>
            </w:del>
          </w:p>
        </w:tc>
      </w:tr>
      <w:tr w:rsidR="00ED4396" w:rsidRPr="00BA156B" w:rsidDel="00BA63BC" w14:paraId="35F4583B" w14:textId="27E4FD5D" w:rsidTr="00ED4396">
        <w:tblPrEx>
          <w:tblBorders>
            <w:top w:val="none" w:sz="0" w:space="0" w:color="auto"/>
          </w:tblBorders>
        </w:tblPrEx>
        <w:trPr>
          <w:del w:id="1648" w:author="Regina Casanova" w:date="2018-07-07T15:18:00Z"/>
        </w:trPr>
        <w:tc>
          <w:tcPr>
            <w:tcW w:w="504" w:type="dxa"/>
            <w:tcBorders>
              <w:left w:val="single" w:sz="8" w:space="0" w:color="000000"/>
              <w:bottom w:val="single" w:sz="8" w:space="0" w:color="000000"/>
              <w:right w:val="single" w:sz="8" w:space="0" w:color="000000"/>
            </w:tcBorders>
            <w:vAlign w:val="bottom"/>
          </w:tcPr>
          <w:p w14:paraId="5DFECCB9" w14:textId="5A6C3985" w:rsidR="00ED4396" w:rsidRPr="00BA156B" w:rsidDel="00BA63BC" w:rsidRDefault="00ED4396">
            <w:pPr>
              <w:autoSpaceDE w:val="0"/>
              <w:autoSpaceDN w:val="0"/>
              <w:adjustRightInd w:val="0"/>
              <w:spacing w:line="360" w:lineRule="atLeast"/>
              <w:jc w:val="right"/>
              <w:rPr>
                <w:del w:id="1649" w:author="Regina Casanova" w:date="2018-07-07T15:18:00Z"/>
                <w:rFonts w:cs="Times New Roman"/>
                <w:color w:val="000000"/>
                <w:lang w:val="es-PE"/>
              </w:rPr>
            </w:pPr>
            <w:del w:id="1650" w:author="Regina Casanova" w:date="2018-07-07T15:18:00Z">
              <w:r w:rsidRPr="00BA156B" w:rsidDel="00BA63BC">
                <w:rPr>
                  <w:rFonts w:cs="Times New Roman"/>
                  <w:color w:val="000000"/>
                  <w:lang w:val="es-PE"/>
                </w:rPr>
                <w:delText>1</w:delText>
              </w:r>
            </w:del>
          </w:p>
        </w:tc>
        <w:tc>
          <w:tcPr>
            <w:tcW w:w="1715" w:type="dxa"/>
            <w:tcBorders>
              <w:bottom w:val="single" w:sz="8" w:space="0" w:color="000000"/>
              <w:right w:val="single" w:sz="8" w:space="0" w:color="000000"/>
            </w:tcBorders>
            <w:vAlign w:val="bottom"/>
          </w:tcPr>
          <w:p w14:paraId="1300C2FB" w14:textId="04E77C7C" w:rsidR="00ED4396" w:rsidRPr="00BA156B" w:rsidDel="00BA63BC" w:rsidRDefault="00ED4396">
            <w:pPr>
              <w:autoSpaceDE w:val="0"/>
              <w:autoSpaceDN w:val="0"/>
              <w:adjustRightInd w:val="0"/>
              <w:spacing w:line="360" w:lineRule="atLeast"/>
              <w:rPr>
                <w:del w:id="1651" w:author="Regina Casanova" w:date="2018-07-07T15:18:00Z"/>
                <w:rFonts w:cs="Times New Roman"/>
                <w:color w:val="000000"/>
                <w:lang w:val="es-PE"/>
              </w:rPr>
            </w:pPr>
            <w:del w:id="1652"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1F44CEA2" w14:textId="3F9F5A5E" w:rsidR="00ED4396" w:rsidRPr="00BA156B" w:rsidDel="00BA63BC" w:rsidRDefault="00ED4396">
            <w:pPr>
              <w:autoSpaceDE w:val="0"/>
              <w:autoSpaceDN w:val="0"/>
              <w:adjustRightInd w:val="0"/>
              <w:spacing w:line="360" w:lineRule="atLeast"/>
              <w:rPr>
                <w:del w:id="1653" w:author="Regina Casanova" w:date="2018-07-07T15:18:00Z"/>
                <w:rFonts w:cs="Times New Roman"/>
                <w:color w:val="000000"/>
                <w:lang w:val="es-PE"/>
              </w:rPr>
            </w:pPr>
            <w:del w:id="1654" w:author="Regina Casanova" w:date="2018-07-07T15:18:00Z">
              <w:r w:rsidRPr="00BA156B" w:rsidDel="00BA63BC">
                <w:rPr>
                  <w:rFonts w:cs="Times New Roman"/>
                  <w:color w:val="000000"/>
                  <w:lang w:val="es-PE"/>
                </w:rPr>
                <w:delText>Motivos de reclamos</w:delText>
              </w:r>
            </w:del>
          </w:p>
        </w:tc>
        <w:tc>
          <w:tcPr>
            <w:tcW w:w="5380" w:type="dxa"/>
            <w:tcBorders>
              <w:bottom w:val="single" w:sz="8" w:space="0" w:color="000000"/>
              <w:right w:val="single" w:sz="8" w:space="0" w:color="000000"/>
            </w:tcBorders>
            <w:vAlign w:val="bottom"/>
          </w:tcPr>
          <w:p w14:paraId="2DB7E037" w14:textId="4E2BFFC3" w:rsidR="00ED4396" w:rsidRPr="00BA156B" w:rsidDel="00BA63BC" w:rsidRDefault="000E1E11">
            <w:pPr>
              <w:autoSpaceDE w:val="0"/>
              <w:autoSpaceDN w:val="0"/>
              <w:adjustRightInd w:val="0"/>
              <w:spacing w:line="360" w:lineRule="atLeast"/>
              <w:rPr>
                <w:del w:id="1655" w:author="Regina Casanova" w:date="2018-07-07T15:18:00Z"/>
                <w:rFonts w:cs="Times New Roman"/>
                <w:color w:val="000000"/>
                <w:lang w:val="es-PE"/>
              </w:rPr>
            </w:pPr>
            <w:del w:id="165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conocer los motivos de los reclamos para saber </w:delText>
              </w:r>
              <w:r w:rsidR="00BA156B" w:rsidRPr="00BA156B" w:rsidDel="00BA63BC">
                <w:rPr>
                  <w:rFonts w:cs="Times New Roman"/>
                  <w:color w:val="000000"/>
                  <w:lang w:val="es-PE"/>
                </w:rPr>
                <w:delText>dónde</w:delText>
              </w:r>
              <w:r w:rsidR="00ED4396" w:rsidRPr="00BA156B" w:rsidDel="00BA63BC">
                <w:rPr>
                  <w:rFonts w:cs="Times New Roman"/>
                  <w:color w:val="000000"/>
                  <w:lang w:val="es-PE"/>
                </w:rPr>
                <w:delText xml:space="preserve"> proponer mejoras</w:delText>
              </w:r>
            </w:del>
          </w:p>
        </w:tc>
        <w:tc>
          <w:tcPr>
            <w:tcW w:w="2341" w:type="dxa"/>
            <w:tcBorders>
              <w:bottom w:val="single" w:sz="8" w:space="0" w:color="000000"/>
              <w:right w:val="single" w:sz="8" w:space="0" w:color="000000"/>
            </w:tcBorders>
            <w:vAlign w:val="bottom"/>
          </w:tcPr>
          <w:p w14:paraId="02215CC6" w14:textId="08FFCC63" w:rsidR="00ED4396" w:rsidRPr="00BA156B" w:rsidDel="00BA63BC" w:rsidRDefault="00ED4396">
            <w:pPr>
              <w:autoSpaceDE w:val="0"/>
              <w:autoSpaceDN w:val="0"/>
              <w:adjustRightInd w:val="0"/>
              <w:spacing w:line="360" w:lineRule="atLeast"/>
              <w:rPr>
                <w:del w:id="1657" w:author="Regina Casanova" w:date="2018-07-07T15:18:00Z"/>
                <w:rFonts w:cs="Times New Roman"/>
                <w:color w:val="000000"/>
                <w:lang w:val="es-PE"/>
              </w:rPr>
            </w:pPr>
            <w:del w:id="1658" w:author="Regina Casanova" w:date="2018-07-07T15:18:00Z">
              <w:r w:rsidRPr="00BA156B" w:rsidDel="00BA63BC">
                <w:rPr>
                  <w:rFonts w:cs="Times New Roman"/>
                  <w:color w:val="000000"/>
                  <w:lang w:val="es-PE"/>
                </w:rPr>
                <w:delText>Gráficos por tipo de reclamo (pie chart)</w:delText>
              </w:r>
            </w:del>
          </w:p>
        </w:tc>
        <w:tc>
          <w:tcPr>
            <w:tcW w:w="1559" w:type="dxa"/>
            <w:tcBorders>
              <w:bottom w:val="single" w:sz="8" w:space="0" w:color="000000"/>
              <w:right w:val="single" w:sz="8" w:space="0" w:color="000000"/>
            </w:tcBorders>
            <w:vAlign w:val="bottom"/>
          </w:tcPr>
          <w:p w14:paraId="54F0D3A6" w14:textId="58509EB2" w:rsidR="00ED4396" w:rsidRPr="00BA156B" w:rsidDel="00BA63BC" w:rsidRDefault="00ED4396">
            <w:pPr>
              <w:autoSpaceDE w:val="0"/>
              <w:autoSpaceDN w:val="0"/>
              <w:adjustRightInd w:val="0"/>
              <w:spacing w:line="360" w:lineRule="atLeast"/>
              <w:rPr>
                <w:del w:id="1659" w:author="Regina Casanova" w:date="2018-07-07T15:18:00Z"/>
                <w:rFonts w:cs="Times New Roman"/>
                <w:color w:val="000000"/>
                <w:lang w:val="es-PE"/>
              </w:rPr>
            </w:pPr>
            <w:del w:id="1660" w:author="Regina Casanova" w:date="2018-07-07T15:18:00Z">
              <w:r w:rsidRPr="00BA156B" w:rsidDel="00BA63BC">
                <w:rPr>
                  <w:rFonts w:cs="Times New Roman"/>
                  <w:color w:val="000000"/>
                  <w:lang w:val="es-PE"/>
                </w:rPr>
                <w:delText>Alto - 3</w:delText>
              </w:r>
            </w:del>
          </w:p>
        </w:tc>
      </w:tr>
      <w:tr w:rsidR="00ED4396" w:rsidRPr="00BA156B" w:rsidDel="00BA63BC" w14:paraId="6CB07587" w14:textId="68C81D40" w:rsidTr="00ED4396">
        <w:tblPrEx>
          <w:tblBorders>
            <w:top w:val="none" w:sz="0" w:space="0" w:color="auto"/>
          </w:tblBorders>
        </w:tblPrEx>
        <w:trPr>
          <w:del w:id="166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9E9A081" w14:textId="16D8A571" w:rsidR="00ED4396" w:rsidRPr="00BA156B" w:rsidDel="00BA63BC" w:rsidRDefault="00ED4396">
            <w:pPr>
              <w:autoSpaceDE w:val="0"/>
              <w:autoSpaceDN w:val="0"/>
              <w:adjustRightInd w:val="0"/>
              <w:spacing w:line="360" w:lineRule="atLeast"/>
              <w:jc w:val="right"/>
              <w:rPr>
                <w:del w:id="1662" w:author="Regina Casanova" w:date="2018-07-07T15:18:00Z"/>
                <w:rFonts w:cs="Times New Roman"/>
                <w:color w:val="000000"/>
                <w:lang w:val="es-PE"/>
              </w:rPr>
            </w:pPr>
            <w:del w:id="1663" w:author="Regina Casanova" w:date="2018-07-07T15:18:00Z">
              <w:r w:rsidRPr="00BA156B" w:rsidDel="00BA63BC">
                <w:rPr>
                  <w:rFonts w:cs="Times New Roman"/>
                  <w:color w:val="000000"/>
                  <w:lang w:val="es-PE"/>
                </w:rPr>
                <w:delText>2</w:delText>
              </w:r>
            </w:del>
          </w:p>
        </w:tc>
        <w:tc>
          <w:tcPr>
            <w:tcW w:w="1715" w:type="dxa"/>
            <w:tcBorders>
              <w:bottom w:val="single" w:sz="8" w:space="0" w:color="000000"/>
              <w:right w:val="single" w:sz="8" w:space="0" w:color="000000"/>
            </w:tcBorders>
            <w:shd w:val="clear" w:color="auto" w:fill="E1E0E0"/>
            <w:vAlign w:val="bottom"/>
          </w:tcPr>
          <w:p w14:paraId="12BF633C" w14:textId="104F8C90" w:rsidR="00ED4396" w:rsidRPr="00BA156B" w:rsidDel="00BA63BC" w:rsidRDefault="00ED4396">
            <w:pPr>
              <w:autoSpaceDE w:val="0"/>
              <w:autoSpaceDN w:val="0"/>
              <w:adjustRightInd w:val="0"/>
              <w:spacing w:line="360" w:lineRule="atLeast"/>
              <w:rPr>
                <w:del w:id="1664" w:author="Regina Casanova" w:date="2018-07-07T15:18:00Z"/>
                <w:rFonts w:cs="Times New Roman"/>
                <w:color w:val="000000"/>
                <w:lang w:val="es-PE"/>
              </w:rPr>
            </w:pPr>
            <w:del w:id="1665"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34EBDB4" w14:textId="56D01FBE" w:rsidR="00ED4396" w:rsidRPr="00BA156B" w:rsidDel="00BA63BC" w:rsidRDefault="00ED4396">
            <w:pPr>
              <w:autoSpaceDE w:val="0"/>
              <w:autoSpaceDN w:val="0"/>
              <w:adjustRightInd w:val="0"/>
              <w:spacing w:line="360" w:lineRule="atLeast"/>
              <w:rPr>
                <w:del w:id="1666" w:author="Regina Casanova" w:date="2018-07-07T15:18:00Z"/>
                <w:rFonts w:cs="Times New Roman"/>
                <w:color w:val="000000"/>
                <w:lang w:val="es-PE"/>
              </w:rPr>
            </w:pPr>
            <w:del w:id="1667" w:author="Regina Casanova" w:date="2018-07-07T15:18:00Z">
              <w:r w:rsidRPr="00BA156B" w:rsidDel="00BA63BC">
                <w:rPr>
                  <w:rFonts w:cs="Times New Roman"/>
                  <w:color w:val="000000"/>
                  <w:lang w:val="es-PE"/>
                </w:rPr>
                <w:delText>Inclusivo (gente con otras lenguas y discapacitadas)</w:delText>
              </w:r>
            </w:del>
          </w:p>
        </w:tc>
        <w:tc>
          <w:tcPr>
            <w:tcW w:w="5380" w:type="dxa"/>
            <w:tcBorders>
              <w:bottom w:val="single" w:sz="8" w:space="0" w:color="000000"/>
              <w:right w:val="single" w:sz="8" w:space="0" w:color="000000"/>
            </w:tcBorders>
            <w:shd w:val="clear" w:color="auto" w:fill="E1E0E0"/>
            <w:vAlign w:val="bottom"/>
          </w:tcPr>
          <w:p w14:paraId="0ED0721E" w14:textId="26FA5EB0" w:rsidR="00ED4396" w:rsidRPr="00BA156B" w:rsidDel="00BA63BC" w:rsidRDefault="000E1E11">
            <w:pPr>
              <w:autoSpaceDE w:val="0"/>
              <w:autoSpaceDN w:val="0"/>
              <w:adjustRightInd w:val="0"/>
              <w:spacing w:line="360" w:lineRule="atLeast"/>
              <w:rPr>
                <w:del w:id="1668" w:author="Regina Casanova" w:date="2018-07-07T15:18:00Z"/>
                <w:rFonts w:cs="Times New Roman"/>
                <w:color w:val="000000"/>
                <w:lang w:val="es-PE"/>
              </w:rPr>
            </w:pPr>
            <w:del w:id="166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este </w:delText>
              </w:r>
            </w:del>
            <w:del w:id="1670" w:author="Regina Casanova" w:date="2018-06-18T17:53:00Z">
              <w:r w:rsidR="00ED4396" w:rsidRPr="00BA156B" w:rsidDel="00E94926">
                <w:rPr>
                  <w:rFonts w:cs="Times New Roman"/>
                  <w:color w:val="000000"/>
                  <w:lang w:val="es-PE"/>
                </w:rPr>
                <w:delText>sistema</w:delText>
              </w:r>
            </w:del>
            <w:del w:id="1671" w:author="Regina Casanova" w:date="2018-07-07T15:18:00Z">
              <w:r w:rsidR="00ED4396" w:rsidRPr="00BA156B" w:rsidDel="00BA63BC">
                <w:rPr>
                  <w:rFonts w:cs="Times New Roman"/>
                  <w:color w:val="000000"/>
                  <w:lang w:val="es-PE"/>
                </w:rPr>
                <w:delText xml:space="preserve"> sea inclusivo para poder incluir a todos los ciudadanos</w:delText>
              </w:r>
            </w:del>
          </w:p>
        </w:tc>
        <w:tc>
          <w:tcPr>
            <w:tcW w:w="2341" w:type="dxa"/>
            <w:tcBorders>
              <w:bottom w:val="single" w:sz="8" w:space="0" w:color="000000"/>
              <w:right w:val="single" w:sz="8" w:space="0" w:color="000000"/>
            </w:tcBorders>
            <w:shd w:val="clear" w:color="auto" w:fill="E1E0E0"/>
            <w:vAlign w:val="bottom"/>
          </w:tcPr>
          <w:p w14:paraId="6DB6A690" w14:textId="5CCC1EA1" w:rsidR="00ED4396" w:rsidRPr="00BA156B" w:rsidDel="00BA63BC" w:rsidRDefault="00ED4396">
            <w:pPr>
              <w:autoSpaceDE w:val="0"/>
              <w:autoSpaceDN w:val="0"/>
              <w:adjustRightInd w:val="0"/>
              <w:spacing w:line="360" w:lineRule="atLeast"/>
              <w:rPr>
                <w:del w:id="1672" w:author="Regina Casanova" w:date="2018-07-07T15:18:00Z"/>
                <w:rFonts w:cs="Times New Roman"/>
                <w:color w:val="000000"/>
                <w:lang w:val="es-PE"/>
              </w:rPr>
            </w:pPr>
            <w:del w:id="1673" w:author="Regina Casanova" w:date="2018-07-07T15:18:00Z">
              <w:r w:rsidRPr="00BA156B" w:rsidDel="00BA63BC">
                <w:rPr>
                  <w:rFonts w:cs="Times New Roman"/>
                  <w:color w:val="000000"/>
                  <w:lang w:val="es-PE"/>
                </w:rPr>
                <w:delText>Gestión de contenido para diversos idiomas</w:delText>
              </w:r>
            </w:del>
          </w:p>
        </w:tc>
        <w:tc>
          <w:tcPr>
            <w:tcW w:w="1559" w:type="dxa"/>
            <w:tcBorders>
              <w:bottom w:val="single" w:sz="8" w:space="0" w:color="000000"/>
              <w:right w:val="single" w:sz="8" w:space="0" w:color="000000"/>
            </w:tcBorders>
            <w:shd w:val="clear" w:color="auto" w:fill="E1E0E0"/>
            <w:vAlign w:val="bottom"/>
          </w:tcPr>
          <w:p w14:paraId="1320CEF6" w14:textId="1DBFF935" w:rsidR="00ED4396" w:rsidRPr="00BA156B" w:rsidDel="00BA63BC" w:rsidRDefault="00ED4396">
            <w:pPr>
              <w:autoSpaceDE w:val="0"/>
              <w:autoSpaceDN w:val="0"/>
              <w:adjustRightInd w:val="0"/>
              <w:spacing w:line="360" w:lineRule="atLeast"/>
              <w:rPr>
                <w:del w:id="1674" w:author="Regina Casanova" w:date="2018-07-07T15:18:00Z"/>
                <w:rFonts w:cs="Times New Roman"/>
                <w:color w:val="000000"/>
                <w:lang w:val="es-PE"/>
              </w:rPr>
            </w:pPr>
            <w:del w:id="1675" w:author="Regina Casanova" w:date="2018-07-07T15:18:00Z">
              <w:r w:rsidRPr="00BA156B" w:rsidDel="00BA63BC">
                <w:rPr>
                  <w:rFonts w:cs="Times New Roman"/>
                  <w:color w:val="000000"/>
                  <w:lang w:val="es-PE"/>
                </w:rPr>
                <w:delText>Medio - 2</w:delText>
              </w:r>
            </w:del>
          </w:p>
        </w:tc>
      </w:tr>
      <w:tr w:rsidR="00ED4396" w:rsidRPr="00BA156B" w:rsidDel="00BA63BC" w14:paraId="40F22FDE" w14:textId="4D94B6AB" w:rsidTr="00ED4396">
        <w:tblPrEx>
          <w:tblBorders>
            <w:top w:val="none" w:sz="0" w:space="0" w:color="auto"/>
          </w:tblBorders>
        </w:tblPrEx>
        <w:trPr>
          <w:del w:id="1676" w:author="Regina Casanova" w:date="2018-07-07T15:18:00Z"/>
        </w:trPr>
        <w:tc>
          <w:tcPr>
            <w:tcW w:w="504" w:type="dxa"/>
            <w:tcBorders>
              <w:left w:val="single" w:sz="8" w:space="0" w:color="000000"/>
              <w:bottom w:val="single" w:sz="8" w:space="0" w:color="000000"/>
              <w:right w:val="single" w:sz="8" w:space="0" w:color="000000"/>
            </w:tcBorders>
            <w:vAlign w:val="bottom"/>
          </w:tcPr>
          <w:p w14:paraId="4899A4CB" w14:textId="60170687" w:rsidR="00ED4396" w:rsidRPr="00BA156B" w:rsidDel="00BA63BC" w:rsidRDefault="00ED4396">
            <w:pPr>
              <w:autoSpaceDE w:val="0"/>
              <w:autoSpaceDN w:val="0"/>
              <w:adjustRightInd w:val="0"/>
              <w:spacing w:line="360" w:lineRule="atLeast"/>
              <w:jc w:val="right"/>
              <w:rPr>
                <w:del w:id="1677" w:author="Regina Casanova" w:date="2018-07-07T15:18:00Z"/>
                <w:rFonts w:cs="Times New Roman"/>
                <w:color w:val="000000"/>
                <w:lang w:val="es-PE"/>
              </w:rPr>
            </w:pPr>
            <w:del w:id="1678" w:author="Regina Casanova" w:date="2018-07-07T15:18:00Z">
              <w:r w:rsidRPr="00BA156B" w:rsidDel="00BA63BC">
                <w:rPr>
                  <w:rFonts w:cs="Times New Roman"/>
                  <w:color w:val="000000"/>
                  <w:lang w:val="es-PE"/>
                </w:rPr>
                <w:delText>3</w:delText>
              </w:r>
            </w:del>
          </w:p>
        </w:tc>
        <w:tc>
          <w:tcPr>
            <w:tcW w:w="1715" w:type="dxa"/>
            <w:tcBorders>
              <w:bottom w:val="single" w:sz="8" w:space="0" w:color="000000"/>
              <w:right w:val="single" w:sz="8" w:space="0" w:color="000000"/>
            </w:tcBorders>
            <w:vAlign w:val="bottom"/>
          </w:tcPr>
          <w:p w14:paraId="4953D730" w14:textId="6E62408F" w:rsidR="00ED4396" w:rsidRPr="00BA156B" w:rsidDel="00BA63BC" w:rsidRDefault="00ED4396">
            <w:pPr>
              <w:autoSpaceDE w:val="0"/>
              <w:autoSpaceDN w:val="0"/>
              <w:adjustRightInd w:val="0"/>
              <w:spacing w:line="360" w:lineRule="atLeast"/>
              <w:rPr>
                <w:del w:id="1679" w:author="Regina Casanova" w:date="2018-07-07T15:18:00Z"/>
                <w:rFonts w:cs="Times New Roman"/>
                <w:color w:val="000000"/>
                <w:lang w:val="es-PE"/>
              </w:rPr>
            </w:pPr>
            <w:del w:id="1680"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073254E" w14:textId="4A538DC8" w:rsidR="00ED4396" w:rsidRPr="00BA156B" w:rsidDel="00BA63BC" w:rsidRDefault="00ED4396">
            <w:pPr>
              <w:autoSpaceDE w:val="0"/>
              <w:autoSpaceDN w:val="0"/>
              <w:adjustRightInd w:val="0"/>
              <w:spacing w:line="360" w:lineRule="atLeast"/>
              <w:rPr>
                <w:del w:id="1681" w:author="Regina Casanova" w:date="2018-07-07T15:18:00Z"/>
                <w:rFonts w:cs="Times New Roman"/>
                <w:color w:val="000000"/>
                <w:lang w:val="es-PE"/>
              </w:rPr>
            </w:pPr>
            <w:del w:id="1682" w:author="Regina Casanova" w:date="2018-07-07T15:18:00Z">
              <w:r w:rsidRPr="00BA156B" w:rsidDel="00BA63BC">
                <w:rPr>
                  <w:rFonts w:cs="Times New Roman"/>
                  <w:color w:val="000000"/>
                  <w:lang w:val="es-PE"/>
                </w:rPr>
                <w:delText>Respuestas no específicas sino en general</w:delText>
              </w:r>
            </w:del>
          </w:p>
        </w:tc>
        <w:tc>
          <w:tcPr>
            <w:tcW w:w="5380" w:type="dxa"/>
            <w:tcBorders>
              <w:bottom w:val="single" w:sz="8" w:space="0" w:color="000000"/>
              <w:right w:val="single" w:sz="8" w:space="0" w:color="000000"/>
            </w:tcBorders>
            <w:vAlign w:val="bottom"/>
          </w:tcPr>
          <w:p w14:paraId="4C6AE525" w14:textId="1464439A" w:rsidR="00ED4396" w:rsidRPr="00BA156B" w:rsidDel="00BA63BC" w:rsidRDefault="000E1E11">
            <w:pPr>
              <w:autoSpaceDE w:val="0"/>
              <w:autoSpaceDN w:val="0"/>
              <w:adjustRightInd w:val="0"/>
              <w:spacing w:line="360" w:lineRule="atLeast"/>
              <w:rPr>
                <w:del w:id="1683" w:author="Regina Casanova" w:date="2018-07-07T15:18:00Z"/>
                <w:rFonts w:cs="Times New Roman"/>
                <w:color w:val="000000"/>
                <w:lang w:val="es-PE"/>
              </w:rPr>
            </w:pPr>
            <w:del w:id="168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que se implementen mejoras para todos los ciudadanos para poder mejorar el servicio de atención en salud</w:delText>
              </w:r>
            </w:del>
          </w:p>
        </w:tc>
        <w:tc>
          <w:tcPr>
            <w:tcW w:w="2341" w:type="dxa"/>
            <w:tcBorders>
              <w:bottom w:val="single" w:sz="8" w:space="0" w:color="000000"/>
              <w:right w:val="single" w:sz="8" w:space="0" w:color="000000"/>
            </w:tcBorders>
            <w:vAlign w:val="bottom"/>
          </w:tcPr>
          <w:p w14:paraId="3BE5A50B" w14:textId="4DF82556" w:rsidR="00ED4396" w:rsidRPr="00BA156B" w:rsidDel="00BA63BC" w:rsidRDefault="00ED4396">
            <w:pPr>
              <w:autoSpaceDE w:val="0"/>
              <w:autoSpaceDN w:val="0"/>
              <w:adjustRightInd w:val="0"/>
              <w:spacing w:line="360" w:lineRule="atLeast"/>
              <w:rPr>
                <w:del w:id="1685" w:author="Regina Casanova" w:date="2018-07-07T15:18:00Z"/>
                <w:rFonts w:cs="Times New Roman"/>
                <w:color w:val="000000"/>
                <w:lang w:val="es-PE"/>
              </w:rPr>
            </w:pPr>
            <w:del w:id="1686" w:author="Regina Casanova" w:date="2018-07-07T15:18:00Z">
              <w:r w:rsidRPr="00BA156B" w:rsidDel="00BA63BC">
                <w:rPr>
                  <w:rFonts w:cs="Times New Roman"/>
                  <w:color w:val="000000"/>
                  <w:lang w:val="es-PE"/>
                </w:rPr>
                <w:delText>Análisis del reclamo para solución general sobre el tipo de reclamo</w:delText>
              </w:r>
            </w:del>
          </w:p>
        </w:tc>
        <w:tc>
          <w:tcPr>
            <w:tcW w:w="1559" w:type="dxa"/>
            <w:tcBorders>
              <w:bottom w:val="single" w:sz="8" w:space="0" w:color="000000"/>
              <w:right w:val="single" w:sz="8" w:space="0" w:color="000000"/>
            </w:tcBorders>
            <w:vAlign w:val="bottom"/>
          </w:tcPr>
          <w:p w14:paraId="73F96059" w14:textId="43BD3B32" w:rsidR="00ED4396" w:rsidRPr="00BA156B" w:rsidDel="00BA63BC" w:rsidRDefault="00ED4396">
            <w:pPr>
              <w:autoSpaceDE w:val="0"/>
              <w:autoSpaceDN w:val="0"/>
              <w:adjustRightInd w:val="0"/>
              <w:spacing w:line="360" w:lineRule="atLeast"/>
              <w:rPr>
                <w:del w:id="1687" w:author="Regina Casanova" w:date="2018-07-07T15:18:00Z"/>
                <w:rFonts w:cs="Times New Roman"/>
                <w:color w:val="000000"/>
                <w:lang w:val="es-PE"/>
              </w:rPr>
            </w:pPr>
            <w:del w:id="1688" w:author="Regina Casanova" w:date="2018-07-07T15:18:00Z">
              <w:r w:rsidRPr="00BA156B" w:rsidDel="00BA63BC">
                <w:rPr>
                  <w:rFonts w:cs="Times New Roman"/>
                  <w:color w:val="000000"/>
                  <w:lang w:val="es-PE"/>
                </w:rPr>
                <w:delText>Medio - 2</w:delText>
              </w:r>
            </w:del>
          </w:p>
        </w:tc>
      </w:tr>
      <w:tr w:rsidR="00ED4396" w:rsidRPr="00BA156B" w:rsidDel="00BA63BC" w14:paraId="7FD94FCB" w14:textId="05759A7B" w:rsidTr="00ED4396">
        <w:tblPrEx>
          <w:tblBorders>
            <w:top w:val="none" w:sz="0" w:space="0" w:color="auto"/>
          </w:tblBorders>
        </w:tblPrEx>
        <w:trPr>
          <w:del w:id="168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623231A" w14:textId="5D309F3A" w:rsidR="00ED4396" w:rsidRPr="00BA156B" w:rsidDel="00BA63BC" w:rsidRDefault="00ED4396">
            <w:pPr>
              <w:autoSpaceDE w:val="0"/>
              <w:autoSpaceDN w:val="0"/>
              <w:adjustRightInd w:val="0"/>
              <w:spacing w:line="360" w:lineRule="atLeast"/>
              <w:jc w:val="right"/>
              <w:rPr>
                <w:del w:id="1690" w:author="Regina Casanova" w:date="2018-07-07T15:18:00Z"/>
                <w:rFonts w:cs="Times New Roman"/>
                <w:color w:val="000000"/>
                <w:lang w:val="es-PE"/>
              </w:rPr>
            </w:pPr>
            <w:del w:id="1691" w:author="Regina Casanova" w:date="2018-07-07T15:18:00Z">
              <w:r w:rsidRPr="00BA156B" w:rsidDel="00BA63BC">
                <w:rPr>
                  <w:rFonts w:cs="Times New Roman"/>
                  <w:color w:val="000000"/>
                  <w:lang w:val="es-PE"/>
                </w:rPr>
                <w:delText>4</w:delText>
              </w:r>
            </w:del>
          </w:p>
        </w:tc>
        <w:tc>
          <w:tcPr>
            <w:tcW w:w="1715" w:type="dxa"/>
            <w:tcBorders>
              <w:bottom w:val="single" w:sz="8" w:space="0" w:color="000000"/>
              <w:right w:val="single" w:sz="8" w:space="0" w:color="000000"/>
            </w:tcBorders>
            <w:shd w:val="clear" w:color="auto" w:fill="E1E0E0"/>
            <w:vAlign w:val="bottom"/>
          </w:tcPr>
          <w:p w14:paraId="2D0672EA" w14:textId="2D595D7F" w:rsidR="00ED4396" w:rsidRPr="00BA156B" w:rsidDel="00BA63BC" w:rsidRDefault="00ED4396">
            <w:pPr>
              <w:autoSpaceDE w:val="0"/>
              <w:autoSpaceDN w:val="0"/>
              <w:adjustRightInd w:val="0"/>
              <w:spacing w:line="360" w:lineRule="atLeast"/>
              <w:rPr>
                <w:del w:id="1692" w:author="Regina Casanova" w:date="2018-07-07T15:18:00Z"/>
                <w:rFonts w:cs="Times New Roman"/>
                <w:color w:val="000000"/>
                <w:lang w:val="es-PE"/>
              </w:rPr>
            </w:pPr>
            <w:del w:id="1693"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6B734602" w14:textId="58649A6A" w:rsidR="00ED4396" w:rsidRPr="00BA156B" w:rsidDel="00BA63BC" w:rsidRDefault="00ED4396">
            <w:pPr>
              <w:autoSpaceDE w:val="0"/>
              <w:autoSpaceDN w:val="0"/>
              <w:adjustRightInd w:val="0"/>
              <w:spacing w:line="360" w:lineRule="atLeast"/>
              <w:rPr>
                <w:del w:id="1694" w:author="Regina Casanova" w:date="2018-07-07T15:18:00Z"/>
                <w:rFonts w:cs="Times New Roman"/>
                <w:color w:val="000000"/>
                <w:lang w:val="es-PE"/>
              </w:rPr>
            </w:pPr>
            <w:del w:id="1695" w:author="Regina Casanova" w:date="2018-07-07T15:18:00Z">
              <w:r w:rsidRPr="00BA156B" w:rsidDel="00BA63BC">
                <w:rPr>
                  <w:rFonts w:cs="Times New Roman"/>
                  <w:color w:val="000000"/>
                  <w:lang w:val="es-PE"/>
                </w:rPr>
                <w:delText>Amigable e intuitivo (iconos y Gráficos)</w:delText>
              </w:r>
            </w:del>
          </w:p>
        </w:tc>
        <w:tc>
          <w:tcPr>
            <w:tcW w:w="5380" w:type="dxa"/>
            <w:tcBorders>
              <w:bottom w:val="single" w:sz="8" w:space="0" w:color="000000"/>
              <w:right w:val="single" w:sz="8" w:space="0" w:color="000000"/>
            </w:tcBorders>
            <w:shd w:val="clear" w:color="auto" w:fill="E1E0E0"/>
            <w:vAlign w:val="bottom"/>
          </w:tcPr>
          <w:p w14:paraId="4051B41C" w14:textId="4FC21421" w:rsidR="00ED4396" w:rsidRPr="00BA156B" w:rsidDel="00BA63BC" w:rsidRDefault="000E1E11">
            <w:pPr>
              <w:autoSpaceDE w:val="0"/>
              <w:autoSpaceDN w:val="0"/>
              <w:adjustRightInd w:val="0"/>
              <w:spacing w:line="360" w:lineRule="atLeast"/>
              <w:rPr>
                <w:del w:id="1696" w:author="Regina Casanova" w:date="2018-07-07T15:18:00Z"/>
                <w:rFonts w:cs="Times New Roman"/>
                <w:color w:val="000000"/>
                <w:lang w:val="es-PE"/>
              </w:rPr>
            </w:pPr>
            <w:del w:id="169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el </w:delText>
              </w:r>
            </w:del>
            <w:del w:id="1698" w:author="Regina Casanova" w:date="2018-06-18T17:53:00Z">
              <w:r w:rsidR="00ED4396" w:rsidRPr="00BA156B" w:rsidDel="00E94926">
                <w:rPr>
                  <w:rFonts w:cs="Times New Roman"/>
                  <w:color w:val="000000"/>
                  <w:lang w:val="es-PE"/>
                </w:rPr>
                <w:delText>sistema</w:delText>
              </w:r>
            </w:del>
            <w:del w:id="1699" w:author="Regina Casanova" w:date="2018-07-07T15:18:00Z">
              <w:r w:rsidR="00ED4396" w:rsidRPr="00BA156B" w:rsidDel="00BA63BC">
                <w:rPr>
                  <w:rFonts w:cs="Times New Roman"/>
                  <w:color w:val="000000"/>
                  <w:lang w:val="es-PE"/>
                </w:rPr>
                <w:delText xml:space="preserve"> sea amigable e intuitivo para poder buscar información de forma fácil</w:delText>
              </w:r>
            </w:del>
          </w:p>
        </w:tc>
        <w:tc>
          <w:tcPr>
            <w:tcW w:w="2341" w:type="dxa"/>
            <w:tcBorders>
              <w:bottom w:val="single" w:sz="8" w:space="0" w:color="000000"/>
              <w:right w:val="single" w:sz="8" w:space="0" w:color="000000"/>
            </w:tcBorders>
            <w:shd w:val="clear" w:color="auto" w:fill="E1E0E0"/>
            <w:vAlign w:val="bottom"/>
          </w:tcPr>
          <w:p w14:paraId="197779E7" w14:textId="0C6A239B" w:rsidR="00ED4396" w:rsidRPr="00BA156B" w:rsidDel="00BA63BC" w:rsidRDefault="00ED4396">
            <w:pPr>
              <w:autoSpaceDE w:val="0"/>
              <w:autoSpaceDN w:val="0"/>
              <w:adjustRightInd w:val="0"/>
              <w:spacing w:line="360" w:lineRule="atLeast"/>
              <w:rPr>
                <w:del w:id="1700" w:author="Regina Casanova" w:date="2018-07-07T15:18:00Z"/>
                <w:rFonts w:cs="Times New Roman"/>
                <w:color w:val="000000"/>
                <w:lang w:val="es-PE"/>
              </w:rPr>
            </w:pPr>
            <w:del w:id="1701" w:author="Regina Casanova" w:date="2018-07-07T15:18:00Z">
              <w:r w:rsidRPr="00BA156B" w:rsidDel="00BA63BC">
                <w:rPr>
                  <w:rFonts w:cs="Times New Roman"/>
                  <w:color w:val="000000"/>
                  <w:lang w:val="es-PE"/>
                </w:rPr>
                <w:delText>Defin</w:delText>
              </w:r>
              <w:r w:rsidR="00BA156B" w:rsidRPr="00BA156B" w:rsidDel="00BA63BC">
                <w:rPr>
                  <w:rFonts w:cs="Times New Roman"/>
                  <w:color w:val="000000"/>
                  <w:lang w:val="es-PE"/>
                </w:rPr>
                <w:delText>ir paleta de colores, utilizar iconografía</w:delText>
              </w:r>
              <w:r w:rsidRPr="00BA156B" w:rsidDel="00BA63BC">
                <w:rPr>
                  <w:rFonts w:cs="Times New Roman"/>
                  <w:color w:val="000000"/>
                  <w:lang w:val="es-PE"/>
                </w:rPr>
                <w:delText xml:space="preserve"> y hacerlo bastante visual</w:delText>
              </w:r>
            </w:del>
          </w:p>
        </w:tc>
        <w:tc>
          <w:tcPr>
            <w:tcW w:w="1559" w:type="dxa"/>
            <w:tcBorders>
              <w:bottom w:val="single" w:sz="8" w:space="0" w:color="000000"/>
              <w:right w:val="single" w:sz="8" w:space="0" w:color="000000"/>
            </w:tcBorders>
            <w:shd w:val="clear" w:color="auto" w:fill="E1E0E0"/>
            <w:vAlign w:val="bottom"/>
          </w:tcPr>
          <w:p w14:paraId="178C63B2" w14:textId="5EE4AAB4" w:rsidR="00ED4396" w:rsidRPr="00BA156B" w:rsidDel="00BA63BC" w:rsidRDefault="00ED4396">
            <w:pPr>
              <w:autoSpaceDE w:val="0"/>
              <w:autoSpaceDN w:val="0"/>
              <w:adjustRightInd w:val="0"/>
              <w:spacing w:line="360" w:lineRule="atLeast"/>
              <w:rPr>
                <w:del w:id="1702" w:author="Regina Casanova" w:date="2018-07-07T15:18:00Z"/>
                <w:rFonts w:cs="Times New Roman"/>
                <w:color w:val="000000"/>
                <w:lang w:val="es-PE"/>
              </w:rPr>
            </w:pPr>
            <w:del w:id="1703" w:author="Regina Casanova" w:date="2018-07-07T15:18:00Z">
              <w:r w:rsidRPr="00BA156B" w:rsidDel="00BA63BC">
                <w:rPr>
                  <w:rFonts w:cs="Times New Roman"/>
                  <w:color w:val="000000"/>
                  <w:lang w:val="es-PE"/>
                </w:rPr>
                <w:delText>Alto - 3</w:delText>
              </w:r>
            </w:del>
          </w:p>
        </w:tc>
      </w:tr>
      <w:tr w:rsidR="00ED4396" w:rsidRPr="00BA156B" w:rsidDel="00BA63BC" w14:paraId="02A83CF9" w14:textId="08F9CCAD" w:rsidTr="00ED4396">
        <w:tblPrEx>
          <w:tblBorders>
            <w:top w:val="none" w:sz="0" w:space="0" w:color="auto"/>
          </w:tblBorders>
        </w:tblPrEx>
        <w:trPr>
          <w:del w:id="1704" w:author="Regina Casanova" w:date="2018-07-07T15:18:00Z"/>
        </w:trPr>
        <w:tc>
          <w:tcPr>
            <w:tcW w:w="504" w:type="dxa"/>
            <w:tcBorders>
              <w:left w:val="single" w:sz="8" w:space="0" w:color="000000"/>
              <w:bottom w:val="single" w:sz="8" w:space="0" w:color="000000"/>
              <w:right w:val="single" w:sz="8" w:space="0" w:color="000000"/>
            </w:tcBorders>
            <w:vAlign w:val="bottom"/>
          </w:tcPr>
          <w:p w14:paraId="4ED71E6C" w14:textId="0BB4010E" w:rsidR="00ED4396" w:rsidRPr="00BA156B" w:rsidDel="00BA63BC" w:rsidRDefault="00ED4396">
            <w:pPr>
              <w:autoSpaceDE w:val="0"/>
              <w:autoSpaceDN w:val="0"/>
              <w:adjustRightInd w:val="0"/>
              <w:spacing w:line="360" w:lineRule="atLeast"/>
              <w:jc w:val="right"/>
              <w:rPr>
                <w:del w:id="1705" w:author="Regina Casanova" w:date="2018-07-07T15:18:00Z"/>
                <w:rFonts w:cs="Times New Roman"/>
                <w:color w:val="000000"/>
                <w:lang w:val="es-PE"/>
              </w:rPr>
            </w:pPr>
            <w:del w:id="1706" w:author="Regina Casanova" w:date="2018-07-07T15:18:00Z">
              <w:r w:rsidRPr="00BA156B" w:rsidDel="00BA63BC">
                <w:rPr>
                  <w:rFonts w:cs="Times New Roman"/>
                  <w:color w:val="000000"/>
                  <w:lang w:val="es-PE"/>
                </w:rPr>
                <w:delText>5</w:delText>
              </w:r>
            </w:del>
          </w:p>
        </w:tc>
        <w:tc>
          <w:tcPr>
            <w:tcW w:w="1715" w:type="dxa"/>
            <w:tcBorders>
              <w:bottom w:val="single" w:sz="8" w:space="0" w:color="000000"/>
              <w:right w:val="single" w:sz="8" w:space="0" w:color="000000"/>
            </w:tcBorders>
            <w:vAlign w:val="bottom"/>
          </w:tcPr>
          <w:p w14:paraId="2DB702DB" w14:textId="13993B8C" w:rsidR="00ED4396" w:rsidRPr="00BA156B" w:rsidDel="00BA63BC" w:rsidRDefault="00ED4396">
            <w:pPr>
              <w:autoSpaceDE w:val="0"/>
              <w:autoSpaceDN w:val="0"/>
              <w:adjustRightInd w:val="0"/>
              <w:spacing w:line="360" w:lineRule="atLeast"/>
              <w:rPr>
                <w:del w:id="1707" w:author="Regina Casanova" w:date="2018-07-07T15:18:00Z"/>
                <w:rFonts w:cs="Times New Roman"/>
                <w:color w:val="000000"/>
                <w:lang w:val="es-PE"/>
              </w:rPr>
            </w:pPr>
            <w:del w:id="1708"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0F55B6E" w14:textId="79DEBC26" w:rsidR="00ED4396" w:rsidRPr="00BA156B" w:rsidDel="00BA63BC" w:rsidRDefault="00BA156B">
            <w:pPr>
              <w:autoSpaceDE w:val="0"/>
              <w:autoSpaceDN w:val="0"/>
              <w:adjustRightInd w:val="0"/>
              <w:spacing w:line="360" w:lineRule="atLeast"/>
              <w:rPr>
                <w:del w:id="1709" w:author="Regina Casanova" w:date="2018-07-07T15:18:00Z"/>
                <w:rFonts w:cs="Times New Roman"/>
                <w:color w:val="000000"/>
                <w:lang w:val="es-PE"/>
              </w:rPr>
            </w:pPr>
            <w:del w:id="1710" w:author="Regina Casanova" w:date="2018-07-07T15:18:00Z">
              <w:r w:rsidRPr="007808F4" w:rsidDel="00BA63BC">
                <w:rPr>
                  <w:rFonts w:cs="Times New Roman"/>
                  <w:color w:val="000000"/>
                  <w:lang w:val="es-PE"/>
                  <w:rPrChange w:id="1711" w:author="Regina Casanova" w:date="2018-07-10T20:19:00Z">
                    <w:rPr>
                      <w:rFonts w:cs="Times New Roman"/>
                      <w:color w:val="000000"/>
                      <w:lang w:val="en-US"/>
                    </w:rPr>
                  </w:rPrChange>
                </w:rPr>
                <w:delText>B</w:delText>
              </w:r>
              <w:r w:rsidR="00ED4396" w:rsidRPr="007808F4" w:rsidDel="00BA63BC">
                <w:rPr>
                  <w:rFonts w:cs="Times New Roman"/>
                  <w:color w:val="000000"/>
                  <w:lang w:val="es-PE"/>
                  <w:rPrChange w:id="1712" w:author="Regina Casanova" w:date="2018-07-10T20:19:00Z">
                    <w:rPr>
                      <w:rFonts w:cs="Times New Roman"/>
                      <w:color w:val="000000"/>
                      <w:lang w:val="en-US"/>
                    </w:rPr>
                  </w:rPrChange>
                </w:rPr>
                <w:delText>ackup</w:delText>
              </w:r>
              <w:r w:rsidR="00ED4396" w:rsidRPr="00BA156B" w:rsidDel="00BA63BC">
                <w:rPr>
                  <w:rFonts w:cs="Times New Roman"/>
                  <w:color w:val="000000"/>
                  <w:lang w:val="es-PE"/>
                </w:rPr>
                <w:delText xml:space="preserve"> de reclamos</w:delText>
              </w:r>
            </w:del>
          </w:p>
        </w:tc>
        <w:tc>
          <w:tcPr>
            <w:tcW w:w="5380" w:type="dxa"/>
            <w:tcBorders>
              <w:bottom w:val="single" w:sz="8" w:space="0" w:color="000000"/>
              <w:right w:val="single" w:sz="8" w:space="0" w:color="000000"/>
            </w:tcBorders>
            <w:vAlign w:val="bottom"/>
          </w:tcPr>
          <w:p w14:paraId="3FC17CED" w14:textId="692BC37D" w:rsidR="00ED4396" w:rsidRPr="00BA156B" w:rsidDel="00BA63BC" w:rsidRDefault="000E1E11">
            <w:pPr>
              <w:autoSpaceDE w:val="0"/>
              <w:autoSpaceDN w:val="0"/>
              <w:adjustRightInd w:val="0"/>
              <w:spacing w:line="360" w:lineRule="atLeast"/>
              <w:rPr>
                <w:del w:id="1713" w:author="Regina Casanova" w:date="2018-07-07T15:18:00Z"/>
                <w:rFonts w:cs="Times New Roman"/>
                <w:color w:val="000000"/>
                <w:lang w:val="es-PE"/>
              </w:rPr>
            </w:pPr>
            <w:del w:id="171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contar con un </w:delText>
              </w:r>
              <w:r w:rsidR="00ED4396" w:rsidRPr="00160297" w:rsidDel="00BA63BC">
                <w:rPr>
                  <w:rFonts w:cs="Times New Roman"/>
                  <w:color w:val="000000"/>
                  <w:lang w:val="es-PE"/>
                </w:rPr>
                <w:delText>backup</w:delText>
              </w:r>
              <w:r w:rsidR="00ED4396" w:rsidRPr="00BA156B" w:rsidDel="00BA63BC">
                <w:rPr>
                  <w:rFonts w:cs="Times New Roman"/>
                  <w:color w:val="000000"/>
                  <w:lang w:val="es-PE"/>
                </w:rPr>
                <w:delText xml:space="preserve"> de todos los reclamos para poder tener un resguardo para cualquier eventualidad</w:delText>
              </w:r>
            </w:del>
          </w:p>
        </w:tc>
        <w:tc>
          <w:tcPr>
            <w:tcW w:w="2341" w:type="dxa"/>
            <w:tcBorders>
              <w:bottom w:val="single" w:sz="8" w:space="0" w:color="000000"/>
              <w:right w:val="single" w:sz="8" w:space="0" w:color="000000"/>
            </w:tcBorders>
            <w:vAlign w:val="bottom"/>
          </w:tcPr>
          <w:p w14:paraId="7CE27480" w14:textId="613181CC" w:rsidR="00ED4396" w:rsidRPr="00BA156B" w:rsidDel="00BA63BC" w:rsidRDefault="00ED4396">
            <w:pPr>
              <w:autoSpaceDE w:val="0"/>
              <w:autoSpaceDN w:val="0"/>
              <w:adjustRightInd w:val="0"/>
              <w:spacing w:line="360" w:lineRule="atLeast"/>
              <w:rPr>
                <w:del w:id="1715" w:author="Regina Casanova" w:date="2018-07-07T15:18:00Z"/>
                <w:rFonts w:cs="Times New Roman"/>
                <w:color w:val="000000"/>
                <w:lang w:val="es-PE"/>
              </w:rPr>
            </w:pPr>
            <w:del w:id="1716" w:author="Regina Casanova" w:date="2018-07-07T15:18:00Z">
              <w:r w:rsidRPr="00BA156B" w:rsidDel="00BA63BC">
                <w:rPr>
                  <w:rFonts w:cs="Times New Roman"/>
                  <w:color w:val="000000"/>
                  <w:lang w:val="es-PE"/>
                </w:rPr>
                <w:delText xml:space="preserve">Realizar </w:delText>
              </w:r>
              <w:r w:rsidRPr="007808F4" w:rsidDel="00BA63BC">
                <w:rPr>
                  <w:rFonts w:cs="Times New Roman"/>
                  <w:color w:val="000000"/>
                  <w:lang w:val="es-PE"/>
                  <w:rPrChange w:id="1717" w:author="Regina Casanova" w:date="2018-07-10T20:19:00Z">
                    <w:rPr>
                      <w:rFonts w:cs="Times New Roman"/>
                      <w:color w:val="000000"/>
                      <w:lang w:val="en-US"/>
                    </w:rPr>
                  </w:rPrChange>
                </w:rPr>
                <w:delText>backups</w:delText>
              </w:r>
              <w:r w:rsidRPr="00BA156B" w:rsidDel="00BA63BC">
                <w:rPr>
                  <w:rFonts w:cs="Times New Roman"/>
                  <w:color w:val="000000"/>
                  <w:lang w:val="es-PE"/>
                </w:rPr>
                <w:delText xml:space="preserve"> periódicos</w:delText>
              </w:r>
            </w:del>
          </w:p>
        </w:tc>
        <w:tc>
          <w:tcPr>
            <w:tcW w:w="1559" w:type="dxa"/>
            <w:tcBorders>
              <w:bottom w:val="single" w:sz="8" w:space="0" w:color="000000"/>
              <w:right w:val="single" w:sz="8" w:space="0" w:color="000000"/>
            </w:tcBorders>
            <w:vAlign w:val="bottom"/>
          </w:tcPr>
          <w:p w14:paraId="169C3BA1" w14:textId="434D5670" w:rsidR="00ED4396" w:rsidRPr="00BA156B" w:rsidDel="00BA63BC" w:rsidRDefault="00ED4396">
            <w:pPr>
              <w:autoSpaceDE w:val="0"/>
              <w:autoSpaceDN w:val="0"/>
              <w:adjustRightInd w:val="0"/>
              <w:spacing w:line="360" w:lineRule="atLeast"/>
              <w:rPr>
                <w:del w:id="1718" w:author="Regina Casanova" w:date="2018-07-07T15:18:00Z"/>
                <w:rFonts w:cs="Times New Roman"/>
                <w:color w:val="000000"/>
                <w:lang w:val="es-PE"/>
              </w:rPr>
            </w:pPr>
            <w:del w:id="1719" w:author="Regina Casanova" w:date="2018-07-07T15:18:00Z">
              <w:r w:rsidRPr="00BA156B" w:rsidDel="00BA63BC">
                <w:rPr>
                  <w:rFonts w:cs="Times New Roman"/>
                  <w:color w:val="000000"/>
                  <w:lang w:val="es-PE"/>
                </w:rPr>
                <w:delText>Bajo - 1</w:delText>
              </w:r>
            </w:del>
          </w:p>
        </w:tc>
      </w:tr>
      <w:tr w:rsidR="00ED4396" w:rsidRPr="00BA156B" w:rsidDel="00BA63BC" w14:paraId="3825780C" w14:textId="68F7749C" w:rsidTr="00ED4396">
        <w:tblPrEx>
          <w:tblBorders>
            <w:top w:val="none" w:sz="0" w:space="0" w:color="auto"/>
          </w:tblBorders>
        </w:tblPrEx>
        <w:trPr>
          <w:del w:id="172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B37D9C0" w14:textId="722DAEFC" w:rsidR="00ED4396" w:rsidRPr="00BA156B" w:rsidDel="00BA63BC" w:rsidRDefault="00ED4396">
            <w:pPr>
              <w:autoSpaceDE w:val="0"/>
              <w:autoSpaceDN w:val="0"/>
              <w:adjustRightInd w:val="0"/>
              <w:spacing w:line="360" w:lineRule="atLeast"/>
              <w:jc w:val="right"/>
              <w:rPr>
                <w:del w:id="1721" w:author="Regina Casanova" w:date="2018-07-07T15:18:00Z"/>
                <w:rFonts w:cs="Times New Roman"/>
                <w:color w:val="000000"/>
                <w:lang w:val="es-PE"/>
              </w:rPr>
            </w:pPr>
            <w:del w:id="1722" w:author="Regina Casanova" w:date="2018-07-07T15:18:00Z">
              <w:r w:rsidRPr="00BA156B" w:rsidDel="00BA63BC">
                <w:rPr>
                  <w:rFonts w:cs="Times New Roman"/>
                  <w:color w:val="000000"/>
                  <w:lang w:val="es-PE"/>
                </w:rPr>
                <w:delText>6</w:delText>
              </w:r>
            </w:del>
          </w:p>
        </w:tc>
        <w:tc>
          <w:tcPr>
            <w:tcW w:w="1715" w:type="dxa"/>
            <w:tcBorders>
              <w:bottom w:val="single" w:sz="8" w:space="0" w:color="000000"/>
              <w:right w:val="single" w:sz="8" w:space="0" w:color="000000"/>
            </w:tcBorders>
            <w:shd w:val="clear" w:color="auto" w:fill="E1E0E0"/>
            <w:vAlign w:val="bottom"/>
          </w:tcPr>
          <w:p w14:paraId="78A9648E" w14:textId="5D9EE4D8" w:rsidR="00ED4396" w:rsidRPr="00BA156B" w:rsidDel="00BA63BC" w:rsidRDefault="00ED4396">
            <w:pPr>
              <w:autoSpaceDE w:val="0"/>
              <w:autoSpaceDN w:val="0"/>
              <w:adjustRightInd w:val="0"/>
              <w:spacing w:line="360" w:lineRule="atLeast"/>
              <w:rPr>
                <w:del w:id="1723" w:author="Regina Casanova" w:date="2018-07-07T15:18:00Z"/>
                <w:rFonts w:cs="Times New Roman"/>
                <w:color w:val="000000"/>
                <w:lang w:val="es-PE"/>
              </w:rPr>
            </w:pPr>
            <w:del w:id="1724"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15838933" w14:textId="33BE1081" w:rsidR="00ED4396" w:rsidRPr="00BA156B" w:rsidDel="00BA63BC" w:rsidRDefault="00ED4396">
            <w:pPr>
              <w:autoSpaceDE w:val="0"/>
              <w:autoSpaceDN w:val="0"/>
              <w:adjustRightInd w:val="0"/>
              <w:spacing w:line="360" w:lineRule="atLeast"/>
              <w:rPr>
                <w:del w:id="1725" w:author="Regina Casanova" w:date="2018-07-07T15:18:00Z"/>
                <w:rFonts w:cs="Times New Roman"/>
                <w:color w:val="000000"/>
                <w:lang w:val="es-PE"/>
              </w:rPr>
            </w:pPr>
            <w:del w:id="1726" w:author="Regina Casanova" w:date="2018-07-07T15:18:00Z">
              <w:r w:rsidRPr="00BA156B" w:rsidDel="00BA63BC">
                <w:rPr>
                  <w:rFonts w:cs="Times New Roman"/>
                  <w:color w:val="000000"/>
                  <w:lang w:val="es-PE"/>
                </w:rPr>
                <w:delText>Pasos seguidos para solucionar un reclamo</w:delText>
              </w:r>
            </w:del>
          </w:p>
        </w:tc>
        <w:tc>
          <w:tcPr>
            <w:tcW w:w="5380" w:type="dxa"/>
            <w:tcBorders>
              <w:bottom w:val="single" w:sz="8" w:space="0" w:color="000000"/>
              <w:right w:val="single" w:sz="8" w:space="0" w:color="000000"/>
            </w:tcBorders>
            <w:shd w:val="clear" w:color="auto" w:fill="E1E0E0"/>
            <w:vAlign w:val="bottom"/>
          </w:tcPr>
          <w:p w14:paraId="72332A30" w14:textId="644FBC7F" w:rsidR="00ED4396" w:rsidRPr="00BA156B" w:rsidDel="00BA63BC" w:rsidRDefault="000E1E11">
            <w:pPr>
              <w:autoSpaceDE w:val="0"/>
              <w:autoSpaceDN w:val="0"/>
              <w:adjustRightInd w:val="0"/>
              <w:spacing w:line="360" w:lineRule="atLeast"/>
              <w:rPr>
                <w:del w:id="1727" w:author="Regina Casanova" w:date="2018-07-07T15:18:00Z"/>
                <w:rFonts w:cs="Times New Roman"/>
                <w:color w:val="000000"/>
                <w:lang w:val="es-PE"/>
              </w:rPr>
            </w:pPr>
            <w:del w:id="172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ver los pasos seguidos por la IPRESS para dar solución a un reclamo para poder saber que se están tomando medidas</w:delText>
              </w:r>
            </w:del>
          </w:p>
        </w:tc>
        <w:tc>
          <w:tcPr>
            <w:tcW w:w="2341" w:type="dxa"/>
            <w:tcBorders>
              <w:bottom w:val="single" w:sz="8" w:space="0" w:color="000000"/>
              <w:right w:val="single" w:sz="8" w:space="0" w:color="000000"/>
            </w:tcBorders>
            <w:shd w:val="clear" w:color="auto" w:fill="E1E0E0"/>
            <w:vAlign w:val="bottom"/>
          </w:tcPr>
          <w:p w14:paraId="2FE66A46" w14:textId="61FF40DB" w:rsidR="00ED4396" w:rsidRPr="00BA156B" w:rsidDel="00BA63BC" w:rsidRDefault="00ED4396">
            <w:pPr>
              <w:autoSpaceDE w:val="0"/>
              <w:autoSpaceDN w:val="0"/>
              <w:adjustRightInd w:val="0"/>
              <w:spacing w:line="360" w:lineRule="atLeast"/>
              <w:rPr>
                <w:del w:id="1729" w:author="Regina Casanova" w:date="2018-07-07T15:18:00Z"/>
                <w:rFonts w:cs="Times New Roman"/>
                <w:color w:val="000000"/>
                <w:lang w:val="es-PE"/>
              </w:rPr>
            </w:pPr>
            <w:del w:id="1730" w:author="Regina Casanova" w:date="2018-07-07T15:18:00Z">
              <w:r w:rsidRPr="00BA156B" w:rsidDel="00BA63BC">
                <w:rPr>
                  <w:rFonts w:cs="Times New Roman"/>
                  <w:color w:val="000000"/>
                  <w:lang w:val="es-PE"/>
                </w:rPr>
                <w:delText>Mostrar dentro de la tabla de reclamos un desplegable donde se pueda ver los pasos realizados</w:delText>
              </w:r>
            </w:del>
          </w:p>
        </w:tc>
        <w:tc>
          <w:tcPr>
            <w:tcW w:w="1559" w:type="dxa"/>
            <w:tcBorders>
              <w:bottom w:val="single" w:sz="8" w:space="0" w:color="000000"/>
              <w:right w:val="single" w:sz="8" w:space="0" w:color="000000"/>
            </w:tcBorders>
            <w:shd w:val="clear" w:color="auto" w:fill="E1E0E0"/>
            <w:vAlign w:val="bottom"/>
          </w:tcPr>
          <w:p w14:paraId="3587DC91" w14:textId="186800E8" w:rsidR="00ED4396" w:rsidRPr="00BA156B" w:rsidDel="00BA63BC" w:rsidRDefault="00ED4396">
            <w:pPr>
              <w:autoSpaceDE w:val="0"/>
              <w:autoSpaceDN w:val="0"/>
              <w:adjustRightInd w:val="0"/>
              <w:spacing w:line="360" w:lineRule="atLeast"/>
              <w:rPr>
                <w:del w:id="1731" w:author="Regina Casanova" w:date="2018-07-07T15:18:00Z"/>
                <w:rFonts w:cs="Times New Roman"/>
                <w:color w:val="000000"/>
                <w:lang w:val="es-PE"/>
              </w:rPr>
            </w:pPr>
            <w:del w:id="1732" w:author="Regina Casanova" w:date="2018-07-07T15:18:00Z">
              <w:r w:rsidRPr="00BA156B" w:rsidDel="00BA63BC">
                <w:rPr>
                  <w:rFonts w:cs="Times New Roman"/>
                  <w:color w:val="000000"/>
                  <w:lang w:val="es-PE"/>
                </w:rPr>
                <w:delText>Medio - 2</w:delText>
              </w:r>
            </w:del>
          </w:p>
        </w:tc>
      </w:tr>
      <w:tr w:rsidR="00ED4396" w:rsidRPr="00BA156B" w:rsidDel="00BA63BC" w14:paraId="4BC11FEC" w14:textId="2E806676" w:rsidTr="00ED4396">
        <w:tblPrEx>
          <w:tblBorders>
            <w:top w:val="none" w:sz="0" w:space="0" w:color="auto"/>
          </w:tblBorders>
        </w:tblPrEx>
        <w:trPr>
          <w:del w:id="1733" w:author="Regina Casanova" w:date="2018-07-07T15:18:00Z"/>
        </w:trPr>
        <w:tc>
          <w:tcPr>
            <w:tcW w:w="504" w:type="dxa"/>
            <w:tcBorders>
              <w:left w:val="single" w:sz="8" w:space="0" w:color="000000"/>
              <w:bottom w:val="single" w:sz="8" w:space="0" w:color="000000"/>
              <w:right w:val="single" w:sz="8" w:space="0" w:color="000000"/>
            </w:tcBorders>
            <w:vAlign w:val="bottom"/>
          </w:tcPr>
          <w:p w14:paraId="107B483E" w14:textId="78416494" w:rsidR="00ED4396" w:rsidRPr="00BA156B" w:rsidDel="00BA63BC" w:rsidRDefault="00ED4396">
            <w:pPr>
              <w:autoSpaceDE w:val="0"/>
              <w:autoSpaceDN w:val="0"/>
              <w:adjustRightInd w:val="0"/>
              <w:spacing w:line="360" w:lineRule="atLeast"/>
              <w:jc w:val="right"/>
              <w:rPr>
                <w:del w:id="1734" w:author="Regina Casanova" w:date="2018-07-07T15:18:00Z"/>
                <w:rFonts w:cs="Times New Roman"/>
                <w:color w:val="000000"/>
                <w:lang w:val="es-PE"/>
              </w:rPr>
            </w:pPr>
            <w:del w:id="1735" w:author="Regina Casanova" w:date="2018-07-07T15:18:00Z">
              <w:r w:rsidRPr="00BA156B" w:rsidDel="00BA63BC">
                <w:rPr>
                  <w:rFonts w:cs="Times New Roman"/>
                  <w:color w:val="000000"/>
                  <w:lang w:val="es-PE"/>
                </w:rPr>
                <w:delText>7</w:delText>
              </w:r>
            </w:del>
          </w:p>
        </w:tc>
        <w:tc>
          <w:tcPr>
            <w:tcW w:w="1715" w:type="dxa"/>
            <w:tcBorders>
              <w:bottom w:val="single" w:sz="8" w:space="0" w:color="000000"/>
              <w:right w:val="single" w:sz="8" w:space="0" w:color="000000"/>
            </w:tcBorders>
            <w:vAlign w:val="bottom"/>
          </w:tcPr>
          <w:p w14:paraId="648F2ADE" w14:textId="7FBC6EC8" w:rsidR="00ED4396" w:rsidRPr="00BA156B" w:rsidDel="00BA63BC" w:rsidRDefault="00ED4396">
            <w:pPr>
              <w:autoSpaceDE w:val="0"/>
              <w:autoSpaceDN w:val="0"/>
              <w:adjustRightInd w:val="0"/>
              <w:spacing w:line="360" w:lineRule="atLeast"/>
              <w:rPr>
                <w:del w:id="1736" w:author="Regina Casanova" w:date="2018-07-07T15:18:00Z"/>
                <w:rFonts w:cs="Times New Roman"/>
                <w:color w:val="000000"/>
                <w:lang w:val="es-PE"/>
              </w:rPr>
            </w:pPr>
            <w:del w:id="1737"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36C7744" w14:textId="7AF2F9F2" w:rsidR="00ED4396" w:rsidRPr="00BA156B" w:rsidDel="00BA63BC" w:rsidRDefault="00ED4396">
            <w:pPr>
              <w:autoSpaceDE w:val="0"/>
              <w:autoSpaceDN w:val="0"/>
              <w:adjustRightInd w:val="0"/>
              <w:spacing w:line="360" w:lineRule="atLeast"/>
              <w:rPr>
                <w:del w:id="1738" w:author="Regina Casanova" w:date="2018-07-07T15:18:00Z"/>
                <w:rFonts w:cs="Times New Roman"/>
                <w:color w:val="000000"/>
                <w:lang w:val="es-PE"/>
              </w:rPr>
            </w:pPr>
            <w:del w:id="1739" w:author="Regina Casanova" w:date="2018-07-07T15:18:00Z">
              <w:r w:rsidRPr="00BA156B" w:rsidDel="00BA63BC">
                <w:rPr>
                  <w:rFonts w:cs="Times New Roman"/>
                  <w:color w:val="000000"/>
                  <w:lang w:val="es-PE"/>
                </w:rPr>
                <w:delText>Compartir con trabajadores internos</w:delText>
              </w:r>
            </w:del>
          </w:p>
        </w:tc>
        <w:tc>
          <w:tcPr>
            <w:tcW w:w="5380" w:type="dxa"/>
            <w:tcBorders>
              <w:bottom w:val="single" w:sz="8" w:space="0" w:color="000000"/>
              <w:right w:val="single" w:sz="8" w:space="0" w:color="000000"/>
            </w:tcBorders>
            <w:vAlign w:val="bottom"/>
          </w:tcPr>
          <w:p w14:paraId="532845C4" w14:textId="32463C25" w:rsidR="00ED4396" w:rsidRPr="00BA156B" w:rsidDel="00BA63BC" w:rsidRDefault="00D00DDC">
            <w:pPr>
              <w:autoSpaceDE w:val="0"/>
              <w:autoSpaceDN w:val="0"/>
              <w:adjustRightInd w:val="0"/>
              <w:spacing w:line="360" w:lineRule="atLeast"/>
              <w:rPr>
                <w:del w:id="1740" w:author="Regina Casanova" w:date="2018-07-07T15:18:00Z"/>
                <w:rFonts w:cs="Times New Roman"/>
                <w:color w:val="000000"/>
                <w:lang w:val="es-PE"/>
              </w:rPr>
            </w:pPr>
            <w:del w:id="174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compartir dicha información con otros trabajadores de SUSALUD par</w:delText>
              </w:r>
              <w:r w:rsidDel="00BA63BC">
                <w:rPr>
                  <w:rFonts w:cs="Times New Roman"/>
                  <w:color w:val="000000"/>
                  <w:lang w:val="es-PE"/>
                </w:rPr>
                <w:delText>a poder estar enterados todos co</w:delText>
              </w:r>
              <w:r w:rsidR="00ED4396" w:rsidRPr="00BA156B" w:rsidDel="00BA63BC">
                <w:rPr>
                  <w:rFonts w:cs="Times New Roman"/>
                  <w:color w:val="000000"/>
                  <w:lang w:val="es-PE"/>
                </w:rPr>
                <w:delText>mo entidad</w:delText>
              </w:r>
            </w:del>
          </w:p>
        </w:tc>
        <w:tc>
          <w:tcPr>
            <w:tcW w:w="2341" w:type="dxa"/>
            <w:tcBorders>
              <w:bottom w:val="single" w:sz="8" w:space="0" w:color="000000"/>
              <w:right w:val="single" w:sz="8" w:space="0" w:color="000000"/>
            </w:tcBorders>
            <w:vAlign w:val="bottom"/>
          </w:tcPr>
          <w:p w14:paraId="4B0956C8" w14:textId="4B7E20CC" w:rsidR="00ED4396" w:rsidRPr="00BA156B" w:rsidDel="00BA63BC" w:rsidRDefault="00ED4396">
            <w:pPr>
              <w:autoSpaceDE w:val="0"/>
              <w:autoSpaceDN w:val="0"/>
              <w:adjustRightInd w:val="0"/>
              <w:spacing w:line="360" w:lineRule="atLeast"/>
              <w:rPr>
                <w:del w:id="1742" w:author="Regina Casanova" w:date="2018-07-07T15:18:00Z"/>
                <w:rFonts w:cs="Times New Roman"/>
                <w:color w:val="000000"/>
                <w:lang w:val="es-PE"/>
              </w:rPr>
            </w:pPr>
            <w:del w:id="1743" w:author="Regina Casanova" w:date="2018-07-07T15:18:00Z">
              <w:r w:rsidRPr="00BA156B" w:rsidDel="00BA63BC">
                <w:rPr>
                  <w:rFonts w:cs="Times New Roman"/>
                  <w:color w:val="000000"/>
                  <w:lang w:val="es-PE"/>
                </w:rPr>
                <w:delText>Crear usuario genérico para visualización</w:delText>
              </w:r>
            </w:del>
          </w:p>
        </w:tc>
        <w:tc>
          <w:tcPr>
            <w:tcW w:w="1559" w:type="dxa"/>
            <w:tcBorders>
              <w:bottom w:val="single" w:sz="8" w:space="0" w:color="000000"/>
              <w:right w:val="single" w:sz="8" w:space="0" w:color="000000"/>
            </w:tcBorders>
            <w:vAlign w:val="bottom"/>
          </w:tcPr>
          <w:p w14:paraId="405303AF" w14:textId="40BD0548" w:rsidR="00ED4396" w:rsidRPr="00BA156B" w:rsidDel="00BA63BC" w:rsidRDefault="00ED4396">
            <w:pPr>
              <w:autoSpaceDE w:val="0"/>
              <w:autoSpaceDN w:val="0"/>
              <w:adjustRightInd w:val="0"/>
              <w:spacing w:line="360" w:lineRule="atLeast"/>
              <w:rPr>
                <w:del w:id="1744" w:author="Regina Casanova" w:date="2018-07-07T15:18:00Z"/>
                <w:rFonts w:cs="Times New Roman"/>
                <w:color w:val="000000"/>
                <w:lang w:val="es-PE"/>
              </w:rPr>
            </w:pPr>
            <w:del w:id="1745" w:author="Regina Casanova" w:date="2018-07-07T15:18:00Z">
              <w:r w:rsidRPr="00BA156B" w:rsidDel="00BA63BC">
                <w:rPr>
                  <w:rFonts w:cs="Times New Roman"/>
                  <w:color w:val="000000"/>
                  <w:lang w:val="es-PE"/>
                </w:rPr>
                <w:delText>bajo - 1</w:delText>
              </w:r>
            </w:del>
          </w:p>
        </w:tc>
      </w:tr>
      <w:tr w:rsidR="00ED4396" w:rsidRPr="00BA156B" w:rsidDel="00BA63BC" w14:paraId="4F4CCCDE" w14:textId="0F93C055" w:rsidTr="00ED4396">
        <w:tblPrEx>
          <w:tblBorders>
            <w:top w:val="none" w:sz="0" w:space="0" w:color="auto"/>
          </w:tblBorders>
        </w:tblPrEx>
        <w:trPr>
          <w:del w:id="174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AF28849" w14:textId="0EE78567" w:rsidR="00ED4396" w:rsidRPr="00BA156B" w:rsidDel="00BA63BC" w:rsidRDefault="00ED4396">
            <w:pPr>
              <w:autoSpaceDE w:val="0"/>
              <w:autoSpaceDN w:val="0"/>
              <w:adjustRightInd w:val="0"/>
              <w:spacing w:line="360" w:lineRule="atLeast"/>
              <w:jc w:val="right"/>
              <w:rPr>
                <w:del w:id="1747" w:author="Regina Casanova" w:date="2018-07-07T15:18:00Z"/>
                <w:rFonts w:cs="Times New Roman"/>
                <w:color w:val="000000"/>
                <w:lang w:val="es-PE"/>
              </w:rPr>
            </w:pPr>
            <w:del w:id="1748" w:author="Regina Casanova" w:date="2018-07-07T15:18:00Z">
              <w:r w:rsidRPr="00BA156B" w:rsidDel="00BA63BC">
                <w:rPr>
                  <w:rFonts w:cs="Times New Roman"/>
                  <w:color w:val="000000"/>
                  <w:lang w:val="es-PE"/>
                </w:rPr>
                <w:delText>8</w:delText>
              </w:r>
            </w:del>
          </w:p>
        </w:tc>
        <w:tc>
          <w:tcPr>
            <w:tcW w:w="1715" w:type="dxa"/>
            <w:tcBorders>
              <w:bottom w:val="single" w:sz="8" w:space="0" w:color="000000"/>
              <w:right w:val="single" w:sz="8" w:space="0" w:color="000000"/>
            </w:tcBorders>
            <w:shd w:val="clear" w:color="auto" w:fill="E1E0E0"/>
            <w:vAlign w:val="bottom"/>
          </w:tcPr>
          <w:p w14:paraId="55633368" w14:textId="62F56D4C" w:rsidR="00ED4396" w:rsidRPr="00BA156B" w:rsidDel="00BA63BC" w:rsidRDefault="00ED4396">
            <w:pPr>
              <w:autoSpaceDE w:val="0"/>
              <w:autoSpaceDN w:val="0"/>
              <w:adjustRightInd w:val="0"/>
              <w:spacing w:line="360" w:lineRule="atLeast"/>
              <w:rPr>
                <w:del w:id="1749" w:author="Regina Casanova" w:date="2018-07-07T15:18:00Z"/>
                <w:rFonts w:cs="Times New Roman"/>
                <w:color w:val="000000"/>
                <w:lang w:val="es-PE"/>
              </w:rPr>
            </w:pPr>
            <w:del w:id="1750"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9B80348" w14:textId="7C6EF53E" w:rsidR="00ED4396" w:rsidRPr="00BA156B" w:rsidDel="00BA63BC" w:rsidRDefault="00ED4396">
            <w:pPr>
              <w:autoSpaceDE w:val="0"/>
              <w:autoSpaceDN w:val="0"/>
              <w:adjustRightInd w:val="0"/>
              <w:spacing w:line="360" w:lineRule="atLeast"/>
              <w:rPr>
                <w:del w:id="1751" w:author="Regina Casanova" w:date="2018-07-07T15:18:00Z"/>
                <w:rFonts w:cs="Times New Roman"/>
                <w:color w:val="000000"/>
                <w:lang w:val="es-PE"/>
              </w:rPr>
            </w:pPr>
            <w:del w:id="1752" w:author="Regina Casanova" w:date="2018-07-07T15:18:00Z">
              <w:r w:rsidRPr="00BA156B" w:rsidDel="00BA63BC">
                <w:rPr>
                  <w:rFonts w:cs="Times New Roman"/>
                  <w:color w:val="000000"/>
                  <w:lang w:val="es-PE"/>
                </w:rPr>
                <w:delText>Clasificación del reclamo</w:delText>
              </w:r>
            </w:del>
          </w:p>
        </w:tc>
        <w:tc>
          <w:tcPr>
            <w:tcW w:w="5380" w:type="dxa"/>
            <w:tcBorders>
              <w:bottom w:val="single" w:sz="8" w:space="0" w:color="000000"/>
              <w:right w:val="single" w:sz="8" w:space="0" w:color="000000"/>
            </w:tcBorders>
            <w:shd w:val="clear" w:color="auto" w:fill="E1E0E0"/>
            <w:vAlign w:val="bottom"/>
          </w:tcPr>
          <w:p w14:paraId="0362CD95" w14:textId="4C31E70E" w:rsidR="00ED4396" w:rsidRPr="00BA156B" w:rsidDel="00BA63BC" w:rsidRDefault="00D00DDC">
            <w:pPr>
              <w:autoSpaceDE w:val="0"/>
              <w:autoSpaceDN w:val="0"/>
              <w:adjustRightInd w:val="0"/>
              <w:spacing w:line="360" w:lineRule="atLeast"/>
              <w:rPr>
                <w:del w:id="1753" w:author="Regina Casanova" w:date="2018-07-07T15:18:00Z"/>
                <w:rFonts w:cs="Times New Roman"/>
                <w:color w:val="000000"/>
                <w:lang w:val="es-PE"/>
              </w:rPr>
            </w:pPr>
            <w:del w:id="175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contar con una clasificación simple de reclamos para poder ordenar de forma sencilla los problemas más recurrentes</w:delText>
              </w:r>
            </w:del>
          </w:p>
        </w:tc>
        <w:tc>
          <w:tcPr>
            <w:tcW w:w="2341" w:type="dxa"/>
            <w:tcBorders>
              <w:bottom w:val="single" w:sz="8" w:space="0" w:color="000000"/>
              <w:right w:val="single" w:sz="8" w:space="0" w:color="000000"/>
            </w:tcBorders>
            <w:shd w:val="clear" w:color="auto" w:fill="E1E0E0"/>
            <w:vAlign w:val="bottom"/>
          </w:tcPr>
          <w:p w14:paraId="00757A3D" w14:textId="3179D622" w:rsidR="00ED4396" w:rsidRPr="00BA156B" w:rsidDel="00BA63BC" w:rsidRDefault="00ED4396">
            <w:pPr>
              <w:autoSpaceDE w:val="0"/>
              <w:autoSpaceDN w:val="0"/>
              <w:adjustRightInd w:val="0"/>
              <w:spacing w:line="360" w:lineRule="atLeast"/>
              <w:rPr>
                <w:del w:id="1755" w:author="Regina Casanova" w:date="2018-07-07T15:18:00Z"/>
                <w:rFonts w:cs="Times New Roman"/>
                <w:color w:val="000000"/>
                <w:lang w:val="es-PE"/>
              </w:rPr>
            </w:pPr>
            <w:del w:id="1756" w:author="Regina Casanova" w:date="2018-07-07T15:18:00Z">
              <w:r w:rsidRPr="00BA156B" w:rsidDel="00BA63BC">
                <w:rPr>
                  <w:rFonts w:cs="Times New Roman"/>
                  <w:color w:val="000000"/>
                  <w:lang w:val="es-PE"/>
                </w:rPr>
                <w:delText>Hacer clasificación de reclamos</w:delText>
              </w:r>
            </w:del>
          </w:p>
        </w:tc>
        <w:tc>
          <w:tcPr>
            <w:tcW w:w="1559" w:type="dxa"/>
            <w:tcBorders>
              <w:bottom w:val="single" w:sz="8" w:space="0" w:color="000000"/>
              <w:right w:val="single" w:sz="8" w:space="0" w:color="000000"/>
            </w:tcBorders>
            <w:shd w:val="clear" w:color="auto" w:fill="E1E0E0"/>
            <w:vAlign w:val="bottom"/>
          </w:tcPr>
          <w:p w14:paraId="35DF36F9" w14:textId="2A18AC39" w:rsidR="00ED4396" w:rsidRPr="00BA156B" w:rsidDel="00BA63BC" w:rsidRDefault="00ED4396">
            <w:pPr>
              <w:autoSpaceDE w:val="0"/>
              <w:autoSpaceDN w:val="0"/>
              <w:adjustRightInd w:val="0"/>
              <w:spacing w:line="360" w:lineRule="atLeast"/>
              <w:rPr>
                <w:del w:id="1757" w:author="Regina Casanova" w:date="2018-07-07T15:18:00Z"/>
                <w:rFonts w:cs="Times New Roman"/>
                <w:color w:val="000000"/>
                <w:lang w:val="es-PE"/>
              </w:rPr>
            </w:pPr>
            <w:del w:id="1758" w:author="Regina Casanova" w:date="2018-07-07T15:18:00Z">
              <w:r w:rsidRPr="00BA156B" w:rsidDel="00BA63BC">
                <w:rPr>
                  <w:rFonts w:cs="Times New Roman"/>
                  <w:color w:val="000000"/>
                  <w:lang w:val="es-PE"/>
                </w:rPr>
                <w:delText>Alto - 3</w:delText>
              </w:r>
            </w:del>
          </w:p>
        </w:tc>
      </w:tr>
      <w:tr w:rsidR="00ED4396" w:rsidRPr="00BA156B" w:rsidDel="00BA63BC" w14:paraId="57C7BBFC" w14:textId="309C17D2" w:rsidTr="00ED4396">
        <w:tblPrEx>
          <w:tblBorders>
            <w:top w:val="none" w:sz="0" w:space="0" w:color="auto"/>
          </w:tblBorders>
        </w:tblPrEx>
        <w:trPr>
          <w:del w:id="1759" w:author="Regina Casanova" w:date="2018-07-07T15:18:00Z"/>
        </w:trPr>
        <w:tc>
          <w:tcPr>
            <w:tcW w:w="504" w:type="dxa"/>
            <w:tcBorders>
              <w:left w:val="single" w:sz="8" w:space="0" w:color="000000"/>
              <w:bottom w:val="single" w:sz="8" w:space="0" w:color="000000"/>
              <w:right w:val="single" w:sz="8" w:space="0" w:color="000000"/>
            </w:tcBorders>
            <w:vAlign w:val="bottom"/>
          </w:tcPr>
          <w:p w14:paraId="505C40DB" w14:textId="32462424" w:rsidR="00ED4396" w:rsidRPr="00BA156B" w:rsidDel="00BA63BC" w:rsidRDefault="00ED4396">
            <w:pPr>
              <w:autoSpaceDE w:val="0"/>
              <w:autoSpaceDN w:val="0"/>
              <w:adjustRightInd w:val="0"/>
              <w:spacing w:line="360" w:lineRule="atLeast"/>
              <w:jc w:val="right"/>
              <w:rPr>
                <w:del w:id="1760" w:author="Regina Casanova" w:date="2018-07-07T15:18:00Z"/>
                <w:rFonts w:cs="Times New Roman"/>
                <w:color w:val="000000"/>
                <w:lang w:val="es-PE"/>
              </w:rPr>
            </w:pPr>
            <w:del w:id="1761" w:author="Regina Casanova" w:date="2018-07-07T15:18:00Z">
              <w:r w:rsidRPr="00BA156B" w:rsidDel="00BA63BC">
                <w:rPr>
                  <w:rFonts w:cs="Times New Roman"/>
                  <w:color w:val="000000"/>
                  <w:lang w:val="es-PE"/>
                </w:rPr>
                <w:delText>9</w:delText>
              </w:r>
            </w:del>
          </w:p>
        </w:tc>
        <w:tc>
          <w:tcPr>
            <w:tcW w:w="1715" w:type="dxa"/>
            <w:tcBorders>
              <w:bottom w:val="single" w:sz="8" w:space="0" w:color="000000"/>
              <w:right w:val="single" w:sz="8" w:space="0" w:color="000000"/>
            </w:tcBorders>
            <w:vAlign w:val="bottom"/>
          </w:tcPr>
          <w:p w14:paraId="7E30F416" w14:textId="47E559CF" w:rsidR="00ED4396" w:rsidRPr="00BA156B" w:rsidDel="00BA63BC" w:rsidRDefault="00ED4396">
            <w:pPr>
              <w:autoSpaceDE w:val="0"/>
              <w:autoSpaceDN w:val="0"/>
              <w:adjustRightInd w:val="0"/>
              <w:spacing w:line="360" w:lineRule="atLeast"/>
              <w:rPr>
                <w:del w:id="1762" w:author="Regina Casanova" w:date="2018-07-07T15:18:00Z"/>
                <w:rFonts w:cs="Times New Roman"/>
                <w:color w:val="000000"/>
                <w:lang w:val="es-PE"/>
              </w:rPr>
            </w:pPr>
            <w:del w:id="1763"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710EABA" w14:textId="2CBD3454" w:rsidR="00ED4396" w:rsidRPr="00BA156B" w:rsidDel="00BA63BC" w:rsidRDefault="00BA156B">
            <w:pPr>
              <w:autoSpaceDE w:val="0"/>
              <w:autoSpaceDN w:val="0"/>
              <w:adjustRightInd w:val="0"/>
              <w:spacing w:line="360" w:lineRule="atLeast"/>
              <w:rPr>
                <w:del w:id="1764" w:author="Regina Casanova" w:date="2018-07-07T15:18:00Z"/>
                <w:rFonts w:cs="Times New Roman"/>
                <w:color w:val="000000"/>
                <w:lang w:val="es-PE"/>
              </w:rPr>
            </w:pPr>
            <w:del w:id="1765" w:author="Regina Casanova" w:date="2018-07-07T15:18:00Z">
              <w:r w:rsidRPr="00BA156B" w:rsidDel="00BA63BC">
                <w:rPr>
                  <w:rFonts w:cs="Times New Roman"/>
                  <w:color w:val="000000"/>
                  <w:lang w:val="es-PE"/>
                </w:rPr>
                <w:delText>Clasificación</w:delText>
              </w:r>
              <w:r w:rsidR="00ED4396" w:rsidRPr="00BA156B" w:rsidDel="00BA63BC">
                <w:rPr>
                  <w:rFonts w:cs="Times New Roman"/>
                  <w:color w:val="000000"/>
                  <w:lang w:val="es-PE"/>
                </w:rPr>
                <w:delText xml:space="preserve"> por tipo de seguro</w:delText>
              </w:r>
            </w:del>
          </w:p>
        </w:tc>
        <w:tc>
          <w:tcPr>
            <w:tcW w:w="5380" w:type="dxa"/>
            <w:tcBorders>
              <w:bottom w:val="single" w:sz="8" w:space="0" w:color="000000"/>
              <w:right w:val="single" w:sz="8" w:space="0" w:color="000000"/>
            </w:tcBorders>
            <w:vAlign w:val="bottom"/>
          </w:tcPr>
          <w:p w14:paraId="1F09A96E" w14:textId="61085807" w:rsidR="00ED4396" w:rsidRPr="00BA156B" w:rsidDel="00BA63BC" w:rsidRDefault="00D00DDC">
            <w:pPr>
              <w:autoSpaceDE w:val="0"/>
              <w:autoSpaceDN w:val="0"/>
              <w:adjustRightInd w:val="0"/>
              <w:spacing w:line="360" w:lineRule="atLeast"/>
              <w:rPr>
                <w:del w:id="1766" w:author="Regina Casanova" w:date="2018-07-07T15:18:00Z"/>
                <w:rFonts w:cs="Times New Roman"/>
                <w:color w:val="000000"/>
                <w:lang w:val="es-PE"/>
              </w:rPr>
            </w:pPr>
            <w:del w:id="176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filtrar por tipo de seguro que tenga el ciudadano para poder ver si hay diferencias en atención de asegurados</w:delText>
              </w:r>
            </w:del>
          </w:p>
        </w:tc>
        <w:tc>
          <w:tcPr>
            <w:tcW w:w="2341" w:type="dxa"/>
            <w:tcBorders>
              <w:bottom w:val="single" w:sz="8" w:space="0" w:color="000000"/>
              <w:right w:val="single" w:sz="8" w:space="0" w:color="000000"/>
            </w:tcBorders>
            <w:vAlign w:val="bottom"/>
          </w:tcPr>
          <w:p w14:paraId="50B59BDB" w14:textId="1825FF47" w:rsidR="00ED4396" w:rsidRPr="00BA156B" w:rsidDel="00BA63BC" w:rsidRDefault="00ED4396">
            <w:pPr>
              <w:autoSpaceDE w:val="0"/>
              <w:autoSpaceDN w:val="0"/>
              <w:adjustRightInd w:val="0"/>
              <w:spacing w:line="360" w:lineRule="atLeast"/>
              <w:rPr>
                <w:del w:id="1768" w:author="Regina Casanova" w:date="2018-07-07T15:18:00Z"/>
                <w:rFonts w:cs="Times New Roman"/>
                <w:color w:val="000000"/>
                <w:lang w:val="es-PE"/>
              </w:rPr>
            </w:pPr>
            <w:del w:id="1769" w:author="Regina Casanova" w:date="2018-07-07T15:18:00Z">
              <w:r w:rsidRPr="00BA156B" w:rsidDel="00BA63BC">
                <w:rPr>
                  <w:rFonts w:cs="Times New Roman"/>
                  <w:color w:val="000000"/>
                  <w:lang w:val="es-PE"/>
                </w:rPr>
                <w:delText>Filtro por tipo de seguro que se jale desde el servicio de SUSALUD</w:delText>
              </w:r>
            </w:del>
          </w:p>
        </w:tc>
        <w:tc>
          <w:tcPr>
            <w:tcW w:w="1559" w:type="dxa"/>
            <w:tcBorders>
              <w:bottom w:val="single" w:sz="8" w:space="0" w:color="000000"/>
              <w:right w:val="single" w:sz="8" w:space="0" w:color="000000"/>
            </w:tcBorders>
            <w:vAlign w:val="bottom"/>
          </w:tcPr>
          <w:p w14:paraId="6228F18E" w14:textId="04BF0E81" w:rsidR="00ED4396" w:rsidRPr="00BA156B" w:rsidDel="00BA63BC" w:rsidRDefault="00ED4396">
            <w:pPr>
              <w:autoSpaceDE w:val="0"/>
              <w:autoSpaceDN w:val="0"/>
              <w:adjustRightInd w:val="0"/>
              <w:spacing w:line="360" w:lineRule="atLeast"/>
              <w:rPr>
                <w:del w:id="1770" w:author="Regina Casanova" w:date="2018-07-07T15:18:00Z"/>
                <w:rFonts w:cs="Times New Roman"/>
                <w:color w:val="000000"/>
                <w:lang w:val="es-PE"/>
              </w:rPr>
            </w:pPr>
            <w:del w:id="1771" w:author="Regina Casanova" w:date="2018-07-07T15:18:00Z">
              <w:r w:rsidRPr="00BA156B" w:rsidDel="00BA63BC">
                <w:rPr>
                  <w:rFonts w:cs="Times New Roman"/>
                  <w:color w:val="000000"/>
                  <w:lang w:val="es-PE"/>
                </w:rPr>
                <w:delText>bajo - 1</w:delText>
              </w:r>
            </w:del>
          </w:p>
        </w:tc>
      </w:tr>
      <w:tr w:rsidR="00ED4396" w:rsidRPr="00BA156B" w:rsidDel="00BA63BC" w14:paraId="69BA626D" w14:textId="0D58BE32" w:rsidTr="00ED4396">
        <w:tblPrEx>
          <w:tblBorders>
            <w:top w:val="none" w:sz="0" w:space="0" w:color="auto"/>
          </w:tblBorders>
        </w:tblPrEx>
        <w:trPr>
          <w:del w:id="177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483A5DD" w14:textId="6F4AAC87" w:rsidR="00ED4396" w:rsidRPr="00BA156B" w:rsidDel="00BA63BC" w:rsidRDefault="00ED4396">
            <w:pPr>
              <w:autoSpaceDE w:val="0"/>
              <w:autoSpaceDN w:val="0"/>
              <w:adjustRightInd w:val="0"/>
              <w:spacing w:line="360" w:lineRule="atLeast"/>
              <w:jc w:val="right"/>
              <w:rPr>
                <w:del w:id="1773" w:author="Regina Casanova" w:date="2018-07-07T15:18:00Z"/>
                <w:rFonts w:cs="Times New Roman"/>
                <w:color w:val="000000"/>
                <w:lang w:val="es-PE"/>
              </w:rPr>
            </w:pPr>
            <w:del w:id="1774" w:author="Regina Casanova" w:date="2018-07-07T15:18:00Z">
              <w:r w:rsidRPr="00BA156B" w:rsidDel="00BA63BC">
                <w:rPr>
                  <w:rFonts w:cs="Times New Roman"/>
                  <w:color w:val="000000"/>
                  <w:lang w:val="es-PE"/>
                </w:rPr>
                <w:delText>10</w:delText>
              </w:r>
            </w:del>
          </w:p>
        </w:tc>
        <w:tc>
          <w:tcPr>
            <w:tcW w:w="1715" w:type="dxa"/>
            <w:tcBorders>
              <w:bottom w:val="single" w:sz="8" w:space="0" w:color="000000"/>
              <w:right w:val="single" w:sz="8" w:space="0" w:color="000000"/>
            </w:tcBorders>
            <w:shd w:val="clear" w:color="auto" w:fill="E1E0E0"/>
            <w:vAlign w:val="bottom"/>
          </w:tcPr>
          <w:p w14:paraId="697ED7AA" w14:textId="1EC99DB2" w:rsidR="00ED4396" w:rsidRPr="00BA156B" w:rsidDel="00BA63BC" w:rsidRDefault="00ED4396">
            <w:pPr>
              <w:autoSpaceDE w:val="0"/>
              <w:autoSpaceDN w:val="0"/>
              <w:adjustRightInd w:val="0"/>
              <w:spacing w:line="360" w:lineRule="atLeast"/>
              <w:rPr>
                <w:del w:id="1775" w:author="Regina Casanova" w:date="2018-07-07T15:18:00Z"/>
                <w:rFonts w:cs="Times New Roman"/>
                <w:color w:val="000000"/>
                <w:lang w:val="es-PE"/>
              </w:rPr>
            </w:pPr>
            <w:del w:id="1776"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224806E" w14:textId="37B389CF" w:rsidR="00ED4396" w:rsidRPr="00BA156B" w:rsidDel="00BA63BC" w:rsidRDefault="00ED4396">
            <w:pPr>
              <w:autoSpaceDE w:val="0"/>
              <w:autoSpaceDN w:val="0"/>
              <w:adjustRightInd w:val="0"/>
              <w:spacing w:line="360" w:lineRule="atLeast"/>
              <w:rPr>
                <w:del w:id="1777" w:author="Regina Casanova" w:date="2018-07-07T15:18:00Z"/>
                <w:rFonts w:cs="Times New Roman"/>
                <w:color w:val="000000"/>
                <w:lang w:val="es-PE"/>
              </w:rPr>
            </w:pPr>
            <w:del w:id="1778" w:author="Regina Casanova" w:date="2018-07-07T15:18:00Z">
              <w:r w:rsidRPr="00BA156B" w:rsidDel="00BA63BC">
                <w:rPr>
                  <w:rFonts w:cs="Times New Roman"/>
                  <w:color w:val="000000"/>
                  <w:lang w:val="es-PE"/>
                </w:rPr>
                <w:delText>Confirmación de registro de reclamo</w:delText>
              </w:r>
            </w:del>
          </w:p>
        </w:tc>
        <w:tc>
          <w:tcPr>
            <w:tcW w:w="5380" w:type="dxa"/>
            <w:tcBorders>
              <w:bottom w:val="single" w:sz="8" w:space="0" w:color="000000"/>
              <w:right w:val="single" w:sz="8" w:space="0" w:color="000000"/>
            </w:tcBorders>
            <w:shd w:val="clear" w:color="auto" w:fill="E1E0E0"/>
            <w:vAlign w:val="bottom"/>
          </w:tcPr>
          <w:p w14:paraId="0D5FD67A" w14:textId="0D7701CA" w:rsidR="00ED4396" w:rsidRPr="00BA156B" w:rsidDel="00BA63BC" w:rsidRDefault="00D00DDC">
            <w:pPr>
              <w:autoSpaceDE w:val="0"/>
              <w:autoSpaceDN w:val="0"/>
              <w:adjustRightInd w:val="0"/>
              <w:spacing w:line="360" w:lineRule="atLeast"/>
              <w:rPr>
                <w:del w:id="1779" w:author="Regina Casanova" w:date="2018-07-07T15:18:00Z"/>
                <w:rFonts w:cs="Times New Roman"/>
                <w:color w:val="000000"/>
                <w:lang w:val="es-PE"/>
              </w:rPr>
            </w:pPr>
            <w:del w:id="178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recibir una confirmación del registro del reclamo para poder estar seguro que se registró correctamente</w:delText>
              </w:r>
            </w:del>
          </w:p>
        </w:tc>
        <w:tc>
          <w:tcPr>
            <w:tcW w:w="2341" w:type="dxa"/>
            <w:tcBorders>
              <w:bottom w:val="single" w:sz="8" w:space="0" w:color="000000"/>
              <w:right w:val="single" w:sz="8" w:space="0" w:color="000000"/>
            </w:tcBorders>
            <w:shd w:val="clear" w:color="auto" w:fill="E1E0E0"/>
            <w:vAlign w:val="bottom"/>
          </w:tcPr>
          <w:p w14:paraId="30B3C9FB" w14:textId="42638A33" w:rsidR="00ED4396" w:rsidRPr="00BA156B" w:rsidDel="00BA63BC" w:rsidRDefault="00ED4396" w:rsidP="00BA156B">
            <w:pPr>
              <w:autoSpaceDE w:val="0"/>
              <w:autoSpaceDN w:val="0"/>
              <w:adjustRightInd w:val="0"/>
              <w:spacing w:line="360" w:lineRule="atLeast"/>
              <w:rPr>
                <w:del w:id="1781" w:author="Regina Casanova" w:date="2018-07-07T15:18:00Z"/>
                <w:rFonts w:cs="Times New Roman"/>
                <w:color w:val="000000"/>
                <w:lang w:val="es-PE"/>
              </w:rPr>
            </w:pPr>
            <w:del w:id="1782" w:author="Regina Casanova" w:date="2018-07-07T15:18:00Z">
              <w:r w:rsidRPr="00BA156B" w:rsidDel="00BA63BC">
                <w:rPr>
                  <w:rFonts w:cs="Times New Roman"/>
                  <w:color w:val="000000"/>
                  <w:lang w:val="es-PE"/>
                </w:rPr>
                <w:delText xml:space="preserve">Enviar correo de confirmación / </w:delText>
              </w:r>
              <w:r w:rsidR="00BA156B" w:rsidRPr="00BA156B" w:rsidDel="00BA63BC">
                <w:rPr>
                  <w:rFonts w:cs="Times New Roman"/>
                  <w:color w:val="000000"/>
                  <w:lang w:val="es-PE"/>
                </w:rPr>
                <w:delText>SMS con número</w:delText>
              </w:r>
              <w:r w:rsidRPr="00BA156B" w:rsidDel="00BA63BC">
                <w:rPr>
                  <w:rFonts w:cs="Times New Roman"/>
                  <w:color w:val="000000"/>
                  <w:lang w:val="es-PE"/>
                </w:rPr>
                <w:delText xml:space="preserve"> de reclamo</w:delText>
              </w:r>
            </w:del>
          </w:p>
        </w:tc>
        <w:tc>
          <w:tcPr>
            <w:tcW w:w="1559" w:type="dxa"/>
            <w:tcBorders>
              <w:bottom w:val="single" w:sz="8" w:space="0" w:color="000000"/>
              <w:right w:val="single" w:sz="8" w:space="0" w:color="000000"/>
            </w:tcBorders>
            <w:shd w:val="clear" w:color="auto" w:fill="E1E0E0"/>
            <w:vAlign w:val="bottom"/>
          </w:tcPr>
          <w:p w14:paraId="7C587CD8" w14:textId="7FB99366" w:rsidR="00ED4396" w:rsidRPr="00BA156B" w:rsidDel="00BA63BC" w:rsidRDefault="00ED4396">
            <w:pPr>
              <w:autoSpaceDE w:val="0"/>
              <w:autoSpaceDN w:val="0"/>
              <w:adjustRightInd w:val="0"/>
              <w:spacing w:line="360" w:lineRule="atLeast"/>
              <w:rPr>
                <w:del w:id="1783" w:author="Regina Casanova" w:date="2018-07-07T15:18:00Z"/>
                <w:rFonts w:cs="Times New Roman"/>
                <w:color w:val="000000"/>
                <w:lang w:val="es-PE"/>
              </w:rPr>
            </w:pPr>
            <w:del w:id="1784" w:author="Regina Casanova" w:date="2018-07-07T15:18:00Z">
              <w:r w:rsidRPr="00BA156B" w:rsidDel="00BA63BC">
                <w:rPr>
                  <w:rFonts w:cs="Times New Roman"/>
                  <w:color w:val="000000"/>
                  <w:lang w:val="es-PE"/>
                </w:rPr>
                <w:delText>Alto - 3</w:delText>
              </w:r>
            </w:del>
          </w:p>
        </w:tc>
      </w:tr>
      <w:tr w:rsidR="00ED4396" w:rsidRPr="00BA156B" w:rsidDel="00BA63BC" w14:paraId="297E7421" w14:textId="7172E0DA" w:rsidTr="00ED4396">
        <w:tblPrEx>
          <w:tblBorders>
            <w:top w:val="none" w:sz="0" w:space="0" w:color="auto"/>
          </w:tblBorders>
        </w:tblPrEx>
        <w:trPr>
          <w:del w:id="1785" w:author="Regina Casanova" w:date="2018-07-07T15:18:00Z"/>
        </w:trPr>
        <w:tc>
          <w:tcPr>
            <w:tcW w:w="504" w:type="dxa"/>
            <w:tcBorders>
              <w:left w:val="single" w:sz="8" w:space="0" w:color="000000"/>
              <w:bottom w:val="single" w:sz="8" w:space="0" w:color="000000"/>
              <w:right w:val="single" w:sz="8" w:space="0" w:color="000000"/>
            </w:tcBorders>
            <w:vAlign w:val="bottom"/>
          </w:tcPr>
          <w:p w14:paraId="2E5EE875" w14:textId="20854DAC" w:rsidR="00ED4396" w:rsidRPr="00BA156B" w:rsidDel="00BA63BC" w:rsidRDefault="00ED4396">
            <w:pPr>
              <w:autoSpaceDE w:val="0"/>
              <w:autoSpaceDN w:val="0"/>
              <w:adjustRightInd w:val="0"/>
              <w:spacing w:line="360" w:lineRule="atLeast"/>
              <w:jc w:val="right"/>
              <w:rPr>
                <w:del w:id="1786" w:author="Regina Casanova" w:date="2018-07-07T15:18:00Z"/>
                <w:rFonts w:cs="Times New Roman"/>
                <w:color w:val="000000"/>
                <w:lang w:val="es-PE"/>
              </w:rPr>
            </w:pPr>
            <w:del w:id="1787" w:author="Regina Casanova" w:date="2018-07-07T15:18:00Z">
              <w:r w:rsidRPr="00BA156B" w:rsidDel="00BA63BC">
                <w:rPr>
                  <w:rFonts w:cs="Times New Roman"/>
                  <w:color w:val="000000"/>
                  <w:lang w:val="es-PE"/>
                </w:rPr>
                <w:delText>11</w:delText>
              </w:r>
            </w:del>
          </w:p>
        </w:tc>
        <w:tc>
          <w:tcPr>
            <w:tcW w:w="1715" w:type="dxa"/>
            <w:tcBorders>
              <w:bottom w:val="single" w:sz="8" w:space="0" w:color="000000"/>
              <w:right w:val="single" w:sz="8" w:space="0" w:color="000000"/>
            </w:tcBorders>
            <w:vAlign w:val="bottom"/>
          </w:tcPr>
          <w:p w14:paraId="0A08A9D2" w14:textId="35017A3B" w:rsidR="00ED4396" w:rsidRPr="00BA156B" w:rsidDel="00BA63BC" w:rsidRDefault="00ED4396">
            <w:pPr>
              <w:autoSpaceDE w:val="0"/>
              <w:autoSpaceDN w:val="0"/>
              <w:adjustRightInd w:val="0"/>
              <w:spacing w:line="360" w:lineRule="atLeast"/>
              <w:rPr>
                <w:del w:id="1788" w:author="Regina Casanova" w:date="2018-07-07T15:18:00Z"/>
                <w:rFonts w:cs="Times New Roman"/>
                <w:color w:val="000000"/>
                <w:lang w:val="es-PE"/>
              </w:rPr>
            </w:pPr>
            <w:del w:id="1789"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0967A48D" w14:textId="14BAEC7F" w:rsidR="00ED4396" w:rsidRPr="00BA156B" w:rsidDel="00BA63BC" w:rsidRDefault="00ED4396">
            <w:pPr>
              <w:autoSpaceDE w:val="0"/>
              <w:autoSpaceDN w:val="0"/>
              <w:adjustRightInd w:val="0"/>
              <w:spacing w:line="360" w:lineRule="atLeast"/>
              <w:rPr>
                <w:del w:id="1790" w:author="Regina Casanova" w:date="2018-07-07T15:18:00Z"/>
                <w:rFonts w:cs="Times New Roman"/>
                <w:color w:val="000000"/>
                <w:lang w:val="es-PE"/>
              </w:rPr>
            </w:pPr>
            <w:del w:id="1791" w:author="Regina Casanova" w:date="2018-07-07T15:18:00Z">
              <w:r w:rsidRPr="00BA156B" w:rsidDel="00BA63BC">
                <w:rPr>
                  <w:rFonts w:cs="Times New Roman"/>
                  <w:color w:val="000000"/>
                  <w:lang w:val="es-PE"/>
                </w:rPr>
                <w:delText>Identificación</w:delText>
              </w:r>
            </w:del>
          </w:p>
        </w:tc>
        <w:tc>
          <w:tcPr>
            <w:tcW w:w="5380" w:type="dxa"/>
            <w:tcBorders>
              <w:bottom w:val="single" w:sz="8" w:space="0" w:color="000000"/>
              <w:right w:val="single" w:sz="8" w:space="0" w:color="000000"/>
            </w:tcBorders>
            <w:vAlign w:val="bottom"/>
          </w:tcPr>
          <w:p w14:paraId="68205EBB" w14:textId="6B09F140" w:rsidR="00ED4396" w:rsidRPr="00BA156B" w:rsidDel="00BA63BC" w:rsidRDefault="00D00DDC">
            <w:pPr>
              <w:autoSpaceDE w:val="0"/>
              <w:autoSpaceDN w:val="0"/>
              <w:adjustRightInd w:val="0"/>
              <w:spacing w:line="360" w:lineRule="atLeast"/>
              <w:rPr>
                <w:del w:id="1792" w:author="Regina Casanova" w:date="2018-07-07T15:18:00Z"/>
                <w:rFonts w:cs="Times New Roman"/>
                <w:color w:val="000000"/>
                <w:lang w:val="es-PE"/>
              </w:rPr>
            </w:pPr>
            <w:del w:id="179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presentar un reclamo </w:delText>
              </w:r>
              <w:r w:rsidR="00BA156B" w:rsidRPr="00BA156B" w:rsidDel="00BA63BC">
                <w:rPr>
                  <w:rFonts w:cs="Times New Roman"/>
                  <w:color w:val="000000"/>
                  <w:lang w:val="es-PE"/>
                </w:rPr>
                <w:delText>identificándome</w:delText>
              </w:r>
              <w:r w:rsidR="00ED4396" w:rsidRPr="00BA156B" w:rsidDel="00BA63BC">
                <w:rPr>
                  <w:rFonts w:cs="Times New Roman"/>
                  <w:color w:val="000000"/>
                  <w:lang w:val="es-PE"/>
                </w:rPr>
                <w:delText xml:space="preserve"> para poder acelerar el proceso de resolución del reclamo</w:delText>
              </w:r>
            </w:del>
          </w:p>
        </w:tc>
        <w:tc>
          <w:tcPr>
            <w:tcW w:w="2341" w:type="dxa"/>
            <w:tcBorders>
              <w:bottom w:val="single" w:sz="8" w:space="0" w:color="000000"/>
              <w:right w:val="single" w:sz="8" w:space="0" w:color="000000"/>
            </w:tcBorders>
            <w:vAlign w:val="bottom"/>
          </w:tcPr>
          <w:p w14:paraId="3CDF1DE6" w14:textId="77790B20" w:rsidR="00ED4396" w:rsidRPr="00BA156B" w:rsidDel="00BA63BC" w:rsidRDefault="00ED4396">
            <w:pPr>
              <w:autoSpaceDE w:val="0"/>
              <w:autoSpaceDN w:val="0"/>
              <w:adjustRightInd w:val="0"/>
              <w:spacing w:line="360" w:lineRule="atLeast"/>
              <w:rPr>
                <w:del w:id="1794" w:author="Regina Casanova" w:date="2018-07-07T15:18:00Z"/>
                <w:rFonts w:cs="Times New Roman"/>
                <w:color w:val="000000"/>
                <w:lang w:val="es-PE"/>
              </w:rPr>
            </w:pPr>
            <w:del w:id="1795" w:author="Regina Casanova" w:date="2018-07-07T15:18:00Z">
              <w:r w:rsidRPr="00BA156B" w:rsidDel="00BA63BC">
                <w:rPr>
                  <w:rFonts w:cs="Times New Roman"/>
                  <w:color w:val="000000"/>
                  <w:lang w:val="es-PE"/>
                </w:rPr>
                <w:delText>Pedir DNI del que se queja y validarlo con fecha de cumpleaños</w:delText>
              </w:r>
            </w:del>
          </w:p>
        </w:tc>
        <w:tc>
          <w:tcPr>
            <w:tcW w:w="1559" w:type="dxa"/>
            <w:tcBorders>
              <w:bottom w:val="single" w:sz="8" w:space="0" w:color="000000"/>
              <w:right w:val="single" w:sz="8" w:space="0" w:color="000000"/>
            </w:tcBorders>
            <w:vAlign w:val="bottom"/>
          </w:tcPr>
          <w:p w14:paraId="568AE4F5" w14:textId="79ACB399" w:rsidR="00ED4396" w:rsidRPr="00BA156B" w:rsidDel="00BA63BC" w:rsidRDefault="00ED4396">
            <w:pPr>
              <w:autoSpaceDE w:val="0"/>
              <w:autoSpaceDN w:val="0"/>
              <w:adjustRightInd w:val="0"/>
              <w:spacing w:line="360" w:lineRule="atLeast"/>
              <w:rPr>
                <w:del w:id="1796" w:author="Regina Casanova" w:date="2018-07-07T15:18:00Z"/>
                <w:rFonts w:cs="Times New Roman"/>
                <w:color w:val="000000"/>
                <w:lang w:val="es-PE"/>
              </w:rPr>
            </w:pPr>
            <w:del w:id="1797" w:author="Regina Casanova" w:date="2018-07-07T15:18:00Z">
              <w:r w:rsidRPr="00BA156B" w:rsidDel="00BA63BC">
                <w:rPr>
                  <w:rFonts w:cs="Times New Roman"/>
                  <w:color w:val="000000"/>
                  <w:lang w:val="es-PE"/>
                </w:rPr>
                <w:delText>Alto - 3</w:delText>
              </w:r>
            </w:del>
          </w:p>
        </w:tc>
      </w:tr>
      <w:tr w:rsidR="00ED4396" w:rsidRPr="00BA156B" w:rsidDel="00BA63BC" w14:paraId="1D8BBECF" w14:textId="38B33088" w:rsidTr="00ED4396">
        <w:tblPrEx>
          <w:tblBorders>
            <w:top w:val="none" w:sz="0" w:space="0" w:color="auto"/>
          </w:tblBorders>
        </w:tblPrEx>
        <w:trPr>
          <w:del w:id="179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339E9C1" w14:textId="5F28F72A" w:rsidR="00ED4396" w:rsidRPr="00BA156B" w:rsidDel="00BA63BC" w:rsidRDefault="00ED4396">
            <w:pPr>
              <w:autoSpaceDE w:val="0"/>
              <w:autoSpaceDN w:val="0"/>
              <w:adjustRightInd w:val="0"/>
              <w:spacing w:line="360" w:lineRule="atLeast"/>
              <w:jc w:val="right"/>
              <w:rPr>
                <w:del w:id="1799" w:author="Regina Casanova" w:date="2018-07-07T15:18:00Z"/>
                <w:rFonts w:cs="Times New Roman"/>
                <w:color w:val="000000"/>
                <w:lang w:val="es-PE"/>
              </w:rPr>
            </w:pPr>
            <w:del w:id="1800" w:author="Regina Casanova" w:date="2018-07-07T15:18:00Z">
              <w:r w:rsidRPr="00BA156B" w:rsidDel="00BA63BC">
                <w:rPr>
                  <w:rFonts w:cs="Times New Roman"/>
                  <w:color w:val="000000"/>
                  <w:lang w:val="es-PE"/>
                </w:rPr>
                <w:delText>12</w:delText>
              </w:r>
            </w:del>
          </w:p>
        </w:tc>
        <w:tc>
          <w:tcPr>
            <w:tcW w:w="1715" w:type="dxa"/>
            <w:tcBorders>
              <w:bottom w:val="single" w:sz="8" w:space="0" w:color="000000"/>
              <w:right w:val="single" w:sz="8" w:space="0" w:color="000000"/>
            </w:tcBorders>
            <w:shd w:val="clear" w:color="auto" w:fill="E1E0E0"/>
            <w:vAlign w:val="bottom"/>
          </w:tcPr>
          <w:p w14:paraId="0FC9942B" w14:textId="419EFCB8" w:rsidR="00ED4396" w:rsidRPr="00BA156B" w:rsidDel="00BA63BC" w:rsidRDefault="00ED4396">
            <w:pPr>
              <w:autoSpaceDE w:val="0"/>
              <w:autoSpaceDN w:val="0"/>
              <w:adjustRightInd w:val="0"/>
              <w:spacing w:line="360" w:lineRule="atLeast"/>
              <w:rPr>
                <w:del w:id="1801" w:author="Regina Casanova" w:date="2018-07-07T15:18:00Z"/>
                <w:rFonts w:cs="Times New Roman"/>
                <w:color w:val="000000"/>
                <w:lang w:val="es-PE"/>
              </w:rPr>
            </w:pPr>
            <w:del w:id="1802"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345DD42" w14:textId="09D5D18C" w:rsidR="00ED4396" w:rsidRPr="00BA156B" w:rsidDel="00BA63BC" w:rsidRDefault="00ED4396" w:rsidP="00BA156B">
            <w:pPr>
              <w:autoSpaceDE w:val="0"/>
              <w:autoSpaceDN w:val="0"/>
              <w:adjustRightInd w:val="0"/>
              <w:spacing w:line="360" w:lineRule="atLeast"/>
              <w:rPr>
                <w:del w:id="1803" w:author="Regina Casanova" w:date="2018-07-07T15:18:00Z"/>
                <w:rFonts w:cs="Times New Roman"/>
                <w:color w:val="000000"/>
                <w:lang w:val="es-PE"/>
              </w:rPr>
            </w:pPr>
            <w:del w:id="1804" w:author="Regina Casanova" w:date="2018-07-07T15:18:00Z">
              <w:r w:rsidRPr="00BA156B" w:rsidDel="00BA63BC">
                <w:rPr>
                  <w:rFonts w:cs="Times New Roman"/>
                  <w:color w:val="000000"/>
                  <w:lang w:val="es-PE"/>
                </w:rPr>
                <w:delText>Temas parecidos a su reclamo y</w:delText>
              </w:r>
              <w:r w:rsidR="00BA156B" w:rsidRPr="00BA156B" w:rsidDel="00BA63BC">
                <w:rPr>
                  <w:rFonts w:cs="Times New Roman"/>
                  <w:color w:val="000000"/>
                  <w:lang w:val="es-PE"/>
                </w:rPr>
                <w:delText xml:space="preserve"> temas populares</w:delText>
              </w:r>
            </w:del>
          </w:p>
        </w:tc>
        <w:tc>
          <w:tcPr>
            <w:tcW w:w="5380" w:type="dxa"/>
            <w:tcBorders>
              <w:bottom w:val="single" w:sz="8" w:space="0" w:color="000000"/>
              <w:right w:val="single" w:sz="8" w:space="0" w:color="000000"/>
            </w:tcBorders>
            <w:shd w:val="clear" w:color="auto" w:fill="E1E0E0"/>
            <w:vAlign w:val="bottom"/>
          </w:tcPr>
          <w:p w14:paraId="6A460A2F" w14:textId="0A5D92CB" w:rsidR="00ED4396" w:rsidRPr="00BA156B" w:rsidDel="00BA63BC" w:rsidRDefault="00D00DDC" w:rsidP="00BA156B">
            <w:pPr>
              <w:autoSpaceDE w:val="0"/>
              <w:autoSpaceDN w:val="0"/>
              <w:adjustRightInd w:val="0"/>
              <w:spacing w:line="360" w:lineRule="atLeast"/>
              <w:rPr>
                <w:del w:id="1805" w:author="Regina Casanova" w:date="2018-07-07T15:18:00Z"/>
                <w:rFonts w:cs="Times New Roman"/>
                <w:color w:val="000000"/>
                <w:lang w:val="es-PE"/>
              </w:rPr>
            </w:pPr>
            <w:del w:id="180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ver temas parecidos a mi reclamo y </w:delText>
              </w:r>
              <w:r w:rsidR="00BA156B" w:rsidRPr="00BA156B" w:rsidDel="00BA63BC">
                <w:rPr>
                  <w:rFonts w:cs="Times New Roman"/>
                  <w:color w:val="000000"/>
                  <w:lang w:val="es-PE"/>
                </w:rPr>
                <w:delText>temas populares</w:delText>
              </w:r>
              <w:r w:rsidR="00ED4396" w:rsidRPr="00BA156B" w:rsidDel="00BA63BC">
                <w:rPr>
                  <w:rFonts w:cs="Times New Roman"/>
                  <w:color w:val="000000"/>
                  <w:lang w:val="es-PE"/>
                </w:rPr>
                <w:delText xml:space="preserve"> para poder comprobar que los problemas suceden a todos</w:delText>
              </w:r>
            </w:del>
          </w:p>
        </w:tc>
        <w:tc>
          <w:tcPr>
            <w:tcW w:w="2341" w:type="dxa"/>
            <w:tcBorders>
              <w:bottom w:val="single" w:sz="8" w:space="0" w:color="000000"/>
              <w:right w:val="single" w:sz="8" w:space="0" w:color="000000"/>
            </w:tcBorders>
            <w:shd w:val="clear" w:color="auto" w:fill="E1E0E0"/>
            <w:vAlign w:val="bottom"/>
          </w:tcPr>
          <w:p w14:paraId="1C01ABC8" w14:textId="42D52061" w:rsidR="00ED4396" w:rsidRPr="00BA156B" w:rsidDel="00BA63BC" w:rsidRDefault="00ED4396">
            <w:pPr>
              <w:autoSpaceDE w:val="0"/>
              <w:autoSpaceDN w:val="0"/>
              <w:adjustRightInd w:val="0"/>
              <w:spacing w:line="360" w:lineRule="atLeast"/>
              <w:rPr>
                <w:del w:id="1807" w:author="Regina Casanova" w:date="2018-07-07T15:18:00Z"/>
                <w:rFonts w:cs="Times New Roman"/>
                <w:color w:val="000000"/>
                <w:lang w:val="es-PE"/>
              </w:rPr>
            </w:pPr>
            <w:del w:id="1808" w:author="Regina Casanova" w:date="2018-07-07T15:18:00Z">
              <w:r w:rsidRPr="00BA156B" w:rsidDel="00BA63BC">
                <w:rPr>
                  <w:rFonts w:cs="Times New Roman"/>
                  <w:color w:val="000000"/>
                  <w:lang w:val="es-PE"/>
                </w:rPr>
                <w:delText>Armar web de tendencias y de temas populares</w:delText>
              </w:r>
            </w:del>
          </w:p>
        </w:tc>
        <w:tc>
          <w:tcPr>
            <w:tcW w:w="1559" w:type="dxa"/>
            <w:tcBorders>
              <w:bottom w:val="single" w:sz="8" w:space="0" w:color="000000"/>
              <w:right w:val="single" w:sz="8" w:space="0" w:color="000000"/>
            </w:tcBorders>
            <w:shd w:val="clear" w:color="auto" w:fill="E1E0E0"/>
            <w:vAlign w:val="bottom"/>
          </w:tcPr>
          <w:p w14:paraId="0727D10E" w14:textId="054810A5" w:rsidR="00ED4396" w:rsidRPr="00BA156B" w:rsidDel="00BA63BC" w:rsidRDefault="00ED4396">
            <w:pPr>
              <w:autoSpaceDE w:val="0"/>
              <w:autoSpaceDN w:val="0"/>
              <w:adjustRightInd w:val="0"/>
              <w:spacing w:line="360" w:lineRule="atLeast"/>
              <w:rPr>
                <w:del w:id="1809" w:author="Regina Casanova" w:date="2018-07-07T15:18:00Z"/>
                <w:rFonts w:cs="Times New Roman"/>
                <w:color w:val="000000"/>
                <w:lang w:val="es-PE"/>
              </w:rPr>
            </w:pPr>
            <w:del w:id="1810" w:author="Regina Casanova" w:date="2018-07-07T15:18:00Z">
              <w:r w:rsidRPr="00BA156B" w:rsidDel="00BA63BC">
                <w:rPr>
                  <w:rFonts w:cs="Times New Roman"/>
                  <w:color w:val="000000"/>
                  <w:lang w:val="es-PE"/>
                </w:rPr>
                <w:delText>Bajo - 1</w:delText>
              </w:r>
            </w:del>
          </w:p>
        </w:tc>
      </w:tr>
      <w:tr w:rsidR="00ED4396" w:rsidRPr="00BA156B" w:rsidDel="00BA63BC" w14:paraId="42F31ED6" w14:textId="32B37FD0" w:rsidTr="00ED4396">
        <w:tblPrEx>
          <w:tblBorders>
            <w:top w:val="none" w:sz="0" w:space="0" w:color="auto"/>
          </w:tblBorders>
        </w:tblPrEx>
        <w:trPr>
          <w:del w:id="1811" w:author="Regina Casanova" w:date="2018-07-07T15:18:00Z"/>
        </w:trPr>
        <w:tc>
          <w:tcPr>
            <w:tcW w:w="504" w:type="dxa"/>
            <w:tcBorders>
              <w:left w:val="single" w:sz="8" w:space="0" w:color="000000"/>
              <w:bottom w:val="single" w:sz="8" w:space="0" w:color="000000"/>
              <w:right w:val="single" w:sz="8" w:space="0" w:color="000000"/>
            </w:tcBorders>
            <w:vAlign w:val="bottom"/>
          </w:tcPr>
          <w:p w14:paraId="1523D1EF" w14:textId="4D5999C9" w:rsidR="00ED4396" w:rsidRPr="00BA156B" w:rsidDel="00BA63BC" w:rsidRDefault="00ED4396">
            <w:pPr>
              <w:autoSpaceDE w:val="0"/>
              <w:autoSpaceDN w:val="0"/>
              <w:adjustRightInd w:val="0"/>
              <w:spacing w:line="360" w:lineRule="atLeast"/>
              <w:jc w:val="right"/>
              <w:rPr>
                <w:del w:id="1812" w:author="Regina Casanova" w:date="2018-07-07T15:18:00Z"/>
                <w:rFonts w:cs="Times New Roman"/>
                <w:color w:val="000000"/>
                <w:lang w:val="es-PE"/>
              </w:rPr>
            </w:pPr>
            <w:del w:id="1813" w:author="Regina Casanova" w:date="2018-07-07T15:18:00Z">
              <w:r w:rsidRPr="00BA156B" w:rsidDel="00BA63BC">
                <w:rPr>
                  <w:rFonts w:cs="Times New Roman"/>
                  <w:color w:val="000000"/>
                  <w:lang w:val="es-PE"/>
                </w:rPr>
                <w:delText>13</w:delText>
              </w:r>
            </w:del>
          </w:p>
        </w:tc>
        <w:tc>
          <w:tcPr>
            <w:tcW w:w="1715" w:type="dxa"/>
            <w:tcBorders>
              <w:bottom w:val="single" w:sz="8" w:space="0" w:color="000000"/>
              <w:right w:val="single" w:sz="8" w:space="0" w:color="000000"/>
            </w:tcBorders>
            <w:vAlign w:val="bottom"/>
          </w:tcPr>
          <w:p w14:paraId="1A398349" w14:textId="016D9FB2" w:rsidR="00ED4396" w:rsidRPr="00BA156B" w:rsidDel="00BA63BC" w:rsidRDefault="00ED4396">
            <w:pPr>
              <w:autoSpaceDE w:val="0"/>
              <w:autoSpaceDN w:val="0"/>
              <w:adjustRightInd w:val="0"/>
              <w:spacing w:line="360" w:lineRule="atLeast"/>
              <w:rPr>
                <w:del w:id="1814" w:author="Regina Casanova" w:date="2018-07-07T15:18:00Z"/>
                <w:rFonts w:cs="Times New Roman"/>
                <w:color w:val="000000"/>
                <w:lang w:val="es-PE"/>
              </w:rPr>
            </w:pPr>
            <w:del w:id="1815"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B6E499C" w14:textId="659423D0" w:rsidR="00ED4396" w:rsidRPr="00BA156B" w:rsidDel="00BA63BC" w:rsidRDefault="00ED4396">
            <w:pPr>
              <w:autoSpaceDE w:val="0"/>
              <w:autoSpaceDN w:val="0"/>
              <w:adjustRightInd w:val="0"/>
              <w:spacing w:line="360" w:lineRule="atLeast"/>
              <w:rPr>
                <w:del w:id="1816" w:author="Regina Casanova" w:date="2018-07-07T15:18:00Z"/>
                <w:rFonts w:cs="Times New Roman"/>
                <w:color w:val="000000"/>
                <w:lang w:val="es-PE"/>
              </w:rPr>
            </w:pPr>
            <w:del w:id="1817" w:author="Regina Casanova" w:date="2018-07-07T15:18:00Z">
              <w:r w:rsidRPr="00BA156B" w:rsidDel="00BA63BC">
                <w:rPr>
                  <w:rFonts w:cs="Times New Roman"/>
                  <w:color w:val="000000"/>
                  <w:lang w:val="es-PE"/>
                </w:rPr>
                <w:delText>Asegurarse que el reclamo lo reciba alguien</w:delText>
              </w:r>
            </w:del>
          </w:p>
        </w:tc>
        <w:tc>
          <w:tcPr>
            <w:tcW w:w="5380" w:type="dxa"/>
            <w:tcBorders>
              <w:bottom w:val="single" w:sz="8" w:space="0" w:color="000000"/>
              <w:right w:val="single" w:sz="8" w:space="0" w:color="000000"/>
            </w:tcBorders>
            <w:vAlign w:val="bottom"/>
          </w:tcPr>
          <w:p w14:paraId="410AA117" w14:textId="5398A96A" w:rsidR="00ED4396" w:rsidRPr="00BA156B" w:rsidDel="00BA63BC" w:rsidRDefault="00D00DDC">
            <w:pPr>
              <w:autoSpaceDE w:val="0"/>
              <w:autoSpaceDN w:val="0"/>
              <w:adjustRightInd w:val="0"/>
              <w:spacing w:line="360" w:lineRule="atLeast"/>
              <w:rPr>
                <w:del w:id="1818" w:author="Regina Casanova" w:date="2018-07-07T15:18:00Z"/>
                <w:rFonts w:cs="Times New Roman"/>
                <w:color w:val="000000"/>
                <w:lang w:val="es-PE"/>
              </w:rPr>
            </w:pPr>
            <w:del w:id="181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asegurarme que mi reclamo sea recibido para poder sentirme tranquilo de que lo están revisando</w:delText>
              </w:r>
            </w:del>
          </w:p>
        </w:tc>
        <w:tc>
          <w:tcPr>
            <w:tcW w:w="2341" w:type="dxa"/>
            <w:tcBorders>
              <w:bottom w:val="single" w:sz="8" w:space="0" w:color="000000"/>
              <w:right w:val="single" w:sz="8" w:space="0" w:color="000000"/>
            </w:tcBorders>
            <w:vAlign w:val="bottom"/>
          </w:tcPr>
          <w:p w14:paraId="4FD2CAC4" w14:textId="22A8368E" w:rsidR="00ED4396" w:rsidRPr="00BA156B" w:rsidDel="00BA63BC" w:rsidRDefault="00ED4396">
            <w:pPr>
              <w:autoSpaceDE w:val="0"/>
              <w:autoSpaceDN w:val="0"/>
              <w:adjustRightInd w:val="0"/>
              <w:spacing w:line="360" w:lineRule="atLeast"/>
              <w:rPr>
                <w:del w:id="1820" w:author="Regina Casanova" w:date="2018-07-07T15:18:00Z"/>
                <w:rFonts w:cs="Times New Roman"/>
                <w:color w:val="000000"/>
                <w:lang w:val="es-PE"/>
              </w:rPr>
            </w:pPr>
            <w:del w:id="1821" w:author="Regina Casanova" w:date="2018-07-07T15:18:00Z">
              <w:r w:rsidRPr="00BA156B" w:rsidDel="00BA63BC">
                <w:rPr>
                  <w:rFonts w:cs="Times New Roman"/>
                  <w:color w:val="000000"/>
                  <w:lang w:val="es-PE"/>
                </w:rPr>
                <w:delText>Asignar reclamo a alguien por cada IPRESS y que tenga opción de Leído</w:delText>
              </w:r>
            </w:del>
          </w:p>
        </w:tc>
        <w:tc>
          <w:tcPr>
            <w:tcW w:w="1559" w:type="dxa"/>
            <w:tcBorders>
              <w:bottom w:val="single" w:sz="8" w:space="0" w:color="000000"/>
              <w:right w:val="single" w:sz="8" w:space="0" w:color="000000"/>
            </w:tcBorders>
            <w:vAlign w:val="bottom"/>
          </w:tcPr>
          <w:p w14:paraId="64B9B21E" w14:textId="2A41A068" w:rsidR="00ED4396" w:rsidRPr="00BA156B" w:rsidDel="00BA63BC" w:rsidRDefault="00ED4396">
            <w:pPr>
              <w:autoSpaceDE w:val="0"/>
              <w:autoSpaceDN w:val="0"/>
              <w:adjustRightInd w:val="0"/>
              <w:spacing w:line="360" w:lineRule="atLeast"/>
              <w:rPr>
                <w:del w:id="1822" w:author="Regina Casanova" w:date="2018-07-07T15:18:00Z"/>
                <w:rFonts w:cs="Times New Roman"/>
                <w:color w:val="000000"/>
                <w:lang w:val="es-PE"/>
              </w:rPr>
            </w:pPr>
            <w:del w:id="1823" w:author="Regina Casanova" w:date="2018-07-07T15:18:00Z">
              <w:r w:rsidRPr="00BA156B" w:rsidDel="00BA63BC">
                <w:rPr>
                  <w:rFonts w:cs="Times New Roman"/>
                  <w:color w:val="000000"/>
                  <w:lang w:val="es-PE"/>
                </w:rPr>
                <w:delText>Medio - 2</w:delText>
              </w:r>
            </w:del>
          </w:p>
        </w:tc>
      </w:tr>
      <w:tr w:rsidR="00ED4396" w:rsidRPr="00BA156B" w:rsidDel="00BA63BC" w14:paraId="49BADBDB" w14:textId="3A900F18" w:rsidTr="00ED4396">
        <w:tblPrEx>
          <w:tblBorders>
            <w:top w:val="none" w:sz="0" w:space="0" w:color="auto"/>
          </w:tblBorders>
        </w:tblPrEx>
        <w:trPr>
          <w:del w:id="182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3F2CDD7" w14:textId="2B3B13B9" w:rsidR="00ED4396" w:rsidRPr="00BA156B" w:rsidDel="00BA63BC" w:rsidRDefault="00ED4396">
            <w:pPr>
              <w:autoSpaceDE w:val="0"/>
              <w:autoSpaceDN w:val="0"/>
              <w:adjustRightInd w:val="0"/>
              <w:spacing w:line="360" w:lineRule="atLeast"/>
              <w:jc w:val="right"/>
              <w:rPr>
                <w:del w:id="1825" w:author="Regina Casanova" w:date="2018-07-07T15:18:00Z"/>
                <w:rFonts w:cs="Times New Roman"/>
                <w:color w:val="000000"/>
                <w:lang w:val="es-PE"/>
              </w:rPr>
            </w:pPr>
            <w:del w:id="1826" w:author="Regina Casanova" w:date="2018-07-07T15:18:00Z">
              <w:r w:rsidRPr="00BA156B" w:rsidDel="00BA63BC">
                <w:rPr>
                  <w:rFonts w:cs="Times New Roman"/>
                  <w:color w:val="000000"/>
                  <w:lang w:val="es-PE"/>
                </w:rPr>
                <w:delText>14</w:delText>
              </w:r>
            </w:del>
          </w:p>
        </w:tc>
        <w:tc>
          <w:tcPr>
            <w:tcW w:w="1715" w:type="dxa"/>
            <w:tcBorders>
              <w:bottom w:val="single" w:sz="8" w:space="0" w:color="000000"/>
              <w:right w:val="single" w:sz="8" w:space="0" w:color="000000"/>
            </w:tcBorders>
            <w:shd w:val="clear" w:color="auto" w:fill="E1E0E0"/>
            <w:vAlign w:val="bottom"/>
          </w:tcPr>
          <w:p w14:paraId="14CF5945" w14:textId="14706CC9" w:rsidR="00ED4396" w:rsidRPr="00BA156B" w:rsidDel="00BA63BC" w:rsidRDefault="00ED4396">
            <w:pPr>
              <w:autoSpaceDE w:val="0"/>
              <w:autoSpaceDN w:val="0"/>
              <w:adjustRightInd w:val="0"/>
              <w:spacing w:line="360" w:lineRule="atLeast"/>
              <w:rPr>
                <w:del w:id="1827" w:author="Regina Casanova" w:date="2018-07-07T15:18:00Z"/>
                <w:rFonts w:cs="Times New Roman"/>
                <w:color w:val="000000"/>
                <w:lang w:val="es-PE"/>
              </w:rPr>
            </w:pPr>
            <w:del w:id="1828"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71A06D54" w14:textId="380A26EC" w:rsidR="00ED4396" w:rsidRPr="00BA156B" w:rsidDel="00BA63BC" w:rsidRDefault="00ED4396">
            <w:pPr>
              <w:autoSpaceDE w:val="0"/>
              <w:autoSpaceDN w:val="0"/>
              <w:adjustRightInd w:val="0"/>
              <w:spacing w:line="360" w:lineRule="atLeast"/>
              <w:rPr>
                <w:del w:id="1829" w:author="Regina Casanova" w:date="2018-07-07T15:18:00Z"/>
                <w:rFonts w:cs="Times New Roman"/>
                <w:color w:val="000000"/>
                <w:lang w:val="es-PE"/>
              </w:rPr>
            </w:pPr>
            <w:del w:id="1830" w:author="Regina Casanova" w:date="2018-07-07T15:18:00Z">
              <w:r w:rsidRPr="00BA156B" w:rsidDel="00BA63BC">
                <w:rPr>
                  <w:rFonts w:cs="Times New Roman"/>
                  <w:color w:val="000000"/>
                  <w:lang w:val="es-PE"/>
                </w:rPr>
                <w:delText>Subir fotos y videos cómo pruebas</w:delText>
              </w:r>
            </w:del>
          </w:p>
        </w:tc>
        <w:tc>
          <w:tcPr>
            <w:tcW w:w="5380" w:type="dxa"/>
            <w:tcBorders>
              <w:bottom w:val="single" w:sz="8" w:space="0" w:color="000000"/>
              <w:right w:val="single" w:sz="8" w:space="0" w:color="000000"/>
            </w:tcBorders>
            <w:shd w:val="clear" w:color="auto" w:fill="E1E0E0"/>
            <w:vAlign w:val="bottom"/>
          </w:tcPr>
          <w:p w14:paraId="328F1160" w14:textId="7BD989F1" w:rsidR="00ED4396" w:rsidRPr="00BA156B" w:rsidDel="00BA63BC" w:rsidRDefault="00D00DDC">
            <w:pPr>
              <w:autoSpaceDE w:val="0"/>
              <w:autoSpaceDN w:val="0"/>
              <w:adjustRightInd w:val="0"/>
              <w:spacing w:line="360" w:lineRule="atLeast"/>
              <w:rPr>
                <w:del w:id="1831" w:author="Regina Casanova" w:date="2018-07-07T15:18:00Z"/>
                <w:rFonts w:cs="Times New Roman"/>
                <w:color w:val="000000"/>
                <w:lang w:val="es-PE"/>
              </w:rPr>
            </w:pPr>
            <w:del w:id="183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colocar evidencia multimedia de lo que me ocurrió para poder sustentar mi reclamo</w:delText>
              </w:r>
            </w:del>
          </w:p>
        </w:tc>
        <w:tc>
          <w:tcPr>
            <w:tcW w:w="2341" w:type="dxa"/>
            <w:tcBorders>
              <w:bottom w:val="single" w:sz="8" w:space="0" w:color="000000"/>
              <w:right w:val="single" w:sz="8" w:space="0" w:color="000000"/>
            </w:tcBorders>
            <w:shd w:val="clear" w:color="auto" w:fill="E1E0E0"/>
            <w:vAlign w:val="bottom"/>
          </w:tcPr>
          <w:p w14:paraId="359A4C0B" w14:textId="54945F9E" w:rsidR="00ED4396" w:rsidRPr="00BA156B" w:rsidDel="00BA63BC" w:rsidRDefault="00ED4396">
            <w:pPr>
              <w:autoSpaceDE w:val="0"/>
              <w:autoSpaceDN w:val="0"/>
              <w:adjustRightInd w:val="0"/>
              <w:spacing w:line="360" w:lineRule="atLeast"/>
              <w:rPr>
                <w:del w:id="1833" w:author="Regina Casanova" w:date="2018-07-07T15:18:00Z"/>
                <w:rFonts w:cs="Times New Roman"/>
                <w:color w:val="000000"/>
                <w:lang w:val="es-PE"/>
              </w:rPr>
            </w:pPr>
            <w:del w:id="1834" w:author="Regina Casanova" w:date="2018-07-07T15:18:00Z">
              <w:r w:rsidRPr="00BA156B" w:rsidDel="00BA63BC">
                <w:rPr>
                  <w:rFonts w:cs="Times New Roman"/>
                  <w:color w:val="000000"/>
                  <w:lang w:val="es-PE"/>
                </w:rPr>
                <w:delText>Colocar opción para subir foto/video al momento de colocar el reclamo</w:delText>
              </w:r>
            </w:del>
          </w:p>
        </w:tc>
        <w:tc>
          <w:tcPr>
            <w:tcW w:w="1559" w:type="dxa"/>
            <w:tcBorders>
              <w:bottom w:val="single" w:sz="8" w:space="0" w:color="000000"/>
              <w:right w:val="single" w:sz="8" w:space="0" w:color="000000"/>
            </w:tcBorders>
            <w:shd w:val="clear" w:color="auto" w:fill="E1E0E0"/>
            <w:vAlign w:val="bottom"/>
          </w:tcPr>
          <w:p w14:paraId="7B64165D" w14:textId="5B2521D7" w:rsidR="00ED4396" w:rsidRPr="00BA156B" w:rsidDel="00BA63BC" w:rsidRDefault="00ED4396">
            <w:pPr>
              <w:autoSpaceDE w:val="0"/>
              <w:autoSpaceDN w:val="0"/>
              <w:adjustRightInd w:val="0"/>
              <w:spacing w:line="360" w:lineRule="atLeast"/>
              <w:rPr>
                <w:del w:id="1835" w:author="Regina Casanova" w:date="2018-07-07T15:18:00Z"/>
                <w:rFonts w:cs="Times New Roman"/>
                <w:color w:val="000000"/>
                <w:lang w:val="es-PE"/>
              </w:rPr>
            </w:pPr>
            <w:del w:id="1836" w:author="Regina Casanova" w:date="2018-07-07T15:18:00Z">
              <w:r w:rsidRPr="00BA156B" w:rsidDel="00BA63BC">
                <w:rPr>
                  <w:rFonts w:cs="Times New Roman"/>
                  <w:color w:val="000000"/>
                  <w:lang w:val="es-PE"/>
                </w:rPr>
                <w:delText>Medio - 2</w:delText>
              </w:r>
            </w:del>
          </w:p>
        </w:tc>
      </w:tr>
      <w:tr w:rsidR="00ED4396" w:rsidRPr="00BA156B" w:rsidDel="00BA63BC" w14:paraId="22C65F34" w14:textId="6EE9FFC7" w:rsidTr="00ED4396">
        <w:tblPrEx>
          <w:tblBorders>
            <w:top w:val="none" w:sz="0" w:space="0" w:color="auto"/>
          </w:tblBorders>
        </w:tblPrEx>
        <w:trPr>
          <w:del w:id="1837" w:author="Regina Casanova" w:date="2018-07-07T15:18:00Z"/>
        </w:trPr>
        <w:tc>
          <w:tcPr>
            <w:tcW w:w="504" w:type="dxa"/>
            <w:tcBorders>
              <w:left w:val="single" w:sz="8" w:space="0" w:color="000000"/>
              <w:bottom w:val="single" w:sz="8" w:space="0" w:color="000000"/>
              <w:right w:val="single" w:sz="8" w:space="0" w:color="000000"/>
            </w:tcBorders>
            <w:vAlign w:val="bottom"/>
          </w:tcPr>
          <w:p w14:paraId="209133F5" w14:textId="439FEB54" w:rsidR="00ED4396" w:rsidRPr="00BA156B" w:rsidDel="00BA63BC" w:rsidRDefault="00ED4396">
            <w:pPr>
              <w:autoSpaceDE w:val="0"/>
              <w:autoSpaceDN w:val="0"/>
              <w:adjustRightInd w:val="0"/>
              <w:spacing w:line="360" w:lineRule="atLeast"/>
              <w:jc w:val="right"/>
              <w:rPr>
                <w:del w:id="1838" w:author="Regina Casanova" w:date="2018-07-07T15:18:00Z"/>
                <w:rFonts w:cs="Times New Roman"/>
                <w:color w:val="000000"/>
                <w:lang w:val="es-PE"/>
              </w:rPr>
            </w:pPr>
            <w:del w:id="1839" w:author="Regina Casanova" w:date="2018-07-07T15:18:00Z">
              <w:r w:rsidRPr="00BA156B" w:rsidDel="00BA63BC">
                <w:rPr>
                  <w:rFonts w:cs="Times New Roman"/>
                  <w:color w:val="000000"/>
                  <w:lang w:val="es-PE"/>
                </w:rPr>
                <w:delText>15</w:delText>
              </w:r>
            </w:del>
          </w:p>
        </w:tc>
        <w:tc>
          <w:tcPr>
            <w:tcW w:w="1715" w:type="dxa"/>
            <w:tcBorders>
              <w:bottom w:val="single" w:sz="8" w:space="0" w:color="000000"/>
              <w:right w:val="single" w:sz="8" w:space="0" w:color="000000"/>
            </w:tcBorders>
            <w:vAlign w:val="bottom"/>
          </w:tcPr>
          <w:p w14:paraId="7D82F7D8" w14:textId="6913C6A9" w:rsidR="00ED4396" w:rsidRPr="00BA156B" w:rsidDel="00BA63BC" w:rsidRDefault="00ED4396">
            <w:pPr>
              <w:autoSpaceDE w:val="0"/>
              <w:autoSpaceDN w:val="0"/>
              <w:adjustRightInd w:val="0"/>
              <w:spacing w:line="360" w:lineRule="atLeast"/>
              <w:rPr>
                <w:del w:id="1840" w:author="Regina Casanova" w:date="2018-07-07T15:18:00Z"/>
                <w:rFonts w:cs="Times New Roman"/>
                <w:color w:val="000000"/>
                <w:lang w:val="es-PE"/>
              </w:rPr>
            </w:pPr>
            <w:del w:id="1841"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46B225D" w14:textId="0AFC08DC" w:rsidR="00ED4396" w:rsidRPr="00BA156B" w:rsidDel="00BA63BC" w:rsidRDefault="00ED4396">
            <w:pPr>
              <w:autoSpaceDE w:val="0"/>
              <w:autoSpaceDN w:val="0"/>
              <w:adjustRightInd w:val="0"/>
              <w:spacing w:line="360" w:lineRule="atLeast"/>
              <w:rPr>
                <w:del w:id="1842" w:author="Regina Casanova" w:date="2018-07-07T15:18:00Z"/>
                <w:rFonts w:cs="Times New Roman"/>
                <w:color w:val="000000"/>
                <w:lang w:val="es-PE"/>
              </w:rPr>
            </w:pPr>
            <w:del w:id="1843" w:author="Regina Casanova" w:date="2018-07-07T15:18:00Z">
              <w:r w:rsidRPr="00BA156B" w:rsidDel="00BA63BC">
                <w:rPr>
                  <w:rFonts w:cs="Times New Roman"/>
                  <w:color w:val="000000"/>
                  <w:lang w:val="es-PE"/>
                </w:rPr>
                <w:delText xml:space="preserve">Ejemplos de casos que fueron a favor del ciudadano. Si se </w:delText>
              </w:r>
              <w:r w:rsidR="00BA156B" w:rsidRPr="00BA156B" w:rsidDel="00BA63BC">
                <w:rPr>
                  <w:rFonts w:cs="Times New Roman"/>
                  <w:color w:val="000000"/>
                  <w:lang w:val="es-PE"/>
                </w:rPr>
                <w:delText>solucionó</w:delText>
              </w:r>
              <w:r w:rsidRPr="00BA156B" w:rsidDel="00BA63BC">
                <w:rPr>
                  <w:rFonts w:cs="Times New Roman"/>
                  <w:color w:val="000000"/>
                  <w:lang w:val="es-PE"/>
                </w:rPr>
                <w:delText xml:space="preserve"> o no.</w:delText>
              </w:r>
            </w:del>
          </w:p>
        </w:tc>
        <w:tc>
          <w:tcPr>
            <w:tcW w:w="5380" w:type="dxa"/>
            <w:tcBorders>
              <w:bottom w:val="single" w:sz="8" w:space="0" w:color="000000"/>
              <w:right w:val="single" w:sz="8" w:space="0" w:color="000000"/>
            </w:tcBorders>
            <w:vAlign w:val="bottom"/>
          </w:tcPr>
          <w:p w14:paraId="3D121E3B" w14:textId="001C2639" w:rsidR="00ED4396" w:rsidRPr="00BA156B" w:rsidDel="00BA63BC" w:rsidRDefault="00D00DDC">
            <w:pPr>
              <w:autoSpaceDE w:val="0"/>
              <w:autoSpaceDN w:val="0"/>
              <w:adjustRightInd w:val="0"/>
              <w:spacing w:line="360" w:lineRule="atLeast"/>
              <w:rPr>
                <w:del w:id="1844" w:author="Regina Casanova" w:date="2018-07-07T15:18:00Z"/>
                <w:rFonts w:cs="Times New Roman"/>
                <w:color w:val="000000"/>
                <w:lang w:val="es-PE"/>
              </w:rPr>
            </w:pPr>
            <w:del w:id="184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ver si hay casos similares que fueron solucionados para poder saber que mi reclamo será tomado en cuenta</w:delText>
              </w:r>
            </w:del>
          </w:p>
        </w:tc>
        <w:tc>
          <w:tcPr>
            <w:tcW w:w="2341" w:type="dxa"/>
            <w:tcBorders>
              <w:bottom w:val="single" w:sz="8" w:space="0" w:color="000000"/>
              <w:right w:val="single" w:sz="8" w:space="0" w:color="000000"/>
            </w:tcBorders>
            <w:vAlign w:val="bottom"/>
          </w:tcPr>
          <w:p w14:paraId="7B1E8C1B" w14:textId="52F300CB" w:rsidR="00ED4396" w:rsidRPr="00BA156B" w:rsidDel="00BA63BC" w:rsidRDefault="00ED4396">
            <w:pPr>
              <w:autoSpaceDE w:val="0"/>
              <w:autoSpaceDN w:val="0"/>
              <w:adjustRightInd w:val="0"/>
              <w:spacing w:line="360" w:lineRule="atLeast"/>
              <w:rPr>
                <w:del w:id="1846" w:author="Regina Casanova" w:date="2018-07-07T15:18:00Z"/>
                <w:rFonts w:cs="Times New Roman"/>
                <w:color w:val="000000"/>
                <w:lang w:val="es-PE"/>
              </w:rPr>
            </w:pPr>
            <w:del w:id="1847" w:author="Regina Casanova" w:date="2018-07-07T15:18:00Z">
              <w:r w:rsidRPr="00BA156B" w:rsidDel="00BA63BC">
                <w:rPr>
                  <w:rFonts w:cs="Times New Roman"/>
                  <w:color w:val="000000"/>
                  <w:lang w:val="es-PE"/>
                </w:rPr>
                <w:delText>Listado de reclamos de la IPRESS luego de presentar el reclamo</w:delText>
              </w:r>
            </w:del>
          </w:p>
        </w:tc>
        <w:tc>
          <w:tcPr>
            <w:tcW w:w="1559" w:type="dxa"/>
            <w:tcBorders>
              <w:bottom w:val="single" w:sz="8" w:space="0" w:color="000000"/>
              <w:right w:val="single" w:sz="8" w:space="0" w:color="000000"/>
            </w:tcBorders>
            <w:vAlign w:val="bottom"/>
          </w:tcPr>
          <w:p w14:paraId="5DF1DD5F" w14:textId="4F724C68" w:rsidR="00ED4396" w:rsidRPr="00BA156B" w:rsidDel="00BA63BC" w:rsidRDefault="00ED4396">
            <w:pPr>
              <w:autoSpaceDE w:val="0"/>
              <w:autoSpaceDN w:val="0"/>
              <w:adjustRightInd w:val="0"/>
              <w:spacing w:line="360" w:lineRule="atLeast"/>
              <w:rPr>
                <w:del w:id="1848" w:author="Regina Casanova" w:date="2018-07-07T15:18:00Z"/>
                <w:rFonts w:cs="Times New Roman"/>
                <w:color w:val="000000"/>
                <w:lang w:val="es-PE"/>
              </w:rPr>
            </w:pPr>
            <w:del w:id="1849" w:author="Regina Casanova" w:date="2018-07-07T15:18:00Z">
              <w:r w:rsidRPr="00BA156B" w:rsidDel="00BA63BC">
                <w:rPr>
                  <w:rFonts w:cs="Times New Roman"/>
                  <w:color w:val="000000"/>
                  <w:lang w:val="es-PE"/>
                </w:rPr>
                <w:delText>Bajo - 1</w:delText>
              </w:r>
            </w:del>
          </w:p>
        </w:tc>
      </w:tr>
      <w:tr w:rsidR="00ED4396" w:rsidRPr="00BA156B" w:rsidDel="00BA63BC" w14:paraId="6C836BF1" w14:textId="7EAFBC1C" w:rsidTr="00ED4396">
        <w:tblPrEx>
          <w:tblBorders>
            <w:top w:val="none" w:sz="0" w:space="0" w:color="auto"/>
          </w:tblBorders>
        </w:tblPrEx>
        <w:trPr>
          <w:del w:id="185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F3F11A1" w14:textId="220678DF" w:rsidR="00ED4396" w:rsidRPr="00BA156B" w:rsidDel="00BA63BC" w:rsidRDefault="00ED4396">
            <w:pPr>
              <w:autoSpaceDE w:val="0"/>
              <w:autoSpaceDN w:val="0"/>
              <w:adjustRightInd w:val="0"/>
              <w:spacing w:line="360" w:lineRule="atLeast"/>
              <w:jc w:val="right"/>
              <w:rPr>
                <w:del w:id="1851" w:author="Regina Casanova" w:date="2018-07-07T15:18:00Z"/>
                <w:rFonts w:cs="Times New Roman"/>
                <w:color w:val="000000"/>
                <w:lang w:val="es-PE"/>
              </w:rPr>
            </w:pPr>
            <w:del w:id="1852" w:author="Regina Casanova" w:date="2018-07-07T15:18:00Z">
              <w:r w:rsidRPr="00BA156B" w:rsidDel="00BA63BC">
                <w:rPr>
                  <w:rFonts w:cs="Times New Roman"/>
                  <w:color w:val="000000"/>
                  <w:lang w:val="es-PE"/>
                </w:rPr>
                <w:delText>16</w:delText>
              </w:r>
            </w:del>
          </w:p>
        </w:tc>
        <w:tc>
          <w:tcPr>
            <w:tcW w:w="1715" w:type="dxa"/>
            <w:tcBorders>
              <w:bottom w:val="single" w:sz="8" w:space="0" w:color="000000"/>
              <w:right w:val="single" w:sz="8" w:space="0" w:color="000000"/>
            </w:tcBorders>
            <w:shd w:val="clear" w:color="auto" w:fill="E1E0E0"/>
            <w:vAlign w:val="bottom"/>
          </w:tcPr>
          <w:p w14:paraId="219408C2" w14:textId="6D57B4FD" w:rsidR="00ED4396" w:rsidRPr="00BA156B" w:rsidDel="00BA63BC" w:rsidRDefault="00ED4396">
            <w:pPr>
              <w:autoSpaceDE w:val="0"/>
              <w:autoSpaceDN w:val="0"/>
              <w:adjustRightInd w:val="0"/>
              <w:spacing w:line="360" w:lineRule="atLeast"/>
              <w:rPr>
                <w:del w:id="1853" w:author="Regina Casanova" w:date="2018-07-07T15:18:00Z"/>
                <w:rFonts w:cs="Times New Roman"/>
                <w:color w:val="000000"/>
                <w:lang w:val="es-PE"/>
              </w:rPr>
            </w:pPr>
            <w:del w:id="1854"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720C7F4" w14:textId="58C72DAB" w:rsidR="00ED4396" w:rsidRPr="00BA156B" w:rsidDel="00BA63BC" w:rsidRDefault="00ED4396">
            <w:pPr>
              <w:autoSpaceDE w:val="0"/>
              <w:autoSpaceDN w:val="0"/>
              <w:adjustRightInd w:val="0"/>
              <w:spacing w:line="360" w:lineRule="atLeast"/>
              <w:rPr>
                <w:del w:id="1855" w:author="Regina Casanova" w:date="2018-07-07T15:18:00Z"/>
                <w:rFonts w:cs="Times New Roman"/>
                <w:color w:val="000000"/>
                <w:lang w:val="es-PE"/>
              </w:rPr>
            </w:pPr>
            <w:del w:id="1856" w:author="Regina Casanova" w:date="2018-07-07T15:18:00Z">
              <w:r w:rsidRPr="00BA156B" w:rsidDel="00BA63BC">
                <w:rPr>
                  <w:rFonts w:cs="Times New Roman"/>
                  <w:color w:val="000000"/>
                  <w:lang w:val="es-PE"/>
                </w:rPr>
                <w:delText>Tiempo de respuesta estimada</w:delText>
              </w:r>
            </w:del>
          </w:p>
        </w:tc>
        <w:tc>
          <w:tcPr>
            <w:tcW w:w="5380" w:type="dxa"/>
            <w:tcBorders>
              <w:bottom w:val="single" w:sz="8" w:space="0" w:color="000000"/>
              <w:right w:val="single" w:sz="8" w:space="0" w:color="000000"/>
            </w:tcBorders>
            <w:shd w:val="clear" w:color="auto" w:fill="E1E0E0"/>
            <w:vAlign w:val="bottom"/>
          </w:tcPr>
          <w:p w14:paraId="4FA3AE70" w14:textId="54CA00E3" w:rsidR="00ED4396" w:rsidRPr="00BA156B" w:rsidDel="00BA63BC" w:rsidRDefault="00D00DDC">
            <w:pPr>
              <w:autoSpaceDE w:val="0"/>
              <w:autoSpaceDN w:val="0"/>
              <w:adjustRightInd w:val="0"/>
              <w:spacing w:line="360" w:lineRule="atLeast"/>
              <w:rPr>
                <w:del w:id="1857" w:author="Regina Casanova" w:date="2018-07-07T15:18:00Z"/>
                <w:rFonts w:cs="Times New Roman"/>
                <w:color w:val="000000"/>
                <w:lang w:val="es-PE"/>
              </w:rPr>
            </w:pPr>
            <w:del w:id="185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saber para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fecha me estarán contestando del reclamo para poder programar mis tiempos para darle seguimiento</w:delText>
              </w:r>
            </w:del>
          </w:p>
        </w:tc>
        <w:tc>
          <w:tcPr>
            <w:tcW w:w="2341" w:type="dxa"/>
            <w:tcBorders>
              <w:bottom w:val="single" w:sz="8" w:space="0" w:color="000000"/>
              <w:right w:val="single" w:sz="8" w:space="0" w:color="000000"/>
            </w:tcBorders>
            <w:shd w:val="clear" w:color="auto" w:fill="E1E0E0"/>
            <w:vAlign w:val="bottom"/>
          </w:tcPr>
          <w:p w14:paraId="5567CD83" w14:textId="6490D4B6" w:rsidR="00ED4396" w:rsidRPr="00BA156B" w:rsidDel="00BA63BC" w:rsidRDefault="00ED4396">
            <w:pPr>
              <w:autoSpaceDE w:val="0"/>
              <w:autoSpaceDN w:val="0"/>
              <w:adjustRightInd w:val="0"/>
              <w:spacing w:line="360" w:lineRule="atLeast"/>
              <w:rPr>
                <w:del w:id="1859" w:author="Regina Casanova" w:date="2018-07-07T15:18:00Z"/>
                <w:rFonts w:cs="Times New Roman"/>
                <w:color w:val="000000"/>
                <w:lang w:val="es-PE"/>
              </w:rPr>
            </w:pPr>
            <w:del w:id="1860" w:author="Regina Casanova" w:date="2018-07-07T15:18:00Z">
              <w:r w:rsidRPr="00BA156B" w:rsidDel="00BA63BC">
                <w:rPr>
                  <w:rFonts w:cs="Times New Roman"/>
                  <w:color w:val="000000"/>
                  <w:lang w:val="es-PE"/>
                </w:rPr>
                <w:delText>Al mandar confirmación del reclamo, enviar una posible fecha de respuesta (ideal en menos de 20 días)</w:delText>
              </w:r>
            </w:del>
          </w:p>
        </w:tc>
        <w:tc>
          <w:tcPr>
            <w:tcW w:w="1559" w:type="dxa"/>
            <w:tcBorders>
              <w:bottom w:val="single" w:sz="8" w:space="0" w:color="000000"/>
              <w:right w:val="single" w:sz="8" w:space="0" w:color="000000"/>
            </w:tcBorders>
            <w:shd w:val="clear" w:color="auto" w:fill="E1E0E0"/>
            <w:vAlign w:val="bottom"/>
          </w:tcPr>
          <w:p w14:paraId="0A43F7BB" w14:textId="233D3890" w:rsidR="00ED4396" w:rsidRPr="00BA156B" w:rsidDel="00BA63BC" w:rsidRDefault="00ED4396">
            <w:pPr>
              <w:autoSpaceDE w:val="0"/>
              <w:autoSpaceDN w:val="0"/>
              <w:adjustRightInd w:val="0"/>
              <w:spacing w:line="360" w:lineRule="atLeast"/>
              <w:rPr>
                <w:del w:id="1861" w:author="Regina Casanova" w:date="2018-07-07T15:18:00Z"/>
                <w:rFonts w:cs="Times New Roman"/>
                <w:color w:val="000000"/>
                <w:lang w:val="es-PE"/>
              </w:rPr>
            </w:pPr>
            <w:del w:id="1862" w:author="Regina Casanova" w:date="2018-07-07T15:18:00Z">
              <w:r w:rsidRPr="00BA156B" w:rsidDel="00BA63BC">
                <w:rPr>
                  <w:rFonts w:cs="Times New Roman"/>
                  <w:color w:val="000000"/>
                  <w:lang w:val="es-PE"/>
                </w:rPr>
                <w:delText>Medio - 2</w:delText>
              </w:r>
            </w:del>
          </w:p>
        </w:tc>
      </w:tr>
      <w:tr w:rsidR="00ED4396" w:rsidRPr="00BA156B" w:rsidDel="00BA63BC" w14:paraId="7DA00F9D" w14:textId="2FF1898A" w:rsidTr="00ED4396">
        <w:tblPrEx>
          <w:tblBorders>
            <w:top w:val="none" w:sz="0" w:space="0" w:color="auto"/>
          </w:tblBorders>
        </w:tblPrEx>
        <w:trPr>
          <w:del w:id="1863" w:author="Regina Casanova" w:date="2018-07-07T15:18:00Z"/>
        </w:trPr>
        <w:tc>
          <w:tcPr>
            <w:tcW w:w="504" w:type="dxa"/>
            <w:tcBorders>
              <w:left w:val="single" w:sz="8" w:space="0" w:color="000000"/>
              <w:bottom w:val="single" w:sz="8" w:space="0" w:color="000000"/>
              <w:right w:val="single" w:sz="8" w:space="0" w:color="000000"/>
            </w:tcBorders>
            <w:vAlign w:val="bottom"/>
          </w:tcPr>
          <w:p w14:paraId="08D0E06F" w14:textId="36D0692C" w:rsidR="00ED4396" w:rsidRPr="00BA156B" w:rsidDel="00BA63BC" w:rsidRDefault="00ED4396">
            <w:pPr>
              <w:autoSpaceDE w:val="0"/>
              <w:autoSpaceDN w:val="0"/>
              <w:adjustRightInd w:val="0"/>
              <w:spacing w:line="360" w:lineRule="atLeast"/>
              <w:jc w:val="right"/>
              <w:rPr>
                <w:del w:id="1864" w:author="Regina Casanova" w:date="2018-07-07T15:18:00Z"/>
                <w:rFonts w:cs="Times New Roman"/>
                <w:color w:val="000000"/>
                <w:lang w:val="es-PE"/>
              </w:rPr>
            </w:pPr>
            <w:del w:id="1865" w:author="Regina Casanova" w:date="2018-07-07T15:18:00Z">
              <w:r w:rsidRPr="00BA156B" w:rsidDel="00BA63BC">
                <w:rPr>
                  <w:rFonts w:cs="Times New Roman"/>
                  <w:color w:val="000000"/>
                  <w:lang w:val="es-PE"/>
                </w:rPr>
                <w:delText>17</w:delText>
              </w:r>
            </w:del>
          </w:p>
        </w:tc>
        <w:tc>
          <w:tcPr>
            <w:tcW w:w="1715" w:type="dxa"/>
            <w:tcBorders>
              <w:bottom w:val="single" w:sz="8" w:space="0" w:color="000000"/>
              <w:right w:val="single" w:sz="8" w:space="0" w:color="000000"/>
            </w:tcBorders>
            <w:vAlign w:val="bottom"/>
          </w:tcPr>
          <w:p w14:paraId="503EBABF" w14:textId="745F7F25" w:rsidR="00ED4396" w:rsidRPr="00BA156B" w:rsidDel="00BA63BC" w:rsidRDefault="00ED4396">
            <w:pPr>
              <w:autoSpaceDE w:val="0"/>
              <w:autoSpaceDN w:val="0"/>
              <w:adjustRightInd w:val="0"/>
              <w:spacing w:line="360" w:lineRule="atLeast"/>
              <w:rPr>
                <w:del w:id="1866" w:author="Regina Casanova" w:date="2018-07-07T15:18:00Z"/>
                <w:rFonts w:cs="Times New Roman"/>
                <w:color w:val="000000"/>
                <w:lang w:val="es-PE"/>
              </w:rPr>
            </w:pPr>
            <w:del w:id="1867"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118F029D" w14:textId="0E9D9732" w:rsidR="00ED4396" w:rsidRPr="00BA156B" w:rsidDel="00BA63BC" w:rsidRDefault="00ED4396">
            <w:pPr>
              <w:autoSpaceDE w:val="0"/>
              <w:autoSpaceDN w:val="0"/>
              <w:adjustRightInd w:val="0"/>
              <w:spacing w:line="360" w:lineRule="atLeast"/>
              <w:rPr>
                <w:del w:id="1868" w:author="Regina Casanova" w:date="2018-07-07T15:18:00Z"/>
                <w:rFonts w:cs="Times New Roman"/>
                <w:color w:val="000000"/>
                <w:lang w:val="es-PE"/>
              </w:rPr>
            </w:pPr>
            <w:del w:id="1869" w:author="Regina Casanova" w:date="2018-07-07T15:18:00Z">
              <w:r w:rsidRPr="00BA156B" w:rsidDel="00BA63BC">
                <w:rPr>
                  <w:rFonts w:cs="Times New Roman"/>
                  <w:color w:val="000000"/>
                  <w:lang w:val="es-PE"/>
                </w:rPr>
                <w:delText>Que no sea engorroso presentar un reclamo</w:delText>
              </w:r>
            </w:del>
          </w:p>
        </w:tc>
        <w:tc>
          <w:tcPr>
            <w:tcW w:w="5380" w:type="dxa"/>
            <w:tcBorders>
              <w:bottom w:val="single" w:sz="8" w:space="0" w:color="000000"/>
              <w:right w:val="single" w:sz="8" w:space="0" w:color="000000"/>
            </w:tcBorders>
            <w:vAlign w:val="bottom"/>
          </w:tcPr>
          <w:p w14:paraId="3663F09E" w14:textId="51F05123" w:rsidR="00ED4396" w:rsidRPr="00BA156B" w:rsidDel="00BA63BC" w:rsidRDefault="00D00DDC">
            <w:pPr>
              <w:autoSpaceDE w:val="0"/>
              <w:autoSpaceDN w:val="0"/>
              <w:adjustRightInd w:val="0"/>
              <w:spacing w:line="360" w:lineRule="atLeast"/>
              <w:rPr>
                <w:del w:id="1870" w:author="Regina Casanova" w:date="2018-07-07T15:18:00Z"/>
                <w:rFonts w:cs="Times New Roman"/>
                <w:color w:val="000000"/>
                <w:lang w:val="es-PE"/>
              </w:rPr>
            </w:pPr>
            <w:del w:id="187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presentar un reclamo de forma sencilla para poder presentar todos los reclamos que me ocurran</w:delText>
              </w:r>
            </w:del>
          </w:p>
        </w:tc>
        <w:tc>
          <w:tcPr>
            <w:tcW w:w="2341" w:type="dxa"/>
            <w:tcBorders>
              <w:bottom w:val="single" w:sz="8" w:space="0" w:color="000000"/>
              <w:right w:val="single" w:sz="8" w:space="0" w:color="000000"/>
            </w:tcBorders>
            <w:vAlign w:val="bottom"/>
          </w:tcPr>
          <w:p w14:paraId="33129DFD" w14:textId="586386F4" w:rsidR="00ED4396" w:rsidRPr="00BA156B" w:rsidDel="00BA63BC" w:rsidRDefault="00ED4396">
            <w:pPr>
              <w:autoSpaceDE w:val="0"/>
              <w:autoSpaceDN w:val="0"/>
              <w:adjustRightInd w:val="0"/>
              <w:spacing w:line="360" w:lineRule="atLeast"/>
              <w:rPr>
                <w:del w:id="1872" w:author="Regina Casanova" w:date="2018-07-07T15:18:00Z"/>
                <w:rFonts w:cs="Times New Roman"/>
                <w:color w:val="000000"/>
                <w:lang w:val="es-PE"/>
              </w:rPr>
            </w:pPr>
            <w:del w:id="1873" w:author="Regina Casanova" w:date="2018-07-07T15:18:00Z">
              <w:r w:rsidRPr="00BA156B" w:rsidDel="00BA63BC">
                <w:rPr>
                  <w:rFonts w:cs="Times New Roman"/>
                  <w:color w:val="000000"/>
                  <w:lang w:val="es-PE"/>
                </w:rPr>
                <w:delText xml:space="preserve">Hacer </w:delText>
              </w:r>
              <w:r w:rsidR="001D2091" w:rsidDel="00BA63BC">
                <w:rPr>
                  <w:rFonts w:cs="Times New Roman"/>
                  <w:color w:val="000000"/>
                  <w:lang w:val="es-PE"/>
                </w:rPr>
                <w:delText xml:space="preserve">que </w:delText>
              </w:r>
              <w:r w:rsidRPr="00BA156B" w:rsidDel="00BA63BC">
                <w:rPr>
                  <w:rFonts w:cs="Times New Roman"/>
                  <w:color w:val="000000"/>
                  <w:lang w:val="es-PE"/>
                </w:rPr>
                <w:delText xml:space="preserve">el </w:delText>
              </w:r>
            </w:del>
            <w:del w:id="1874" w:author="Regina Casanova" w:date="2018-06-18T17:53:00Z">
              <w:r w:rsidRPr="00BA156B" w:rsidDel="00E94926">
                <w:rPr>
                  <w:rFonts w:cs="Times New Roman"/>
                  <w:color w:val="000000"/>
                  <w:lang w:val="es-PE"/>
                </w:rPr>
                <w:delText>sistema</w:delText>
              </w:r>
            </w:del>
            <w:del w:id="1875" w:author="Regina Casanova" w:date="2018-07-07T15:18:00Z">
              <w:r w:rsidRPr="00BA156B" w:rsidDel="00BA63BC">
                <w:rPr>
                  <w:rFonts w:cs="Times New Roman"/>
                  <w:color w:val="000000"/>
                  <w:lang w:val="es-PE"/>
                </w:rPr>
                <w:delText xml:space="preserve"> </w:delText>
              </w:r>
              <w:r w:rsidR="001D2091" w:rsidDel="00BA63BC">
                <w:rPr>
                  <w:rFonts w:cs="Times New Roman"/>
                  <w:color w:val="000000"/>
                  <w:lang w:val="es-PE"/>
                </w:rPr>
                <w:delText>tenga</w:delText>
              </w:r>
            </w:del>
            <w:del w:id="1876" w:author="Regina Casanova" w:date="2018-06-18T23:51:00Z">
              <w:r w:rsidRPr="00BA156B" w:rsidDel="001D2091">
                <w:rPr>
                  <w:rFonts w:cs="Times New Roman"/>
                  <w:color w:val="000000"/>
                  <w:lang w:val="es-PE"/>
                </w:rPr>
                <w:delText>en</w:delText>
              </w:r>
            </w:del>
            <w:del w:id="1877" w:author="Regina Casanova" w:date="2018-07-07T15:18:00Z">
              <w:r w:rsidRPr="00BA156B" w:rsidDel="00BA63BC">
                <w:rPr>
                  <w:rFonts w:cs="Times New Roman"/>
                  <w:color w:val="000000"/>
                  <w:lang w:val="es-PE"/>
                </w:rPr>
                <w:delText xml:space="preserve"> pocos</w:delText>
              </w:r>
              <w:r w:rsidR="001D2091" w:rsidDel="00BA63BC">
                <w:rPr>
                  <w:rFonts w:cs="Times New Roman"/>
                  <w:color w:val="000000"/>
                  <w:lang w:val="es-PE"/>
                </w:rPr>
                <w:delText xml:space="preserve"> y sencillos</w:delText>
              </w:r>
              <w:r w:rsidRPr="00BA156B" w:rsidDel="00BA63BC">
                <w:rPr>
                  <w:rFonts w:cs="Times New Roman"/>
                  <w:color w:val="000000"/>
                  <w:lang w:val="es-PE"/>
                </w:rPr>
                <w:delText xml:space="preserve"> pasos </w:delText>
              </w:r>
            </w:del>
            <w:del w:id="1878"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D3D339A" w:rsidR="00ED4396" w:rsidRPr="00BA156B" w:rsidDel="00BA63BC" w:rsidRDefault="00ED4396">
            <w:pPr>
              <w:autoSpaceDE w:val="0"/>
              <w:autoSpaceDN w:val="0"/>
              <w:adjustRightInd w:val="0"/>
              <w:spacing w:line="360" w:lineRule="atLeast"/>
              <w:rPr>
                <w:del w:id="1879" w:author="Regina Casanova" w:date="2018-07-07T15:18:00Z"/>
                <w:rFonts w:cs="Times New Roman"/>
                <w:color w:val="000000"/>
                <w:lang w:val="es-PE"/>
              </w:rPr>
            </w:pPr>
            <w:del w:id="1880" w:author="Regina Casanova" w:date="2018-07-07T15:18:00Z">
              <w:r w:rsidRPr="00BA156B" w:rsidDel="00BA63BC">
                <w:rPr>
                  <w:rFonts w:cs="Times New Roman"/>
                  <w:color w:val="000000"/>
                  <w:lang w:val="es-PE"/>
                </w:rPr>
                <w:delText>Alto - 3</w:delText>
              </w:r>
            </w:del>
          </w:p>
        </w:tc>
      </w:tr>
      <w:tr w:rsidR="00ED4396" w:rsidRPr="00BA156B" w:rsidDel="00BA63BC" w14:paraId="2A170B2E" w14:textId="20DF42B7" w:rsidTr="00ED4396">
        <w:tblPrEx>
          <w:tblBorders>
            <w:top w:val="none" w:sz="0" w:space="0" w:color="auto"/>
          </w:tblBorders>
        </w:tblPrEx>
        <w:trPr>
          <w:del w:id="188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083E377" w14:textId="603650DE" w:rsidR="00ED4396" w:rsidRPr="00BA156B" w:rsidDel="00BA63BC" w:rsidRDefault="00ED4396">
            <w:pPr>
              <w:autoSpaceDE w:val="0"/>
              <w:autoSpaceDN w:val="0"/>
              <w:adjustRightInd w:val="0"/>
              <w:spacing w:line="360" w:lineRule="atLeast"/>
              <w:jc w:val="right"/>
              <w:rPr>
                <w:del w:id="1882" w:author="Regina Casanova" w:date="2018-07-07T15:18:00Z"/>
                <w:rFonts w:cs="Times New Roman"/>
                <w:color w:val="000000"/>
                <w:lang w:val="es-PE"/>
              </w:rPr>
            </w:pPr>
            <w:del w:id="1883" w:author="Regina Casanova" w:date="2018-07-07T15:18:00Z">
              <w:r w:rsidRPr="00BA156B" w:rsidDel="00BA63BC">
                <w:rPr>
                  <w:rFonts w:cs="Times New Roman"/>
                  <w:color w:val="000000"/>
                  <w:lang w:val="es-PE"/>
                </w:rPr>
                <w:delText>18</w:delText>
              </w:r>
            </w:del>
          </w:p>
        </w:tc>
        <w:tc>
          <w:tcPr>
            <w:tcW w:w="1715" w:type="dxa"/>
            <w:tcBorders>
              <w:bottom w:val="single" w:sz="8" w:space="0" w:color="000000"/>
              <w:right w:val="single" w:sz="8" w:space="0" w:color="000000"/>
            </w:tcBorders>
            <w:shd w:val="clear" w:color="auto" w:fill="E1E0E0"/>
            <w:vAlign w:val="bottom"/>
          </w:tcPr>
          <w:p w14:paraId="5EB9EF38" w14:textId="1EC93768" w:rsidR="00ED4396" w:rsidRPr="00BA156B" w:rsidDel="00BA63BC" w:rsidRDefault="00ED4396">
            <w:pPr>
              <w:autoSpaceDE w:val="0"/>
              <w:autoSpaceDN w:val="0"/>
              <w:adjustRightInd w:val="0"/>
              <w:spacing w:line="360" w:lineRule="atLeast"/>
              <w:rPr>
                <w:del w:id="1884" w:author="Regina Casanova" w:date="2018-07-07T15:18:00Z"/>
                <w:rFonts w:cs="Times New Roman"/>
                <w:color w:val="000000"/>
                <w:lang w:val="es-PE"/>
              </w:rPr>
            </w:pPr>
            <w:del w:id="1885"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1E1B30E2" w14:textId="285F53B2" w:rsidR="00ED4396" w:rsidRPr="00BA156B" w:rsidDel="00BA63BC" w:rsidRDefault="00ED4396">
            <w:pPr>
              <w:autoSpaceDE w:val="0"/>
              <w:autoSpaceDN w:val="0"/>
              <w:adjustRightInd w:val="0"/>
              <w:spacing w:line="360" w:lineRule="atLeast"/>
              <w:rPr>
                <w:del w:id="1886" w:author="Regina Casanova" w:date="2018-07-07T15:18:00Z"/>
                <w:rFonts w:cs="Times New Roman"/>
                <w:color w:val="000000"/>
                <w:lang w:val="es-PE"/>
              </w:rPr>
            </w:pPr>
            <w:del w:id="1887" w:author="Regina Casanova" w:date="2018-07-07T15:18:00Z">
              <w:r w:rsidRPr="00BA156B" w:rsidDel="00BA63BC">
                <w:rPr>
                  <w:rFonts w:cs="Times New Roman"/>
                  <w:color w:val="000000"/>
                  <w:lang w:val="es-PE"/>
                </w:rPr>
                <w:delText>Identificar ciudadano quejosos recurrentes</w:delText>
              </w:r>
            </w:del>
          </w:p>
        </w:tc>
        <w:tc>
          <w:tcPr>
            <w:tcW w:w="5380" w:type="dxa"/>
            <w:tcBorders>
              <w:bottom w:val="single" w:sz="8" w:space="0" w:color="000000"/>
              <w:right w:val="single" w:sz="8" w:space="0" w:color="000000"/>
            </w:tcBorders>
            <w:shd w:val="clear" w:color="auto" w:fill="E1E0E0"/>
            <w:vAlign w:val="bottom"/>
          </w:tcPr>
          <w:p w14:paraId="142EFE82" w14:textId="0F2BAABD" w:rsidR="00ED4396" w:rsidRPr="00BA156B" w:rsidDel="00BA63BC" w:rsidRDefault="00D00DDC">
            <w:pPr>
              <w:autoSpaceDE w:val="0"/>
              <w:autoSpaceDN w:val="0"/>
              <w:adjustRightInd w:val="0"/>
              <w:spacing w:line="360" w:lineRule="atLeast"/>
              <w:rPr>
                <w:del w:id="1888" w:author="Regina Casanova" w:date="2018-07-07T15:18:00Z"/>
                <w:rFonts w:cs="Times New Roman"/>
                <w:color w:val="000000"/>
                <w:lang w:val="es-PE"/>
              </w:rPr>
            </w:pPr>
            <w:del w:id="188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identificar a los ciudadanos quejosos recurrentes para poder tomar medidas sobre esos casos</w:delText>
              </w:r>
            </w:del>
          </w:p>
        </w:tc>
        <w:tc>
          <w:tcPr>
            <w:tcW w:w="2341" w:type="dxa"/>
            <w:tcBorders>
              <w:bottom w:val="single" w:sz="8" w:space="0" w:color="000000"/>
              <w:right w:val="single" w:sz="8" w:space="0" w:color="000000"/>
            </w:tcBorders>
            <w:shd w:val="clear" w:color="auto" w:fill="E1E0E0"/>
            <w:vAlign w:val="bottom"/>
          </w:tcPr>
          <w:p w14:paraId="69E681BD" w14:textId="1941C478" w:rsidR="00ED4396" w:rsidRPr="00BA156B" w:rsidDel="00BA63BC" w:rsidRDefault="00ED4396">
            <w:pPr>
              <w:autoSpaceDE w:val="0"/>
              <w:autoSpaceDN w:val="0"/>
              <w:adjustRightInd w:val="0"/>
              <w:spacing w:line="360" w:lineRule="atLeast"/>
              <w:rPr>
                <w:del w:id="1890" w:author="Regina Casanova" w:date="2018-07-07T15:18:00Z"/>
                <w:rFonts w:cs="Times New Roman"/>
                <w:color w:val="000000"/>
                <w:lang w:val="es-PE"/>
              </w:rPr>
            </w:pPr>
            <w:del w:id="1891" w:author="Regina Casanova" w:date="2018-07-07T15:18:00Z">
              <w:r w:rsidRPr="00BA156B" w:rsidDel="00BA63BC">
                <w:rPr>
                  <w:rFonts w:cs="Times New Roman"/>
                  <w:color w:val="000000"/>
                  <w:lang w:val="es-PE"/>
                </w:rPr>
                <w:delText>Perfil del ciudadano que se queja donde se pueda ver el historial de los reclamos que ha presentado</w:delText>
              </w:r>
            </w:del>
          </w:p>
        </w:tc>
        <w:tc>
          <w:tcPr>
            <w:tcW w:w="1559" w:type="dxa"/>
            <w:tcBorders>
              <w:bottom w:val="single" w:sz="8" w:space="0" w:color="000000"/>
              <w:right w:val="single" w:sz="8" w:space="0" w:color="000000"/>
            </w:tcBorders>
            <w:shd w:val="clear" w:color="auto" w:fill="E1E0E0"/>
            <w:vAlign w:val="bottom"/>
          </w:tcPr>
          <w:p w14:paraId="4B0C188F" w14:textId="0B1ADEBA" w:rsidR="00ED4396" w:rsidRPr="00BA156B" w:rsidDel="00BA63BC" w:rsidRDefault="00ED4396">
            <w:pPr>
              <w:autoSpaceDE w:val="0"/>
              <w:autoSpaceDN w:val="0"/>
              <w:adjustRightInd w:val="0"/>
              <w:spacing w:line="360" w:lineRule="atLeast"/>
              <w:rPr>
                <w:del w:id="1892" w:author="Regina Casanova" w:date="2018-07-07T15:18:00Z"/>
                <w:rFonts w:cs="Times New Roman"/>
                <w:color w:val="000000"/>
                <w:lang w:val="es-PE"/>
              </w:rPr>
            </w:pPr>
            <w:del w:id="1893" w:author="Regina Casanova" w:date="2018-07-07T15:18:00Z">
              <w:r w:rsidRPr="00BA156B" w:rsidDel="00BA63BC">
                <w:rPr>
                  <w:rFonts w:cs="Times New Roman"/>
                  <w:color w:val="000000"/>
                  <w:lang w:val="es-PE"/>
                </w:rPr>
                <w:delText>Medio - 2</w:delText>
              </w:r>
            </w:del>
          </w:p>
        </w:tc>
      </w:tr>
      <w:tr w:rsidR="00ED4396" w:rsidRPr="00BA156B" w:rsidDel="00BA63BC" w14:paraId="3716EB08" w14:textId="3F4538BC" w:rsidTr="00ED4396">
        <w:tblPrEx>
          <w:tblBorders>
            <w:top w:val="none" w:sz="0" w:space="0" w:color="auto"/>
          </w:tblBorders>
        </w:tblPrEx>
        <w:trPr>
          <w:del w:id="1894" w:author="Regina Casanova" w:date="2018-07-07T15:18:00Z"/>
        </w:trPr>
        <w:tc>
          <w:tcPr>
            <w:tcW w:w="504" w:type="dxa"/>
            <w:tcBorders>
              <w:left w:val="single" w:sz="8" w:space="0" w:color="000000"/>
              <w:bottom w:val="single" w:sz="8" w:space="0" w:color="000000"/>
              <w:right w:val="single" w:sz="8" w:space="0" w:color="000000"/>
            </w:tcBorders>
            <w:vAlign w:val="bottom"/>
          </w:tcPr>
          <w:p w14:paraId="5114A665" w14:textId="300F2259" w:rsidR="00ED4396" w:rsidRPr="00BA156B" w:rsidDel="00BA63BC" w:rsidRDefault="00ED4396">
            <w:pPr>
              <w:autoSpaceDE w:val="0"/>
              <w:autoSpaceDN w:val="0"/>
              <w:adjustRightInd w:val="0"/>
              <w:spacing w:line="360" w:lineRule="atLeast"/>
              <w:jc w:val="right"/>
              <w:rPr>
                <w:del w:id="1895" w:author="Regina Casanova" w:date="2018-07-07T15:18:00Z"/>
                <w:rFonts w:cs="Times New Roman"/>
                <w:color w:val="000000"/>
                <w:lang w:val="es-PE"/>
              </w:rPr>
            </w:pPr>
            <w:del w:id="1896" w:author="Regina Casanova" w:date="2018-07-07T15:18:00Z">
              <w:r w:rsidRPr="00BA156B" w:rsidDel="00BA63BC">
                <w:rPr>
                  <w:rFonts w:cs="Times New Roman"/>
                  <w:color w:val="000000"/>
                  <w:lang w:val="es-PE"/>
                </w:rPr>
                <w:delText>19</w:delText>
              </w:r>
            </w:del>
          </w:p>
        </w:tc>
        <w:tc>
          <w:tcPr>
            <w:tcW w:w="1715" w:type="dxa"/>
            <w:tcBorders>
              <w:bottom w:val="single" w:sz="8" w:space="0" w:color="000000"/>
              <w:right w:val="single" w:sz="8" w:space="0" w:color="000000"/>
            </w:tcBorders>
            <w:vAlign w:val="bottom"/>
          </w:tcPr>
          <w:p w14:paraId="204063DC" w14:textId="4FA58F31" w:rsidR="00ED4396" w:rsidRPr="00BA156B" w:rsidDel="00BA63BC" w:rsidRDefault="00ED4396">
            <w:pPr>
              <w:autoSpaceDE w:val="0"/>
              <w:autoSpaceDN w:val="0"/>
              <w:adjustRightInd w:val="0"/>
              <w:spacing w:line="360" w:lineRule="atLeast"/>
              <w:rPr>
                <w:del w:id="1897" w:author="Regina Casanova" w:date="2018-07-07T15:18:00Z"/>
                <w:rFonts w:cs="Times New Roman"/>
                <w:color w:val="000000"/>
                <w:lang w:val="es-PE"/>
              </w:rPr>
            </w:pPr>
            <w:del w:id="1898"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vAlign w:val="bottom"/>
          </w:tcPr>
          <w:p w14:paraId="6143A95D" w14:textId="65123C18" w:rsidR="00ED4396" w:rsidRPr="00BA156B" w:rsidDel="00BA63BC" w:rsidRDefault="00ED4396">
            <w:pPr>
              <w:autoSpaceDE w:val="0"/>
              <w:autoSpaceDN w:val="0"/>
              <w:adjustRightInd w:val="0"/>
              <w:spacing w:line="360" w:lineRule="atLeast"/>
              <w:rPr>
                <w:del w:id="1899" w:author="Regina Casanova" w:date="2018-07-07T15:18:00Z"/>
                <w:rFonts w:cs="Times New Roman"/>
                <w:color w:val="000000"/>
                <w:lang w:val="es-PE"/>
              </w:rPr>
            </w:pPr>
            <w:del w:id="1900" w:author="Regina Casanova" w:date="2018-07-07T15:18:00Z">
              <w:r w:rsidRPr="00BA156B" w:rsidDel="00BA63BC">
                <w:rPr>
                  <w:rFonts w:cs="Times New Roman"/>
                  <w:color w:val="000000"/>
                  <w:lang w:val="es-PE"/>
                </w:rPr>
                <w:delText>Llegar a al menos 2 personas encargadas para darle solución</w:delText>
              </w:r>
            </w:del>
          </w:p>
        </w:tc>
        <w:tc>
          <w:tcPr>
            <w:tcW w:w="5380" w:type="dxa"/>
            <w:tcBorders>
              <w:bottom w:val="single" w:sz="8" w:space="0" w:color="000000"/>
              <w:right w:val="single" w:sz="8" w:space="0" w:color="000000"/>
            </w:tcBorders>
            <w:vAlign w:val="bottom"/>
          </w:tcPr>
          <w:p w14:paraId="7BC548B2" w14:textId="78AA2E57" w:rsidR="00ED4396" w:rsidRPr="00BA156B" w:rsidDel="00BA63BC" w:rsidRDefault="00D00DDC">
            <w:pPr>
              <w:autoSpaceDE w:val="0"/>
              <w:autoSpaceDN w:val="0"/>
              <w:adjustRightInd w:val="0"/>
              <w:spacing w:line="360" w:lineRule="atLeast"/>
              <w:rPr>
                <w:del w:id="1901" w:author="Regina Casanova" w:date="2018-07-07T15:18:00Z"/>
                <w:rFonts w:cs="Times New Roman"/>
                <w:color w:val="000000"/>
                <w:lang w:val="es-PE"/>
              </w:rPr>
            </w:pPr>
            <w:del w:id="190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que cuando ingresen reclamos lleguen al menos a dos personas para poder evitar que se pierdan estos reclamos</w:delText>
              </w:r>
            </w:del>
          </w:p>
        </w:tc>
        <w:tc>
          <w:tcPr>
            <w:tcW w:w="2341" w:type="dxa"/>
            <w:tcBorders>
              <w:bottom w:val="single" w:sz="8" w:space="0" w:color="000000"/>
              <w:right w:val="single" w:sz="8" w:space="0" w:color="000000"/>
            </w:tcBorders>
            <w:vAlign w:val="bottom"/>
          </w:tcPr>
          <w:p w14:paraId="5A82D4CA" w14:textId="33C0B279" w:rsidR="00ED4396" w:rsidRPr="00BA156B" w:rsidDel="00BA63BC" w:rsidRDefault="00ED4396">
            <w:pPr>
              <w:autoSpaceDE w:val="0"/>
              <w:autoSpaceDN w:val="0"/>
              <w:adjustRightInd w:val="0"/>
              <w:spacing w:line="360" w:lineRule="atLeast"/>
              <w:rPr>
                <w:del w:id="1903" w:author="Regina Casanova" w:date="2018-07-07T15:18:00Z"/>
                <w:rFonts w:cs="Times New Roman"/>
                <w:color w:val="000000"/>
                <w:lang w:val="es-PE"/>
              </w:rPr>
            </w:pPr>
            <w:del w:id="1904" w:author="Regina Casanova" w:date="2018-07-07T15:18:00Z">
              <w:r w:rsidRPr="00BA156B" w:rsidDel="00BA63BC">
                <w:rPr>
                  <w:rFonts w:cs="Times New Roman"/>
                  <w:color w:val="000000"/>
                  <w:lang w:val="es-PE"/>
                </w:rPr>
                <w:delText>Enviar correo electrónico a personas designadas para recibir estos reclamos</w:delText>
              </w:r>
            </w:del>
          </w:p>
        </w:tc>
        <w:tc>
          <w:tcPr>
            <w:tcW w:w="1559" w:type="dxa"/>
            <w:tcBorders>
              <w:bottom w:val="single" w:sz="8" w:space="0" w:color="000000"/>
              <w:right w:val="single" w:sz="8" w:space="0" w:color="000000"/>
            </w:tcBorders>
            <w:vAlign w:val="bottom"/>
          </w:tcPr>
          <w:p w14:paraId="682A3A99" w14:textId="028B90F8" w:rsidR="00ED4396" w:rsidRPr="00BA156B" w:rsidDel="00BA63BC" w:rsidRDefault="00ED4396">
            <w:pPr>
              <w:autoSpaceDE w:val="0"/>
              <w:autoSpaceDN w:val="0"/>
              <w:adjustRightInd w:val="0"/>
              <w:spacing w:line="360" w:lineRule="atLeast"/>
              <w:rPr>
                <w:del w:id="1905" w:author="Regina Casanova" w:date="2018-07-07T15:18:00Z"/>
                <w:rFonts w:cs="Times New Roman"/>
                <w:color w:val="000000"/>
                <w:lang w:val="es-PE"/>
              </w:rPr>
            </w:pPr>
            <w:del w:id="1906" w:author="Regina Casanova" w:date="2018-07-07T15:18:00Z">
              <w:r w:rsidRPr="00BA156B" w:rsidDel="00BA63BC">
                <w:rPr>
                  <w:rFonts w:cs="Times New Roman"/>
                  <w:color w:val="000000"/>
                  <w:lang w:val="es-PE"/>
                </w:rPr>
                <w:delText>Alto - 3</w:delText>
              </w:r>
            </w:del>
          </w:p>
        </w:tc>
      </w:tr>
      <w:tr w:rsidR="00ED4396" w:rsidRPr="00BA156B" w:rsidDel="00BA63BC" w14:paraId="554C1432" w14:textId="37A5367A" w:rsidTr="00ED4396">
        <w:tblPrEx>
          <w:tblBorders>
            <w:top w:val="none" w:sz="0" w:space="0" w:color="auto"/>
          </w:tblBorders>
        </w:tblPrEx>
        <w:trPr>
          <w:del w:id="190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5435785" w14:textId="5D9E5871" w:rsidR="00ED4396" w:rsidRPr="00BA156B" w:rsidDel="00BA63BC" w:rsidRDefault="00ED4396">
            <w:pPr>
              <w:autoSpaceDE w:val="0"/>
              <w:autoSpaceDN w:val="0"/>
              <w:adjustRightInd w:val="0"/>
              <w:spacing w:line="360" w:lineRule="atLeast"/>
              <w:jc w:val="right"/>
              <w:rPr>
                <w:del w:id="1908" w:author="Regina Casanova" w:date="2018-07-07T15:18:00Z"/>
                <w:rFonts w:cs="Times New Roman"/>
                <w:color w:val="000000"/>
                <w:lang w:val="es-PE"/>
              </w:rPr>
            </w:pPr>
            <w:del w:id="1909" w:author="Regina Casanova" w:date="2018-07-07T15:18:00Z">
              <w:r w:rsidRPr="00BA156B" w:rsidDel="00BA63BC">
                <w:rPr>
                  <w:rFonts w:cs="Times New Roman"/>
                  <w:color w:val="000000"/>
                  <w:lang w:val="es-PE"/>
                </w:rPr>
                <w:delText>20</w:delText>
              </w:r>
            </w:del>
          </w:p>
        </w:tc>
        <w:tc>
          <w:tcPr>
            <w:tcW w:w="1715" w:type="dxa"/>
            <w:tcBorders>
              <w:bottom w:val="single" w:sz="8" w:space="0" w:color="000000"/>
              <w:right w:val="single" w:sz="8" w:space="0" w:color="000000"/>
            </w:tcBorders>
            <w:shd w:val="clear" w:color="auto" w:fill="E1E0E0"/>
            <w:vAlign w:val="bottom"/>
          </w:tcPr>
          <w:p w14:paraId="038132FB" w14:textId="745455F5" w:rsidR="00ED4396" w:rsidRPr="00BA156B" w:rsidDel="00BA63BC" w:rsidRDefault="00ED4396">
            <w:pPr>
              <w:autoSpaceDE w:val="0"/>
              <w:autoSpaceDN w:val="0"/>
              <w:adjustRightInd w:val="0"/>
              <w:spacing w:line="360" w:lineRule="atLeast"/>
              <w:rPr>
                <w:del w:id="1910" w:author="Regina Casanova" w:date="2018-07-07T15:18:00Z"/>
                <w:rFonts w:cs="Times New Roman"/>
                <w:color w:val="000000"/>
                <w:lang w:val="es-PE"/>
              </w:rPr>
            </w:pPr>
            <w:del w:id="1911"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0E8D7A5D" w14:textId="6272974E" w:rsidR="00ED4396" w:rsidRPr="00BA156B" w:rsidDel="00BA63BC" w:rsidRDefault="00ED4396">
            <w:pPr>
              <w:autoSpaceDE w:val="0"/>
              <w:autoSpaceDN w:val="0"/>
              <w:adjustRightInd w:val="0"/>
              <w:spacing w:line="360" w:lineRule="atLeast"/>
              <w:rPr>
                <w:del w:id="1912" w:author="Regina Casanova" w:date="2018-07-07T15:18:00Z"/>
                <w:rFonts w:cs="Times New Roman"/>
                <w:color w:val="000000"/>
                <w:lang w:val="es-PE"/>
              </w:rPr>
            </w:pPr>
            <w:del w:id="1913" w:author="Regina Casanova" w:date="2018-07-07T15:18:00Z">
              <w:r w:rsidRPr="00BA156B" w:rsidDel="00BA63BC">
                <w:rPr>
                  <w:rFonts w:cs="Times New Roman"/>
                  <w:color w:val="000000"/>
                  <w:lang w:val="es-PE"/>
                </w:rPr>
                <w:delText>Filtro de reclamos que no pertenezcan a la institución</w:delText>
              </w:r>
            </w:del>
          </w:p>
        </w:tc>
        <w:tc>
          <w:tcPr>
            <w:tcW w:w="5380" w:type="dxa"/>
            <w:tcBorders>
              <w:bottom w:val="single" w:sz="8" w:space="0" w:color="000000"/>
              <w:right w:val="single" w:sz="8" w:space="0" w:color="000000"/>
            </w:tcBorders>
            <w:shd w:val="clear" w:color="auto" w:fill="E1E0E0"/>
            <w:vAlign w:val="bottom"/>
          </w:tcPr>
          <w:p w14:paraId="649BF795" w14:textId="296E18AC" w:rsidR="00ED4396" w:rsidRPr="00BA156B" w:rsidDel="00BA63BC" w:rsidRDefault="00D00DDC">
            <w:pPr>
              <w:autoSpaceDE w:val="0"/>
              <w:autoSpaceDN w:val="0"/>
              <w:adjustRightInd w:val="0"/>
              <w:spacing w:line="360" w:lineRule="atLeast"/>
              <w:rPr>
                <w:del w:id="1914" w:author="Regina Casanova" w:date="2018-07-07T15:18:00Z"/>
                <w:rFonts w:cs="Times New Roman"/>
                <w:color w:val="000000"/>
                <w:lang w:val="es-PE"/>
              </w:rPr>
            </w:pPr>
            <w:del w:id="191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filtrar reclamos que no pertenezcan a mi institución para poder tener información verídica sin adicionales</w:delText>
              </w:r>
            </w:del>
          </w:p>
        </w:tc>
        <w:tc>
          <w:tcPr>
            <w:tcW w:w="2341" w:type="dxa"/>
            <w:tcBorders>
              <w:bottom w:val="single" w:sz="8" w:space="0" w:color="000000"/>
              <w:right w:val="single" w:sz="8" w:space="0" w:color="000000"/>
            </w:tcBorders>
            <w:shd w:val="clear" w:color="auto" w:fill="E1E0E0"/>
            <w:vAlign w:val="bottom"/>
          </w:tcPr>
          <w:p w14:paraId="4E75F901" w14:textId="68021CBD" w:rsidR="00ED4396" w:rsidRPr="00BA156B" w:rsidDel="00BA63BC" w:rsidRDefault="00ED4396">
            <w:pPr>
              <w:autoSpaceDE w:val="0"/>
              <w:autoSpaceDN w:val="0"/>
              <w:adjustRightInd w:val="0"/>
              <w:spacing w:line="360" w:lineRule="atLeast"/>
              <w:rPr>
                <w:del w:id="1916" w:author="Regina Casanova" w:date="2018-07-07T15:18:00Z"/>
                <w:rFonts w:cs="Times New Roman"/>
                <w:color w:val="000000"/>
                <w:lang w:val="es-PE"/>
              </w:rPr>
            </w:pPr>
            <w:del w:id="1917" w:author="Regina Casanova" w:date="2018-07-07T15:18:00Z">
              <w:r w:rsidRPr="00BA156B" w:rsidDel="00BA63BC">
                <w:rPr>
                  <w:rFonts w:cs="Times New Roman"/>
                  <w:color w:val="000000"/>
                  <w:lang w:val="es-PE"/>
                </w:rPr>
                <w:delText>nuevos reclamos que ingresen los usuarios deben ser aceptados por la IPRESS</w:delText>
              </w:r>
            </w:del>
          </w:p>
        </w:tc>
        <w:tc>
          <w:tcPr>
            <w:tcW w:w="1559" w:type="dxa"/>
            <w:tcBorders>
              <w:bottom w:val="single" w:sz="8" w:space="0" w:color="000000"/>
              <w:right w:val="single" w:sz="8" w:space="0" w:color="000000"/>
            </w:tcBorders>
            <w:shd w:val="clear" w:color="auto" w:fill="E1E0E0"/>
            <w:vAlign w:val="bottom"/>
          </w:tcPr>
          <w:p w14:paraId="1EDE6818" w14:textId="34157E90" w:rsidR="00ED4396" w:rsidRPr="00BA156B" w:rsidDel="00BA63BC" w:rsidRDefault="00ED4396">
            <w:pPr>
              <w:autoSpaceDE w:val="0"/>
              <w:autoSpaceDN w:val="0"/>
              <w:adjustRightInd w:val="0"/>
              <w:spacing w:line="360" w:lineRule="atLeast"/>
              <w:rPr>
                <w:del w:id="1918" w:author="Regina Casanova" w:date="2018-07-07T15:18:00Z"/>
                <w:rFonts w:cs="Times New Roman"/>
                <w:color w:val="000000"/>
                <w:lang w:val="es-PE"/>
              </w:rPr>
            </w:pPr>
            <w:del w:id="1919" w:author="Regina Casanova" w:date="2018-07-07T15:18:00Z">
              <w:r w:rsidRPr="00BA156B" w:rsidDel="00BA63BC">
                <w:rPr>
                  <w:rFonts w:cs="Times New Roman"/>
                  <w:color w:val="000000"/>
                  <w:lang w:val="es-PE"/>
                </w:rPr>
                <w:delText>Medio - 2</w:delText>
              </w:r>
            </w:del>
          </w:p>
        </w:tc>
      </w:tr>
      <w:tr w:rsidR="00ED4396" w:rsidRPr="00BA156B" w:rsidDel="00BA63BC" w14:paraId="5CAFAD66" w14:textId="1EEAC358" w:rsidTr="00ED4396">
        <w:tblPrEx>
          <w:tblBorders>
            <w:top w:val="none" w:sz="0" w:space="0" w:color="auto"/>
          </w:tblBorders>
        </w:tblPrEx>
        <w:trPr>
          <w:del w:id="1920" w:author="Regina Casanova" w:date="2018-07-07T15:18:00Z"/>
        </w:trPr>
        <w:tc>
          <w:tcPr>
            <w:tcW w:w="504" w:type="dxa"/>
            <w:tcBorders>
              <w:left w:val="single" w:sz="8" w:space="0" w:color="000000"/>
              <w:bottom w:val="single" w:sz="8" w:space="0" w:color="000000"/>
              <w:right w:val="single" w:sz="8" w:space="0" w:color="000000"/>
            </w:tcBorders>
            <w:vAlign w:val="bottom"/>
          </w:tcPr>
          <w:p w14:paraId="62AF93D6" w14:textId="5827A9D4" w:rsidR="00ED4396" w:rsidRPr="00BA156B" w:rsidDel="00BA63BC" w:rsidRDefault="00ED4396">
            <w:pPr>
              <w:autoSpaceDE w:val="0"/>
              <w:autoSpaceDN w:val="0"/>
              <w:adjustRightInd w:val="0"/>
              <w:spacing w:line="360" w:lineRule="atLeast"/>
              <w:jc w:val="right"/>
              <w:rPr>
                <w:del w:id="1921" w:author="Regina Casanova" w:date="2018-07-07T15:18:00Z"/>
                <w:rFonts w:cs="Times New Roman"/>
                <w:color w:val="000000"/>
                <w:lang w:val="es-PE"/>
              </w:rPr>
            </w:pPr>
            <w:del w:id="1922" w:author="Regina Casanova" w:date="2018-07-07T15:18:00Z">
              <w:r w:rsidRPr="00BA156B" w:rsidDel="00BA63BC">
                <w:rPr>
                  <w:rFonts w:cs="Times New Roman"/>
                  <w:color w:val="000000"/>
                  <w:lang w:val="es-PE"/>
                </w:rPr>
                <w:delText>21</w:delText>
              </w:r>
            </w:del>
          </w:p>
        </w:tc>
        <w:tc>
          <w:tcPr>
            <w:tcW w:w="1715" w:type="dxa"/>
            <w:tcBorders>
              <w:bottom w:val="single" w:sz="8" w:space="0" w:color="000000"/>
              <w:right w:val="single" w:sz="8" w:space="0" w:color="000000"/>
            </w:tcBorders>
            <w:vAlign w:val="bottom"/>
          </w:tcPr>
          <w:p w14:paraId="04C75223" w14:textId="04AB1D1C" w:rsidR="00ED4396" w:rsidRPr="00BA156B" w:rsidDel="00BA63BC" w:rsidRDefault="00ED4396">
            <w:pPr>
              <w:autoSpaceDE w:val="0"/>
              <w:autoSpaceDN w:val="0"/>
              <w:adjustRightInd w:val="0"/>
              <w:spacing w:line="360" w:lineRule="atLeast"/>
              <w:rPr>
                <w:del w:id="1923" w:author="Regina Casanova" w:date="2018-07-07T15:18:00Z"/>
                <w:rFonts w:cs="Times New Roman"/>
                <w:color w:val="000000"/>
                <w:lang w:val="es-PE"/>
              </w:rPr>
            </w:pPr>
            <w:del w:id="1924"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6DA6B093" w14:textId="33886EA6" w:rsidR="00ED4396" w:rsidRPr="00BA156B" w:rsidDel="00BA63BC" w:rsidRDefault="00ED4396">
            <w:pPr>
              <w:autoSpaceDE w:val="0"/>
              <w:autoSpaceDN w:val="0"/>
              <w:adjustRightInd w:val="0"/>
              <w:spacing w:line="360" w:lineRule="atLeast"/>
              <w:rPr>
                <w:del w:id="1925" w:author="Regina Casanova" w:date="2018-07-07T15:18:00Z"/>
                <w:rFonts w:cs="Times New Roman"/>
                <w:color w:val="000000"/>
                <w:lang w:val="es-PE"/>
              </w:rPr>
            </w:pPr>
            <w:del w:id="1926" w:author="Regina Casanova" w:date="2018-07-07T15:18:00Z">
              <w:r w:rsidRPr="00BA156B" w:rsidDel="00BA63BC">
                <w:rPr>
                  <w:rFonts w:cs="Times New Roman"/>
                  <w:color w:val="000000"/>
                  <w:lang w:val="es-PE"/>
                </w:rPr>
                <w:delText>Servicios y servidor más reclamados, y más felicitado</w:delText>
              </w:r>
            </w:del>
          </w:p>
        </w:tc>
        <w:tc>
          <w:tcPr>
            <w:tcW w:w="5380" w:type="dxa"/>
            <w:tcBorders>
              <w:bottom w:val="single" w:sz="8" w:space="0" w:color="000000"/>
              <w:right w:val="single" w:sz="8" w:space="0" w:color="000000"/>
            </w:tcBorders>
            <w:vAlign w:val="bottom"/>
          </w:tcPr>
          <w:p w14:paraId="2ED0E985" w14:textId="05EA6AD4" w:rsidR="00ED4396" w:rsidRPr="00BA156B" w:rsidDel="00BA63BC" w:rsidRDefault="00D00DDC">
            <w:pPr>
              <w:autoSpaceDE w:val="0"/>
              <w:autoSpaceDN w:val="0"/>
              <w:adjustRightInd w:val="0"/>
              <w:spacing w:line="360" w:lineRule="atLeast"/>
              <w:rPr>
                <w:del w:id="1927" w:author="Regina Casanova" w:date="2018-07-07T15:18:00Z"/>
                <w:rFonts w:cs="Times New Roman"/>
                <w:color w:val="000000"/>
                <w:lang w:val="es-PE"/>
              </w:rPr>
            </w:pPr>
            <w:del w:id="192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929" w:author="Regina Casanova" w:date="2018-06-18T17:53:00Z">
              <w:r w:rsidR="00ED4396" w:rsidRPr="00BA156B" w:rsidDel="00E94926">
                <w:rPr>
                  <w:rFonts w:cs="Times New Roman"/>
                  <w:color w:val="000000"/>
                  <w:lang w:val="es-PE"/>
                </w:rPr>
                <w:delText xml:space="preserve">sistema </w:delText>
              </w:r>
            </w:del>
            <w:del w:id="1930" w:author="Regina Casanova" w:date="2018-07-07T15:18:00Z">
              <w:r w:rsidR="00ED4396" w:rsidRPr="00BA156B" w:rsidDel="00BA63BC">
                <w:rPr>
                  <w:rFonts w:cs="Times New Roman"/>
                  <w:color w:val="000000"/>
                  <w:lang w:val="es-PE"/>
                </w:rPr>
                <w:delText xml:space="preserve">quiero conocer </w:delText>
              </w:r>
              <w:r w:rsidR="00BA156B" w:rsidRPr="00BA156B" w:rsidDel="00BA63BC">
                <w:rPr>
                  <w:rFonts w:cs="Times New Roman"/>
                  <w:color w:val="000000"/>
                  <w:lang w:val="es-PE"/>
                </w:rPr>
                <w:delText>cuáles</w:delText>
              </w:r>
              <w:r w:rsidR="00ED4396" w:rsidRPr="00BA156B" w:rsidDel="00BA63BC">
                <w:rPr>
                  <w:rFonts w:cs="Times New Roman"/>
                  <w:color w:val="000000"/>
                  <w:lang w:val="es-PE"/>
                </w:rPr>
                <w:delText xml:space="preserve"> son los servicios y servidor más reclamados y felicitados para poder tomar decisiones sobre el servicio</w:delText>
              </w:r>
            </w:del>
          </w:p>
        </w:tc>
        <w:tc>
          <w:tcPr>
            <w:tcW w:w="2341" w:type="dxa"/>
            <w:tcBorders>
              <w:bottom w:val="single" w:sz="8" w:space="0" w:color="000000"/>
              <w:right w:val="single" w:sz="8" w:space="0" w:color="000000"/>
            </w:tcBorders>
            <w:vAlign w:val="bottom"/>
          </w:tcPr>
          <w:p w14:paraId="1F9B5F5F" w14:textId="0D10EBBC" w:rsidR="00ED4396" w:rsidRPr="00BA156B" w:rsidDel="00BA63BC" w:rsidRDefault="00ED4396">
            <w:pPr>
              <w:autoSpaceDE w:val="0"/>
              <w:autoSpaceDN w:val="0"/>
              <w:adjustRightInd w:val="0"/>
              <w:spacing w:line="360" w:lineRule="atLeast"/>
              <w:rPr>
                <w:del w:id="1931" w:author="Regina Casanova" w:date="2018-07-07T15:18:00Z"/>
                <w:rFonts w:cs="Times New Roman"/>
                <w:color w:val="000000"/>
                <w:lang w:val="es-PE"/>
              </w:rPr>
            </w:pPr>
            <w:del w:id="1932" w:author="Regina Casanova" w:date="2018-07-07T15:18:00Z">
              <w:r w:rsidRPr="00BA156B" w:rsidDel="00BA63BC">
                <w:rPr>
                  <w:rFonts w:cs="Times New Roman"/>
                  <w:color w:val="000000"/>
                  <w:lang w:val="es-PE"/>
                </w:rPr>
                <w:delText>Listado de reclamos y felicitaciones por servicio y servidor</w:delText>
              </w:r>
            </w:del>
          </w:p>
        </w:tc>
        <w:tc>
          <w:tcPr>
            <w:tcW w:w="1559" w:type="dxa"/>
            <w:tcBorders>
              <w:bottom w:val="single" w:sz="8" w:space="0" w:color="000000"/>
              <w:right w:val="single" w:sz="8" w:space="0" w:color="000000"/>
            </w:tcBorders>
            <w:vAlign w:val="bottom"/>
          </w:tcPr>
          <w:p w14:paraId="26A68100" w14:textId="5D303EEC" w:rsidR="00ED4396" w:rsidRPr="00BA156B" w:rsidDel="00BA63BC" w:rsidRDefault="00ED4396">
            <w:pPr>
              <w:autoSpaceDE w:val="0"/>
              <w:autoSpaceDN w:val="0"/>
              <w:adjustRightInd w:val="0"/>
              <w:spacing w:line="360" w:lineRule="atLeast"/>
              <w:rPr>
                <w:del w:id="1933" w:author="Regina Casanova" w:date="2018-07-07T15:18:00Z"/>
                <w:rFonts w:cs="Times New Roman"/>
                <w:color w:val="000000"/>
                <w:lang w:val="es-PE"/>
              </w:rPr>
            </w:pPr>
            <w:del w:id="1934" w:author="Regina Casanova" w:date="2018-07-07T15:18:00Z">
              <w:r w:rsidRPr="00BA156B" w:rsidDel="00BA63BC">
                <w:rPr>
                  <w:rFonts w:cs="Times New Roman"/>
                  <w:color w:val="000000"/>
                  <w:lang w:val="es-PE"/>
                </w:rPr>
                <w:delText>Alto - 3</w:delText>
              </w:r>
            </w:del>
          </w:p>
        </w:tc>
      </w:tr>
      <w:tr w:rsidR="00ED4396" w:rsidRPr="00BA156B" w:rsidDel="00BA63BC" w14:paraId="168F69CF" w14:textId="3BA7A0C2" w:rsidTr="00ED4396">
        <w:tblPrEx>
          <w:tblBorders>
            <w:top w:val="none" w:sz="0" w:space="0" w:color="auto"/>
          </w:tblBorders>
        </w:tblPrEx>
        <w:trPr>
          <w:del w:id="193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A9BF812" w14:textId="2F54D81E" w:rsidR="00ED4396" w:rsidRPr="00BA156B" w:rsidDel="00BA63BC" w:rsidRDefault="00ED4396">
            <w:pPr>
              <w:autoSpaceDE w:val="0"/>
              <w:autoSpaceDN w:val="0"/>
              <w:adjustRightInd w:val="0"/>
              <w:spacing w:line="360" w:lineRule="atLeast"/>
              <w:jc w:val="right"/>
              <w:rPr>
                <w:del w:id="1936" w:author="Regina Casanova" w:date="2018-07-07T15:18:00Z"/>
                <w:rFonts w:cs="Times New Roman"/>
                <w:color w:val="000000"/>
                <w:lang w:val="es-PE"/>
              </w:rPr>
            </w:pPr>
            <w:del w:id="1937" w:author="Regina Casanova" w:date="2018-07-07T15:18:00Z">
              <w:r w:rsidRPr="00BA156B" w:rsidDel="00BA63BC">
                <w:rPr>
                  <w:rFonts w:cs="Times New Roman"/>
                  <w:color w:val="000000"/>
                  <w:lang w:val="es-PE"/>
                </w:rPr>
                <w:delText>22</w:delText>
              </w:r>
            </w:del>
          </w:p>
        </w:tc>
        <w:tc>
          <w:tcPr>
            <w:tcW w:w="1715" w:type="dxa"/>
            <w:tcBorders>
              <w:bottom w:val="single" w:sz="8" w:space="0" w:color="000000"/>
              <w:right w:val="single" w:sz="8" w:space="0" w:color="000000"/>
            </w:tcBorders>
            <w:shd w:val="clear" w:color="auto" w:fill="E1E0E0"/>
            <w:vAlign w:val="bottom"/>
          </w:tcPr>
          <w:p w14:paraId="2C88B876" w14:textId="64F3C5DF" w:rsidR="00ED4396" w:rsidRPr="00BA156B" w:rsidDel="00BA63BC" w:rsidRDefault="00ED4396">
            <w:pPr>
              <w:autoSpaceDE w:val="0"/>
              <w:autoSpaceDN w:val="0"/>
              <w:adjustRightInd w:val="0"/>
              <w:spacing w:line="360" w:lineRule="atLeast"/>
              <w:rPr>
                <w:del w:id="1938" w:author="Regina Casanova" w:date="2018-07-07T15:18:00Z"/>
                <w:rFonts w:cs="Times New Roman"/>
                <w:color w:val="000000"/>
                <w:lang w:val="es-PE"/>
              </w:rPr>
            </w:pPr>
            <w:del w:id="1939"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14194C41" w14:textId="76FAE715" w:rsidR="00ED4396" w:rsidRPr="00BA156B" w:rsidDel="00BA63BC" w:rsidRDefault="00ED4396">
            <w:pPr>
              <w:autoSpaceDE w:val="0"/>
              <w:autoSpaceDN w:val="0"/>
              <w:adjustRightInd w:val="0"/>
              <w:spacing w:line="360" w:lineRule="atLeast"/>
              <w:rPr>
                <w:del w:id="1940" w:author="Regina Casanova" w:date="2018-07-07T15:18:00Z"/>
                <w:rFonts w:cs="Times New Roman"/>
                <w:color w:val="000000"/>
                <w:lang w:val="es-PE"/>
              </w:rPr>
            </w:pPr>
            <w:del w:id="1941" w:author="Regina Casanova" w:date="2018-07-07T15:18:00Z">
              <w:r w:rsidRPr="00BA156B" w:rsidDel="00BA63BC">
                <w:rPr>
                  <w:rFonts w:cs="Times New Roman"/>
                  <w:color w:val="000000"/>
                  <w:lang w:val="es-PE"/>
                </w:rPr>
                <w:delText>Estado del reclamo</w:delText>
              </w:r>
            </w:del>
          </w:p>
        </w:tc>
        <w:tc>
          <w:tcPr>
            <w:tcW w:w="5380" w:type="dxa"/>
            <w:tcBorders>
              <w:bottom w:val="single" w:sz="8" w:space="0" w:color="000000"/>
              <w:right w:val="single" w:sz="8" w:space="0" w:color="000000"/>
            </w:tcBorders>
            <w:shd w:val="clear" w:color="auto" w:fill="E1E0E0"/>
            <w:vAlign w:val="bottom"/>
          </w:tcPr>
          <w:p w14:paraId="298F14BC" w14:textId="7EF9AE0E" w:rsidR="00ED4396" w:rsidRPr="00BA156B" w:rsidDel="00BA63BC" w:rsidRDefault="00D00DDC">
            <w:pPr>
              <w:autoSpaceDE w:val="0"/>
              <w:autoSpaceDN w:val="0"/>
              <w:adjustRightInd w:val="0"/>
              <w:spacing w:line="360" w:lineRule="atLeast"/>
              <w:rPr>
                <w:del w:id="1942" w:author="Regina Casanova" w:date="2018-07-07T15:18:00Z"/>
                <w:rFonts w:cs="Times New Roman"/>
                <w:color w:val="000000"/>
                <w:lang w:val="es-PE"/>
              </w:rPr>
            </w:pPr>
            <w:del w:id="194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944" w:author="Regina Casanova" w:date="2018-06-18T17:53:00Z">
              <w:r w:rsidR="00ED4396" w:rsidRPr="00BA156B" w:rsidDel="00E94926">
                <w:rPr>
                  <w:rFonts w:cs="Times New Roman"/>
                  <w:color w:val="000000"/>
                  <w:lang w:val="es-PE"/>
                </w:rPr>
                <w:delText>sistema</w:delText>
              </w:r>
            </w:del>
            <w:del w:id="1945" w:author="Regina Casanova" w:date="2018-07-07T15:18:00Z">
              <w:r w:rsidR="00ED4396" w:rsidRPr="00BA156B" w:rsidDel="00BA63BC">
                <w:rPr>
                  <w:rFonts w:cs="Times New Roman"/>
                  <w:color w:val="000000"/>
                  <w:lang w:val="es-PE"/>
                </w:rPr>
                <w:delText xml:space="preserve"> quiero conocer el estado de los reclamos para poder saber </w:delText>
              </w:r>
              <w:r w:rsidR="00BA156B" w:rsidRPr="00BA156B" w:rsidDel="00BA63BC">
                <w:rPr>
                  <w:rFonts w:cs="Times New Roman"/>
                  <w:color w:val="000000"/>
                  <w:lang w:val="es-PE"/>
                </w:rPr>
                <w:delText>cuándo</w:delText>
              </w:r>
              <w:r w:rsidR="00ED4396" w:rsidRPr="00BA156B" w:rsidDel="00BA63BC">
                <w:rPr>
                  <w:rFonts w:cs="Times New Roman"/>
                  <w:color w:val="000000"/>
                  <w:lang w:val="es-PE"/>
                </w:rPr>
                <w:delText xml:space="preserve"> intervenir por los ciudadanos</w:delText>
              </w:r>
            </w:del>
          </w:p>
        </w:tc>
        <w:tc>
          <w:tcPr>
            <w:tcW w:w="2341" w:type="dxa"/>
            <w:tcBorders>
              <w:bottom w:val="single" w:sz="8" w:space="0" w:color="000000"/>
              <w:right w:val="single" w:sz="8" w:space="0" w:color="000000"/>
            </w:tcBorders>
            <w:shd w:val="clear" w:color="auto" w:fill="E1E0E0"/>
            <w:vAlign w:val="bottom"/>
          </w:tcPr>
          <w:p w14:paraId="711B2FD5" w14:textId="087E87FA" w:rsidR="00ED4396" w:rsidRPr="00BA156B" w:rsidDel="00BA63BC" w:rsidRDefault="00ED4396">
            <w:pPr>
              <w:autoSpaceDE w:val="0"/>
              <w:autoSpaceDN w:val="0"/>
              <w:adjustRightInd w:val="0"/>
              <w:spacing w:line="360" w:lineRule="atLeast"/>
              <w:rPr>
                <w:del w:id="1946" w:author="Regina Casanova" w:date="2018-07-07T15:18:00Z"/>
                <w:rFonts w:cs="Times New Roman"/>
                <w:color w:val="000000"/>
                <w:lang w:val="es-PE"/>
              </w:rPr>
            </w:pPr>
            <w:del w:id="1947" w:author="Regina Casanova" w:date="2018-07-07T15:18:00Z">
              <w:r w:rsidRPr="00BA156B" w:rsidDel="00BA63BC">
                <w:rPr>
                  <w:rFonts w:cs="Times New Roman"/>
                  <w:color w:val="000000"/>
                  <w:lang w:val="es-PE"/>
                </w:rPr>
                <w:delText>Incluir estado del reclamo mediante semáforo (verde para &gt;10 días, 10 días&gt; amarillo para &lt; 20 días, &gt;20 días rojo)</w:delText>
              </w:r>
            </w:del>
          </w:p>
        </w:tc>
        <w:tc>
          <w:tcPr>
            <w:tcW w:w="1559" w:type="dxa"/>
            <w:tcBorders>
              <w:bottom w:val="single" w:sz="8" w:space="0" w:color="000000"/>
              <w:right w:val="single" w:sz="8" w:space="0" w:color="000000"/>
            </w:tcBorders>
            <w:shd w:val="clear" w:color="auto" w:fill="E1E0E0"/>
            <w:vAlign w:val="bottom"/>
          </w:tcPr>
          <w:p w14:paraId="3B06FFC8" w14:textId="79332F39" w:rsidR="00ED4396" w:rsidRPr="00BA156B" w:rsidDel="00BA63BC" w:rsidRDefault="00ED4396">
            <w:pPr>
              <w:autoSpaceDE w:val="0"/>
              <w:autoSpaceDN w:val="0"/>
              <w:adjustRightInd w:val="0"/>
              <w:spacing w:line="360" w:lineRule="atLeast"/>
              <w:rPr>
                <w:del w:id="1948" w:author="Regina Casanova" w:date="2018-07-07T15:18:00Z"/>
                <w:rFonts w:cs="Times New Roman"/>
                <w:color w:val="000000"/>
                <w:lang w:val="es-PE"/>
              </w:rPr>
            </w:pPr>
            <w:del w:id="1949" w:author="Regina Casanova" w:date="2018-07-07T15:18:00Z">
              <w:r w:rsidRPr="00BA156B" w:rsidDel="00BA63BC">
                <w:rPr>
                  <w:rFonts w:cs="Times New Roman"/>
                  <w:color w:val="000000"/>
                  <w:lang w:val="es-PE"/>
                </w:rPr>
                <w:delText>Alto - 3</w:delText>
              </w:r>
            </w:del>
          </w:p>
        </w:tc>
      </w:tr>
      <w:tr w:rsidR="00ED4396" w:rsidRPr="00BA156B" w:rsidDel="00BA63BC" w14:paraId="51E9A1D2" w14:textId="623868BD" w:rsidTr="00ED4396">
        <w:tblPrEx>
          <w:tblBorders>
            <w:top w:val="none" w:sz="0" w:space="0" w:color="auto"/>
          </w:tblBorders>
        </w:tblPrEx>
        <w:trPr>
          <w:del w:id="1950" w:author="Regina Casanova" w:date="2018-07-07T15:18:00Z"/>
        </w:trPr>
        <w:tc>
          <w:tcPr>
            <w:tcW w:w="504" w:type="dxa"/>
            <w:tcBorders>
              <w:left w:val="single" w:sz="8" w:space="0" w:color="000000"/>
              <w:bottom w:val="single" w:sz="8" w:space="0" w:color="000000"/>
              <w:right w:val="single" w:sz="8" w:space="0" w:color="000000"/>
            </w:tcBorders>
            <w:vAlign w:val="bottom"/>
          </w:tcPr>
          <w:p w14:paraId="16DAEEFC" w14:textId="28CF007B" w:rsidR="00ED4396" w:rsidRPr="00BA156B" w:rsidDel="00BA63BC" w:rsidRDefault="00ED4396">
            <w:pPr>
              <w:autoSpaceDE w:val="0"/>
              <w:autoSpaceDN w:val="0"/>
              <w:adjustRightInd w:val="0"/>
              <w:spacing w:line="360" w:lineRule="atLeast"/>
              <w:jc w:val="right"/>
              <w:rPr>
                <w:del w:id="1951" w:author="Regina Casanova" w:date="2018-07-07T15:18:00Z"/>
                <w:rFonts w:cs="Times New Roman"/>
                <w:color w:val="000000"/>
                <w:lang w:val="es-PE"/>
              </w:rPr>
            </w:pPr>
            <w:del w:id="1952" w:author="Regina Casanova" w:date="2018-07-07T15:18:00Z">
              <w:r w:rsidRPr="00BA156B" w:rsidDel="00BA63BC">
                <w:rPr>
                  <w:rFonts w:cs="Times New Roman"/>
                  <w:color w:val="000000"/>
                  <w:lang w:val="es-PE"/>
                </w:rPr>
                <w:delText>23</w:delText>
              </w:r>
            </w:del>
          </w:p>
        </w:tc>
        <w:tc>
          <w:tcPr>
            <w:tcW w:w="1715" w:type="dxa"/>
            <w:tcBorders>
              <w:bottom w:val="single" w:sz="8" w:space="0" w:color="000000"/>
              <w:right w:val="single" w:sz="8" w:space="0" w:color="000000"/>
            </w:tcBorders>
            <w:vAlign w:val="bottom"/>
          </w:tcPr>
          <w:p w14:paraId="680F09A5" w14:textId="28522588" w:rsidR="00ED4396" w:rsidRPr="00BA156B" w:rsidDel="00BA63BC" w:rsidRDefault="00ED4396">
            <w:pPr>
              <w:autoSpaceDE w:val="0"/>
              <w:autoSpaceDN w:val="0"/>
              <w:adjustRightInd w:val="0"/>
              <w:spacing w:line="360" w:lineRule="atLeast"/>
              <w:rPr>
                <w:del w:id="1953" w:author="Regina Casanova" w:date="2018-07-07T15:18:00Z"/>
                <w:rFonts w:cs="Times New Roman"/>
                <w:color w:val="000000"/>
                <w:lang w:val="es-PE"/>
              </w:rPr>
            </w:pPr>
            <w:del w:id="1954"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3F1DF73" w14:textId="7276AABE" w:rsidR="00ED4396" w:rsidRPr="00BA156B" w:rsidDel="00BA63BC" w:rsidRDefault="00ED4396">
            <w:pPr>
              <w:autoSpaceDE w:val="0"/>
              <w:autoSpaceDN w:val="0"/>
              <w:adjustRightInd w:val="0"/>
              <w:spacing w:line="360" w:lineRule="atLeast"/>
              <w:rPr>
                <w:del w:id="1955" w:author="Regina Casanova" w:date="2018-07-07T15:18:00Z"/>
                <w:rFonts w:cs="Times New Roman"/>
                <w:color w:val="000000"/>
                <w:lang w:val="es-PE"/>
              </w:rPr>
            </w:pPr>
            <w:del w:id="1956" w:author="Regina Casanova" w:date="2018-07-07T15:18:00Z">
              <w:r w:rsidRPr="00BA156B" w:rsidDel="00BA63BC">
                <w:rPr>
                  <w:rFonts w:cs="Times New Roman"/>
                  <w:color w:val="000000"/>
                  <w:lang w:val="es-PE"/>
                </w:rPr>
                <w:delText>Dispositivo móvil (cualquier terminal)</w:delText>
              </w:r>
            </w:del>
          </w:p>
        </w:tc>
        <w:tc>
          <w:tcPr>
            <w:tcW w:w="5380" w:type="dxa"/>
            <w:tcBorders>
              <w:bottom w:val="single" w:sz="8" w:space="0" w:color="000000"/>
              <w:right w:val="single" w:sz="8" w:space="0" w:color="000000"/>
            </w:tcBorders>
            <w:vAlign w:val="bottom"/>
          </w:tcPr>
          <w:p w14:paraId="111616D2" w14:textId="424A69B3" w:rsidR="00ED4396" w:rsidRPr="00BA156B" w:rsidDel="00BA63BC" w:rsidRDefault="00D00DDC">
            <w:pPr>
              <w:autoSpaceDE w:val="0"/>
              <w:autoSpaceDN w:val="0"/>
              <w:adjustRightInd w:val="0"/>
              <w:spacing w:line="360" w:lineRule="atLeast"/>
              <w:rPr>
                <w:del w:id="1957" w:author="Regina Casanova" w:date="2018-07-07T15:18:00Z"/>
                <w:rFonts w:cs="Times New Roman"/>
                <w:color w:val="000000"/>
                <w:lang w:val="es-PE"/>
              </w:rPr>
            </w:pPr>
            <w:del w:id="195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959" w:author="Regina Casanova" w:date="2018-06-18T17:53:00Z">
              <w:r w:rsidR="00ED4396" w:rsidRPr="00BA156B" w:rsidDel="00E94926">
                <w:rPr>
                  <w:rFonts w:cs="Times New Roman"/>
                  <w:color w:val="000000"/>
                  <w:lang w:val="es-PE"/>
                </w:rPr>
                <w:delText xml:space="preserve">sistema </w:delText>
              </w:r>
            </w:del>
            <w:del w:id="1960" w:author="Regina Casanova" w:date="2018-07-07T15:18:00Z">
              <w:r w:rsidR="00ED4396" w:rsidRPr="00BA156B" w:rsidDel="00BA63BC">
                <w:rPr>
                  <w:rFonts w:cs="Times New Roman"/>
                  <w:color w:val="000000"/>
                  <w:lang w:val="es-PE"/>
                </w:rPr>
                <w:delText>quiero poder revisar el sistema desde mi celular para poder ver datos de forma rápida</w:delText>
              </w:r>
            </w:del>
          </w:p>
        </w:tc>
        <w:tc>
          <w:tcPr>
            <w:tcW w:w="2341" w:type="dxa"/>
            <w:tcBorders>
              <w:bottom w:val="single" w:sz="8" w:space="0" w:color="000000"/>
              <w:right w:val="single" w:sz="8" w:space="0" w:color="000000"/>
            </w:tcBorders>
            <w:vAlign w:val="bottom"/>
          </w:tcPr>
          <w:p w14:paraId="17763A2D" w14:textId="3BC5CD5F" w:rsidR="00ED4396" w:rsidRPr="00BA156B" w:rsidDel="00BA63BC" w:rsidRDefault="00ED4396">
            <w:pPr>
              <w:autoSpaceDE w:val="0"/>
              <w:autoSpaceDN w:val="0"/>
              <w:adjustRightInd w:val="0"/>
              <w:spacing w:line="360" w:lineRule="atLeast"/>
              <w:rPr>
                <w:del w:id="1961" w:author="Regina Casanova" w:date="2018-07-07T15:18:00Z"/>
                <w:rFonts w:cs="Times New Roman"/>
                <w:color w:val="000000"/>
                <w:lang w:val="es-PE"/>
              </w:rPr>
            </w:pPr>
            <w:del w:id="1962" w:author="Regina Casanova" w:date="2018-07-07T15:18:00Z">
              <w:r w:rsidRPr="00BA156B" w:rsidDel="00BA63BC">
                <w:rPr>
                  <w:rFonts w:cs="Times New Roman"/>
                  <w:color w:val="000000"/>
                  <w:lang w:val="es-PE"/>
                </w:rPr>
                <w:delText>App con usuario y contraseña</w:delText>
              </w:r>
            </w:del>
          </w:p>
        </w:tc>
        <w:tc>
          <w:tcPr>
            <w:tcW w:w="1559" w:type="dxa"/>
            <w:tcBorders>
              <w:bottom w:val="single" w:sz="8" w:space="0" w:color="000000"/>
              <w:right w:val="single" w:sz="8" w:space="0" w:color="000000"/>
            </w:tcBorders>
            <w:vAlign w:val="bottom"/>
          </w:tcPr>
          <w:p w14:paraId="2DA2998E" w14:textId="2E648B15" w:rsidR="00ED4396" w:rsidRPr="00BA156B" w:rsidDel="00BA63BC" w:rsidRDefault="00ED4396">
            <w:pPr>
              <w:autoSpaceDE w:val="0"/>
              <w:autoSpaceDN w:val="0"/>
              <w:adjustRightInd w:val="0"/>
              <w:spacing w:line="360" w:lineRule="atLeast"/>
              <w:rPr>
                <w:del w:id="1963" w:author="Regina Casanova" w:date="2018-07-07T15:18:00Z"/>
                <w:rFonts w:cs="Times New Roman"/>
                <w:color w:val="000000"/>
                <w:lang w:val="es-PE"/>
              </w:rPr>
            </w:pPr>
            <w:del w:id="1964" w:author="Regina Casanova" w:date="2018-07-07T15:18:00Z">
              <w:r w:rsidRPr="00BA156B" w:rsidDel="00BA63BC">
                <w:rPr>
                  <w:rFonts w:cs="Times New Roman"/>
                  <w:color w:val="000000"/>
                  <w:lang w:val="es-PE"/>
                </w:rPr>
                <w:delText>Medio - 2</w:delText>
              </w:r>
            </w:del>
          </w:p>
        </w:tc>
      </w:tr>
      <w:tr w:rsidR="00ED4396" w:rsidRPr="00BA156B" w:rsidDel="00BA63BC" w14:paraId="2CA3BF97" w14:textId="3424C541" w:rsidTr="00ED4396">
        <w:tblPrEx>
          <w:tblBorders>
            <w:top w:val="none" w:sz="0" w:space="0" w:color="auto"/>
          </w:tblBorders>
        </w:tblPrEx>
        <w:trPr>
          <w:del w:id="196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AF1C8D6" w14:textId="2916F8C6" w:rsidR="00ED4396" w:rsidRPr="00BA156B" w:rsidDel="00BA63BC" w:rsidRDefault="00ED4396">
            <w:pPr>
              <w:autoSpaceDE w:val="0"/>
              <w:autoSpaceDN w:val="0"/>
              <w:adjustRightInd w:val="0"/>
              <w:spacing w:line="360" w:lineRule="atLeast"/>
              <w:jc w:val="right"/>
              <w:rPr>
                <w:del w:id="1966" w:author="Regina Casanova" w:date="2018-07-07T15:18:00Z"/>
                <w:rFonts w:cs="Times New Roman"/>
                <w:color w:val="000000"/>
                <w:lang w:val="es-PE"/>
              </w:rPr>
            </w:pPr>
            <w:del w:id="1967" w:author="Regina Casanova" w:date="2018-07-07T15:18:00Z">
              <w:r w:rsidRPr="00BA156B" w:rsidDel="00BA63BC">
                <w:rPr>
                  <w:rFonts w:cs="Times New Roman"/>
                  <w:color w:val="000000"/>
                  <w:lang w:val="es-PE"/>
                </w:rPr>
                <w:delText>24</w:delText>
              </w:r>
            </w:del>
          </w:p>
        </w:tc>
        <w:tc>
          <w:tcPr>
            <w:tcW w:w="1715" w:type="dxa"/>
            <w:tcBorders>
              <w:bottom w:val="single" w:sz="8" w:space="0" w:color="000000"/>
              <w:right w:val="single" w:sz="8" w:space="0" w:color="000000"/>
            </w:tcBorders>
            <w:shd w:val="clear" w:color="auto" w:fill="E1E0E0"/>
            <w:vAlign w:val="bottom"/>
          </w:tcPr>
          <w:p w14:paraId="78B28185" w14:textId="71527CCC" w:rsidR="00ED4396" w:rsidRPr="00BA156B" w:rsidDel="00BA63BC" w:rsidRDefault="00ED4396">
            <w:pPr>
              <w:autoSpaceDE w:val="0"/>
              <w:autoSpaceDN w:val="0"/>
              <w:adjustRightInd w:val="0"/>
              <w:spacing w:line="360" w:lineRule="atLeast"/>
              <w:rPr>
                <w:del w:id="1968" w:author="Regina Casanova" w:date="2018-07-07T15:18:00Z"/>
                <w:rFonts w:cs="Times New Roman"/>
                <w:color w:val="000000"/>
                <w:lang w:val="es-PE"/>
              </w:rPr>
            </w:pPr>
            <w:del w:id="1969"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731FCBF7" w14:textId="5421DDCF" w:rsidR="00ED4396" w:rsidRPr="00BA156B" w:rsidDel="00BA63BC" w:rsidRDefault="00BA156B">
            <w:pPr>
              <w:autoSpaceDE w:val="0"/>
              <w:autoSpaceDN w:val="0"/>
              <w:adjustRightInd w:val="0"/>
              <w:spacing w:line="360" w:lineRule="atLeast"/>
              <w:rPr>
                <w:del w:id="1970" w:author="Regina Casanova" w:date="2018-07-07T15:18:00Z"/>
                <w:rFonts w:cs="Times New Roman"/>
                <w:color w:val="000000"/>
                <w:lang w:val="es-PE"/>
              </w:rPr>
            </w:pPr>
            <w:del w:id="1971" w:author="Regina Casanova" w:date="2018-07-07T15:18:00Z">
              <w:r w:rsidRPr="00BA156B" w:rsidDel="00BA63BC">
                <w:rPr>
                  <w:rFonts w:cs="Times New Roman"/>
                  <w:color w:val="000000"/>
                  <w:lang w:val="es-PE"/>
                </w:rPr>
                <w:delText>Estadísticas</w:delText>
              </w:r>
              <w:r w:rsidR="00ED4396" w:rsidRPr="00BA156B" w:rsidDel="00BA63BC">
                <w:rPr>
                  <w:rFonts w:cs="Times New Roman"/>
                  <w:color w:val="000000"/>
                  <w:lang w:val="es-PE"/>
                </w:rPr>
                <w:delText xml:space="preserve"> de distintas IPRESS y ranking, tendencias e indicadores</w:delText>
              </w:r>
            </w:del>
          </w:p>
        </w:tc>
        <w:tc>
          <w:tcPr>
            <w:tcW w:w="5380" w:type="dxa"/>
            <w:tcBorders>
              <w:bottom w:val="single" w:sz="8" w:space="0" w:color="000000"/>
              <w:right w:val="single" w:sz="8" w:space="0" w:color="000000"/>
            </w:tcBorders>
            <w:shd w:val="clear" w:color="auto" w:fill="E1E0E0"/>
            <w:vAlign w:val="bottom"/>
          </w:tcPr>
          <w:p w14:paraId="25E0BE4A" w14:textId="3319BE96" w:rsidR="00ED4396" w:rsidRPr="00BA156B" w:rsidDel="00BA63BC" w:rsidRDefault="00D00DDC">
            <w:pPr>
              <w:autoSpaceDE w:val="0"/>
              <w:autoSpaceDN w:val="0"/>
              <w:adjustRightInd w:val="0"/>
              <w:spacing w:line="360" w:lineRule="atLeast"/>
              <w:rPr>
                <w:del w:id="1972" w:author="Regina Casanova" w:date="2018-07-07T15:18:00Z"/>
                <w:rFonts w:cs="Times New Roman"/>
                <w:color w:val="000000"/>
                <w:lang w:val="es-PE"/>
              </w:rPr>
            </w:pPr>
            <w:del w:id="197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974" w:author="Regina Casanova" w:date="2018-06-18T17:53:00Z">
              <w:r w:rsidR="00ED4396" w:rsidRPr="00BA156B" w:rsidDel="00E94926">
                <w:rPr>
                  <w:rFonts w:cs="Times New Roman"/>
                  <w:color w:val="000000"/>
                  <w:lang w:val="es-PE"/>
                </w:rPr>
                <w:delText xml:space="preserve">sistema </w:delText>
              </w:r>
            </w:del>
            <w:del w:id="1975" w:author="Regina Casanova" w:date="2018-07-07T15:18:00Z">
              <w:r w:rsidR="00ED4396" w:rsidRPr="00BA156B" w:rsidDel="00BA63BC">
                <w:rPr>
                  <w:rFonts w:cs="Times New Roman"/>
                  <w:color w:val="000000"/>
                  <w:lang w:val="es-PE"/>
                </w:rPr>
                <w:delText>quiero realizar un monitoreo general para poder planificar mis visitas</w:delText>
              </w:r>
            </w:del>
          </w:p>
        </w:tc>
        <w:tc>
          <w:tcPr>
            <w:tcW w:w="2341" w:type="dxa"/>
            <w:tcBorders>
              <w:bottom w:val="single" w:sz="8" w:space="0" w:color="000000"/>
              <w:right w:val="single" w:sz="8" w:space="0" w:color="000000"/>
            </w:tcBorders>
            <w:shd w:val="clear" w:color="auto" w:fill="E1E0E0"/>
            <w:vAlign w:val="bottom"/>
          </w:tcPr>
          <w:p w14:paraId="39F0E497" w14:textId="7DB13E88" w:rsidR="00ED4396" w:rsidRPr="00BA156B" w:rsidDel="00BA63BC" w:rsidRDefault="00ED4396">
            <w:pPr>
              <w:autoSpaceDE w:val="0"/>
              <w:autoSpaceDN w:val="0"/>
              <w:adjustRightInd w:val="0"/>
              <w:spacing w:line="360" w:lineRule="atLeast"/>
              <w:rPr>
                <w:del w:id="1976" w:author="Regina Casanova" w:date="2018-07-07T15:18:00Z"/>
                <w:rFonts w:cs="Times New Roman"/>
                <w:color w:val="000000"/>
                <w:lang w:val="es-PE"/>
              </w:rPr>
            </w:pPr>
            <w:del w:id="1977" w:author="Regina Casanova" w:date="2018-07-07T15:18:00Z">
              <w:r w:rsidRPr="00BA156B" w:rsidDel="00BA63BC">
                <w:rPr>
                  <w:rFonts w:cs="Times New Roman"/>
                  <w:color w:val="000000"/>
                  <w:lang w:val="es-PE"/>
                </w:rPr>
                <w:delText>Cuadros estadísticos y gráficas de los datos presentados</w:delText>
              </w:r>
            </w:del>
          </w:p>
        </w:tc>
        <w:tc>
          <w:tcPr>
            <w:tcW w:w="1559" w:type="dxa"/>
            <w:tcBorders>
              <w:bottom w:val="single" w:sz="8" w:space="0" w:color="000000"/>
              <w:right w:val="single" w:sz="8" w:space="0" w:color="000000"/>
            </w:tcBorders>
            <w:shd w:val="clear" w:color="auto" w:fill="E1E0E0"/>
            <w:vAlign w:val="bottom"/>
          </w:tcPr>
          <w:p w14:paraId="697E482C" w14:textId="13B8D089" w:rsidR="00ED4396" w:rsidRPr="00BA156B" w:rsidDel="00BA63BC" w:rsidRDefault="00ED4396">
            <w:pPr>
              <w:autoSpaceDE w:val="0"/>
              <w:autoSpaceDN w:val="0"/>
              <w:adjustRightInd w:val="0"/>
              <w:spacing w:line="360" w:lineRule="atLeast"/>
              <w:rPr>
                <w:del w:id="1978" w:author="Regina Casanova" w:date="2018-07-07T15:18:00Z"/>
                <w:rFonts w:cs="Times New Roman"/>
                <w:color w:val="000000"/>
                <w:lang w:val="es-PE"/>
              </w:rPr>
            </w:pPr>
            <w:del w:id="1979" w:author="Regina Casanova" w:date="2018-07-07T15:18:00Z">
              <w:r w:rsidRPr="00BA156B" w:rsidDel="00BA63BC">
                <w:rPr>
                  <w:rFonts w:cs="Times New Roman"/>
                  <w:color w:val="000000"/>
                  <w:lang w:val="es-PE"/>
                </w:rPr>
                <w:delText>Alto - 3</w:delText>
              </w:r>
            </w:del>
          </w:p>
        </w:tc>
      </w:tr>
      <w:tr w:rsidR="00ED4396" w:rsidRPr="00BA156B" w:rsidDel="00BA63BC" w14:paraId="7B305A08" w14:textId="618AE677" w:rsidTr="00ED4396">
        <w:tblPrEx>
          <w:tblBorders>
            <w:top w:val="none" w:sz="0" w:space="0" w:color="auto"/>
          </w:tblBorders>
        </w:tblPrEx>
        <w:trPr>
          <w:del w:id="1980" w:author="Regina Casanova" w:date="2018-07-07T15:18:00Z"/>
        </w:trPr>
        <w:tc>
          <w:tcPr>
            <w:tcW w:w="504" w:type="dxa"/>
            <w:tcBorders>
              <w:left w:val="single" w:sz="8" w:space="0" w:color="000000"/>
              <w:bottom w:val="single" w:sz="8" w:space="0" w:color="000000"/>
              <w:right w:val="single" w:sz="8" w:space="0" w:color="000000"/>
            </w:tcBorders>
            <w:vAlign w:val="bottom"/>
          </w:tcPr>
          <w:p w14:paraId="20F9C425" w14:textId="01B00BE9" w:rsidR="00ED4396" w:rsidRPr="00BA156B" w:rsidDel="00BA63BC" w:rsidRDefault="00ED4396">
            <w:pPr>
              <w:autoSpaceDE w:val="0"/>
              <w:autoSpaceDN w:val="0"/>
              <w:adjustRightInd w:val="0"/>
              <w:spacing w:line="360" w:lineRule="atLeast"/>
              <w:jc w:val="right"/>
              <w:rPr>
                <w:del w:id="1981" w:author="Regina Casanova" w:date="2018-07-07T15:18:00Z"/>
                <w:rFonts w:cs="Times New Roman"/>
                <w:color w:val="000000"/>
                <w:lang w:val="es-PE"/>
              </w:rPr>
            </w:pPr>
            <w:del w:id="1982" w:author="Regina Casanova" w:date="2018-07-07T15:18:00Z">
              <w:r w:rsidRPr="00BA156B" w:rsidDel="00BA63BC">
                <w:rPr>
                  <w:rFonts w:cs="Times New Roman"/>
                  <w:color w:val="000000"/>
                  <w:lang w:val="es-PE"/>
                </w:rPr>
                <w:delText>25</w:delText>
              </w:r>
            </w:del>
          </w:p>
        </w:tc>
        <w:tc>
          <w:tcPr>
            <w:tcW w:w="1715" w:type="dxa"/>
            <w:tcBorders>
              <w:bottom w:val="single" w:sz="8" w:space="0" w:color="000000"/>
              <w:right w:val="single" w:sz="8" w:space="0" w:color="000000"/>
            </w:tcBorders>
            <w:vAlign w:val="bottom"/>
          </w:tcPr>
          <w:p w14:paraId="28E69370" w14:textId="59C58D16" w:rsidR="00ED4396" w:rsidRPr="00BA156B" w:rsidDel="00BA63BC" w:rsidRDefault="00ED4396">
            <w:pPr>
              <w:autoSpaceDE w:val="0"/>
              <w:autoSpaceDN w:val="0"/>
              <w:adjustRightInd w:val="0"/>
              <w:spacing w:line="360" w:lineRule="atLeast"/>
              <w:rPr>
                <w:del w:id="1983" w:author="Regina Casanova" w:date="2018-07-07T15:18:00Z"/>
                <w:rFonts w:cs="Times New Roman"/>
                <w:color w:val="000000"/>
                <w:lang w:val="es-PE"/>
              </w:rPr>
            </w:pPr>
            <w:del w:id="1984"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30B2FAEB" w14:textId="0AC25B9D" w:rsidR="00ED4396" w:rsidRPr="00BA156B" w:rsidDel="00BA63BC" w:rsidRDefault="00ED4396">
            <w:pPr>
              <w:autoSpaceDE w:val="0"/>
              <w:autoSpaceDN w:val="0"/>
              <w:adjustRightInd w:val="0"/>
              <w:spacing w:line="360" w:lineRule="atLeast"/>
              <w:rPr>
                <w:del w:id="1985" w:author="Regina Casanova" w:date="2018-07-07T15:18:00Z"/>
                <w:rFonts w:cs="Times New Roman"/>
                <w:color w:val="000000"/>
                <w:lang w:val="es-PE"/>
              </w:rPr>
            </w:pPr>
            <w:del w:id="1986" w:author="Regina Casanova" w:date="2018-07-07T15:18:00Z">
              <w:r w:rsidRPr="00BA156B" w:rsidDel="00BA63BC">
                <w:rPr>
                  <w:rFonts w:cs="Times New Roman"/>
                  <w:color w:val="000000"/>
                  <w:lang w:val="es-PE"/>
                </w:rPr>
                <w:delText>Reportes consolidados (por tipo de nivel)</w:delText>
              </w:r>
            </w:del>
          </w:p>
        </w:tc>
        <w:tc>
          <w:tcPr>
            <w:tcW w:w="5380" w:type="dxa"/>
            <w:tcBorders>
              <w:bottom w:val="single" w:sz="8" w:space="0" w:color="000000"/>
              <w:right w:val="single" w:sz="8" w:space="0" w:color="000000"/>
            </w:tcBorders>
            <w:vAlign w:val="bottom"/>
          </w:tcPr>
          <w:p w14:paraId="5D50CAEF" w14:textId="646D3580" w:rsidR="00ED4396" w:rsidRPr="00BA156B" w:rsidDel="00BA63BC" w:rsidRDefault="00D00DDC">
            <w:pPr>
              <w:autoSpaceDE w:val="0"/>
              <w:autoSpaceDN w:val="0"/>
              <w:adjustRightInd w:val="0"/>
              <w:spacing w:line="360" w:lineRule="atLeast"/>
              <w:rPr>
                <w:del w:id="1987" w:author="Regina Casanova" w:date="2018-07-07T15:18:00Z"/>
                <w:rFonts w:cs="Times New Roman"/>
                <w:color w:val="000000"/>
                <w:lang w:val="es-PE"/>
              </w:rPr>
            </w:pPr>
            <w:del w:id="198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989" w:author="Regina Casanova" w:date="2018-06-18T17:53:00Z">
              <w:r w:rsidR="00ED4396" w:rsidRPr="00BA156B" w:rsidDel="00E94926">
                <w:rPr>
                  <w:rFonts w:cs="Times New Roman"/>
                  <w:color w:val="000000"/>
                  <w:lang w:val="es-PE"/>
                </w:rPr>
                <w:delText>sistema</w:delText>
              </w:r>
            </w:del>
            <w:del w:id="1990" w:author="Regina Casanova" w:date="2018-07-07T15:18:00Z">
              <w:r w:rsidR="00ED4396" w:rsidRPr="00BA156B" w:rsidDel="00BA63BC">
                <w:rPr>
                  <w:rFonts w:cs="Times New Roman"/>
                  <w:color w:val="000000"/>
                  <w:lang w:val="es-PE"/>
                </w:rPr>
                <w:delText xml:space="preserve"> quiero ver reportes de todos los reclamos presentados en diversas IPRESS clasificados por niveles para poder elaborar planes de acción en distintos niveles</w:delText>
              </w:r>
            </w:del>
          </w:p>
        </w:tc>
        <w:tc>
          <w:tcPr>
            <w:tcW w:w="2341" w:type="dxa"/>
            <w:tcBorders>
              <w:bottom w:val="single" w:sz="8" w:space="0" w:color="000000"/>
              <w:right w:val="single" w:sz="8" w:space="0" w:color="000000"/>
            </w:tcBorders>
            <w:vAlign w:val="bottom"/>
          </w:tcPr>
          <w:p w14:paraId="7F860A30" w14:textId="4CAA50AE" w:rsidR="00ED4396" w:rsidRPr="00BA156B" w:rsidDel="00BA63BC" w:rsidRDefault="00ED4396">
            <w:pPr>
              <w:autoSpaceDE w:val="0"/>
              <w:autoSpaceDN w:val="0"/>
              <w:adjustRightInd w:val="0"/>
              <w:spacing w:line="360" w:lineRule="atLeast"/>
              <w:rPr>
                <w:del w:id="1991" w:author="Regina Casanova" w:date="2018-07-07T15:18:00Z"/>
                <w:rFonts w:cs="Times New Roman"/>
                <w:color w:val="000000"/>
                <w:lang w:val="es-PE"/>
              </w:rPr>
            </w:pPr>
            <w:del w:id="1992" w:author="Regina Casanova" w:date="2018-07-07T15:18:00Z">
              <w:r w:rsidRPr="00BA156B" w:rsidDel="00BA63BC">
                <w:rPr>
                  <w:rFonts w:cs="Times New Roman"/>
                  <w:color w:val="000000"/>
                  <w:lang w:val="es-PE"/>
                </w:rPr>
                <w:delText>Tabla de reporte consolidado de todos los reclamos presentados. Descargable en Excel y PDF.</w:delText>
              </w:r>
            </w:del>
          </w:p>
        </w:tc>
        <w:tc>
          <w:tcPr>
            <w:tcW w:w="1559" w:type="dxa"/>
            <w:tcBorders>
              <w:bottom w:val="single" w:sz="8" w:space="0" w:color="000000"/>
              <w:right w:val="single" w:sz="8" w:space="0" w:color="000000"/>
            </w:tcBorders>
            <w:vAlign w:val="bottom"/>
          </w:tcPr>
          <w:p w14:paraId="5441CBB2" w14:textId="3CE6139B" w:rsidR="00ED4396" w:rsidRPr="00BA156B" w:rsidDel="00BA63BC" w:rsidRDefault="00ED4396">
            <w:pPr>
              <w:autoSpaceDE w:val="0"/>
              <w:autoSpaceDN w:val="0"/>
              <w:adjustRightInd w:val="0"/>
              <w:spacing w:line="360" w:lineRule="atLeast"/>
              <w:rPr>
                <w:del w:id="1993" w:author="Regina Casanova" w:date="2018-07-07T15:18:00Z"/>
                <w:rFonts w:cs="Times New Roman"/>
                <w:color w:val="000000"/>
                <w:lang w:val="es-PE"/>
              </w:rPr>
            </w:pPr>
            <w:del w:id="1994" w:author="Regina Casanova" w:date="2018-07-07T15:18:00Z">
              <w:r w:rsidRPr="00BA156B" w:rsidDel="00BA63BC">
                <w:rPr>
                  <w:rFonts w:cs="Times New Roman"/>
                  <w:color w:val="000000"/>
                  <w:lang w:val="es-PE"/>
                </w:rPr>
                <w:delText>Alto - 3</w:delText>
              </w:r>
            </w:del>
          </w:p>
        </w:tc>
      </w:tr>
      <w:tr w:rsidR="00ED4396" w:rsidRPr="00BA156B" w:rsidDel="00BA63BC" w14:paraId="1A9FC4EC" w14:textId="6672C3D9" w:rsidTr="00ED4396">
        <w:tblPrEx>
          <w:tblBorders>
            <w:top w:val="none" w:sz="0" w:space="0" w:color="auto"/>
          </w:tblBorders>
        </w:tblPrEx>
        <w:trPr>
          <w:del w:id="199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FAD41B" w14:textId="28B8562C" w:rsidR="00ED4396" w:rsidRPr="00BA156B" w:rsidDel="00BA63BC" w:rsidRDefault="00ED4396">
            <w:pPr>
              <w:autoSpaceDE w:val="0"/>
              <w:autoSpaceDN w:val="0"/>
              <w:adjustRightInd w:val="0"/>
              <w:spacing w:line="360" w:lineRule="atLeast"/>
              <w:jc w:val="right"/>
              <w:rPr>
                <w:del w:id="1996" w:author="Regina Casanova" w:date="2018-07-07T15:18:00Z"/>
                <w:rFonts w:cs="Times New Roman"/>
                <w:color w:val="000000"/>
                <w:lang w:val="es-PE"/>
              </w:rPr>
            </w:pPr>
            <w:del w:id="1997" w:author="Regina Casanova" w:date="2018-07-07T15:18:00Z">
              <w:r w:rsidRPr="00BA156B" w:rsidDel="00BA63BC">
                <w:rPr>
                  <w:rFonts w:cs="Times New Roman"/>
                  <w:color w:val="000000"/>
                  <w:lang w:val="es-PE"/>
                </w:rPr>
                <w:delText>26</w:delText>
              </w:r>
            </w:del>
          </w:p>
        </w:tc>
        <w:tc>
          <w:tcPr>
            <w:tcW w:w="1715" w:type="dxa"/>
            <w:tcBorders>
              <w:bottom w:val="single" w:sz="8" w:space="0" w:color="000000"/>
              <w:right w:val="single" w:sz="8" w:space="0" w:color="000000"/>
            </w:tcBorders>
            <w:shd w:val="clear" w:color="auto" w:fill="E1E0E0"/>
            <w:vAlign w:val="bottom"/>
          </w:tcPr>
          <w:p w14:paraId="19A7B234" w14:textId="42CEA1E3" w:rsidR="00ED4396" w:rsidRPr="00BA156B" w:rsidDel="00BA63BC" w:rsidRDefault="00ED4396">
            <w:pPr>
              <w:autoSpaceDE w:val="0"/>
              <w:autoSpaceDN w:val="0"/>
              <w:adjustRightInd w:val="0"/>
              <w:spacing w:line="360" w:lineRule="atLeast"/>
              <w:rPr>
                <w:del w:id="1998" w:author="Regina Casanova" w:date="2018-07-07T15:18:00Z"/>
                <w:rFonts w:cs="Times New Roman"/>
                <w:color w:val="000000"/>
                <w:lang w:val="es-PE"/>
              </w:rPr>
            </w:pPr>
            <w:del w:id="1999"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516C36AD" w14:textId="0C255B62" w:rsidR="00ED4396" w:rsidRPr="00BA156B" w:rsidDel="00BA63BC" w:rsidRDefault="00ED4396">
            <w:pPr>
              <w:autoSpaceDE w:val="0"/>
              <w:autoSpaceDN w:val="0"/>
              <w:adjustRightInd w:val="0"/>
              <w:spacing w:line="360" w:lineRule="atLeast"/>
              <w:rPr>
                <w:del w:id="2000" w:author="Regina Casanova" w:date="2018-07-07T15:18:00Z"/>
                <w:rFonts w:cs="Times New Roman"/>
                <w:color w:val="000000"/>
                <w:lang w:val="es-PE"/>
              </w:rPr>
            </w:pPr>
            <w:del w:id="2001" w:author="Regina Casanova" w:date="2018-07-07T15:18:00Z">
              <w:r w:rsidRPr="00BA156B" w:rsidDel="00BA63BC">
                <w:rPr>
                  <w:rFonts w:cs="Times New Roman"/>
                  <w:color w:val="000000"/>
                  <w:lang w:val="es-PE"/>
                </w:rPr>
                <w:delText>Componente educativo</w:delText>
              </w:r>
            </w:del>
          </w:p>
        </w:tc>
        <w:tc>
          <w:tcPr>
            <w:tcW w:w="5380" w:type="dxa"/>
            <w:tcBorders>
              <w:bottom w:val="single" w:sz="8" w:space="0" w:color="000000"/>
              <w:right w:val="single" w:sz="8" w:space="0" w:color="000000"/>
            </w:tcBorders>
            <w:shd w:val="clear" w:color="auto" w:fill="E1E0E0"/>
            <w:vAlign w:val="bottom"/>
          </w:tcPr>
          <w:p w14:paraId="3F7A771F" w14:textId="30690720" w:rsidR="00ED4396" w:rsidRPr="00BA156B" w:rsidDel="00BA63BC" w:rsidRDefault="00D00DDC">
            <w:pPr>
              <w:autoSpaceDE w:val="0"/>
              <w:autoSpaceDN w:val="0"/>
              <w:adjustRightInd w:val="0"/>
              <w:spacing w:line="360" w:lineRule="atLeast"/>
              <w:rPr>
                <w:del w:id="2002" w:author="Regina Casanova" w:date="2018-07-07T15:18:00Z"/>
                <w:rFonts w:cs="Times New Roman"/>
                <w:color w:val="000000"/>
                <w:lang w:val="es-PE"/>
              </w:rPr>
            </w:pPr>
            <w:del w:id="200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04" w:author="Regina Casanova" w:date="2018-06-18T17:53:00Z">
              <w:r w:rsidR="00ED4396" w:rsidRPr="00BA156B" w:rsidDel="00E94926">
                <w:rPr>
                  <w:rFonts w:cs="Times New Roman"/>
                  <w:color w:val="000000"/>
                  <w:lang w:val="es-PE"/>
                </w:rPr>
                <w:delText xml:space="preserve">sistema </w:delText>
              </w:r>
            </w:del>
            <w:del w:id="2005" w:author="Regina Casanova" w:date="2018-07-07T15:18:00Z">
              <w:r w:rsidR="00ED4396" w:rsidRPr="00BA156B" w:rsidDel="00BA63BC">
                <w:rPr>
                  <w:rFonts w:cs="Times New Roman"/>
                  <w:color w:val="000000"/>
                  <w:lang w:val="es-PE"/>
                </w:rPr>
                <w:delText>quiero poder inculcar la cultura de los reclamos a los ciudadano para poder tener buena información que sea verdaderamente reclamo</w:delText>
              </w:r>
            </w:del>
          </w:p>
        </w:tc>
        <w:tc>
          <w:tcPr>
            <w:tcW w:w="2341" w:type="dxa"/>
            <w:tcBorders>
              <w:bottom w:val="single" w:sz="8" w:space="0" w:color="000000"/>
              <w:right w:val="single" w:sz="8" w:space="0" w:color="000000"/>
            </w:tcBorders>
            <w:shd w:val="clear" w:color="auto" w:fill="E1E0E0"/>
            <w:vAlign w:val="bottom"/>
          </w:tcPr>
          <w:p w14:paraId="5838A5CB" w14:textId="36945671" w:rsidR="00ED4396" w:rsidRPr="00BA156B" w:rsidDel="00BA63BC" w:rsidRDefault="00ED4396">
            <w:pPr>
              <w:autoSpaceDE w:val="0"/>
              <w:autoSpaceDN w:val="0"/>
              <w:adjustRightInd w:val="0"/>
              <w:spacing w:line="360" w:lineRule="atLeast"/>
              <w:rPr>
                <w:del w:id="2006" w:author="Regina Casanova" w:date="2018-07-07T15:18:00Z"/>
                <w:rFonts w:cs="Times New Roman"/>
                <w:color w:val="000000"/>
                <w:lang w:val="es-PE"/>
              </w:rPr>
            </w:pPr>
            <w:del w:id="2007" w:author="Regina Casanova" w:date="2018-07-07T15:18:00Z">
              <w:r w:rsidRPr="00BA156B" w:rsidDel="00BA63BC">
                <w:rPr>
                  <w:rFonts w:cs="Times New Roman"/>
                  <w:color w:val="000000"/>
                  <w:lang w:val="es-PE"/>
                </w:rPr>
                <w:delText xml:space="preserve">Pequeño tutorial para poder explicar cómo funciona el </w:delText>
              </w:r>
            </w:del>
            <w:del w:id="2008" w:author="Regina Casanova" w:date="2018-06-18T17:53:00Z">
              <w:r w:rsidRPr="00BA156B" w:rsidDel="00E94926">
                <w:rPr>
                  <w:rFonts w:cs="Times New Roman"/>
                  <w:color w:val="000000"/>
                  <w:lang w:val="es-PE"/>
                </w:rPr>
                <w:delText>sistema</w:delText>
              </w:r>
            </w:del>
            <w:del w:id="2009" w:author="Regina Casanova" w:date="2018-07-07T15:18:00Z">
              <w:r w:rsidRPr="00BA156B" w:rsidDel="00BA63BC">
                <w:rPr>
                  <w:rFonts w:cs="Times New Roman"/>
                  <w:color w:val="000000"/>
                  <w:lang w:val="es-PE"/>
                </w:rPr>
                <w:delText xml:space="preserve"> y mostrar diferencias de reclamo, queja y sugerencia</w:delText>
              </w:r>
            </w:del>
          </w:p>
        </w:tc>
        <w:tc>
          <w:tcPr>
            <w:tcW w:w="1559" w:type="dxa"/>
            <w:tcBorders>
              <w:bottom w:val="single" w:sz="8" w:space="0" w:color="000000"/>
              <w:right w:val="single" w:sz="8" w:space="0" w:color="000000"/>
            </w:tcBorders>
            <w:shd w:val="clear" w:color="auto" w:fill="E1E0E0"/>
            <w:vAlign w:val="bottom"/>
          </w:tcPr>
          <w:p w14:paraId="103D4C2B" w14:textId="73C4F833" w:rsidR="00ED4396" w:rsidRPr="00BA156B" w:rsidDel="00BA63BC" w:rsidRDefault="00ED4396">
            <w:pPr>
              <w:autoSpaceDE w:val="0"/>
              <w:autoSpaceDN w:val="0"/>
              <w:adjustRightInd w:val="0"/>
              <w:spacing w:line="360" w:lineRule="atLeast"/>
              <w:rPr>
                <w:del w:id="2010" w:author="Regina Casanova" w:date="2018-07-07T15:18:00Z"/>
                <w:rFonts w:cs="Times New Roman"/>
                <w:color w:val="000000"/>
                <w:lang w:val="es-PE"/>
              </w:rPr>
            </w:pPr>
            <w:del w:id="2011" w:author="Regina Casanova" w:date="2018-07-07T15:18:00Z">
              <w:r w:rsidRPr="00BA156B" w:rsidDel="00BA63BC">
                <w:rPr>
                  <w:rFonts w:cs="Times New Roman"/>
                  <w:color w:val="000000"/>
                  <w:lang w:val="es-PE"/>
                </w:rPr>
                <w:delText>Medio - 2</w:delText>
              </w:r>
            </w:del>
          </w:p>
        </w:tc>
      </w:tr>
      <w:tr w:rsidR="00ED4396" w:rsidRPr="00BA156B" w:rsidDel="00BA63BC" w14:paraId="57440E68" w14:textId="439138D3" w:rsidTr="00ED4396">
        <w:tblPrEx>
          <w:tblBorders>
            <w:top w:val="none" w:sz="0" w:space="0" w:color="auto"/>
          </w:tblBorders>
        </w:tblPrEx>
        <w:trPr>
          <w:del w:id="2012" w:author="Regina Casanova" w:date="2018-07-07T15:18:00Z"/>
        </w:trPr>
        <w:tc>
          <w:tcPr>
            <w:tcW w:w="504" w:type="dxa"/>
            <w:tcBorders>
              <w:left w:val="single" w:sz="8" w:space="0" w:color="000000"/>
              <w:bottom w:val="single" w:sz="8" w:space="0" w:color="000000"/>
              <w:right w:val="single" w:sz="8" w:space="0" w:color="000000"/>
            </w:tcBorders>
            <w:vAlign w:val="bottom"/>
          </w:tcPr>
          <w:p w14:paraId="7E524728" w14:textId="5BD03778" w:rsidR="00ED4396" w:rsidRPr="00BA156B" w:rsidDel="00BA63BC" w:rsidRDefault="00ED4396">
            <w:pPr>
              <w:autoSpaceDE w:val="0"/>
              <w:autoSpaceDN w:val="0"/>
              <w:adjustRightInd w:val="0"/>
              <w:spacing w:line="360" w:lineRule="atLeast"/>
              <w:jc w:val="right"/>
              <w:rPr>
                <w:del w:id="2013" w:author="Regina Casanova" w:date="2018-07-07T15:18:00Z"/>
                <w:rFonts w:cs="Times New Roman"/>
                <w:color w:val="000000"/>
                <w:lang w:val="es-PE"/>
              </w:rPr>
            </w:pPr>
            <w:del w:id="2014" w:author="Regina Casanova" w:date="2018-07-07T15:18:00Z">
              <w:r w:rsidRPr="00BA156B" w:rsidDel="00BA63BC">
                <w:rPr>
                  <w:rFonts w:cs="Times New Roman"/>
                  <w:color w:val="000000"/>
                  <w:lang w:val="es-PE"/>
                </w:rPr>
                <w:delText>27</w:delText>
              </w:r>
            </w:del>
          </w:p>
        </w:tc>
        <w:tc>
          <w:tcPr>
            <w:tcW w:w="1715" w:type="dxa"/>
            <w:tcBorders>
              <w:bottom w:val="single" w:sz="8" w:space="0" w:color="000000"/>
              <w:right w:val="single" w:sz="8" w:space="0" w:color="000000"/>
            </w:tcBorders>
            <w:vAlign w:val="bottom"/>
          </w:tcPr>
          <w:p w14:paraId="3580B6ED" w14:textId="5DECD60D" w:rsidR="00ED4396" w:rsidRPr="00BA156B" w:rsidDel="00BA63BC" w:rsidRDefault="00ED4396">
            <w:pPr>
              <w:autoSpaceDE w:val="0"/>
              <w:autoSpaceDN w:val="0"/>
              <w:adjustRightInd w:val="0"/>
              <w:spacing w:line="360" w:lineRule="atLeast"/>
              <w:rPr>
                <w:del w:id="2015" w:author="Regina Casanova" w:date="2018-07-07T15:18:00Z"/>
                <w:rFonts w:cs="Times New Roman"/>
                <w:color w:val="000000"/>
                <w:lang w:val="es-PE"/>
              </w:rPr>
            </w:pPr>
            <w:del w:id="201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5F6836E" w14:textId="61DC9A4B" w:rsidR="00ED4396" w:rsidRPr="00BA156B" w:rsidDel="00BA63BC" w:rsidRDefault="00ED4396">
            <w:pPr>
              <w:autoSpaceDE w:val="0"/>
              <w:autoSpaceDN w:val="0"/>
              <w:adjustRightInd w:val="0"/>
              <w:spacing w:line="360" w:lineRule="atLeast"/>
              <w:rPr>
                <w:del w:id="2017" w:author="Regina Casanova" w:date="2018-07-07T15:18:00Z"/>
                <w:rFonts w:cs="Times New Roman"/>
                <w:color w:val="000000"/>
                <w:lang w:val="es-PE"/>
              </w:rPr>
            </w:pPr>
            <w:del w:id="2018" w:author="Regina Casanova" w:date="2018-07-07T15:18:00Z">
              <w:r w:rsidRPr="00BA156B" w:rsidDel="00BA63BC">
                <w:rPr>
                  <w:rFonts w:cs="Times New Roman"/>
                  <w:color w:val="000000"/>
                  <w:lang w:val="es-PE"/>
                </w:rPr>
                <w:delText>Mostrar que mejoras se hicieron x reclamos presentados</w:delText>
              </w:r>
            </w:del>
          </w:p>
        </w:tc>
        <w:tc>
          <w:tcPr>
            <w:tcW w:w="5380" w:type="dxa"/>
            <w:tcBorders>
              <w:bottom w:val="single" w:sz="8" w:space="0" w:color="000000"/>
              <w:right w:val="single" w:sz="8" w:space="0" w:color="000000"/>
            </w:tcBorders>
            <w:vAlign w:val="bottom"/>
          </w:tcPr>
          <w:p w14:paraId="7D1CEAEC" w14:textId="0E0CDEAC" w:rsidR="00ED4396" w:rsidRPr="00BA156B" w:rsidDel="00BA63BC" w:rsidRDefault="00D00DDC">
            <w:pPr>
              <w:autoSpaceDE w:val="0"/>
              <w:autoSpaceDN w:val="0"/>
              <w:adjustRightInd w:val="0"/>
              <w:spacing w:line="360" w:lineRule="atLeast"/>
              <w:rPr>
                <w:del w:id="2019" w:author="Regina Casanova" w:date="2018-07-07T15:18:00Z"/>
                <w:rFonts w:cs="Times New Roman"/>
                <w:color w:val="000000"/>
                <w:lang w:val="es-PE"/>
              </w:rPr>
            </w:pPr>
            <w:del w:id="202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21" w:author="Regina Casanova" w:date="2018-06-18T17:53:00Z">
              <w:r w:rsidR="00ED4396" w:rsidRPr="00BA156B" w:rsidDel="00E94926">
                <w:rPr>
                  <w:rFonts w:cs="Times New Roman"/>
                  <w:color w:val="000000"/>
                  <w:lang w:val="es-PE"/>
                </w:rPr>
                <w:delText xml:space="preserve">sistema </w:delText>
              </w:r>
            </w:del>
            <w:del w:id="2022" w:author="Regina Casanova" w:date="2018-07-07T15:18:00Z">
              <w:r w:rsidR="00ED4396" w:rsidRPr="00BA156B" w:rsidDel="00BA63BC">
                <w:rPr>
                  <w:rFonts w:cs="Times New Roman"/>
                  <w:color w:val="000000"/>
                  <w:lang w:val="es-PE"/>
                </w:rPr>
                <w:delText>quiero ver que mejoras se han implementado en la IPRESS para poder verificar la correcta inversión de recursos económicos</w:delText>
              </w:r>
            </w:del>
          </w:p>
        </w:tc>
        <w:tc>
          <w:tcPr>
            <w:tcW w:w="2341" w:type="dxa"/>
            <w:tcBorders>
              <w:bottom w:val="single" w:sz="8" w:space="0" w:color="000000"/>
              <w:right w:val="single" w:sz="8" w:space="0" w:color="000000"/>
            </w:tcBorders>
            <w:vAlign w:val="bottom"/>
          </w:tcPr>
          <w:p w14:paraId="596D6960" w14:textId="5AA5D512" w:rsidR="00ED4396" w:rsidRPr="00BA156B" w:rsidDel="00BA63BC" w:rsidRDefault="00ED4396">
            <w:pPr>
              <w:autoSpaceDE w:val="0"/>
              <w:autoSpaceDN w:val="0"/>
              <w:adjustRightInd w:val="0"/>
              <w:spacing w:line="360" w:lineRule="atLeast"/>
              <w:rPr>
                <w:del w:id="2023" w:author="Regina Casanova" w:date="2018-07-07T15:18:00Z"/>
                <w:rFonts w:cs="Times New Roman"/>
                <w:color w:val="000000"/>
                <w:lang w:val="es-PE"/>
              </w:rPr>
            </w:pPr>
            <w:del w:id="2024" w:author="Regina Casanova" w:date="2018-07-07T15:18:00Z">
              <w:r w:rsidRPr="00BA156B" w:rsidDel="00BA63BC">
                <w:rPr>
                  <w:rFonts w:cs="Times New Roman"/>
                  <w:color w:val="000000"/>
                  <w:lang w:val="es-PE"/>
                </w:rPr>
                <w:delText>Parte que enseñe las mejoras que se hicieron por diversos reclamos</w:delText>
              </w:r>
            </w:del>
          </w:p>
        </w:tc>
        <w:tc>
          <w:tcPr>
            <w:tcW w:w="1559" w:type="dxa"/>
            <w:tcBorders>
              <w:bottom w:val="single" w:sz="8" w:space="0" w:color="000000"/>
              <w:right w:val="single" w:sz="8" w:space="0" w:color="000000"/>
            </w:tcBorders>
            <w:vAlign w:val="bottom"/>
          </w:tcPr>
          <w:p w14:paraId="55707BA3" w14:textId="26EBEA88" w:rsidR="00ED4396" w:rsidRPr="00BA156B" w:rsidDel="00BA63BC" w:rsidRDefault="00ED4396">
            <w:pPr>
              <w:autoSpaceDE w:val="0"/>
              <w:autoSpaceDN w:val="0"/>
              <w:adjustRightInd w:val="0"/>
              <w:spacing w:line="360" w:lineRule="atLeast"/>
              <w:rPr>
                <w:del w:id="2025" w:author="Regina Casanova" w:date="2018-07-07T15:18:00Z"/>
                <w:rFonts w:cs="Times New Roman"/>
                <w:color w:val="000000"/>
                <w:lang w:val="es-PE"/>
              </w:rPr>
            </w:pPr>
            <w:del w:id="2026" w:author="Regina Casanova" w:date="2018-07-07T15:18:00Z">
              <w:r w:rsidRPr="00BA156B" w:rsidDel="00BA63BC">
                <w:rPr>
                  <w:rFonts w:cs="Times New Roman"/>
                  <w:color w:val="000000"/>
                  <w:lang w:val="es-PE"/>
                </w:rPr>
                <w:delText>Medio - 2</w:delText>
              </w:r>
            </w:del>
          </w:p>
        </w:tc>
      </w:tr>
      <w:tr w:rsidR="00ED4396" w:rsidRPr="00BA156B" w:rsidDel="00BA63BC" w14:paraId="0B583691" w14:textId="2C40B65B" w:rsidTr="00ED4396">
        <w:tblPrEx>
          <w:tblBorders>
            <w:top w:val="none" w:sz="0" w:space="0" w:color="auto"/>
          </w:tblBorders>
        </w:tblPrEx>
        <w:trPr>
          <w:del w:id="202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68E97EBA" w14:textId="353DD331" w:rsidR="00ED4396" w:rsidRPr="00BA156B" w:rsidDel="00BA63BC" w:rsidRDefault="00ED4396">
            <w:pPr>
              <w:autoSpaceDE w:val="0"/>
              <w:autoSpaceDN w:val="0"/>
              <w:adjustRightInd w:val="0"/>
              <w:spacing w:line="360" w:lineRule="atLeast"/>
              <w:jc w:val="right"/>
              <w:rPr>
                <w:del w:id="2028" w:author="Regina Casanova" w:date="2018-07-07T15:18:00Z"/>
                <w:rFonts w:cs="Times New Roman"/>
                <w:color w:val="000000"/>
                <w:lang w:val="es-PE"/>
              </w:rPr>
            </w:pPr>
            <w:del w:id="2029" w:author="Regina Casanova" w:date="2018-07-07T15:18:00Z">
              <w:r w:rsidRPr="00BA156B" w:rsidDel="00BA63BC">
                <w:rPr>
                  <w:rFonts w:cs="Times New Roman"/>
                  <w:color w:val="000000"/>
                  <w:lang w:val="es-PE"/>
                </w:rPr>
                <w:delText>28</w:delText>
              </w:r>
            </w:del>
          </w:p>
        </w:tc>
        <w:tc>
          <w:tcPr>
            <w:tcW w:w="1715" w:type="dxa"/>
            <w:tcBorders>
              <w:bottom w:val="single" w:sz="8" w:space="0" w:color="000000"/>
              <w:right w:val="single" w:sz="8" w:space="0" w:color="000000"/>
            </w:tcBorders>
            <w:shd w:val="clear" w:color="auto" w:fill="E1E0E0"/>
            <w:vAlign w:val="bottom"/>
          </w:tcPr>
          <w:p w14:paraId="60AF8254" w14:textId="1FDBBECB" w:rsidR="00ED4396" w:rsidRPr="00BA156B" w:rsidDel="00BA63BC" w:rsidRDefault="00ED4396">
            <w:pPr>
              <w:autoSpaceDE w:val="0"/>
              <w:autoSpaceDN w:val="0"/>
              <w:adjustRightInd w:val="0"/>
              <w:spacing w:line="360" w:lineRule="atLeast"/>
              <w:rPr>
                <w:del w:id="2030" w:author="Regina Casanova" w:date="2018-07-07T15:18:00Z"/>
                <w:rFonts w:cs="Times New Roman"/>
                <w:color w:val="000000"/>
                <w:lang w:val="es-PE"/>
              </w:rPr>
            </w:pPr>
            <w:del w:id="2031"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4827CBC6" w14:textId="4C3329DE" w:rsidR="00ED4396" w:rsidRPr="00BA156B" w:rsidDel="00BA63BC" w:rsidRDefault="00ED4396">
            <w:pPr>
              <w:autoSpaceDE w:val="0"/>
              <w:autoSpaceDN w:val="0"/>
              <w:adjustRightInd w:val="0"/>
              <w:spacing w:line="360" w:lineRule="atLeast"/>
              <w:rPr>
                <w:del w:id="2032" w:author="Regina Casanova" w:date="2018-07-07T15:18:00Z"/>
                <w:rFonts w:cs="Times New Roman"/>
                <w:color w:val="000000"/>
                <w:lang w:val="es-PE"/>
              </w:rPr>
            </w:pPr>
            <w:del w:id="2033" w:author="Regina Casanova" w:date="2018-07-07T15:18:00Z">
              <w:r w:rsidRPr="00BA156B" w:rsidDel="00BA63BC">
                <w:rPr>
                  <w:rFonts w:cs="Times New Roman"/>
                  <w:color w:val="000000"/>
                  <w:lang w:val="es-PE"/>
                </w:rPr>
                <w:delText>Que directivos se enteren de lo que ocurre en la IPRESS</w:delText>
              </w:r>
            </w:del>
          </w:p>
        </w:tc>
        <w:tc>
          <w:tcPr>
            <w:tcW w:w="5380" w:type="dxa"/>
            <w:tcBorders>
              <w:bottom w:val="single" w:sz="8" w:space="0" w:color="000000"/>
              <w:right w:val="single" w:sz="8" w:space="0" w:color="000000"/>
            </w:tcBorders>
            <w:shd w:val="clear" w:color="auto" w:fill="E1E0E0"/>
            <w:vAlign w:val="bottom"/>
          </w:tcPr>
          <w:p w14:paraId="39C13D0D" w14:textId="3CB66442" w:rsidR="00ED4396" w:rsidRPr="00BA156B" w:rsidDel="00BA63BC" w:rsidRDefault="00D00DDC">
            <w:pPr>
              <w:autoSpaceDE w:val="0"/>
              <w:autoSpaceDN w:val="0"/>
              <w:adjustRightInd w:val="0"/>
              <w:spacing w:line="360" w:lineRule="atLeast"/>
              <w:rPr>
                <w:del w:id="2034" w:author="Regina Casanova" w:date="2018-07-07T15:18:00Z"/>
                <w:rFonts w:cs="Times New Roman"/>
                <w:color w:val="000000"/>
                <w:lang w:val="es-PE"/>
              </w:rPr>
            </w:pPr>
            <w:del w:id="203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36" w:author="Regina Casanova" w:date="2018-06-18T17:53:00Z">
              <w:r w:rsidR="00ED4396" w:rsidRPr="00BA156B" w:rsidDel="00E94926">
                <w:rPr>
                  <w:rFonts w:cs="Times New Roman"/>
                  <w:color w:val="000000"/>
                  <w:lang w:val="es-PE"/>
                </w:rPr>
                <w:delText xml:space="preserve">sistema </w:delText>
              </w:r>
            </w:del>
            <w:del w:id="2037" w:author="Regina Casanova" w:date="2018-07-07T15:18:00Z">
              <w:r w:rsidR="00ED4396" w:rsidRPr="00BA156B" w:rsidDel="00BA63BC">
                <w:rPr>
                  <w:rFonts w:cs="Times New Roman"/>
                  <w:color w:val="000000"/>
                  <w:lang w:val="es-PE"/>
                </w:rPr>
                <w:delText>quiero que los gestores de IPRESS se enteren de todo lo que ocurre dentro para poder ver las mejoras que propongan a estos problemas</w:delText>
              </w:r>
            </w:del>
          </w:p>
        </w:tc>
        <w:tc>
          <w:tcPr>
            <w:tcW w:w="2341" w:type="dxa"/>
            <w:tcBorders>
              <w:bottom w:val="single" w:sz="8" w:space="0" w:color="000000"/>
              <w:right w:val="single" w:sz="8" w:space="0" w:color="000000"/>
            </w:tcBorders>
            <w:shd w:val="clear" w:color="auto" w:fill="E1E0E0"/>
            <w:vAlign w:val="bottom"/>
          </w:tcPr>
          <w:p w14:paraId="454FF88F" w14:textId="3C311D35" w:rsidR="00ED4396" w:rsidRPr="00BA156B" w:rsidDel="00BA63BC" w:rsidRDefault="00ED4396">
            <w:pPr>
              <w:autoSpaceDE w:val="0"/>
              <w:autoSpaceDN w:val="0"/>
              <w:adjustRightInd w:val="0"/>
              <w:spacing w:line="360" w:lineRule="atLeast"/>
              <w:rPr>
                <w:del w:id="2038" w:author="Regina Casanova" w:date="2018-07-07T15:18:00Z"/>
                <w:rFonts w:cs="Times New Roman"/>
                <w:color w:val="000000"/>
                <w:lang w:val="es-PE"/>
              </w:rPr>
            </w:pPr>
            <w:del w:id="2039" w:author="Regina Casanova" w:date="2018-07-07T15:18:00Z">
              <w:r w:rsidRPr="00BA156B" w:rsidDel="00BA63BC">
                <w:rPr>
                  <w:rFonts w:cs="Times New Roman"/>
                  <w:color w:val="000000"/>
                  <w:lang w:val="es-PE"/>
                </w:rPr>
                <w:delText>Función de visto por ciertos gestores en parte de reclamos</w:delText>
              </w:r>
            </w:del>
          </w:p>
        </w:tc>
        <w:tc>
          <w:tcPr>
            <w:tcW w:w="1559" w:type="dxa"/>
            <w:tcBorders>
              <w:bottom w:val="single" w:sz="8" w:space="0" w:color="000000"/>
              <w:right w:val="single" w:sz="8" w:space="0" w:color="000000"/>
            </w:tcBorders>
            <w:shd w:val="clear" w:color="auto" w:fill="E1E0E0"/>
            <w:vAlign w:val="bottom"/>
          </w:tcPr>
          <w:p w14:paraId="27FF61D0" w14:textId="433A3CF1" w:rsidR="00ED4396" w:rsidRPr="00BA156B" w:rsidDel="00BA63BC" w:rsidRDefault="00ED4396">
            <w:pPr>
              <w:autoSpaceDE w:val="0"/>
              <w:autoSpaceDN w:val="0"/>
              <w:adjustRightInd w:val="0"/>
              <w:spacing w:line="360" w:lineRule="atLeast"/>
              <w:rPr>
                <w:del w:id="2040" w:author="Regina Casanova" w:date="2018-07-07T15:18:00Z"/>
                <w:rFonts w:cs="Times New Roman"/>
                <w:color w:val="000000"/>
                <w:lang w:val="es-PE"/>
              </w:rPr>
            </w:pPr>
            <w:del w:id="2041" w:author="Regina Casanova" w:date="2018-07-07T15:18:00Z">
              <w:r w:rsidRPr="00BA156B" w:rsidDel="00BA63BC">
                <w:rPr>
                  <w:rFonts w:cs="Times New Roman"/>
                  <w:color w:val="000000"/>
                  <w:lang w:val="es-PE"/>
                </w:rPr>
                <w:delText>Medio - 2</w:delText>
              </w:r>
            </w:del>
          </w:p>
        </w:tc>
      </w:tr>
      <w:tr w:rsidR="00ED4396" w:rsidRPr="00BA156B" w:rsidDel="00BA63BC" w14:paraId="637EAF01" w14:textId="6B47C6E5" w:rsidTr="00ED4396">
        <w:tblPrEx>
          <w:tblBorders>
            <w:top w:val="none" w:sz="0" w:space="0" w:color="auto"/>
          </w:tblBorders>
        </w:tblPrEx>
        <w:trPr>
          <w:del w:id="2042" w:author="Regina Casanova" w:date="2018-07-07T15:18:00Z"/>
        </w:trPr>
        <w:tc>
          <w:tcPr>
            <w:tcW w:w="504" w:type="dxa"/>
            <w:tcBorders>
              <w:left w:val="single" w:sz="8" w:space="0" w:color="000000"/>
              <w:bottom w:val="single" w:sz="8" w:space="0" w:color="000000"/>
              <w:right w:val="single" w:sz="8" w:space="0" w:color="000000"/>
            </w:tcBorders>
            <w:vAlign w:val="bottom"/>
          </w:tcPr>
          <w:p w14:paraId="52320F86" w14:textId="49A07B81" w:rsidR="00ED4396" w:rsidRPr="00BA156B" w:rsidDel="00BA63BC" w:rsidRDefault="00ED4396">
            <w:pPr>
              <w:autoSpaceDE w:val="0"/>
              <w:autoSpaceDN w:val="0"/>
              <w:adjustRightInd w:val="0"/>
              <w:spacing w:line="360" w:lineRule="atLeast"/>
              <w:jc w:val="right"/>
              <w:rPr>
                <w:del w:id="2043" w:author="Regina Casanova" w:date="2018-07-07T15:18:00Z"/>
                <w:rFonts w:cs="Times New Roman"/>
                <w:color w:val="000000"/>
                <w:lang w:val="es-PE"/>
              </w:rPr>
            </w:pPr>
            <w:del w:id="2044" w:author="Regina Casanova" w:date="2018-07-07T15:18:00Z">
              <w:r w:rsidRPr="00BA156B" w:rsidDel="00BA63BC">
                <w:rPr>
                  <w:rFonts w:cs="Times New Roman"/>
                  <w:color w:val="000000"/>
                  <w:lang w:val="es-PE"/>
                </w:rPr>
                <w:delText>29</w:delText>
              </w:r>
            </w:del>
          </w:p>
        </w:tc>
        <w:tc>
          <w:tcPr>
            <w:tcW w:w="1715" w:type="dxa"/>
            <w:tcBorders>
              <w:bottom w:val="single" w:sz="8" w:space="0" w:color="000000"/>
              <w:right w:val="single" w:sz="8" w:space="0" w:color="000000"/>
            </w:tcBorders>
            <w:vAlign w:val="bottom"/>
          </w:tcPr>
          <w:p w14:paraId="658A6005" w14:textId="2CAED16A" w:rsidR="00ED4396" w:rsidRPr="00BA156B" w:rsidDel="00BA63BC" w:rsidRDefault="00ED4396">
            <w:pPr>
              <w:autoSpaceDE w:val="0"/>
              <w:autoSpaceDN w:val="0"/>
              <w:adjustRightInd w:val="0"/>
              <w:spacing w:line="360" w:lineRule="atLeast"/>
              <w:rPr>
                <w:del w:id="2045" w:author="Regina Casanova" w:date="2018-07-07T15:18:00Z"/>
                <w:rFonts w:cs="Times New Roman"/>
                <w:color w:val="000000"/>
                <w:lang w:val="es-PE"/>
              </w:rPr>
            </w:pPr>
            <w:del w:id="204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08927F94" w14:textId="49A4A946" w:rsidR="00ED4396" w:rsidRPr="00BA156B" w:rsidDel="00BA63BC" w:rsidRDefault="00ED4396">
            <w:pPr>
              <w:autoSpaceDE w:val="0"/>
              <w:autoSpaceDN w:val="0"/>
              <w:adjustRightInd w:val="0"/>
              <w:spacing w:line="360" w:lineRule="atLeast"/>
              <w:rPr>
                <w:del w:id="2047" w:author="Regina Casanova" w:date="2018-07-07T15:18:00Z"/>
                <w:rFonts w:cs="Times New Roman"/>
                <w:color w:val="000000"/>
                <w:lang w:val="es-PE"/>
              </w:rPr>
            </w:pPr>
            <w:del w:id="2048" w:author="Regina Casanova" w:date="2018-07-07T15:18:00Z">
              <w:r w:rsidRPr="00BA156B" w:rsidDel="00BA63BC">
                <w:rPr>
                  <w:rFonts w:cs="Times New Roman"/>
                  <w:color w:val="000000"/>
                  <w:lang w:val="es-PE"/>
                </w:rPr>
                <w:delText>Juntar reclamos para mostrar cuantos tienen el problema y posibles soluciones</w:delText>
              </w:r>
            </w:del>
          </w:p>
        </w:tc>
        <w:tc>
          <w:tcPr>
            <w:tcW w:w="5380" w:type="dxa"/>
            <w:tcBorders>
              <w:bottom w:val="single" w:sz="8" w:space="0" w:color="000000"/>
              <w:right w:val="single" w:sz="8" w:space="0" w:color="000000"/>
            </w:tcBorders>
            <w:vAlign w:val="bottom"/>
          </w:tcPr>
          <w:p w14:paraId="7735097C" w14:textId="3C10779A" w:rsidR="00ED4396" w:rsidRPr="00BA156B" w:rsidDel="00BA63BC" w:rsidRDefault="00D00DDC">
            <w:pPr>
              <w:autoSpaceDE w:val="0"/>
              <w:autoSpaceDN w:val="0"/>
              <w:adjustRightInd w:val="0"/>
              <w:spacing w:line="360" w:lineRule="atLeast"/>
              <w:rPr>
                <w:del w:id="2049" w:author="Regina Casanova" w:date="2018-07-07T15:18:00Z"/>
                <w:rFonts w:cs="Times New Roman"/>
                <w:color w:val="000000"/>
                <w:lang w:val="es-PE"/>
              </w:rPr>
            </w:pPr>
            <w:del w:id="205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51" w:author="Regina Casanova" w:date="2018-06-18T17:53:00Z">
              <w:r w:rsidR="00ED4396" w:rsidRPr="00BA156B" w:rsidDel="00E94926">
                <w:rPr>
                  <w:rFonts w:cs="Times New Roman"/>
                  <w:color w:val="000000"/>
                  <w:lang w:val="es-PE"/>
                </w:rPr>
                <w:delText xml:space="preserve">sistema </w:delText>
              </w:r>
            </w:del>
            <w:del w:id="2052" w:author="Regina Casanova" w:date="2018-07-07T15:18:00Z">
              <w:r w:rsidR="00ED4396" w:rsidRPr="00BA156B" w:rsidDel="00BA63BC">
                <w:rPr>
                  <w:rFonts w:cs="Times New Roman"/>
                  <w:color w:val="000000"/>
                  <w:lang w:val="es-PE"/>
                </w:rPr>
                <w:delText xml:space="preserve">quiero agrupar reclamos para poder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tan recurrente es dicho reclamo</w:delText>
              </w:r>
            </w:del>
          </w:p>
        </w:tc>
        <w:tc>
          <w:tcPr>
            <w:tcW w:w="2341" w:type="dxa"/>
            <w:tcBorders>
              <w:bottom w:val="single" w:sz="8" w:space="0" w:color="000000"/>
              <w:right w:val="single" w:sz="8" w:space="0" w:color="000000"/>
            </w:tcBorders>
            <w:vAlign w:val="bottom"/>
          </w:tcPr>
          <w:p w14:paraId="48B9C724" w14:textId="5EC910A8" w:rsidR="00ED4396" w:rsidRPr="00BA156B" w:rsidDel="00BA63BC" w:rsidRDefault="00ED4396">
            <w:pPr>
              <w:autoSpaceDE w:val="0"/>
              <w:autoSpaceDN w:val="0"/>
              <w:adjustRightInd w:val="0"/>
              <w:spacing w:line="360" w:lineRule="atLeast"/>
              <w:rPr>
                <w:del w:id="2053" w:author="Regina Casanova" w:date="2018-07-07T15:18:00Z"/>
                <w:rFonts w:cs="Times New Roman"/>
                <w:color w:val="000000"/>
                <w:lang w:val="es-PE"/>
              </w:rPr>
            </w:pPr>
            <w:del w:id="2054" w:author="Regina Casanova" w:date="2018-07-07T15:18:00Z">
              <w:r w:rsidRPr="00BA156B" w:rsidDel="00BA63BC">
                <w:rPr>
                  <w:rFonts w:cs="Times New Roman"/>
                  <w:color w:val="000000"/>
                  <w:lang w:val="es-PE"/>
                </w:rPr>
                <w:delText>Agrupación de reclamos por tipo. Filtro</w:delText>
              </w:r>
            </w:del>
          </w:p>
        </w:tc>
        <w:tc>
          <w:tcPr>
            <w:tcW w:w="1559" w:type="dxa"/>
            <w:tcBorders>
              <w:bottom w:val="single" w:sz="8" w:space="0" w:color="000000"/>
              <w:right w:val="single" w:sz="8" w:space="0" w:color="000000"/>
            </w:tcBorders>
            <w:vAlign w:val="bottom"/>
          </w:tcPr>
          <w:p w14:paraId="1A199BE7" w14:textId="6290E255" w:rsidR="00ED4396" w:rsidRPr="00BA156B" w:rsidDel="00BA63BC" w:rsidRDefault="00ED4396">
            <w:pPr>
              <w:autoSpaceDE w:val="0"/>
              <w:autoSpaceDN w:val="0"/>
              <w:adjustRightInd w:val="0"/>
              <w:spacing w:line="360" w:lineRule="atLeast"/>
              <w:rPr>
                <w:del w:id="2055" w:author="Regina Casanova" w:date="2018-07-07T15:18:00Z"/>
                <w:rFonts w:cs="Times New Roman"/>
                <w:color w:val="000000"/>
                <w:lang w:val="es-PE"/>
              </w:rPr>
            </w:pPr>
            <w:del w:id="2056" w:author="Regina Casanova" w:date="2018-07-07T15:18:00Z">
              <w:r w:rsidRPr="00BA156B" w:rsidDel="00BA63BC">
                <w:rPr>
                  <w:rFonts w:cs="Times New Roman"/>
                  <w:color w:val="000000"/>
                  <w:lang w:val="es-PE"/>
                </w:rPr>
                <w:delText>Alto - 3</w:delText>
              </w:r>
            </w:del>
          </w:p>
        </w:tc>
      </w:tr>
      <w:tr w:rsidR="00ED4396" w:rsidRPr="00BA156B" w:rsidDel="00BA63BC" w14:paraId="234338B3" w14:textId="0E564DFB" w:rsidTr="00ED4396">
        <w:tblPrEx>
          <w:tblBorders>
            <w:top w:val="none" w:sz="0" w:space="0" w:color="auto"/>
          </w:tblBorders>
        </w:tblPrEx>
        <w:trPr>
          <w:del w:id="205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E0C9B26" w14:textId="3BA62E3C" w:rsidR="00ED4396" w:rsidRPr="00BA156B" w:rsidDel="00BA63BC" w:rsidRDefault="00ED4396">
            <w:pPr>
              <w:autoSpaceDE w:val="0"/>
              <w:autoSpaceDN w:val="0"/>
              <w:adjustRightInd w:val="0"/>
              <w:spacing w:line="360" w:lineRule="atLeast"/>
              <w:jc w:val="right"/>
              <w:rPr>
                <w:del w:id="2058" w:author="Regina Casanova" w:date="2018-07-07T15:18:00Z"/>
                <w:rFonts w:cs="Times New Roman"/>
                <w:color w:val="000000"/>
                <w:lang w:val="es-PE"/>
              </w:rPr>
            </w:pPr>
            <w:del w:id="2059" w:author="Regina Casanova" w:date="2018-07-07T15:18:00Z">
              <w:r w:rsidRPr="00BA156B" w:rsidDel="00BA63BC">
                <w:rPr>
                  <w:rFonts w:cs="Times New Roman"/>
                  <w:color w:val="000000"/>
                  <w:lang w:val="es-PE"/>
                </w:rPr>
                <w:delText>30</w:delText>
              </w:r>
            </w:del>
          </w:p>
        </w:tc>
        <w:tc>
          <w:tcPr>
            <w:tcW w:w="1715" w:type="dxa"/>
            <w:tcBorders>
              <w:bottom w:val="single" w:sz="8" w:space="0" w:color="000000"/>
              <w:right w:val="single" w:sz="8" w:space="0" w:color="000000"/>
            </w:tcBorders>
            <w:shd w:val="clear" w:color="auto" w:fill="E1E0E0"/>
            <w:vAlign w:val="bottom"/>
          </w:tcPr>
          <w:p w14:paraId="14A8B5DB" w14:textId="71489520" w:rsidR="00ED4396" w:rsidRPr="00BA156B" w:rsidDel="00BA63BC" w:rsidRDefault="00ED4396">
            <w:pPr>
              <w:autoSpaceDE w:val="0"/>
              <w:autoSpaceDN w:val="0"/>
              <w:adjustRightInd w:val="0"/>
              <w:spacing w:line="360" w:lineRule="atLeast"/>
              <w:rPr>
                <w:del w:id="2060" w:author="Regina Casanova" w:date="2018-07-07T15:18:00Z"/>
                <w:rFonts w:cs="Times New Roman"/>
                <w:color w:val="000000"/>
                <w:lang w:val="es-PE"/>
              </w:rPr>
            </w:pPr>
            <w:del w:id="2061"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27555D1D" w14:textId="088DEAF5" w:rsidR="00ED4396" w:rsidRPr="00BA156B" w:rsidDel="00BA63BC" w:rsidRDefault="00ED4396">
            <w:pPr>
              <w:autoSpaceDE w:val="0"/>
              <w:autoSpaceDN w:val="0"/>
              <w:adjustRightInd w:val="0"/>
              <w:spacing w:line="360" w:lineRule="atLeast"/>
              <w:rPr>
                <w:del w:id="2062" w:author="Regina Casanova" w:date="2018-07-07T15:18:00Z"/>
                <w:rFonts w:cs="Times New Roman"/>
                <w:color w:val="000000"/>
                <w:lang w:val="es-PE"/>
              </w:rPr>
            </w:pPr>
            <w:del w:id="2063" w:author="Regina Casanova" w:date="2018-07-07T15:18:00Z">
              <w:r w:rsidRPr="00BA156B" w:rsidDel="00BA63BC">
                <w:rPr>
                  <w:rFonts w:cs="Times New Roman"/>
                  <w:color w:val="000000"/>
                  <w:lang w:val="es-PE"/>
                </w:rPr>
                <w:delText>Que el ciudadano pueda participar</w:delText>
              </w:r>
            </w:del>
          </w:p>
        </w:tc>
        <w:tc>
          <w:tcPr>
            <w:tcW w:w="5380" w:type="dxa"/>
            <w:tcBorders>
              <w:bottom w:val="single" w:sz="8" w:space="0" w:color="000000"/>
              <w:right w:val="single" w:sz="8" w:space="0" w:color="000000"/>
            </w:tcBorders>
            <w:shd w:val="clear" w:color="auto" w:fill="E1E0E0"/>
            <w:vAlign w:val="bottom"/>
          </w:tcPr>
          <w:p w14:paraId="10E1F11D" w14:textId="3426E88B" w:rsidR="00ED4396" w:rsidRPr="00BA156B" w:rsidDel="00BA63BC" w:rsidRDefault="00D00DDC">
            <w:pPr>
              <w:autoSpaceDE w:val="0"/>
              <w:autoSpaceDN w:val="0"/>
              <w:adjustRightInd w:val="0"/>
              <w:spacing w:line="360" w:lineRule="atLeast"/>
              <w:rPr>
                <w:del w:id="2064" w:author="Regina Casanova" w:date="2018-07-07T15:18:00Z"/>
                <w:rFonts w:cs="Times New Roman"/>
                <w:color w:val="000000"/>
                <w:lang w:val="es-PE"/>
              </w:rPr>
            </w:pPr>
            <w:del w:id="206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66" w:author="Regina Casanova" w:date="2018-06-18T17:53:00Z">
              <w:r w:rsidR="00ED4396" w:rsidRPr="00BA156B" w:rsidDel="00E94926">
                <w:rPr>
                  <w:rFonts w:cs="Times New Roman"/>
                  <w:color w:val="000000"/>
                  <w:lang w:val="es-PE"/>
                </w:rPr>
                <w:delText xml:space="preserve">sistema </w:delText>
              </w:r>
            </w:del>
            <w:del w:id="2067" w:author="Regina Casanova" w:date="2018-07-07T15:18:00Z">
              <w:r w:rsidR="00ED4396" w:rsidRPr="00BA156B" w:rsidDel="00BA63BC">
                <w:rPr>
                  <w:rFonts w:cs="Times New Roman"/>
                  <w:color w:val="000000"/>
                  <w:lang w:val="es-PE"/>
                </w:rPr>
                <w:delText xml:space="preserve">quiero poder ser </w:delText>
              </w:r>
              <w:r w:rsidR="00BA156B" w:rsidRPr="00BA156B" w:rsidDel="00BA63BC">
                <w:rPr>
                  <w:rFonts w:cs="Times New Roman"/>
                  <w:color w:val="000000"/>
                  <w:lang w:val="es-PE"/>
                </w:rPr>
                <w:delText>partícipe</w:delText>
              </w:r>
              <w:r w:rsidR="00ED4396" w:rsidRPr="00BA156B" w:rsidDel="00BA63BC">
                <w:rPr>
                  <w:rFonts w:cs="Times New Roman"/>
                  <w:color w:val="000000"/>
                  <w:lang w:val="es-PE"/>
                </w:rPr>
                <w:delText xml:space="preserve"> de las mejoras de mi centro de salud para poder dar mi opinión sobre los cambios hechos</w:delText>
              </w:r>
            </w:del>
          </w:p>
        </w:tc>
        <w:tc>
          <w:tcPr>
            <w:tcW w:w="2341" w:type="dxa"/>
            <w:tcBorders>
              <w:bottom w:val="single" w:sz="8" w:space="0" w:color="000000"/>
              <w:right w:val="single" w:sz="8" w:space="0" w:color="000000"/>
            </w:tcBorders>
            <w:shd w:val="clear" w:color="auto" w:fill="E1E0E0"/>
            <w:vAlign w:val="bottom"/>
          </w:tcPr>
          <w:p w14:paraId="46EB9544" w14:textId="53B3FC1B" w:rsidR="00ED4396" w:rsidRPr="00BA156B" w:rsidDel="00BA63BC" w:rsidRDefault="00ED4396">
            <w:pPr>
              <w:autoSpaceDE w:val="0"/>
              <w:autoSpaceDN w:val="0"/>
              <w:adjustRightInd w:val="0"/>
              <w:spacing w:line="360" w:lineRule="atLeast"/>
              <w:rPr>
                <w:del w:id="2068" w:author="Regina Casanova" w:date="2018-07-07T15:18:00Z"/>
                <w:rFonts w:cs="Times New Roman"/>
                <w:color w:val="000000"/>
                <w:lang w:val="es-PE"/>
              </w:rPr>
            </w:pPr>
            <w:del w:id="2069" w:author="Regina Casanova" w:date="2018-07-07T15:18:00Z">
              <w:r w:rsidRPr="00BA156B" w:rsidDel="00BA63BC">
                <w:rPr>
                  <w:rFonts w:cs="Times New Roman"/>
                  <w:color w:val="000000"/>
                  <w:lang w:val="es-PE"/>
                </w:rPr>
                <w:delText>Recabar no solo reclamos sino también opiniones o ideas de mejora para el centro de salud</w:delText>
              </w:r>
            </w:del>
          </w:p>
        </w:tc>
        <w:tc>
          <w:tcPr>
            <w:tcW w:w="1559" w:type="dxa"/>
            <w:tcBorders>
              <w:bottom w:val="single" w:sz="8" w:space="0" w:color="000000"/>
              <w:right w:val="single" w:sz="8" w:space="0" w:color="000000"/>
            </w:tcBorders>
            <w:shd w:val="clear" w:color="auto" w:fill="E1E0E0"/>
            <w:vAlign w:val="bottom"/>
          </w:tcPr>
          <w:p w14:paraId="56CA203A" w14:textId="3ADB68F5" w:rsidR="00ED4396" w:rsidRPr="00BA156B" w:rsidDel="00BA63BC" w:rsidRDefault="00ED4396">
            <w:pPr>
              <w:autoSpaceDE w:val="0"/>
              <w:autoSpaceDN w:val="0"/>
              <w:adjustRightInd w:val="0"/>
              <w:spacing w:line="360" w:lineRule="atLeast"/>
              <w:rPr>
                <w:del w:id="2070" w:author="Regina Casanova" w:date="2018-07-07T15:18:00Z"/>
                <w:rFonts w:cs="Times New Roman"/>
                <w:color w:val="000000"/>
                <w:lang w:val="es-PE"/>
              </w:rPr>
            </w:pPr>
            <w:del w:id="2071" w:author="Regina Casanova" w:date="2018-07-07T15:18:00Z">
              <w:r w:rsidRPr="00BA156B" w:rsidDel="00BA63BC">
                <w:rPr>
                  <w:rFonts w:cs="Times New Roman"/>
                  <w:color w:val="000000"/>
                  <w:lang w:val="es-PE"/>
                </w:rPr>
                <w:delText>Medio - 2</w:delText>
              </w:r>
            </w:del>
          </w:p>
        </w:tc>
      </w:tr>
      <w:tr w:rsidR="00ED4396" w:rsidRPr="00BA156B" w:rsidDel="00BA63BC" w14:paraId="3174E35F" w14:textId="0ABAA64F" w:rsidTr="00ED4396">
        <w:trPr>
          <w:del w:id="2072" w:author="Regina Casanova" w:date="2018-07-07T15:18:00Z"/>
        </w:trPr>
        <w:tc>
          <w:tcPr>
            <w:tcW w:w="504" w:type="dxa"/>
            <w:tcBorders>
              <w:left w:val="single" w:sz="8" w:space="0" w:color="000000"/>
              <w:bottom w:val="single" w:sz="8" w:space="0" w:color="000000"/>
              <w:right w:val="single" w:sz="8" w:space="0" w:color="000000"/>
            </w:tcBorders>
            <w:vAlign w:val="bottom"/>
          </w:tcPr>
          <w:p w14:paraId="64E2E685" w14:textId="1FFA5AE5" w:rsidR="00ED4396" w:rsidRPr="00BA156B" w:rsidDel="00BA63BC" w:rsidRDefault="00ED4396">
            <w:pPr>
              <w:autoSpaceDE w:val="0"/>
              <w:autoSpaceDN w:val="0"/>
              <w:adjustRightInd w:val="0"/>
              <w:spacing w:line="360" w:lineRule="atLeast"/>
              <w:jc w:val="right"/>
              <w:rPr>
                <w:del w:id="2073" w:author="Regina Casanova" w:date="2018-07-07T15:18:00Z"/>
                <w:rFonts w:cs="Times New Roman"/>
                <w:color w:val="000000"/>
                <w:lang w:val="es-PE"/>
              </w:rPr>
            </w:pPr>
            <w:del w:id="2074" w:author="Regina Casanova" w:date="2018-07-07T15:18:00Z">
              <w:r w:rsidRPr="00BA156B" w:rsidDel="00BA63BC">
                <w:rPr>
                  <w:rFonts w:cs="Times New Roman"/>
                  <w:color w:val="000000"/>
                  <w:lang w:val="es-PE"/>
                </w:rPr>
                <w:delText>31</w:delText>
              </w:r>
            </w:del>
          </w:p>
        </w:tc>
        <w:tc>
          <w:tcPr>
            <w:tcW w:w="1715" w:type="dxa"/>
            <w:tcBorders>
              <w:bottom w:val="single" w:sz="8" w:space="0" w:color="000000"/>
              <w:right w:val="single" w:sz="8" w:space="0" w:color="000000"/>
            </w:tcBorders>
            <w:vAlign w:val="bottom"/>
          </w:tcPr>
          <w:p w14:paraId="6FB25EB2" w14:textId="627DCC52" w:rsidR="00ED4396" w:rsidRPr="00BA156B" w:rsidDel="00BA63BC" w:rsidRDefault="00ED4396">
            <w:pPr>
              <w:autoSpaceDE w:val="0"/>
              <w:autoSpaceDN w:val="0"/>
              <w:adjustRightInd w:val="0"/>
              <w:spacing w:line="360" w:lineRule="atLeast"/>
              <w:rPr>
                <w:del w:id="2075" w:author="Regina Casanova" w:date="2018-07-07T15:18:00Z"/>
                <w:rFonts w:cs="Times New Roman"/>
                <w:color w:val="000000"/>
                <w:lang w:val="es-PE"/>
              </w:rPr>
            </w:pPr>
            <w:del w:id="207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8E7BF76" w14:textId="0F144A6C" w:rsidR="00ED4396" w:rsidRPr="00BA156B" w:rsidDel="00BA63BC" w:rsidRDefault="00ED4396">
            <w:pPr>
              <w:autoSpaceDE w:val="0"/>
              <w:autoSpaceDN w:val="0"/>
              <w:adjustRightInd w:val="0"/>
              <w:spacing w:line="360" w:lineRule="atLeast"/>
              <w:rPr>
                <w:del w:id="2077" w:author="Regina Casanova" w:date="2018-07-07T15:18:00Z"/>
                <w:rFonts w:cs="Times New Roman"/>
                <w:color w:val="000000"/>
                <w:lang w:val="es-PE"/>
              </w:rPr>
            </w:pPr>
            <w:del w:id="2078" w:author="Regina Casanova" w:date="2018-07-07T15:18:00Z">
              <w:r w:rsidRPr="00BA156B" w:rsidDel="00BA63BC">
                <w:rPr>
                  <w:rFonts w:cs="Times New Roman"/>
                  <w:color w:val="000000"/>
                  <w:lang w:val="es-PE"/>
                </w:rPr>
                <w:delText>Mejorar comunicación con IPRESS</w:delText>
              </w:r>
            </w:del>
          </w:p>
        </w:tc>
        <w:tc>
          <w:tcPr>
            <w:tcW w:w="5380" w:type="dxa"/>
            <w:tcBorders>
              <w:bottom w:val="single" w:sz="8" w:space="0" w:color="000000"/>
              <w:right w:val="single" w:sz="8" w:space="0" w:color="000000"/>
            </w:tcBorders>
            <w:vAlign w:val="bottom"/>
          </w:tcPr>
          <w:p w14:paraId="5DA8E1D0" w14:textId="0BC8BB96" w:rsidR="00ED4396" w:rsidRPr="00BA156B" w:rsidDel="00BA63BC" w:rsidRDefault="00D00DDC">
            <w:pPr>
              <w:autoSpaceDE w:val="0"/>
              <w:autoSpaceDN w:val="0"/>
              <w:adjustRightInd w:val="0"/>
              <w:spacing w:line="360" w:lineRule="atLeast"/>
              <w:rPr>
                <w:del w:id="2079" w:author="Regina Casanova" w:date="2018-07-07T15:18:00Z"/>
                <w:rFonts w:cs="Times New Roman"/>
                <w:color w:val="000000"/>
                <w:lang w:val="es-PE"/>
              </w:rPr>
            </w:pPr>
            <w:del w:id="208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81" w:author="Regina Casanova" w:date="2018-06-18T17:53:00Z">
              <w:r w:rsidR="00ED4396" w:rsidRPr="00BA156B" w:rsidDel="00E94926">
                <w:rPr>
                  <w:rFonts w:cs="Times New Roman"/>
                  <w:color w:val="000000"/>
                  <w:lang w:val="es-PE"/>
                </w:rPr>
                <w:delText xml:space="preserve">sistema </w:delText>
              </w:r>
            </w:del>
            <w:del w:id="2082" w:author="Regina Casanova" w:date="2018-07-07T15:18:00Z">
              <w:r w:rsidR="00ED4396" w:rsidRPr="00BA156B" w:rsidDel="00BA63BC">
                <w:rPr>
                  <w:rFonts w:cs="Times New Roman"/>
                  <w:color w:val="000000"/>
                  <w:lang w:val="es-PE"/>
                </w:rPr>
                <w:delText>quiero poder comunicarme de forma más fácil con mi centro de salud para poder expresar mis insatisfacciones</w:delText>
              </w:r>
            </w:del>
          </w:p>
        </w:tc>
        <w:tc>
          <w:tcPr>
            <w:tcW w:w="2341" w:type="dxa"/>
            <w:tcBorders>
              <w:bottom w:val="single" w:sz="8" w:space="0" w:color="000000"/>
              <w:right w:val="single" w:sz="8" w:space="0" w:color="000000"/>
            </w:tcBorders>
            <w:vAlign w:val="bottom"/>
          </w:tcPr>
          <w:p w14:paraId="32EBE17F" w14:textId="0A1702C0" w:rsidR="00ED4396" w:rsidRPr="00BA156B" w:rsidDel="00BA63BC" w:rsidRDefault="00ED4396">
            <w:pPr>
              <w:autoSpaceDE w:val="0"/>
              <w:autoSpaceDN w:val="0"/>
              <w:adjustRightInd w:val="0"/>
              <w:spacing w:line="360" w:lineRule="atLeast"/>
              <w:rPr>
                <w:del w:id="2083" w:author="Regina Casanova" w:date="2018-07-07T15:18:00Z"/>
                <w:rFonts w:cs="Times New Roman"/>
                <w:color w:val="000000"/>
                <w:lang w:val="es-PE"/>
              </w:rPr>
            </w:pPr>
            <w:del w:id="2084" w:author="Regina Casanova" w:date="2018-07-07T15:18:00Z">
              <w:r w:rsidRPr="00BA156B" w:rsidDel="00BA63BC">
                <w:rPr>
                  <w:rFonts w:cs="Times New Roman"/>
                  <w:color w:val="000000"/>
                  <w:lang w:val="es-PE"/>
                </w:rPr>
                <w:delText xml:space="preserve">Hacer el </w:delText>
              </w:r>
            </w:del>
            <w:del w:id="2085" w:author="Regina Casanova" w:date="2018-06-18T17:53:00Z">
              <w:r w:rsidRPr="00BA156B" w:rsidDel="00E94926">
                <w:rPr>
                  <w:rFonts w:cs="Times New Roman"/>
                  <w:color w:val="000000"/>
                  <w:lang w:val="es-PE"/>
                </w:rPr>
                <w:delText xml:space="preserve">sistema </w:delText>
              </w:r>
            </w:del>
            <w:del w:id="2086" w:author="Regina Casanova" w:date="2018-07-07T15:18:00Z">
              <w:r w:rsidRPr="00BA156B" w:rsidDel="00BA63BC">
                <w:rPr>
                  <w:rFonts w:cs="Times New Roman"/>
                  <w:color w:val="000000"/>
                  <w:lang w:val="es-PE"/>
                </w:rPr>
                <w:delText>de gestión de reclamos</w:delText>
              </w:r>
            </w:del>
          </w:p>
        </w:tc>
        <w:tc>
          <w:tcPr>
            <w:tcW w:w="1559" w:type="dxa"/>
            <w:tcBorders>
              <w:bottom w:val="single" w:sz="8" w:space="0" w:color="000000"/>
              <w:right w:val="single" w:sz="8" w:space="0" w:color="000000"/>
            </w:tcBorders>
            <w:vAlign w:val="bottom"/>
          </w:tcPr>
          <w:p w14:paraId="1E36A56C" w14:textId="2FD147C2" w:rsidR="00ED4396" w:rsidRPr="00BA156B" w:rsidDel="00BA63BC" w:rsidRDefault="00ED4396">
            <w:pPr>
              <w:autoSpaceDE w:val="0"/>
              <w:autoSpaceDN w:val="0"/>
              <w:adjustRightInd w:val="0"/>
              <w:spacing w:line="360" w:lineRule="atLeast"/>
              <w:rPr>
                <w:del w:id="2087" w:author="Regina Casanova" w:date="2018-07-07T15:18:00Z"/>
                <w:rFonts w:cs="Times New Roman"/>
                <w:color w:val="000000"/>
                <w:lang w:val="es-PE"/>
              </w:rPr>
            </w:pPr>
            <w:del w:id="2088" w:author="Regina Casanova" w:date="2018-07-07T15:18:00Z">
              <w:r w:rsidRPr="00BA156B" w:rsidDel="00BA63BC">
                <w:rPr>
                  <w:rFonts w:cs="Times New Roman"/>
                  <w:color w:val="000000"/>
                  <w:lang w:val="es-PE"/>
                </w:rPr>
                <w:delText>Alto - 3</w:delText>
              </w:r>
            </w:del>
          </w:p>
        </w:tc>
      </w:tr>
    </w:tbl>
    <w:p w14:paraId="6C4383C2" w14:textId="358AED75" w:rsidR="00ED4396" w:rsidRPr="00BA156B" w:rsidDel="00BA63BC" w:rsidRDefault="00ED4396" w:rsidP="000E179A">
      <w:pPr>
        <w:spacing w:line="360" w:lineRule="auto"/>
        <w:jc w:val="both"/>
        <w:rPr>
          <w:del w:id="2089" w:author="Regina Casanova" w:date="2018-07-07T15:18:00Z"/>
          <w:rFonts w:cs="Times New Roman"/>
          <w:lang w:val="es-PE"/>
        </w:rPr>
        <w:sectPr w:rsidR="00ED4396" w:rsidRPr="00BA156B" w:rsidDel="00BA63BC"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2090" w:name="_Toc511166313"/>
      <w:r w:rsidRPr="008D23C7">
        <w:t>Reclasificación de la Tabla de Clasificación de Reclamos</w:t>
      </w:r>
      <w:bookmarkEnd w:id="2090"/>
    </w:p>
    <w:p w14:paraId="1F16A6BA" w14:textId="3EA8899E" w:rsidR="008245D8" w:rsidRPr="008D23C7" w:rsidRDefault="00A04522" w:rsidP="008D23C7">
      <w:pPr>
        <w:pStyle w:val="Texto"/>
      </w:pPr>
      <w:commentRangeStart w:id="2091"/>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w:t>
      </w:r>
      <w:commentRangeEnd w:id="2091"/>
      <w:r w:rsidR="006B071F">
        <w:rPr>
          <w:rStyle w:val="Refdecomentario"/>
          <w:rFonts w:cstheme="minorBidi"/>
          <w:lang w:val="es-ES_tradnl"/>
        </w:rPr>
        <w:commentReference w:id="2091"/>
      </w:r>
      <w:r w:rsidR="00F6143B" w:rsidRPr="00BA156B">
        <w:t xml:space="preserve">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 xml:space="preserve">con el </w:t>
      </w:r>
      <w:r w:rsidR="002E1E27" w:rsidRPr="00BA156B">
        <w:lastRenderedPageBreak/>
        <w:t>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2092" w:name="_Toc511166314"/>
      <w:r w:rsidRPr="00D756B8">
        <w:lastRenderedPageBreak/>
        <w:t>Fase de Diseño</w:t>
      </w:r>
      <w:bookmarkEnd w:id="2092"/>
    </w:p>
    <w:p w14:paraId="6221FA27" w14:textId="77777777" w:rsidR="00BA63BC" w:rsidRPr="008D23C7" w:rsidRDefault="00BA63BC" w:rsidP="00BA63BC">
      <w:pPr>
        <w:pStyle w:val="Ttulo3"/>
        <w:rPr>
          <w:ins w:id="2093" w:author="Regina Casanova" w:date="2018-07-07T15:18:00Z"/>
        </w:rPr>
      </w:pPr>
      <w:ins w:id="2094" w:author="Regina Casanova" w:date="2018-07-07T15:18:00Z">
        <w:r w:rsidRPr="008D23C7">
          <w:t>Tabla de requerimientos</w:t>
        </w:r>
      </w:ins>
    </w:p>
    <w:p w14:paraId="4C869610" w14:textId="77777777" w:rsidR="00BA63BC" w:rsidRPr="008D23C7" w:rsidRDefault="00BA63BC" w:rsidP="00BA63BC">
      <w:pPr>
        <w:pStyle w:val="Texto"/>
        <w:rPr>
          <w:ins w:id="2095" w:author="Regina Casanova" w:date="2018-07-07T15:18:00Z"/>
        </w:rPr>
      </w:pPr>
      <w:ins w:id="2096" w:author="Regina Casanova" w:date="2018-07-07T15:18:00Z">
        <w:r w:rsidRPr="00BA156B">
          <w:t xml:space="preserve">Con el análisis hecho se realizó una tabla de las necesidades de cada tipo de usuario. Se tuvieron en total 58 necesidades por los 3 tipos de usuarios, se eliminaron 3 de ellas por no estar en las competencias del estudio. Posteriormente, se pasó a encontrar necesidades similares entre los distintos tipos de usuario, encontrándose 35 necesidades que se repetían entre los distintos tipos de usuario. De ellas, se identificaron 11 requerimientos del </w:t>
        </w:r>
        <w:r>
          <w:t xml:space="preserve">software </w:t>
        </w:r>
        <w:r w:rsidRPr="00BA156B">
          <w:t>que podían resolver las 35 necesidades y se identificó 1 requerimiento por cada una de las 20 necesidades restantes. Se obtuvo una tabla con un total de 31 requerimientos, a los cuales se les dio un valor de prioridad a cada uno, siendo “1” por prioridad baja, “2” por prioridad media y “3” por prioridad alta.</w:t>
        </w:r>
      </w:ins>
    </w:p>
    <w:p w14:paraId="6237D33B" w14:textId="77777777" w:rsidR="00BA63BC" w:rsidRPr="008D23C7" w:rsidRDefault="00BA63BC" w:rsidP="00BA63BC">
      <w:pPr>
        <w:pStyle w:val="Texto"/>
        <w:rPr>
          <w:ins w:id="2097" w:author="Regina Casanova" w:date="2018-07-07T15:18:00Z"/>
        </w:rPr>
      </w:pPr>
      <w:ins w:id="2098" w:author="Regina Casanova" w:date="2018-07-07T15:18:00Z">
        <w:r w:rsidRPr="00BA156B">
          <w:t xml:space="preserve">Al finalizar la etapa de análisis de necesidades y requerimientos, se vio necesario continuar con el modelo de ‘Solicitudes’ usado por SUSALUD. Con este modelo, se iban a poder recibir tanto reclamos, como consultas y sugerencias dentro del mismo </w:t>
        </w:r>
        <w:r>
          <w:t>software</w:t>
        </w:r>
        <w:r w:rsidRPr="00BA156B">
          <w:t xml:space="preserve"> sin tener que realizar un </w:t>
        </w:r>
        <w:r>
          <w:t>software</w:t>
        </w:r>
        <w:r w:rsidRPr="00BA156B">
          <w:t xml:space="preserve"> diferente para cada uno de ellos. Lo único que agregaría a la idea original sería una opción donde se tiene que elegir el tipo de solicitud se desea presentar.</w:t>
        </w:r>
      </w:ins>
    </w:p>
    <w:p w14:paraId="12AF5C19" w14:textId="77777777" w:rsidR="00BA63BC" w:rsidRPr="00BA156B" w:rsidRDefault="00BA63BC" w:rsidP="00BA63BC">
      <w:pPr>
        <w:spacing w:line="360" w:lineRule="auto"/>
        <w:jc w:val="both"/>
        <w:rPr>
          <w:ins w:id="2099" w:author="Regina Casanova" w:date="2018-07-07T15:18:00Z"/>
          <w:rFonts w:cs="Times New Roman"/>
          <w:lang w:val="es-PE"/>
        </w:rPr>
      </w:pPr>
      <w:ins w:id="2100" w:author="Regina Casanova" w:date="2018-07-07T15:18:00Z">
        <w:r w:rsidRPr="00BA156B">
          <w:rPr>
            <w:rFonts w:cs="Times New Roman"/>
            <w:lang w:val="es-PE"/>
          </w:rPr>
          <w:t>La tabla de requerimientos se presenta a continuación.</w:t>
        </w:r>
      </w:ins>
    </w:p>
    <w:p w14:paraId="6C6CE081" w14:textId="77777777" w:rsidR="00BA63BC" w:rsidRPr="00BA156B" w:rsidRDefault="00BA63BC" w:rsidP="00BA63BC">
      <w:pPr>
        <w:spacing w:line="360" w:lineRule="auto"/>
        <w:jc w:val="both"/>
        <w:rPr>
          <w:ins w:id="2101" w:author="Regina Casanova" w:date="2018-07-07T15:18:00Z"/>
          <w:rFonts w:cs="Times New Roman"/>
          <w:lang w:val="es-PE"/>
        </w:rPr>
        <w:sectPr w:rsidR="00BA63BC" w:rsidRPr="00BA156B" w:rsidSect="00823DF7">
          <w:pgSz w:w="11900" w:h="16840"/>
          <w:pgMar w:top="1701" w:right="1701" w:bottom="1701" w:left="2268" w:header="708" w:footer="708" w:gutter="0"/>
          <w:pgNumType w:start="1"/>
          <w:cols w:space="708"/>
          <w:titlePg/>
          <w:docGrid w:linePitch="360"/>
        </w:sectPr>
      </w:pPr>
    </w:p>
    <w:p w14:paraId="27EDA243" w14:textId="77777777" w:rsidR="00BA63BC" w:rsidRPr="00BA156B" w:rsidRDefault="00BA63BC" w:rsidP="00BA63BC">
      <w:pPr>
        <w:spacing w:line="360" w:lineRule="auto"/>
        <w:jc w:val="center"/>
        <w:rPr>
          <w:ins w:id="2102" w:author="Regina Casanova" w:date="2018-07-07T15:18:00Z"/>
          <w:rFonts w:cs="Times New Roman"/>
          <w:b/>
          <w:lang w:val="es-PE"/>
        </w:rPr>
      </w:pPr>
      <w:ins w:id="2103" w:author="Regina Casanova" w:date="2018-07-07T15:18:00Z">
        <w:r w:rsidRPr="00BA156B">
          <w:rPr>
            <w:rFonts w:cs="Times New Roman"/>
            <w:b/>
            <w:lang w:val="es-PE"/>
          </w:rPr>
          <w:lastRenderedPageBreak/>
          <w:t>Tabla de requerimientos</w:t>
        </w:r>
      </w:ins>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BA63BC" w:rsidRPr="00BA156B" w14:paraId="27BE0B4E" w14:textId="77777777" w:rsidTr="004105E1">
        <w:trPr>
          <w:ins w:id="2104"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62769F4E" w14:textId="77777777" w:rsidR="00BA63BC" w:rsidRPr="00BA156B" w:rsidRDefault="00BA63BC" w:rsidP="004105E1">
            <w:pPr>
              <w:autoSpaceDE w:val="0"/>
              <w:autoSpaceDN w:val="0"/>
              <w:adjustRightInd w:val="0"/>
              <w:spacing w:line="360" w:lineRule="atLeast"/>
              <w:rPr>
                <w:ins w:id="2105" w:author="Regina Casanova" w:date="2018-07-07T15:18:00Z"/>
                <w:rFonts w:cs="Times New Roman"/>
                <w:b/>
                <w:bCs/>
                <w:color w:val="000000"/>
                <w:lang w:val="es-PE"/>
              </w:rPr>
            </w:pPr>
            <w:ins w:id="2106" w:author="Regina Casanova" w:date="2018-07-07T15:18:00Z">
              <w:r w:rsidRPr="00BA156B">
                <w:rPr>
                  <w:rFonts w:cs="Times New Roman"/>
                  <w:b/>
                  <w:bCs/>
                  <w:color w:val="000000"/>
                  <w:lang w:val="es-PE"/>
                </w:rPr>
                <w:t>Nº</w:t>
              </w:r>
            </w:ins>
          </w:p>
        </w:tc>
        <w:tc>
          <w:tcPr>
            <w:tcW w:w="1715" w:type="dxa"/>
            <w:tcBorders>
              <w:top w:val="single" w:sz="8" w:space="0" w:color="000000"/>
              <w:bottom w:val="single" w:sz="8" w:space="0" w:color="000000"/>
              <w:right w:val="single" w:sz="8" w:space="0" w:color="000000"/>
            </w:tcBorders>
            <w:shd w:val="clear" w:color="auto" w:fill="A5B9E1"/>
            <w:vAlign w:val="bottom"/>
          </w:tcPr>
          <w:p w14:paraId="7BCA71A9" w14:textId="77777777" w:rsidR="00BA63BC" w:rsidRPr="00BA156B" w:rsidRDefault="00BA63BC" w:rsidP="004105E1">
            <w:pPr>
              <w:autoSpaceDE w:val="0"/>
              <w:autoSpaceDN w:val="0"/>
              <w:adjustRightInd w:val="0"/>
              <w:spacing w:line="360" w:lineRule="atLeast"/>
              <w:rPr>
                <w:ins w:id="2107" w:author="Regina Casanova" w:date="2018-07-07T15:18:00Z"/>
                <w:rFonts w:cs="Times New Roman"/>
                <w:b/>
                <w:bCs/>
                <w:color w:val="000000"/>
                <w:lang w:val="es-PE"/>
              </w:rPr>
            </w:pPr>
            <w:ins w:id="2108" w:author="Regina Casanova" w:date="2018-07-07T15:18:00Z">
              <w:r w:rsidRPr="00BA156B">
                <w:rPr>
                  <w:rFonts w:cs="Times New Roman"/>
                  <w:b/>
                  <w:bCs/>
                  <w:color w:val="000000"/>
                  <w:lang w:val="es-PE"/>
                </w:rPr>
                <w:t>Tipo de Usuario</w:t>
              </w:r>
            </w:ins>
          </w:p>
        </w:tc>
        <w:tc>
          <w:tcPr>
            <w:tcW w:w="2501" w:type="dxa"/>
            <w:tcBorders>
              <w:top w:val="single" w:sz="8" w:space="0" w:color="000000"/>
              <w:bottom w:val="single" w:sz="8" w:space="0" w:color="000000"/>
              <w:right w:val="single" w:sz="8" w:space="0" w:color="000000"/>
            </w:tcBorders>
            <w:shd w:val="clear" w:color="auto" w:fill="A5B9E1"/>
            <w:vAlign w:val="bottom"/>
          </w:tcPr>
          <w:p w14:paraId="20776A0A" w14:textId="77777777" w:rsidR="00BA63BC" w:rsidRPr="00BA156B" w:rsidRDefault="00BA63BC" w:rsidP="004105E1">
            <w:pPr>
              <w:autoSpaceDE w:val="0"/>
              <w:autoSpaceDN w:val="0"/>
              <w:adjustRightInd w:val="0"/>
              <w:spacing w:line="360" w:lineRule="atLeast"/>
              <w:rPr>
                <w:ins w:id="2109" w:author="Regina Casanova" w:date="2018-07-07T15:18:00Z"/>
                <w:rFonts w:cs="Times New Roman"/>
                <w:b/>
                <w:bCs/>
                <w:color w:val="000000"/>
                <w:lang w:val="es-PE"/>
              </w:rPr>
            </w:pPr>
            <w:ins w:id="2110" w:author="Regina Casanova" w:date="2018-07-07T15:18:00Z">
              <w:r w:rsidRPr="00BA156B">
                <w:rPr>
                  <w:rFonts w:cs="Times New Roman"/>
                  <w:b/>
                  <w:bCs/>
                  <w:color w:val="000000"/>
                  <w:lang w:val="es-PE"/>
                </w:rPr>
                <w:t>Requerimiento</w:t>
              </w:r>
            </w:ins>
          </w:p>
        </w:tc>
        <w:tc>
          <w:tcPr>
            <w:tcW w:w="5380" w:type="dxa"/>
            <w:tcBorders>
              <w:top w:val="single" w:sz="8" w:space="0" w:color="000000"/>
              <w:bottom w:val="single" w:sz="8" w:space="0" w:color="000000"/>
              <w:right w:val="single" w:sz="8" w:space="0" w:color="000000"/>
            </w:tcBorders>
            <w:shd w:val="clear" w:color="auto" w:fill="A5B9E1"/>
            <w:vAlign w:val="bottom"/>
          </w:tcPr>
          <w:p w14:paraId="202BCF09" w14:textId="77777777" w:rsidR="00BA63BC" w:rsidRPr="00BA156B" w:rsidRDefault="00BA63BC" w:rsidP="004105E1">
            <w:pPr>
              <w:autoSpaceDE w:val="0"/>
              <w:autoSpaceDN w:val="0"/>
              <w:adjustRightInd w:val="0"/>
              <w:spacing w:line="360" w:lineRule="atLeast"/>
              <w:rPr>
                <w:ins w:id="2111" w:author="Regina Casanova" w:date="2018-07-07T15:18:00Z"/>
                <w:rFonts w:cs="Times New Roman"/>
                <w:b/>
                <w:bCs/>
                <w:color w:val="000000"/>
                <w:lang w:val="es-PE"/>
              </w:rPr>
            </w:pPr>
            <w:ins w:id="2112" w:author="Regina Casanova" w:date="2018-07-07T15:18:00Z">
              <w:r w:rsidRPr="00BA156B">
                <w:rPr>
                  <w:rFonts w:cs="Times New Roman"/>
                  <w:b/>
                  <w:bCs/>
                  <w:color w:val="000000"/>
                  <w:lang w:val="es-PE"/>
                </w:rPr>
                <w:t>Historia de Usuario</w:t>
              </w:r>
            </w:ins>
          </w:p>
        </w:tc>
        <w:tc>
          <w:tcPr>
            <w:tcW w:w="2341" w:type="dxa"/>
            <w:tcBorders>
              <w:top w:val="single" w:sz="8" w:space="0" w:color="000000"/>
              <w:bottom w:val="single" w:sz="8" w:space="0" w:color="000000"/>
              <w:right w:val="single" w:sz="8" w:space="0" w:color="000000"/>
            </w:tcBorders>
            <w:shd w:val="clear" w:color="auto" w:fill="A5B9E1"/>
            <w:vAlign w:val="bottom"/>
          </w:tcPr>
          <w:p w14:paraId="4BB25819" w14:textId="77777777" w:rsidR="00BA63BC" w:rsidRPr="00BA156B" w:rsidRDefault="00BA63BC" w:rsidP="004105E1">
            <w:pPr>
              <w:autoSpaceDE w:val="0"/>
              <w:autoSpaceDN w:val="0"/>
              <w:adjustRightInd w:val="0"/>
              <w:spacing w:line="360" w:lineRule="atLeast"/>
              <w:rPr>
                <w:ins w:id="2113" w:author="Regina Casanova" w:date="2018-07-07T15:18:00Z"/>
                <w:rFonts w:cs="Times New Roman"/>
                <w:b/>
                <w:bCs/>
                <w:color w:val="000000"/>
                <w:lang w:val="es-PE"/>
              </w:rPr>
            </w:pPr>
            <w:ins w:id="2114" w:author="Regina Casanova" w:date="2018-07-07T15:18:00Z">
              <w:r w:rsidRPr="00BA156B">
                <w:rPr>
                  <w:rFonts w:cs="Times New Roman"/>
                  <w:b/>
                  <w:bCs/>
                  <w:color w:val="000000"/>
                  <w:lang w:val="es-PE"/>
                </w:rPr>
                <w:t>Características de Diseño</w:t>
              </w:r>
            </w:ins>
          </w:p>
        </w:tc>
        <w:tc>
          <w:tcPr>
            <w:tcW w:w="1559" w:type="dxa"/>
            <w:tcBorders>
              <w:top w:val="single" w:sz="8" w:space="0" w:color="000000"/>
              <w:bottom w:val="single" w:sz="8" w:space="0" w:color="000000"/>
              <w:right w:val="single" w:sz="8" w:space="0" w:color="000000"/>
            </w:tcBorders>
            <w:shd w:val="clear" w:color="auto" w:fill="A5B9E1"/>
            <w:vAlign w:val="bottom"/>
          </w:tcPr>
          <w:p w14:paraId="13EA8A08" w14:textId="77777777" w:rsidR="00BA63BC" w:rsidRPr="00BA156B" w:rsidRDefault="00BA63BC" w:rsidP="004105E1">
            <w:pPr>
              <w:autoSpaceDE w:val="0"/>
              <w:autoSpaceDN w:val="0"/>
              <w:adjustRightInd w:val="0"/>
              <w:spacing w:line="360" w:lineRule="atLeast"/>
              <w:ind w:right="395"/>
              <w:rPr>
                <w:ins w:id="2115" w:author="Regina Casanova" w:date="2018-07-07T15:18:00Z"/>
                <w:rFonts w:cs="Times New Roman"/>
                <w:b/>
                <w:bCs/>
                <w:color w:val="000000"/>
                <w:lang w:val="es-PE"/>
              </w:rPr>
            </w:pPr>
            <w:ins w:id="2116" w:author="Regina Casanova" w:date="2018-07-07T15:18:00Z">
              <w:r w:rsidRPr="00BA156B">
                <w:rPr>
                  <w:rFonts w:cs="Times New Roman"/>
                  <w:b/>
                  <w:bCs/>
                  <w:color w:val="000000"/>
                  <w:lang w:val="es-PE"/>
                </w:rPr>
                <w:t>Prioridad</w:t>
              </w:r>
            </w:ins>
          </w:p>
        </w:tc>
      </w:tr>
      <w:tr w:rsidR="00BA63BC" w:rsidRPr="00BA156B" w14:paraId="13835352" w14:textId="77777777" w:rsidTr="004105E1">
        <w:tblPrEx>
          <w:tblBorders>
            <w:top w:val="none" w:sz="0" w:space="0" w:color="auto"/>
          </w:tblBorders>
        </w:tblPrEx>
        <w:trPr>
          <w:ins w:id="2117" w:author="Regina Casanova" w:date="2018-07-07T15:18:00Z"/>
        </w:trPr>
        <w:tc>
          <w:tcPr>
            <w:tcW w:w="504" w:type="dxa"/>
            <w:tcBorders>
              <w:left w:val="single" w:sz="8" w:space="0" w:color="000000"/>
              <w:bottom w:val="single" w:sz="8" w:space="0" w:color="000000"/>
              <w:right w:val="single" w:sz="8" w:space="0" w:color="000000"/>
            </w:tcBorders>
            <w:vAlign w:val="bottom"/>
          </w:tcPr>
          <w:p w14:paraId="40C4843B" w14:textId="77777777" w:rsidR="00BA63BC" w:rsidRPr="00BA156B" w:rsidRDefault="00BA63BC" w:rsidP="004105E1">
            <w:pPr>
              <w:autoSpaceDE w:val="0"/>
              <w:autoSpaceDN w:val="0"/>
              <w:adjustRightInd w:val="0"/>
              <w:spacing w:line="360" w:lineRule="atLeast"/>
              <w:jc w:val="right"/>
              <w:rPr>
                <w:ins w:id="2118" w:author="Regina Casanova" w:date="2018-07-07T15:18:00Z"/>
                <w:rFonts w:cs="Times New Roman"/>
                <w:color w:val="000000"/>
                <w:lang w:val="es-PE"/>
              </w:rPr>
            </w:pPr>
            <w:ins w:id="2119" w:author="Regina Casanova" w:date="2018-07-07T15:18:00Z">
              <w:r w:rsidRPr="00BA156B">
                <w:rPr>
                  <w:rFonts w:cs="Times New Roman"/>
                  <w:color w:val="000000"/>
                  <w:lang w:val="es-PE"/>
                </w:rPr>
                <w:t>1</w:t>
              </w:r>
            </w:ins>
          </w:p>
        </w:tc>
        <w:tc>
          <w:tcPr>
            <w:tcW w:w="1715" w:type="dxa"/>
            <w:tcBorders>
              <w:bottom w:val="single" w:sz="8" w:space="0" w:color="000000"/>
              <w:right w:val="single" w:sz="8" w:space="0" w:color="000000"/>
            </w:tcBorders>
            <w:vAlign w:val="bottom"/>
          </w:tcPr>
          <w:p w14:paraId="4E119D8E" w14:textId="77777777" w:rsidR="00BA63BC" w:rsidRPr="00BA156B" w:rsidRDefault="00BA63BC" w:rsidP="004105E1">
            <w:pPr>
              <w:autoSpaceDE w:val="0"/>
              <w:autoSpaceDN w:val="0"/>
              <w:adjustRightInd w:val="0"/>
              <w:spacing w:line="360" w:lineRule="atLeast"/>
              <w:rPr>
                <w:ins w:id="2120" w:author="Regina Casanova" w:date="2018-07-07T15:18:00Z"/>
                <w:rFonts w:cs="Times New Roman"/>
                <w:color w:val="000000"/>
                <w:lang w:val="es-PE"/>
              </w:rPr>
            </w:pPr>
            <w:ins w:id="2121"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4D62D6D" w14:textId="77777777" w:rsidR="00BA63BC" w:rsidRPr="00BA156B" w:rsidRDefault="00BA63BC" w:rsidP="004105E1">
            <w:pPr>
              <w:autoSpaceDE w:val="0"/>
              <w:autoSpaceDN w:val="0"/>
              <w:adjustRightInd w:val="0"/>
              <w:spacing w:line="360" w:lineRule="atLeast"/>
              <w:rPr>
                <w:ins w:id="2122" w:author="Regina Casanova" w:date="2018-07-07T15:18:00Z"/>
                <w:rFonts w:cs="Times New Roman"/>
                <w:color w:val="000000"/>
                <w:lang w:val="es-PE"/>
              </w:rPr>
            </w:pPr>
            <w:ins w:id="2123" w:author="Regina Casanova" w:date="2018-07-07T15:18:00Z">
              <w:r w:rsidRPr="00BA156B">
                <w:rPr>
                  <w:rFonts w:cs="Times New Roman"/>
                  <w:color w:val="000000"/>
                  <w:lang w:val="es-PE"/>
                </w:rPr>
                <w:t>Motivos de reclamos</w:t>
              </w:r>
            </w:ins>
          </w:p>
        </w:tc>
        <w:tc>
          <w:tcPr>
            <w:tcW w:w="5380" w:type="dxa"/>
            <w:tcBorders>
              <w:bottom w:val="single" w:sz="8" w:space="0" w:color="000000"/>
              <w:right w:val="single" w:sz="8" w:space="0" w:color="000000"/>
            </w:tcBorders>
            <w:vAlign w:val="bottom"/>
          </w:tcPr>
          <w:p w14:paraId="77996418" w14:textId="77777777" w:rsidR="00BA63BC" w:rsidRPr="00BA156B" w:rsidRDefault="00BA63BC" w:rsidP="004105E1">
            <w:pPr>
              <w:autoSpaceDE w:val="0"/>
              <w:autoSpaceDN w:val="0"/>
              <w:adjustRightInd w:val="0"/>
              <w:spacing w:line="360" w:lineRule="atLeast"/>
              <w:rPr>
                <w:ins w:id="2124" w:author="Regina Casanova" w:date="2018-07-07T15:18:00Z"/>
                <w:rFonts w:cs="Times New Roman"/>
                <w:color w:val="000000"/>
                <w:lang w:val="es-PE"/>
              </w:rPr>
            </w:pPr>
            <w:ins w:id="2125" w:author="Regina Casanova" w:date="2018-07-07T15:18:00Z">
              <w:r>
                <w:rPr>
                  <w:rFonts w:cs="Times New Roman"/>
                  <w:color w:val="000000"/>
                  <w:lang w:val="es-PE"/>
                </w:rPr>
                <w:t>Co</w:t>
              </w:r>
              <w:r w:rsidRPr="00BA156B">
                <w:rPr>
                  <w:rFonts w:cs="Times New Roman"/>
                  <w:color w:val="000000"/>
                  <w:lang w:val="es-PE"/>
                </w:rPr>
                <w:t>mo trabajador administrativo de SUSALUD quiero conocer los motivos de los reclamos para saber dónde proponer mejoras</w:t>
              </w:r>
            </w:ins>
          </w:p>
        </w:tc>
        <w:tc>
          <w:tcPr>
            <w:tcW w:w="2341" w:type="dxa"/>
            <w:tcBorders>
              <w:bottom w:val="single" w:sz="8" w:space="0" w:color="000000"/>
              <w:right w:val="single" w:sz="8" w:space="0" w:color="000000"/>
            </w:tcBorders>
            <w:vAlign w:val="bottom"/>
          </w:tcPr>
          <w:p w14:paraId="52A1E115" w14:textId="77777777" w:rsidR="00BA63BC" w:rsidRPr="00BA156B" w:rsidRDefault="00BA63BC" w:rsidP="004105E1">
            <w:pPr>
              <w:autoSpaceDE w:val="0"/>
              <w:autoSpaceDN w:val="0"/>
              <w:adjustRightInd w:val="0"/>
              <w:spacing w:line="360" w:lineRule="atLeast"/>
              <w:rPr>
                <w:ins w:id="2126" w:author="Regina Casanova" w:date="2018-07-07T15:18:00Z"/>
                <w:rFonts w:cs="Times New Roman"/>
                <w:color w:val="000000"/>
                <w:lang w:val="es-PE"/>
              </w:rPr>
            </w:pPr>
            <w:ins w:id="2127" w:author="Regina Casanova" w:date="2018-07-07T15:18:00Z">
              <w:r w:rsidRPr="00BA156B">
                <w:rPr>
                  <w:rFonts w:cs="Times New Roman"/>
                  <w:color w:val="000000"/>
                  <w:lang w:val="es-PE"/>
                </w:rPr>
                <w:t>Gráficos por tipo de reclamo (pie chart)</w:t>
              </w:r>
            </w:ins>
          </w:p>
        </w:tc>
        <w:tc>
          <w:tcPr>
            <w:tcW w:w="1559" w:type="dxa"/>
            <w:tcBorders>
              <w:bottom w:val="single" w:sz="8" w:space="0" w:color="000000"/>
              <w:right w:val="single" w:sz="8" w:space="0" w:color="000000"/>
            </w:tcBorders>
            <w:vAlign w:val="bottom"/>
          </w:tcPr>
          <w:p w14:paraId="2744BFEB" w14:textId="77777777" w:rsidR="00BA63BC" w:rsidRPr="00BA156B" w:rsidRDefault="00BA63BC" w:rsidP="004105E1">
            <w:pPr>
              <w:autoSpaceDE w:val="0"/>
              <w:autoSpaceDN w:val="0"/>
              <w:adjustRightInd w:val="0"/>
              <w:spacing w:line="360" w:lineRule="atLeast"/>
              <w:rPr>
                <w:ins w:id="2128" w:author="Regina Casanova" w:date="2018-07-07T15:18:00Z"/>
                <w:rFonts w:cs="Times New Roman"/>
                <w:color w:val="000000"/>
                <w:lang w:val="es-PE"/>
              </w:rPr>
            </w:pPr>
            <w:ins w:id="2129" w:author="Regina Casanova" w:date="2018-07-07T15:18:00Z">
              <w:r w:rsidRPr="00BA156B">
                <w:rPr>
                  <w:rFonts w:cs="Times New Roman"/>
                  <w:color w:val="000000"/>
                  <w:lang w:val="es-PE"/>
                </w:rPr>
                <w:t>Alto - 3</w:t>
              </w:r>
            </w:ins>
          </w:p>
        </w:tc>
      </w:tr>
      <w:tr w:rsidR="00BA63BC" w:rsidRPr="00BA156B" w14:paraId="0DB3D699" w14:textId="77777777" w:rsidTr="004105E1">
        <w:tblPrEx>
          <w:tblBorders>
            <w:top w:val="none" w:sz="0" w:space="0" w:color="auto"/>
          </w:tblBorders>
        </w:tblPrEx>
        <w:trPr>
          <w:ins w:id="213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02610" w14:textId="77777777" w:rsidR="00BA63BC" w:rsidRPr="00BA156B" w:rsidRDefault="00BA63BC" w:rsidP="004105E1">
            <w:pPr>
              <w:autoSpaceDE w:val="0"/>
              <w:autoSpaceDN w:val="0"/>
              <w:adjustRightInd w:val="0"/>
              <w:spacing w:line="360" w:lineRule="atLeast"/>
              <w:jc w:val="right"/>
              <w:rPr>
                <w:ins w:id="2131" w:author="Regina Casanova" w:date="2018-07-07T15:18:00Z"/>
                <w:rFonts w:cs="Times New Roman"/>
                <w:color w:val="000000"/>
                <w:lang w:val="es-PE"/>
              </w:rPr>
            </w:pPr>
            <w:ins w:id="2132" w:author="Regina Casanova" w:date="2018-07-07T15:18:00Z">
              <w:r w:rsidRPr="00BA156B">
                <w:rPr>
                  <w:rFonts w:cs="Times New Roman"/>
                  <w:color w:val="000000"/>
                  <w:lang w:val="es-PE"/>
                </w:rPr>
                <w:t>2</w:t>
              </w:r>
            </w:ins>
          </w:p>
        </w:tc>
        <w:tc>
          <w:tcPr>
            <w:tcW w:w="1715" w:type="dxa"/>
            <w:tcBorders>
              <w:bottom w:val="single" w:sz="8" w:space="0" w:color="000000"/>
              <w:right w:val="single" w:sz="8" w:space="0" w:color="000000"/>
            </w:tcBorders>
            <w:shd w:val="clear" w:color="auto" w:fill="E1E0E0"/>
            <w:vAlign w:val="bottom"/>
          </w:tcPr>
          <w:p w14:paraId="5C611345" w14:textId="77777777" w:rsidR="00BA63BC" w:rsidRPr="00BA156B" w:rsidRDefault="00BA63BC" w:rsidP="004105E1">
            <w:pPr>
              <w:autoSpaceDE w:val="0"/>
              <w:autoSpaceDN w:val="0"/>
              <w:adjustRightInd w:val="0"/>
              <w:spacing w:line="360" w:lineRule="atLeast"/>
              <w:rPr>
                <w:ins w:id="2133" w:author="Regina Casanova" w:date="2018-07-07T15:18:00Z"/>
                <w:rFonts w:cs="Times New Roman"/>
                <w:color w:val="000000"/>
                <w:lang w:val="es-PE"/>
              </w:rPr>
            </w:pPr>
            <w:ins w:id="2134"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132D27A5" w14:textId="77777777" w:rsidR="00BA63BC" w:rsidRPr="00BA156B" w:rsidRDefault="00BA63BC" w:rsidP="004105E1">
            <w:pPr>
              <w:autoSpaceDE w:val="0"/>
              <w:autoSpaceDN w:val="0"/>
              <w:adjustRightInd w:val="0"/>
              <w:spacing w:line="360" w:lineRule="atLeast"/>
              <w:rPr>
                <w:ins w:id="2135" w:author="Regina Casanova" w:date="2018-07-07T15:18:00Z"/>
                <w:rFonts w:cs="Times New Roman"/>
                <w:color w:val="000000"/>
                <w:lang w:val="es-PE"/>
              </w:rPr>
            </w:pPr>
            <w:ins w:id="2136" w:author="Regina Casanova" w:date="2018-07-07T15:18:00Z">
              <w:r w:rsidRPr="00BA156B">
                <w:rPr>
                  <w:rFonts w:cs="Times New Roman"/>
                  <w:color w:val="000000"/>
                  <w:lang w:val="es-PE"/>
                </w:rPr>
                <w:t>Inclusivo (gente con otras lenguas y discapacitadas)</w:t>
              </w:r>
            </w:ins>
          </w:p>
        </w:tc>
        <w:tc>
          <w:tcPr>
            <w:tcW w:w="5380" w:type="dxa"/>
            <w:tcBorders>
              <w:bottom w:val="single" w:sz="8" w:space="0" w:color="000000"/>
              <w:right w:val="single" w:sz="8" w:space="0" w:color="000000"/>
            </w:tcBorders>
            <w:shd w:val="clear" w:color="auto" w:fill="E1E0E0"/>
            <w:vAlign w:val="bottom"/>
          </w:tcPr>
          <w:p w14:paraId="465695CB" w14:textId="77777777" w:rsidR="00BA63BC" w:rsidRPr="00BA156B" w:rsidRDefault="00BA63BC" w:rsidP="004105E1">
            <w:pPr>
              <w:autoSpaceDE w:val="0"/>
              <w:autoSpaceDN w:val="0"/>
              <w:adjustRightInd w:val="0"/>
              <w:spacing w:line="360" w:lineRule="atLeast"/>
              <w:rPr>
                <w:ins w:id="2137" w:author="Regina Casanova" w:date="2018-07-07T15:18:00Z"/>
                <w:rFonts w:cs="Times New Roman"/>
                <w:color w:val="000000"/>
                <w:lang w:val="es-PE"/>
              </w:rPr>
            </w:pPr>
            <w:ins w:id="2138"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este </w:t>
              </w:r>
              <w:r>
                <w:rPr>
                  <w:rFonts w:cs="Times New Roman"/>
                  <w:color w:val="000000"/>
                  <w:lang w:val="es-PE"/>
                </w:rPr>
                <w:t>software</w:t>
              </w:r>
              <w:r w:rsidRPr="00BA156B">
                <w:rPr>
                  <w:rFonts w:cs="Times New Roman"/>
                  <w:color w:val="000000"/>
                  <w:lang w:val="es-PE"/>
                </w:rPr>
                <w:t xml:space="preserve"> sea inclusivo para poder incluir a todos los ciudadanos</w:t>
              </w:r>
            </w:ins>
          </w:p>
        </w:tc>
        <w:tc>
          <w:tcPr>
            <w:tcW w:w="2341" w:type="dxa"/>
            <w:tcBorders>
              <w:bottom w:val="single" w:sz="8" w:space="0" w:color="000000"/>
              <w:right w:val="single" w:sz="8" w:space="0" w:color="000000"/>
            </w:tcBorders>
            <w:shd w:val="clear" w:color="auto" w:fill="E1E0E0"/>
            <w:vAlign w:val="bottom"/>
          </w:tcPr>
          <w:p w14:paraId="02BD7713" w14:textId="77777777" w:rsidR="00BA63BC" w:rsidRPr="00BA156B" w:rsidRDefault="00BA63BC" w:rsidP="004105E1">
            <w:pPr>
              <w:autoSpaceDE w:val="0"/>
              <w:autoSpaceDN w:val="0"/>
              <w:adjustRightInd w:val="0"/>
              <w:spacing w:line="360" w:lineRule="atLeast"/>
              <w:rPr>
                <w:ins w:id="2139" w:author="Regina Casanova" w:date="2018-07-07T15:18:00Z"/>
                <w:rFonts w:cs="Times New Roman"/>
                <w:color w:val="000000"/>
                <w:lang w:val="es-PE"/>
              </w:rPr>
            </w:pPr>
            <w:ins w:id="2140" w:author="Regina Casanova" w:date="2018-07-07T15:18:00Z">
              <w:r w:rsidRPr="00BA156B">
                <w:rPr>
                  <w:rFonts w:cs="Times New Roman"/>
                  <w:color w:val="000000"/>
                  <w:lang w:val="es-PE"/>
                </w:rPr>
                <w:t>Gestión de contenido para diversos idiomas</w:t>
              </w:r>
            </w:ins>
          </w:p>
        </w:tc>
        <w:tc>
          <w:tcPr>
            <w:tcW w:w="1559" w:type="dxa"/>
            <w:tcBorders>
              <w:bottom w:val="single" w:sz="8" w:space="0" w:color="000000"/>
              <w:right w:val="single" w:sz="8" w:space="0" w:color="000000"/>
            </w:tcBorders>
            <w:shd w:val="clear" w:color="auto" w:fill="E1E0E0"/>
            <w:vAlign w:val="bottom"/>
          </w:tcPr>
          <w:p w14:paraId="398DBDB7" w14:textId="77777777" w:rsidR="00BA63BC" w:rsidRPr="00BA156B" w:rsidRDefault="00BA63BC" w:rsidP="004105E1">
            <w:pPr>
              <w:autoSpaceDE w:val="0"/>
              <w:autoSpaceDN w:val="0"/>
              <w:adjustRightInd w:val="0"/>
              <w:spacing w:line="360" w:lineRule="atLeast"/>
              <w:rPr>
                <w:ins w:id="2141" w:author="Regina Casanova" w:date="2018-07-07T15:18:00Z"/>
                <w:rFonts w:cs="Times New Roman"/>
                <w:color w:val="000000"/>
                <w:lang w:val="es-PE"/>
              </w:rPr>
            </w:pPr>
            <w:ins w:id="2142" w:author="Regina Casanova" w:date="2018-07-07T15:18:00Z">
              <w:r w:rsidRPr="00BA156B">
                <w:rPr>
                  <w:rFonts w:cs="Times New Roman"/>
                  <w:color w:val="000000"/>
                  <w:lang w:val="es-PE"/>
                </w:rPr>
                <w:t>Medio - 2</w:t>
              </w:r>
            </w:ins>
          </w:p>
        </w:tc>
      </w:tr>
      <w:tr w:rsidR="00BA63BC" w:rsidRPr="00BA156B" w14:paraId="2686F422" w14:textId="77777777" w:rsidTr="004105E1">
        <w:tblPrEx>
          <w:tblBorders>
            <w:top w:val="none" w:sz="0" w:space="0" w:color="auto"/>
          </w:tblBorders>
        </w:tblPrEx>
        <w:trPr>
          <w:ins w:id="2143" w:author="Regina Casanova" w:date="2018-07-07T15:18:00Z"/>
        </w:trPr>
        <w:tc>
          <w:tcPr>
            <w:tcW w:w="504" w:type="dxa"/>
            <w:tcBorders>
              <w:left w:val="single" w:sz="8" w:space="0" w:color="000000"/>
              <w:bottom w:val="single" w:sz="8" w:space="0" w:color="000000"/>
              <w:right w:val="single" w:sz="8" w:space="0" w:color="000000"/>
            </w:tcBorders>
            <w:vAlign w:val="bottom"/>
          </w:tcPr>
          <w:p w14:paraId="473C7024" w14:textId="77777777" w:rsidR="00BA63BC" w:rsidRPr="00BA156B" w:rsidRDefault="00BA63BC" w:rsidP="004105E1">
            <w:pPr>
              <w:autoSpaceDE w:val="0"/>
              <w:autoSpaceDN w:val="0"/>
              <w:adjustRightInd w:val="0"/>
              <w:spacing w:line="360" w:lineRule="atLeast"/>
              <w:jc w:val="right"/>
              <w:rPr>
                <w:ins w:id="2144" w:author="Regina Casanova" w:date="2018-07-07T15:18:00Z"/>
                <w:rFonts w:cs="Times New Roman"/>
                <w:color w:val="000000"/>
                <w:lang w:val="es-PE"/>
              </w:rPr>
            </w:pPr>
            <w:ins w:id="2145" w:author="Regina Casanova" w:date="2018-07-07T15:18:00Z">
              <w:r w:rsidRPr="00BA156B">
                <w:rPr>
                  <w:rFonts w:cs="Times New Roman"/>
                  <w:color w:val="000000"/>
                  <w:lang w:val="es-PE"/>
                </w:rPr>
                <w:t>3</w:t>
              </w:r>
            </w:ins>
          </w:p>
        </w:tc>
        <w:tc>
          <w:tcPr>
            <w:tcW w:w="1715" w:type="dxa"/>
            <w:tcBorders>
              <w:bottom w:val="single" w:sz="8" w:space="0" w:color="000000"/>
              <w:right w:val="single" w:sz="8" w:space="0" w:color="000000"/>
            </w:tcBorders>
            <w:vAlign w:val="bottom"/>
          </w:tcPr>
          <w:p w14:paraId="74A6F6A2" w14:textId="77777777" w:rsidR="00BA63BC" w:rsidRPr="00BA156B" w:rsidRDefault="00BA63BC" w:rsidP="004105E1">
            <w:pPr>
              <w:autoSpaceDE w:val="0"/>
              <w:autoSpaceDN w:val="0"/>
              <w:adjustRightInd w:val="0"/>
              <w:spacing w:line="360" w:lineRule="atLeast"/>
              <w:rPr>
                <w:ins w:id="2146" w:author="Regina Casanova" w:date="2018-07-07T15:18:00Z"/>
                <w:rFonts w:cs="Times New Roman"/>
                <w:color w:val="000000"/>
                <w:lang w:val="es-PE"/>
              </w:rPr>
            </w:pPr>
            <w:ins w:id="2147"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445091B9" w14:textId="77777777" w:rsidR="00BA63BC" w:rsidRPr="00BA156B" w:rsidRDefault="00BA63BC" w:rsidP="004105E1">
            <w:pPr>
              <w:autoSpaceDE w:val="0"/>
              <w:autoSpaceDN w:val="0"/>
              <w:adjustRightInd w:val="0"/>
              <w:spacing w:line="360" w:lineRule="atLeast"/>
              <w:rPr>
                <w:ins w:id="2148" w:author="Regina Casanova" w:date="2018-07-07T15:18:00Z"/>
                <w:rFonts w:cs="Times New Roman"/>
                <w:color w:val="000000"/>
                <w:lang w:val="es-PE"/>
              </w:rPr>
            </w:pPr>
            <w:ins w:id="2149" w:author="Regina Casanova" w:date="2018-07-07T15:18:00Z">
              <w:r w:rsidRPr="00BA156B">
                <w:rPr>
                  <w:rFonts w:cs="Times New Roman"/>
                  <w:color w:val="000000"/>
                  <w:lang w:val="es-PE"/>
                </w:rPr>
                <w:t>Respuestas no específicas sino en general</w:t>
              </w:r>
            </w:ins>
          </w:p>
        </w:tc>
        <w:tc>
          <w:tcPr>
            <w:tcW w:w="5380" w:type="dxa"/>
            <w:tcBorders>
              <w:bottom w:val="single" w:sz="8" w:space="0" w:color="000000"/>
              <w:right w:val="single" w:sz="8" w:space="0" w:color="000000"/>
            </w:tcBorders>
            <w:vAlign w:val="bottom"/>
          </w:tcPr>
          <w:p w14:paraId="61F33D32" w14:textId="77777777" w:rsidR="00BA63BC" w:rsidRPr="00BA156B" w:rsidRDefault="00BA63BC" w:rsidP="004105E1">
            <w:pPr>
              <w:autoSpaceDE w:val="0"/>
              <w:autoSpaceDN w:val="0"/>
              <w:adjustRightInd w:val="0"/>
              <w:spacing w:line="360" w:lineRule="atLeast"/>
              <w:rPr>
                <w:ins w:id="2150" w:author="Regina Casanova" w:date="2018-07-07T15:18:00Z"/>
                <w:rFonts w:cs="Times New Roman"/>
                <w:color w:val="000000"/>
                <w:lang w:val="es-PE"/>
              </w:rPr>
            </w:pPr>
            <w:ins w:id="2151" w:author="Regina Casanova" w:date="2018-07-07T15:18:00Z">
              <w:r>
                <w:rPr>
                  <w:rFonts w:cs="Times New Roman"/>
                  <w:color w:val="000000"/>
                  <w:lang w:val="es-PE"/>
                </w:rPr>
                <w:t>Co</w:t>
              </w:r>
              <w:r w:rsidRPr="00BA156B">
                <w:rPr>
                  <w:rFonts w:cs="Times New Roman"/>
                  <w:color w:val="000000"/>
                  <w:lang w:val="es-PE"/>
                </w:rPr>
                <w:t>mo trabajador administrativo de SUSALUD quiero que se implementen mejoras para todos los ciudadanos para poder mejorar el servicio de atención en salud</w:t>
              </w:r>
            </w:ins>
          </w:p>
        </w:tc>
        <w:tc>
          <w:tcPr>
            <w:tcW w:w="2341" w:type="dxa"/>
            <w:tcBorders>
              <w:bottom w:val="single" w:sz="8" w:space="0" w:color="000000"/>
              <w:right w:val="single" w:sz="8" w:space="0" w:color="000000"/>
            </w:tcBorders>
            <w:vAlign w:val="bottom"/>
          </w:tcPr>
          <w:p w14:paraId="4B7FA2F2" w14:textId="77777777" w:rsidR="00BA63BC" w:rsidRPr="00BA156B" w:rsidRDefault="00BA63BC" w:rsidP="004105E1">
            <w:pPr>
              <w:autoSpaceDE w:val="0"/>
              <w:autoSpaceDN w:val="0"/>
              <w:adjustRightInd w:val="0"/>
              <w:spacing w:line="360" w:lineRule="atLeast"/>
              <w:rPr>
                <w:ins w:id="2152" w:author="Regina Casanova" w:date="2018-07-07T15:18:00Z"/>
                <w:rFonts w:cs="Times New Roman"/>
                <w:color w:val="000000"/>
                <w:lang w:val="es-PE"/>
              </w:rPr>
            </w:pPr>
            <w:ins w:id="2153" w:author="Regina Casanova" w:date="2018-07-07T15:18:00Z">
              <w:r w:rsidRPr="00BA156B">
                <w:rPr>
                  <w:rFonts w:cs="Times New Roman"/>
                  <w:color w:val="000000"/>
                  <w:lang w:val="es-PE"/>
                </w:rPr>
                <w:t>Análisis del reclamo para solución general sobre el tipo de reclamo</w:t>
              </w:r>
            </w:ins>
          </w:p>
        </w:tc>
        <w:tc>
          <w:tcPr>
            <w:tcW w:w="1559" w:type="dxa"/>
            <w:tcBorders>
              <w:bottom w:val="single" w:sz="8" w:space="0" w:color="000000"/>
              <w:right w:val="single" w:sz="8" w:space="0" w:color="000000"/>
            </w:tcBorders>
            <w:vAlign w:val="bottom"/>
          </w:tcPr>
          <w:p w14:paraId="7A9AFA72" w14:textId="77777777" w:rsidR="00BA63BC" w:rsidRPr="00BA156B" w:rsidRDefault="00BA63BC" w:rsidP="004105E1">
            <w:pPr>
              <w:autoSpaceDE w:val="0"/>
              <w:autoSpaceDN w:val="0"/>
              <w:adjustRightInd w:val="0"/>
              <w:spacing w:line="360" w:lineRule="atLeast"/>
              <w:rPr>
                <w:ins w:id="2154" w:author="Regina Casanova" w:date="2018-07-07T15:18:00Z"/>
                <w:rFonts w:cs="Times New Roman"/>
                <w:color w:val="000000"/>
                <w:lang w:val="es-PE"/>
              </w:rPr>
            </w:pPr>
            <w:ins w:id="2155" w:author="Regina Casanova" w:date="2018-07-07T15:18:00Z">
              <w:r w:rsidRPr="00BA156B">
                <w:rPr>
                  <w:rFonts w:cs="Times New Roman"/>
                  <w:color w:val="000000"/>
                  <w:lang w:val="es-PE"/>
                </w:rPr>
                <w:t>Medio - 2</w:t>
              </w:r>
            </w:ins>
          </w:p>
        </w:tc>
      </w:tr>
      <w:tr w:rsidR="00BA63BC" w:rsidRPr="00BA156B" w14:paraId="2EDE3DFC" w14:textId="77777777" w:rsidTr="004105E1">
        <w:tblPrEx>
          <w:tblBorders>
            <w:top w:val="none" w:sz="0" w:space="0" w:color="auto"/>
          </w:tblBorders>
        </w:tblPrEx>
        <w:trPr>
          <w:ins w:id="215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25074A0" w14:textId="77777777" w:rsidR="00BA63BC" w:rsidRPr="00BA156B" w:rsidRDefault="00BA63BC" w:rsidP="004105E1">
            <w:pPr>
              <w:autoSpaceDE w:val="0"/>
              <w:autoSpaceDN w:val="0"/>
              <w:adjustRightInd w:val="0"/>
              <w:spacing w:line="360" w:lineRule="atLeast"/>
              <w:jc w:val="right"/>
              <w:rPr>
                <w:ins w:id="2157" w:author="Regina Casanova" w:date="2018-07-07T15:18:00Z"/>
                <w:rFonts w:cs="Times New Roman"/>
                <w:color w:val="000000"/>
                <w:lang w:val="es-PE"/>
              </w:rPr>
            </w:pPr>
            <w:ins w:id="2158" w:author="Regina Casanova" w:date="2018-07-07T15:18:00Z">
              <w:r w:rsidRPr="00BA156B">
                <w:rPr>
                  <w:rFonts w:cs="Times New Roman"/>
                  <w:color w:val="000000"/>
                  <w:lang w:val="es-PE"/>
                </w:rPr>
                <w:t>4</w:t>
              </w:r>
            </w:ins>
          </w:p>
        </w:tc>
        <w:tc>
          <w:tcPr>
            <w:tcW w:w="1715" w:type="dxa"/>
            <w:tcBorders>
              <w:bottom w:val="single" w:sz="8" w:space="0" w:color="000000"/>
              <w:right w:val="single" w:sz="8" w:space="0" w:color="000000"/>
            </w:tcBorders>
            <w:shd w:val="clear" w:color="auto" w:fill="E1E0E0"/>
            <w:vAlign w:val="bottom"/>
          </w:tcPr>
          <w:p w14:paraId="0396E16A" w14:textId="77777777" w:rsidR="00BA63BC" w:rsidRPr="00BA156B" w:rsidRDefault="00BA63BC" w:rsidP="004105E1">
            <w:pPr>
              <w:autoSpaceDE w:val="0"/>
              <w:autoSpaceDN w:val="0"/>
              <w:adjustRightInd w:val="0"/>
              <w:spacing w:line="360" w:lineRule="atLeast"/>
              <w:rPr>
                <w:ins w:id="2159" w:author="Regina Casanova" w:date="2018-07-07T15:18:00Z"/>
                <w:rFonts w:cs="Times New Roman"/>
                <w:color w:val="000000"/>
                <w:lang w:val="es-PE"/>
              </w:rPr>
            </w:pPr>
            <w:ins w:id="2160"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E525754" w14:textId="77777777" w:rsidR="00BA63BC" w:rsidRPr="00BA156B" w:rsidRDefault="00BA63BC" w:rsidP="004105E1">
            <w:pPr>
              <w:autoSpaceDE w:val="0"/>
              <w:autoSpaceDN w:val="0"/>
              <w:adjustRightInd w:val="0"/>
              <w:spacing w:line="360" w:lineRule="atLeast"/>
              <w:rPr>
                <w:ins w:id="2161" w:author="Regina Casanova" w:date="2018-07-07T15:18:00Z"/>
                <w:rFonts w:cs="Times New Roman"/>
                <w:color w:val="000000"/>
                <w:lang w:val="es-PE"/>
              </w:rPr>
            </w:pPr>
            <w:ins w:id="2162" w:author="Regina Casanova" w:date="2018-07-07T15:18:00Z">
              <w:r w:rsidRPr="00BA156B">
                <w:rPr>
                  <w:rFonts w:cs="Times New Roman"/>
                  <w:color w:val="000000"/>
                  <w:lang w:val="es-PE"/>
                </w:rPr>
                <w:t>Amigable e intuitivo (iconos y Gráficos)</w:t>
              </w:r>
            </w:ins>
          </w:p>
        </w:tc>
        <w:tc>
          <w:tcPr>
            <w:tcW w:w="5380" w:type="dxa"/>
            <w:tcBorders>
              <w:bottom w:val="single" w:sz="8" w:space="0" w:color="000000"/>
              <w:right w:val="single" w:sz="8" w:space="0" w:color="000000"/>
            </w:tcBorders>
            <w:shd w:val="clear" w:color="auto" w:fill="E1E0E0"/>
            <w:vAlign w:val="bottom"/>
          </w:tcPr>
          <w:p w14:paraId="47ED17B8" w14:textId="77777777" w:rsidR="00BA63BC" w:rsidRPr="00BA156B" w:rsidRDefault="00BA63BC" w:rsidP="004105E1">
            <w:pPr>
              <w:autoSpaceDE w:val="0"/>
              <w:autoSpaceDN w:val="0"/>
              <w:adjustRightInd w:val="0"/>
              <w:spacing w:line="360" w:lineRule="atLeast"/>
              <w:rPr>
                <w:ins w:id="2163" w:author="Regina Casanova" w:date="2018-07-07T15:18:00Z"/>
                <w:rFonts w:cs="Times New Roman"/>
                <w:color w:val="000000"/>
                <w:lang w:val="es-PE"/>
              </w:rPr>
            </w:pPr>
            <w:ins w:id="2164"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el </w:t>
              </w:r>
              <w:r>
                <w:rPr>
                  <w:rFonts w:cs="Times New Roman"/>
                  <w:color w:val="000000"/>
                  <w:lang w:val="es-PE"/>
                </w:rPr>
                <w:t>software</w:t>
              </w:r>
              <w:r w:rsidRPr="00BA156B">
                <w:rPr>
                  <w:rFonts w:cs="Times New Roman"/>
                  <w:color w:val="000000"/>
                  <w:lang w:val="es-PE"/>
                </w:rPr>
                <w:t xml:space="preserve"> sea amigable e intuitivo para poder buscar información de forma fácil</w:t>
              </w:r>
            </w:ins>
          </w:p>
        </w:tc>
        <w:tc>
          <w:tcPr>
            <w:tcW w:w="2341" w:type="dxa"/>
            <w:tcBorders>
              <w:bottom w:val="single" w:sz="8" w:space="0" w:color="000000"/>
              <w:right w:val="single" w:sz="8" w:space="0" w:color="000000"/>
            </w:tcBorders>
            <w:shd w:val="clear" w:color="auto" w:fill="E1E0E0"/>
            <w:vAlign w:val="bottom"/>
          </w:tcPr>
          <w:p w14:paraId="6DB3BE64" w14:textId="77777777" w:rsidR="00BA63BC" w:rsidRPr="00BA156B" w:rsidRDefault="00BA63BC" w:rsidP="004105E1">
            <w:pPr>
              <w:autoSpaceDE w:val="0"/>
              <w:autoSpaceDN w:val="0"/>
              <w:adjustRightInd w:val="0"/>
              <w:spacing w:line="360" w:lineRule="atLeast"/>
              <w:rPr>
                <w:ins w:id="2165" w:author="Regina Casanova" w:date="2018-07-07T15:18:00Z"/>
                <w:rFonts w:cs="Times New Roman"/>
                <w:color w:val="000000"/>
                <w:lang w:val="es-PE"/>
              </w:rPr>
            </w:pPr>
            <w:ins w:id="2166" w:author="Regina Casanova" w:date="2018-07-07T15:18:00Z">
              <w:r w:rsidRPr="00BA156B">
                <w:rPr>
                  <w:rFonts w:cs="Times New Roman"/>
                  <w:color w:val="000000"/>
                  <w:lang w:val="es-PE"/>
                </w:rPr>
                <w:t>Definir paleta de colores, utilizar iconografía y hacerlo bastante visual</w:t>
              </w:r>
            </w:ins>
          </w:p>
        </w:tc>
        <w:tc>
          <w:tcPr>
            <w:tcW w:w="1559" w:type="dxa"/>
            <w:tcBorders>
              <w:bottom w:val="single" w:sz="8" w:space="0" w:color="000000"/>
              <w:right w:val="single" w:sz="8" w:space="0" w:color="000000"/>
            </w:tcBorders>
            <w:shd w:val="clear" w:color="auto" w:fill="E1E0E0"/>
            <w:vAlign w:val="bottom"/>
          </w:tcPr>
          <w:p w14:paraId="239BE649" w14:textId="77777777" w:rsidR="00BA63BC" w:rsidRPr="00BA156B" w:rsidRDefault="00BA63BC" w:rsidP="004105E1">
            <w:pPr>
              <w:autoSpaceDE w:val="0"/>
              <w:autoSpaceDN w:val="0"/>
              <w:adjustRightInd w:val="0"/>
              <w:spacing w:line="360" w:lineRule="atLeast"/>
              <w:rPr>
                <w:ins w:id="2167" w:author="Regina Casanova" w:date="2018-07-07T15:18:00Z"/>
                <w:rFonts w:cs="Times New Roman"/>
                <w:color w:val="000000"/>
                <w:lang w:val="es-PE"/>
              </w:rPr>
            </w:pPr>
            <w:ins w:id="2168" w:author="Regina Casanova" w:date="2018-07-07T15:18:00Z">
              <w:r w:rsidRPr="00BA156B">
                <w:rPr>
                  <w:rFonts w:cs="Times New Roman"/>
                  <w:color w:val="000000"/>
                  <w:lang w:val="es-PE"/>
                </w:rPr>
                <w:t>Alto - 3</w:t>
              </w:r>
            </w:ins>
          </w:p>
        </w:tc>
      </w:tr>
      <w:tr w:rsidR="00BA63BC" w:rsidRPr="00BA156B" w14:paraId="03E40C06" w14:textId="77777777" w:rsidTr="004105E1">
        <w:tblPrEx>
          <w:tblBorders>
            <w:top w:val="none" w:sz="0" w:space="0" w:color="auto"/>
          </w:tblBorders>
        </w:tblPrEx>
        <w:trPr>
          <w:ins w:id="2169" w:author="Regina Casanova" w:date="2018-07-07T15:18:00Z"/>
        </w:trPr>
        <w:tc>
          <w:tcPr>
            <w:tcW w:w="504" w:type="dxa"/>
            <w:tcBorders>
              <w:left w:val="single" w:sz="8" w:space="0" w:color="000000"/>
              <w:bottom w:val="single" w:sz="8" w:space="0" w:color="000000"/>
              <w:right w:val="single" w:sz="8" w:space="0" w:color="000000"/>
            </w:tcBorders>
            <w:vAlign w:val="bottom"/>
          </w:tcPr>
          <w:p w14:paraId="1EFCC09E" w14:textId="77777777" w:rsidR="00BA63BC" w:rsidRPr="00BA156B" w:rsidRDefault="00BA63BC" w:rsidP="004105E1">
            <w:pPr>
              <w:autoSpaceDE w:val="0"/>
              <w:autoSpaceDN w:val="0"/>
              <w:adjustRightInd w:val="0"/>
              <w:spacing w:line="360" w:lineRule="atLeast"/>
              <w:jc w:val="right"/>
              <w:rPr>
                <w:ins w:id="2170" w:author="Regina Casanova" w:date="2018-07-07T15:18:00Z"/>
                <w:rFonts w:cs="Times New Roman"/>
                <w:color w:val="000000"/>
                <w:lang w:val="es-PE"/>
              </w:rPr>
            </w:pPr>
            <w:ins w:id="2171" w:author="Regina Casanova" w:date="2018-07-07T15:18:00Z">
              <w:r w:rsidRPr="00BA156B">
                <w:rPr>
                  <w:rFonts w:cs="Times New Roman"/>
                  <w:color w:val="000000"/>
                  <w:lang w:val="es-PE"/>
                </w:rPr>
                <w:t>5</w:t>
              </w:r>
            </w:ins>
          </w:p>
        </w:tc>
        <w:tc>
          <w:tcPr>
            <w:tcW w:w="1715" w:type="dxa"/>
            <w:tcBorders>
              <w:bottom w:val="single" w:sz="8" w:space="0" w:color="000000"/>
              <w:right w:val="single" w:sz="8" w:space="0" w:color="000000"/>
            </w:tcBorders>
            <w:vAlign w:val="bottom"/>
          </w:tcPr>
          <w:p w14:paraId="61763F98" w14:textId="77777777" w:rsidR="00BA63BC" w:rsidRPr="00BA156B" w:rsidRDefault="00BA63BC" w:rsidP="004105E1">
            <w:pPr>
              <w:autoSpaceDE w:val="0"/>
              <w:autoSpaceDN w:val="0"/>
              <w:adjustRightInd w:val="0"/>
              <w:spacing w:line="360" w:lineRule="atLeast"/>
              <w:rPr>
                <w:ins w:id="2172" w:author="Regina Casanova" w:date="2018-07-07T15:18:00Z"/>
                <w:rFonts w:cs="Times New Roman"/>
                <w:color w:val="000000"/>
                <w:lang w:val="es-PE"/>
              </w:rPr>
            </w:pPr>
            <w:ins w:id="2173"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0728E07" w14:textId="77777777" w:rsidR="00BA63BC" w:rsidRPr="00BA156B" w:rsidRDefault="00BA63BC" w:rsidP="004105E1">
            <w:pPr>
              <w:autoSpaceDE w:val="0"/>
              <w:autoSpaceDN w:val="0"/>
              <w:adjustRightInd w:val="0"/>
              <w:spacing w:line="360" w:lineRule="atLeast"/>
              <w:rPr>
                <w:ins w:id="2174" w:author="Regina Casanova" w:date="2018-07-07T15:18:00Z"/>
                <w:rFonts w:cs="Times New Roman"/>
                <w:color w:val="000000"/>
                <w:lang w:val="es-PE"/>
              </w:rPr>
            </w:pPr>
            <w:ins w:id="2175" w:author="Regina Casanova" w:date="2018-07-07T15:18:00Z">
              <w:r w:rsidRPr="0080563F">
                <w:rPr>
                  <w:rFonts w:cs="Times New Roman"/>
                  <w:color w:val="000000"/>
                  <w:lang w:val="en-US"/>
                </w:rPr>
                <w:t>Backup</w:t>
              </w:r>
              <w:r w:rsidRPr="00BA156B">
                <w:rPr>
                  <w:rFonts w:cs="Times New Roman"/>
                  <w:color w:val="000000"/>
                  <w:lang w:val="es-PE"/>
                </w:rPr>
                <w:t xml:space="preserve"> de reclamos</w:t>
              </w:r>
            </w:ins>
          </w:p>
        </w:tc>
        <w:tc>
          <w:tcPr>
            <w:tcW w:w="5380" w:type="dxa"/>
            <w:tcBorders>
              <w:bottom w:val="single" w:sz="8" w:space="0" w:color="000000"/>
              <w:right w:val="single" w:sz="8" w:space="0" w:color="000000"/>
            </w:tcBorders>
            <w:vAlign w:val="bottom"/>
          </w:tcPr>
          <w:p w14:paraId="15BF53EC" w14:textId="77777777" w:rsidR="00BA63BC" w:rsidRPr="00BA156B" w:rsidRDefault="00BA63BC" w:rsidP="004105E1">
            <w:pPr>
              <w:autoSpaceDE w:val="0"/>
              <w:autoSpaceDN w:val="0"/>
              <w:adjustRightInd w:val="0"/>
              <w:spacing w:line="360" w:lineRule="atLeast"/>
              <w:rPr>
                <w:ins w:id="2176" w:author="Regina Casanova" w:date="2018-07-07T15:18:00Z"/>
                <w:rFonts w:cs="Times New Roman"/>
                <w:color w:val="000000"/>
                <w:lang w:val="es-PE"/>
              </w:rPr>
            </w:pPr>
            <w:ins w:id="2177"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ins>
          </w:p>
        </w:tc>
        <w:tc>
          <w:tcPr>
            <w:tcW w:w="2341" w:type="dxa"/>
            <w:tcBorders>
              <w:bottom w:val="single" w:sz="8" w:space="0" w:color="000000"/>
              <w:right w:val="single" w:sz="8" w:space="0" w:color="000000"/>
            </w:tcBorders>
            <w:vAlign w:val="bottom"/>
          </w:tcPr>
          <w:p w14:paraId="6803531B" w14:textId="77777777" w:rsidR="00BA63BC" w:rsidRPr="00BA156B" w:rsidRDefault="00BA63BC" w:rsidP="004105E1">
            <w:pPr>
              <w:autoSpaceDE w:val="0"/>
              <w:autoSpaceDN w:val="0"/>
              <w:adjustRightInd w:val="0"/>
              <w:spacing w:line="360" w:lineRule="atLeast"/>
              <w:rPr>
                <w:ins w:id="2178" w:author="Regina Casanova" w:date="2018-07-07T15:18:00Z"/>
                <w:rFonts w:cs="Times New Roman"/>
                <w:color w:val="000000"/>
                <w:lang w:val="es-PE"/>
              </w:rPr>
            </w:pPr>
            <w:ins w:id="2179" w:author="Regina Casanova" w:date="2018-07-07T15:18:00Z">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ins>
          </w:p>
        </w:tc>
        <w:tc>
          <w:tcPr>
            <w:tcW w:w="1559" w:type="dxa"/>
            <w:tcBorders>
              <w:bottom w:val="single" w:sz="8" w:space="0" w:color="000000"/>
              <w:right w:val="single" w:sz="8" w:space="0" w:color="000000"/>
            </w:tcBorders>
            <w:vAlign w:val="bottom"/>
          </w:tcPr>
          <w:p w14:paraId="629832DC" w14:textId="77777777" w:rsidR="00BA63BC" w:rsidRPr="00BA156B" w:rsidRDefault="00BA63BC" w:rsidP="004105E1">
            <w:pPr>
              <w:autoSpaceDE w:val="0"/>
              <w:autoSpaceDN w:val="0"/>
              <w:adjustRightInd w:val="0"/>
              <w:spacing w:line="360" w:lineRule="atLeast"/>
              <w:rPr>
                <w:ins w:id="2180" w:author="Regina Casanova" w:date="2018-07-07T15:18:00Z"/>
                <w:rFonts w:cs="Times New Roman"/>
                <w:color w:val="000000"/>
                <w:lang w:val="es-PE"/>
              </w:rPr>
            </w:pPr>
            <w:ins w:id="2181" w:author="Regina Casanova" w:date="2018-07-07T15:18:00Z">
              <w:r w:rsidRPr="00BA156B">
                <w:rPr>
                  <w:rFonts w:cs="Times New Roman"/>
                  <w:color w:val="000000"/>
                  <w:lang w:val="es-PE"/>
                </w:rPr>
                <w:t>Bajo - 1</w:t>
              </w:r>
            </w:ins>
          </w:p>
        </w:tc>
      </w:tr>
      <w:tr w:rsidR="00BA63BC" w:rsidRPr="00BA156B" w14:paraId="431E95B7" w14:textId="77777777" w:rsidTr="004105E1">
        <w:tblPrEx>
          <w:tblBorders>
            <w:top w:val="none" w:sz="0" w:space="0" w:color="auto"/>
          </w:tblBorders>
        </w:tblPrEx>
        <w:trPr>
          <w:ins w:id="218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EADFD72" w14:textId="77777777" w:rsidR="00BA63BC" w:rsidRPr="00BA156B" w:rsidRDefault="00BA63BC" w:rsidP="004105E1">
            <w:pPr>
              <w:autoSpaceDE w:val="0"/>
              <w:autoSpaceDN w:val="0"/>
              <w:adjustRightInd w:val="0"/>
              <w:spacing w:line="360" w:lineRule="atLeast"/>
              <w:jc w:val="right"/>
              <w:rPr>
                <w:ins w:id="2183" w:author="Regina Casanova" w:date="2018-07-07T15:18:00Z"/>
                <w:rFonts w:cs="Times New Roman"/>
                <w:color w:val="000000"/>
                <w:lang w:val="es-PE"/>
              </w:rPr>
            </w:pPr>
            <w:ins w:id="2184" w:author="Regina Casanova" w:date="2018-07-07T15:18:00Z">
              <w:r w:rsidRPr="00BA156B">
                <w:rPr>
                  <w:rFonts w:cs="Times New Roman"/>
                  <w:color w:val="000000"/>
                  <w:lang w:val="es-PE"/>
                </w:rPr>
                <w:t>6</w:t>
              </w:r>
            </w:ins>
          </w:p>
        </w:tc>
        <w:tc>
          <w:tcPr>
            <w:tcW w:w="1715" w:type="dxa"/>
            <w:tcBorders>
              <w:bottom w:val="single" w:sz="8" w:space="0" w:color="000000"/>
              <w:right w:val="single" w:sz="8" w:space="0" w:color="000000"/>
            </w:tcBorders>
            <w:shd w:val="clear" w:color="auto" w:fill="E1E0E0"/>
            <w:vAlign w:val="bottom"/>
          </w:tcPr>
          <w:p w14:paraId="53E0F241" w14:textId="77777777" w:rsidR="00BA63BC" w:rsidRPr="00BA156B" w:rsidRDefault="00BA63BC" w:rsidP="004105E1">
            <w:pPr>
              <w:autoSpaceDE w:val="0"/>
              <w:autoSpaceDN w:val="0"/>
              <w:adjustRightInd w:val="0"/>
              <w:spacing w:line="360" w:lineRule="atLeast"/>
              <w:rPr>
                <w:ins w:id="2185" w:author="Regina Casanova" w:date="2018-07-07T15:18:00Z"/>
                <w:rFonts w:cs="Times New Roman"/>
                <w:color w:val="000000"/>
                <w:lang w:val="es-PE"/>
              </w:rPr>
            </w:pPr>
            <w:ins w:id="2186"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77BA7A68" w14:textId="77777777" w:rsidR="00BA63BC" w:rsidRPr="00BA156B" w:rsidRDefault="00BA63BC" w:rsidP="004105E1">
            <w:pPr>
              <w:autoSpaceDE w:val="0"/>
              <w:autoSpaceDN w:val="0"/>
              <w:adjustRightInd w:val="0"/>
              <w:spacing w:line="360" w:lineRule="atLeast"/>
              <w:rPr>
                <w:ins w:id="2187" w:author="Regina Casanova" w:date="2018-07-07T15:18:00Z"/>
                <w:rFonts w:cs="Times New Roman"/>
                <w:color w:val="000000"/>
                <w:lang w:val="es-PE"/>
              </w:rPr>
            </w:pPr>
            <w:ins w:id="2188" w:author="Regina Casanova" w:date="2018-07-07T15:18:00Z">
              <w:r w:rsidRPr="00BA156B">
                <w:rPr>
                  <w:rFonts w:cs="Times New Roman"/>
                  <w:color w:val="000000"/>
                  <w:lang w:val="es-PE"/>
                </w:rPr>
                <w:t>Pasos seguidos para solucionar un reclamo</w:t>
              </w:r>
            </w:ins>
          </w:p>
        </w:tc>
        <w:tc>
          <w:tcPr>
            <w:tcW w:w="5380" w:type="dxa"/>
            <w:tcBorders>
              <w:bottom w:val="single" w:sz="8" w:space="0" w:color="000000"/>
              <w:right w:val="single" w:sz="8" w:space="0" w:color="000000"/>
            </w:tcBorders>
            <w:shd w:val="clear" w:color="auto" w:fill="E1E0E0"/>
            <w:vAlign w:val="bottom"/>
          </w:tcPr>
          <w:p w14:paraId="47F6DCF8" w14:textId="77777777" w:rsidR="00BA63BC" w:rsidRPr="00BA156B" w:rsidRDefault="00BA63BC" w:rsidP="004105E1">
            <w:pPr>
              <w:autoSpaceDE w:val="0"/>
              <w:autoSpaceDN w:val="0"/>
              <w:adjustRightInd w:val="0"/>
              <w:spacing w:line="360" w:lineRule="atLeast"/>
              <w:rPr>
                <w:ins w:id="2189" w:author="Regina Casanova" w:date="2018-07-07T15:18:00Z"/>
                <w:rFonts w:cs="Times New Roman"/>
                <w:color w:val="000000"/>
                <w:lang w:val="es-PE"/>
              </w:rPr>
            </w:pPr>
            <w:ins w:id="2190"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ins>
          </w:p>
        </w:tc>
        <w:tc>
          <w:tcPr>
            <w:tcW w:w="2341" w:type="dxa"/>
            <w:tcBorders>
              <w:bottom w:val="single" w:sz="8" w:space="0" w:color="000000"/>
              <w:right w:val="single" w:sz="8" w:space="0" w:color="000000"/>
            </w:tcBorders>
            <w:shd w:val="clear" w:color="auto" w:fill="E1E0E0"/>
            <w:vAlign w:val="bottom"/>
          </w:tcPr>
          <w:p w14:paraId="6487F33A" w14:textId="77777777" w:rsidR="00BA63BC" w:rsidRPr="00BA156B" w:rsidRDefault="00BA63BC" w:rsidP="004105E1">
            <w:pPr>
              <w:autoSpaceDE w:val="0"/>
              <w:autoSpaceDN w:val="0"/>
              <w:adjustRightInd w:val="0"/>
              <w:spacing w:line="360" w:lineRule="atLeast"/>
              <w:rPr>
                <w:ins w:id="2191" w:author="Regina Casanova" w:date="2018-07-07T15:18:00Z"/>
                <w:rFonts w:cs="Times New Roman"/>
                <w:color w:val="000000"/>
                <w:lang w:val="es-PE"/>
              </w:rPr>
            </w:pPr>
            <w:ins w:id="2192" w:author="Regina Casanova" w:date="2018-07-07T15:18:00Z">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ins>
          </w:p>
        </w:tc>
        <w:tc>
          <w:tcPr>
            <w:tcW w:w="1559" w:type="dxa"/>
            <w:tcBorders>
              <w:bottom w:val="single" w:sz="8" w:space="0" w:color="000000"/>
              <w:right w:val="single" w:sz="8" w:space="0" w:color="000000"/>
            </w:tcBorders>
            <w:shd w:val="clear" w:color="auto" w:fill="E1E0E0"/>
            <w:vAlign w:val="bottom"/>
          </w:tcPr>
          <w:p w14:paraId="4E8AEFCE" w14:textId="77777777" w:rsidR="00BA63BC" w:rsidRPr="00BA156B" w:rsidRDefault="00BA63BC" w:rsidP="004105E1">
            <w:pPr>
              <w:autoSpaceDE w:val="0"/>
              <w:autoSpaceDN w:val="0"/>
              <w:adjustRightInd w:val="0"/>
              <w:spacing w:line="360" w:lineRule="atLeast"/>
              <w:rPr>
                <w:ins w:id="2193" w:author="Regina Casanova" w:date="2018-07-07T15:18:00Z"/>
                <w:rFonts w:cs="Times New Roman"/>
                <w:color w:val="000000"/>
                <w:lang w:val="es-PE"/>
              </w:rPr>
            </w:pPr>
            <w:ins w:id="2194" w:author="Regina Casanova" w:date="2018-07-07T15:18:00Z">
              <w:r w:rsidRPr="00BA156B">
                <w:rPr>
                  <w:rFonts w:cs="Times New Roman"/>
                  <w:color w:val="000000"/>
                  <w:lang w:val="es-PE"/>
                </w:rPr>
                <w:lastRenderedPageBreak/>
                <w:t>Medio - 2</w:t>
              </w:r>
            </w:ins>
          </w:p>
        </w:tc>
      </w:tr>
      <w:tr w:rsidR="00BA63BC" w:rsidRPr="00BA156B" w14:paraId="0C86F330" w14:textId="77777777" w:rsidTr="004105E1">
        <w:tblPrEx>
          <w:tblBorders>
            <w:top w:val="none" w:sz="0" w:space="0" w:color="auto"/>
          </w:tblBorders>
        </w:tblPrEx>
        <w:trPr>
          <w:ins w:id="2195" w:author="Regina Casanova" w:date="2018-07-07T15:18:00Z"/>
        </w:trPr>
        <w:tc>
          <w:tcPr>
            <w:tcW w:w="504" w:type="dxa"/>
            <w:tcBorders>
              <w:left w:val="single" w:sz="8" w:space="0" w:color="000000"/>
              <w:bottom w:val="single" w:sz="8" w:space="0" w:color="000000"/>
              <w:right w:val="single" w:sz="8" w:space="0" w:color="000000"/>
            </w:tcBorders>
            <w:vAlign w:val="bottom"/>
          </w:tcPr>
          <w:p w14:paraId="07626C32" w14:textId="77777777" w:rsidR="00BA63BC" w:rsidRPr="00BA156B" w:rsidRDefault="00BA63BC" w:rsidP="004105E1">
            <w:pPr>
              <w:autoSpaceDE w:val="0"/>
              <w:autoSpaceDN w:val="0"/>
              <w:adjustRightInd w:val="0"/>
              <w:spacing w:line="360" w:lineRule="atLeast"/>
              <w:jc w:val="right"/>
              <w:rPr>
                <w:ins w:id="2196" w:author="Regina Casanova" w:date="2018-07-07T15:18:00Z"/>
                <w:rFonts w:cs="Times New Roman"/>
                <w:color w:val="000000"/>
                <w:lang w:val="es-PE"/>
              </w:rPr>
            </w:pPr>
            <w:ins w:id="2197" w:author="Regina Casanova" w:date="2018-07-07T15:18:00Z">
              <w:r w:rsidRPr="00BA156B">
                <w:rPr>
                  <w:rFonts w:cs="Times New Roman"/>
                  <w:color w:val="000000"/>
                  <w:lang w:val="es-PE"/>
                </w:rPr>
                <w:t>7</w:t>
              </w:r>
            </w:ins>
          </w:p>
        </w:tc>
        <w:tc>
          <w:tcPr>
            <w:tcW w:w="1715" w:type="dxa"/>
            <w:tcBorders>
              <w:bottom w:val="single" w:sz="8" w:space="0" w:color="000000"/>
              <w:right w:val="single" w:sz="8" w:space="0" w:color="000000"/>
            </w:tcBorders>
            <w:vAlign w:val="bottom"/>
          </w:tcPr>
          <w:p w14:paraId="65DD5E0E" w14:textId="77777777" w:rsidR="00BA63BC" w:rsidRPr="00BA156B" w:rsidRDefault="00BA63BC" w:rsidP="004105E1">
            <w:pPr>
              <w:autoSpaceDE w:val="0"/>
              <w:autoSpaceDN w:val="0"/>
              <w:adjustRightInd w:val="0"/>
              <w:spacing w:line="360" w:lineRule="atLeast"/>
              <w:rPr>
                <w:ins w:id="2198" w:author="Regina Casanova" w:date="2018-07-07T15:18:00Z"/>
                <w:rFonts w:cs="Times New Roman"/>
                <w:color w:val="000000"/>
                <w:lang w:val="es-PE"/>
              </w:rPr>
            </w:pPr>
            <w:ins w:id="2199"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786E1926" w14:textId="77777777" w:rsidR="00BA63BC" w:rsidRPr="00BA156B" w:rsidRDefault="00BA63BC" w:rsidP="004105E1">
            <w:pPr>
              <w:autoSpaceDE w:val="0"/>
              <w:autoSpaceDN w:val="0"/>
              <w:adjustRightInd w:val="0"/>
              <w:spacing w:line="360" w:lineRule="atLeast"/>
              <w:rPr>
                <w:ins w:id="2200" w:author="Regina Casanova" w:date="2018-07-07T15:18:00Z"/>
                <w:rFonts w:cs="Times New Roman"/>
                <w:color w:val="000000"/>
                <w:lang w:val="es-PE"/>
              </w:rPr>
            </w:pPr>
            <w:ins w:id="2201" w:author="Regina Casanova" w:date="2018-07-07T15:18:00Z">
              <w:r w:rsidRPr="00BA156B">
                <w:rPr>
                  <w:rFonts w:cs="Times New Roman"/>
                  <w:color w:val="000000"/>
                  <w:lang w:val="es-PE"/>
                </w:rPr>
                <w:t>Compartir con trabajadores internos</w:t>
              </w:r>
            </w:ins>
          </w:p>
        </w:tc>
        <w:tc>
          <w:tcPr>
            <w:tcW w:w="5380" w:type="dxa"/>
            <w:tcBorders>
              <w:bottom w:val="single" w:sz="8" w:space="0" w:color="000000"/>
              <w:right w:val="single" w:sz="8" w:space="0" w:color="000000"/>
            </w:tcBorders>
            <w:vAlign w:val="bottom"/>
          </w:tcPr>
          <w:p w14:paraId="32C7AD62" w14:textId="77777777" w:rsidR="00BA63BC" w:rsidRPr="00BA156B" w:rsidRDefault="00BA63BC" w:rsidP="004105E1">
            <w:pPr>
              <w:autoSpaceDE w:val="0"/>
              <w:autoSpaceDN w:val="0"/>
              <w:adjustRightInd w:val="0"/>
              <w:spacing w:line="360" w:lineRule="atLeast"/>
              <w:rPr>
                <w:ins w:id="2202" w:author="Regina Casanova" w:date="2018-07-07T15:18:00Z"/>
                <w:rFonts w:cs="Times New Roman"/>
                <w:color w:val="000000"/>
                <w:lang w:val="es-PE"/>
              </w:rPr>
            </w:pPr>
            <w:ins w:id="2203" w:author="Regina Casanova" w:date="2018-07-07T15:18:00Z">
              <w:r>
                <w:rPr>
                  <w:rFonts w:cs="Times New Roman"/>
                  <w:color w:val="000000"/>
                  <w:lang w:val="es-PE"/>
                </w:rPr>
                <w:t>Co</w:t>
              </w:r>
              <w:r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Pr="00BA156B">
                <w:rPr>
                  <w:rFonts w:cs="Times New Roman"/>
                  <w:color w:val="000000"/>
                  <w:lang w:val="es-PE"/>
                </w:rPr>
                <w:t>mo entidad</w:t>
              </w:r>
            </w:ins>
          </w:p>
        </w:tc>
        <w:tc>
          <w:tcPr>
            <w:tcW w:w="2341" w:type="dxa"/>
            <w:tcBorders>
              <w:bottom w:val="single" w:sz="8" w:space="0" w:color="000000"/>
              <w:right w:val="single" w:sz="8" w:space="0" w:color="000000"/>
            </w:tcBorders>
            <w:vAlign w:val="bottom"/>
          </w:tcPr>
          <w:p w14:paraId="315355B4" w14:textId="77777777" w:rsidR="00BA63BC" w:rsidRPr="00BA156B" w:rsidRDefault="00BA63BC" w:rsidP="004105E1">
            <w:pPr>
              <w:autoSpaceDE w:val="0"/>
              <w:autoSpaceDN w:val="0"/>
              <w:adjustRightInd w:val="0"/>
              <w:spacing w:line="360" w:lineRule="atLeast"/>
              <w:rPr>
                <w:ins w:id="2204" w:author="Regina Casanova" w:date="2018-07-07T15:18:00Z"/>
                <w:rFonts w:cs="Times New Roman"/>
                <w:color w:val="000000"/>
                <w:lang w:val="es-PE"/>
              </w:rPr>
            </w:pPr>
            <w:ins w:id="2205" w:author="Regina Casanova" w:date="2018-07-07T15:18:00Z">
              <w:r w:rsidRPr="00BA156B">
                <w:rPr>
                  <w:rFonts w:cs="Times New Roman"/>
                  <w:color w:val="000000"/>
                  <w:lang w:val="es-PE"/>
                </w:rPr>
                <w:t>Crear usuario genérico para visualización</w:t>
              </w:r>
            </w:ins>
          </w:p>
        </w:tc>
        <w:tc>
          <w:tcPr>
            <w:tcW w:w="1559" w:type="dxa"/>
            <w:tcBorders>
              <w:bottom w:val="single" w:sz="8" w:space="0" w:color="000000"/>
              <w:right w:val="single" w:sz="8" w:space="0" w:color="000000"/>
            </w:tcBorders>
            <w:vAlign w:val="bottom"/>
          </w:tcPr>
          <w:p w14:paraId="650BB0B5" w14:textId="77777777" w:rsidR="00BA63BC" w:rsidRPr="00BA156B" w:rsidRDefault="00BA63BC" w:rsidP="004105E1">
            <w:pPr>
              <w:autoSpaceDE w:val="0"/>
              <w:autoSpaceDN w:val="0"/>
              <w:adjustRightInd w:val="0"/>
              <w:spacing w:line="360" w:lineRule="atLeast"/>
              <w:rPr>
                <w:ins w:id="2206" w:author="Regina Casanova" w:date="2018-07-07T15:18:00Z"/>
                <w:rFonts w:cs="Times New Roman"/>
                <w:color w:val="000000"/>
                <w:lang w:val="es-PE"/>
              </w:rPr>
            </w:pPr>
            <w:ins w:id="2207" w:author="Regina Casanova" w:date="2018-07-07T15:18:00Z">
              <w:r w:rsidRPr="00BA156B">
                <w:rPr>
                  <w:rFonts w:cs="Times New Roman"/>
                  <w:color w:val="000000"/>
                  <w:lang w:val="es-PE"/>
                </w:rPr>
                <w:t>bajo - 1</w:t>
              </w:r>
            </w:ins>
          </w:p>
        </w:tc>
      </w:tr>
      <w:tr w:rsidR="00BA63BC" w:rsidRPr="00BA156B" w14:paraId="2EEDB508" w14:textId="77777777" w:rsidTr="004105E1">
        <w:tblPrEx>
          <w:tblBorders>
            <w:top w:val="none" w:sz="0" w:space="0" w:color="auto"/>
          </w:tblBorders>
        </w:tblPrEx>
        <w:trPr>
          <w:ins w:id="220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C2D57" w14:textId="77777777" w:rsidR="00BA63BC" w:rsidRPr="00BA156B" w:rsidRDefault="00BA63BC" w:rsidP="004105E1">
            <w:pPr>
              <w:autoSpaceDE w:val="0"/>
              <w:autoSpaceDN w:val="0"/>
              <w:adjustRightInd w:val="0"/>
              <w:spacing w:line="360" w:lineRule="atLeast"/>
              <w:jc w:val="right"/>
              <w:rPr>
                <w:ins w:id="2209" w:author="Regina Casanova" w:date="2018-07-07T15:18:00Z"/>
                <w:rFonts w:cs="Times New Roman"/>
                <w:color w:val="000000"/>
                <w:lang w:val="es-PE"/>
              </w:rPr>
            </w:pPr>
            <w:ins w:id="2210" w:author="Regina Casanova" w:date="2018-07-07T15:18:00Z">
              <w:r w:rsidRPr="00BA156B">
                <w:rPr>
                  <w:rFonts w:cs="Times New Roman"/>
                  <w:color w:val="000000"/>
                  <w:lang w:val="es-PE"/>
                </w:rPr>
                <w:t>8</w:t>
              </w:r>
            </w:ins>
          </w:p>
        </w:tc>
        <w:tc>
          <w:tcPr>
            <w:tcW w:w="1715" w:type="dxa"/>
            <w:tcBorders>
              <w:bottom w:val="single" w:sz="8" w:space="0" w:color="000000"/>
              <w:right w:val="single" w:sz="8" w:space="0" w:color="000000"/>
            </w:tcBorders>
            <w:shd w:val="clear" w:color="auto" w:fill="E1E0E0"/>
            <w:vAlign w:val="bottom"/>
          </w:tcPr>
          <w:p w14:paraId="29D41F39" w14:textId="77777777" w:rsidR="00BA63BC" w:rsidRPr="00BA156B" w:rsidRDefault="00BA63BC" w:rsidP="004105E1">
            <w:pPr>
              <w:autoSpaceDE w:val="0"/>
              <w:autoSpaceDN w:val="0"/>
              <w:adjustRightInd w:val="0"/>
              <w:spacing w:line="360" w:lineRule="atLeast"/>
              <w:rPr>
                <w:ins w:id="2211" w:author="Regina Casanova" w:date="2018-07-07T15:18:00Z"/>
                <w:rFonts w:cs="Times New Roman"/>
                <w:color w:val="000000"/>
                <w:lang w:val="es-PE"/>
              </w:rPr>
            </w:pPr>
            <w:ins w:id="2212"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9BEA586" w14:textId="77777777" w:rsidR="00BA63BC" w:rsidRPr="00BA156B" w:rsidRDefault="00BA63BC" w:rsidP="004105E1">
            <w:pPr>
              <w:autoSpaceDE w:val="0"/>
              <w:autoSpaceDN w:val="0"/>
              <w:adjustRightInd w:val="0"/>
              <w:spacing w:line="360" w:lineRule="atLeast"/>
              <w:rPr>
                <w:ins w:id="2213" w:author="Regina Casanova" w:date="2018-07-07T15:18:00Z"/>
                <w:rFonts w:cs="Times New Roman"/>
                <w:color w:val="000000"/>
                <w:lang w:val="es-PE"/>
              </w:rPr>
            </w:pPr>
            <w:ins w:id="2214" w:author="Regina Casanova" w:date="2018-07-07T15:18:00Z">
              <w:r w:rsidRPr="00BA156B">
                <w:rPr>
                  <w:rFonts w:cs="Times New Roman"/>
                  <w:color w:val="000000"/>
                  <w:lang w:val="es-PE"/>
                </w:rPr>
                <w:t>Clasificación del reclamo</w:t>
              </w:r>
            </w:ins>
          </w:p>
        </w:tc>
        <w:tc>
          <w:tcPr>
            <w:tcW w:w="5380" w:type="dxa"/>
            <w:tcBorders>
              <w:bottom w:val="single" w:sz="8" w:space="0" w:color="000000"/>
              <w:right w:val="single" w:sz="8" w:space="0" w:color="000000"/>
            </w:tcBorders>
            <w:shd w:val="clear" w:color="auto" w:fill="E1E0E0"/>
            <w:vAlign w:val="bottom"/>
          </w:tcPr>
          <w:p w14:paraId="31E0DB06" w14:textId="77777777" w:rsidR="00BA63BC" w:rsidRPr="00BA156B" w:rsidRDefault="00BA63BC" w:rsidP="004105E1">
            <w:pPr>
              <w:autoSpaceDE w:val="0"/>
              <w:autoSpaceDN w:val="0"/>
              <w:adjustRightInd w:val="0"/>
              <w:spacing w:line="360" w:lineRule="atLeast"/>
              <w:rPr>
                <w:ins w:id="2215" w:author="Regina Casanova" w:date="2018-07-07T15:18:00Z"/>
                <w:rFonts w:cs="Times New Roman"/>
                <w:color w:val="000000"/>
                <w:lang w:val="es-PE"/>
              </w:rPr>
            </w:pPr>
            <w:ins w:id="2216" w:author="Regina Casanova" w:date="2018-07-07T15:18:00Z">
              <w:r>
                <w:rPr>
                  <w:rFonts w:cs="Times New Roman"/>
                  <w:color w:val="000000"/>
                  <w:lang w:val="es-PE"/>
                </w:rPr>
                <w:t>Co</w:t>
              </w:r>
              <w:r w:rsidRPr="00BA156B">
                <w:rPr>
                  <w:rFonts w:cs="Times New Roman"/>
                  <w:color w:val="000000"/>
                  <w:lang w:val="es-PE"/>
                </w:rPr>
                <w:t>mo trabajador administrativo de SUSALUD quiero contar con una clasificación simple de reclamos para poder ordenar de forma sencilla los problemas más recurrentes</w:t>
              </w:r>
            </w:ins>
          </w:p>
        </w:tc>
        <w:tc>
          <w:tcPr>
            <w:tcW w:w="2341" w:type="dxa"/>
            <w:tcBorders>
              <w:bottom w:val="single" w:sz="8" w:space="0" w:color="000000"/>
              <w:right w:val="single" w:sz="8" w:space="0" w:color="000000"/>
            </w:tcBorders>
            <w:shd w:val="clear" w:color="auto" w:fill="E1E0E0"/>
            <w:vAlign w:val="bottom"/>
          </w:tcPr>
          <w:p w14:paraId="1A3F4AC0" w14:textId="77777777" w:rsidR="00BA63BC" w:rsidRPr="00BA156B" w:rsidRDefault="00BA63BC" w:rsidP="004105E1">
            <w:pPr>
              <w:autoSpaceDE w:val="0"/>
              <w:autoSpaceDN w:val="0"/>
              <w:adjustRightInd w:val="0"/>
              <w:spacing w:line="360" w:lineRule="atLeast"/>
              <w:rPr>
                <w:ins w:id="2217" w:author="Regina Casanova" w:date="2018-07-07T15:18:00Z"/>
                <w:rFonts w:cs="Times New Roman"/>
                <w:color w:val="000000"/>
                <w:lang w:val="es-PE"/>
              </w:rPr>
            </w:pPr>
            <w:ins w:id="2218" w:author="Regina Casanova" w:date="2018-07-07T15:18:00Z">
              <w:r w:rsidRPr="00BA156B">
                <w:rPr>
                  <w:rFonts w:cs="Times New Roman"/>
                  <w:color w:val="000000"/>
                  <w:lang w:val="es-PE"/>
                </w:rPr>
                <w:t>Hacer clasificación de reclamos</w:t>
              </w:r>
            </w:ins>
          </w:p>
        </w:tc>
        <w:tc>
          <w:tcPr>
            <w:tcW w:w="1559" w:type="dxa"/>
            <w:tcBorders>
              <w:bottom w:val="single" w:sz="8" w:space="0" w:color="000000"/>
              <w:right w:val="single" w:sz="8" w:space="0" w:color="000000"/>
            </w:tcBorders>
            <w:shd w:val="clear" w:color="auto" w:fill="E1E0E0"/>
            <w:vAlign w:val="bottom"/>
          </w:tcPr>
          <w:p w14:paraId="09236BDD" w14:textId="77777777" w:rsidR="00BA63BC" w:rsidRPr="00BA156B" w:rsidRDefault="00BA63BC" w:rsidP="004105E1">
            <w:pPr>
              <w:autoSpaceDE w:val="0"/>
              <w:autoSpaceDN w:val="0"/>
              <w:adjustRightInd w:val="0"/>
              <w:spacing w:line="360" w:lineRule="atLeast"/>
              <w:rPr>
                <w:ins w:id="2219" w:author="Regina Casanova" w:date="2018-07-07T15:18:00Z"/>
                <w:rFonts w:cs="Times New Roman"/>
                <w:color w:val="000000"/>
                <w:lang w:val="es-PE"/>
              </w:rPr>
            </w:pPr>
            <w:ins w:id="2220" w:author="Regina Casanova" w:date="2018-07-07T15:18:00Z">
              <w:r w:rsidRPr="00BA156B">
                <w:rPr>
                  <w:rFonts w:cs="Times New Roman"/>
                  <w:color w:val="000000"/>
                  <w:lang w:val="es-PE"/>
                </w:rPr>
                <w:t>Alto - 3</w:t>
              </w:r>
            </w:ins>
          </w:p>
        </w:tc>
      </w:tr>
      <w:tr w:rsidR="00BA63BC" w:rsidRPr="00BA156B" w14:paraId="6D3B09C1" w14:textId="77777777" w:rsidTr="004105E1">
        <w:tblPrEx>
          <w:tblBorders>
            <w:top w:val="none" w:sz="0" w:space="0" w:color="auto"/>
          </w:tblBorders>
        </w:tblPrEx>
        <w:trPr>
          <w:ins w:id="2221" w:author="Regina Casanova" w:date="2018-07-07T15:18:00Z"/>
        </w:trPr>
        <w:tc>
          <w:tcPr>
            <w:tcW w:w="504" w:type="dxa"/>
            <w:tcBorders>
              <w:left w:val="single" w:sz="8" w:space="0" w:color="000000"/>
              <w:bottom w:val="single" w:sz="8" w:space="0" w:color="000000"/>
              <w:right w:val="single" w:sz="8" w:space="0" w:color="000000"/>
            </w:tcBorders>
            <w:vAlign w:val="bottom"/>
          </w:tcPr>
          <w:p w14:paraId="7046D323" w14:textId="77777777" w:rsidR="00BA63BC" w:rsidRPr="00BA156B" w:rsidRDefault="00BA63BC" w:rsidP="004105E1">
            <w:pPr>
              <w:autoSpaceDE w:val="0"/>
              <w:autoSpaceDN w:val="0"/>
              <w:adjustRightInd w:val="0"/>
              <w:spacing w:line="360" w:lineRule="atLeast"/>
              <w:jc w:val="right"/>
              <w:rPr>
                <w:ins w:id="2222" w:author="Regina Casanova" w:date="2018-07-07T15:18:00Z"/>
                <w:rFonts w:cs="Times New Roman"/>
                <w:color w:val="000000"/>
                <w:lang w:val="es-PE"/>
              </w:rPr>
            </w:pPr>
            <w:ins w:id="2223" w:author="Regina Casanova" w:date="2018-07-07T15:18:00Z">
              <w:r w:rsidRPr="00BA156B">
                <w:rPr>
                  <w:rFonts w:cs="Times New Roman"/>
                  <w:color w:val="000000"/>
                  <w:lang w:val="es-PE"/>
                </w:rPr>
                <w:t>9</w:t>
              </w:r>
            </w:ins>
          </w:p>
        </w:tc>
        <w:tc>
          <w:tcPr>
            <w:tcW w:w="1715" w:type="dxa"/>
            <w:tcBorders>
              <w:bottom w:val="single" w:sz="8" w:space="0" w:color="000000"/>
              <w:right w:val="single" w:sz="8" w:space="0" w:color="000000"/>
            </w:tcBorders>
            <w:vAlign w:val="bottom"/>
          </w:tcPr>
          <w:p w14:paraId="681EE0BF" w14:textId="77777777" w:rsidR="00BA63BC" w:rsidRPr="00BA156B" w:rsidRDefault="00BA63BC" w:rsidP="004105E1">
            <w:pPr>
              <w:autoSpaceDE w:val="0"/>
              <w:autoSpaceDN w:val="0"/>
              <w:adjustRightInd w:val="0"/>
              <w:spacing w:line="360" w:lineRule="atLeast"/>
              <w:rPr>
                <w:ins w:id="2224" w:author="Regina Casanova" w:date="2018-07-07T15:18:00Z"/>
                <w:rFonts w:cs="Times New Roman"/>
                <w:color w:val="000000"/>
                <w:lang w:val="es-PE"/>
              </w:rPr>
            </w:pPr>
            <w:ins w:id="2225"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03A0E31F" w14:textId="77777777" w:rsidR="00BA63BC" w:rsidRPr="00BA156B" w:rsidRDefault="00BA63BC" w:rsidP="004105E1">
            <w:pPr>
              <w:autoSpaceDE w:val="0"/>
              <w:autoSpaceDN w:val="0"/>
              <w:adjustRightInd w:val="0"/>
              <w:spacing w:line="360" w:lineRule="atLeast"/>
              <w:rPr>
                <w:ins w:id="2226" w:author="Regina Casanova" w:date="2018-07-07T15:18:00Z"/>
                <w:rFonts w:cs="Times New Roman"/>
                <w:color w:val="000000"/>
                <w:lang w:val="es-PE"/>
              </w:rPr>
            </w:pPr>
            <w:ins w:id="2227" w:author="Regina Casanova" w:date="2018-07-07T15:18:00Z">
              <w:r w:rsidRPr="00BA156B">
                <w:rPr>
                  <w:rFonts w:cs="Times New Roman"/>
                  <w:color w:val="000000"/>
                  <w:lang w:val="es-PE"/>
                </w:rPr>
                <w:t>Clasificación por tipo de seguro</w:t>
              </w:r>
            </w:ins>
          </w:p>
        </w:tc>
        <w:tc>
          <w:tcPr>
            <w:tcW w:w="5380" w:type="dxa"/>
            <w:tcBorders>
              <w:bottom w:val="single" w:sz="8" w:space="0" w:color="000000"/>
              <w:right w:val="single" w:sz="8" w:space="0" w:color="000000"/>
            </w:tcBorders>
            <w:vAlign w:val="bottom"/>
          </w:tcPr>
          <w:p w14:paraId="4E35C6AC" w14:textId="77777777" w:rsidR="00BA63BC" w:rsidRPr="00BA156B" w:rsidRDefault="00BA63BC" w:rsidP="004105E1">
            <w:pPr>
              <w:autoSpaceDE w:val="0"/>
              <w:autoSpaceDN w:val="0"/>
              <w:adjustRightInd w:val="0"/>
              <w:spacing w:line="360" w:lineRule="atLeast"/>
              <w:rPr>
                <w:ins w:id="2228" w:author="Regina Casanova" w:date="2018-07-07T15:18:00Z"/>
                <w:rFonts w:cs="Times New Roman"/>
                <w:color w:val="000000"/>
                <w:lang w:val="es-PE"/>
              </w:rPr>
            </w:pPr>
            <w:ins w:id="2229" w:author="Regina Casanova" w:date="2018-07-07T15:18:00Z">
              <w:r>
                <w:rPr>
                  <w:rFonts w:cs="Times New Roman"/>
                  <w:color w:val="000000"/>
                  <w:lang w:val="es-PE"/>
                </w:rPr>
                <w:t>Co</w:t>
              </w:r>
              <w:r w:rsidRPr="00BA156B">
                <w:rPr>
                  <w:rFonts w:cs="Times New Roman"/>
                  <w:color w:val="000000"/>
                  <w:lang w:val="es-PE"/>
                </w:rPr>
                <w:t>mo trabajador administrativo de SUSALUD quiero poder filtrar por tipo de seguro que tenga el ciudadano para poder ver si hay diferencias en atención de asegurados</w:t>
              </w:r>
            </w:ins>
          </w:p>
        </w:tc>
        <w:tc>
          <w:tcPr>
            <w:tcW w:w="2341" w:type="dxa"/>
            <w:tcBorders>
              <w:bottom w:val="single" w:sz="8" w:space="0" w:color="000000"/>
              <w:right w:val="single" w:sz="8" w:space="0" w:color="000000"/>
            </w:tcBorders>
            <w:vAlign w:val="bottom"/>
          </w:tcPr>
          <w:p w14:paraId="001386FC" w14:textId="77777777" w:rsidR="00BA63BC" w:rsidRPr="00BA156B" w:rsidRDefault="00BA63BC" w:rsidP="004105E1">
            <w:pPr>
              <w:autoSpaceDE w:val="0"/>
              <w:autoSpaceDN w:val="0"/>
              <w:adjustRightInd w:val="0"/>
              <w:spacing w:line="360" w:lineRule="atLeast"/>
              <w:rPr>
                <w:ins w:id="2230" w:author="Regina Casanova" w:date="2018-07-07T15:18:00Z"/>
                <w:rFonts w:cs="Times New Roman"/>
                <w:color w:val="000000"/>
                <w:lang w:val="es-PE"/>
              </w:rPr>
            </w:pPr>
            <w:ins w:id="2231" w:author="Regina Casanova" w:date="2018-07-07T15:18:00Z">
              <w:r w:rsidRPr="00BA156B">
                <w:rPr>
                  <w:rFonts w:cs="Times New Roman"/>
                  <w:color w:val="000000"/>
                  <w:lang w:val="es-PE"/>
                </w:rPr>
                <w:t>Filtro por tipo de seguro que se jale desde el servicio de SUSALUD</w:t>
              </w:r>
            </w:ins>
          </w:p>
        </w:tc>
        <w:tc>
          <w:tcPr>
            <w:tcW w:w="1559" w:type="dxa"/>
            <w:tcBorders>
              <w:bottom w:val="single" w:sz="8" w:space="0" w:color="000000"/>
              <w:right w:val="single" w:sz="8" w:space="0" w:color="000000"/>
            </w:tcBorders>
            <w:vAlign w:val="bottom"/>
          </w:tcPr>
          <w:p w14:paraId="082E2480" w14:textId="77777777" w:rsidR="00BA63BC" w:rsidRPr="00BA156B" w:rsidRDefault="00BA63BC" w:rsidP="004105E1">
            <w:pPr>
              <w:autoSpaceDE w:val="0"/>
              <w:autoSpaceDN w:val="0"/>
              <w:adjustRightInd w:val="0"/>
              <w:spacing w:line="360" w:lineRule="atLeast"/>
              <w:rPr>
                <w:ins w:id="2232" w:author="Regina Casanova" w:date="2018-07-07T15:18:00Z"/>
                <w:rFonts w:cs="Times New Roman"/>
                <w:color w:val="000000"/>
                <w:lang w:val="es-PE"/>
              </w:rPr>
            </w:pPr>
            <w:ins w:id="2233" w:author="Regina Casanova" w:date="2018-07-07T15:18:00Z">
              <w:r w:rsidRPr="00BA156B">
                <w:rPr>
                  <w:rFonts w:cs="Times New Roman"/>
                  <w:color w:val="000000"/>
                  <w:lang w:val="es-PE"/>
                </w:rPr>
                <w:t>bajo - 1</w:t>
              </w:r>
            </w:ins>
          </w:p>
        </w:tc>
      </w:tr>
      <w:tr w:rsidR="00BA63BC" w:rsidRPr="00BA156B" w14:paraId="06AB5305" w14:textId="77777777" w:rsidTr="004105E1">
        <w:tblPrEx>
          <w:tblBorders>
            <w:top w:val="none" w:sz="0" w:space="0" w:color="auto"/>
          </w:tblBorders>
        </w:tblPrEx>
        <w:trPr>
          <w:ins w:id="223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23502" w14:textId="77777777" w:rsidR="00BA63BC" w:rsidRPr="00BA156B" w:rsidRDefault="00BA63BC" w:rsidP="004105E1">
            <w:pPr>
              <w:autoSpaceDE w:val="0"/>
              <w:autoSpaceDN w:val="0"/>
              <w:adjustRightInd w:val="0"/>
              <w:spacing w:line="360" w:lineRule="atLeast"/>
              <w:jc w:val="right"/>
              <w:rPr>
                <w:ins w:id="2235" w:author="Regina Casanova" w:date="2018-07-07T15:18:00Z"/>
                <w:rFonts w:cs="Times New Roman"/>
                <w:color w:val="000000"/>
                <w:lang w:val="es-PE"/>
              </w:rPr>
            </w:pPr>
            <w:ins w:id="2236" w:author="Regina Casanova" w:date="2018-07-07T15:18:00Z">
              <w:r w:rsidRPr="00BA156B">
                <w:rPr>
                  <w:rFonts w:cs="Times New Roman"/>
                  <w:color w:val="000000"/>
                  <w:lang w:val="es-PE"/>
                </w:rPr>
                <w:t>10</w:t>
              </w:r>
            </w:ins>
          </w:p>
        </w:tc>
        <w:tc>
          <w:tcPr>
            <w:tcW w:w="1715" w:type="dxa"/>
            <w:tcBorders>
              <w:bottom w:val="single" w:sz="8" w:space="0" w:color="000000"/>
              <w:right w:val="single" w:sz="8" w:space="0" w:color="000000"/>
            </w:tcBorders>
            <w:shd w:val="clear" w:color="auto" w:fill="E1E0E0"/>
            <w:vAlign w:val="bottom"/>
          </w:tcPr>
          <w:p w14:paraId="42E853C9" w14:textId="77777777" w:rsidR="00BA63BC" w:rsidRPr="00BA156B" w:rsidRDefault="00BA63BC" w:rsidP="004105E1">
            <w:pPr>
              <w:autoSpaceDE w:val="0"/>
              <w:autoSpaceDN w:val="0"/>
              <w:adjustRightInd w:val="0"/>
              <w:spacing w:line="360" w:lineRule="atLeast"/>
              <w:rPr>
                <w:ins w:id="2237" w:author="Regina Casanova" w:date="2018-07-07T15:18:00Z"/>
                <w:rFonts w:cs="Times New Roman"/>
                <w:color w:val="000000"/>
                <w:lang w:val="es-PE"/>
              </w:rPr>
            </w:pPr>
            <w:ins w:id="2238"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65E3197D" w14:textId="77777777" w:rsidR="00BA63BC" w:rsidRPr="00BA156B" w:rsidRDefault="00BA63BC" w:rsidP="004105E1">
            <w:pPr>
              <w:autoSpaceDE w:val="0"/>
              <w:autoSpaceDN w:val="0"/>
              <w:adjustRightInd w:val="0"/>
              <w:spacing w:line="360" w:lineRule="atLeast"/>
              <w:rPr>
                <w:ins w:id="2239" w:author="Regina Casanova" w:date="2018-07-07T15:18:00Z"/>
                <w:rFonts w:cs="Times New Roman"/>
                <w:color w:val="000000"/>
                <w:lang w:val="es-PE"/>
              </w:rPr>
            </w:pPr>
            <w:ins w:id="2240" w:author="Regina Casanova" w:date="2018-07-07T15:18:00Z">
              <w:r w:rsidRPr="00BA156B">
                <w:rPr>
                  <w:rFonts w:cs="Times New Roman"/>
                  <w:color w:val="000000"/>
                  <w:lang w:val="es-PE"/>
                </w:rPr>
                <w:t>Confirmación de registro de reclamo</w:t>
              </w:r>
            </w:ins>
          </w:p>
        </w:tc>
        <w:tc>
          <w:tcPr>
            <w:tcW w:w="5380" w:type="dxa"/>
            <w:tcBorders>
              <w:bottom w:val="single" w:sz="8" w:space="0" w:color="000000"/>
              <w:right w:val="single" w:sz="8" w:space="0" w:color="000000"/>
            </w:tcBorders>
            <w:shd w:val="clear" w:color="auto" w:fill="E1E0E0"/>
            <w:vAlign w:val="bottom"/>
          </w:tcPr>
          <w:p w14:paraId="5455B796" w14:textId="77777777" w:rsidR="00BA63BC" w:rsidRPr="00BA156B" w:rsidRDefault="00BA63BC" w:rsidP="004105E1">
            <w:pPr>
              <w:autoSpaceDE w:val="0"/>
              <w:autoSpaceDN w:val="0"/>
              <w:adjustRightInd w:val="0"/>
              <w:spacing w:line="360" w:lineRule="atLeast"/>
              <w:rPr>
                <w:ins w:id="2241" w:author="Regina Casanova" w:date="2018-07-07T15:18:00Z"/>
                <w:rFonts w:cs="Times New Roman"/>
                <w:color w:val="000000"/>
                <w:lang w:val="es-PE"/>
              </w:rPr>
            </w:pPr>
            <w:ins w:id="2242" w:author="Regina Casanova" w:date="2018-07-07T15:18:00Z">
              <w:r>
                <w:rPr>
                  <w:rFonts w:cs="Times New Roman"/>
                  <w:color w:val="000000"/>
                  <w:lang w:val="es-PE"/>
                </w:rPr>
                <w:t>Co</w:t>
              </w:r>
              <w:r w:rsidRPr="00BA156B">
                <w:rPr>
                  <w:rFonts w:cs="Times New Roman"/>
                  <w:color w:val="000000"/>
                  <w:lang w:val="es-PE"/>
                </w:rPr>
                <w:t>mo ciudadano quiero recibir una confirmación del registro del reclamo para poder estar seguro que se registró correctamente</w:t>
              </w:r>
            </w:ins>
          </w:p>
        </w:tc>
        <w:tc>
          <w:tcPr>
            <w:tcW w:w="2341" w:type="dxa"/>
            <w:tcBorders>
              <w:bottom w:val="single" w:sz="8" w:space="0" w:color="000000"/>
              <w:right w:val="single" w:sz="8" w:space="0" w:color="000000"/>
            </w:tcBorders>
            <w:shd w:val="clear" w:color="auto" w:fill="E1E0E0"/>
            <w:vAlign w:val="bottom"/>
          </w:tcPr>
          <w:p w14:paraId="7770D3E6" w14:textId="77777777" w:rsidR="00BA63BC" w:rsidRPr="00BA156B" w:rsidRDefault="00BA63BC" w:rsidP="004105E1">
            <w:pPr>
              <w:autoSpaceDE w:val="0"/>
              <w:autoSpaceDN w:val="0"/>
              <w:adjustRightInd w:val="0"/>
              <w:spacing w:line="360" w:lineRule="atLeast"/>
              <w:rPr>
                <w:ins w:id="2243" w:author="Regina Casanova" w:date="2018-07-07T15:18:00Z"/>
                <w:rFonts w:cs="Times New Roman"/>
                <w:color w:val="000000"/>
                <w:lang w:val="es-PE"/>
              </w:rPr>
            </w:pPr>
            <w:ins w:id="2244" w:author="Regina Casanova" w:date="2018-07-07T15:18:00Z">
              <w:r w:rsidRPr="00BA156B">
                <w:rPr>
                  <w:rFonts w:cs="Times New Roman"/>
                  <w:color w:val="000000"/>
                  <w:lang w:val="es-PE"/>
                </w:rPr>
                <w:t>Enviar correo de confirmación / SMS con número de reclamo</w:t>
              </w:r>
            </w:ins>
          </w:p>
        </w:tc>
        <w:tc>
          <w:tcPr>
            <w:tcW w:w="1559" w:type="dxa"/>
            <w:tcBorders>
              <w:bottom w:val="single" w:sz="8" w:space="0" w:color="000000"/>
              <w:right w:val="single" w:sz="8" w:space="0" w:color="000000"/>
            </w:tcBorders>
            <w:shd w:val="clear" w:color="auto" w:fill="E1E0E0"/>
            <w:vAlign w:val="bottom"/>
          </w:tcPr>
          <w:p w14:paraId="3E7E19AA" w14:textId="77777777" w:rsidR="00BA63BC" w:rsidRPr="00BA156B" w:rsidRDefault="00BA63BC" w:rsidP="004105E1">
            <w:pPr>
              <w:autoSpaceDE w:val="0"/>
              <w:autoSpaceDN w:val="0"/>
              <w:adjustRightInd w:val="0"/>
              <w:spacing w:line="360" w:lineRule="atLeast"/>
              <w:rPr>
                <w:ins w:id="2245" w:author="Regina Casanova" w:date="2018-07-07T15:18:00Z"/>
                <w:rFonts w:cs="Times New Roman"/>
                <w:color w:val="000000"/>
                <w:lang w:val="es-PE"/>
              </w:rPr>
            </w:pPr>
            <w:ins w:id="2246" w:author="Regina Casanova" w:date="2018-07-07T15:18:00Z">
              <w:r w:rsidRPr="00BA156B">
                <w:rPr>
                  <w:rFonts w:cs="Times New Roman"/>
                  <w:color w:val="000000"/>
                  <w:lang w:val="es-PE"/>
                </w:rPr>
                <w:t>Alto - 3</w:t>
              </w:r>
            </w:ins>
          </w:p>
        </w:tc>
      </w:tr>
      <w:tr w:rsidR="00BA63BC" w:rsidRPr="00BA156B" w14:paraId="2DC54679" w14:textId="77777777" w:rsidTr="004105E1">
        <w:tblPrEx>
          <w:tblBorders>
            <w:top w:val="none" w:sz="0" w:space="0" w:color="auto"/>
          </w:tblBorders>
        </w:tblPrEx>
        <w:trPr>
          <w:ins w:id="2247" w:author="Regina Casanova" w:date="2018-07-07T15:18:00Z"/>
        </w:trPr>
        <w:tc>
          <w:tcPr>
            <w:tcW w:w="504" w:type="dxa"/>
            <w:tcBorders>
              <w:left w:val="single" w:sz="8" w:space="0" w:color="000000"/>
              <w:bottom w:val="single" w:sz="8" w:space="0" w:color="000000"/>
              <w:right w:val="single" w:sz="8" w:space="0" w:color="000000"/>
            </w:tcBorders>
            <w:vAlign w:val="bottom"/>
          </w:tcPr>
          <w:p w14:paraId="759CAC7F" w14:textId="77777777" w:rsidR="00BA63BC" w:rsidRPr="00BA156B" w:rsidRDefault="00BA63BC" w:rsidP="004105E1">
            <w:pPr>
              <w:autoSpaceDE w:val="0"/>
              <w:autoSpaceDN w:val="0"/>
              <w:adjustRightInd w:val="0"/>
              <w:spacing w:line="360" w:lineRule="atLeast"/>
              <w:jc w:val="right"/>
              <w:rPr>
                <w:ins w:id="2248" w:author="Regina Casanova" w:date="2018-07-07T15:18:00Z"/>
                <w:rFonts w:cs="Times New Roman"/>
                <w:color w:val="000000"/>
                <w:lang w:val="es-PE"/>
              </w:rPr>
            </w:pPr>
            <w:ins w:id="2249" w:author="Regina Casanova" w:date="2018-07-07T15:18:00Z">
              <w:r w:rsidRPr="00BA156B">
                <w:rPr>
                  <w:rFonts w:cs="Times New Roman"/>
                  <w:color w:val="000000"/>
                  <w:lang w:val="es-PE"/>
                </w:rPr>
                <w:t>11</w:t>
              </w:r>
            </w:ins>
          </w:p>
        </w:tc>
        <w:tc>
          <w:tcPr>
            <w:tcW w:w="1715" w:type="dxa"/>
            <w:tcBorders>
              <w:bottom w:val="single" w:sz="8" w:space="0" w:color="000000"/>
              <w:right w:val="single" w:sz="8" w:space="0" w:color="000000"/>
            </w:tcBorders>
            <w:vAlign w:val="bottom"/>
          </w:tcPr>
          <w:p w14:paraId="1692817F" w14:textId="77777777" w:rsidR="00BA63BC" w:rsidRPr="00BA156B" w:rsidRDefault="00BA63BC" w:rsidP="004105E1">
            <w:pPr>
              <w:autoSpaceDE w:val="0"/>
              <w:autoSpaceDN w:val="0"/>
              <w:adjustRightInd w:val="0"/>
              <w:spacing w:line="360" w:lineRule="atLeast"/>
              <w:rPr>
                <w:ins w:id="2250" w:author="Regina Casanova" w:date="2018-07-07T15:18:00Z"/>
                <w:rFonts w:cs="Times New Roman"/>
                <w:color w:val="000000"/>
                <w:lang w:val="es-PE"/>
              </w:rPr>
            </w:pPr>
            <w:ins w:id="2251"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0D7E9445" w14:textId="77777777" w:rsidR="00BA63BC" w:rsidRPr="00BA156B" w:rsidRDefault="00BA63BC" w:rsidP="004105E1">
            <w:pPr>
              <w:autoSpaceDE w:val="0"/>
              <w:autoSpaceDN w:val="0"/>
              <w:adjustRightInd w:val="0"/>
              <w:spacing w:line="360" w:lineRule="atLeast"/>
              <w:rPr>
                <w:ins w:id="2252" w:author="Regina Casanova" w:date="2018-07-07T15:18:00Z"/>
                <w:rFonts w:cs="Times New Roman"/>
                <w:color w:val="000000"/>
                <w:lang w:val="es-PE"/>
              </w:rPr>
            </w:pPr>
            <w:ins w:id="2253" w:author="Regina Casanova" w:date="2018-07-07T15:18:00Z">
              <w:r w:rsidRPr="00BA156B">
                <w:rPr>
                  <w:rFonts w:cs="Times New Roman"/>
                  <w:color w:val="000000"/>
                  <w:lang w:val="es-PE"/>
                </w:rPr>
                <w:t>Identificación</w:t>
              </w:r>
            </w:ins>
          </w:p>
        </w:tc>
        <w:tc>
          <w:tcPr>
            <w:tcW w:w="5380" w:type="dxa"/>
            <w:tcBorders>
              <w:bottom w:val="single" w:sz="8" w:space="0" w:color="000000"/>
              <w:right w:val="single" w:sz="8" w:space="0" w:color="000000"/>
            </w:tcBorders>
            <w:vAlign w:val="bottom"/>
          </w:tcPr>
          <w:p w14:paraId="4C0AD835" w14:textId="77777777" w:rsidR="00BA63BC" w:rsidRPr="00BA156B" w:rsidRDefault="00BA63BC" w:rsidP="004105E1">
            <w:pPr>
              <w:autoSpaceDE w:val="0"/>
              <w:autoSpaceDN w:val="0"/>
              <w:adjustRightInd w:val="0"/>
              <w:spacing w:line="360" w:lineRule="atLeast"/>
              <w:rPr>
                <w:ins w:id="2254" w:author="Regina Casanova" w:date="2018-07-07T15:18:00Z"/>
                <w:rFonts w:cs="Times New Roman"/>
                <w:color w:val="000000"/>
                <w:lang w:val="es-PE"/>
              </w:rPr>
            </w:pPr>
            <w:ins w:id="2255" w:author="Regina Casanova" w:date="2018-07-07T15:18:00Z">
              <w:r>
                <w:rPr>
                  <w:rFonts w:cs="Times New Roman"/>
                  <w:color w:val="000000"/>
                  <w:lang w:val="es-PE"/>
                </w:rPr>
                <w:t>Co</w:t>
              </w:r>
              <w:r w:rsidRPr="00BA156B">
                <w:rPr>
                  <w:rFonts w:cs="Times New Roman"/>
                  <w:color w:val="000000"/>
                  <w:lang w:val="es-PE"/>
                </w:rPr>
                <w:t>mo ciudadano quiero poder presentar un reclamo identificándome para poder acelerar el proceso de resolución del reclamo</w:t>
              </w:r>
            </w:ins>
          </w:p>
        </w:tc>
        <w:tc>
          <w:tcPr>
            <w:tcW w:w="2341" w:type="dxa"/>
            <w:tcBorders>
              <w:bottom w:val="single" w:sz="8" w:space="0" w:color="000000"/>
              <w:right w:val="single" w:sz="8" w:space="0" w:color="000000"/>
            </w:tcBorders>
            <w:vAlign w:val="bottom"/>
          </w:tcPr>
          <w:p w14:paraId="57154B7C" w14:textId="77777777" w:rsidR="00BA63BC" w:rsidRPr="00BA156B" w:rsidRDefault="00BA63BC" w:rsidP="004105E1">
            <w:pPr>
              <w:autoSpaceDE w:val="0"/>
              <w:autoSpaceDN w:val="0"/>
              <w:adjustRightInd w:val="0"/>
              <w:spacing w:line="360" w:lineRule="atLeast"/>
              <w:rPr>
                <w:ins w:id="2256" w:author="Regina Casanova" w:date="2018-07-07T15:18:00Z"/>
                <w:rFonts w:cs="Times New Roman"/>
                <w:color w:val="000000"/>
                <w:lang w:val="es-PE"/>
              </w:rPr>
            </w:pPr>
            <w:ins w:id="2257" w:author="Regina Casanova" w:date="2018-07-07T15:18:00Z">
              <w:r w:rsidRPr="00BA156B">
                <w:rPr>
                  <w:rFonts w:cs="Times New Roman"/>
                  <w:color w:val="000000"/>
                  <w:lang w:val="es-PE"/>
                </w:rPr>
                <w:t>Pedir DNI del que se queja y validarlo con fecha de cumpleaños</w:t>
              </w:r>
            </w:ins>
          </w:p>
        </w:tc>
        <w:tc>
          <w:tcPr>
            <w:tcW w:w="1559" w:type="dxa"/>
            <w:tcBorders>
              <w:bottom w:val="single" w:sz="8" w:space="0" w:color="000000"/>
              <w:right w:val="single" w:sz="8" w:space="0" w:color="000000"/>
            </w:tcBorders>
            <w:vAlign w:val="bottom"/>
          </w:tcPr>
          <w:p w14:paraId="66FDB2E7" w14:textId="77777777" w:rsidR="00BA63BC" w:rsidRPr="00BA156B" w:rsidRDefault="00BA63BC" w:rsidP="004105E1">
            <w:pPr>
              <w:autoSpaceDE w:val="0"/>
              <w:autoSpaceDN w:val="0"/>
              <w:adjustRightInd w:val="0"/>
              <w:spacing w:line="360" w:lineRule="atLeast"/>
              <w:rPr>
                <w:ins w:id="2258" w:author="Regina Casanova" w:date="2018-07-07T15:18:00Z"/>
                <w:rFonts w:cs="Times New Roman"/>
                <w:color w:val="000000"/>
                <w:lang w:val="es-PE"/>
              </w:rPr>
            </w:pPr>
            <w:ins w:id="2259" w:author="Regina Casanova" w:date="2018-07-07T15:18:00Z">
              <w:r w:rsidRPr="00BA156B">
                <w:rPr>
                  <w:rFonts w:cs="Times New Roman"/>
                  <w:color w:val="000000"/>
                  <w:lang w:val="es-PE"/>
                </w:rPr>
                <w:t>Alto - 3</w:t>
              </w:r>
            </w:ins>
          </w:p>
        </w:tc>
      </w:tr>
      <w:tr w:rsidR="00BA63BC" w:rsidRPr="00BA156B" w14:paraId="7DCE3687" w14:textId="77777777" w:rsidTr="004105E1">
        <w:tblPrEx>
          <w:tblBorders>
            <w:top w:val="none" w:sz="0" w:space="0" w:color="auto"/>
          </w:tblBorders>
        </w:tblPrEx>
        <w:trPr>
          <w:ins w:id="226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2D61C8" w14:textId="77777777" w:rsidR="00BA63BC" w:rsidRPr="00BA156B" w:rsidRDefault="00BA63BC" w:rsidP="004105E1">
            <w:pPr>
              <w:autoSpaceDE w:val="0"/>
              <w:autoSpaceDN w:val="0"/>
              <w:adjustRightInd w:val="0"/>
              <w:spacing w:line="360" w:lineRule="atLeast"/>
              <w:jc w:val="right"/>
              <w:rPr>
                <w:ins w:id="2261" w:author="Regina Casanova" w:date="2018-07-07T15:18:00Z"/>
                <w:rFonts w:cs="Times New Roman"/>
                <w:color w:val="000000"/>
                <w:lang w:val="es-PE"/>
              </w:rPr>
            </w:pPr>
            <w:ins w:id="2262" w:author="Regina Casanova" w:date="2018-07-07T15:18:00Z">
              <w:r w:rsidRPr="00BA156B">
                <w:rPr>
                  <w:rFonts w:cs="Times New Roman"/>
                  <w:color w:val="000000"/>
                  <w:lang w:val="es-PE"/>
                </w:rPr>
                <w:lastRenderedPageBreak/>
                <w:t>12</w:t>
              </w:r>
            </w:ins>
          </w:p>
        </w:tc>
        <w:tc>
          <w:tcPr>
            <w:tcW w:w="1715" w:type="dxa"/>
            <w:tcBorders>
              <w:bottom w:val="single" w:sz="8" w:space="0" w:color="000000"/>
              <w:right w:val="single" w:sz="8" w:space="0" w:color="000000"/>
            </w:tcBorders>
            <w:shd w:val="clear" w:color="auto" w:fill="E1E0E0"/>
            <w:vAlign w:val="bottom"/>
          </w:tcPr>
          <w:p w14:paraId="5C0CF69E" w14:textId="77777777" w:rsidR="00BA63BC" w:rsidRPr="00BA156B" w:rsidRDefault="00BA63BC" w:rsidP="004105E1">
            <w:pPr>
              <w:autoSpaceDE w:val="0"/>
              <w:autoSpaceDN w:val="0"/>
              <w:adjustRightInd w:val="0"/>
              <w:spacing w:line="360" w:lineRule="atLeast"/>
              <w:rPr>
                <w:ins w:id="2263" w:author="Regina Casanova" w:date="2018-07-07T15:18:00Z"/>
                <w:rFonts w:cs="Times New Roman"/>
                <w:color w:val="000000"/>
                <w:lang w:val="es-PE"/>
              </w:rPr>
            </w:pPr>
            <w:ins w:id="2264"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785DF7BE" w14:textId="77777777" w:rsidR="00BA63BC" w:rsidRPr="00BA156B" w:rsidRDefault="00BA63BC" w:rsidP="004105E1">
            <w:pPr>
              <w:autoSpaceDE w:val="0"/>
              <w:autoSpaceDN w:val="0"/>
              <w:adjustRightInd w:val="0"/>
              <w:spacing w:line="360" w:lineRule="atLeast"/>
              <w:rPr>
                <w:ins w:id="2265" w:author="Regina Casanova" w:date="2018-07-07T15:18:00Z"/>
                <w:rFonts w:cs="Times New Roman"/>
                <w:color w:val="000000"/>
                <w:lang w:val="es-PE"/>
              </w:rPr>
            </w:pPr>
            <w:ins w:id="2266" w:author="Regina Casanova" w:date="2018-07-07T15:18:00Z">
              <w:r w:rsidRPr="00BA156B">
                <w:rPr>
                  <w:rFonts w:cs="Times New Roman"/>
                  <w:color w:val="000000"/>
                  <w:lang w:val="es-PE"/>
                </w:rPr>
                <w:t>Temas parecidos a su reclamo y temas populares</w:t>
              </w:r>
            </w:ins>
          </w:p>
        </w:tc>
        <w:tc>
          <w:tcPr>
            <w:tcW w:w="5380" w:type="dxa"/>
            <w:tcBorders>
              <w:bottom w:val="single" w:sz="8" w:space="0" w:color="000000"/>
              <w:right w:val="single" w:sz="8" w:space="0" w:color="000000"/>
            </w:tcBorders>
            <w:shd w:val="clear" w:color="auto" w:fill="E1E0E0"/>
            <w:vAlign w:val="bottom"/>
          </w:tcPr>
          <w:p w14:paraId="47F626E3" w14:textId="77777777" w:rsidR="00BA63BC" w:rsidRPr="00BA156B" w:rsidRDefault="00BA63BC" w:rsidP="004105E1">
            <w:pPr>
              <w:autoSpaceDE w:val="0"/>
              <w:autoSpaceDN w:val="0"/>
              <w:adjustRightInd w:val="0"/>
              <w:spacing w:line="360" w:lineRule="atLeast"/>
              <w:rPr>
                <w:ins w:id="2267" w:author="Regina Casanova" w:date="2018-07-07T15:18:00Z"/>
                <w:rFonts w:cs="Times New Roman"/>
                <w:color w:val="000000"/>
                <w:lang w:val="es-PE"/>
              </w:rPr>
            </w:pPr>
            <w:ins w:id="2268" w:author="Regina Casanova" w:date="2018-07-07T15:18:00Z">
              <w:r>
                <w:rPr>
                  <w:rFonts w:cs="Times New Roman"/>
                  <w:color w:val="000000"/>
                  <w:lang w:val="es-PE"/>
                </w:rPr>
                <w:t>Co</w:t>
              </w:r>
              <w:r w:rsidRPr="00BA156B">
                <w:rPr>
                  <w:rFonts w:cs="Times New Roman"/>
                  <w:color w:val="000000"/>
                  <w:lang w:val="es-PE"/>
                </w:rPr>
                <w:t>mo ciudadano quiero poder ver temas parecidos a mi reclamo y temas populares para poder comprobar que los problemas suceden a todos</w:t>
              </w:r>
            </w:ins>
          </w:p>
        </w:tc>
        <w:tc>
          <w:tcPr>
            <w:tcW w:w="2341" w:type="dxa"/>
            <w:tcBorders>
              <w:bottom w:val="single" w:sz="8" w:space="0" w:color="000000"/>
              <w:right w:val="single" w:sz="8" w:space="0" w:color="000000"/>
            </w:tcBorders>
            <w:shd w:val="clear" w:color="auto" w:fill="E1E0E0"/>
            <w:vAlign w:val="bottom"/>
          </w:tcPr>
          <w:p w14:paraId="493EBDD6" w14:textId="77777777" w:rsidR="00BA63BC" w:rsidRPr="00BA156B" w:rsidRDefault="00BA63BC" w:rsidP="004105E1">
            <w:pPr>
              <w:autoSpaceDE w:val="0"/>
              <w:autoSpaceDN w:val="0"/>
              <w:adjustRightInd w:val="0"/>
              <w:spacing w:line="360" w:lineRule="atLeast"/>
              <w:rPr>
                <w:ins w:id="2269" w:author="Regina Casanova" w:date="2018-07-07T15:18:00Z"/>
                <w:rFonts w:cs="Times New Roman"/>
                <w:color w:val="000000"/>
                <w:lang w:val="es-PE"/>
              </w:rPr>
            </w:pPr>
            <w:ins w:id="2270" w:author="Regina Casanova" w:date="2018-07-07T15:18:00Z">
              <w:r w:rsidRPr="00BA156B">
                <w:rPr>
                  <w:rFonts w:cs="Times New Roman"/>
                  <w:color w:val="000000"/>
                  <w:lang w:val="es-PE"/>
                </w:rPr>
                <w:t>Armar web de tendencias y de temas populares</w:t>
              </w:r>
            </w:ins>
          </w:p>
        </w:tc>
        <w:tc>
          <w:tcPr>
            <w:tcW w:w="1559" w:type="dxa"/>
            <w:tcBorders>
              <w:bottom w:val="single" w:sz="8" w:space="0" w:color="000000"/>
              <w:right w:val="single" w:sz="8" w:space="0" w:color="000000"/>
            </w:tcBorders>
            <w:shd w:val="clear" w:color="auto" w:fill="E1E0E0"/>
            <w:vAlign w:val="bottom"/>
          </w:tcPr>
          <w:p w14:paraId="07059FC0" w14:textId="77777777" w:rsidR="00BA63BC" w:rsidRPr="00BA156B" w:rsidRDefault="00BA63BC" w:rsidP="004105E1">
            <w:pPr>
              <w:autoSpaceDE w:val="0"/>
              <w:autoSpaceDN w:val="0"/>
              <w:adjustRightInd w:val="0"/>
              <w:spacing w:line="360" w:lineRule="atLeast"/>
              <w:rPr>
                <w:ins w:id="2271" w:author="Regina Casanova" w:date="2018-07-07T15:18:00Z"/>
                <w:rFonts w:cs="Times New Roman"/>
                <w:color w:val="000000"/>
                <w:lang w:val="es-PE"/>
              </w:rPr>
            </w:pPr>
            <w:ins w:id="2272" w:author="Regina Casanova" w:date="2018-07-07T15:18:00Z">
              <w:r w:rsidRPr="00BA156B">
                <w:rPr>
                  <w:rFonts w:cs="Times New Roman"/>
                  <w:color w:val="000000"/>
                  <w:lang w:val="es-PE"/>
                </w:rPr>
                <w:t>Bajo - 1</w:t>
              </w:r>
            </w:ins>
          </w:p>
        </w:tc>
      </w:tr>
      <w:tr w:rsidR="00BA63BC" w:rsidRPr="00BA156B" w14:paraId="06370B32" w14:textId="77777777" w:rsidTr="004105E1">
        <w:tblPrEx>
          <w:tblBorders>
            <w:top w:val="none" w:sz="0" w:space="0" w:color="auto"/>
          </w:tblBorders>
        </w:tblPrEx>
        <w:trPr>
          <w:ins w:id="2273" w:author="Regina Casanova" w:date="2018-07-07T15:18:00Z"/>
        </w:trPr>
        <w:tc>
          <w:tcPr>
            <w:tcW w:w="504" w:type="dxa"/>
            <w:tcBorders>
              <w:left w:val="single" w:sz="8" w:space="0" w:color="000000"/>
              <w:bottom w:val="single" w:sz="8" w:space="0" w:color="000000"/>
              <w:right w:val="single" w:sz="8" w:space="0" w:color="000000"/>
            </w:tcBorders>
            <w:vAlign w:val="bottom"/>
          </w:tcPr>
          <w:p w14:paraId="6B0ED892" w14:textId="77777777" w:rsidR="00BA63BC" w:rsidRPr="00BA156B" w:rsidRDefault="00BA63BC" w:rsidP="004105E1">
            <w:pPr>
              <w:autoSpaceDE w:val="0"/>
              <w:autoSpaceDN w:val="0"/>
              <w:adjustRightInd w:val="0"/>
              <w:spacing w:line="360" w:lineRule="atLeast"/>
              <w:jc w:val="right"/>
              <w:rPr>
                <w:ins w:id="2274" w:author="Regina Casanova" w:date="2018-07-07T15:18:00Z"/>
                <w:rFonts w:cs="Times New Roman"/>
                <w:color w:val="000000"/>
                <w:lang w:val="es-PE"/>
              </w:rPr>
            </w:pPr>
            <w:ins w:id="2275" w:author="Regina Casanova" w:date="2018-07-07T15:18:00Z">
              <w:r w:rsidRPr="00BA156B">
                <w:rPr>
                  <w:rFonts w:cs="Times New Roman"/>
                  <w:color w:val="000000"/>
                  <w:lang w:val="es-PE"/>
                </w:rPr>
                <w:t>13</w:t>
              </w:r>
            </w:ins>
          </w:p>
        </w:tc>
        <w:tc>
          <w:tcPr>
            <w:tcW w:w="1715" w:type="dxa"/>
            <w:tcBorders>
              <w:bottom w:val="single" w:sz="8" w:space="0" w:color="000000"/>
              <w:right w:val="single" w:sz="8" w:space="0" w:color="000000"/>
            </w:tcBorders>
            <w:vAlign w:val="bottom"/>
          </w:tcPr>
          <w:p w14:paraId="339738E0" w14:textId="77777777" w:rsidR="00BA63BC" w:rsidRPr="00BA156B" w:rsidRDefault="00BA63BC" w:rsidP="004105E1">
            <w:pPr>
              <w:autoSpaceDE w:val="0"/>
              <w:autoSpaceDN w:val="0"/>
              <w:adjustRightInd w:val="0"/>
              <w:spacing w:line="360" w:lineRule="atLeast"/>
              <w:rPr>
                <w:ins w:id="2276" w:author="Regina Casanova" w:date="2018-07-07T15:18:00Z"/>
                <w:rFonts w:cs="Times New Roman"/>
                <w:color w:val="000000"/>
                <w:lang w:val="es-PE"/>
              </w:rPr>
            </w:pPr>
            <w:ins w:id="2277"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4B6DA923" w14:textId="77777777" w:rsidR="00BA63BC" w:rsidRPr="00BA156B" w:rsidRDefault="00BA63BC" w:rsidP="004105E1">
            <w:pPr>
              <w:autoSpaceDE w:val="0"/>
              <w:autoSpaceDN w:val="0"/>
              <w:adjustRightInd w:val="0"/>
              <w:spacing w:line="360" w:lineRule="atLeast"/>
              <w:rPr>
                <w:ins w:id="2278" w:author="Regina Casanova" w:date="2018-07-07T15:18:00Z"/>
                <w:rFonts w:cs="Times New Roman"/>
                <w:color w:val="000000"/>
                <w:lang w:val="es-PE"/>
              </w:rPr>
            </w:pPr>
            <w:ins w:id="2279" w:author="Regina Casanova" w:date="2018-07-07T15:18:00Z">
              <w:r w:rsidRPr="00BA156B">
                <w:rPr>
                  <w:rFonts w:cs="Times New Roman"/>
                  <w:color w:val="000000"/>
                  <w:lang w:val="es-PE"/>
                </w:rPr>
                <w:t>Asegurarse que el reclamo lo reciba alguien</w:t>
              </w:r>
            </w:ins>
          </w:p>
        </w:tc>
        <w:tc>
          <w:tcPr>
            <w:tcW w:w="5380" w:type="dxa"/>
            <w:tcBorders>
              <w:bottom w:val="single" w:sz="8" w:space="0" w:color="000000"/>
              <w:right w:val="single" w:sz="8" w:space="0" w:color="000000"/>
            </w:tcBorders>
            <w:vAlign w:val="bottom"/>
          </w:tcPr>
          <w:p w14:paraId="48FE93A8" w14:textId="77777777" w:rsidR="00BA63BC" w:rsidRPr="00BA156B" w:rsidRDefault="00BA63BC" w:rsidP="004105E1">
            <w:pPr>
              <w:autoSpaceDE w:val="0"/>
              <w:autoSpaceDN w:val="0"/>
              <w:adjustRightInd w:val="0"/>
              <w:spacing w:line="360" w:lineRule="atLeast"/>
              <w:rPr>
                <w:ins w:id="2280" w:author="Regina Casanova" w:date="2018-07-07T15:18:00Z"/>
                <w:rFonts w:cs="Times New Roman"/>
                <w:color w:val="000000"/>
                <w:lang w:val="es-PE"/>
              </w:rPr>
            </w:pPr>
            <w:ins w:id="2281" w:author="Regina Casanova" w:date="2018-07-07T15:18:00Z">
              <w:r>
                <w:rPr>
                  <w:rFonts w:cs="Times New Roman"/>
                  <w:color w:val="000000"/>
                  <w:lang w:val="es-PE"/>
                </w:rPr>
                <w:t>Co</w:t>
              </w:r>
              <w:r w:rsidRPr="00BA156B">
                <w:rPr>
                  <w:rFonts w:cs="Times New Roman"/>
                  <w:color w:val="000000"/>
                  <w:lang w:val="es-PE"/>
                </w:rPr>
                <w:t>mo ciudadano quiero asegurarme que mi reclamo sea recibido para poder sentirme tranquilo de que lo están revisando</w:t>
              </w:r>
            </w:ins>
          </w:p>
        </w:tc>
        <w:tc>
          <w:tcPr>
            <w:tcW w:w="2341" w:type="dxa"/>
            <w:tcBorders>
              <w:bottom w:val="single" w:sz="8" w:space="0" w:color="000000"/>
              <w:right w:val="single" w:sz="8" w:space="0" w:color="000000"/>
            </w:tcBorders>
            <w:vAlign w:val="bottom"/>
          </w:tcPr>
          <w:p w14:paraId="69737C1B" w14:textId="77777777" w:rsidR="00BA63BC" w:rsidRPr="00BA156B" w:rsidRDefault="00BA63BC" w:rsidP="004105E1">
            <w:pPr>
              <w:autoSpaceDE w:val="0"/>
              <w:autoSpaceDN w:val="0"/>
              <w:adjustRightInd w:val="0"/>
              <w:spacing w:line="360" w:lineRule="atLeast"/>
              <w:rPr>
                <w:ins w:id="2282" w:author="Regina Casanova" w:date="2018-07-07T15:18:00Z"/>
                <w:rFonts w:cs="Times New Roman"/>
                <w:color w:val="000000"/>
                <w:lang w:val="es-PE"/>
              </w:rPr>
            </w:pPr>
            <w:ins w:id="2283" w:author="Regina Casanova" w:date="2018-07-07T15:18:00Z">
              <w:r w:rsidRPr="00BA156B">
                <w:rPr>
                  <w:rFonts w:cs="Times New Roman"/>
                  <w:color w:val="000000"/>
                  <w:lang w:val="es-PE"/>
                </w:rPr>
                <w:t>Asignar reclamo a alguien por cada IPRESS y que tenga opción de Leído</w:t>
              </w:r>
            </w:ins>
          </w:p>
        </w:tc>
        <w:tc>
          <w:tcPr>
            <w:tcW w:w="1559" w:type="dxa"/>
            <w:tcBorders>
              <w:bottom w:val="single" w:sz="8" w:space="0" w:color="000000"/>
              <w:right w:val="single" w:sz="8" w:space="0" w:color="000000"/>
            </w:tcBorders>
            <w:vAlign w:val="bottom"/>
          </w:tcPr>
          <w:p w14:paraId="0E6CFD1D" w14:textId="77777777" w:rsidR="00BA63BC" w:rsidRPr="00BA156B" w:rsidRDefault="00BA63BC" w:rsidP="004105E1">
            <w:pPr>
              <w:autoSpaceDE w:val="0"/>
              <w:autoSpaceDN w:val="0"/>
              <w:adjustRightInd w:val="0"/>
              <w:spacing w:line="360" w:lineRule="atLeast"/>
              <w:rPr>
                <w:ins w:id="2284" w:author="Regina Casanova" w:date="2018-07-07T15:18:00Z"/>
                <w:rFonts w:cs="Times New Roman"/>
                <w:color w:val="000000"/>
                <w:lang w:val="es-PE"/>
              </w:rPr>
            </w:pPr>
            <w:ins w:id="2285" w:author="Regina Casanova" w:date="2018-07-07T15:18:00Z">
              <w:r w:rsidRPr="00BA156B">
                <w:rPr>
                  <w:rFonts w:cs="Times New Roman"/>
                  <w:color w:val="000000"/>
                  <w:lang w:val="es-PE"/>
                </w:rPr>
                <w:t>Medio - 2</w:t>
              </w:r>
            </w:ins>
          </w:p>
        </w:tc>
      </w:tr>
      <w:tr w:rsidR="00BA63BC" w:rsidRPr="00BA156B" w14:paraId="18AE24F8" w14:textId="77777777" w:rsidTr="004105E1">
        <w:tblPrEx>
          <w:tblBorders>
            <w:top w:val="none" w:sz="0" w:space="0" w:color="auto"/>
          </w:tblBorders>
        </w:tblPrEx>
        <w:trPr>
          <w:ins w:id="228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B51F7C" w14:textId="77777777" w:rsidR="00BA63BC" w:rsidRPr="00BA156B" w:rsidRDefault="00BA63BC" w:rsidP="004105E1">
            <w:pPr>
              <w:autoSpaceDE w:val="0"/>
              <w:autoSpaceDN w:val="0"/>
              <w:adjustRightInd w:val="0"/>
              <w:spacing w:line="360" w:lineRule="atLeast"/>
              <w:jc w:val="right"/>
              <w:rPr>
                <w:ins w:id="2287" w:author="Regina Casanova" w:date="2018-07-07T15:18:00Z"/>
                <w:rFonts w:cs="Times New Roman"/>
                <w:color w:val="000000"/>
                <w:lang w:val="es-PE"/>
              </w:rPr>
            </w:pPr>
            <w:ins w:id="2288" w:author="Regina Casanova" w:date="2018-07-07T15:18:00Z">
              <w:r w:rsidRPr="00BA156B">
                <w:rPr>
                  <w:rFonts w:cs="Times New Roman"/>
                  <w:color w:val="000000"/>
                  <w:lang w:val="es-PE"/>
                </w:rPr>
                <w:t>14</w:t>
              </w:r>
            </w:ins>
          </w:p>
        </w:tc>
        <w:tc>
          <w:tcPr>
            <w:tcW w:w="1715" w:type="dxa"/>
            <w:tcBorders>
              <w:bottom w:val="single" w:sz="8" w:space="0" w:color="000000"/>
              <w:right w:val="single" w:sz="8" w:space="0" w:color="000000"/>
            </w:tcBorders>
            <w:shd w:val="clear" w:color="auto" w:fill="E1E0E0"/>
            <w:vAlign w:val="bottom"/>
          </w:tcPr>
          <w:p w14:paraId="278592DE" w14:textId="77777777" w:rsidR="00BA63BC" w:rsidRPr="00BA156B" w:rsidRDefault="00BA63BC" w:rsidP="004105E1">
            <w:pPr>
              <w:autoSpaceDE w:val="0"/>
              <w:autoSpaceDN w:val="0"/>
              <w:adjustRightInd w:val="0"/>
              <w:spacing w:line="360" w:lineRule="atLeast"/>
              <w:rPr>
                <w:ins w:id="2289" w:author="Regina Casanova" w:date="2018-07-07T15:18:00Z"/>
                <w:rFonts w:cs="Times New Roman"/>
                <w:color w:val="000000"/>
                <w:lang w:val="es-PE"/>
              </w:rPr>
            </w:pPr>
            <w:ins w:id="2290"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4A6018AD" w14:textId="77777777" w:rsidR="00BA63BC" w:rsidRPr="00BA156B" w:rsidRDefault="00BA63BC" w:rsidP="004105E1">
            <w:pPr>
              <w:autoSpaceDE w:val="0"/>
              <w:autoSpaceDN w:val="0"/>
              <w:adjustRightInd w:val="0"/>
              <w:spacing w:line="360" w:lineRule="atLeast"/>
              <w:rPr>
                <w:ins w:id="2291" w:author="Regina Casanova" w:date="2018-07-07T15:18:00Z"/>
                <w:rFonts w:cs="Times New Roman"/>
                <w:color w:val="000000"/>
                <w:lang w:val="es-PE"/>
              </w:rPr>
            </w:pPr>
            <w:ins w:id="2292" w:author="Regina Casanova" w:date="2018-07-07T15:18:00Z">
              <w:r w:rsidRPr="00BA156B">
                <w:rPr>
                  <w:rFonts w:cs="Times New Roman"/>
                  <w:color w:val="000000"/>
                  <w:lang w:val="es-PE"/>
                </w:rPr>
                <w:t>Subir fotos y videos cómo pruebas</w:t>
              </w:r>
            </w:ins>
          </w:p>
        </w:tc>
        <w:tc>
          <w:tcPr>
            <w:tcW w:w="5380" w:type="dxa"/>
            <w:tcBorders>
              <w:bottom w:val="single" w:sz="8" w:space="0" w:color="000000"/>
              <w:right w:val="single" w:sz="8" w:space="0" w:color="000000"/>
            </w:tcBorders>
            <w:shd w:val="clear" w:color="auto" w:fill="E1E0E0"/>
            <w:vAlign w:val="bottom"/>
          </w:tcPr>
          <w:p w14:paraId="639F905E" w14:textId="77777777" w:rsidR="00BA63BC" w:rsidRPr="00BA156B" w:rsidRDefault="00BA63BC" w:rsidP="004105E1">
            <w:pPr>
              <w:autoSpaceDE w:val="0"/>
              <w:autoSpaceDN w:val="0"/>
              <w:adjustRightInd w:val="0"/>
              <w:spacing w:line="360" w:lineRule="atLeast"/>
              <w:rPr>
                <w:ins w:id="2293" w:author="Regina Casanova" w:date="2018-07-07T15:18:00Z"/>
                <w:rFonts w:cs="Times New Roman"/>
                <w:color w:val="000000"/>
                <w:lang w:val="es-PE"/>
              </w:rPr>
            </w:pPr>
            <w:ins w:id="2294" w:author="Regina Casanova" w:date="2018-07-07T15:18:00Z">
              <w:r>
                <w:rPr>
                  <w:rFonts w:cs="Times New Roman"/>
                  <w:color w:val="000000"/>
                  <w:lang w:val="es-PE"/>
                </w:rPr>
                <w:t>Co</w:t>
              </w:r>
              <w:r w:rsidRPr="00BA156B">
                <w:rPr>
                  <w:rFonts w:cs="Times New Roman"/>
                  <w:color w:val="000000"/>
                  <w:lang w:val="es-PE"/>
                </w:rPr>
                <w:t>mo ciudadano quiero poder colocar evidencia multimedia de lo que me ocurrió para poder sustentar mi reclamo</w:t>
              </w:r>
            </w:ins>
          </w:p>
        </w:tc>
        <w:tc>
          <w:tcPr>
            <w:tcW w:w="2341" w:type="dxa"/>
            <w:tcBorders>
              <w:bottom w:val="single" w:sz="8" w:space="0" w:color="000000"/>
              <w:right w:val="single" w:sz="8" w:space="0" w:color="000000"/>
            </w:tcBorders>
            <w:shd w:val="clear" w:color="auto" w:fill="E1E0E0"/>
            <w:vAlign w:val="bottom"/>
          </w:tcPr>
          <w:p w14:paraId="7B725916" w14:textId="77777777" w:rsidR="00BA63BC" w:rsidRPr="00BA156B" w:rsidRDefault="00BA63BC" w:rsidP="004105E1">
            <w:pPr>
              <w:autoSpaceDE w:val="0"/>
              <w:autoSpaceDN w:val="0"/>
              <w:adjustRightInd w:val="0"/>
              <w:spacing w:line="360" w:lineRule="atLeast"/>
              <w:rPr>
                <w:ins w:id="2295" w:author="Regina Casanova" w:date="2018-07-07T15:18:00Z"/>
                <w:rFonts w:cs="Times New Roman"/>
                <w:color w:val="000000"/>
                <w:lang w:val="es-PE"/>
              </w:rPr>
            </w:pPr>
            <w:ins w:id="2296" w:author="Regina Casanova" w:date="2018-07-07T15:18:00Z">
              <w:r w:rsidRPr="00BA156B">
                <w:rPr>
                  <w:rFonts w:cs="Times New Roman"/>
                  <w:color w:val="000000"/>
                  <w:lang w:val="es-PE"/>
                </w:rPr>
                <w:t>Colocar opción para subir foto/video al momento de colocar el reclamo</w:t>
              </w:r>
            </w:ins>
          </w:p>
        </w:tc>
        <w:tc>
          <w:tcPr>
            <w:tcW w:w="1559" w:type="dxa"/>
            <w:tcBorders>
              <w:bottom w:val="single" w:sz="8" w:space="0" w:color="000000"/>
              <w:right w:val="single" w:sz="8" w:space="0" w:color="000000"/>
            </w:tcBorders>
            <w:shd w:val="clear" w:color="auto" w:fill="E1E0E0"/>
            <w:vAlign w:val="bottom"/>
          </w:tcPr>
          <w:p w14:paraId="6CD09341" w14:textId="77777777" w:rsidR="00BA63BC" w:rsidRPr="00BA156B" w:rsidRDefault="00BA63BC" w:rsidP="004105E1">
            <w:pPr>
              <w:autoSpaceDE w:val="0"/>
              <w:autoSpaceDN w:val="0"/>
              <w:adjustRightInd w:val="0"/>
              <w:spacing w:line="360" w:lineRule="atLeast"/>
              <w:rPr>
                <w:ins w:id="2297" w:author="Regina Casanova" w:date="2018-07-07T15:18:00Z"/>
                <w:rFonts w:cs="Times New Roman"/>
                <w:color w:val="000000"/>
                <w:lang w:val="es-PE"/>
              </w:rPr>
            </w:pPr>
            <w:ins w:id="2298" w:author="Regina Casanova" w:date="2018-07-07T15:18:00Z">
              <w:r w:rsidRPr="00BA156B">
                <w:rPr>
                  <w:rFonts w:cs="Times New Roman"/>
                  <w:color w:val="000000"/>
                  <w:lang w:val="es-PE"/>
                </w:rPr>
                <w:t>Medio - 2</w:t>
              </w:r>
            </w:ins>
          </w:p>
        </w:tc>
      </w:tr>
      <w:tr w:rsidR="00BA63BC" w:rsidRPr="00BA156B" w14:paraId="6CD6B655" w14:textId="77777777" w:rsidTr="004105E1">
        <w:tblPrEx>
          <w:tblBorders>
            <w:top w:val="none" w:sz="0" w:space="0" w:color="auto"/>
          </w:tblBorders>
        </w:tblPrEx>
        <w:trPr>
          <w:ins w:id="2299" w:author="Regina Casanova" w:date="2018-07-07T15:18:00Z"/>
        </w:trPr>
        <w:tc>
          <w:tcPr>
            <w:tcW w:w="504" w:type="dxa"/>
            <w:tcBorders>
              <w:left w:val="single" w:sz="8" w:space="0" w:color="000000"/>
              <w:bottom w:val="single" w:sz="8" w:space="0" w:color="000000"/>
              <w:right w:val="single" w:sz="8" w:space="0" w:color="000000"/>
            </w:tcBorders>
            <w:vAlign w:val="bottom"/>
          </w:tcPr>
          <w:p w14:paraId="6BCCF769" w14:textId="77777777" w:rsidR="00BA63BC" w:rsidRPr="00BA156B" w:rsidRDefault="00BA63BC" w:rsidP="004105E1">
            <w:pPr>
              <w:autoSpaceDE w:val="0"/>
              <w:autoSpaceDN w:val="0"/>
              <w:adjustRightInd w:val="0"/>
              <w:spacing w:line="360" w:lineRule="atLeast"/>
              <w:jc w:val="right"/>
              <w:rPr>
                <w:ins w:id="2300" w:author="Regina Casanova" w:date="2018-07-07T15:18:00Z"/>
                <w:rFonts w:cs="Times New Roman"/>
                <w:color w:val="000000"/>
                <w:lang w:val="es-PE"/>
              </w:rPr>
            </w:pPr>
            <w:ins w:id="2301" w:author="Regina Casanova" w:date="2018-07-07T15:18:00Z">
              <w:r w:rsidRPr="00BA156B">
                <w:rPr>
                  <w:rFonts w:cs="Times New Roman"/>
                  <w:color w:val="000000"/>
                  <w:lang w:val="es-PE"/>
                </w:rPr>
                <w:t>15</w:t>
              </w:r>
            </w:ins>
          </w:p>
        </w:tc>
        <w:tc>
          <w:tcPr>
            <w:tcW w:w="1715" w:type="dxa"/>
            <w:tcBorders>
              <w:bottom w:val="single" w:sz="8" w:space="0" w:color="000000"/>
              <w:right w:val="single" w:sz="8" w:space="0" w:color="000000"/>
            </w:tcBorders>
            <w:vAlign w:val="bottom"/>
          </w:tcPr>
          <w:p w14:paraId="313C75A0" w14:textId="77777777" w:rsidR="00BA63BC" w:rsidRPr="00BA156B" w:rsidRDefault="00BA63BC" w:rsidP="004105E1">
            <w:pPr>
              <w:autoSpaceDE w:val="0"/>
              <w:autoSpaceDN w:val="0"/>
              <w:adjustRightInd w:val="0"/>
              <w:spacing w:line="360" w:lineRule="atLeast"/>
              <w:rPr>
                <w:ins w:id="2302" w:author="Regina Casanova" w:date="2018-07-07T15:18:00Z"/>
                <w:rFonts w:cs="Times New Roman"/>
                <w:color w:val="000000"/>
                <w:lang w:val="es-PE"/>
              </w:rPr>
            </w:pPr>
            <w:ins w:id="2303"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777945FA" w14:textId="77777777" w:rsidR="00BA63BC" w:rsidRPr="00BA156B" w:rsidRDefault="00BA63BC" w:rsidP="004105E1">
            <w:pPr>
              <w:autoSpaceDE w:val="0"/>
              <w:autoSpaceDN w:val="0"/>
              <w:adjustRightInd w:val="0"/>
              <w:spacing w:line="360" w:lineRule="atLeast"/>
              <w:rPr>
                <w:ins w:id="2304" w:author="Regina Casanova" w:date="2018-07-07T15:18:00Z"/>
                <w:rFonts w:cs="Times New Roman"/>
                <w:color w:val="000000"/>
                <w:lang w:val="es-PE"/>
              </w:rPr>
            </w:pPr>
            <w:ins w:id="2305" w:author="Regina Casanova" w:date="2018-07-07T15:18:00Z">
              <w:r w:rsidRPr="00BA156B">
                <w:rPr>
                  <w:rFonts w:cs="Times New Roman"/>
                  <w:color w:val="000000"/>
                  <w:lang w:val="es-PE"/>
                </w:rPr>
                <w:t>Ejemplos de casos que fueron a favor del ciudadano. Si se solucionó o no.</w:t>
              </w:r>
            </w:ins>
          </w:p>
        </w:tc>
        <w:tc>
          <w:tcPr>
            <w:tcW w:w="5380" w:type="dxa"/>
            <w:tcBorders>
              <w:bottom w:val="single" w:sz="8" w:space="0" w:color="000000"/>
              <w:right w:val="single" w:sz="8" w:space="0" w:color="000000"/>
            </w:tcBorders>
            <w:vAlign w:val="bottom"/>
          </w:tcPr>
          <w:p w14:paraId="027E7346" w14:textId="77777777" w:rsidR="00BA63BC" w:rsidRPr="00BA156B" w:rsidRDefault="00BA63BC" w:rsidP="004105E1">
            <w:pPr>
              <w:autoSpaceDE w:val="0"/>
              <w:autoSpaceDN w:val="0"/>
              <w:adjustRightInd w:val="0"/>
              <w:spacing w:line="360" w:lineRule="atLeast"/>
              <w:rPr>
                <w:ins w:id="2306" w:author="Regina Casanova" w:date="2018-07-07T15:18:00Z"/>
                <w:rFonts w:cs="Times New Roman"/>
                <w:color w:val="000000"/>
                <w:lang w:val="es-PE"/>
              </w:rPr>
            </w:pPr>
            <w:ins w:id="2307" w:author="Regina Casanova" w:date="2018-07-07T15:18:00Z">
              <w:r>
                <w:rPr>
                  <w:rFonts w:cs="Times New Roman"/>
                  <w:color w:val="000000"/>
                  <w:lang w:val="es-PE"/>
                </w:rPr>
                <w:t>Co</w:t>
              </w:r>
              <w:r w:rsidRPr="00BA156B">
                <w:rPr>
                  <w:rFonts w:cs="Times New Roman"/>
                  <w:color w:val="000000"/>
                  <w:lang w:val="es-PE"/>
                </w:rPr>
                <w:t>mo ciudadano quiero ver si hay casos similares que fueron solucionados para poder saber que mi reclamo será tomado en cuenta</w:t>
              </w:r>
            </w:ins>
          </w:p>
        </w:tc>
        <w:tc>
          <w:tcPr>
            <w:tcW w:w="2341" w:type="dxa"/>
            <w:tcBorders>
              <w:bottom w:val="single" w:sz="8" w:space="0" w:color="000000"/>
              <w:right w:val="single" w:sz="8" w:space="0" w:color="000000"/>
            </w:tcBorders>
            <w:vAlign w:val="bottom"/>
          </w:tcPr>
          <w:p w14:paraId="4818E3D3" w14:textId="77777777" w:rsidR="00BA63BC" w:rsidRPr="00BA156B" w:rsidRDefault="00BA63BC" w:rsidP="004105E1">
            <w:pPr>
              <w:autoSpaceDE w:val="0"/>
              <w:autoSpaceDN w:val="0"/>
              <w:adjustRightInd w:val="0"/>
              <w:spacing w:line="360" w:lineRule="atLeast"/>
              <w:rPr>
                <w:ins w:id="2308" w:author="Regina Casanova" w:date="2018-07-07T15:18:00Z"/>
                <w:rFonts w:cs="Times New Roman"/>
                <w:color w:val="000000"/>
                <w:lang w:val="es-PE"/>
              </w:rPr>
            </w:pPr>
            <w:ins w:id="2309" w:author="Regina Casanova" w:date="2018-07-07T15:18:00Z">
              <w:r w:rsidRPr="00BA156B">
                <w:rPr>
                  <w:rFonts w:cs="Times New Roman"/>
                  <w:color w:val="000000"/>
                  <w:lang w:val="es-PE"/>
                </w:rPr>
                <w:t>Listado de reclamos de la IPRESS luego de presentar el reclamo</w:t>
              </w:r>
            </w:ins>
          </w:p>
        </w:tc>
        <w:tc>
          <w:tcPr>
            <w:tcW w:w="1559" w:type="dxa"/>
            <w:tcBorders>
              <w:bottom w:val="single" w:sz="8" w:space="0" w:color="000000"/>
              <w:right w:val="single" w:sz="8" w:space="0" w:color="000000"/>
            </w:tcBorders>
            <w:vAlign w:val="bottom"/>
          </w:tcPr>
          <w:p w14:paraId="7DE8F39C" w14:textId="77777777" w:rsidR="00BA63BC" w:rsidRPr="00BA156B" w:rsidRDefault="00BA63BC" w:rsidP="004105E1">
            <w:pPr>
              <w:autoSpaceDE w:val="0"/>
              <w:autoSpaceDN w:val="0"/>
              <w:adjustRightInd w:val="0"/>
              <w:spacing w:line="360" w:lineRule="atLeast"/>
              <w:rPr>
                <w:ins w:id="2310" w:author="Regina Casanova" w:date="2018-07-07T15:18:00Z"/>
                <w:rFonts w:cs="Times New Roman"/>
                <w:color w:val="000000"/>
                <w:lang w:val="es-PE"/>
              </w:rPr>
            </w:pPr>
            <w:ins w:id="2311" w:author="Regina Casanova" w:date="2018-07-07T15:18:00Z">
              <w:r w:rsidRPr="00BA156B">
                <w:rPr>
                  <w:rFonts w:cs="Times New Roman"/>
                  <w:color w:val="000000"/>
                  <w:lang w:val="es-PE"/>
                </w:rPr>
                <w:t>Bajo - 1</w:t>
              </w:r>
            </w:ins>
          </w:p>
        </w:tc>
      </w:tr>
      <w:tr w:rsidR="00BA63BC" w:rsidRPr="00BA156B" w14:paraId="3491B3D9" w14:textId="77777777" w:rsidTr="004105E1">
        <w:tblPrEx>
          <w:tblBorders>
            <w:top w:val="none" w:sz="0" w:space="0" w:color="auto"/>
          </w:tblBorders>
        </w:tblPrEx>
        <w:trPr>
          <w:ins w:id="231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1DD517" w14:textId="77777777" w:rsidR="00BA63BC" w:rsidRPr="00BA156B" w:rsidRDefault="00BA63BC" w:rsidP="004105E1">
            <w:pPr>
              <w:autoSpaceDE w:val="0"/>
              <w:autoSpaceDN w:val="0"/>
              <w:adjustRightInd w:val="0"/>
              <w:spacing w:line="360" w:lineRule="atLeast"/>
              <w:jc w:val="right"/>
              <w:rPr>
                <w:ins w:id="2313" w:author="Regina Casanova" w:date="2018-07-07T15:18:00Z"/>
                <w:rFonts w:cs="Times New Roman"/>
                <w:color w:val="000000"/>
                <w:lang w:val="es-PE"/>
              </w:rPr>
            </w:pPr>
            <w:ins w:id="2314" w:author="Regina Casanova" w:date="2018-07-07T15:18:00Z">
              <w:r w:rsidRPr="00BA156B">
                <w:rPr>
                  <w:rFonts w:cs="Times New Roman"/>
                  <w:color w:val="000000"/>
                  <w:lang w:val="es-PE"/>
                </w:rPr>
                <w:t>16</w:t>
              </w:r>
            </w:ins>
          </w:p>
        </w:tc>
        <w:tc>
          <w:tcPr>
            <w:tcW w:w="1715" w:type="dxa"/>
            <w:tcBorders>
              <w:bottom w:val="single" w:sz="8" w:space="0" w:color="000000"/>
              <w:right w:val="single" w:sz="8" w:space="0" w:color="000000"/>
            </w:tcBorders>
            <w:shd w:val="clear" w:color="auto" w:fill="E1E0E0"/>
            <w:vAlign w:val="bottom"/>
          </w:tcPr>
          <w:p w14:paraId="078490BA" w14:textId="77777777" w:rsidR="00BA63BC" w:rsidRPr="00BA156B" w:rsidRDefault="00BA63BC" w:rsidP="004105E1">
            <w:pPr>
              <w:autoSpaceDE w:val="0"/>
              <w:autoSpaceDN w:val="0"/>
              <w:adjustRightInd w:val="0"/>
              <w:spacing w:line="360" w:lineRule="atLeast"/>
              <w:rPr>
                <w:ins w:id="2315" w:author="Regina Casanova" w:date="2018-07-07T15:18:00Z"/>
                <w:rFonts w:cs="Times New Roman"/>
                <w:color w:val="000000"/>
                <w:lang w:val="es-PE"/>
              </w:rPr>
            </w:pPr>
            <w:ins w:id="2316"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03B0D9FC" w14:textId="77777777" w:rsidR="00BA63BC" w:rsidRPr="00BA156B" w:rsidRDefault="00BA63BC" w:rsidP="004105E1">
            <w:pPr>
              <w:autoSpaceDE w:val="0"/>
              <w:autoSpaceDN w:val="0"/>
              <w:adjustRightInd w:val="0"/>
              <w:spacing w:line="360" w:lineRule="atLeast"/>
              <w:rPr>
                <w:ins w:id="2317" w:author="Regina Casanova" w:date="2018-07-07T15:18:00Z"/>
                <w:rFonts w:cs="Times New Roman"/>
                <w:color w:val="000000"/>
                <w:lang w:val="es-PE"/>
              </w:rPr>
            </w:pPr>
            <w:ins w:id="2318" w:author="Regina Casanova" w:date="2018-07-07T15:18:00Z">
              <w:r w:rsidRPr="00BA156B">
                <w:rPr>
                  <w:rFonts w:cs="Times New Roman"/>
                  <w:color w:val="000000"/>
                  <w:lang w:val="es-PE"/>
                </w:rPr>
                <w:t>Tiempo de respuesta estimada</w:t>
              </w:r>
            </w:ins>
          </w:p>
        </w:tc>
        <w:tc>
          <w:tcPr>
            <w:tcW w:w="5380" w:type="dxa"/>
            <w:tcBorders>
              <w:bottom w:val="single" w:sz="8" w:space="0" w:color="000000"/>
              <w:right w:val="single" w:sz="8" w:space="0" w:color="000000"/>
            </w:tcBorders>
            <w:shd w:val="clear" w:color="auto" w:fill="E1E0E0"/>
            <w:vAlign w:val="bottom"/>
          </w:tcPr>
          <w:p w14:paraId="32A744AE" w14:textId="77777777" w:rsidR="00BA63BC" w:rsidRPr="00BA156B" w:rsidRDefault="00BA63BC" w:rsidP="004105E1">
            <w:pPr>
              <w:autoSpaceDE w:val="0"/>
              <w:autoSpaceDN w:val="0"/>
              <w:adjustRightInd w:val="0"/>
              <w:spacing w:line="360" w:lineRule="atLeast"/>
              <w:rPr>
                <w:ins w:id="2319" w:author="Regina Casanova" w:date="2018-07-07T15:18:00Z"/>
                <w:rFonts w:cs="Times New Roman"/>
                <w:color w:val="000000"/>
                <w:lang w:val="es-PE"/>
              </w:rPr>
            </w:pPr>
            <w:ins w:id="2320" w:author="Regina Casanova" w:date="2018-07-07T15:18:00Z">
              <w:r>
                <w:rPr>
                  <w:rFonts w:cs="Times New Roman"/>
                  <w:color w:val="000000"/>
                  <w:lang w:val="es-PE"/>
                </w:rPr>
                <w:t>Co</w:t>
              </w:r>
              <w:r w:rsidRPr="00BA156B">
                <w:rPr>
                  <w:rFonts w:cs="Times New Roman"/>
                  <w:color w:val="000000"/>
                  <w:lang w:val="es-PE"/>
                </w:rPr>
                <w:t>mo ciudadano quiero saber para qué fecha me estarán contestando del reclamo para poder programar mis tiempos para darle seguimiento</w:t>
              </w:r>
            </w:ins>
          </w:p>
        </w:tc>
        <w:tc>
          <w:tcPr>
            <w:tcW w:w="2341" w:type="dxa"/>
            <w:tcBorders>
              <w:bottom w:val="single" w:sz="8" w:space="0" w:color="000000"/>
              <w:right w:val="single" w:sz="8" w:space="0" w:color="000000"/>
            </w:tcBorders>
            <w:shd w:val="clear" w:color="auto" w:fill="E1E0E0"/>
            <w:vAlign w:val="bottom"/>
          </w:tcPr>
          <w:p w14:paraId="5602A086" w14:textId="77777777" w:rsidR="00BA63BC" w:rsidRPr="00BA156B" w:rsidRDefault="00BA63BC" w:rsidP="004105E1">
            <w:pPr>
              <w:autoSpaceDE w:val="0"/>
              <w:autoSpaceDN w:val="0"/>
              <w:adjustRightInd w:val="0"/>
              <w:spacing w:line="360" w:lineRule="atLeast"/>
              <w:rPr>
                <w:ins w:id="2321" w:author="Regina Casanova" w:date="2018-07-07T15:18:00Z"/>
                <w:rFonts w:cs="Times New Roman"/>
                <w:color w:val="000000"/>
                <w:lang w:val="es-PE"/>
              </w:rPr>
            </w:pPr>
            <w:ins w:id="2322" w:author="Regina Casanova" w:date="2018-07-07T15:18:00Z">
              <w:r w:rsidRPr="00BA156B">
                <w:rPr>
                  <w:rFonts w:cs="Times New Roman"/>
                  <w:color w:val="000000"/>
                  <w:lang w:val="es-PE"/>
                </w:rPr>
                <w:t>Al mandar confirmación del reclamo, enviar una posible fecha de respuesta (ideal en menos de 20 días)</w:t>
              </w:r>
            </w:ins>
          </w:p>
        </w:tc>
        <w:tc>
          <w:tcPr>
            <w:tcW w:w="1559" w:type="dxa"/>
            <w:tcBorders>
              <w:bottom w:val="single" w:sz="8" w:space="0" w:color="000000"/>
              <w:right w:val="single" w:sz="8" w:space="0" w:color="000000"/>
            </w:tcBorders>
            <w:shd w:val="clear" w:color="auto" w:fill="E1E0E0"/>
            <w:vAlign w:val="bottom"/>
          </w:tcPr>
          <w:p w14:paraId="3DD5224D" w14:textId="77777777" w:rsidR="00BA63BC" w:rsidRPr="00BA156B" w:rsidRDefault="00BA63BC" w:rsidP="004105E1">
            <w:pPr>
              <w:autoSpaceDE w:val="0"/>
              <w:autoSpaceDN w:val="0"/>
              <w:adjustRightInd w:val="0"/>
              <w:spacing w:line="360" w:lineRule="atLeast"/>
              <w:rPr>
                <w:ins w:id="2323" w:author="Regina Casanova" w:date="2018-07-07T15:18:00Z"/>
                <w:rFonts w:cs="Times New Roman"/>
                <w:color w:val="000000"/>
                <w:lang w:val="es-PE"/>
              </w:rPr>
            </w:pPr>
            <w:ins w:id="2324" w:author="Regina Casanova" w:date="2018-07-07T15:18:00Z">
              <w:r w:rsidRPr="00BA156B">
                <w:rPr>
                  <w:rFonts w:cs="Times New Roman"/>
                  <w:color w:val="000000"/>
                  <w:lang w:val="es-PE"/>
                </w:rPr>
                <w:t>Medio - 2</w:t>
              </w:r>
            </w:ins>
          </w:p>
        </w:tc>
      </w:tr>
      <w:tr w:rsidR="00BA63BC" w:rsidRPr="00BA156B" w14:paraId="5C5318B2" w14:textId="77777777" w:rsidTr="004105E1">
        <w:tblPrEx>
          <w:tblBorders>
            <w:top w:val="none" w:sz="0" w:space="0" w:color="auto"/>
          </w:tblBorders>
        </w:tblPrEx>
        <w:trPr>
          <w:ins w:id="2325" w:author="Regina Casanova" w:date="2018-07-07T15:18:00Z"/>
        </w:trPr>
        <w:tc>
          <w:tcPr>
            <w:tcW w:w="504" w:type="dxa"/>
            <w:tcBorders>
              <w:left w:val="single" w:sz="8" w:space="0" w:color="000000"/>
              <w:bottom w:val="single" w:sz="8" w:space="0" w:color="000000"/>
              <w:right w:val="single" w:sz="8" w:space="0" w:color="000000"/>
            </w:tcBorders>
            <w:vAlign w:val="bottom"/>
          </w:tcPr>
          <w:p w14:paraId="54AD576F" w14:textId="77777777" w:rsidR="00BA63BC" w:rsidRPr="00BA156B" w:rsidRDefault="00BA63BC" w:rsidP="004105E1">
            <w:pPr>
              <w:autoSpaceDE w:val="0"/>
              <w:autoSpaceDN w:val="0"/>
              <w:adjustRightInd w:val="0"/>
              <w:spacing w:line="360" w:lineRule="atLeast"/>
              <w:jc w:val="right"/>
              <w:rPr>
                <w:ins w:id="2326" w:author="Regina Casanova" w:date="2018-07-07T15:18:00Z"/>
                <w:rFonts w:cs="Times New Roman"/>
                <w:color w:val="000000"/>
                <w:lang w:val="es-PE"/>
              </w:rPr>
            </w:pPr>
            <w:ins w:id="2327" w:author="Regina Casanova" w:date="2018-07-07T15:18:00Z">
              <w:r w:rsidRPr="00BA156B">
                <w:rPr>
                  <w:rFonts w:cs="Times New Roman"/>
                  <w:color w:val="000000"/>
                  <w:lang w:val="es-PE"/>
                </w:rPr>
                <w:lastRenderedPageBreak/>
                <w:t>17</w:t>
              </w:r>
            </w:ins>
          </w:p>
        </w:tc>
        <w:tc>
          <w:tcPr>
            <w:tcW w:w="1715" w:type="dxa"/>
            <w:tcBorders>
              <w:bottom w:val="single" w:sz="8" w:space="0" w:color="000000"/>
              <w:right w:val="single" w:sz="8" w:space="0" w:color="000000"/>
            </w:tcBorders>
            <w:vAlign w:val="bottom"/>
          </w:tcPr>
          <w:p w14:paraId="190021BB" w14:textId="77777777" w:rsidR="00BA63BC" w:rsidRPr="00BA156B" w:rsidRDefault="00BA63BC" w:rsidP="004105E1">
            <w:pPr>
              <w:autoSpaceDE w:val="0"/>
              <w:autoSpaceDN w:val="0"/>
              <w:adjustRightInd w:val="0"/>
              <w:spacing w:line="360" w:lineRule="atLeast"/>
              <w:rPr>
                <w:ins w:id="2328" w:author="Regina Casanova" w:date="2018-07-07T15:18:00Z"/>
                <w:rFonts w:cs="Times New Roman"/>
                <w:color w:val="000000"/>
                <w:lang w:val="es-PE"/>
              </w:rPr>
            </w:pPr>
            <w:ins w:id="2329"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351AC5B2" w14:textId="77777777" w:rsidR="00BA63BC" w:rsidRPr="00BA156B" w:rsidRDefault="00BA63BC" w:rsidP="004105E1">
            <w:pPr>
              <w:autoSpaceDE w:val="0"/>
              <w:autoSpaceDN w:val="0"/>
              <w:adjustRightInd w:val="0"/>
              <w:spacing w:line="360" w:lineRule="atLeast"/>
              <w:rPr>
                <w:ins w:id="2330" w:author="Regina Casanova" w:date="2018-07-07T15:18:00Z"/>
                <w:rFonts w:cs="Times New Roman"/>
                <w:color w:val="000000"/>
                <w:lang w:val="es-PE"/>
              </w:rPr>
            </w:pPr>
            <w:ins w:id="2331" w:author="Regina Casanova" w:date="2018-07-07T15:18:00Z">
              <w:r w:rsidRPr="00BA156B">
                <w:rPr>
                  <w:rFonts w:cs="Times New Roman"/>
                  <w:color w:val="000000"/>
                  <w:lang w:val="es-PE"/>
                </w:rPr>
                <w:t>Que no sea engorroso presentar un reclamo</w:t>
              </w:r>
            </w:ins>
          </w:p>
        </w:tc>
        <w:tc>
          <w:tcPr>
            <w:tcW w:w="5380" w:type="dxa"/>
            <w:tcBorders>
              <w:bottom w:val="single" w:sz="8" w:space="0" w:color="000000"/>
              <w:right w:val="single" w:sz="8" w:space="0" w:color="000000"/>
            </w:tcBorders>
            <w:vAlign w:val="bottom"/>
          </w:tcPr>
          <w:p w14:paraId="5F1F116F" w14:textId="77777777" w:rsidR="00BA63BC" w:rsidRPr="00BA156B" w:rsidRDefault="00BA63BC" w:rsidP="004105E1">
            <w:pPr>
              <w:autoSpaceDE w:val="0"/>
              <w:autoSpaceDN w:val="0"/>
              <w:adjustRightInd w:val="0"/>
              <w:spacing w:line="360" w:lineRule="atLeast"/>
              <w:rPr>
                <w:ins w:id="2332" w:author="Regina Casanova" w:date="2018-07-07T15:18:00Z"/>
                <w:rFonts w:cs="Times New Roman"/>
                <w:color w:val="000000"/>
                <w:lang w:val="es-PE"/>
              </w:rPr>
            </w:pPr>
            <w:ins w:id="2333" w:author="Regina Casanova" w:date="2018-07-07T15:18:00Z">
              <w:r>
                <w:rPr>
                  <w:rFonts w:cs="Times New Roman"/>
                  <w:color w:val="000000"/>
                  <w:lang w:val="es-PE"/>
                </w:rPr>
                <w:t>Co</w:t>
              </w:r>
              <w:r w:rsidRPr="00BA156B">
                <w:rPr>
                  <w:rFonts w:cs="Times New Roman"/>
                  <w:color w:val="000000"/>
                  <w:lang w:val="es-PE"/>
                </w:rPr>
                <w:t>mo ciudadano quiero poder presentar un reclamo de forma sencilla para poder presentar todos los reclamos que me ocurran</w:t>
              </w:r>
            </w:ins>
          </w:p>
        </w:tc>
        <w:tc>
          <w:tcPr>
            <w:tcW w:w="2341" w:type="dxa"/>
            <w:tcBorders>
              <w:bottom w:val="single" w:sz="8" w:space="0" w:color="000000"/>
              <w:right w:val="single" w:sz="8" w:space="0" w:color="000000"/>
            </w:tcBorders>
            <w:vAlign w:val="bottom"/>
          </w:tcPr>
          <w:p w14:paraId="45ECAC03" w14:textId="77777777" w:rsidR="00BA63BC" w:rsidRPr="00BA156B" w:rsidRDefault="00BA63BC" w:rsidP="004105E1">
            <w:pPr>
              <w:autoSpaceDE w:val="0"/>
              <w:autoSpaceDN w:val="0"/>
              <w:adjustRightInd w:val="0"/>
              <w:spacing w:line="360" w:lineRule="atLeast"/>
              <w:rPr>
                <w:ins w:id="2334" w:author="Regina Casanova" w:date="2018-07-07T15:18:00Z"/>
                <w:rFonts w:cs="Times New Roman"/>
                <w:color w:val="000000"/>
                <w:lang w:val="es-PE"/>
              </w:rPr>
            </w:pPr>
            <w:ins w:id="2335" w:author="Regina Casanova" w:date="2018-07-07T15:18:00Z">
              <w:r w:rsidRPr="00BA156B">
                <w:rPr>
                  <w:rFonts w:cs="Times New Roman"/>
                  <w:color w:val="000000"/>
                  <w:lang w:val="es-PE"/>
                </w:rPr>
                <w:t xml:space="preserve">Hacer </w:t>
              </w:r>
              <w:r>
                <w:rPr>
                  <w:rFonts w:cs="Times New Roman"/>
                  <w:color w:val="000000"/>
                  <w:lang w:val="es-PE"/>
                </w:rPr>
                <w:t xml:space="preserve">que </w:t>
              </w:r>
              <w:r w:rsidRPr="00BA156B">
                <w:rPr>
                  <w:rFonts w:cs="Times New Roman"/>
                  <w:color w:val="000000"/>
                  <w:lang w:val="es-PE"/>
                </w:rPr>
                <w:t xml:space="preserve">el </w:t>
              </w:r>
              <w:r>
                <w:rPr>
                  <w:rFonts w:cs="Times New Roman"/>
                  <w:color w:val="000000"/>
                  <w:lang w:val="es-PE"/>
                </w:rPr>
                <w:t>software</w:t>
              </w:r>
              <w:r w:rsidRPr="00BA156B">
                <w:rPr>
                  <w:rFonts w:cs="Times New Roman"/>
                  <w:color w:val="000000"/>
                  <w:lang w:val="es-PE"/>
                </w:rPr>
                <w:t xml:space="preserve"> </w:t>
              </w:r>
              <w:r>
                <w:rPr>
                  <w:rFonts w:cs="Times New Roman"/>
                  <w:color w:val="000000"/>
                  <w:lang w:val="es-PE"/>
                </w:rPr>
                <w:t>tenga</w:t>
              </w:r>
              <w:r w:rsidRPr="00BA156B">
                <w:rPr>
                  <w:rFonts w:cs="Times New Roman"/>
                  <w:color w:val="000000"/>
                  <w:lang w:val="es-PE"/>
                </w:rPr>
                <w:t xml:space="preserve"> pocos</w:t>
              </w:r>
              <w:r>
                <w:rPr>
                  <w:rFonts w:cs="Times New Roman"/>
                  <w:color w:val="000000"/>
                  <w:lang w:val="es-PE"/>
                </w:rPr>
                <w:t xml:space="preserve"> y sencillos</w:t>
              </w:r>
              <w:r w:rsidRPr="00BA156B">
                <w:rPr>
                  <w:rFonts w:cs="Times New Roman"/>
                  <w:color w:val="000000"/>
                  <w:lang w:val="es-PE"/>
                </w:rPr>
                <w:t xml:space="preserve"> pasos </w:t>
              </w:r>
            </w:ins>
          </w:p>
        </w:tc>
        <w:tc>
          <w:tcPr>
            <w:tcW w:w="1559" w:type="dxa"/>
            <w:tcBorders>
              <w:bottom w:val="single" w:sz="8" w:space="0" w:color="000000"/>
              <w:right w:val="single" w:sz="8" w:space="0" w:color="000000"/>
            </w:tcBorders>
            <w:vAlign w:val="bottom"/>
          </w:tcPr>
          <w:p w14:paraId="238FBD04" w14:textId="77777777" w:rsidR="00BA63BC" w:rsidRPr="00BA156B" w:rsidRDefault="00BA63BC" w:rsidP="004105E1">
            <w:pPr>
              <w:autoSpaceDE w:val="0"/>
              <w:autoSpaceDN w:val="0"/>
              <w:adjustRightInd w:val="0"/>
              <w:spacing w:line="360" w:lineRule="atLeast"/>
              <w:rPr>
                <w:ins w:id="2336" w:author="Regina Casanova" w:date="2018-07-07T15:18:00Z"/>
                <w:rFonts w:cs="Times New Roman"/>
                <w:color w:val="000000"/>
                <w:lang w:val="es-PE"/>
              </w:rPr>
            </w:pPr>
            <w:ins w:id="2337" w:author="Regina Casanova" w:date="2018-07-07T15:18:00Z">
              <w:r w:rsidRPr="00BA156B">
                <w:rPr>
                  <w:rFonts w:cs="Times New Roman"/>
                  <w:color w:val="000000"/>
                  <w:lang w:val="es-PE"/>
                </w:rPr>
                <w:t>Alto - 3</w:t>
              </w:r>
            </w:ins>
          </w:p>
        </w:tc>
      </w:tr>
      <w:tr w:rsidR="00BA63BC" w:rsidRPr="00BA156B" w14:paraId="2EAD0F9F" w14:textId="77777777" w:rsidTr="004105E1">
        <w:tblPrEx>
          <w:tblBorders>
            <w:top w:val="none" w:sz="0" w:space="0" w:color="auto"/>
          </w:tblBorders>
        </w:tblPrEx>
        <w:trPr>
          <w:ins w:id="233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AE7411F" w14:textId="77777777" w:rsidR="00BA63BC" w:rsidRPr="00BA156B" w:rsidRDefault="00BA63BC" w:rsidP="004105E1">
            <w:pPr>
              <w:autoSpaceDE w:val="0"/>
              <w:autoSpaceDN w:val="0"/>
              <w:adjustRightInd w:val="0"/>
              <w:spacing w:line="360" w:lineRule="atLeast"/>
              <w:jc w:val="right"/>
              <w:rPr>
                <w:ins w:id="2339" w:author="Regina Casanova" w:date="2018-07-07T15:18:00Z"/>
                <w:rFonts w:cs="Times New Roman"/>
                <w:color w:val="000000"/>
                <w:lang w:val="es-PE"/>
              </w:rPr>
            </w:pPr>
            <w:ins w:id="2340" w:author="Regina Casanova" w:date="2018-07-07T15:18:00Z">
              <w:r w:rsidRPr="00BA156B">
                <w:rPr>
                  <w:rFonts w:cs="Times New Roman"/>
                  <w:color w:val="000000"/>
                  <w:lang w:val="es-PE"/>
                </w:rPr>
                <w:t>18</w:t>
              </w:r>
            </w:ins>
          </w:p>
        </w:tc>
        <w:tc>
          <w:tcPr>
            <w:tcW w:w="1715" w:type="dxa"/>
            <w:tcBorders>
              <w:bottom w:val="single" w:sz="8" w:space="0" w:color="000000"/>
              <w:right w:val="single" w:sz="8" w:space="0" w:color="000000"/>
            </w:tcBorders>
            <w:shd w:val="clear" w:color="auto" w:fill="E1E0E0"/>
            <w:vAlign w:val="bottom"/>
          </w:tcPr>
          <w:p w14:paraId="14BA4803" w14:textId="77777777" w:rsidR="00BA63BC" w:rsidRPr="00BA156B" w:rsidRDefault="00BA63BC" w:rsidP="004105E1">
            <w:pPr>
              <w:autoSpaceDE w:val="0"/>
              <w:autoSpaceDN w:val="0"/>
              <w:adjustRightInd w:val="0"/>
              <w:spacing w:line="360" w:lineRule="atLeast"/>
              <w:rPr>
                <w:ins w:id="2341" w:author="Regina Casanova" w:date="2018-07-07T15:18:00Z"/>
                <w:rFonts w:cs="Times New Roman"/>
                <w:color w:val="000000"/>
                <w:lang w:val="es-PE"/>
              </w:rPr>
            </w:pPr>
            <w:ins w:id="2342"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49695768" w14:textId="500BA2EF" w:rsidR="00BA63BC" w:rsidRPr="00BA156B" w:rsidRDefault="00BA63BC" w:rsidP="004105E1">
            <w:pPr>
              <w:autoSpaceDE w:val="0"/>
              <w:autoSpaceDN w:val="0"/>
              <w:adjustRightInd w:val="0"/>
              <w:spacing w:line="360" w:lineRule="atLeast"/>
              <w:rPr>
                <w:ins w:id="2343" w:author="Regina Casanova" w:date="2018-07-07T15:18:00Z"/>
                <w:rFonts w:cs="Times New Roman"/>
                <w:color w:val="000000"/>
                <w:lang w:val="es-PE"/>
              </w:rPr>
            </w:pPr>
            <w:ins w:id="2344" w:author="Regina Casanova" w:date="2018-07-07T15:18:00Z">
              <w:r w:rsidRPr="00BA156B">
                <w:rPr>
                  <w:rFonts w:cs="Times New Roman"/>
                  <w:color w:val="000000"/>
                  <w:lang w:val="es-PE"/>
                </w:rPr>
                <w:t>Identificar ciudadano</w:t>
              </w:r>
            </w:ins>
            <w:ins w:id="2345" w:author="Luis Fernando Llanos Zavalaga" w:date="2018-07-10T16:08:00Z">
              <w:r w:rsidR="006B071F">
                <w:rPr>
                  <w:rFonts w:cs="Times New Roman"/>
                  <w:color w:val="000000"/>
                  <w:lang w:val="es-PE"/>
                </w:rPr>
                <w:t>s</w:t>
              </w:r>
            </w:ins>
            <w:ins w:id="2346" w:author="Regina Casanova" w:date="2018-07-07T15:18:00Z">
              <w:r w:rsidRPr="00BA156B">
                <w:rPr>
                  <w:rFonts w:cs="Times New Roman"/>
                  <w:color w:val="000000"/>
                  <w:lang w:val="es-PE"/>
                </w:rPr>
                <w:t xml:space="preserve"> quejosos recurrentes</w:t>
              </w:r>
            </w:ins>
          </w:p>
        </w:tc>
        <w:tc>
          <w:tcPr>
            <w:tcW w:w="5380" w:type="dxa"/>
            <w:tcBorders>
              <w:bottom w:val="single" w:sz="8" w:space="0" w:color="000000"/>
              <w:right w:val="single" w:sz="8" w:space="0" w:color="000000"/>
            </w:tcBorders>
            <w:shd w:val="clear" w:color="auto" w:fill="E1E0E0"/>
            <w:vAlign w:val="bottom"/>
          </w:tcPr>
          <w:p w14:paraId="694B1316" w14:textId="77777777" w:rsidR="00BA63BC" w:rsidRPr="00BA156B" w:rsidRDefault="00BA63BC" w:rsidP="004105E1">
            <w:pPr>
              <w:autoSpaceDE w:val="0"/>
              <w:autoSpaceDN w:val="0"/>
              <w:adjustRightInd w:val="0"/>
              <w:spacing w:line="360" w:lineRule="atLeast"/>
              <w:rPr>
                <w:ins w:id="2347" w:author="Regina Casanova" w:date="2018-07-07T15:18:00Z"/>
                <w:rFonts w:cs="Times New Roman"/>
                <w:color w:val="000000"/>
                <w:lang w:val="es-PE"/>
              </w:rPr>
            </w:pPr>
            <w:ins w:id="2348" w:author="Regina Casanova" w:date="2018-07-07T15:18:00Z">
              <w:r>
                <w:rPr>
                  <w:rFonts w:cs="Times New Roman"/>
                  <w:color w:val="000000"/>
                  <w:lang w:val="es-PE"/>
                </w:rPr>
                <w:t>Co</w:t>
              </w:r>
              <w:r w:rsidRPr="00BA156B">
                <w:rPr>
                  <w:rFonts w:cs="Times New Roman"/>
                  <w:color w:val="000000"/>
                  <w:lang w:val="es-PE"/>
                </w:rPr>
                <w:t>mo gestor de una IPRESS quiero identificar a los ciudadanos quejosos recurrentes para poder tomar medidas sobre esos casos</w:t>
              </w:r>
            </w:ins>
          </w:p>
        </w:tc>
        <w:tc>
          <w:tcPr>
            <w:tcW w:w="2341" w:type="dxa"/>
            <w:tcBorders>
              <w:bottom w:val="single" w:sz="8" w:space="0" w:color="000000"/>
              <w:right w:val="single" w:sz="8" w:space="0" w:color="000000"/>
            </w:tcBorders>
            <w:shd w:val="clear" w:color="auto" w:fill="E1E0E0"/>
            <w:vAlign w:val="bottom"/>
          </w:tcPr>
          <w:p w14:paraId="002818D3" w14:textId="77777777" w:rsidR="00BA63BC" w:rsidRPr="00BA156B" w:rsidRDefault="00BA63BC" w:rsidP="004105E1">
            <w:pPr>
              <w:autoSpaceDE w:val="0"/>
              <w:autoSpaceDN w:val="0"/>
              <w:adjustRightInd w:val="0"/>
              <w:spacing w:line="360" w:lineRule="atLeast"/>
              <w:rPr>
                <w:ins w:id="2349" w:author="Regina Casanova" w:date="2018-07-07T15:18:00Z"/>
                <w:rFonts w:cs="Times New Roman"/>
                <w:color w:val="000000"/>
                <w:lang w:val="es-PE"/>
              </w:rPr>
            </w:pPr>
            <w:ins w:id="2350" w:author="Regina Casanova" w:date="2018-07-07T15:18:00Z">
              <w:r w:rsidRPr="00BA156B">
                <w:rPr>
                  <w:rFonts w:cs="Times New Roman"/>
                  <w:color w:val="000000"/>
                  <w:lang w:val="es-PE"/>
                </w:rPr>
                <w:t>Perfil del ciudadano que se queja donde se pueda ver el historial de los reclamos que ha presentado</w:t>
              </w:r>
            </w:ins>
          </w:p>
        </w:tc>
        <w:tc>
          <w:tcPr>
            <w:tcW w:w="1559" w:type="dxa"/>
            <w:tcBorders>
              <w:bottom w:val="single" w:sz="8" w:space="0" w:color="000000"/>
              <w:right w:val="single" w:sz="8" w:space="0" w:color="000000"/>
            </w:tcBorders>
            <w:shd w:val="clear" w:color="auto" w:fill="E1E0E0"/>
            <w:vAlign w:val="bottom"/>
          </w:tcPr>
          <w:p w14:paraId="1D4D045C" w14:textId="77777777" w:rsidR="00BA63BC" w:rsidRPr="00BA156B" w:rsidRDefault="00BA63BC" w:rsidP="004105E1">
            <w:pPr>
              <w:autoSpaceDE w:val="0"/>
              <w:autoSpaceDN w:val="0"/>
              <w:adjustRightInd w:val="0"/>
              <w:spacing w:line="360" w:lineRule="atLeast"/>
              <w:rPr>
                <w:ins w:id="2351" w:author="Regina Casanova" w:date="2018-07-07T15:18:00Z"/>
                <w:rFonts w:cs="Times New Roman"/>
                <w:color w:val="000000"/>
                <w:lang w:val="es-PE"/>
              </w:rPr>
            </w:pPr>
            <w:ins w:id="2352" w:author="Regina Casanova" w:date="2018-07-07T15:18:00Z">
              <w:r w:rsidRPr="00BA156B">
                <w:rPr>
                  <w:rFonts w:cs="Times New Roman"/>
                  <w:color w:val="000000"/>
                  <w:lang w:val="es-PE"/>
                </w:rPr>
                <w:t>Medio - 2</w:t>
              </w:r>
            </w:ins>
          </w:p>
        </w:tc>
      </w:tr>
      <w:tr w:rsidR="00BA63BC" w:rsidRPr="00BA156B" w14:paraId="1A92F6D6" w14:textId="77777777" w:rsidTr="004105E1">
        <w:tblPrEx>
          <w:tblBorders>
            <w:top w:val="none" w:sz="0" w:space="0" w:color="auto"/>
          </w:tblBorders>
        </w:tblPrEx>
        <w:trPr>
          <w:ins w:id="2353" w:author="Regina Casanova" w:date="2018-07-07T15:18:00Z"/>
        </w:trPr>
        <w:tc>
          <w:tcPr>
            <w:tcW w:w="504" w:type="dxa"/>
            <w:tcBorders>
              <w:left w:val="single" w:sz="8" w:space="0" w:color="000000"/>
              <w:bottom w:val="single" w:sz="8" w:space="0" w:color="000000"/>
              <w:right w:val="single" w:sz="8" w:space="0" w:color="000000"/>
            </w:tcBorders>
            <w:vAlign w:val="bottom"/>
          </w:tcPr>
          <w:p w14:paraId="403D1297" w14:textId="77777777" w:rsidR="00BA63BC" w:rsidRPr="00BA156B" w:rsidRDefault="00BA63BC" w:rsidP="004105E1">
            <w:pPr>
              <w:autoSpaceDE w:val="0"/>
              <w:autoSpaceDN w:val="0"/>
              <w:adjustRightInd w:val="0"/>
              <w:spacing w:line="360" w:lineRule="atLeast"/>
              <w:jc w:val="right"/>
              <w:rPr>
                <w:ins w:id="2354" w:author="Regina Casanova" w:date="2018-07-07T15:18:00Z"/>
                <w:rFonts w:cs="Times New Roman"/>
                <w:color w:val="000000"/>
                <w:lang w:val="es-PE"/>
              </w:rPr>
            </w:pPr>
            <w:ins w:id="2355" w:author="Regina Casanova" w:date="2018-07-07T15:18:00Z">
              <w:r w:rsidRPr="00BA156B">
                <w:rPr>
                  <w:rFonts w:cs="Times New Roman"/>
                  <w:color w:val="000000"/>
                  <w:lang w:val="es-PE"/>
                </w:rPr>
                <w:t>19</w:t>
              </w:r>
            </w:ins>
          </w:p>
        </w:tc>
        <w:tc>
          <w:tcPr>
            <w:tcW w:w="1715" w:type="dxa"/>
            <w:tcBorders>
              <w:bottom w:val="single" w:sz="8" w:space="0" w:color="000000"/>
              <w:right w:val="single" w:sz="8" w:space="0" w:color="000000"/>
            </w:tcBorders>
            <w:vAlign w:val="bottom"/>
          </w:tcPr>
          <w:p w14:paraId="01FEFDCE" w14:textId="77777777" w:rsidR="00BA63BC" w:rsidRPr="00BA156B" w:rsidRDefault="00BA63BC" w:rsidP="004105E1">
            <w:pPr>
              <w:autoSpaceDE w:val="0"/>
              <w:autoSpaceDN w:val="0"/>
              <w:adjustRightInd w:val="0"/>
              <w:spacing w:line="360" w:lineRule="atLeast"/>
              <w:rPr>
                <w:ins w:id="2356" w:author="Regina Casanova" w:date="2018-07-07T15:18:00Z"/>
                <w:rFonts w:cs="Times New Roman"/>
                <w:color w:val="000000"/>
                <w:lang w:val="es-PE"/>
              </w:rPr>
            </w:pPr>
            <w:ins w:id="2357"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vAlign w:val="bottom"/>
          </w:tcPr>
          <w:p w14:paraId="2E5B7E3C" w14:textId="77777777" w:rsidR="00BA63BC" w:rsidRPr="00BA156B" w:rsidRDefault="00BA63BC" w:rsidP="004105E1">
            <w:pPr>
              <w:autoSpaceDE w:val="0"/>
              <w:autoSpaceDN w:val="0"/>
              <w:adjustRightInd w:val="0"/>
              <w:spacing w:line="360" w:lineRule="atLeast"/>
              <w:rPr>
                <w:ins w:id="2358" w:author="Regina Casanova" w:date="2018-07-07T15:18:00Z"/>
                <w:rFonts w:cs="Times New Roman"/>
                <w:color w:val="000000"/>
                <w:lang w:val="es-PE"/>
              </w:rPr>
            </w:pPr>
            <w:ins w:id="2359" w:author="Regina Casanova" w:date="2018-07-07T15:18:00Z">
              <w:r w:rsidRPr="00BA156B">
                <w:rPr>
                  <w:rFonts w:cs="Times New Roman"/>
                  <w:color w:val="000000"/>
                  <w:lang w:val="es-PE"/>
                </w:rPr>
                <w:t>Llegar a al menos 2 personas encargadas para darle solución</w:t>
              </w:r>
            </w:ins>
          </w:p>
        </w:tc>
        <w:tc>
          <w:tcPr>
            <w:tcW w:w="5380" w:type="dxa"/>
            <w:tcBorders>
              <w:bottom w:val="single" w:sz="8" w:space="0" w:color="000000"/>
              <w:right w:val="single" w:sz="8" w:space="0" w:color="000000"/>
            </w:tcBorders>
            <w:vAlign w:val="bottom"/>
          </w:tcPr>
          <w:p w14:paraId="070698B2" w14:textId="77777777" w:rsidR="00BA63BC" w:rsidRPr="00BA156B" w:rsidRDefault="00BA63BC" w:rsidP="004105E1">
            <w:pPr>
              <w:autoSpaceDE w:val="0"/>
              <w:autoSpaceDN w:val="0"/>
              <w:adjustRightInd w:val="0"/>
              <w:spacing w:line="360" w:lineRule="atLeast"/>
              <w:rPr>
                <w:ins w:id="2360" w:author="Regina Casanova" w:date="2018-07-07T15:18:00Z"/>
                <w:rFonts w:cs="Times New Roman"/>
                <w:color w:val="000000"/>
                <w:lang w:val="es-PE"/>
              </w:rPr>
            </w:pPr>
            <w:ins w:id="2361" w:author="Regina Casanova" w:date="2018-07-07T15:18:00Z">
              <w:r>
                <w:rPr>
                  <w:rFonts w:cs="Times New Roman"/>
                  <w:color w:val="000000"/>
                  <w:lang w:val="es-PE"/>
                </w:rPr>
                <w:t>Co</w:t>
              </w:r>
              <w:r w:rsidRPr="00BA156B">
                <w:rPr>
                  <w:rFonts w:cs="Times New Roman"/>
                  <w:color w:val="000000"/>
                  <w:lang w:val="es-PE"/>
                </w:rPr>
                <w:t>mo gestor de una IPRESS quiero que cuando ingresen reclamos lleguen al menos a dos personas para poder evitar que se pierdan estos reclamos</w:t>
              </w:r>
            </w:ins>
          </w:p>
        </w:tc>
        <w:tc>
          <w:tcPr>
            <w:tcW w:w="2341" w:type="dxa"/>
            <w:tcBorders>
              <w:bottom w:val="single" w:sz="8" w:space="0" w:color="000000"/>
              <w:right w:val="single" w:sz="8" w:space="0" w:color="000000"/>
            </w:tcBorders>
            <w:vAlign w:val="bottom"/>
          </w:tcPr>
          <w:p w14:paraId="231CA76D" w14:textId="77777777" w:rsidR="00BA63BC" w:rsidRPr="00BA156B" w:rsidRDefault="00BA63BC" w:rsidP="004105E1">
            <w:pPr>
              <w:autoSpaceDE w:val="0"/>
              <w:autoSpaceDN w:val="0"/>
              <w:adjustRightInd w:val="0"/>
              <w:spacing w:line="360" w:lineRule="atLeast"/>
              <w:rPr>
                <w:ins w:id="2362" w:author="Regina Casanova" w:date="2018-07-07T15:18:00Z"/>
                <w:rFonts w:cs="Times New Roman"/>
                <w:color w:val="000000"/>
                <w:lang w:val="es-PE"/>
              </w:rPr>
            </w:pPr>
            <w:ins w:id="2363" w:author="Regina Casanova" w:date="2018-07-07T15:18:00Z">
              <w:r w:rsidRPr="00BA156B">
                <w:rPr>
                  <w:rFonts w:cs="Times New Roman"/>
                  <w:color w:val="000000"/>
                  <w:lang w:val="es-PE"/>
                </w:rPr>
                <w:t>Enviar correo electrónico a personas designadas para recibir estos reclamos</w:t>
              </w:r>
            </w:ins>
          </w:p>
        </w:tc>
        <w:tc>
          <w:tcPr>
            <w:tcW w:w="1559" w:type="dxa"/>
            <w:tcBorders>
              <w:bottom w:val="single" w:sz="8" w:space="0" w:color="000000"/>
              <w:right w:val="single" w:sz="8" w:space="0" w:color="000000"/>
            </w:tcBorders>
            <w:vAlign w:val="bottom"/>
          </w:tcPr>
          <w:p w14:paraId="1D4FD45F" w14:textId="77777777" w:rsidR="00BA63BC" w:rsidRPr="00BA156B" w:rsidRDefault="00BA63BC" w:rsidP="004105E1">
            <w:pPr>
              <w:autoSpaceDE w:val="0"/>
              <w:autoSpaceDN w:val="0"/>
              <w:adjustRightInd w:val="0"/>
              <w:spacing w:line="360" w:lineRule="atLeast"/>
              <w:rPr>
                <w:ins w:id="2364" w:author="Regina Casanova" w:date="2018-07-07T15:18:00Z"/>
                <w:rFonts w:cs="Times New Roman"/>
                <w:color w:val="000000"/>
                <w:lang w:val="es-PE"/>
              </w:rPr>
            </w:pPr>
            <w:ins w:id="2365" w:author="Regina Casanova" w:date="2018-07-07T15:18:00Z">
              <w:r w:rsidRPr="00BA156B">
                <w:rPr>
                  <w:rFonts w:cs="Times New Roman"/>
                  <w:color w:val="000000"/>
                  <w:lang w:val="es-PE"/>
                </w:rPr>
                <w:t>Alto - 3</w:t>
              </w:r>
            </w:ins>
          </w:p>
        </w:tc>
      </w:tr>
      <w:tr w:rsidR="00BA63BC" w:rsidRPr="00BA156B" w14:paraId="091CEF3E" w14:textId="77777777" w:rsidTr="004105E1">
        <w:tblPrEx>
          <w:tblBorders>
            <w:top w:val="none" w:sz="0" w:space="0" w:color="auto"/>
          </w:tblBorders>
        </w:tblPrEx>
        <w:trPr>
          <w:ins w:id="236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13143DAC" w14:textId="77777777" w:rsidR="00BA63BC" w:rsidRPr="00BA156B" w:rsidRDefault="00BA63BC" w:rsidP="004105E1">
            <w:pPr>
              <w:autoSpaceDE w:val="0"/>
              <w:autoSpaceDN w:val="0"/>
              <w:adjustRightInd w:val="0"/>
              <w:spacing w:line="360" w:lineRule="atLeast"/>
              <w:jc w:val="right"/>
              <w:rPr>
                <w:ins w:id="2367" w:author="Regina Casanova" w:date="2018-07-07T15:18:00Z"/>
                <w:rFonts w:cs="Times New Roman"/>
                <w:color w:val="000000"/>
                <w:lang w:val="es-PE"/>
              </w:rPr>
            </w:pPr>
            <w:ins w:id="2368" w:author="Regina Casanova" w:date="2018-07-07T15:18:00Z">
              <w:r w:rsidRPr="00BA156B">
                <w:rPr>
                  <w:rFonts w:cs="Times New Roman"/>
                  <w:color w:val="000000"/>
                  <w:lang w:val="es-PE"/>
                </w:rPr>
                <w:t>20</w:t>
              </w:r>
            </w:ins>
          </w:p>
        </w:tc>
        <w:tc>
          <w:tcPr>
            <w:tcW w:w="1715" w:type="dxa"/>
            <w:tcBorders>
              <w:bottom w:val="single" w:sz="8" w:space="0" w:color="000000"/>
              <w:right w:val="single" w:sz="8" w:space="0" w:color="000000"/>
            </w:tcBorders>
            <w:shd w:val="clear" w:color="auto" w:fill="E1E0E0"/>
            <w:vAlign w:val="bottom"/>
          </w:tcPr>
          <w:p w14:paraId="0A8E9F5E" w14:textId="77777777" w:rsidR="00BA63BC" w:rsidRPr="00BA156B" w:rsidRDefault="00BA63BC" w:rsidP="004105E1">
            <w:pPr>
              <w:autoSpaceDE w:val="0"/>
              <w:autoSpaceDN w:val="0"/>
              <w:adjustRightInd w:val="0"/>
              <w:spacing w:line="360" w:lineRule="atLeast"/>
              <w:rPr>
                <w:ins w:id="2369" w:author="Regina Casanova" w:date="2018-07-07T15:18:00Z"/>
                <w:rFonts w:cs="Times New Roman"/>
                <w:color w:val="000000"/>
                <w:lang w:val="es-PE"/>
              </w:rPr>
            </w:pPr>
            <w:ins w:id="2370"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1C848F40" w14:textId="77777777" w:rsidR="00BA63BC" w:rsidRPr="00BA156B" w:rsidRDefault="00BA63BC" w:rsidP="004105E1">
            <w:pPr>
              <w:autoSpaceDE w:val="0"/>
              <w:autoSpaceDN w:val="0"/>
              <w:adjustRightInd w:val="0"/>
              <w:spacing w:line="360" w:lineRule="atLeast"/>
              <w:rPr>
                <w:ins w:id="2371" w:author="Regina Casanova" w:date="2018-07-07T15:18:00Z"/>
                <w:rFonts w:cs="Times New Roman"/>
                <w:color w:val="000000"/>
                <w:lang w:val="es-PE"/>
              </w:rPr>
            </w:pPr>
            <w:ins w:id="2372" w:author="Regina Casanova" w:date="2018-07-07T15:18:00Z">
              <w:r w:rsidRPr="00BA156B">
                <w:rPr>
                  <w:rFonts w:cs="Times New Roman"/>
                  <w:color w:val="000000"/>
                  <w:lang w:val="es-PE"/>
                </w:rPr>
                <w:t>Filtro de reclamos que no pertenezcan a la institución</w:t>
              </w:r>
            </w:ins>
          </w:p>
        </w:tc>
        <w:tc>
          <w:tcPr>
            <w:tcW w:w="5380" w:type="dxa"/>
            <w:tcBorders>
              <w:bottom w:val="single" w:sz="8" w:space="0" w:color="000000"/>
              <w:right w:val="single" w:sz="8" w:space="0" w:color="000000"/>
            </w:tcBorders>
            <w:shd w:val="clear" w:color="auto" w:fill="E1E0E0"/>
            <w:vAlign w:val="bottom"/>
          </w:tcPr>
          <w:p w14:paraId="24784346" w14:textId="77777777" w:rsidR="00BA63BC" w:rsidRPr="00BA156B" w:rsidRDefault="00BA63BC" w:rsidP="004105E1">
            <w:pPr>
              <w:autoSpaceDE w:val="0"/>
              <w:autoSpaceDN w:val="0"/>
              <w:adjustRightInd w:val="0"/>
              <w:spacing w:line="360" w:lineRule="atLeast"/>
              <w:rPr>
                <w:ins w:id="2373" w:author="Regina Casanova" w:date="2018-07-07T15:18:00Z"/>
                <w:rFonts w:cs="Times New Roman"/>
                <w:color w:val="000000"/>
                <w:lang w:val="es-PE"/>
              </w:rPr>
            </w:pPr>
            <w:ins w:id="2374" w:author="Regina Casanova" w:date="2018-07-07T15:18:00Z">
              <w:r>
                <w:rPr>
                  <w:rFonts w:cs="Times New Roman"/>
                  <w:color w:val="000000"/>
                  <w:lang w:val="es-PE"/>
                </w:rPr>
                <w:t>Co</w:t>
              </w:r>
              <w:r w:rsidRPr="00BA156B">
                <w:rPr>
                  <w:rFonts w:cs="Times New Roman"/>
                  <w:color w:val="000000"/>
                  <w:lang w:val="es-PE"/>
                </w:rPr>
                <w:t>mo gestor de una IPRESS quiero filtrar reclamos que no pertenezcan a mi institución para poder tener información verídica sin adicionales</w:t>
              </w:r>
            </w:ins>
          </w:p>
        </w:tc>
        <w:tc>
          <w:tcPr>
            <w:tcW w:w="2341" w:type="dxa"/>
            <w:tcBorders>
              <w:bottom w:val="single" w:sz="8" w:space="0" w:color="000000"/>
              <w:right w:val="single" w:sz="8" w:space="0" w:color="000000"/>
            </w:tcBorders>
            <w:shd w:val="clear" w:color="auto" w:fill="E1E0E0"/>
            <w:vAlign w:val="bottom"/>
          </w:tcPr>
          <w:p w14:paraId="34B990AC" w14:textId="77777777" w:rsidR="00BA63BC" w:rsidRPr="00BA156B" w:rsidRDefault="00BA63BC" w:rsidP="004105E1">
            <w:pPr>
              <w:autoSpaceDE w:val="0"/>
              <w:autoSpaceDN w:val="0"/>
              <w:adjustRightInd w:val="0"/>
              <w:spacing w:line="360" w:lineRule="atLeast"/>
              <w:rPr>
                <w:ins w:id="2375" w:author="Regina Casanova" w:date="2018-07-07T15:18:00Z"/>
                <w:rFonts w:cs="Times New Roman"/>
                <w:color w:val="000000"/>
                <w:lang w:val="es-PE"/>
              </w:rPr>
            </w:pPr>
            <w:ins w:id="2376" w:author="Regina Casanova" w:date="2018-07-07T15:18:00Z">
              <w:r w:rsidRPr="00BA156B">
                <w:rPr>
                  <w:rFonts w:cs="Times New Roman"/>
                  <w:color w:val="000000"/>
                  <w:lang w:val="es-PE"/>
                </w:rPr>
                <w:t>nuevos reclamos que ingresen los usuarios deben ser aceptados por la IPRESS</w:t>
              </w:r>
            </w:ins>
          </w:p>
        </w:tc>
        <w:tc>
          <w:tcPr>
            <w:tcW w:w="1559" w:type="dxa"/>
            <w:tcBorders>
              <w:bottom w:val="single" w:sz="8" w:space="0" w:color="000000"/>
              <w:right w:val="single" w:sz="8" w:space="0" w:color="000000"/>
            </w:tcBorders>
            <w:shd w:val="clear" w:color="auto" w:fill="E1E0E0"/>
            <w:vAlign w:val="bottom"/>
          </w:tcPr>
          <w:p w14:paraId="4DEFF1D2" w14:textId="77777777" w:rsidR="00BA63BC" w:rsidRPr="00BA156B" w:rsidRDefault="00BA63BC" w:rsidP="004105E1">
            <w:pPr>
              <w:autoSpaceDE w:val="0"/>
              <w:autoSpaceDN w:val="0"/>
              <w:adjustRightInd w:val="0"/>
              <w:spacing w:line="360" w:lineRule="atLeast"/>
              <w:rPr>
                <w:ins w:id="2377" w:author="Regina Casanova" w:date="2018-07-07T15:18:00Z"/>
                <w:rFonts w:cs="Times New Roman"/>
                <w:color w:val="000000"/>
                <w:lang w:val="es-PE"/>
              </w:rPr>
            </w:pPr>
            <w:ins w:id="2378" w:author="Regina Casanova" w:date="2018-07-07T15:18:00Z">
              <w:r w:rsidRPr="00BA156B">
                <w:rPr>
                  <w:rFonts w:cs="Times New Roman"/>
                  <w:color w:val="000000"/>
                  <w:lang w:val="es-PE"/>
                </w:rPr>
                <w:t>Medio - 2</w:t>
              </w:r>
            </w:ins>
          </w:p>
        </w:tc>
      </w:tr>
      <w:tr w:rsidR="00BA63BC" w:rsidRPr="00BA156B" w14:paraId="65D3E494" w14:textId="77777777" w:rsidTr="004105E1">
        <w:tblPrEx>
          <w:tblBorders>
            <w:top w:val="none" w:sz="0" w:space="0" w:color="auto"/>
          </w:tblBorders>
        </w:tblPrEx>
        <w:trPr>
          <w:ins w:id="2379" w:author="Regina Casanova" w:date="2018-07-07T15:18:00Z"/>
        </w:trPr>
        <w:tc>
          <w:tcPr>
            <w:tcW w:w="504" w:type="dxa"/>
            <w:tcBorders>
              <w:left w:val="single" w:sz="8" w:space="0" w:color="000000"/>
              <w:bottom w:val="single" w:sz="8" w:space="0" w:color="000000"/>
              <w:right w:val="single" w:sz="8" w:space="0" w:color="000000"/>
            </w:tcBorders>
            <w:vAlign w:val="bottom"/>
          </w:tcPr>
          <w:p w14:paraId="3612CADB" w14:textId="77777777" w:rsidR="00BA63BC" w:rsidRPr="00BA156B" w:rsidRDefault="00BA63BC" w:rsidP="004105E1">
            <w:pPr>
              <w:autoSpaceDE w:val="0"/>
              <w:autoSpaceDN w:val="0"/>
              <w:adjustRightInd w:val="0"/>
              <w:spacing w:line="360" w:lineRule="atLeast"/>
              <w:jc w:val="right"/>
              <w:rPr>
                <w:ins w:id="2380" w:author="Regina Casanova" w:date="2018-07-07T15:18:00Z"/>
                <w:rFonts w:cs="Times New Roman"/>
                <w:color w:val="000000"/>
                <w:lang w:val="es-PE"/>
              </w:rPr>
            </w:pPr>
            <w:ins w:id="2381" w:author="Regina Casanova" w:date="2018-07-07T15:18:00Z">
              <w:r w:rsidRPr="00BA156B">
                <w:rPr>
                  <w:rFonts w:cs="Times New Roman"/>
                  <w:color w:val="000000"/>
                  <w:lang w:val="es-PE"/>
                </w:rPr>
                <w:t>21</w:t>
              </w:r>
            </w:ins>
          </w:p>
        </w:tc>
        <w:tc>
          <w:tcPr>
            <w:tcW w:w="1715" w:type="dxa"/>
            <w:tcBorders>
              <w:bottom w:val="single" w:sz="8" w:space="0" w:color="000000"/>
              <w:right w:val="single" w:sz="8" w:space="0" w:color="000000"/>
            </w:tcBorders>
            <w:vAlign w:val="bottom"/>
          </w:tcPr>
          <w:p w14:paraId="09FD0948" w14:textId="77777777" w:rsidR="00BA63BC" w:rsidRPr="00BA156B" w:rsidRDefault="00BA63BC" w:rsidP="004105E1">
            <w:pPr>
              <w:autoSpaceDE w:val="0"/>
              <w:autoSpaceDN w:val="0"/>
              <w:adjustRightInd w:val="0"/>
              <w:spacing w:line="360" w:lineRule="atLeast"/>
              <w:rPr>
                <w:ins w:id="2382" w:author="Regina Casanova" w:date="2018-07-07T15:18:00Z"/>
                <w:rFonts w:cs="Times New Roman"/>
                <w:color w:val="000000"/>
                <w:lang w:val="es-PE"/>
              </w:rPr>
            </w:pPr>
            <w:ins w:id="2383"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4B59BAD7" w14:textId="77777777" w:rsidR="00BA63BC" w:rsidRPr="00BA156B" w:rsidRDefault="00BA63BC" w:rsidP="004105E1">
            <w:pPr>
              <w:autoSpaceDE w:val="0"/>
              <w:autoSpaceDN w:val="0"/>
              <w:adjustRightInd w:val="0"/>
              <w:spacing w:line="360" w:lineRule="atLeast"/>
              <w:rPr>
                <w:ins w:id="2384" w:author="Regina Casanova" w:date="2018-07-07T15:18:00Z"/>
                <w:rFonts w:cs="Times New Roman"/>
                <w:color w:val="000000"/>
                <w:lang w:val="es-PE"/>
              </w:rPr>
            </w:pPr>
            <w:ins w:id="2385" w:author="Regina Casanova" w:date="2018-07-07T15:18:00Z">
              <w:r w:rsidRPr="00BA156B">
                <w:rPr>
                  <w:rFonts w:cs="Times New Roman"/>
                  <w:color w:val="000000"/>
                  <w:lang w:val="es-PE"/>
                </w:rPr>
                <w:t>Servicios y servidor más reclamados, y más felicitado</w:t>
              </w:r>
            </w:ins>
          </w:p>
        </w:tc>
        <w:tc>
          <w:tcPr>
            <w:tcW w:w="5380" w:type="dxa"/>
            <w:tcBorders>
              <w:bottom w:val="single" w:sz="8" w:space="0" w:color="000000"/>
              <w:right w:val="single" w:sz="8" w:space="0" w:color="000000"/>
            </w:tcBorders>
            <w:vAlign w:val="bottom"/>
          </w:tcPr>
          <w:p w14:paraId="4C619FF9" w14:textId="77777777" w:rsidR="00BA63BC" w:rsidRPr="00BA156B" w:rsidRDefault="00BA63BC" w:rsidP="004105E1">
            <w:pPr>
              <w:autoSpaceDE w:val="0"/>
              <w:autoSpaceDN w:val="0"/>
              <w:adjustRightInd w:val="0"/>
              <w:spacing w:line="360" w:lineRule="atLeast"/>
              <w:rPr>
                <w:ins w:id="2386" w:author="Regina Casanova" w:date="2018-07-07T15:18:00Z"/>
                <w:rFonts w:cs="Times New Roman"/>
                <w:color w:val="000000"/>
                <w:lang w:val="es-PE"/>
              </w:rPr>
            </w:pPr>
            <w:ins w:id="2387"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conocer cuáles son los servicios y servidor más reclamados y felicitados para poder tomar decisiones sobre el servicio</w:t>
              </w:r>
            </w:ins>
          </w:p>
        </w:tc>
        <w:tc>
          <w:tcPr>
            <w:tcW w:w="2341" w:type="dxa"/>
            <w:tcBorders>
              <w:bottom w:val="single" w:sz="8" w:space="0" w:color="000000"/>
              <w:right w:val="single" w:sz="8" w:space="0" w:color="000000"/>
            </w:tcBorders>
            <w:vAlign w:val="bottom"/>
          </w:tcPr>
          <w:p w14:paraId="5842F370" w14:textId="77777777" w:rsidR="00BA63BC" w:rsidRPr="00BA156B" w:rsidRDefault="00BA63BC" w:rsidP="004105E1">
            <w:pPr>
              <w:autoSpaceDE w:val="0"/>
              <w:autoSpaceDN w:val="0"/>
              <w:adjustRightInd w:val="0"/>
              <w:spacing w:line="360" w:lineRule="atLeast"/>
              <w:rPr>
                <w:ins w:id="2388" w:author="Regina Casanova" w:date="2018-07-07T15:18:00Z"/>
                <w:rFonts w:cs="Times New Roman"/>
                <w:color w:val="000000"/>
                <w:lang w:val="es-PE"/>
              </w:rPr>
            </w:pPr>
            <w:ins w:id="2389" w:author="Regina Casanova" w:date="2018-07-07T15:18:00Z">
              <w:r w:rsidRPr="00BA156B">
                <w:rPr>
                  <w:rFonts w:cs="Times New Roman"/>
                  <w:color w:val="000000"/>
                  <w:lang w:val="es-PE"/>
                </w:rPr>
                <w:t>Listado de reclamos y felicitaciones por servicio y servidor</w:t>
              </w:r>
            </w:ins>
          </w:p>
        </w:tc>
        <w:tc>
          <w:tcPr>
            <w:tcW w:w="1559" w:type="dxa"/>
            <w:tcBorders>
              <w:bottom w:val="single" w:sz="8" w:space="0" w:color="000000"/>
              <w:right w:val="single" w:sz="8" w:space="0" w:color="000000"/>
            </w:tcBorders>
            <w:vAlign w:val="bottom"/>
          </w:tcPr>
          <w:p w14:paraId="1B8203AE" w14:textId="77777777" w:rsidR="00BA63BC" w:rsidRPr="00BA156B" w:rsidRDefault="00BA63BC" w:rsidP="004105E1">
            <w:pPr>
              <w:autoSpaceDE w:val="0"/>
              <w:autoSpaceDN w:val="0"/>
              <w:adjustRightInd w:val="0"/>
              <w:spacing w:line="360" w:lineRule="atLeast"/>
              <w:rPr>
                <w:ins w:id="2390" w:author="Regina Casanova" w:date="2018-07-07T15:18:00Z"/>
                <w:rFonts w:cs="Times New Roman"/>
                <w:color w:val="000000"/>
                <w:lang w:val="es-PE"/>
              </w:rPr>
            </w:pPr>
            <w:ins w:id="2391" w:author="Regina Casanova" w:date="2018-07-07T15:18:00Z">
              <w:r w:rsidRPr="00BA156B">
                <w:rPr>
                  <w:rFonts w:cs="Times New Roman"/>
                  <w:color w:val="000000"/>
                  <w:lang w:val="es-PE"/>
                </w:rPr>
                <w:t>Alto - 3</w:t>
              </w:r>
            </w:ins>
          </w:p>
        </w:tc>
      </w:tr>
      <w:tr w:rsidR="00BA63BC" w:rsidRPr="00BA156B" w14:paraId="05A61B89" w14:textId="77777777" w:rsidTr="004105E1">
        <w:tblPrEx>
          <w:tblBorders>
            <w:top w:val="none" w:sz="0" w:space="0" w:color="auto"/>
          </w:tblBorders>
        </w:tblPrEx>
        <w:trPr>
          <w:ins w:id="239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4EEB7" w14:textId="77777777" w:rsidR="00BA63BC" w:rsidRPr="00BA156B" w:rsidRDefault="00BA63BC" w:rsidP="004105E1">
            <w:pPr>
              <w:autoSpaceDE w:val="0"/>
              <w:autoSpaceDN w:val="0"/>
              <w:adjustRightInd w:val="0"/>
              <w:spacing w:line="360" w:lineRule="atLeast"/>
              <w:jc w:val="right"/>
              <w:rPr>
                <w:ins w:id="2393" w:author="Regina Casanova" w:date="2018-07-07T15:18:00Z"/>
                <w:rFonts w:cs="Times New Roman"/>
                <w:color w:val="000000"/>
                <w:lang w:val="es-PE"/>
              </w:rPr>
            </w:pPr>
            <w:ins w:id="2394" w:author="Regina Casanova" w:date="2018-07-07T15:18:00Z">
              <w:r w:rsidRPr="00BA156B">
                <w:rPr>
                  <w:rFonts w:cs="Times New Roman"/>
                  <w:color w:val="000000"/>
                  <w:lang w:val="es-PE"/>
                </w:rPr>
                <w:t>22</w:t>
              </w:r>
            </w:ins>
          </w:p>
        </w:tc>
        <w:tc>
          <w:tcPr>
            <w:tcW w:w="1715" w:type="dxa"/>
            <w:tcBorders>
              <w:bottom w:val="single" w:sz="8" w:space="0" w:color="000000"/>
              <w:right w:val="single" w:sz="8" w:space="0" w:color="000000"/>
            </w:tcBorders>
            <w:shd w:val="clear" w:color="auto" w:fill="E1E0E0"/>
            <w:vAlign w:val="bottom"/>
          </w:tcPr>
          <w:p w14:paraId="2B769A01" w14:textId="77777777" w:rsidR="00BA63BC" w:rsidRPr="00BA156B" w:rsidRDefault="00BA63BC" w:rsidP="004105E1">
            <w:pPr>
              <w:autoSpaceDE w:val="0"/>
              <w:autoSpaceDN w:val="0"/>
              <w:adjustRightInd w:val="0"/>
              <w:spacing w:line="360" w:lineRule="atLeast"/>
              <w:rPr>
                <w:ins w:id="2395" w:author="Regina Casanova" w:date="2018-07-07T15:18:00Z"/>
                <w:rFonts w:cs="Times New Roman"/>
                <w:color w:val="000000"/>
                <w:lang w:val="es-PE"/>
              </w:rPr>
            </w:pPr>
            <w:ins w:id="2396"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7FFEE2B0" w14:textId="77777777" w:rsidR="00BA63BC" w:rsidRPr="00BA156B" w:rsidRDefault="00BA63BC" w:rsidP="004105E1">
            <w:pPr>
              <w:autoSpaceDE w:val="0"/>
              <w:autoSpaceDN w:val="0"/>
              <w:adjustRightInd w:val="0"/>
              <w:spacing w:line="360" w:lineRule="atLeast"/>
              <w:rPr>
                <w:ins w:id="2397" w:author="Regina Casanova" w:date="2018-07-07T15:18:00Z"/>
                <w:rFonts w:cs="Times New Roman"/>
                <w:color w:val="000000"/>
                <w:lang w:val="es-PE"/>
              </w:rPr>
            </w:pPr>
            <w:ins w:id="2398" w:author="Regina Casanova" w:date="2018-07-07T15:18:00Z">
              <w:r w:rsidRPr="00BA156B">
                <w:rPr>
                  <w:rFonts w:cs="Times New Roman"/>
                  <w:color w:val="000000"/>
                  <w:lang w:val="es-PE"/>
                </w:rPr>
                <w:t>Estado del reclamo</w:t>
              </w:r>
            </w:ins>
          </w:p>
        </w:tc>
        <w:tc>
          <w:tcPr>
            <w:tcW w:w="5380" w:type="dxa"/>
            <w:tcBorders>
              <w:bottom w:val="single" w:sz="8" w:space="0" w:color="000000"/>
              <w:right w:val="single" w:sz="8" w:space="0" w:color="000000"/>
            </w:tcBorders>
            <w:shd w:val="clear" w:color="auto" w:fill="E1E0E0"/>
            <w:vAlign w:val="bottom"/>
          </w:tcPr>
          <w:p w14:paraId="704B8155" w14:textId="77777777" w:rsidR="00BA63BC" w:rsidRPr="00BA156B" w:rsidRDefault="00BA63BC" w:rsidP="004105E1">
            <w:pPr>
              <w:autoSpaceDE w:val="0"/>
              <w:autoSpaceDN w:val="0"/>
              <w:adjustRightInd w:val="0"/>
              <w:spacing w:line="360" w:lineRule="atLeast"/>
              <w:rPr>
                <w:ins w:id="2399" w:author="Regina Casanova" w:date="2018-07-07T15:18:00Z"/>
                <w:rFonts w:cs="Times New Roman"/>
                <w:color w:val="000000"/>
                <w:lang w:val="es-PE"/>
              </w:rPr>
            </w:pPr>
            <w:ins w:id="2400"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conocer el estado de los reclamos para poder saber cuándo intervenir por los ciudadanos</w:t>
              </w:r>
            </w:ins>
          </w:p>
        </w:tc>
        <w:tc>
          <w:tcPr>
            <w:tcW w:w="2341" w:type="dxa"/>
            <w:tcBorders>
              <w:bottom w:val="single" w:sz="8" w:space="0" w:color="000000"/>
              <w:right w:val="single" w:sz="8" w:space="0" w:color="000000"/>
            </w:tcBorders>
            <w:shd w:val="clear" w:color="auto" w:fill="E1E0E0"/>
            <w:vAlign w:val="bottom"/>
          </w:tcPr>
          <w:p w14:paraId="1BAD7C6A" w14:textId="77777777" w:rsidR="00BA63BC" w:rsidRPr="00BA156B" w:rsidRDefault="00BA63BC" w:rsidP="004105E1">
            <w:pPr>
              <w:autoSpaceDE w:val="0"/>
              <w:autoSpaceDN w:val="0"/>
              <w:adjustRightInd w:val="0"/>
              <w:spacing w:line="360" w:lineRule="atLeast"/>
              <w:rPr>
                <w:ins w:id="2401" w:author="Regina Casanova" w:date="2018-07-07T15:18:00Z"/>
                <w:rFonts w:cs="Times New Roman"/>
                <w:color w:val="000000"/>
                <w:lang w:val="es-PE"/>
              </w:rPr>
            </w:pPr>
            <w:ins w:id="2402" w:author="Regina Casanova" w:date="2018-07-07T15:18:00Z">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ins>
          </w:p>
        </w:tc>
        <w:tc>
          <w:tcPr>
            <w:tcW w:w="1559" w:type="dxa"/>
            <w:tcBorders>
              <w:bottom w:val="single" w:sz="8" w:space="0" w:color="000000"/>
              <w:right w:val="single" w:sz="8" w:space="0" w:color="000000"/>
            </w:tcBorders>
            <w:shd w:val="clear" w:color="auto" w:fill="E1E0E0"/>
            <w:vAlign w:val="bottom"/>
          </w:tcPr>
          <w:p w14:paraId="698A9C96" w14:textId="77777777" w:rsidR="00BA63BC" w:rsidRPr="00BA156B" w:rsidRDefault="00BA63BC" w:rsidP="004105E1">
            <w:pPr>
              <w:autoSpaceDE w:val="0"/>
              <w:autoSpaceDN w:val="0"/>
              <w:adjustRightInd w:val="0"/>
              <w:spacing w:line="360" w:lineRule="atLeast"/>
              <w:rPr>
                <w:ins w:id="2403" w:author="Regina Casanova" w:date="2018-07-07T15:18:00Z"/>
                <w:rFonts w:cs="Times New Roman"/>
                <w:color w:val="000000"/>
                <w:lang w:val="es-PE"/>
              </w:rPr>
            </w:pPr>
            <w:ins w:id="2404" w:author="Regina Casanova" w:date="2018-07-07T15:18:00Z">
              <w:r w:rsidRPr="00BA156B">
                <w:rPr>
                  <w:rFonts w:cs="Times New Roman"/>
                  <w:color w:val="000000"/>
                  <w:lang w:val="es-PE"/>
                </w:rPr>
                <w:lastRenderedPageBreak/>
                <w:t>Alto - 3</w:t>
              </w:r>
            </w:ins>
          </w:p>
        </w:tc>
      </w:tr>
      <w:tr w:rsidR="00BA63BC" w:rsidRPr="00BA156B" w14:paraId="4162A277" w14:textId="77777777" w:rsidTr="004105E1">
        <w:tblPrEx>
          <w:tblBorders>
            <w:top w:val="none" w:sz="0" w:space="0" w:color="auto"/>
          </w:tblBorders>
        </w:tblPrEx>
        <w:trPr>
          <w:ins w:id="2405" w:author="Regina Casanova" w:date="2018-07-07T15:18:00Z"/>
        </w:trPr>
        <w:tc>
          <w:tcPr>
            <w:tcW w:w="504" w:type="dxa"/>
            <w:tcBorders>
              <w:left w:val="single" w:sz="8" w:space="0" w:color="000000"/>
              <w:bottom w:val="single" w:sz="8" w:space="0" w:color="000000"/>
              <w:right w:val="single" w:sz="8" w:space="0" w:color="000000"/>
            </w:tcBorders>
            <w:vAlign w:val="bottom"/>
          </w:tcPr>
          <w:p w14:paraId="507AFF9B" w14:textId="77777777" w:rsidR="00BA63BC" w:rsidRPr="00BA156B" w:rsidRDefault="00BA63BC" w:rsidP="004105E1">
            <w:pPr>
              <w:autoSpaceDE w:val="0"/>
              <w:autoSpaceDN w:val="0"/>
              <w:adjustRightInd w:val="0"/>
              <w:spacing w:line="360" w:lineRule="atLeast"/>
              <w:jc w:val="right"/>
              <w:rPr>
                <w:ins w:id="2406" w:author="Regina Casanova" w:date="2018-07-07T15:18:00Z"/>
                <w:rFonts w:cs="Times New Roman"/>
                <w:color w:val="000000"/>
                <w:lang w:val="es-PE"/>
              </w:rPr>
            </w:pPr>
            <w:ins w:id="2407" w:author="Regina Casanova" w:date="2018-07-07T15:18:00Z">
              <w:r w:rsidRPr="00BA156B">
                <w:rPr>
                  <w:rFonts w:cs="Times New Roman"/>
                  <w:color w:val="000000"/>
                  <w:lang w:val="es-PE"/>
                </w:rPr>
                <w:t>23</w:t>
              </w:r>
            </w:ins>
          </w:p>
        </w:tc>
        <w:tc>
          <w:tcPr>
            <w:tcW w:w="1715" w:type="dxa"/>
            <w:tcBorders>
              <w:bottom w:val="single" w:sz="8" w:space="0" w:color="000000"/>
              <w:right w:val="single" w:sz="8" w:space="0" w:color="000000"/>
            </w:tcBorders>
            <w:vAlign w:val="bottom"/>
          </w:tcPr>
          <w:p w14:paraId="19ACB6ED" w14:textId="77777777" w:rsidR="00BA63BC" w:rsidRPr="00BA156B" w:rsidRDefault="00BA63BC" w:rsidP="004105E1">
            <w:pPr>
              <w:autoSpaceDE w:val="0"/>
              <w:autoSpaceDN w:val="0"/>
              <w:adjustRightInd w:val="0"/>
              <w:spacing w:line="360" w:lineRule="atLeast"/>
              <w:rPr>
                <w:ins w:id="2408" w:author="Regina Casanova" w:date="2018-07-07T15:18:00Z"/>
                <w:rFonts w:cs="Times New Roman"/>
                <w:color w:val="000000"/>
                <w:lang w:val="es-PE"/>
              </w:rPr>
            </w:pPr>
            <w:ins w:id="2409"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11F25EDE" w14:textId="77777777" w:rsidR="00BA63BC" w:rsidRPr="00BA156B" w:rsidRDefault="00BA63BC" w:rsidP="004105E1">
            <w:pPr>
              <w:autoSpaceDE w:val="0"/>
              <w:autoSpaceDN w:val="0"/>
              <w:adjustRightInd w:val="0"/>
              <w:spacing w:line="360" w:lineRule="atLeast"/>
              <w:rPr>
                <w:ins w:id="2410" w:author="Regina Casanova" w:date="2018-07-07T15:18:00Z"/>
                <w:rFonts w:cs="Times New Roman"/>
                <w:color w:val="000000"/>
                <w:lang w:val="es-PE"/>
              </w:rPr>
            </w:pPr>
            <w:ins w:id="2411" w:author="Regina Casanova" w:date="2018-07-07T15:18:00Z">
              <w:r w:rsidRPr="00BA156B">
                <w:rPr>
                  <w:rFonts w:cs="Times New Roman"/>
                  <w:color w:val="000000"/>
                  <w:lang w:val="es-PE"/>
                </w:rPr>
                <w:t>Dispositivo móvil (cualquier terminal)</w:t>
              </w:r>
            </w:ins>
          </w:p>
        </w:tc>
        <w:tc>
          <w:tcPr>
            <w:tcW w:w="5380" w:type="dxa"/>
            <w:tcBorders>
              <w:bottom w:val="single" w:sz="8" w:space="0" w:color="000000"/>
              <w:right w:val="single" w:sz="8" w:space="0" w:color="000000"/>
            </w:tcBorders>
            <w:vAlign w:val="bottom"/>
          </w:tcPr>
          <w:p w14:paraId="1A2E2A0A" w14:textId="77777777" w:rsidR="00BA63BC" w:rsidRPr="00BA156B" w:rsidRDefault="00BA63BC" w:rsidP="004105E1">
            <w:pPr>
              <w:autoSpaceDE w:val="0"/>
              <w:autoSpaceDN w:val="0"/>
              <w:adjustRightInd w:val="0"/>
              <w:spacing w:line="360" w:lineRule="atLeast"/>
              <w:rPr>
                <w:ins w:id="2412" w:author="Regina Casanova" w:date="2018-07-07T15:18:00Z"/>
                <w:rFonts w:cs="Times New Roman"/>
                <w:color w:val="000000"/>
                <w:lang w:val="es-PE"/>
              </w:rPr>
            </w:pPr>
            <w:ins w:id="2413"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revisar el sistema desde mi celular para poder ver datos de forma rápida</w:t>
              </w:r>
            </w:ins>
          </w:p>
        </w:tc>
        <w:tc>
          <w:tcPr>
            <w:tcW w:w="2341" w:type="dxa"/>
            <w:tcBorders>
              <w:bottom w:val="single" w:sz="8" w:space="0" w:color="000000"/>
              <w:right w:val="single" w:sz="8" w:space="0" w:color="000000"/>
            </w:tcBorders>
            <w:vAlign w:val="bottom"/>
          </w:tcPr>
          <w:p w14:paraId="780F8EBB" w14:textId="77777777" w:rsidR="00BA63BC" w:rsidRPr="00BA156B" w:rsidRDefault="00BA63BC" w:rsidP="004105E1">
            <w:pPr>
              <w:autoSpaceDE w:val="0"/>
              <w:autoSpaceDN w:val="0"/>
              <w:adjustRightInd w:val="0"/>
              <w:spacing w:line="360" w:lineRule="atLeast"/>
              <w:rPr>
                <w:ins w:id="2414" w:author="Regina Casanova" w:date="2018-07-07T15:18:00Z"/>
                <w:rFonts w:cs="Times New Roman"/>
                <w:color w:val="000000"/>
                <w:lang w:val="es-PE"/>
              </w:rPr>
            </w:pPr>
            <w:ins w:id="2415" w:author="Regina Casanova" w:date="2018-07-07T15:18:00Z">
              <w:r w:rsidRPr="00BA156B">
                <w:rPr>
                  <w:rFonts w:cs="Times New Roman"/>
                  <w:color w:val="000000"/>
                  <w:lang w:val="es-PE"/>
                </w:rPr>
                <w:t>App con usuario y contraseña</w:t>
              </w:r>
            </w:ins>
          </w:p>
        </w:tc>
        <w:tc>
          <w:tcPr>
            <w:tcW w:w="1559" w:type="dxa"/>
            <w:tcBorders>
              <w:bottom w:val="single" w:sz="8" w:space="0" w:color="000000"/>
              <w:right w:val="single" w:sz="8" w:space="0" w:color="000000"/>
            </w:tcBorders>
            <w:vAlign w:val="bottom"/>
          </w:tcPr>
          <w:p w14:paraId="07E3989E" w14:textId="77777777" w:rsidR="00BA63BC" w:rsidRPr="00BA156B" w:rsidRDefault="00BA63BC" w:rsidP="004105E1">
            <w:pPr>
              <w:autoSpaceDE w:val="0"/>
              <w:autoSpaceDN w:val="0"/>
              <w:adjustRightInd w:val="0"/>
              <w:spacing w:line="360" w:lineRule="atLeast"/>
              <w:rPr>
                <w:ins w:id="2416" w:author="Regina Casanova" w:date="2018-07-07T15:18:00Z"/>
                <w:rFonts w:cs="Times New Roman"/>
                <w:color w:val="000000"/>
                <w:lang w:val="es-PE"/>
              </w:rPr>
            </w:pPr>
            <w:ins w:id="2417" w:author="Regina Casanova" w:date="2018-07-07T15:18:00Z">
              <w:r w:rsidRPr="00BA156B">
                <w:rPr>
                  <w:rFonts w:cs="Times New Roman"/>
                  <w:color w:val="000000"/>
                  <w:lang w:val="es-PE"/>
                </w:rPr>
                <w:t>Medio - 2</w:t>
              </w:r>
            </w:ins>
          </w:p>
        </w:tc>
      </w:tr>
      <w:tr w:rsidR="00BA63BC" w:rsidRPr="00BA156B" w14:paraId="02AB2550" w14:textId="77777777" w:rsidTr="004105E1">
        <w:tblPrEx>
          <w:tblBorders>
            <w:top w:val="none" w:sz="0" w:space="0" w:color="auto"/>
          </w:tblBorders>
        </w:tblPrEx>
        <w:trPr>
          <w:ins w:id="241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FFF8A7D" w14:textId="77777777" w:rsidR="00BA63BC" w:rsidRPr="00BA156B" w:rsidRDefault="00BA63BC" w:rsidP="004105E1">
            <w:pPr>
              <w:autoSpaceDE w:val="0"/>
              <w:autoSpaceDN w:val="0"/>
              <w:adjustRightInd w:val="0"/>
              <w:spacing w:line="360" w:lineRule="atLeast"/>
              <w:jc w:val="right"/>
              <w:rPr>
                <w:ins w:id="2419" w:author="Regina Casanova" w:date="2018-07-07T15:18:00Z"/>
                <w:rFonts w:cs="Times New Roman"/>
                <w:color w:val="000000"/>
                <w:lang w:val="es-PE"/>
              </w:rPr>
            </w:pPr>
            <w:ins w:id="2420" w:author="Regina Casanova" w:date="2018-07-07T15:18:00Z">
              <w:r w:rsidRPr="00BA156B">
                <w:rPr>
                  <w:rFonts w:cs="Times New Roman"/>
                  <w:color w:val="000000"/>
                  <w:lang w:val="es-PE"/>
                </w:rPr>
                <w:t>24</w:t>
              </w:r>
            </w:ins>
          </w:p>
        </w:tc>
        <w:tc>
          <w:tcPr>
            <w:tcW w:w="1715" w:type="dxa"/>
            <w:tcBorders>
              <w:bottom w:val="single" w:sz="8" w:space="0" w:color="000000"/>
              <w:right w:val="single" w:sz="8" w:space="0" w:color="000000"/>
            </w:tcBorders>
            <w:shd w:val="clear" w:color="auto" w:fill="E1E0E0"/>
            <w:vAlign w:val="bottom"/>
          </w:tcPr>
          <w:p w14:paraId="0970E6C2" w14:textId="77777777" w:rsidR="00BA63BC" w:rsidRPr="00BA156B" w:rsidRDefault="00BA63BC" w:rsidP="004105E1">
            <w:pPr>
              <w:autoSpaceDE w:val="0"/>
              <w:autoSpaceDN w:val="0"/>
              <w:adjustRightInd w:val="0"/>
              <w:spacing w:line="360" w:lineRule="atLeast"/>
              <w:rPr>
                <w:ins w:id="2421" w:author="Regina Casanova" w:date="2018-07-07T15:18:00Z"/>
                <w:rFonts w:cs="Times New Roman"/>
                <w:color w:val="000000"/>
                <w:lang w:val="es-PE"/>
              </w:rPr>
            </w:pPr>
            <w:ins w:id="2422"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4B515201" w14:textId="77777777" w:rsidR="00BA63BC" w:rsidRPr="00BA156B" w:rsidRDefault="00BA63BC" w:rsidP="004105E1">
            <w:pPr>
              <w:autoSpaceDE w:val="0"/>
              <w:autoSpaceDN w:val="0"/>
              <w:adjustRightInd w:val="0"/>
              <w:spacing w:line="360" w:lineRule="atLeast"/>
              <w:rPr>
                <w:ins w:id="2423" w:author="Regina Casanova" w:date="2018-07-07T15:18:00Z"/>
                <w:rFonts w:cs="Times New Roman"/>
                <w:color w:val="000000"/>
                <w:lang w:val="es-PE"/>
              </w:rPr>
            </w:pPr>
            <w:ins w:id="2424" w:author="Regina Casanova" w:date="2018-07-07T15:18:00Z">
              <w:r w:rsidRPr="00BA156B">
                <w:rPr>
                  <w:rFonts w:cs="Times New Roman"/>
                  <w:color w:val="000000"/>
                  <w:lang w:val="es-PE"/>
                </w:rPr>
                <w:t>Estadísticas de distintas IPRESS y ranking, tendencias e indicadores</w:t>
              </w:r>
            </w:ins>
          </w:p>
        </w:tc>
        <w:tc>
          <w:tcPr>
            <w:tcW w:w="5380" w:type="dxa"/>
            <w:tcBorders>
              <w:bottom w:val="single" w:sz="8" w:space="0" w:color="000000"/>
              <w:right w:val="single" w:sz="8" w:space="0" w:color="000000"/>
            </w:tcBorders>
            <w:shd w:val="clear" w:color="auto" w:fill="E1E0E0"/>
            <w:vAlign w:val="bottom"/>
          </w:tcPr>
          <w:p w14:paraId="09C3CCAE" w14:textId="77777777" w:rsidR="00BA63BC" w:rsidRPr="00BA156B" w:rsidRDefault="00BA63BC" w:rsidP="004105E1">
            <w:pPr>
              <w:autoSpaceDE w:val="0"/>
              <w:autoSpaceDN w:val="0"/>
              <w:adjustRightInd w:val="0"/>
              <w:spacing w:line="360" w:lineRule="atLeast"/>
              <w:rPr>
                <w:ins w:id="2425" w:author="Regina Casanova" w:date="2018-07-07T15:18:00Z"/>
                <w:rFonts w:cs="Times New Roman"/>
                <w:color w:val="000000"/>
                <w:lang w:val="es-PE"/>
              </w:rPr>
            </w:pPr>
            <w:ins w:id="2426"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realizar un monitoreo general para poder planificar mis visitas</w:t>
              </w:r>
            </w:ins>
          </w:p>
        </w:tc>
        <w:tc>
          <w:tcPr>
            <w:tcW w:w="2341" w:type="dxa"/>
            <w:tcBorders>
              <w:bottom w:val="single" w:sz="8" w:space="0" w:color="000000"/>
              <w:right w:val="single" w:sz="8" w:space="0" w:color="000000"/>
            </w:tcBorders>
            <w:shd w:val="clear" w:color="auto" w:fill="E1E0E0"/>
            <w:vAlign w:val="bottom"/>
          </w:tcPr>
          <w:p w14:paraId="378FDA4C" w14:textId="77777777" w:rsidR="00BA63BC" w:rsidRPr="00BA156B" w:rsidRDefault="00BA63BC" w:rsidP="004105E1">
            <w:pPr>
              <w:autoSpaceDE w:val="0"/>
              <w:autoSpaceDN w:val="0"/>
              <w:adjustRightInd w:val="0"/>
              <w:spacing w:line="360" w:lineRule="atLeast"/>
              <w:rPr>
                <w:ins w:id="2427" w:author="Regina Casanova" w:date="2018-07-07T15:18:00Z"/>
                <w:rFonts w:cs="Times New Roman"/>
                <w:color w:val="000000"/>
                <w:lang w:val="es-PE"/>
              </w:rPr>
            </w:pPr>
            <w:ins w:id="2428" w:author="Regina Casanova" w:date="2018-07-07T15:18:00Z">
              <w:r w:rsidRPr="00BA156B">
                <w:rPr>
                  <w:rFonts w:cs="Times New Roman"/>
                  <w:color w:val="000000"/>
                  <w:lang w:val="es-PE"/>
                </w:rPr>
                <w:t>Cuadros estadísticos y gráficas de los datos presentados</w:t>
              </w:r>
            </w:ins>
          </w:p>
        </w:tc>
        <w:tc>
          <w:tcPr>
            <w:tcW w:w="1559" w:type="dxa"/>
            <w:tcBorders>
              <w:bottom w:val="single" w:sz="8" w:space="0" w:color="000000"/>
              <w:right w:val="single" w:sz="8" w:space="0" w:color="000000"/>
            </w:tcBorders>
            <w:shd w:val="clear" w:color="auto" w:fill="E1E0E0"/>
            <w:vAlign w:val="bottom"/>
          </w:tcPr>
          <w:p w14:paraId="24B65A19" w14:textId="77777777" w:rsidR="00BA63BC" w:rsidRPr="00BA156B" w:rsidRDefault="00BA63BC" w:rsidP="004105E1">
            <w:pPr>
              <w:autoSpaceDE w:val="0"/>
              <w:autoSpaceDN w:val="0"/>
              <w:adjustRightInd w:val="0"/>
              <w:spacing w:line="360" w:lineRule="atLeast"/>
              <w:rPr>
                <w:ins w:id="2429" w:author="Regina Casanova" w:date="2018-07-07T15:18:00Z"/>
                <w:rFonts w:cs="Times New Roman"/>
                <w:color w:val="000000"/>
                <w:lang w:val="es-PE"/>
              </w:rPr>
            </w:pPr>
            <w:ins w:id="2430" w:author="Regina Casanova" w:date="2018-07-07T15:18:00Z">
              <w:r w:rsidRPr="00BA156B">
                <w:rPr>
                  <w:rFonts w:cs="Times New Roman"/>
                  <w:color w:val="000000"/>
                  <w:lang w:val="es-PE"/>
                </w:rPr>
                <w:t>Alto - 3</w:t>
              </w:r>
            </w:ins>
          </w:p>
        </w:tc>
      </w:tr>
      <w:tr w:rsidR="00BA63BC" w:rsidRPr="00BA156B" w14:paraId="724155A5" w14:textId="77777777" w:rsidTr="004105E1">
        <w:tblPrEx>
          <w:tblBorders>
            <w:top w:val="none" w:sz="0" w:space="0" w:color="auto"/>
          </w:tblBorders>
        </w:tblPrEx>
        <w:trPr>
          <w:ins w:id="2431" w:author="Regina Casanova" w:date="2018-07-07T15:18:00Z"/>
        </w:trPr>
        <w:tc>
          <w:tcPr>
            <w:tcW w:w="504" w:type="dxa"/>
            <w:tcBorders>
              <w:left w:val="single" w:sz="8" w:space="0" w:color="000000"/>
              <w:bottom w:val="single" w:sz="8" w:space="0" w:color="000000"/>
              <w:right w:val="single" w:sz="8" w:space="0" w:color="000000"/>
            </w:tcBorders>
            <w:vAlign w:val="bottom"/>
          </w:tcPr>
          <w:p w14:paraId="7AC31253" w14:textId="77777777" w:rsidR="00BA63BC" w:rsidRPr="00BA156B" w:rsidRDefault="00BA63BC" w:rsidP="004105E1">
            <w:pPr>
              <w:autoSpaceDE w:val="0"/>
              <w:autoSpaceDN w:val="0"/>
              <w:adjustRightInd w:val="0"/>
              <w:spacing w:line="360" w:lineRule="atLeast"/>
              <w:jc w:val="right"/>
              <w:rPr>
                <w:ins w:id="2432" w:author="Regina Casanova" w:date="2018-07-07T15:18:00Z"/>
                <w:rFonts w:cs="Times New Roman"/>
                <w:color w:val="000000"/>
                <w:lang w:val="es-PE"/>
              </w:rPr>
            </w:pPr>
            <w:ins w:id="2433" w:author="Regina Casanova" w:date="2018-07-07T15:18:00Z">
              <w:r w:rsidRPr="00BA156B">
                <w:rPr>
                  <w:rFonts w:cs="Times New Roman"/>
                  <w:color w:val="000000"/>
                  <w:lang w:val="es-PE"/>
                </w:rPr>
                <w:t>25</w:t>
              </w:r>
            </w:ins>
          </w:p>
        </w:tc>
        <w:tc>
          <w:tcPr>
            <w:tcW w:w="1715" w:type="dxa"/>
            <w:tcBorders>
              <w:bottom w:val="single" w:sz="8" w:space="0" w:color="000000"/>
              <w:right w:val="single" w:sz="8" w:space="0" w:color="000000"/>
            </w:tcBorders>
            <w:vAlign w:val="bottom"/>
          </w:tcPr>
          <w:p w14:paraId="28A2F710" w14:textId="77777777" w:rsidR="00BA63BC" w:rsidRPr="00BA156B" w:rsidRDefault="00BA63BC" w:rsidP="004105E1">
            <w:pPr>
              <w:autoSpaceDE w:val="0"/>
              <w:autoSpaceDN w:val="0"/>
              <w:adjustRightInd w:val="0"/>
              <w:spacing w:line="360" w:lineRule="atLeast"/>
              <w:rPr>
                <w:ins w:id="2434" w:author="Regina Casanova" w:date="2018-07-07T15:18:00Z"/>
                <w:rFonts w:cs="Times New Roman"/>
                <w:color w:val="000000"/>
                <w:lang w:val="es-PE"/>
              </w:rPr>
            </w:pPr>
            <w:ins w:id="2435"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EECE36D" w14:textId="77777777" w:rsidR="00BA63BC" w:rsidRPr="00BA156B" w:rsidRDefault="00BA63BC" w:rsidP="004105E1">
            <w:pPr>
              <w:autoSpaceDE w:val="0"/>
              <w:autoSpaceDN w:val="0"/>
              <w:adjustRightInd w:val="0"/>
              <w:spacing w:line="360" w:lineRule="atLeast"/>
              <w:rPr>
                <w:ins w:id="2436" w:author="Regina Casanova" w:date="2018-07-07T15:18:00Z"/>
                <w:rFonts w:cs="Times New Roman"/>
                <w:color w:val="000000"/>
                <w:lang w:val="es-PE"/>
              </w:rPr>
            </w:pPr>
            <w:ins w:id="2437" w:author="Regina Casanova" w:date="2018-07-07T15:18:00Z">
              <w:r w:rsidRPr="00BA156B">
                <w:rPr>
                  <w:rFonts w:cs="Times New Roman"/>
                  <w:color w:val="000000"/>
                  <w:lang w:val="es-PE"/>
                </w:rPr>
                <w:t>Reportes consolidados (por tipo de nivel)</w:t>
              </w:r>
            </w:ins>
          </w:p>
        </w:tc>
        <w:tc>
          <w:tcPr>
            <w:tcW w:w="5380" w:type="dxa"/>
            <w:tcBorders>
              <w:bottom w:val="single" w:sz="8" w:space="0" w:color="000000"/>
              <w:right w:val="single" w:sz="8" w:space="0" w:color="000000"/>
            </w:tcBorders>
            <w:vAlign w:val="bottom"/>
          </w:tcPr>
          <w:p w14:paraId="30DD926F" w14:textId="77777777" w:rsidR="00BA63BC" w:rsidRPr="00BA156B" w:rsidRDefault="00BA63BC" w:rsidP="004105E1">
            <w:pPr>
              <w:autoSpaceDE w:val="0"/>
              <w:autoSpaceDN w:val="0"/>
              <w:adjustRightInd w:val="0"/>
              <w:spacing w:line="360" w:lineRule="atLeast"/>
              <w:rPr>
                <w:ins w:id="2438" w:author="Regina Casanova" w:date="2018-07-07T15:18:00Z"/>
                <w:rFonts w:cs="Times New Roman"/>
                <w:color w:val="000000"/>
                <w:lang w:val="es-PE"/>
              </w:rPr>
            </w:pPr>
            <w:ins w:id="2439"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ver reportes de todos los reclamos presentados en diversas IPRESS clasificados por niveles para poder elaborar planes de acción en distintos niveles</w:t>
              </w:r>
            </w:ins>
          </w:p>
        </w:tc>
        <w:tc>
          <w:tcPr>
            <w:tcW w:w="2341" w:type="dxa"/>
            <w:tcBorders>
              <w:bottom w:val="single" w:sz="8" w:space="0" w:color="000000"/>
              <w:right w:val="single" w:sz="8" w:space="0" w:color="000000"/>
            </w:tcBorders>
            <w:vAlign w:val="bottom"/>
          </w:tcPr>
          <w:p w14:paraId="3F476AE4" w14:textId="77777777" w:rsidR="00BA63BC" w:rsidRPr="00BA156B" w:rsidRDefault="00BA63BC" w:rsidP="004105E1">
            <w:pPr>
              <w:autoSpaceDE w:val="0"/>
              <w:autoSpaceDN w:val="0"/>
              <w:adjustRightInd w:val="0"/>
              <w:spacing w:line="360" w:lineRule="atLeast"/>
              <w:rPr>
                <w:ins w:id="2440" w:author="Regina Casanova" w:date="2018-07-07T15:18:00Z"/>
                <w:rFonts w:cs="Times New Roman"/>
                <w:color w:val="000000"/>
                <w:lang w:val="es-PE"/>
              </w:rPr>
            </w:pPr>
            <w:ins w:id="2441" w:author="Regina Casanova" w:date="2018-07-07T15:18:00Z">
              <w:r w:rsidRPr="00BA156B">
                <w:rPr>
                  <w:rFonts w:cs="Times New Roman"/>
                  <w:color w:val="000000"/>
                  <w:lang w:val="es-PE"/>
                </w:rPr>
                <w:t>Tabla de reporte consolidado de todos los reclamos presentados. Descargable en Excel y PDF.</w:t>
              </w:r>
            </w:ins>
          </w:p>
        </w:tc>
        <w:tc>
          <w:tcPr>
            <w:tcW w:w="1559" w:type="dxa"/>
            <w:tcBorders>
              <w:bottom w:val="single" w:sz="8" w:space="0" w:color="000000"/>
              <w:right w:val="single" w:sz="8" w:space="0" w:color="000000"/>
            </w:tcBorders>
            <w:vAlign w:val="bottom"/>
          </w:tcPr>
          <w:p w14:paraId="31DC7A01" w14:textId="77777777" w:rsidR="00BA63BC" w:rsidRPr="00BA156B" w:rsidRDefault="00BA63BC" w:rsidP="004105E1">
            <w:pPr>
              <w:autoSpaceDE w:val="0"/>
              <w:autoSpaceDN w:val="0"/>
              <w:adjustRightInd w:val="0"/>
              <w:spacing w:line="360" w:lineRule="atLeast"/>
              <w:rPr>
                <w:ins w:id="2442" w:author="Regina Casanova" w:date="2018-07-07T15:18:00Z"/>
                <w:rFonts w:cs="Times New Roman"/>
                <w:color w:val="000000"/>
                <w:lang w:val="es-PE"/>
              </w:rPr>
            </w:pPr>
            <w:ins w:id="2443" w:author="Regina Casanova" w:date="2018-07-07T15:18:00Z">
              <w:r w:rsidRPr="00BA156B">
                <w:rPr>
                  <w:rFonts w:cs="Times New Roman"/>
                  <w:color w:val="000000"/>
                  <w:lang w:val="es-PE"/>
                </w:rPr>
                <w:t>Alto - 3</w:t>
              </w:r>
            </w:ins>
          </w:p>
        </w:tc>
      </w:tr>
      <w:tr w:rsidR="00BA63BC" w:rsidRPr="00BA156B" w14:paraId="5313AA8A" w14:textId="77777777" w:rsidTr="004105E1">
        <w:tblPrEx>
          <w:tblBorders>
            <w:top w:val="none" w:sz="0" w:space="0" w:color="auto"/>
          </w:tblBorders>
        </w:tblPrEx>
        <w:trPr>
          <w:ins w:id="244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F7FA09D" w14:textId="77777777" w:rsidR="00BA63BC" w:rsidRPr="00BA156B" w:rsidRDefault="00BA63BC" w:rsidP="004105E1">
            <w:pPr>
              <w:autoSpaceDE w:val="0"/>
              <w:autoSpaceDN w:val="0"/>
              <w:adjustRightInd w:val="0"/>
              <w:spacing w:line="360" w:lineRule="atLeast"/>
              <w:jc w:val="right"/>
              <w:rPr>
                <w:ins w:id="2445" w:author="Regina Casanova" w:date="2018-07-07T15:18:00Z"/>
                <w:rFonts w:cs="Times New Roman"/>
                <w:color w:val="000000"/>
                <w:lang w:val="es-PE"/>
              </w:rPr>
            </w:pPr>
            <w:ins w:id="2446" w:author="Regina Casanova" w:date="2018-07-07T15:18:00Z">
              <w:r w:rsidRPr="00BA156B">
                <w:rPr>
                  <w:rFonts w:cs="Times New Roman"/>
                  <w:color w:val="000000"/>
                  <w:lang w:val="es-PE"/>
                </w:rPr>
                <w:t>26</w:t>
              </w:r>
            </w:ins>
          </w:p>
        </w:tc>
        <w:tc>
          <w:tcPr>
            <w:tcW w:w="1715" w:type="dxa"/>
            <w:tcBorders>
              <w:bottom w:val="single" w:sz="8" w:space="0" w:color="000000"/>
              <w:right w:val="single" w:sz="8" w:space="0" w:color="000000"/>
            </w:tcBorders>
            <w:shd w:val="clear" w:color="auto" w:fill="E1E0E0"/>
            <w:vAlign w:val="bottom"/>
          </w:tcPr>
          <w:p w14:paraId="6E4182AC" w14:textId="77777777" w:rsidR="00BA63BC" w:rsidRPr="00BA156B" w:rsidRDefault="00BA63BC" w:rsidP="004105E1">
            <w:pPr>
              <w:autoSpaceDE w:val="0"/>
              <w:autoSpaceDN w:val="0"/>
              <w:adjustRightInd w:val="0"/>
              <w:spacing w:line="360" w:lineRule="atLeast"/>
              <w:rPr>
                <w:ins w:id="2447" w:author="Regina Casanova" w:date="2018-07-07T15:18:00Z"/>
                <w:rFonts w:cs="Times New Roman"/>
                <w:color w:val="000000"/>
                <w:lang w:val="es-PE"/>
              </w:rPr>
            </w:pPr>
            <w:ins w:id="2448"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623EDFF1" w14:textId="77777777" w:rsidR="00BA63BC" w:rsidRPr="00BA156B" w:rsidRDefault="00BA63BC" w:rsidP="004105E1">
            <w:pPr>
              <w:autoSpaceDE w:val="0"/>
              <w:autoSpaceDN w:val="0"/>
              <w:adjustRightInd w:val="0"/>
              <w:spacing w:line="360" w:lineRule="atLeast"/>
              <w:rPr>
                <w:ins w:id="2449" w:author="Regina Casanova" w:date="2018-07-07T15:18:00Z"/>
                <w:rFonts w:cs="Times New Roman"/>
                <w:color w:val="000000"/>
                <w:lang w:val="es-PE"/>
              </w:rPr>
            </w:pPr>
            <w:ins w:id="2450" w:author="Regina Casanova" w:date="2018-07-07T15:18:00Z">
              <w:r w:rsidRPr="00BA156B">
                <w:rPr>
                  <w:rFonts w:cs="Times New Roman"/>
                  <w:color w:val="000000"/>
                  <w:lang w:val="es-PE"/>
                </w:rPr>
                <w:t>Componente educativo</w:t>
              </w:r>
            </w:ins>
          </w:p>
        </w:tc>
        <w:tc>
          <w:tcPr>
            <w:tcW w:w="5380" w:type="dxa"/>
            <w:tcBorders>
              <w:bottom w:val="single" w:sz="8" w:space="0" w:color="000000"/>
              <w:right w:val="single" w:sz="8" w:space="0" w:color="000000"/>
            </w:tcBorders>
            <w:shd w:val="clear" w:color="auto" w:fill="E1E0E0"/>
            <w:vAlign w:val="bottom"/>
          </w:tcPr>
          <w:p w14:paraId="21220A47" w14:textId="77777777" w:rsidR="00BA63BC" w:rsidRPr="00BA156B" w:rsidRDefault="00BA63BC" w:rsidP="004105E1">
            <w:pPr>
              <w:autoSpaceDE w:val="0"/>
              <w:autoSpaceDN w:val="0"/>
              <w:adjustRightInd w:val="0"/>
              <w:spacing w:line="360" w:lineRule="atLeast"/>
              <w:rPr>
                <w:ins w:id="2451" w:author="Regina Casanova" w:date="2018-07-07T15:18:00Z"/>
                <w:rFonts w:cs="Times New Roman"/>
                <w:color w:val="000000"/>
                <w:lang w:val="es-PE"/>
              </w:rPr>
            </w:pPr>
            <w:ins w:id="2452"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inculcar la cultura de los reclamos a los ciudadano para poder tener buena información que sea verdaderamente reclamo</w:t>
              </w:r>
            </w:ins>
          </w:p>
        </w:tc>
        <w:tc>
          <w:tcPr>
            <w:tcW w:w="2341" w:type="dxa"/>
            <w:tcBorders>
              <w:bottom w:val="single" w:sz="8" w:space="0" w:color="000000"/>
              <w:right w:val="single" w:sz="8" w:space="0" w:color="000000"/>
            </w:tcBorders>
            <w:shd w:val="clear" w:color="auto" w:fill="E1E0E0"/>
            <w:vAlign w:val="bottom"/>
          </w:tcPr>
          <w:p w14:paraId="31F10496" w14:textId="77777777" w:rsidR="00BA63BC" w:rsidRPr="00BA156B" w:rsidRDefault="00BA63BC" w:rsidP="004105E1">
            <w:pPr>
              <w:autoSpaceDE w:val="0"/>
              <w:autoSpaceDN w:val="0"/>
              <w:adjustRightInd w:val="0"/>
              <w:spacing w:line="360" w:lineRule="atLeast"/>
              <w:rPr>
                <w:ins w:id="2453" w:author="Regina Casanova" w:date="2018-07-07T15:18:00Z"/>
                <w:rFonts w:cs="Times New Roman"/>
                <w:color w:val="000000"/>
                <w:lang w:val="es-PE"/>
              </w:rPr>
            </w:pPr>
            <w:ins w:id="2454" w:author="Regina Casanova" w:date="2018-07-07T15:18:00Z">
              <w:r w:rsidRPr="00BA156B">
                <w:rPr>
                  <w:rFonts w:cs="Times New Roman"/>
                  <w:color w:val="000000"/>
                  <w:lang w:val="es-PE"/>
                </w:rPr>
                <w:t xml:space="preserve">Pequeño tutorial para poder explicar cómo funciona el </w:t>
              </w:r>
              <w:r>
                <w:rPr>
                  <w:rFonts w:cs="Times New Roman"/>
                  <w:color w:val="000000"/>
                  <w:lang w:val="es-PE"/>
                </w:rPr>
                <w:t>software</w:t>
              </w:r>
              <w:r w:rsidRPr="00BA156B">
                <w:rPr>
                  <w:rFonts w:cs="Times New Roman"/>
                  <w:color w:val="000000"/>
                  <w:lang w:val="es-PE"/>
                </w:rPr>
                <w:t xml:space="preserve"> y mostrar diferencias de reclamo, queja y sugerencia</w:t>
              </w:r>
            </w:ins>
          </w:p>
        </w:tc>
        <w:tc>
          <w:tcPr>
            <w:tcW w:w="1559" w:type="dxa"/>
            <w:tcBorders>
              <w:bottom w:val="single" w:sz="8" w:space="0" w:color="000000"/>
              <w:right w:val="single" w:sz="8" w:space="0" w:color="000000"/>
            </w:tcBorders>
            <w:shd w:val="clear" w:color="auto" w:fill="E1E0E0"/>
            <w:vAlign w:val="bottom"/>
          </w:tcPr>
          <w:p w14:paraId="0649AA37" w14:textId="77777777" w:rsidR="00BA63BC" w:rsidRPr="00BA156B" w:rsidRDefault="00BA63BC" w:rsidP="004105E1">
            <w:pPr>
              <w:autoSpaceDE w:val="0"/>
              <w:autoSpaceDN w:val="0"/>
              <w:adjustRightInd w:val="0"/>
              <w:spacing w:line="360" w:lineRule="atLeast"/>
              <w:rPr>
                <w:ins w:id="2455" w:author="Regina Casanova" w:date="2018-07-07T15:18:00Z"/>
                <w:rFonts w:cs="Times New Roman"/>
                <w:color w:val="000000"/>
                <w:lang w:val="es-PE"/>
              </w:rPr>
            </w:pPr>
            <w:ins w:id="2456" w:author="Regina Casanova" w:date="2018-07-07T15:18:00Z">
              <w:r w:rsidRPr="00BA156B">
                <w:rPr>
                  <w:rFonts w:cs="Times New Roman"/>
                  <w:color w:val="000000"/>
                  <w:lang w:val="es-PE"/>
                </w:rPr>
                <w:t>Medio - 2</w:t>
              </w:r>
            </w:ins>
          </w:p>
        </w:tc>
      </w:tr>
      <w:tr w:rsidR="00BA63BC" w:rsidRPr="00BA156B" w14:paraId="52287F06" w14:textId="77777777" w:rsidTr="004105E1">
        <w:tblPrEx>
          <w:tblBorders>
            <w:top w:val="none" w:sz="0" w:space="0" w:color="auto"/>
          </w:tblBorders>
        </w:tblPrEx>
        <w:trPr>
          <w:ins w:id="2457" w:author="Regina Casanova" w:date="2018-07-07T15:18:00Z"/>
        </w:trPr>
        <w:tc>
          <w:tcPr>
            <w:tcW w:w="504" w:type="dxa"/>
            <w:tcBorders>
              <w:left w:val="single" w:sz="8" w:space="0" w:color="000000"/>
              <w:bottom w:val="single" w:sz="8" w:space="0" w:color="000000"/>
              <w:right w:val="single" w:sz="8" w:space="0" w:color="000000"/>
            </w:tcBorders>
            <w:vAlign w:val="bottom"/>
          </w:tcPr>
          <w:p w14:paraId="34825091" w14:textId="77777777" w:rsidR="00BA63BC" w:rsidRPr="00BA156B" w:rsidRDefault="00BA63BC" w:rsidP="004105E1">
            <w:pPr>
              <w:autoSpaceDE w:val="0"/>
              <w:autoSpaceDN w:val="0"/>
              <w:adjustRightInd w:val="0"/>
              <w:spacing w:line="360" w:lineRule="atLeast"/>
              <w:jc w:val="right"/>
              <w:rPr>
                <w:ins w:id="2458" w:author="Regina Casanova" w:date="2018-07-07T15:18:00Z"/>
                <w:rFonts w:cs="Times New Roman"/>
                <w:color w:val="000000"/>
                <w:lang w:val="es-PE"/>
              </w:rPr>
            </w:pPr>
            <w:ins w:id="2459" w:author="Regina Casanova" w:date="2018-07-07T15:18:00Z">
              <w:r w:rsidRPr="00BA156B">
                <w:rPr>
                  <w:rFonts w:cs="Times New Roman"/>
                  <w:color w:val="000000"/>
                  <w:lang w:val="es-PE"/>
                </w:rPr>
                <w:lastRenderedPageBreak/>
                <w:t>27</w:t>
              </w:r>
            </w:ins>
          </w:p>
        </w:tc>
        <w:tc>
          <w:tcPr>
            <w:tcW w:w="1715" w:type="dxa"/>
            <w:tcBorders>
              <w:bottom w:val="single" w:sz="8" w:space="0" w:color="000000"/>
              <w:right w:val="single" w:sz="8" w:space="0" w:color="000000"/>
            </w:tcBorders>
            <w:vAlign w:val="bottom"/>
          </w:tcPr>
          <w:p w14:paraId="06599BC1" w14:textId="77777777" w:rsidR="00BA63BC" w:rsidRPr="00BA156B" w:rsidRDefault="00BA63BC" w:rsidP="004105E1">
            <w:pPr>
              <w:autoSpaceDE w:val="0"/>
              <w:autoSpaceDN w:val="0"/>
              <w:adjustRightInd w:val="0"/>
              <w:spacing w:line="360" w:lineRule="atLeast"/>
              <w:rPr>
                <w:ins w:id="2460" w:author="Regina Casanova" w:date="2018-07-07T15:18:00Z"/>
                <w:rFonts w:cs="Times New Roman"/>
                <w:color w:val="000000"/>
                <w:lang w:val="es-PE"/>
              </w:rPr>
            </w:pPr>
            <w:ins w:id="2461"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36B8DCC2" w14:textId="77777777" w:rsidR="00BA63BC" w:rsidRPr="00BA156B" w:rsidRDefault="00BA63BC" w:rsidP="004105E1">
            <w:pPr>
              <w:autoSpaceDE w:val="0"/>
              <w:autoSpaceDN w:val="0"/>
              <w:adjustRightInd w:val="0"/>
              <w:spacing w:line="360" w:lineRule="atLeast"/>
              <w:rPr>
                <w:ins w:id="2462" w:author="Regina Casanova" w:date="2018-07-07T15:18:00Z"/>
                <w:rFonts w:cs="Times New Roman"/>
                <w:color w:val="000000"/>
                <w:lang w:val="es-PE"/>
              </w:rPr>
            </w:pPr>
            <w:ins w:id="2463" w:author="Regina Casanova" w:date="2018-07-07T15:18:00Z">
              <w:r w:rsidRPr="00BA156B">
                <w:rPr>
                  <w:rFonts w:cs="Times New Roman"/>
                  <w:color w:val="000000"/>
                  <w:lang w:val="es-PE"/>
                </w:rPr>
                <w:t>Mostrar que mejoras se hicieron x reclamos presentados</w:t>
              </w:r>
            </w:ins>
          </w:p>
        </w:tc>
        <w:tc>
          <w:tcPr>
            <w:tcW w:w="5380" w:type="dxa"/>
            <w:tcBorders>
              <w:bottom w:val="single" w:sz="8" w:space="0" w:color="000000"/>
              <w:right w:val="single" w:sz="8" w:space="0" w:color="000000"/>
            </w:tcBorders>
            <w:vAlign w:val="bottom"/>
          </w:tcPr>
          <w:p w14:paraId="6CF9C74E" w14:textId="77777777" w:rsidR="00BA63BC" w:rsidRPr="00BA156B" w:rsidRDefault="00BA63BC" w:rsidP="004105E1">
            <w:pPr>
              <w:autoSpaceDE w:val="0"/>
              <w:autoSpaceDN w:val="0"/>
              <w:adjustRightInd w:val="0"/>
              <w:spacing w:line="360" w:lineRule="atLeast"/>
              <w:rPr>
                <w:ins w:id="2464" w:author="Regina Casanova" w:date="2018-07-07T15:18:00Z"/>
                <w:rFonts w:cs="Times New Roman"/>
                <w:color w:val="000000"/>
                <w:lang w:val="es-PE"/>
              </w:rPr>
            </w:pPr>
            <w:ins w:id="2465"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ver que mejoras se han implementado en la IPRESS para poder verificar la correcta inversión de recursos económicos</w:t>
              </w:r>
            </w:ins>
          </w:p>
        </w:tc>
        <w:tc>
          <w:tcPr>
            <w:tcW w:w="2341" w:type="dxa"/>
            <w:tcBorders>
              <w:bottom w:val="single" w:sz="8" w:space="0" w:color="000000"/>
              <w:right w:val="single" w:sz="8" w:space="0" w:color="000000"/>
            </w:tcBorders>
            <w:vAlign w:val="bottom"/>
          </w:tcPr>
          <w:p w14:paraId="455FEA74" w14:textId="77777777" w:rsidR="00BA63BC" w:rsidRPr="00BA156B" w:rsidRDefault="00BA63BC" w:rsidP="004105E1">
            <w:pPr>
              <w:autoSpaceDE w:val="0"/>
              <w:autoSpaceDN w:val="0"/>
              <w:adjustRightInd w:val="0"/>
              <w:spacing w:line="360" w:lineRule="atLeast"/>
              <w:rPr>
                <w:ins w:id="2466" w:author="Regina Casanova" w:date="2018-07-07T15:18:00Z"/>
                <w:rFonts w:cs="Times New Roman"/>
                <w:color w:val="000000"/>
                <w:lang w:val="es-PE"/>
              </w:rPr>
            </w:pPr>
            <w:ins w:id="2467" w:author="Regina Casanova" w:date="2018-07-07T15:18:00Z">
              <w:r w:rsidRPr="00BA156B">
                <w:rPr>
                  <w:rFonts w:cs="Times New Roman"/>
                  <w:color w:val="000000"/>
                  <w:lang w:val="es-PE"/>
                </w:rPr>
                <w:t>Parte que enseñe las mejoras que se hicieron por diversos reclamos</w:t>
              </w:r>
            </w:ins>
          </w:p>
        </w:tc>
        <w:tc>
          <w:tcPr>
            <w:tcW w:w="1559" w:type="dxa"/>
            <w:tcBorders>
              <w:bottom w:val="single" w:sz="8" w:space="0" w:color="000000"/>
              <w:right w:val="single" w:sz="8" w:space="0" w:color="000000"/>
            </w:tcBorders>
            <w:vAlign w:val="bottom"/>
          </w:tcPr>
          <w:p w14:paraId="0BB24C5F" w14:textId="77777777" w:rsidR="00BA63BC" w:rsidRPr="00BA156B" w:rsidRDefault="00BA63BC" w:rsidP="004105E1">
            <w:pPr>
              <w:autoSpaceDE w:val="0"/>
              <w:autoSpaceDN w:val="0"/>
              <w:adjustRightInd w:val="0"/>
              <w:spacing w:line="360" w:lineRule="atLeast"/>
              <w:rPr>
                <w:ins w:id="2468" w:author="Regina Casanova" w:date="2018-07-07T15:18:00Z"/>
                <w:rFonts w:cs="Times New Roman"/>
                <w:color w:val="000000"/>
                <w:lang w:val="es-PE"/>
              </w:rPr>
            </w:pPr>
            <w:ins w:id="2469" w:author="Regina Casanova" w:date="2018-07-07T15:18:00Z">
              <w:r w:rsidRPr="00BA156B">
                <w:rPr>
                  <w:rFonts w:cs="Times New Roman"/>
                  <w:color w:val="000000"/>
                  <w:lang w:val="es-PE"/>
                </w:rPr>
                <w:t>Medio - 2</w:t>
              </w:r>
            </w:ins>
          </w:p>
        </w:tc>
      </w:tr>
      <w:tr w:rsidR="00BA63BC" w:rsidRPr="00BA156B" w14:paraId="645EE076" w14:textId="77777777" w:rsidTr="004105E1">
        <w:tblPrEx>
          <w:tblBorders>
            <w:top w:val="none" w:sz="0" w:space="0" w:color="auto"/>
          </w:tblBorders>
        </w:tblPrEx>
        <w:trPr>
          <w:ins w:id="247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69DF0F4" w14:textId="77777777" w:rsidR="00BA63BC" w:rsidRPr="00BA156B" w:rsidRDefault="00BA63BC" w:rsidP="004105E1">
            <w:pPr>
              <w:autoSpaceDE w:val="0"/>
              <w:autoSpaceDN w:val="0"/>
              <w:adjustRightInd w:val="0"/>
              <w:spacing w:line="360" w:lineRule="atLeast"/>
              <w:jc w:val="right"/>
              <w:rPr>
                <w:ins w:id="2471" w:author="Regina Casanova" w:date="2018-07-07T15:18:00Z"/>
                <w:rFonts w:cs="Times New Roman"/>
                <w:color w:val="000000"/>
                <w:lang w:val="es-PE"/>
              </w:rPr>
            </w:pPr>
            <w:ins w:id="2472" w:author="Regina Casanova" w:date="2018-07-07T15:18:00Z">
              <w:r w:rsidRPr="00BA156B">
                <w:rPr>
                  <w:rFonts w:cs="Times New Roman"/>
                  <w:color w:val="000000"/>
                  <w:lang w:val="es-PE"/>
                </w:rPr>
                <w:t>28</w:t>
              </w:r>
            </w:ins>
          </w:p>
        </w:tc>
        <w:tc>
          <w:tcPr>
            <w:tcW w:w="1715" w:type="dxa"/>
            <w:tcBorders>
              <w:bottom w:val="single" w:sz="8" w:space="0" w:color="000000"/>
              <w:right w:val="single" w:sz="8" w:space="0" w:color="000000"/>
            </w:tcBorders>
            <w:shd w:val="clear" w:color="auto" w:fill="E1E0E0"/>
            <w:vAlign w:val="bottom"/>
          </w:tcPr>
          <w:p w14:paraId="2431B070" w14:textId="77777777" w:rsidR="00BA63BC" w:rsidRPr="00BA156B" w:rsidRDefault="00BA63BC" w:rsidP="004105E1">
            <w:pPr>
              <w:autoSpaceDE w:val="0"/>
              <w:autoSpaceDN w:val="0"/>
              <w:adjustRightInd w:val="0"/>
              <w:spacing w:line="360" w:lineRule="atLeast"/>
              <w:rPr>
                <w:ins w:id="2473" w:author="Regina Casanova" w:date="2018-07-07T15:18:00Z"/>
                <w:rFonts w:cs="Times New Roman"/>
                <w:color w:val="000000"/>
                <w:lang w:val="es-PE"/>
              </w:rPr>
            </w:pPr>
            <w:ins w:id="2474"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14A6C77" w14:textId="77777777" w:rsidR="00BA63BC" w:rsidRPr="00BA156B" w:rsidRDefault="00BA63BC" w:rsidP="004105E1">
            <w:pPr>
              <w:autoSpaceDE w:val="0"/>
              <w:autoSpaceDN w:val="0"/>
              <w:adjustRightInd w:val="0"/>
              <w:spacing w:line="360" w:lineRule="atLeast"/>
              <w:rPr>
                <w:ins w:id="2475" w:author="Regina Casanova" w:date="2018-07-07T15:18:00Z"/>
                <w:rFonts w:cs="Times New Roman"/>
                <w:color w:val="000000"/>
                <w:lang w:val="es-PE"/>
              </w:rPr>
            </w:pPr>
            <w:ins w:id="2476" w:author="Regina Casanova" w:date="2018-07-07T15:18:00Z">
              <w:r w:rsidRPr="00BA156B">
                <w:rPr>
                  <w:rFonts w:cs="Times New Roman"/>
                  <w:color w:val="000000"/>
                  <w:lang w:val="es-PE"/>
                </w:rPr>
                <w:t>Que directivos se enteren de lo que ocurre en la IPRESS</w:t>
              </w:r>
            </w:ins>
          </w:p>
        </w:tc>
        <w:tc>
          <w:tcPr>
            <w:tcW w:w="5380" w:type="dxa"/>
            <w:tcBorders>
              <w:bottom w:val="single" w:sz="8" w:space="0" w:color="000000"/>
              <w:right w:val="single" w:sz="8" w:space="0" w:color="000000"/>
            </w:tcBorders>
            <w:shd w:val="clear" w:color="auto" w:fill="E1E0E0"/>
            <w:vAlign w:val="bottom"/>
          </w:tcPr>
          <w:p w14:paraId="3F2FD86A" w14:textId="77777777" w:rsidR="00BA63BC" w:rsidRPr="00BA156B" w:rsidRDefault="00BA63BC" w:rsidP="004105E1">
            <w:pPr>
              <w:autoSpaceDE w:val="0"/>
              <w:autoSpaceDN w:val="0"/>
              <w:adjustRightInd w:val="0"/>
              <w:spacing w:line="360" w:lineRule="atLeast"/>
              <w:rPr>
                <w:ins w:id="2477" w:author="Regina Casanova" w:date="2018-07-07T15:18:00Z"/>
                <w:rFonts w:cs="Times New Roman"/>
                <w:color w:val="000000"/>
                <w:lang w:val="es-PE"/>
              </w:rPr>
            </w:pPr>
            <w:ins w:id="2478"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que los gestores de IPRESS se enteren de todo lo que ocurre dentro para poder ver las mejoras que propongan a estos problemas</w:t>
              </w:r>
            </w:ins>
          </w:p>
        </w:tc>
        <w:tc>
          <w:tcPr>
            <w:tcW w:w="2341" w:type="dxa"/>
            <w:tcBorders>
              <w:bottom w:val="single" w:sz="8" w:space="0" w:color="000000"/>
              <w:right w:val="single" w:sz="8" w:space="0" w:color="000000"/>
            </w:tcBorders>
            <w:shd w:val="clear" w:color="auto" w:fill="E1E0E0"/>
            <w:vAlign w:val="bottom"/>
          </w:tcPr>
          <w:p w14:paraId="298E236A" w14:textId="77777777" w:rsidR="00BA63BC" w:rsidRPr="00BA156B" w:rsidRDefault="00BA63BC" w:rsidP="004105E1">
            <w:pPr>
              <w:autoSpaceDE w:val="0"/>
              <w:autoSpaceDN w:val="0"/>
              <w:adjustRightInd w:val="0"/>
              <w:spacing w:line="360" w:lineRule="atLeast"/>
              <w:rPr>
                <w:ins w:id="2479" w:author="Regina Casanova" w:date="2018-07-07T15:18:00Z"/>
                <w:rFonts w:cs="Times New Roman"/>
                <w:color w:val="000000"/>
                <w:lang w:val="es-PE"/>
              </w:rPr>
            </w:pPr>
            <w:ins w:id="2480" w:author="Regina Casanova" w:date="2018-07-07T15:18:00Z">
              <w:r w:rsidRPr="00BA156B">
                <w:rPr>
                  <w:rFonts w:cs="Times New Roman"/>
                  <w:color w:val="000000"/>
                  <w:lang w:val="es-PE"/>
                </w:rPr>
                <w:t>Función de visto por ciertos gestores en parte de reclamos</w:t>
              </w:r>
            </w:ins>
          </w:p>
        </w:tc>
        <w:tc>
          <w:tcPr>
            <w:tcW w:w="1559" w:type="dxa"/>
            <w:tcBorders>
              <w:bottom w:val="single" w:sz="8" w:space="0" w:color="000000"/>
              <w:right w:val="single" w:sz="8" w:space="0" w:color="000000"/>
            </w:tcBorders>
            <w:shd w:val="clear" w:color="auto" w:fill="E1E0E0"/>
            <w:vAlign w:val="bottom"/>
          </w:tcPr>
          <w:p w14:paraId="4CF1693B" w14:textId="77777777" w:rsidR="00BA63BC" w:rsidRPr="00BA156B" w:rsidRDefault="00BA63BC" w:rsidP="004105E1">
            <w:pPr>
              <w:autoSpaceDE w:val="0"/>
              <w:autoSpaceDN w:val="0"/>
              <w:adjustRightInd w:val="0"/>
              <w:spacing w:line="360" w:lineRule="atLeast"/>
              <w:rPr>
                <w:ins w:id="2481" w:author="Regina Casanova" w:date="2018-07-07T15:18:00Z"/>
                <w:rFonts w:cs="Times New Roman"/>
                <w:color w:val="000000"/>
                <w:lang w:val="es-PE"/>
              </w:rPr>
            </w:pPr>
            <w:ins w:id="2482" w:author="Regina Casanova" w:date="2018-07-07T15:18:00Z">
              <w:r w:rsidRPr="00BA156B">
                <w:rPr>
                  <w:rFonts w:cs="Times New Roman"/>
                  <w:color w:val="000000"/>
                  <w:lang w:val="es-PE"/>
                </w:rPr>
                <w:t>Medio - 2</w:t>
              </w:r>
            </w:ins>
          </w:p>
        </w:tc>
      </w:tr>
      <w:tr w:rsidR="00BA63BC" w:rsidRPr="00BA156B" w14:paraId="132B38B1" w14:textId="77777777" w:rsidTr="004105E1">
        <w:tblPrEx>
          <w:tblBorders>
            <w:top w:val="none" w:sz="0" w:space="0" w:color="auto"/>
          </w:tblBorders>
        </w:tblPrEx>
        <w:trPr>
          <w:ins w:id="2483" w:author="Regina Casanova" w:date="2018-07-07T15:18:00Z"/>
        </w:trPr>
        <w:tc>
          <w:tcPr>
            <w:tcW w:w="504" w:type="dxa"/>
            <w:tcBorders>
              <w:left w:val="single" w:sz="8" w:space="0" w:color="000000"/>
              <w:bottom w:val="single" w:sz="8" w:space="0" w:color="000000"/>
              <w:right w:val="single" w:sz="8" w:space="0" w:color="000000"/>
            </w:tcBorders>
            <w:vAlign w:val="bottom"/>
          </w:tcPr>
          <w:p w14:paraId="26D5FB84" w14:textId="77777777" w:rsidR="00BA63BC" w:rsidRPr="00BA156B" w:rsidRDefault="00BA63BC" w:rsidP="004105E1">
            <w:pPr>
              <w:autoSpaceDE w:val="0"/>
              <w:autoSpaceDN w:val="0"/>
              <w:adjustRightInd w:val="0"/>
              <w:spacing w:line="360" w:lineRule="atLeast"/>
              <w:jc w:val="right"/>
              <w:rPr>
                <w:ins w:id="2484" w:author="Regina Casanova" w:date="2018-07-07T15:18:00Z"/>
                <w:rFonts w:cs="Times New Roman"/>
                <w:color w:val="000000"/>
                <w:lang w:val="es-PE"/>
              </w:rPr>
            </w:pPr>
            <w:ins w:id="2485" w:author="Regina Casanova" w:date="2018-07-07T15:18:00Z">
              <w:r w:rsidRPr="00BA156B">
                <w:rPr>
                  <w:rFonts w:cs="Times New Roman"/>
                  <w:color w:val="000000"/>
                  <w:lang w:val="es-PE"/>
                </w:rPr>
                <w:t>29</w:t>
              </w:r>
            </w:ins>
          </w:p>
        </w:tc>
        <w:tc>
          <w:tcPr>
            <w:tcW w:w="1715" w:type="dxa"/>
            <w:tcBorders>
              <w:bottom w:val="single" w:sz="8" w:space="0" w:color="000000"/>
              <w:right w:val="single" w:sz="8" w:space="0" w:color="000000"/>
            </w:tcBorders>
            <w:vAlign w:val="bottom"/>
          </w:tcPr>
          <w:p w14:paraId="7A1EB8F6" w14:textId="77777777" w:rsidR="00BA63BC" w:rsidRPr="00BA156B" w:rsidRDefault="00BA63BC" w:rsidP="004105E1">
            <w:pPr>
              <w:autoSpaceDE w:val="0"/>
              <w:autoSpaceDN w:val="0"/>
              <w:adjustRightInd w:val="0"/>
              <w:spacing w:line="360" w:lineRule="atLeast"/>
              <w:rPr>
                <w:ins w:id="2486" w:author="Regina Casanova" w:date="2018-07-07T15:18:00Z"/>
                <w:rFonts w:cs="Times New Roman"/>
                <w:color w:val="000000"/>
                <w:lang w:val="es-PE"/>
              </w:rPr>
            </w:pPr>
            <w:ins w:id="2487"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7AAB68C" w14:textId="77777777" w:rsidR="00BA63BC" w:rsidRPr="00BA156B" w:rsidRDefault="00BA63BC" w:rsidP="004105E1">
            <w:pPr>
              <w:autoSpaceDE w:val="0"/>
              <w:autoSpaceDN w:val="0"/>
              <w:adjustRightInd w:val="0"/>
              <w:spacing w:line="360" w:lineRule="atLeast"/>
              <w:rPr>
                <w:ins w:id="2488" w:author="Regina Casanova" w:date="2018-07-07T15:18:00Z"/>
                <w:rFonts w:cs="Times New Roman"/>
                <w:color w:val="000000"/>
                <w:lang w:val="es-PE"/>
              </w:rPr>
            </w:pPr>
            <w:ins w:id="2489" w:author="Regina Casanova" w:date="2018-07-07T15:18:00Z">
              <w:r w:rsidRPr="00BA156B">
                <w:rPr>
                  <w:rFonts w:cs="Times New Roman"/>
                  <w:color w:val="000000"/>
                  <w:lang w:val="es-PE"/>
                </w:rPr>
                <w:t>Juntar reclamos para mostrar cuantos tienen el problema y posibles soluciones</w:t>
              </w:r>
            </w:ins>
          </w:p>
        </w:tc>
        <w:tc>
          <w:tcPr>
            <w:tcW w:w="5380" w:type="dxa"/>
            <w:tcBorders>
              <w:bottom w:val="single" w:sz="8" w:space="0" w:color="000000"/>
              <w:right w:val="single" w:sz="8" w:space="0" w:color="000000"/>
            </w:tcBorders>
            <w:vAlign w:val="bottom"/>
          </w:tcPr>
          <w:p w14:paraId="3B29D208" w14:textId="77777777" w:rsidR="00BA63BC" w:rsidRPr="00BA156B" w:rsidRDefault="00BA63BC" w:rsidP="004105E1">
            <w:pPr>
              <w:autoSpaceDE w:val="0"/>
              <w:autoSpaceDN w:val="0"/>
              <w:adjustRightInd w:val="0"/>
              <w:spacing w:line="360" w:lineRule="atLeast"/>
              <w:rPr>
                <w:ins w:id="2490" w:author="Regina Casanova" w:date="2018-07-07T15:18:00Z"/>
                <w:rFonts w:cs="Times New Roman"/>
                <w:color w:val="000000"/>
                <w:lang w:val="es-PE"/>
              </w:rPr>
            </w:pPr>
            <w:ins w:id="2491"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agrupar reclamos para poder qué tan recurrente es dicho reclamo</w:t>
              </w:r>
            </w:ins>
          </w:p>
        </w:tc>
        <w:tc>
          <w:tcPr>
            <w:tcW w:w="2341" w:type="dxa"/>
            <w:tcBorders>
              <w:bottom w:val="single" w:sz="8" w:space="0" w:color="000000"/>
              <w:right w:val="single" w:sz="8" w:space="0" w:color="000000"/>
            </w:tcBorders>
            <w:vAlign w:val="bottom"/>
          </w:tcPr>
          <w:p w14:paraId="4E6B4716" w14:textId="77777777" w:rsidR="00BA63BC" w:rsidRPr="00BA156B" w:rsidRDefault="00BA63BC" w:rsidP="004105E1">
            <w:pPr>
              <w:autoSpaceDE w:val="0"/>
              <w:autoSpaceDN w:val="0"/>
              <w:adjustRightInd w:val="0"/>
              <w:spacing w:line="360" w:lineRule="atLeast"/>
              <w:rPr>
                <w:ins w:id="2492" w:author="Regina Casanova" w:date="2018-07-07T15:18:00Z"/>
                <w:rFonts w:cs="Times New Roman"/>
                <w:color w:val="000000"/>
                <w:lang w:val="es-PE"/>
              </w:rPr>
            </w:pPr>
            <w:ins w:id="2493" w:author="Regina Casanova" w:date="2018-07-07T15:18:00Z">
              <w:r w:rsidRPr="00BA156B">
                <w:rPr>
                  <w:rFonts w:cs="Times New Roman"/>
                  <w:color w:val="000000"/>
                  <w:lang w:val="es-PE"/>
                </w:rPr>
                <w:t>Agrupación de reclamos por tipo. Filtro</w:t>
              </w:r>
            </w:ins>
          </w:p>
        </w:tc>
        <w:tc>
          <w:tcPr>
            <w:tcW w:w="1559" w:type="dxa"/>
            <w:tcBorders>
              <w:bottom w:val="single" w:sz="8" w:space="0" w:color="000000"/>
              <w:right w:val="single" w:sz="8" w:space="0" w:color="000000"/>
            </w:tcBorders>
            <w:vAlign w:val="bottom"/>
          </w:tcPr>
          <w:p w14:paraId="0492EA17" w14:textId="77777777" w:rsidR="00BA63BC" w:rsidRPr="00BA156B" w:rsidRDefault="00BA63BC" w:rsidP="004105E1">
            <w:pPr>
              <w:autoSpaceDE w:val="0"/>
              <w:autoSpaceDN w:val="0"/>
              <w:adjustRightInd w:val="0"/>
              <w:spacing w:line="360" w:lineRule="atLeast"/>
              <w:rPr>
                <w:ins w:id="2494" w:author="Regina Casanova" w:date="2018-07-07T15:18:00Z"/>
                <w:rFonts w:cs="Times New Roman"/>
                <w:color w:val="000000"/>
                <w:lang w:val="es-PE"/>
              </w:rPr>
            </w:pPr>
            <w:ins w:id="2495" w:author="Regina Casanova" w:date="2018-07-07T15:18:00Z">
              <w:r w:rsidRPr="00BA156B">
                <w:rPr>
                  <w:rFonts w:cs="Times New Roman"/>
                  <w:color w:val="000000"/>
                  <w:lang w:val="es-PE"/>
                </w:rPr>
                <w:t>Alto - 3</w:t>
              </w:r>
            </w:ins>
          </w:p>
        </w:tc>
      </w:tr>
      <w:tr w:rsidR="00BA63BC" w:rsidRPr="00BA156B" w14:paraId="4B4DD750" w14:textId="77777777" w:rsidTr="004105E1">
        <w:tblPrEx>
          <w:tblBorders>
            <w:top w:val="none" w:sz="0" w:space="0" w:color="auto"/>
          </w:tblBorders>
        </w:tblPrEx>
        <w:trPr>
          <w:ins w:id="249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C2AAAF3" w14:textId="77777777" w:rsidR="00BA63BC" w:rsidRPr="00BA156B" w:rsidRDefault="00BA63BC" w:rsidP="004105E1">
            <w:pPr>
              <w:autoSpaceDE w:val="0"/>
              <w:autoSpaceDN w:val="0"/>
              <w:adjustRightInd w:val="0"/>
              <w:spacing w:line="360" w:lineRule="atLeast"/>
              <w:jc w:val="right"/>
              <w:rPr>
                <w:ins w:id="2497" w:author="Regina Casanova" w:date="2018-07-07T15:18:00Z"/>
                <w:rFonts w:cs="Times New Roman"/>
                <w:color w:val="000000"/>
                <w:lang w:val="es-PE"/>
              </w:rPr>
            </w:pPr>
            <w:ins w:id="2498" w:author="Regina Casanova" w:date="2018-07-07T15:18:00Z">
              <w:r w:rsidRPr="00BA156B">
                <w:rPr>
                  <w:rFonts w:cs="Times New Roman"/>
                  <w:color w:val="000000"/>
                  <w:lang w:val="es-PE"/>
                </w:rPr>
                <w:t>30</w:t>
              </w:r>
            </w:ins>
          </w:p>
        </w:tc>
        <w:tc>
          <w:tcPr>
            <w:tcW w:w="1715" w:type="dxa"/>
            <w:tcBorders>
              <w:bottom w:val="single" w:sz="8" w:space="0" w:color="000000"/>
              <w:right w:val="single" w:sz="8" w:space="0" w:color="000000"/>
            </w:tcBorders>
            <w:shd w:val="clear" w:color="auto" w:fill="E1E0E0"/>
            <w:vAlign w:val="bottom"/>
          </w:tcPr>
          <w:p w14:paraId="0BED2584" w14:textId="77777777" w:rsidR="00BA63BC" w:rsidRPr="00BA156B" w:rsidRDefault="00BA63BC" w:rsidP="004105E1">
            <w:pPr>
              <w:autoSpaceDE w:val="0"/>
              <w:autoSpaceDN w:val="0"/>
              <w:adjustRightInd w:val="0"/>
              <w:spacing w:line="360" w:lineRule="atLeast"/>
              <w:rPr>
                <w:ins w:id="2499" w:author="Regina Casanova" w:date="2018-07-07T15:18:00Z"/>
                <w:rFonts w:cs="Times New Roman"/>
                <w:color w:val="000000"/>
                <w:lang w:val="es-PE"/>
              </w:rPr>
            </w:pPr>
            <w:ins w:id="2500"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3C4E889" w14:textId="77777777" w:rsidR="00BA63BC" w:rsidRPr="00BA156B" w:rsidRDefault="00BA63BC" w:rsidP="004105E1">
            <w:pPr>
              <w:autoSpaceDE w:val="0"/>
              <w:autoSpaceDN w:val="0"/>
              <w:adjustRightInd w:val="0"/>
              <w:spacing w:line="360" w:lineRule="atLeast"/>
              <w:rPr>
                <w:ins w:id="2501" w:author="Regina Casanova" w:date="2018-07-07T15:18:00Z"/>
                <w:rFonts w:cs="Times New Roman"/>
                <w:color w:val="000000"/>
                <w:lang w:val="es-PE"/>
              </w:rPr>
            </w:pPr>
            <w:ins w:id="2502" w:author="Regina Casanova" w:date="2018-07-07T15:18:00Z">
              <w:r w:rsidRPr="00BA156B">
                <w:rPr>
                  <w:rFonts w:cs="Times New Roman"/>
                  <w:color w:val="000000"/>
                  <w:lang w:val="es-PE"/>
                </w:rPr>
                <w:t>Que el ciudadano pueda participar</w:t>
              </w:r>
            </w:ins>
          </w:p>
        </w:tc>
        <w:tc>
          <w:tcPr>
            <w:tcW w:w="5380" w:type="dxa"/>
            <w:tcBorders>
              <w:bottom w:val="single" w:sz="8" w:space="0" w:color="000000"/>
              <w:right w:val="single" w:sz="8" w:space="0" w:color="000000"/>
            </w:tcBorders>
            <w:shd w:val="clear" w:color="auto" w:fill="E1E0E0"/>
            <w:vAlign w:val="bottom"/>
          </w:tcPr>
          <w:p w14:paraId="5419905B" w14:textId="77777777" w:rsidR="00BA63BC" w:rsidRPr="00BA156B" w:rsidRDefault="00BA63BC" w:rsidP="004105E1">
            <w:pPr>
              <w:autoSpaceDE w:val="0"/>
              <w:autoSpaceDN w:val="0"/>
              <w:adjustRightInd w:val="0"/>
              <w:spacing w:line="360" w:lineRule="atLeast"/>
              <w:rPr>
                <w:ins w:id="2503" w:author="Regina Casanova" w:date="2018-07-07T15:18:00Z"/>
                <w:rFonts w:cs="Times New Roman"/>
                <w:color w:val="000000"/>
                <w:lang w:val="es-PE"/>
              </w:rPr>
            </w:pPr>
            <w:ins w:id="2504"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ser partícipe de las mejoras de mi centro de salud para poder dar mi opinión sobre los cambios hechos</w:t>
              </w:r>
            </w:ins>
          </w:p>
        </w:tc>
        <w:tc>
          <w:tcPr>
            <w:tcW w:w="2341" w:type="dxa"/>
            <w:tcBorders>
              <w:bottom w:val="single" w:sz="8" w:space="0" w:color="000000"/>
              <w:right w:val="single" w:sz="8" w:space="0" w:color="000000"/>
            </w:tcBorders>
            <w:shd w:val="clear" w:color="auto" w:fill="E1E0E0"/>
            <w:vAlign w:val="bottom"/>
          </w:tcPr>
          <w:p w14:paraId="73C3E2EC" w14:textId="77777777" w:rsidR="00BA63BC" w:rsidRPr="00BA156B" w:rsidRDefault="00BA63BC" w:rsidP="004105E1">
            <w:pPr>
              <w:autoSpaceDE w:val="0"/>
              <w:autoSpaceDN w:val="0"/>
              <w:adjustRightInd w:val="0"/>
              <w:spacing w:line="360" w:lineRule="atLeast"/>
              <w:rPr>
                <w:ins w:id="2505" w:author="Regina Casanova" w:date="2018-07-07T15:18:00Z"/>
                <w:rFonts w:cs="Times New Roman"/>
                <w:color w:val="000000"/>
                <w:lang w:val="es-PE"/>
              </w:rPr>
            </w:pPr>
            <w:ins w:id="2506" w:author="Regina Casanova" w:date="2018-07-07T15:18:00Z">
              <w:r w:rsidRPr="00BA156B">
                <w:rPr>
                  <w:rFonts w:cs="Times New Roman"/>
                  <w:color w:val="000000"/>
                  <w:lang w:val="es-PE"/>
                </w:rPr>
                <w:t>Recabar no solo reclamos sino también opiniones o ideas de mejora para el centro de salud</w:t>
              </w:r>
            </w:ins>
          </w:p>
        </w:tc>
        <w:tc>
          <w:tcPr>
            <w:tcW w:w="1559" w:type="dxa"/>
            <w:tcBorders>
              <w:bottom w:val="single" w:sz="8" w:space="0" w:color="000000"/>
              <w:right w:val="single" w:sz="8" w:space="0" w:color="000000"/>
            </w:tcBorders>
            <w:shd w:val="clear" w:color="auto" w:fill="E1E0E0"/>
            <w:vAlign w:val="bottom"/>
          </w:tcPr>
          <w:p w14:paraId="3CE57F35" w14:textId="77777777" w:rsidR="00BA63BC" w:rsidRPr="00BA156B" w:rsidRDefault="00BA63BC" w:rsidP="004105E1">
            <w:pPr>
              <w:autoSpaceDE w:val="0"/>
              <w:autoSpaceDN w:val="0"/>
              <w:adjustRightInd w:val="0"/>
              <w:spacing w:line="360" w:lineRule="atLeast"/>
              <w:rPr>
                <w:ins w:id="2507" w:author="Regina Casanova" w:date="2018-07-07T15:18:00Z"/>
                <w:rFonts w:cs="Times New Roman"/>
                <w:color w:val="000000"/>
                <w:lang w:val="es-PE"/>
              </w:rPr>
            </w:pPr>
            <w:ins w:id="2508" w:author="Regina Casanova" w:date="2018-07-07T15:18:00Z">
              <w:r w:rsidRPr="00BA156B">
                <w:rPr>
                  <w:rFonts w:cs="Times New Roman"/>
                  <w:color w:val="000000"/>
                  <w:lang w:val="es-PE"/>
                </w:rPr>
                <w:t>Medio - 2</w:t>
              </w:r>
            </w:ins>
          </w:p>
        </w:tc>
      </w:tr>
      <w:tr w:rsidR="00BA63BC" w:rsidRPr="00BA156B" w14:paraId="5530C4C0" w14:textId="77777777" w:rsidTr="004105E1">
        <w:trPr>
          <w:ins w:id="2509" w:author="Regina Casanova" w:date="2018-07-07T15:18:00Z"/>
        </w:trPr>
        <w:tc>
          <w:tcPr>
            <w:tcW w:w="504" w:type="dxa"/>
            <w:tcBorders>
              <w:left w:val="single" w:sz="8" w:space="0" w:color="000000"/>
              <w:bottom w:val="single" w:sz="8" w:space="0" w:color="000000"/>
              <w:right w:val="single" w:sz="8" w:space="0" w:color="000000"/>
            </w:tcBorders>
            <w:vAlign w:val="bottom"/>
          </w:tcPr>
          <w:p w14:paraId="044A07B6" w14:textId="77777777" w:rsidR="00BA63BC" w:rsidRPr="00BA156B" w:rsidRDefault="00BA63BC" w:rsidP="004105E1">
            <w:pPr>
              <w:autoSpaceDE w:val="0"/>
              <w:autoSpaceDN w:val="0"/>
              <w:adjustRightInd w:val="0"/>
              <w:spacing w:line="360" w:lineRule="atLeast"/>
              <w:jc w:val="right"/>
              <w:rPr>
                <w:ins w:id="2510" w:author="Regina Casanova" w:date="2018-07-07T15:18:00Z"/>
                <w:rFonts w:cs="Times New Roman"/>
                <w:color w:val="000000"/>
                <w:lang w:val="es-PE"/>
              </w:rPr>
            </w:pPr>
            <w:ins w:id="2511" w:author="Regina Casanova" w:date="2018-07-07T15:18:00Z">
              <w:r w:rsidRPr="00BA156B">
                <w:rPr>
                  <w:rFonts w:cs="Times New Roman"/>
                  <w:color w:val="000000"/>
                  <w:lang w:val="es-PE"/>
                </w:rPr>
                <w:t>31</w:t>
              </w:r>
            </w:ins>
          </w:p>
        </w:tc>
        <w:tc>
          <w:tcPr>
            <w:tcW w:w="1715" w:type="dxa"/>
            <w:tcBorders>
              <w:bottom w:val="single" w:sz="8" w:space="0" w:color="000000"/>
              <w:right w:val="single" w:sz="8" w:space="0" w:color="000000"/>
            </w:tcBorders>
            <w:vAlign w:val="bottom"/>
          </w:tcPr>
          <w:p w14:paraId="271676F5" w14:textId="77777777" w:rsidR="00BA63BC" w:rsidRPr="00BA156B" w:rsidRDefault="00BA63BC" w:rsidP="004105E1">
            <w:pPr>
              <w:autoSpaceDE w:val="0"/>
              <w:autoSpaceDN w:val="0"/>
              <w:adjustRightInd w:val="0"/>
              <w:spacing w:line="360" w:lineRule="atLeast"/>
              <w:rPr>
                <w:ins w:id="2512" w:author="Regina Casanova" w:date="2018-07-07T15:18:00Z"/>
                <w:rFonts w:cs="Times New Roman"/>
                <w:color w:val="000000"/>
                <w:lang w:val="es-PE"/>
              </w:rPr>
            </w:pPr>
            <w:ins w:id="2513"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23DE646E" w14:textId="77777777" w:rsidR="00BA63BC" w:rsidRPr="00BA156B" w:rsidRDefault="00BA63BC" w:rsidP="004105E1">
            <w:pPr>
              <w:autoSpaceDE w:val="0"/>
              <w:autoSpaceDN w:val="0"/>
              <w:adjustRightInd w:val="0"/>
              <w:spacing w:line="360" w:lineRule="atLeast"/>
              <w:rPr>
                <w:ins w:id="2514" w:author="Regina Casanova" w:date="2018-07-07T15:18:00Z"/>
                <w:rFonts w:cs="Times New Roman"/>
                <w:color w:val="000000"/>
                <w:lang w:val="es-PE"/>
              </w:rPr>
            </w:pPr>
            <w:ins w:id="2515" w:author="Regina Casanova" w:date="2018-07-07T15:18:00Z">
              <w:r w:rsidRPr="00BA156B">
                <w:rPr>
                  <w:rFonts w:cs="Times New Roman"/>
                  <w:color w:val="000000"/>
                  <w:lang w:val="es-PE"/>
                </w:rPr>
                <w:t>Mejorar comunicación con IPRESS</w:t>
              </w:r>
            </w:ins>
          </w:p>
        </w:tc>
        <w:tc>
          <w:tcPr>
            <w:tcW w:w="5380" w:type="dxa"/>
            <w:tcBorders>
              <w:bottom w:val="single" w:sz="8" w:space="0" w:color="000000"/>
              <w:right w:val="single" w:sz="8" w:space="0" w:color="000000"/>
            </w:tcBorders>
            <w:vAlign w:val="bottom"/>
          </w:tcPr>
          <w:p w14:paraId="25BF981E" w14:textId="77777777" w:rsidR="00BA63BC" w:rsidRPr="00BA156B" w:rsidRDefault="00BA63BC" w:rsidP="004105E1">
            <w:pPr>
              <w:autoSpaceDE w:val="0"/>
              <w:autoSpaceDN w:val="0"/>
              <w:adjustRightInd w:val="0"/>
              <w:spacing w:line="360" w:lineRule="atLeast"/>
              <w:rPr>
                <w:ins w:id="2516" w:author="Regina Casanova" w:date="2018-07-07T15:18:00Z"/>
                <w:rFonts w:cs="Times New Roman"/>
                <w:color w:val="000000"/>
                <w:lang w:val="es-PE"/>
              </w:rPr>
            </w:pPr>
            <w:ins w:id="2517"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comunicarme de forma más fácil con mi centro de salud para poder expresar mis insatisfacciones</w:t>
              </w:r>
            </w:ins>
          </w:p>
        </w:tc>
        <w:tc>
          <w:tcPr>
            <w:tcW w:w="2341" w:type="dxa"/>
            <w:tcBorders>
              <w:bottom w:val="single" w:sz="8" w:space="0" w:color="000000"/>
              <w:right w:val="single" w:sz="8" w:space="0" w:color="000000"/>
            </w:tcBorders>
            <w:vAlign w:val="bottom"/>
          </w:tcPr>
          <w:p w14:paraId="423B8DAA" w14:textId="77777777" w:rsidR="00BA63BC" w:rsidRPr="00BA156B" w:rsidRDefault="00BA63BC" w:rsidP="004105E1">
            <w:pPr>
              <w:autoSpaceDE w:val="0"/>
              <w:autoSpaceDN w:val="0"/>
              <w:adjustRightInd w:val="0"/>
              <w:spacing w:line="360" w:lineRule="atLeast"/>
              <w:rPr>
                <w:ins w:id="2518" w:author="Regina Casanova" w:date="2018-07-07T15:18:00Z"/>
                <w:rFonts w:cs="Times New Roman"/>
                <w:color w:val="000000"/>
                <w:lang w:val="es-PE"/>
              </w:rPr>
            </w:pPr>
            <w:ins w:id="2519" w:author="Regina Casanova" w:date="2018-07-07T15:18:00Z">
              <w:r w:rsidRPr="00BA156B">
                <w:rPr>
                  <w:rFonts w:cs="Times New Roman"/>
                  <w:color w:val="000000"/>
                  <w:lang w:val="es-PE"/>
                </w:rPr>
                <w:t xml:space="preserve">Hacer el </w:t>
              </w:r>
              <w:r>
                <w:rPr>
                  <w:rFonts w:cs="Times New Roman"/>
                  <w:color w:val="000000"/>
                  <w:lang w:val="es-PE"/>
                </w:rPr>
                <w:t xml:space="preserve">software </w:t>
              </w:r>
              <w:r w:rsidRPr="00BA156B">
                <w:rPr>
                  <w:rFonts w:cs="Times New Roman"/>
                  <w:color w:val="000000"/>
                  <w:lang w:val="es-PE"/>
                </w:rPr>
                <w:t>de gestión de reclamos</w:t>
              </w:r>
            </w:ins>
          </w:p>
        </w:tc>
        <w:tc>
          <w:tcPr>
            <w:tcW w:w="1559" w:type="dxa"/>
            <w:tcBorders>
              <w:bottom w:val="single" w:sz="8" w:space="0" w:color="000000"/>
              <w:right w:val="single" w:sz="8" w:space="0" w:color="000000"/>
            </w:tcBorders>
            <w:vAlign w:val="bottom"/>
          </w:tcPr>
          <w:p w14:paraId="01B699A3" w14:textId="77777777" w:rsidR="00BA63BC" w:rsidRPr="00BA156B" w:rsidRDefault="00BA63BC" w:rsidP="004105E1">
            <w:pPr>
              <w:autoSpaceDE w:val="0"/>
              <w:autoSpaceDN w:val="0"/>
              <w:adjustRightInd w:val="0"/>
              <w:spacing w:line="360" w:lineRule="atLeast"/>
              <w:rPr>
                <w:ins w:id="2520" w:author="Regina Casanova" w:date="2018-07-07T15:18:00Z"/>
                <w:rFonts w:cs="Times New Roman"/>
                <w:color w:val="000000"/>
                <w:lang w:val="es-PE"/>
              </w:rPr>
            </w:pPr>
            <w:ins w:id="2521" w:author="Regina Casanova" w:date="2018-07-07T15:18:00Z">
              <w:r w:rsidRPr="00BA156B">
                <w:rPr>
                  <w:rFonts w:cs="Times New Roman"/>
                  <w:color w:val="000000"/>
                  <w:lang w:val="es-PE"/>
                </w:rPr>
                <w:t>Alto - 3</w:t>
              </w:r>
            </w:ins>
          </w:p>
        </w:tc>
      </w:tr>
    </w:tbl>
    <w:p w14:paraId="4AF8DEFB" w14:textId="77777777" w:rsidR="00BA63BC" w:rsidRPr="00BA156B" w:rsidRDefault="00BA63BC" w:rsidP="00BA63BC">
      <w:pPr>
        <w:spacing w:line="360" w:lineRule="auto"/>
        <w:jc w:val="both"/>
        <w:rPr>
          <w:ins w:id="2522" w:author="Regina Casanova" w:date="2018-07-07T15:18:00Z"/>
          <w:rFonts w:cs="Times New Roman"/>
          <w:lang w:val="es-PE"/>
        </w:rPr>
        <w:sectPr w:rsidR="00BA63BC" w:rsidRPr="00BA156B" w:rsidSect="00C271AB">
          <w:pgSz w:w="16840" w:h="11900" w:orient="landscape"/>
          <w:pgMar w:top="1701" w:right="1418" w:bottom="1701" w:left="2268" w:header="709" w:footer="709" w:gutter="0"/>
          <w:cols w:space="708"/>
          <w:titlePg/>
          <w:docGrid w:linePitch="360"/>
        </w:sectPr>
      </w:pPr>
    </w:p>
    <w:p w14:paraId="04CA0BDA" w14:textId="493FEFE9" w:rsidR="008E0B0A" w:rsidRDefault="008E0B0A" w:rsidP="00842BF2">
      <w:pPr>
        <w:pStyle w:val="Texto"/>
        <w:rPr>
          <w:ins w:id="2523" w:author="Regina Casanova" w:date="2018-07-07T15:19:00Z"/>
        </w:rPr>
      </w:pPr>
      <w:ins w:id="2524" w:author="Regina Casanova" w:date="2018-06-20T12:03:00Z">
        <w:r>
          <w:lastRenderedPageBreak/>
          <w:t xml:space="preserve">Mientras se estaba armando la tabla de requerimientos, uno de los componentes de dicha tabla era </w:t>
        </w:r>
      </w:ins>
      <w:ins w:id="2525" w:author="Regina Casanova" w:date="2018-06-20T12:04:00Z">
        <w:r>
          <w:t xml:space="preserve">colocar la característica de diseño que el investigador considerara que iba a poder resolver un requerimiento especifico. </w:t>
        </w:r>
      </w:ins>
      <w:ins w:id="2526" w:author="Regina Casanova" w:date="2018-06-20T12:05:00Z">
        <w:r>
          <w:t xml:space="preserve">Estas características de diseño se propusieron considerando el </w:t>
        </w:r>
      </w:ins>
      <w:ins w:id="2527" w:author="Regina Casanova" w:date="2018-06-20T12:06:00Z">
        <w:r>
          <w:t xml:space="preserve">tipo de </w:t>
        </w:r>
      </w:ins>
      <w:ins w:id="2528" w:author="Regina Casanova" w:date="2018-06-20T12:05:00Z">
        <w:r>
          <w:t xml:space="preserve">usuario especifico </w:t>
        </w:r>
      </w:ins>
      <w:ins w:id="2529" w:author="Regina Casanova" w:date="2018-06-20T12:06:00Z">
        <w:r>
          <w:t xml:space="preserve">que presentada cierta necesidad, en ciertos casos, se consideraron varios tipos de usuarios que tenían una necesidad igual o similar para cierta característica de diseño. </w:t>
        </w:r>
      </w:ins>
      <w:ins w:id="2530" w:author="Regina Casanova" w:date="2018-06-20T12:04:00Z">
        <w:r>
          <w:t xml:space="preserve">Dichas </w:t>
        </w:r>
      </w:ins>
      <w:ins w:id="2531" w:author="Regina Casanova" w:date="2018-06-20T12:05:00Z">
        <w:r>
          <w:t>características</w:t>
        </w:r>
      </w:ins>
      <w:ins w:id="2532" w:author="Regina Casanova" w:date="2018-06-20T12:04:00Z">
        <w:r>
          <w:t xml:space="preserve"> </w:t>
        </w:r>
      </w:ins>
      <w:ins w:id="2533" w:author="Regina Casanova" w:date="2018-06-20T12:05:00Z">
        <w:r>
          <w:t>de diseño se encuentran detalladas en la tabla de requerimientos antes presentada.</w:t>
        </w:r>
      </w:ins>
    </w:p>
    <w:p w14:paraId="488F1CDF" w14:textId="3553811C" w:rsidR="00BA63BC" w:rsidRDefault="00BA63BC">
      <w:pPr>
        <w:pStyle w:val="Ttulo3"/>
        <w:rPr>
          <w:ins w:id="2534" w:author="Regina Casanova" w:date="2018-06-20T12:03:00Z"/>
        </w:rPr>
        <w:pPrChange w:id="2535" w:author="Regina Casanova" w:date="2018-07-07T15:19:00Z">
          <w:pPr>
            <w:pStyle w:val="Texto"/>
          </w:pPr>
        </w:pPrChange>
      </w:pPr>
      <w:ins w:id="2536" w:author="Regina Casanova" w:date="2018-07-07T15:19:00Z">
        <w:r>
          <w:t>Diseño y Prototipado</w:t>
        </w:r>
      </w:ins>
    </w:p>
    <w:p w14:paraId="5A3AA707" w14:textId="6B0BDE55" w:rsidR="007D7316" w:rsidRDefault="003E111A" w:rsidP="00842BF2">
      <w:pPr>
        <w:pStyle w:val="Texto"/>
        <w:rPr>
          <w:ins w:id="2537" w:author="Regina Casanova" w:date="2018-06-20T12:44:00Z"/>
        </w:rPr>
      </w:pPr>
      <w:r w:rsidRPr="00BA156B">
        <w:t xml:space="preserve">Con los requerimientos </w:t>
      </w:r>
      <w:ins w:id="2538" w:author="Luis Fernando Llanos Zavalaga" w:date="2018-07-10T16:10:00Z">
        <w:r w:rsidR="006B071F" w:rsidRPr="00BA156B">
          <w:t xml:space="preserve">identificados </w:t>
        </w:r>
      </w:ins>
      <w:r w:rsidRPr="00BA156B">
        <w:t xml:space="preserve">del </w:t>
      </w:r>
      <w:del w:id="2539" w:author="Regina Casanova" w:date="2018-06-18T17:53:00Z">
        <w:r w:rsidRPr="00BA156B" w:rsidDel="00E94926">
          <w:delText>sistema</w:delText>
        </w:r>
      </w:del>
      <w:ins w:id="2540" w:author="Regina Casanova" w:date="2018-06-18T17:53:00Z">
        <w:r w:rsidR="00E94926">
          <w:t>software</w:t>
        </w:r>
      </w:ins>
      <w:del w:id="2541" w:author="Luis Fernando Llanos Zavalaga" w:date="2018-07-10T16:10:00Z">
        <w:r w:rsidRPr="00BA156B" w:rsidDel="006B071F">
          <w:delText xml:space="preserve"> identificados</w:delText>
        </w:r>
      </w:del>
      <w:r w:rsidRPr="00BA156B">
        <w:t xml:space="preserve">, se </w:t>
      </w:r>
      <w:r w:rsidR="00F931EE" w:rsidRPr="00BA156B">
        <w:t>pasó</w:t>
      </w:r>
      <w:r w:rsidRPr="00BA156B">
        <w:t xml:space="preserve"> a la fase de diseño</w:t>
      </w:r>
      <w:r w:rsidR="008B5507" w:rsidRPr="00BA156B">
        <w:t xml:space="preserve">. </w:t>
      </w:r>
      <w:ins w:id="2542" w:author="Regina Casanova" w:date="2018-06-20T12:07:00Z">
        <w:r w:rsidR="008E0B0A">
          <w:t xml:space="preserve">En primer lugar, considerando características de diseño especifico por cada tipo de usuario, se </w:t>
        </w:r>
      </w:ins>
      <w:ins w:id="2543" w:author="Regina Casanova" w:date="2018-06-20T12:12:00Z">
        <w:r w:rsidR="00CF573B">
          <w:t>delimitó que características de diseño implicaban varias pantallas dentro del software planteado.</w:t>
        </w:r>
      </w:ins>
      <w:ins w:id="2544" w:author="Regina Casanova" w:date="2018-06-20T12:13:00Z">
        <w:r w:rsidR="00CF573B">
          <w:t xml:space="preserve"> Se </w:t>
        </w:r>
      </w:ins>
      <w:ins w:id="2545" w:author="Regina Casanova" w:date="2018-06-20T12:21:00Z">
        <w:r w:rsidR="00CF573B">
          <w:t>consideró</w:t>
        </w:r>
      </w:ins>
      <w:ins w:id="2546" w:author="Regina Casanova" w:date="2018-06-20T12:20:00Z">
        <w:r w:rsidR="00CF573B">
          <w:t xml:space="preserve"> la información solicitada por normativa para </w:t>
        </w:r>
      </w:ins>
      <w:ins w:id="2547" w:author="Regina Casanova" w:date="2018-06-20T12:42:00Z">
        <w:r w:rsidR="007D7316">
          <w:t>el formulario de</w:t>
        </w:r>
      </w:ins>
      <w:ins w:id="2548" w:author="Regina Casanova" w:date="2018-06-20T12:20:00Z">
        <w:r w:rsidR="00CF573B">
          <w:t xml:space="preserve"> un</w:t>
        </w:r>
      </w:ins>
      <w:ins w:id="2549" w:author="Regina Casanova" w:date="2018-06-20T12:42:00Z">
        <w:r w:rsidR="007D7316">
          <w:t>a</w:t>
        </w:r>
      </w:ins>
      <w:ins w:id="2550" w:author="Regina Casanova" w:date="2018-06-20T12:20:00Z">
        <w:r w:rsidR="00CF573B">
          <w:t xml:space="preserve"> </w:t>
        </w:r>
      </w:ins>
      <w:ins w:id="2551" w:author="Regina Casanova" w:date="2018-06-20T12:42:00Z">
        <w:r w:rsidR="007D7316">
          <w:t>solicitud</w:t>
        </w:r>
      </w:ins>
      <w:ins w:id="2552" w:author="Regina Casanova" w:date="2018-06-20T12:20:00Z">
        <w:r w:rsidR="00CF573B">
          <w:t xml:space="preserve"> y se </w:t>
        </w:r>
      </w:ins>
      <w:ins w:id="2553" w:author="Regina Casanova" w:date="2018-06-20T12:23:00Z">
        <w:r w:rsidR="00CF573B">
          <w:t>dividió</w:t>
        </w:r>
      </w:ins>
      <w:ins w:id="2554" w:author="Regina Casanova" w:date="2018-06-20T12:21:00Z">
        <w:r w:rsidR="00CF573B">
          <w:t xml:space="preserve"> e</w:t>
        </w:r>
      </w:ins>
      <w:ins w:id="2555" w:author="Regina Casanova" w:date="2018-06-20T12:23:00Z">
        <w:r w:rsidR="00CF573B">
          <w:t>l</w:t>
        </w:r>
      </w:ins>
      <w:ins w:id="2556" w:author="Regina Casanova" w:date="2018-06-20T12:21:00Z">
        <w:r w:rsidR="00CF573B">
          <w:t xml:space="preserve"> tipo de información solicitada para poder tener un formulario con </w:t>
        </w:r>
      </w:ins>
      <w:ins w:id="2557" w:author="Regina Casanova" w:date="2018-06-20T12:23:00Z">
        <w:r w:rsidR="005E12DB">
          <w:t>3 p</w:t>
        </w:r>
      </w:ins>
      <w:ins w:id="2558" w:author="Regina Casanova" w:date="2018-06-20T12:24:00Z">
        <w:r w:rsidR="005E12DB">
          <w:t>asos</w:t>
        </w:r>
      </w:ins>
      <w:ins w:id="2559" w:author="Regina Casanova" w:date="2018-06-20T12:23:00Z">
        <w:r w:rsidR="005E12DB">
          <w:t xml:space="preserve"> donde cada paso pidiera información </w:t>
        </w:r>
      </w:ins>
      <w:ins w:id="2560" w:author="Regina Casanova" w:date="2018-06-20T12:24:00Z">
        <w:r w:rsidR="005E12DB">
          <w:t>específica</w:t>
        </w:r>
      </w:ins>
      <w:ins w:id="2561" w:author="Regina Casanova" w:date="2018-06-20T12:38:00Z">
        <w:r w:rsidR="007D7316">
          <w:t xml:space="preserve"> sobre lo ocurrido</w:t>
        </w:r>
      </w:ins>
      <w:ins w:id="2562" w:author="Regina Casanova" w:date="2018-06-20T12:23:00Z">
        <w:r w:rsidR="005E12DB">
          <w:t>.</w:t>
        </w:r>
      </w:ins>
      <w:ins w:id="2563" w:author="Regina Casanova" w:date="2018-06-20T12:38:00Z">
        <w:r w:rsidR="007D7316">
          <w:t xml:space="preserve"> </w:t>
        </w:r>
      </w:ins>
      <w:ins w:id="2564" w:author="Regina Casanova" w:date="2018-06-20T12:59:00Z">
        <w:r w:rsidR="00F61885">
          <w:t xml:space="preserve">Esta vista iba a encontrarse disponible para gestores de IPRESS y ciudadanos, solo </w:t>
        </w:r>
      </w:ins>
      <w:ins w:id="2565" w:author="Regina Casanova" w:date="2018-06-20T13:00:00Z">
        <w:r w:rsidR="00F61885">
          <w:t>diferenciándose</w:t>
        </w:r>
      </w:ins>
      <w:ins w:id="2566" w:author="Regina Casanova" w:date="2018-06-20T12:59:00Z">
        <w:r w:rsidR="00F61885">
          <w:t xml:space="preserve"> </w:t>
        </w:r>
      </w:ins>
      <w:ins w:id="2567" w:author="Regina Casanova" w:date="2018-06-20T13:00:00Z">
        <w:r w:rsidR="00F61885">
          <w:t xml:space="preserve">que los gestores de IPRESS no iban a poder seleccionar un establecimiento de salud diferente al que tuvieran asignados a su usuario. </w:t>
        </w:r>
      </w:ins>
      <w:ins w:id="2568" w:author="Regina Casanova" w:date="2018-06-20T12:38:00Z">
        <w:r w:rsidR="007D7316">
          <w:t>Se delimit</w:t>
        </w:r>
      </w:ins>
      <w:ins w:id="2569" w:author="Regina Casanova" w:date="2018-06-20T12:41:00Z">
        <w:r w:rsidR="007D7316">
          <w:t>ó</w:t>
        </w:r>
      </w:ins>
      <w:ins w:id="2570" w:author="Regina Casanova" w:date="2018-06-20T12:38:00Z">
        <w:r w:rsidR="007D7316">
          <w:t xml:space="preserve"> de esta manera ya que </w:t>
        </w:r>
      </w:ins>
      <w:ins w:id="2571" w:author="Regina Casanova" w:date="2018-06-20T12:40:00Z">
        <w:r w:rsidR="007D7316">
          <w:t xml:space="preserve">se pensó que </w:t>
        </w:r>
      </w:ins>
      <w:ins w:id="2572" w:author="Regina Casanova" w:date="2018-06-20T12:41:00Z">
        <w:r w:rsidR="007D7316">
          <w:t>representaría</w:t>
        </w:r>
      </w:ins>
      <w:ins w:id="2573" w:author="Regina Casanova" w:date="2018-06-20T12:40:00Z">
        <w:r w:rsidR="007D7316">
          <w:t xml:space="preserve"> una forma fluida en la que el </w:t>
        </w:r>
      </w:ins>
      <w:ins w:id="2574" w:author="Regina Casanova" w:date="2018-06-20T12:41:00Z">
        <w:r w:rsidR="007D7316">
          <w:t>ciudadano solicitante pudiera colocar tanto información del suceso como suya</w:t>
        </w:r>
      </w:ins>
      <w:ins w:id="2575" w:author="Regina Casanova" w:date="2018-06-20T12:42:00Z">
        <w:r w:rsidR="007D7316">
          <w:t xml:space="preserve"> para identificación.</w:t>
        </w:r>
      </w:ins>
      <w:ins w:id="2576" w:author="Regina Casanova" w:date="2018-06-20T12:41:00Z">
        <w:r w:rsidR="007D7316">
          <w:t xml:space="preserve"> </w:t>
        </w:r>
      </w:ins>
      <w:ins w:id="2577" w:author="Regina Casanova" w:date="2018-06-20T12:23:00Z">
        <w:r w:rsidR="005E12DB">
          <w:t xml:space="preserve"> La primera parte </w:t>
        </w:r>
      </w:ins>
      <w:ins w:id="2578" w:author="Regina Casanova" w:date="2018-06-20T12:24:00Z">
        <w:r w:rsidR="005E12DB">
          <w:t>pedía</w:t>
        </w:r>
      </w:ins>
      <w:ins w:id="2579" w:author="Regina Casanova" w:date="2018-06-20T12:23:00Z">
        <w:r w:rsidR="005E12DB">
          <w:t xml:space="preserve"> </w:t>
        </w:r>
      </w:ins>
      <w:ins w:id="2580" w:author="Regina Casanova" w:date="2018-06-20T12:31:00Z">
        <w:r w:rsidR="005E12DB">
          <w:t xml:space="preserve">que tipo de solitud </w:t>
        </w:r>
      </w:ins>
      <w:ins w:id="2581" w:author="Regina Casanova" w:date="2018-06-20T12:33:00Z">
        <w:r w:rsidR="005E12DB">
          <w:t xml:space="preserve">(consulta, reclamos o sugerencia) </w:t>
        </w:r>
      </w:ins>
      <w:ins w:id="2582" w:author="Regina Casanova" w:date="2018-06-20T12:31:00Z">
        <w:r w:rsidR="005E12DB">
          <w:t>se iba a colocar</w:t>
        </w:r>
      </w:ins>
      <w:ins w:id="2583" w:author="Regina Casanova" w:date="2018-06-20T12:33:00Z">
        <w:r w:rsidR="005E12DB">
          <w:t xml:space="preserve"> así como información del establecimiento de salud en que </w:t>
        </w:r>
      </w:ins>
      <w:ins w:id="2584" w:author="Regina Casanova" w:date="2018-06-20T12:34:00Z">
        <w:r w:rsidR="005E12DB">
          <w:t>ocurrió</w:t>
        </w:r>
      </w:ins>
      <w:ins w:id="2585" w:author="Regina Casanova" w:date="2018-06-20T12:33:00Z">
        <w:r w:rsidR="005E12DB">
          <w:t xml:space="preserve"> el hecho.</w:t>
        </w:r>
      </w:ins>
      <w:ins w:id="2586" w:author="Regina Casanova" w:date="2018-06-20T12:34:00Z">
        <w:r w:rsidR="005E12DB" w:rsidRPr="005E12DB">
          <w:t xml:space="preserve"> </w:t>
        </w:r>
        <w:r w:rsidR="005E12DB">
          <w:t>El segundo paso pedía</w:t>
        </w:r>
      </w:ins>
      <w:ins w:id="2587" w:author="Regina Casanova" w:date="2018-06-20T12:33:00Z">
        <w:r w:rsidR="005E12DB">
          <w:t xml:space="preserve"> </w:t>
        </w:r>
      </w:ins>
      <w:ins w:id="2588" w:author="Regina Casanova" w:date="2018-06-20T12:24:00Z">
        <w:r w:rsidR="005E12DB">
          <w:t>información personal sobre la persona que estaba interponiendo</w:t>
        </w:r>
      </w:ins>
      <w:ins w:id="2589" w:author="Regina Casanova" w:date="2018-06-20T12:31:00Z">
        <w:r w:rsidR="005E12DB">
          <w:t xml:space="preserve"> la solicitud</w:t>
        </w:r>
      </w:ins>
      <w:ins w:id="2590" w:author="Regina Casanova" w:date="2018-06-20T12:24:00Z">
        <w:r w:rsidR="005E12DB">
          <w:t xml:space="preserve"> y, en </w:t>
        </w:r>
        <w:r w:rsidR="005E12DB">
          <w:lastRenderedPageBreak/>
          <w:t>caso ser necesario, la información de la persona afectada</w:t>
        </w:r>
      </w:ins>
      <w:ins w:id="2591" w:author="Regina Casanova" w:date="2018-06-20T12:34:00Z">
        <w:r w:rsidR="005E12DB">
          <w:t xml:space="preserve"> </w:t>
        </w:r>
      </w:ins>
      <w:ins w:id="2592" w:author="Regina Casanova" w:date="2018-06-20T12:36:00Z">
        <w:r w:rsidR="007D7316">
          <w:t>e</w:t>
        </w:r>
      </w:ins>
      <w:ins w:id="2593" w:author="Regina Casanova" w:date="2018-06-20T12:25:00Z">
        <w:r w:rsidR="005E12DB">
          <w:t xml:space="preserve"> información acerca del hecho ocurrido. </w:t>
        </w:r>
      </w:ins>
      <w:ins w:id="2594" w:author="Regina Casanova" w:date="2018-06-20T12:36:00Z">
        <w:r w:rsidR="007D7316">
          <w:t xml:space="preserve">El tercer paso solo </w:t>
        </w:r>
      </w:ins>
      <w:ins w:id="2595" w:author="Regina Casanova" w:date="2018-06-20T12:38:00Z">
        <w:r w:rsidR="007D7316">
          <w:t>pedía</w:t>
        </w:r>
      </w:ins>
      <w:ins w:id="2596" w:author="Regina Casanova" w:date="2018-06-20T12:36:00Z">
        <w:r w:rsidR="007D7316">
          <w:t xml:space="preserve"> información sobre como contactar a la persona que estaba interponiendo la solicitud. </w:t>
        </w:r>
      </w:ins>
      <w:ins w:id="2597" w:author="Regina Casanova" w:date="2018-06-20T12:38:00Z">
        <w:r w:rsidR="007D7316">
          <w:t xml:space="preserve"> </w:t>
        </w:r>
      </w:ins>
      <w:ins w:id="2598" w:author="Regina Casanova" w:date="2018-06-20T12:37:00Z">
        <w:r w:rsidR="007D7316">
          <w:t xml:space="preserve"> </w:t>
        </w:r>
      </w:ins>
      <w:ins w:id="2599" w:author="Regina Casanova" w:date="2018-06-20T12:26:00Z">
        <w:r w:rsidR="005E12DB">
          <w:t xml:space="preserve">Posteriormente, se delimito que era necesario añadir 2 pasos adicionales, uno de resumen de lo interpuesto por el usuario para </w:t>
        </w:r>
      </w:ins>
      <w:ins w:id="2600" w:author="Regina Casanova" w:date="2018-06-20T12:29:00Z">
        <w:r w:rsidR="005E12DB">
          <w:t xml:space="preserve">que pueda ser revisada </w:t>
        </w:r>
      </w:ins>
      <w:ins w:id="2601" w:author="Regina Casanova" w:date="2018-06-20T12:30:00Z">
        <w:r w:rsidR="005E12DB">
          <w:t xml:space="preserve">y corregida en caso hubiera ocurrido un error y un paso de confirmación del </w:t>
        </w:r>
      </w:ins>
      <w:ins w:id="2602" w:author="Regina Casanova" w:date="2018-06-20T12:31:00Z">
        <w:r w:rsidR="005E12DB">
          <w:t>envió</w:t>
        </w:r>
      </w:ins>
      <w:ins w:id="2603" w:author="Regina Casanova" w:date="2018-06-20T12:30:00Z">
        <w:r w:rsidR="005E12DB">
          <w:t xml:space="preserve"> de la solicitud </w:t>
        </w:r>
      </w:ins>
      <w:ins w:id="2604" w:author="Regina Casanova" w:date="2018-06-20T12:25:00Z">
        <w:r w:rsidR="005E12DB">
          <w:t xml:space="preserve"> </w:t>
        </w:r>
      </w:ins>
      <w:ins w:id="2605" w:author="Regina Casanova" w:date="2018-06-20T12:31:00Z">
        <w:r w:rsidR="005E12DB">
          <w:t>con un numero de confirmación</w:t>
        </w:r>
      </w:ins>
      <w:ins w:id="2606" w:author="Regina Casanova" w:date="2018-06-20T12:35:00Z">
        <w:r w:rsidR="007D7316">
          <w:t xml:space="preserve"> y el anuncio que se </w:t>
        </w:r>
      </w:ins>
      <w:ins w:id="2607" w:author="Regina Casanova" w:date="2018-06-20T12:42:00Z">
        <w:r w:rsidR="007D7316">
          <w:t>envió</w:t>
        </w:r>
      </w:ins>
      <w:ins w:id="2608" w:author="Regina Casanova" w:date="2018-06-20T12:35:00Z">
        <w:r w:rsidR="007D7316">
          <w:t xml:space="preserve"> una copia de la solicitud al correo electrónico</w:t>
        </w:r>
      </w:ins>
      <w:ins w:id="2609" w:author="Regina Casanova" w:date="2018-06-20T12:31:00Z">
        <w:r w:rsidR="005E12DB">
          <w:t>.</w:t>
        </w:r>
      </w:ins>
      <w:ins w:id="2610" w:author="Regina Casanova" w:date="2018-06-20T12:42:00Z">
        <w:r w:rsidR="007D7316">
          <w:t xml:space="preserve"> </w:t>
        </w:r>
      </w:ins>
      <w:ins w:id="2611" w:author="Regina Casanova" w:date="2018-06-20T12:24:00Z">
        <w:r w:rsidR="005E12DB">
          <w:t xml:space="preserve"> </w:t>
        </w:r>
      </w:ins>
      <w:ins w:id="2612" w:author="Regina Casanova" w:date="2018-06-20T12:43:00Z">
        <w:r w:rsidR="007D7316">
          <w:t>Ya que el componente principal de este software seria el formulario para colocar una solicitud, fue la característica de diseño m</w:t>
        </w:r>
        <w:r w:rsidR="001144DA">
          <w:t xml:space="preserve">ás elaborada y </w:t>
        </w:r>
      </w:ins>
      <w:ins w:id="2613" w:author="Regina Casanova" w:date="2018-06-20T12:44:00Z">
        <w:r w:rsidR="001144DA">
          <w:t xml:space="preserve">detallada. </w:t>
        </w:r>
      </w:ins>
    </w:p>
    <w:p w14:paraId="71C6D80B" w14:textId="77777777" w:rsidR="001144DA" w:rsidRDefault="001144DA" w:rsidP="00842BF2">
      <w:pPr>
        <w:pStyle w:val="Texto"/>
        <w:rPr>
          <w:ins w:id="2614" w:author="Regina Casanova" w:date="2018-06-20T12:52:00Z"/>
        </w:rPr>
      </w:pPr>
      <w:ins w:id="2615" w:author="Regina Casanova" w:date="2018-06-20T12:44:00Z">
        <w:r>
          <w:t>Adicionalmente, el software debía permitir</w:t>
        </w:r>
      </w:ins>
      <w:ins w:id="2616" w:author="Regina Casanova" w:date="2018-06-20T12:45:00Z">
        <w:r>
          <w:t>, dependiendo del tipo de usuario,</w:t>
        </w:r>
      </w:ins>
      <w:ins w:id="2617" w:author="Regina Casanova" w:date="2018-06-20T12:44:00Z">
        <w:r>
          <w:t xml:space="preserve"> manejar y gestionar las solicitudes</w:t>
        </w:r>
      </w:ins>
      <w:ins w:id="2618" w:author="Regina Casanova" w:date="2018-06-20T12:45:00Z">
        <w:r>
          <w:t xml:space="preserve">. Entonces se creó las pantallas de Gestión que iban a ser utilizadas solo por los usuarios gestores de IPRESS y por personal de SUSALUD, no iba a ser visible para los ciudadanos. </w:t>
        </w:r>
      </w:ins>
      <w:ins w:id="2619" w:author="Regina Casanova" w:date="2018-06-20T12:46:00Z">
        <w:r>
          <w:t xml:space="preserve">En estas pantallas se </w:t>
        </w:r>
      </w:ins>
      <w:ins w:id="2620" w:author="Regina Casanova" w:date="2018-06-20T12:47:00Z">
        <w:r>
          <w:t>podían</w:t>
        </w:r>
      </w:ins>
      <w:ins w:id="2621" w:author="Regina Casanova" w:date="2018-06-20T12:46:00Z">
        <w:r>
          <w:t xml:space="preserve"> </w:t>
        </w:r>
      </w:ins>
      <w:ins w:id="2622" w:author="Regina Casanova" w:date="2018-06-20T12:47:00Z">
        <w:r>
          <w:t xml:space="preserve">ver las solicitudes que se encontraran pendientes de solución y se podían agregar los diversos pasos realizados para poder llegar a una solución del mismo. En esta pantalla se </w:t>
        </w:r>
      </w:ins>
      <w:ins w:id="2623" w:author="Regina Casanova" w:date="2018-06-20T12:48:00Z">
        <w:r>
          <w:t>utilizó</w:t>
        </w:r>
      </w:ins>
      <w:ins w:id="2624" w:author="Regina Casanova" w:date="2018-06-20T12:47:00Z">
        <w:r>
          <w:t xml:space="preserve"> una semaforización de las solicitudes vigentes para poder identificar de forma </w:t>
        </w:r>
      </w:ins>
      <w:ins w:id="2625" w:author="Regina Casanova" w:date="2018-06-20T12:48:00Z">
        <w:r>
          <w:t>rápida</w:t>
        </w:r>
      </w:ins>
      <w:ins w:id="2626" w:author="Regina Casanova" w:date="2018-06-20T12:47:00Z">
        <w:r>
          <w:t xml:space="preserve"> </w:t>
        </w:r>
      </w:ins>
      <w:ins w:id="2627" w:author="Regina Casanova" w:date="2018-06-20T12:48:00Z">
        <w:r>
          <w:t>y visual las solicitudes que se encontraban próximas a vencer el tiempo de 30 días hábiles para ser resueltas.</w:t>
        </w:r>
      </w:ins>
      <w:ins w:id="2628"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2629" w:author="Regina Casanova" w:date="2018-06-20T12:50:00Z">
        <w:r>
          <w:t>correspondía</w:t>
        </w:r>
      </w:ins>
      <w:ins w:id="2630" w:author="Regina Casanova" w:date="2018-06-20T12:49:00Z">
        <w:r>
          <w:t xml:space="preserve"> dicho reclamo.</w:t>
        </w:r>
      </w:ins>
      <w:ins w:id="2631" w:author="Regina Casanova" w:date="2018-06-20T12:50:00Z">
        <w:r>
          <w:t xml:space="preserve"> </w:t>
        </w:r>
      </w:ins>
      <w:ins w:id="2632"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2633" w:author="Regina Casanova" w:date="2018-06-20T12:34:00Z"/>
        </w:rPr>
      </w:pPr>
      <w:ins w:id="2634" w:author="Regina Casanova" w:date="2018-06-20T12:52:00Z">
        <w:r>
          <w:lastRenderedPageBreak/>
          <w:t>Otras pantallas planteadas fueron las de ‘Solicitudes Vigentes’ e ‘</w:t>
        </w:r>
      </w:ins>
      <w:ins w:id="2635" w:author="Regina Casanova" w:date="2018-06-20T12:53:00Z">
        <w:r>
          <w:t>Histórico</w:t>
        </w:r>
      </w:ins>
      <w:ins w:id="2636" w:author="Regina Casanova" w:date="2018-06-20T12:52:00Z">
        <w:r>
          <w:t xml:space="preserve"> de Solicitudes’</w:t>
        </w:r>
      </w:ins>
      <w:ins w:id="2637" w:author="Regina Casanova" w:date="2018-06-20T12:58:00Z">
        <w:r w:rsidR="00F61885">
          <w:t>. Estas pantallas solo iban a encontrarse disponibles para gestores de IPRESS y personal de SUSALUD y</w:t>
        </w:r>
      </w:ins>
      <w:ins w:id="2638" w:author="Regina Casanova" w:date="2018-06-20T12:52:00Z">
        <w:r>
          <w:t xml:space="preserve"> en ellas se podían exclusivamente visualizar los reclamos </w:t>
        </w:r>
      </w:ins>
      <w:ins w:id="2639" w:author="Regina Casanova" w:date="2018-06-20T12:51:00Z">
        <w:r>
          <w:t xml:space="preserve">vigentes </w:t>
        </w:r>
      </w:ins>
      <w:ins w:id="2640" w:author="Regina Casanova" w:date="2018-06-20T12:53:00Z">
        <w:r>
          <w:t xml:space="preserve">que no habían sido resueltos todavía y los que ya habían sido resueltos respectivamente. En ambas pantallas se podría visualizar </w:t>
        </w:r>
      </w:ins>
      <w:ins w:id="2641" w:author="Regina Casanova" w:date="2018-06-20T12:54:00Z">
        <w:r w:rsidR="00F61885">
          <w:t xml:space="preserve">cuando y cuáles fueron </w:t>
        </w:r>
      </w:ins>
      <w:ins w:id="2642" w:author="Regina Casanova" w:date="2018-06-20T12:53:00Z">
        <w:r>
          <w:t>los pasos realizados para encontrar una soluci</w:t>
        </w:r>
      </w:ins>
      <w:ins w:id="2643" w:author="Regina Casanova" w:date="2018-06-20T12:54:00Z">
        <w:r w:rsidR="00F61885">
          <w:t xml:space="preserve">ón a la solicitud. </w:t>
        </w:r>
      </w:ins>
      <w:ins w:id="2644" w:author="Regina Casanova" w:date="2018-06-20T12:55:00Z">
        <w:r w:rsidR="00F61885">
          <w:t xml:space="preserve">Estos pasos iban a poder ser impresos, descargados y enviados a un correo </w:t>
        </w:r>
      </w:ins>
      <w:ins w:id="2645" w:author="Regina Casanova" w:date="2018-06-20T12:56:00Z">
        <w:r w:rsidR="00F61885">
          <w:t>electrónico</w:t>
        </w:r>
      </w:ins>
      <w:ins w:id="2646" w:author="Regina Casanova" w:date="2018-06-20T12:55:00Z">
        <w:r w:rsidR="00F61885">
          <w:t>.</w:t>
        </w:r>
      </w:ins>
      <w:ins w:id="2647" w:author="Regina Casanova" w:date="2018-06-20T12:56:00Z">
        <w:r w:rsidR="00F61885">
          <w:t xml:space="preserve"> </w:t>
        </w:r>
      </w:ins>
      <w:ins w:id="2648" w:author="Regina Casanova" w:date="2018-06-20T12:55:00Z">
        <w:r w:rsidR="00F61885">
          <w:t>También</w:t>
        </w:r>
      </w:ins>
      <w:ins w:id="2649" w:author="Regina Casanova" w:date="2018-06-20T12:54:00Z">
        <w:r w:rsidR="00F61885">
          <w:t xml:space="preserve"> se les incluyo una pantalla adicional que permitiera realizar filtros en donde se iba a poder obtener m</w:t>
        </w:r>
      </w:ins>
      <w:ins w:id="2650" w:author="Regina Casanova" w:date="2018-06-20T12:55:00Z">
        <w:r w:rsidR="00F61885">
          <w:t xml:space="preserve">ás detallada para la realización de reportes. </w:t>
        </w:r>
      </w:ins>
      <w:ins w:id="2651" w:author="Regina Casanova" w:date="2018-06-20T12:56:00Z">
        <w:r w:rsidR="00F61885">
          <w:t>En el caso exclusivo del tipo de usuarios de ciudadanos, se iba a colocar una versi</w:t>
        </w:r>
      </w:ins>
      <w:ins w:id="2652"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2653" w:author="Regina Casanova" w:date="2018-06-20T13:01:00Z"/>
        </w:rPr>
      </w:pPr>
      <w:ins w:id="2654" w:author="Regina Casanova" w:date="2018-06-20T13:02:00Z">
        <w:r>
          <w:t>P</w:t>
        </w:r>
      </w:ins>
      <w:ins w:id="2655" w:author="Regina Casanova" w:date="2018-06-20T12:56:00Z">
        <w:r>
          <w:t xml:space="preserve">ara la característica de diseño de estadísticas </w:t>
        </w:r>
      </w:ins>
      <w:ins w:id="2656" w:author="Regina Casanova" w:date="2018-06-20T12:58:00Z">
        <w:r>
          <w:t xml:space="preserve">se vio necesaria </w:t>
        </w:r>
      </w:ins>
      <w:ins w:id="2657" w:author="Regina Casanova" w:date="2018-06-20T13:02:00Z">
        <w:r>
          <w:t xml:space="preserve">la creación de dos pantallas que iban a encontrarse disponibles </w:t>
        </w:r>
      </w:ins>
      <w:ins w:id="2658" w:author="Regina Casanova" w:date="2018-06-20T12:58:00Z">
        <w:r>
          <w:t xml:space="preserve">para todos los tipos de usuarios </w:t>
        </w:r>
      </w:ins>
      <w:ins w:id="2659" w:author="Regina Casanova" w:date="2018-06-20T13:02:00Z">
        <w:r>
          <w:t>en donde pudieran ver estadísticas de un</w:t>
        </w:r>
      </w:ins>
      <w:ins w:id="2660" w:author="Regina Casanova" w:date="2018-06-20T13:04:00Z">
        <w:r>
          <w:t xml:space="preserve"> establecimiento de salud</w:t>
        </w:r>
      </w:ins>
      <w:ins w:id="2661" w:author="Regina Casanova" w:date="2018-06-20T13:02:00Z">
        <w:r>
          <w:t xml:space="preserve"> en </w:t>
        </w:r>
      </w:ins>
      <w:ins w:id="2662" w:author="Regina Casanova" w:date="2018-06-20T13:04:00Z">
        <w:r>
          <w:t>específico</w:t>
        </w:r>
      </w:ins>
      <w:ins w:id="2663" w:author="Regina Casanova" w:date="2018-06-20T13:02:00Z">
        <w:r>
          <w:t xml:space="preserve"> o realizar filtros a nivel nacional, regional o distrital donde pudieran ver </w:t>
        </w:r>
      </w:ins>
      <w:ins w:id="2664" w:author="Regina Casanova" w:date="2018-06-20T13:03:00Z">
        <w:r>
          <w:t>estadísticas</w:t>
        </w:r>
      </w:ins>
      <w:ins w:id="2665" w:author="Regina Casanova" w:date="2018-06-20T13:02:00Z">
        <w:r>
          <w:t xml:space="preserve"> </w:t>
        </w:r>
      </w:ins>
      <w:ins w:id="2666" w:author="Regina Casanova" w:date="2018-06-20T13:03:00Z">
        <w:r>
          <w:t xml:space="preserve">de diversos establecimientos de salud con el fin que los ciudadanos pudieran tomar decisiones sobre donde les </w:t>
        </w:r>
      </w:ins>
      <w:ins w:id="2667" w:author="Regina Casanova" w:date="2018-06-20T13:04:00Z">
        <w:r>
          <w:t>convenía</w:t>
        </w:r>
      </w:ins>
      <w:ins w:id="2668" w:author="Regina Casanova" w:date="2018-06-20T13:03:00Z">
        <w:r>
          <w:t xml:space="preserve"> buscar atención </w:t>
        </w:r>
      </w:ins>
      <w:ins w:id="2669" w:author="Regina Casanova" w:date="2018-06-20T13:04:00Z">
        <w:r w:rsidR="00F37427">
          <w:t>médica</w:t>
        </w:r>
      </w:ins>
      <w:ins w:id="2670" w:author="Regina Casanova" w:date="2018-06-20T13:03:00Z">
        <w:r>
          <w:t xml:space="preserve"> y para el personal de SUSALUD, poder decidir donde era necesaria una fiscalizaci</w:t>
        </w:r>
      </w:ins>
      <w:ins w:id="2671" w:author="Regina Casanova" w:date="2018-06-20T13:04:00Z">
        <w:r>
          <w:t xml:space="preserve">ón. En el caso de los gestores de IPRESS, </w:t>
        </w:r>
        <w:r w:rsidR="00F37427">
          <w:t xml:space="preserve">solo iban a poder visualizar estadísticas de la misma IPRESS para poder encontrar en </w:t>
        </w:r>
      </w:ins>
      <w:ins w:id="2672" w:author="Regina Casanova" w:date="2018-06-20T13:05:00Z">
        <w:r w:rsidR="00F37427">
          <w:t>qué</w:t>
        </w:r>
      </w:ins>
      <w:ins w:id="2673" w:author="Regina Casanova" w:date="2018-06-20T13:04:00Z">
        <w:r w:rsidR="00F37427">
          <w:t xml:space="preserve"> </w:t>
        </w:r>
      </w:ins>
      <w:ins w:id="2674" w:author="Regina Casanova" w:date="2018-06-20T13:05:00Z">
        <w:r w:rsidR="00F37427">
          <w:t>áreas</w:t>
        </w:r>
      </w:ins>
      <w:ins w:id="2675" w:author="Regina Casanova" w:date="2018-06-20T13:04:00Z">
        <w:r w:rsidR="00F37427">
          <w:t xml:space="preserve"> </w:t>
        </w:r>
      </w:ins>
      <w:ins w:id="2676" w:author="Regina Casanova" w:date="2018-06-20T13:05:00Z">
        <w:r w:rsidR="00F37427">
          <w:t xml:space="preserve">era prioritario realizar proyectos de mejora. </w:t>
        </w:r>
      </w:ins>
    </w:p>
    <w:p w14:paraId="47AD0D7F" w14:textId="03E05929" w:rsidR="00F61885" w:rsidRDefault="00F61885" w:rsidP="00842BF2">
      <w:pPr>
        <w:pStyle w:val="Texto"/>
        <w:rPr>
          <w:ins w:id="2677" w:author="Regina Casanova" w:date="2018-06-20T13:14:00Z"/>
        </w:rPr>
      </w:pPr>
      <w:ins w:id="2678" w:author="Regina Casanova" w:date="2018-06-20T13:01:00Z">
        <w:r>
          <w:t xml:space="preserve">Finalmente, </w:t>
        </w:r>
      </w:ins>
      <w:ins w:id="2679" w:author="Regina Casanova" w:date="2018-06-20T13:06:00Z">
        <w:r w:rsidR="00F37427">
          <w:t xml:space="preserve">se vio necesaria la creación de dos tipos de </w:t>
        </w:r>
      </w:ins>
      <w:ins w:id="2680" w:author="Regina Casanova" w:date="2018-06-20T13:07:00Z">
        <w:r w:rsidR="00F37427">
          <w:t>páginas</w:t>
        </w:r>
      </w:ins>
      <w:ins w:id="2681" w:author="Regina Casanova" w:date="2018-06-20T13:06:00Z">
        <w:r w:rsidR="00F37427">
          <w:t xml:space="preserve"> de ingreso, una para los ciudadanos donde se tenían que identificar con su </w:t>
        </w:r>
      </w:ins>
      <w:ins w:id="2682" w:author="Regina Casanova" w:date="2018-06-20T13:07:00Z">
        <w:r w:rsidR="00F37427">
          <w:t>número</w:t>
        </w:r>
      </w:ins>
      <w:ins w:id="2683" w:author="Regina Casanova" w:date="2018-06-20T13:06:00Z">
        <w:r w:rsidR="00F37427">
          <w:t xml:space="preserve"> de Documento </w:t>
        </w:r>
        <w:r w:rsidR="00F37427">
          <w:lastRenderedPageBreak/>
          <w:t>Nacional de Identidad</w:t>
        </w:r>
      </w:ins>
      <w:ins w:id="2684" w:author="Regina Casanova" w:date="2018-06-20T13:12:00Z">
        <w:r w:rsidR="00F37427">
          <w:t xml:space="preserve"> (DNI)</w:t>
        </w:r>
      </w:ins>
      <w:ins w:id="2685" w:author="Regina Casanova" w:date="2018-06-20T13:06:00Z">
        <w:r w:rsidR="00F37427">
          <w:t xml:space="preserve"> y se iba a validar dicho numero colocando la fecha de su nacimiento. </w:t>
        </w:r>
      </w:ins>
      <w:ins w:id="2686" w:author="Regina Casanova" w:date="2018-06-20T13:07:00Z">
        <w:r w:rsidR="00F37427">
          <w:t xml:space="preserve">Esto se hizo </w:t>
        </w:r>
      </w:ins>
      <w:ins w:id="2687" w:author="Regina Casanova" w:date="2018-06-20T13:12:00Z">
        <w:r w:rsidR="00F37427">
          <w:t xml:space="preserve">como una forma de protección para evitar que un ciudadano pueda anteponer varias solicitudes pidiendo lo mismo utilizando diferentes DNIs. En el caso de gestores de IPRESS y personal de SUSALUD, se hizo una </w:t>
        </w:r>
      </w:ins>
      <w:ins w:id="2688" w:author="Regina Casanova" w:date="2018-06-20T13:13:00Z">
        <w:r w:rsidR="00F37427">
          <w:t>página</w:t>
        </w:r>
      </w:ins>
      <w:ins w:id="2689"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2690" w:author="Regina Casanova" w:date="2018-06-20T13:15:00Z"/>
        </w:rPr>
      </w:pPr>
      <w:ins w:id="2691" w:author="Regina Casanova" w:date="2018-06-20T13:15:00Z">
        <w:r>
          <w:t xml:space="preserve">Cabe resaltar que en esta parte, algunos requerimientos que se encuentran detallados en la tabla de requerimientos no fueron considerados para las primeras versiones del prototipo. </w:t>
        </w:r>
      </w:ins>
      <w:ins w:id="2692" w:author="Regina Casanova" w:date="2018-06-20T13:16:00Z">
        <w:r>
          <w:t xml:space="preserve">Estos requerimientos eran los correspondientes a diferentes lenguajes con los que </w:t>
        </w:r>
      </w:ins>
      <w:ins w:id="2693" w:author="Regina Casanova" w:date="2018-06-20T13:17:00Z">
        <w:r>
          <w:t>debería</w:t>
        </w:r>
      </w:ins>
      <w:ins w:id="2694" w:author="Regina Casanova" w:date="2018-06-20T13:16:00Z">
        <w:r>
          <w:t xml:space="preserve"> contar el software</w:t>
        </w:r>
      </w:ins>
      <w:ins w:id="2695" w:author="Regina Casanova" w:date="2018-06-20T13:17:00Z">
        <w:r>
          <w:t xml:space="preserve"> o</w:t>
        </w:r>
      </w:ins>
      <w:ins w:id="2696" w:author="Regina Casanova" w:date="2018-06-20T13:16:00Z">
        <w:r>
          <w:t xml:space="preserve"> </w:t>
        </w:r>
      </w:ins>
      <w:ins w:id="2697" w:author="Regina Casanova" w:date="2018-06-20T13:18:00Z">
        <w:r>
          <w:t>periodicidad</w:t>
        </w:r>
      </w:ins>
      <w:ins w:id="2698" w:author="Regina Casanova" w:date="2018-06-20T13:16:00Z">
        <w:r>
          <w:t xml:space="preserve"> de un </w:t>
        </w:r>
      </w:ins>
      <w:ins w:id="2699" w:author="Regina Casanova" w:date="2018-06-20T13:17:00Z">
        <w:r>
          <w:t>respaldo de la información almacenada dentro del software.</w:t>
        </w:r>
      </w:ins>
      <w:ins w:id="2700" w:author="Regina Casanova" w:date="2018-06-20T13:18:00Z">
        <w:r>
          <w:t xml:space="preserve"> Ellos no fueron considerados ya que el alcance de este proyecto </w:t>
        </w:r>
      </w:ins>
      <w:ins w:id="2701" w:author="Regina Casanova" w:date="2018-06-20T13:19:00Z">
        <w:r>
          <w:t>era menor a esos detalles que son de importancia para la implementación del software mas no para la ideación del diseño del mismo.</w:t>
        </w:r>
      </w:ins>
    </w:p>
    <w:p w14:paraId="6B807925" w14:textId="7A1BE183" w:rsidR="007A411A" w:rsidRPr="00BA156B" w:rsidRDefault="00331B1D" w:rsidP="00842BF2">
      <w:pPr>
        <w:pStyle w:val="Texto"/>
      </w:pPr>
      <w:ins w:id="2702" w:author="Regina Casanova" w:date="2018-06-20T13:14:00Z">
        <w:r>
          <w:t xml:space="preserve">Con estas características de diseño </w:t>
        </w:r>
      </w:ins>
      <w:ins w:id="2703" w:author="Regina Casanova" w:date="2018-06-20T13:21:00Z">
        <w:r w:rsidR="009D6532">
          <w:t xml:space="preserve">definidas en pantallas a diseñarse, se </w:t>
        </w:r>
      </w:ins>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2704" w:author="Regina Casanova" w:date="2018-06-18T17:53:00Z">
        <w:r w:rsidR="00B561E1" w:rsidRPr="00BA156B" w:rsidDel="00E94926">
          <w:delText>sistema</w:delText>
        </w:r>
      </w:del>
      <w:ins w:id="2705"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ins w:id="2706"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del w:id="2707"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r w:rsidR="009D6532">
        <w:t>objetivos</w:t>
      </w:r>
      <w:del w:id="2708"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r w:rsidRPr="00F916E3">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F916E3">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r w:rsidRPr="00F916E3">
        <w:t>Login</w:t>
      </w:r>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F916E3">
        <w:t>wireframes</w:t>
      </w:r>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2709" w:author="Regina Casanova" w:date="2018-06-18T17:53:00Z">
        <w:r w:rsidR="00A901F3" w:rsidRPr="00BA156B" w:rsidDel="00E94926">
          <w:delText>sistema</w:delText>
        </w:r>
      </w:del>
      <w:ins w:id="2710" w:author="Regina Casanova" w:date="2018-06-18T17:53:00Z">
        <w:r w:rsidR="00E94926">
          <w:t>software</w:t>
        </w:r>
      </w:ins>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C651E7" w:rsidP="00842BF2">
      <w:pPr>
        <w:pStyle w:val="Texto"/>
        <w:jc w:val="center"/>
        <w:rPr>
          <w:sz w:val="16"/>
          <w:szCs w:val="16"/>
          <w:lang w:val="es-PE"/>
        </w:rPr>
      </w:pPr>
      <w:hyperlink r:id="rId17"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2711" w:name="_Toc511166315"/>
      <w:r w:rsidRPr="00BA156B">
        <w:rPr>
          <w:lang w:val="es-PE"/>
        </w:rPr>
        <w:t>Fase de Pruebas</w:t>
      </w:r>
      <w:bookmarkEnd w:id="2711"/>
    </w:p>
    <w:p w14:paraId="7B1CAEE0" w14:textId="01EACBE6"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del w:id="2712"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2713"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434853CA" w:rsidR="002D5208" w:rsidRDefault="002D5208" w:rsidP="00842BF2">
      <w:pPr>
        <w:pStyle w:val="Texto"/>
        <w:rPr>
          <w:ins w:id="2714" w:author="Regina Casanova" w:date="2018-06-25T14:54:00Z"/>
        </w:rPr>
      </w:pPr>
      <w:ins w:id="2715" w:author="Regina Casanova" w:date="2018-06-21T20:44:00Z">
        <w:r>
          <w:t xml:space="preserve">El personal de SUSALUD </w:t>
        </w:r>
      </w:ins>
      <w:ins w:id="2716" w:author="Regina Casanova" w:date="2018-06-21T20:45:00Z">
        <w:r>
          <w:t xml:space="preserve">realizaron las tareas indicadas de la manera en que el investigador planteo en un inicio. Dieron comentarios acerca de cómo podía mejorarse </w:t>
        </w:r>
      </w:ins>
      <w:ins w:id="2717" w:author="Regina Casanova" w:date="2018-06-21T20:46:00Z">
        <w:r>
          <w:t>agrupándose</w:t>
        </w:r>
      </w:ins>
      <w:ins w:id="2718" w:author="Regina Casanova" w:date="2018-06-21T20:45:00Z">
        <w:r>
          <w:t xml:space="preserve"> </w:t>
        </w:r>
      </w:ins>
      <w:ins w:id="2719" w:author="Regina Casanova" w:date="2018-06-21T20:46:00Z">
        <w:r>
          <w:t xml:space="preserve">de forma diferente en el menú para que fuera más intuitivo, cosa que fue tomada para iteraciones con los otros tipos de usuarios adicionalmente. </w:t>
        </w:r>
        <w:r w:rsidR="007C0DFF">
          <w:lastRenderedPageBreak/>
          <w:t>Los problemas que encontraban en la agrupaci</w:t>
        </w:r>
      </w:ins>
      <w:ins w:id="2720" w:author="Regina Casanova" w:date="2018-06-21T20:47:00Z">
        <w:r w:rsidR="007C0DFF">
          <w:t xml:space="preserve">ón inicial que se había colocado, era por el uso de la palabra “Vigente” de forma repetitiva en dos sección distintas del prototipo. Mencionaron que, en el caso de solicitudes </w:t>
        </w:r>
      </w:ins>
      <w:ins w:id="2721" w:author="Regina Casanova" w:date="2018-06-21T20:48:00Z">
        <w:r w:rsidR="007C0DFF">
          <w:t>erróneamente</w:t>
        </w:r>
      </w:ins>
      <w:ins w:id="2722" w:author="Regina Casanova" w:date="2018-06-21T20:47:00Z">
        <w:r w:rsidR="007C0DFF">
          <w:t xml:space="preserve"> </w:t>
        </w:r>
      </w:ins>
      <w:ins w:id="2723" w:author="Regina Casanova" w:date="2018-06-21T20:48:00Z">
        <w:r w:rsidR="007C0DFF">
          <w:t>colocadas en cierto establecimiento de salud,</w:t>
        </w:r>
      </w:ins>
      <w:ins w:id="2724" w:author="Regina Casanova" w:date="2018-06-21T20:47:00Z">
        <w:r w:rsidR="007C0DFF">
          <w:t xml:space="preserve"> </w:t>
        </w:r>
      </w:ins>
      <w:ins w:id="2725" w:author="Regina Casanova" w:date="2018-06-21T20:48:00Z">
        <w:r w:rsidR="007C0DFF">
          <w:t>sería</w:t>
        </w:r>
      </w:ins>
      <w:ins w:id="2726" w:author="Regina Casanova" w:date="2018-06-21T20:47:00Z">
        <w:r w:rsidR="007C0DFF">
          <w:t xml:space="preserve"> adecuado poder derivar de manera rápida y sencilla</w:t>
        </w:r>
      </w:ins>
      <w:ins w:id="2727" w:author="Regina Casanova" w:date="2018-06-21T20:48:00Z">
        <w:r w:rsidR="007C0DFF">
          <w:t xml:space="preserve"> al establecimiento correcto. Sobre el estado de “Apelado”</w:t>
        </w:r>
      </w:ins>
      <w:ins w:id="2728" w:author="Regina Casanova" w:date="2018-06-21T20:49:00Z">
        <w:r w:rsidR="007C0DFF">
          <w:t xml:space="preserve"> </w:t>
        </w:r>
      </w:ins>
      <w:ins w:id="2729" w:author="Regina Casanova" w:date="2018-06-21T20:48:00Z">
        <w:r w:rsidR="007C0DFF">
          <w:t xml:space="preserve">les </w:t>
        </w:r>
      </w:ins>
      <w:ins w:id="2730" w:author="Regina Casanova" w:date="2018-06-21T20:49:00Z">
        <w:r w:rsidR="007C0DFF">
          <w:t>pareció</w:t>
        </w:r>
      </w:ins>
      <w:ins w:id="2731" w:author="Regina Casanova" w:date="2018-06-21T20:48:00Z">
        <w:r w:rsidR="007C0DFF">
          <w:t xml:space="preserve"> una </w:t>
        </w:r>
      </w:ins>
      <w:ins w:id="2732" w:author="Regina Casanova" w:date="2018-06-21T20:49:00Z">
        <w:r w:rsidR="007C0DFF">
          <w:t xml:space="preserve">interesante en la que SUSALUD podía ser partícipe del proceso, sin tener que estar guiando a la IPRESS en todo momento. En un caso con el personal de SUSALUD, no se </w:t>
        </w:r>
      </w:ins>
      <w:ins w:id="2733" w:author="Regina Casanova" w:date="2018-06-21T20:53:00Z">
        <w:r w:rsidR="007C0DFF">
          <w:t>comprendió</w:t>
        </w:r>
      </w:ins>
      <w:ins w:id="2734" w:author="Regina Casanova" w:date="2018-06-21T20:49:00Z">
        <w:r w:rsidR="001E2FF3">
          <w:t xml:space="preserve"> bien </w:t>
        </w:r>
      </w:ins>
      <w:ins w:id="2735" w:author="Regina Casanova" w:date="2018-06-21T21:01:00Z">
        <w:r w:rsidR="001E2FF3">
          <w:t>la semaforización</w:t>
        </w:r>
      </w:ins>
      <w:ins w:id="2736" w:author="Regina Casanova" w:date="2018-06-21T20:50:00Z">
        <w:r w:rsidR="007C0DFF">
          <w:t xml:space="preserve"> de los reclamos, ya que pensó que se </w:t>
        </w:r>
      </w:ins>
      <w:ins w:id="2737" w:author="Regina Casanova" w:date="2018-06-21T20:53:00Z">
        <w:r w:rsidR="007C0DFF">
          <w:t>atribuía</w:t>
        </w:r>
      </w:ins>
      <w:ins w:id="2738" w:author="Regina Casanova" w:date="2018-06-21T20:50:00Z">
        <w:r w:rsidR="007C0DFF">
          <w:t xml:space="preserve"> a de lo más sencillo a lo más difícil de resolver. Sin embargo, una vez explicado, explico que le parecía una buena forma de llamar la atención a los reclamos que necesitan m</w:t>
        </w:r>
      </w:ins>
      <w:ins w:id="2739"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2740" w:author="Regina Casanova" w:date="2018-06-21T20:52:00Z">
        <w:r w:rsidR="007C0DFF">
          <w:t xml:space="preserve">ón de reclamos que se encontraba en ese momento en revisión y por ello preferían no opinar. Sobre colocar la palabra “Solicitudes” en el </w:t>
        </w:r>
      </w:ins>
      <w:ins w:id="2741" w:author="Regina Casanova" w:date="2018-06-21T20:53:00Z">
        <w:r w:rsidR="007C0DFF">
          <w:t>título</w:t>
        </w:r>
      </w:ins>
      <w:ins w:id="2742" w:author="Regina Casanova" w:date="2018-06-21T20:52:00Z">
        <w:r w:rsidR="007C0DFF">
          <w:t xml:space="preserve"> del software, se mostraron de acuerdo ya que sigue el modelo que ellos cuentan actualmente.</w:t>
        </w:r>
      </w:ins>
    </w:p>
    <w:p w14:paraId="1703EC45" w14:textId="5F6461D3" w:rsidR="00E6095B" w:rsidRDefault="00E6095B">
      <w:pPr>
        <w:pStyle w:val="Cita"/>
        <w:rPr>
          <w:ins w:id="2743" w:author="Regina Casanova" w:date="2018-06-25T15:04:00Z"/>
          <w:lang w:val="es-PE"/>
        </w:rPr>
        <w:pPrChange w:id="2744" w:author="Regina Casanova" w:date="2018-06-25T15:03:00Z">
          <w:pPr>
            <w:pStyle w:val="Texto"/>
          </w:pPr>
        </w:pPrChange>
      </w:pPr>
      <w:ins w:id="2745" w:author="Regina Casanova" w:date="2018-06-25T15:04:00Z">
        <w:r w:rsidRPr="00E6095B">
          <w:rPr>
            <w:lang w:val="es-PE"/>
          </w:rPr>
          <w:t xml:space="preserve">"Estoy de acuerdo que primero uno </w:t>
        </w:r>
        <w:del w:id="2746" w:author="Luis Fernando Llanos Zavalaga" w:date="2018-07-10T16:13:00Z">
          <w:r w:rsidRPr="00E6095B" w:rsidDel="006B071F">
            <w:rPr>
              <w:lang w:val="es-PE"/>
            </w:rPr>
            <w:delText>deberia</w:delText>
          </w:r>
        </w:del>
      </w:ins>
      <w:ins w:id="2747" w:author="Luis Fernando Llanos Zavalaga" w:date="2018-07-10T16:13:00Z">
        <w:r w:rsidR="006B071F" w:rsidRPr="00E6095B">
          <w:rPr>
            <w:lang w:val="es-PE"/>
          </w:rPr>
          <w:t>debería</w:t>
        </w:r>
      </w:ins>
      <w:ins w:id="2748" w:author="Regina Casanova" w:date="2018-06-25T15:04:00Z">
        <w:r w:rsidRPr="00E6095B">
          <w:rPr>
            <w:lang w:val="es-PE"/>
          </w:rPr>
          <w:t xml:space="preserve"> presentar su inconformidad </w:t>
        </w:r>
        <w:del w:id="2749" w:author="Luis Fernando Llanos Zavalaga" w:date="2018-07-10T16:13:00Z">
          <w:r w:rsidRPr="00E6095B" w:rsidDel="006B071F">
            <w:rPr>
              <w:lang w:val="es-PE"/>
            </w:rPr>
            <w:delText>llamalo</w:delText>
          </w:r>
        </w:del>
      </w:ins>
      <w:ins w:id="2750" w:author="Luis Fernando Llanos Zavalaga" w:date="2018-07-10T16:13:00Z">
        <w:r w:rsidR="006B071F" w:rsidRPr="00E6095B">
          <w:rPr>
            <w:lang w:val="es-PE"/>
          </w:rPr>
          <w:t>llámalo</w:t>
        </w:r>
      </w:ins>
      <w:ins w:id="2751" w:author="Regina Casanova" w:date="2018-06-25T15:04:00Z">
        <w:r w:rsidRPr="00E6095B">
          <w:rPr>
            <w:lang w:val="es-PE"/>
          </w:rPr>
          <w:t xml:space="preserve"> reclamo o queja, no </w:t>
        </w:r>
        <w:del w:id="2752" w:author="Luis Fernando Llanos Zavalaga" w:date="2018-07-10T16:13:00Z">
          <w:r w:rsidRPr="00E6095B" w:rsidDel="006B071F">
            <w:rPr>
              <w:lang w:val="es-PE"/>
            </w:rPr>
            <w:delText>se</w:delText>
          </w:r>
        </w:del>
      </w:ins>
      <w:ins w:id="2753" w:author="Luis Fernando Llanos Zavalaga" w:date="2018-07-10T16:13:00Z">
        <w:r w:rsidR="006B071F" w:rsidRPr="00E6095B">
          <w:rPr>
            <w:lang w:val="es-PE"/>
          </w:rPr>
          <w:t>sé</w:t>
        </w:r>
      </w:ins>
      <w:ins w:id="2754" w:author="Regina Casanova" w:date="2018-06-25T15:04:00Z">
        <w:r w:rsidRPr="00E6095B">
          <w:rPr>
            <w:lang w:val="es-PE"/>
          </w:rPr>
          <w:t xml:space="preserve"> que, primero ante la IPRESS y si no </w:t>
        </w:r>
        <w:del w:id="2755" w:author="Luis Fernando Llanos Zavalaga" w:date="2018-07-10T16:13:00Z">
          <w:r w:rsidRPr="00E6095B" w:rsidDel="006B071F">
            <w:rPr>
              <w:lang w:val="es-PE"/>
            </w:rPr>
            <w:delText>estas</w:delText>
          </w:r>
        </w:del>
      </w:ins>
      <w:ins w:id="2756" w:author="Luis Fernando Llanos Zavalaga" w:date="2018-07-10T16:13:00Z">
        <w:r w:rsidR="006B071F" w:rsidRPr="00E6095B">
          <w:rPr>
            <w:lang w:val="es-PE"/>
          </w:rPr>
          <w:t>estás</w:t>
        </w:r>
      </w:ins>
      <w:ins w:id="2757" w:author="Regina Casanova" w:date="2018-06-25T15:04:00Z">
        <w:r w:rsidRPr="00E6095B">
          <w:rPr>
            <w:lang w:val="es-PE"/>
          </w:rPr>
          <w:t xml:space="preserve"> de acuerdo, ir a SUSALUD"</w:t>
        </w:r>
      </w:ins>
    </w:p>
    <w:p w14:paraId="205C5DA9" w14:textId="788F45E3" w:rsidR="00E6095B" w:rsidRPr="00E6095B" w:rsidRDefault="00E6095B">
      <w:pPr>
        <w:pStyle w:val="Cita"/>
        <w:rPr>
          <w:ins w:id="2758" w:author="Regina Casanova" w:date="2018-06-21T21:01:00Z"/>
          <w:lang w:val="es-PE"/>
          <w:rPrChange w:id="2759" w:author="Regina Casanova" w:date="2018-06-25T15:03:00Z">
            <w:rPr>
              <w:ins w:id="2760" w:author="Regina Casanova" w:date="2018-06-21T21:01:00Z"/>
            </w:rPr>
          </w:rPrChange>
        </w:rPr>
        <w:pPrChange w:id="2761" w:author="Regina Casanova" w:date="2018-06-25T15:03:00Z">
          <w:pPr>
            <w:pStyle w:val="Texto"/>
          </w:pPr>
        </w:pPrChange>
      </w:pPr>
      <w:ins w:id="2762" w:author="Regina Casanova" w:date="2018-06-25T15:03:00Z">
        <w:r w:rsidRPr="00E6095B">
          <w:rPr>
            <w:lang w:val="es-PE"/>
          </w:rPr>
          <w:t xml:space="preserve">"Se supone que Gestión de las Solicitudes es un detalle de las solicitudes vigentes no? Pero en </w:t>
        </w:r>
        <w:del w:id="2763" w:author="Luis Fernando Llanos Zavalaga" w:date="2018-07-10T16:13:00Z">
          <w:r w:rsidRPr="00E6095B" w:rsidDel="006B071F">
            <w:rPr>
              <w:lang w:val="es-PE"/>
            </w:rPr>
            <w:delText>Gestion</w:delText>
          </w:r>
        </w:del>
      </w:ins>
      <w:ins w:id="2764" w:author="Luis Fernando Llanos Zavalaga" w:date="2018-07-10T16:13:00Z">
        <w:r w:rsidR="006B071F" w:rsidRPr="00E6095B">
          <w:rPr>
            <w:lang w:val="es-PE"/>
          </w:rPr>
          <w:t>Gestión</w:t>
        </w:r>
      </w:ins>
      <w:ins w:id="2765" w:author="Regina Casanova" w:date="2018-06-25T15:03:00Z">
        <w:r w:rsidRPr="00E6095B">
          <w:rPr>
            <w:lang w:val="es-PE"/>
          </w:rPr>
          <w:t xml:space="preserve"> de Solicitudes tu abres y encuentras una pestaña de Nuevos y otra pestaña de Vigentes. </w:t>
        </w:r>
        <w:r w:rsidRPr="00E6095B">
          <w:rPr>
            <w:lang w:val="es-PE"/>
          </w:rPr>
          <w:lastRenderedPageBreak/>
          <w:t>O sea, otra vez Vigentes, no deberias tener la misma descripción en el detalle"</w:t>
        </w:r>
      </w:ins>
    </w:p>
    <w:p w14:paraId="48C33AC2" w14:textId="2C1A2BCD" w:rsidR="001E2FF3" w:rsidRDefault="00C514C4" w:rsidP="00842BF2">
      <w:pPr>
        <w:pStyle w:val="Texto"/>
        <w:rPr>
          <w:ins w:id="2766" w:author="Regina Casanova" w:date="2018-06-25T15:17:00Z"/>
        </w:rPr>
      </w:pPr>
      <w:ins w:id="2767" w:author="Regina Casanova" w:date="2018-06-21T21:02:00Z">
        <w:r>
          <w:t>En l</w:t>
        </w:r>
      </w:ins>
      <w:ins w:id="2768" w:author="Regina Casanova" w:date="2018-06-21T21:01:00Z">
        <w:r w:rsidR="001E2FF3">
          <w:t>os gestores de las IPRESS</w:t>
        </w:r>
      </w:ins>
      <w:ins w:id="2769" w:author="Regina Casanova" w:date="2018-06-21T21:02:00Z">
        <w:r>
          <w:t xml:space="preserve">, </w:t>
        </w:r>
      </w:ins>
      <w:ins w:id="2770" w:author="Regina Casanova" w:date="2018-06-21T21:03:00Z">
        <w:r>
          <w:t>se presentaron dos</w:t>
        </w:r>
      </w:ins>
      <w:ins w:id="2771" w:author="Regina Casanova" w:date="2018-06-21T21:02:00Z">
        <w:r>
          <w:t xml:space="preserve"> de casos en los que se tuvo que guiar un poco </w:t>
        </w:r>
      </w:ins>
      <w:ins w:id="2772" w:author="Regina Casanova" w:date="2018-06-21T21:36:00Z">
        <w:r w:rsidR="00B11AB1">
          <w:t>en la</w:t>
        </w:r>
      </w:ins>
      <w:ins w:id="2773" w:author="Regina Casanova" w:date="2018-06-21T21:02:00Z">
        <w:r w:rsidR="00B11AB1">
          <w:t xml:space="preserve"> interac</w:t>
        </w:r>
      </w:ins>
      <w:ins w:id="2774" w:author="Regina Casanova" w:date="2018-06-21T21:36:00Z">
        <w:r w:rsidR="00B11AB1">
          <w:t>ción</w:t>
        </w:r>
      </w:ins>
      <w:ins w:id="2775" w:author="Regina Casanova" w:date="2018-06-21T21:02:00Z">
        <w:r>
          <w:t xml:space="preserve"> con el prototipo</w:t>
        </w:r>
      </w:ins>
      <w:ins w:id="2776" w:author="Regina Casanova" w:date="2018-06-21T21:03:00Z">
        <w:r>
          <w:t xml:space="preserve"> pero lograron entender de manera correcta los objetivos de cada pantalla, el resto de gestores no presentaron problema</w:t>
        </w:r>
      </w:ins>
      <w:ins w:id="2777" w:author="Regina Casanova" w:date="2018-06-21T21:35:00Z">
        <w:r w:rsidR="00B11AB1">
          <w:t>s</w:t>
        </w:r>
      </w:ins>
      <w:ins w:id="2778" w:author="Regina Casanova" w:date="2018-06-21T21:03:00Z">
        <w:r>
          <w:t xml:space="preserve"> en interactuar con el sistema</w:t>
        </w:r>
      </w:ins>
      <w:ins w:id="2779" w:author="Regina Casanova" w:date="2018-06-21T21:09:00Z">
        <w:r>
          <w:t xml:space="preserve"> y comprender el objetivo de cada pantalla. Sobre la resolución de tareas, hubo un gestor que propuso pantallas adicionales para hacer m</w:t>
        </w:r>
      </w:ins>
      <w:ins w:id="2780" w:author="Regina Casanova" w:date="2018-06-21T21:10:00Z">
        <w:r>
          <w:t>ás especifica la búsqueda de información</w:t>
        </w:r>
        <w:r w:rsidR="00487969">
          <w:t xml:space="preserve">, </w:t>
        </w:r>
      </w:ins>
      <w:ins w:id="2781" w:author="Regina Casanova" w:date="2018-06-21T21:36:00Z">
        <w:r w:rsidR="00487969">
          <w:t>lo cual</w:t>
        </w:r>
      </w:ins>
      <w:ins w:id="2782" w:author="Regina Casanova" w:date="2018-06-21T21:10:00Z">
        <w:r>
          <w:t xml:space="preserve"> probablemente se debía a conveniencia y rapidez. </w:t>
        </w:r>
      </w:ins>
      <w:ins w:id="2783" w:author="Regina Casanova" w:date="2018-06-21T21:16:00Z">
        <w:r>
          <w:t xml:space="preserve">Sobre la re-clasificación de reclamos, </w:t>
        </w:r>
      </w:ins>
      <w:ins w:id="2784" w:author="Regina Casanova" w:date="2018-06-21T21:17:00Z">
        <w:r w:rsidR="001272F0">
          <w:t xml:space="preserve">algunos gestores tuvieron un poco de dificultades para poder interactuar con el servicio web donde se estaba mostrando la clasificación, </w:t>
        </w:r>
      </w:ins>
      <w:ins w:id="2785" w:author="Regina Casanova" w:date="2018-06-21T21:36:00Z">
        <w:r w:rsidR="00487969">
          <w:t>luego</w:t>
        </w:r>
      </w:ins>
      <w:ins w:id="2786" w:author="Regina Casanova" w:date="2018-06-21T21:17:00Z">
        <w:r w:rsidR="001272F0">
          <w:t xml:space="preserve"> revisaron las </w:t>
        </w:r>
      </w:ins>
      <w:ins w:id="2787" w:author="Regina Casanova" w:date="2018-06-21T21:18:00Z">
        <w:r w:rsidR="001272F0">
          <w:t>categorías</w:t>
        </w:r>
      </w:ins>
      <w:ins w:id="2788" w:author="Regina Casanova" w:date="2018-06-21T21:17:00Z">
        <w:r w:rsidR="001272F0">
          <w:t xml:space="preserve"> </w:t>
        </w:r>
      </w:ins>
      <w:ins w:id="2789" w:author="Regina Casanova" w:date="2018-06-21T21:18:00Z">
        <w:r w:rsidR="00487969">
          <w:t xml:space="preserve">planteadas </w:t>
        </w:r>
      </w:ins>
      <w:ins w:id="2790" w:author="Regina Casanova" w:date="2018-06-21T21:36:00Z">
        <w:r w:rsidR="00487969">
          <w:t>y</w:t>
        </w:r>
      </w:ins>
      <w:ins w:id="2791" w:author="Regina Casanova" w:date="2018-06-21T21:18:00Z">
        <w:r w:rsidR="001272F0">
          <w:t xml:space="preserve"> no indicaron cambios ante la clasificaci</w:t>
        </w:r>
      </w:ins>
      <w:ins w:id="2792" w:author="Regina Casanova" w:date="2018-06-21T21:19:00Z">
        <w:r w:rsidR="001272F0">
          <w:t>ón presentada.</w:t>
        </w:r>
      </w:ins>
      <w:ins w:id="2793" w:author="Regina Casanova" w:date="2018-06-21T21:20:00Z">
        <w:r w:rsidR="001272F0">
          <w:t xml:space="preserve"> La idea de un </w:t>
        </w:r>
      </w:ins>
      <w:ins w:id="2794" w:author="Regina Casanova" w:date="2018-06-21T21:21:00Z">
        <w:r w:rsidR="001272F0">
          <w:t xml:space="preserve">sistema centralizado les </w:t>
        </w:r>
      </w:ins>
      <w:ins w:id="2795" w:author="Regina Casanova" w:date="2018-06-21T21:25:00Z">
        <w:r w:rsidR="001272F0">
          <w:t>pareció</w:t>
        </w:r>
      </w:ins>
      <w:ins w:id="2796" w:author="Regina Casanova" w:date="2018-06-21T21:21:00Z">
        <w:r w:rsidR="001272F0">
          <w:t xml:space="preserve"> atractiva y tuvieron comentarios positivos </w:t>
        </w:r>
        <w:r w:rsidR="00487969">
          <w:t>acerca del prototipo presentado</w:t>
        </w:r>
      </w:ins>
      <w:ins w:id="2797" w:author="Regina Casanova" w:date="2018-06-21T21:37:00Z">
        <w:r w:rsidR="00487969">
          <w:t>. P</w:t>
        </w:r>
      </w:ins>
      <w:ins w:id="2798" w:author="Regina Casanova" w:date="2018-06-21T21:21:00Z">
        <w:r w:rsidR="001272F0">
          <w:t>resentaron algunos inconvenientes en la ubicació</w:t>
        </w:r>
      </w:ins>
      <w:ins w:id="2799" w:author="Regina Casanova" w:date="2018-06-21T21:22:00Z">
        <w:r w:rsidR="001272F0">
          <w:t>n</w:t>
        </w:r>
      </w:ins>
      <w:ins w:id="2800" w:author="Regina Casanova" w:date="2018-06-21T21:21:00Z">
        <w:r w:rsidR="001272F0">
          <w:t xml:space="preserve"> de c</w:t>
        </w:r>
        <w:r w:rsidR="00487969">
          <w:t xml:space="preserve">iertos elementos en el paso de </w:t>
        </w:r>
      </w:ins>
      <w:ins w:id="2801" w:author="Regina Casanova" w:date="2018-06-21T21:37:00Z">
        <w:r w:rsidR="00487969">
          <w:t>“C</w:t>
        </w:r>
      </w:ins>
      <w:ins w:id="2802" w:author="Regina Casanova" w:date="2018-06-21T21:21:00Z">
        <w:r w:rsidR="001272F0">
          <w:t>ontacto</w:t>
        </w:r>
      </w:ins>
      <w:ins w:id="2803" w:author="Regina Casanova" w:date="2018-06-21T21:37:00Z">
        <w:r w:rsidR="00487969">
          <w:t>”</w:t>
        </w:r>
      </w:ins>
      <w:ins w:id="2804" w:author="Regina Casanova" w:date="2018-06-21T21:21:00Z">
        <w:r w:rsidR="001272F0">
          <w:t xml:space="preserve"> del ciudadano solicitante </w:t>
        </w:r>
      </w:ins>
      <w:ins w:id="2805" w:author="Regina Casanova" w:date="2018-06-21T21:33:00Z">
        <w:r w:rsidR="00B11AB1">
          <w:t>y con algunos links que se encontraban mal colocados</w:t>
        </w:r>
      </w:ins>
      <w:ins w:id="2806" w:author="Regina Casanova" w:date="2018-06-21T21:37:00Z">
        <w:r w:rsidR="00487969">
          <w:t xml:space="preserve"> que fueron solucionados en la siguiente iteración.</w:t>
        </w:r>
      </w:ins>
      <w:ins w:id="2807" w:author="Regina Casanova" w:date="2018-06-21T21:33:00Z">
        <w:r w:rsidR="00487969">
          <w:t xml:space="preserve"> </w:t>
        </w:r>
      </w:ins>
      <w:ins w:id="2808" w:author="Regina Casanova" w:date="2018-06-21T21:37:00Z">
        <w:r w:rsidR="00487969">
          <w:t>S</w:t>
        </w:r>
      </w:ins>
      <w:ins w:id="2809" w:author="Regina Casanova" w:date="2018-06-21T21:33:00Z">
        <w:r w:rsidR="00B11AB1">
          <w:t>ugirieron pequeños cambios de texto</w:t>
        </w:r>
      </w:ins>
      <w:ins w:id="2810" w:author="Regina Casanova" w:date="2018-06-21T21:37:00Z">
        <w:r w:rsidR="00487969">
          <w:t>s</w:t>
        </w:r>
      </w:ins>
      <w:ins w:id="2811" w:author="Regina Casanova" w:date="2018-06-21T21:33:00Z">
        <w:r w:rsidR="00B11AB1">
          <w:t xml:space="preserve"> en el formulario para que fuera m</w:t>
        </w:r>
      </w:ins>
      <w:ins w:id="2812" w:author="Regina Casanova" w:date="2018-06-21T21:34:00Z">
        <w:r w:rsidR="00B11AB1">
          <w:t>ás comprensible.</w:t>
        </w:r>
      </w:ins>
      <w:ins w:id="2813" w:author="Regina Casanova" w:date="2018-06-21T21:22:00Z">
        <w:r w:rsidR="00B11AB1">
          <w:t xml:space="preserve"> </w:t>
        </w:r>
      </w:ins>
      <w:ins w:id="2814" w:author="Regina Casanova" w:date="2018-06-21T21:34:00Z">
        <w:r w:rsidR="00B11AB1">
          <w:t>U</w:t>
        </w:r>
      </w:ins>
      <w:ins w:id="2815" w:author="Regina Casanova" w:date="2018-06-21T21:22:00Z">
        <w:r w:rsidR="001272F0">
          <w:t>n gestor propuso el estado de “No Solucionable” para poder clasificar reclamos que no depende</w:t>
        </w:r>
      </w:ins>
      <w:ins w:id="2816" w:author="Regina Casanova" w:date="2018-06-21T21:38:00Z">
        <w:r w:rsidR="00487969">
          <w:t>n enteramente</w:t>
        </w:r>
      </w:ins>
      <w:ins w:id="2817" w:author="Regina Casanova" w:date="2018-06-21T21:22:00Z">
        <w:r w:rsidR="001272F0">
          <w:t xml:space="preserve"> de la jurisdicci</w:t>
        </w:r>
      </w:ins>
      <w:ins w:id="2818" w:author="Regina Casanova" w:date="2018-06-21T21:23:00Z">
        <w:r w:rsidR="001272F0">
          <w:t>ón de la I</w:t>
        </w:r>
        <w:r w:rsidR="00487969">
          <w:t>PRESS</w:t>
        </w:r>
      </w:ins>
      <w:ins w:id="2819" w:author="Regina Casanova" w:date="2018-06-21T21:38:00Z">
        <w:r w:rsidR="00487969">
          <w:t>.</w:t>
        </w:r>
      </w:ins>
      <w:ins w:id="2820" w:author="Regina Casanova" w:date="2018-06-21T21:23:00Z">
        <w:r w:rsidR="00487969">
          <w:t xml:space="preserve"> </w:t>
        </w:r>
      </w:ins>
      <w:ins w:id="2821" w:author="Regina Casanova" w:date="2018-06-21T21:38:00Z">
        <w:r w:rsidR="00487969">
          <w:t>L</w:t>
        </w:r>
      </w:ins>
      <w:ins w:id="2822" w:author="Regina Casanova" w:date="2018-06-21T21:23:00Z">
        <w:r w:rsidR="001272F0">
          <w:t xml:space="preserve">a semaforización de los reclamos les </w:t>
        </w:r>
      </w:ins>
      <w:ins w:id="2823" w:author="Regina Casanova" w:date="2018-06-21T21:24:00Z">
        <w:r w:rsidR="001272F0">
          <w:t>pareció</w:t>
        </w:r>
      </w:ins>
      <w:ins w:id="2824" w:author="Regina Casanova" w:date="2018-06-21T21:23:00Z">
        <w:r w:rsidR="001272F0">
          <w:t xml:space="preserve"> conveniente y comentaron que, aunque les es de gran utilidad el poder ver el historial del ciudadano solicitante, va a necesitar capacitaci</w:t>
        </w:r>
      </w:ins>
      <w:ins w:id="2825" w:author="Regina Casanova" w:date="2018-06-21T21:24:00Z">
        <w:r w:rsidR="001272F0">
          <w:t>ón para que el personal de la PAUS pueda manejarlo de forma conveniente.</w:t>
        </w:r>
      </w:ins>
      <w:ins w:id="2826" w:author="Regina Casanova" w:date="2018-06-21T21:28:00Z">
        <w:r w:rsidR="001272F0">
          <w:t xml:space="preserve"> Como observaciones hacia la herramienta, mencionaron que </w:t>
        </w:r>
      </w:ins>
      <w:ins w:id="2827" w:author="Regina Casanova" w:date="2018-06-21T21:32:00Z">
        <w:r w:rsidR="00B11AB1">
          <w:t>debería</w:t>
        </w:r>
      </w:ins>
      <w:ins w:id="2828" w:author="Regina Casanova" w:date="2018-06-21T21:28:00Z">
        <w:r w:rsidR="001272F0">
          <w:t xml:space="preserve"> </w:t>
        </w:r>
        <w:r w:rsidR="00487969">
          <w:t xml:space="preserve">diferenciarse </w:t>
        </w:r>
      </w:ins>
      <w:ins w:id="2829" w:author="Regina Casanova" w:date="2018-06-21T21:38:00Z">
        <w:r w:rsidR="00487969">
          <w:t>los</w:t>
        </w:r>
      </w:ins>
      <w:ins w:id="2830" w:author="Regina Casanova" w:date="2018-06-21T21:28:00Z">
        <w:r w:rsidR="00B11AB1">
          <w:t xml:space="preserve"> link de entrada para los distintos tipos de usuarios, solo hubo un </w:t>
        </w:r>
        <w:r w:rsidR="00B11AB1">
          <w:lastRenderedPageBreak/>
          <w:t xml:space="preserve">caso en que se encontraba a favor de poder presentar solicitudes de manera </w:t>
        </w:r>
      </w:ins>
      <w:ins w:id="2831" w:author="Regina Casanova" w:date="2018-06-21T21:29:00Z">
        <w:r w:rsidR="00B11AB1">
          <w:t>anónima</w:t>
        </w:r>
      </w:ins>
      <w:ins w:id="2832" w:author="Regina Casanova" w:date="2018-06-21T21:28:00Z">
        <w:r w:rsidR="00B11AB1">
          <w:t xml:space="preserve"> </w:t>
        </w:r>
      </w:ins>
      <w:ins w:id="2833" w:author="Regina Casanova" w:date="2018-06-21T21:29:00Z">
        <w:r w:rsidR="00B11AB1">
          <w:t>y no se encontraba tan conforme con la identificaci</w:t>
        </w:r>
      </w:ins>
      <w:ins w:id="2834"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2835" w:author="Regina Casanova" w:date="2018-06-21T21:39:00Z">
        <w:r w:rsidR="00FB6BB3">
          <w:t>Una vez comprendido dicho estado, sugirieron la opción de derivación hacia el establecimiento adecuado.</w:t>
        </w:r>
      </w:ins>
    </w:p>
    <w:p w14:paraId="5FF061C9" w14:textId="459A6442" w:rsidR="006B6B9E" w:rsidRDefault="006B6B9E">
      <w:pPr>
        <w:pStyle w:val="Cita"/>
        <w:rPr>
          <w:ins w:id="2836" w:author="Regina Casanova" w:date="2018-06-25T16:47:00Z"/>
        </w:rPr>
        <w:pPrChange w:id="2837" w:author="Regina Casanova" w:date="2018-06-25T16:21:00Z">
          <w:pPr>
            <w:pStyle w:val="Texto"/>
          </w:pPr>
        </w:pPrChange>
      </w:pPr>
      <w:ins w:id="2838" w:author="Regina Casanova" w:date="2018-06-25T16:21:00Z">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ins>
    </w:p>
    <w:p w14:paraId="206DF457" w14:textId="5B530021" w:rsidR="00EE36D6" w:rsidRPr="00EE36D6" w:rsidRDefault="00EE36D6">
      <w:pPr>
        <w:pStyle w:val="Cita"/>
        <w:rPr>
          <w:ins w:id="2839" w:author="Regina Casanova" w:date="2018-06-25T15:16:00Z"/>
        </w:rPr>
        <w:pPrChange w:id="2840" w:author="Regina Casanova" w:date="2018-06-25T16:47:00Z">
          <w:pPr>
            <w:pStyle w:val="Texto"/>
          </w:pPr>
        </w:pPrChange>
      </w:pPr>
      <w:ins w:id="2841" w:author="Regina Casanova" w:date="2018-06-25T16:47:00Z">
        <w:r w:rsidRPr="00EE36D6">
          <w:t xml:space="preserve">"Esto también </w:t>
        </w:r>
        <w:del w:id="2842" w:author="Luis Fernando Llanos Zavalaga" w:date="2018-07-10T16:14:00Z">
          <w:r w:rsidRPr="00EE36D6" w:rsidDel="006B071F">
            <w:delText>esta</w:delText>
          </w:r>
        </w:del>
      </w:ins>
      <w:ins w:id="2843" w:author="Luis Fernando Llanos Zavalaga" w:date="2018-07-10T16:14:00Z">
        <w:r w:rsidR="006B071F" w:rsidRPr="00EE36D6">
          <w:t>está</w:t>
        </w:r>
      </w:ins>
      <w:ins w:id="2844" w:author="Regina Casanova" w:date="2018-06-25T16:47:00Z">
        <w:r w:rsidRPr="00EE36D6">
          <w:t xml:space="preserve"> interesante, porque </w:t>
        </w:r>
      </w:ins>
      <w:ins w:id="2845" w:author="Regina Casanova" w:date="2018-06-25T16:48:00Z">
        <w:r w:rsidRPr="00EE36D6">
          <w:t>últimamente</w:t>
        </w:r>
      </w:ins>
      <w:ins w:id="2846" w:author="Regina Casanova" w:date="2018-06-25T16:47:00Z">
        <w:r w:rsidRPr="00EE36D6">
          <w:t xml:space="preserve"> </w:t>
        </w:r>
      </w:ins>
      <w:ins w:id="2847" w:author="Regina Casanova" w:date="2018-06-25T16:48:00Z">
        <w:r w:rsidRPr="00EE36D6">
          <w:t>están</w:t>
        </w:r>
      </w:ins>
      <w:ins w:id="2848" w:author="Regina Casanova" w:date="2018-06-25T16:47:00Z">
        <w:r w:rsidRPr="00EE36D6">
          <w:t xml:space="preserve"> exigiendo que tiene que llegarte una respuesta en cambio antes era una respuesta verbal, ahora es por escrito y detallado como esta </w:t>
        </w:r>
      </w:ins>
      <w:ins w:id="2849" w:author="Regina Casanova" w:date="2018-06-25T16:48:00Z">
        <w:r w:rsidRPr="00EE36D6">
          <w:t>acá</w:t>
        </w:r>
      </w:ins>
      <w:ins w:id="2850" w:author="Regina Casanova" w:date="2018-06-25T16:47:00Z">
        <w:r w:rsidRPr="00EE36D6">
          <w:t xml:space="preserve">, con fecha y lo que se </w:t>
        </w:r>
      </w:ins>
      <w:ins w:id="2851" w:author="Regina Casanova" w:date="2018-06-25T16:48:00Z">
        <w:r w:rsidRPr="00EE36D6">
          <w:t>realizó</w:t>
        </w:r>
      </w:ins>
      <w:ins w:id="2852" w:author="Regina Casanova" w:date="2018-06-25T16:47:00Z">
        <w:r w:rsidRPr="00EE36D6">
          <w:t>"</w:t>
        </w:r>
      </w:ins>
    </w:p>
    <w:p w14:paraId="4C47D3EB" w14:textId="2831FAC4" w:rsidR="00DE3DBA" w:rsidRDefault="003B1064" w:rsidP="00842BF2">
      <w:pPr>
        <w:pStyle w:val="Texto"/>
        <w:rPr>
          <w:ins w:id="2853" w:author="Regina Casanova" w:date="2018-06-25T17:02:00Z"/>
        </w:rPr>
      </w:pPr>
      <w:ins w:id="2854" w:author="Regina Casanova" w:date="2018-06-22T10:50:00Z">
        <w:r>
          <w:t xml:space="preserve">En las pruebas de los ciudadanos </w:t>
        </w:r>
      </w:ins>
      <w:ins w:id="2855" w:author="Regina Casanova" w:date="2018-06-22T10:51:00Z">
        <w:r>
          <w:t>se vio que no tuvieron dificultades con interactuar con el prototipo</w:t>
        </w:r>
      </w:ins>
      <w:ins w:id="2856" w:author="Regina Casanova" w:date="2018-06-22T10:52:00Z">
        <w:r>
          <w:t>.</w:t>
        </w:r>
      </w:ins>
      <w:ins w:id="2857" w:author="Regina Casanova" w:date="2018-06-22T10:51:00Z">
        <w:r>
          <w:t xml:space="preserve"> </w:t>
        </w:r>
      </w:ins>
      <w:ins w:id="2858" w:author="Regina Casanova" w:date="2018-06-22T10:52:00Z">
        <w:r>
          <w:t>H</w:t>
        </w:r>
      </w:ins>
      <w:ins w:id="2859" w:author="Regina Casanova" w:date="2018-06-22T10:51:00Z">
        <w:r>
          <w:t xml:space="preserve">ubieron algunos comentarios sobre algunos textos </w:t>
        </w:r>
      </w:ins>
      <w:ins w:id="2860" w:author="Regina Casanova" w:date="2018-06-22T10:52:00Z">
        <w:r>
          <w:t>en donde</w:t>
        </w:r>
      </w:ins>
      <w:ins w:id="2861" w:author="Regina Casanova" w:date="2018-06-22T10:51:00Z">
        <w:r>
          <w:t xml:space="preserve"> no se comprendía sobre </w:t>
        </w:r>
      </w:ins>
      <w:ins w:id="2862" w:author="Regina Casanova" w:date="2018-06-22T10:52:00Z">
        <w:r>
          <w:t>qué</w:t>
        </w:r>
      </w:ins>
      <w:ins w:id="2863" w:author="Regina Casanova" w:date="2018-06-22T10:51:00Z">
        <w:r>
          <w:t xml:space="preserve"> se </w:t>
        </w:r>
      </w:ins>
      <w:ins w:id="2864" w:author="Regina Casanova" w:date="2018-06-25T16:40:00Z">
        <w:r w:rsidR="00EE36D6">
          <w:t>referían</w:t>
        </w:r>
      </w:ins>
      <w:ins w:id="2865" w:author="Regina Casanova" w:date="2018-06-22T10:51:00Z">
        <w:r>
          <w:t xml:space="preserve">, estos comentarios ayudaron </w:t>
        </w:r>
      </w:ins>
      <w:ins w:id="2866" w:author="Regina Casanova" w:date="2018-06-22T10:52:00Z">
        <w:r>
          <w:t>para poder hacerlos más específicos y evitar inconvenientes</w:t>
        </w:r>
      </w:ins>
      <w:ins w:id="2867" w:author="Regina Casanova" w:date="2018-06-22T10:53:00Z">
        <w:r>
          <w:t xml:space="preserve"> luego de la primera iteración</w:t>
        </w:r>
      </w:ins>
      <w:ins w:id="2868" w:author="Regina Casanova" w:date="2018-06-22T10:52:00Z">
        <w:r>
          <w:t xml:space="preserve">. Dichos textos se </w:t>
        </w:r>
      </w:ins>
      <w:ins w:id="2869" w:author="Regina Casanova" w:date="2018-06-22T10:53:00Z">
        <w:r>
          <w:t>referían</w:t>
        </w:r>
      </w:ins>
      <w:ins w:id="2870" w:author="Regina Casanova" w:date="2018-06-22T10:52:00Z">
        <w:r>
          <w:t xml:space="preserve"> </w:t>
        </w:r>
      </w:ins>
      <w:ins w:id="2871" w:author="Regina Casanova" w:date="2018-06-22T10:53:00Z">
        <w:r>
          <w:t>mayormente al primer paso para presentar una solicitud en donde se pedía que buscaran cual era la IPRESS donde había ocurrido el problema.</w:t>
        </w:r>
      </w:ins>
      <w:ins w:id="2872" w:author="Regina Casanova" w:date="2018-06-22T10:54:00Z">
        <w:r>
          <w:t xml:space="preserve"> Acerca de las tareas, los ciudadanos no tuvieron problemas en realizarlas correctamente ni tampoco sugirieron cambios en el flujo planteado por el investigador. Los ciudadanos mencionaron que, aunque les </w:t>
        </w:r>
      </w:ins>
      <w:ins w:id="2873" w:author="Regina Casanova" w:date="2018-06-22T10:55:00Z">
        <w:r>
          <w:t>parecía</w:t>
        </w:r>
      </w:ins>
      <w:ins w:id="2874" w:author="Regina Casanova" w:date="2018-06-22T10:54:00Z">
        <w:r>
          <w:t xml:space="preserve"> </w:t>
        </w:r>
      </w:ins>
      <w:ins w:id="2875" w:author="Regina Casanova" w:date="2018-06-22T10:55:00Z">
        <w:r>
          <w:t xml:space="preserve">bien que no solo pudieran colocar reclamos sino también consultas y sugerencias, seria mejor </w:t>
        </w:r>
        <w:r>
          <w:lastRenderedPageBreak/>
          <w:t xml:space="preserve">implementar las consultas como un chat </w:t>
        </w:r>
      </w:ins>
      <w:ins w:id="2876" w:author="Regina Casanova" w:date="2018-06-22T10:56:00Z">
        <w:r>
          <w:t>automático</w:t>
        </w:r>
      </w:ins>
      <w:ins w:id="2877" w:author="Regina Casanova" w:date="2018-06-22T10:55:00Z">
        <w:r>
          <w:t xml:space="preserve"> en donde iban a poder resolver sus consultas de manera </w:t>
        </w:r>
      </w:ins>
      <w:ins w:id="2878" w:author="Regina Casanova" w:date="2018-06-22T10:56:00Z">
        <w:r>
          <w:t>rápida</w:t>
        </w:r>
      </w:ins>
      <w:ins w:id="2879" w:author="Regina Casanova" w:date="2018-06-22T10:55:00Z">
        <w:r>
          <w:t xml:space="preserve"> </w:t>
        </w:r>
      </w:ins>
      <w:ins w:id="2880" w:author="Regina Casanova" w:date="2018-06-22T10:56:00Z">
        <w:r>
          <w:t>y sin mucha formalidad. A su vez, sugirieron algunos cambios para el men</w:t>
        </w:r>
      </w:ins>
      <w:ins w:id="2881" w:author="Regina Casanova" w:date="2018-06-22T10:57:00Z">
        <w:r>
          <w:t xml:space="preserve">ú lateral para poder ubicar de manera más eficiente las opciones. </w:t>
        </w:r>
      </w:ins>
      <w:ins w:id="2882" w:author="Regina Casanova" w:date="2018-06-22T10:58:00Z">
        <w:r>
          <w:t>También</w:t>
        </w:r>
      </w:ins>
      <w:ins w:id="2883" w:author="Regina Casanova" w:date="2018-06-22T10:57:00Z">
        <w:r>
          <w:t xml:space="preserve"> dijeron que incluir un tutorial que explicara la diferencia entre tipos de solicitudes</w:t>
        </w:r>
      </w:ins>
      <w:ins w:id="2884" w:author="Regina Casanova" w:date="2018-06-22T10:59:00Z">
        <w:r>
          <w:t>, como estructurar una solicitud (específicamente, que datos son los necesarios para que se considere valida su solicitud)</w:t>
        </w:r>
      </w:ins>
      <w:ins w:id="2885" w:author="Regina Casanova" w:date="2018-06-22T10:57:00Z">
        <w:r>
          <w:t xml:space="preserve"> y</w:t>
        </w:r>
        <w:r w:rsidR="00173C5D">
          <w:t xml:space="preserve"> mostrar paso a paso </w:t>
        </w:r>
      </w:ins>
      <w:ins w:id="2886" w:author="Regina Casanova" w:date="2018-06-22T11:06:00Z">
        <w:r w:rsidR="00173C5D">
          <w:t>cómo</w:t>
        </w:r>
      </w:ins>
      <w:ins w:id="2887" w:author="Regina Casanova" w:date="2018-06-22T10:57:00Z">
        <w:r w:rsidR="00173C5D">
          <w:t xml:space="preserve"> </w:t>
        </w:r>
      </w:ins>
      <w:ins w:id="2888" w:author="Regina Casanova" w:date="2018-06-22T11:05:00Z">
        <w:r w:rsidR="00173C5D">
          <w:t>funciona el software.</w:t>
        </w:r>
      </w:ins>
      <w:ins w:id="2889" w:author="Regina Casanova" w:date="2018-06-22T11:06:00Z">
        <w:r w:rsidR="00173C5D">
          <w:t xml:space="preserve"> Acerca de las estadísticas dijeron que les parecían útiles pero que quisieran ver con más detalle cuales eran los filtros que se estaban colocando. </w:t>
        </w:r>
      </w:ins>
      <w:ins w:id="2890" w:author="Regina Casanova" w:date="2018-06-22T11:08:00Z">
        <w:r w:rsidR="00173C5D">
          <w:t xml:space="preserve">Resaltaron que esta herramienta serviría para mantener una comunicación más fluida con su establecimiento de salud pero seguían presentando temor a que los directivos de IPRESS no revisaran dicho software y ellos coloquen sus solicitudes en vano. </w:t>
        </w:r>
      </w:ins>
      <w:ins w:id="2891" w:author="Regina Casanova" w:date="2018-06-22T11:10:00Z">
        <w:r w:rsidR="00173C5D">
          <w:t xml:space="preserve">Mencionaron algunos problemas del prototipo que no </w:t>
        </w:r>
      </w:ins>
      <w:ins w:id="2892" w:author="Regina Casanova" w:date="2018-06-22T11:11:00Z">
        <w:r w:rsidR="00173C5D">
          <w:t>podían</w:t>
        </w:r>
      </w:ins>
      <w:ins w:id="2893" w:author="Regina Casanova" w:date="2018-06-22T11:10:00Z">
        <w:r w:rsidR="00173C5D">
          <w:t xml:space="preserve"> </w:t>
        </w:r>
      </w:ins>
      <w:ins w:id="2894" w:author="Regina Casanova" w:date="2018-06-22T11:11:00Z">
        <w:r w:rsidR="00173C5D">
          <w:t xml:space="preserve">ser subsanados ya que eran una función propia del software con el que fue diseñado, de ser implementado el software no se </w:t>
        </w:r>
      </w:ins>
      <w:ins w:id="2895" w:author="Regina Casanova" w:date="2018-06-22T11:12:00Z">
        <w:r w:rsidR="00173C5D">
          <w:t>presentarían</w:t>
        </w:r>
      </w:ins>
      <w:ins w:id="2896" w:author="Regina Casanova" w:date="2018-06-22T11:11:00Z">
        <w:r w:rsidR="00173C5D">
          <w:t xml:space="preserve"> </w:t>
        </w:r>
      </w:ins>
      <w:ins w:id="2897" w:author="Regina Casanova" w:date="2018-06-22T11:12:00Z">
        <w:r w:rsidR="00173C5D">
          <w:t xml:space="preserve">dichos inconvenientes. Hubo un ciudadano que menciono que los colores de la semaforización se entendían a que era un color por estado del reclamo y no por tiempo en que debería ser resuelto. Esta observación no la tuvieron </w:t>
        </w:r>
      </w:ins>
      <w:ins w:id="2898" w:author="Regina Casanova" w:date="2018-06-22T11:13:00Z">
        <w:r w:rsidR="00173C5D">
          <w:t>ningún</w:t>
        </w:r>
      </w:ins>
      <w:ins w:id="2899" w:author="Regina Casanova" w:date="2018-06-22T11:12:00Z">
        <w:r w:rsidR="00173C5D">
          <w:t xml:space="preserve"> </w:t>
        </w:r>
      </w:ins>
      <w:ins w:id="2900" w:author="Regina Casanova" w:date="2018-06-22T11:13:00Z">
        <w:r w:rsidR="00173C5D">
          <w:t>otro ciudadano por lo cual se continuo con la semaforización original luego de la primera iteración. Además</w:t>
        </w:r>
      </w:ins>
      <w:ins w:id="2901" w:author="Regina Casanova" w:date="2018-06-22T11:14:00Z">
        <w:r w:rsidR="00173C5D">
          <w:t>, otro ciudadano</w:t>
        </w:r>
      </w:ins>
      <w:ins w:id="2902" w:author="Regina Casanova" w:date="2018-06-22T11:13:00Z">
        <w:r w:rsidR="00173C5D">
          <w:t xml:space="preserve"> dij</w:t>
        </w:r>
      </w:ins>
      <w:ins w:id="2903" w:author="Regina Casanova" w:date="2018-06-22T11:14:00Z">
        <w:r w:rsidR="00173C5D">
          <w:t>o</w:t>
        </w:r>
      </w:ins>
      <w:ins w:id="2904" w:author="Regina Casanova" w:date="2018-06-22T11:13:00Z">
        <w:r w:rsidR="00173C5D">
          <w:t xml:space="preserve"> que </w:t>
        </w:r>
      </w:ins>
      <w:ins w:id="2905" w:author="Regina Casanova" w:date="2018-06-22T11:14:00Z">
        <w:r w:rsidR="00173C5D">
          <w:t>sería</w:t>
        </w:r>
      </w:ins>
      <w:ins w:id="2906" w:author="Regina Casanova" w:date="2018-06-22T11:13:00Z">
        <w:r w:rsidR="00173C5D">
          <w:t xml:space="preserve"> bueno poder colocar un </w:t>
        </w:r>
      </w:ins>
      <w:ins w:id="2907" w:author="Regina Casanova" w:date="2018-06-22T11:14:00Z">
        <w:r w:rsidR="00173C5D">
          <w:t>reclamo por una persona desconocida lo cual no fue posible diseñar ya que la normativa no permite esto. Mencionaron que la tipificaci</w:t>
        </w:r>
      </w:ins>
      <w:ins w:id="2908" w:author="Regina Casanova" w:date="2018-06-22T11:15:00Z">
        <w:r w:rsidR="00173C5D">
          <w:t xml:space="preserve">ón de los reclamos era muy útil para poder ver las estadísticas de manera más entendible y </w:t>
        </w:r>
        <w:r w:rsidR="00FD5613">
          <w:t xml:space="preserve">rápida, pero resaltaron que en caso fuera implementado el software, la lista de establecimientos de salud para escoger en el primer paso </w:t>
        </w:r>
      </w:ins>
      <w:ins w:id="2909" w:author="Regina Casanova" w:date="2018-06-22T11:16:00Z">
        <w:r w:rsidR="00FD5613">
          <w:t>sería</w:t>
        </w:r>
      </w:ins>
      <w:ins w:id="2910" w:author="Regina Casanova" w:date="2018-06-22T11:15:00Z">
        <w:r w:rsidR="00FD5613">
          <w:t xml:space="preserve"> </w:t>
        </w:r>
        <w:r w:rsidR="00FD5613">
          <w:lastRenderedPageBreak/>
          <w:t xml:space="preserve">extremadamente larga y que se necesita una mejor manera </w:t>
        </w:r>
      </w:ins>
      <w:ins w:id="2911" w:author="Regina Casanova" w:date="2018-06-22T11:16:00Z">
        <w:r w:rsidR="00FD5613">
          <w:t>de realizar la búsqueda del establecimiento.</w:t>
        </w:r>
      </w:ins>
    </w:p>
    <w:p w14:paraId="547D5D37" w14:textId="632D6E77" w:rsidR="003E5061" w:rsidRDefault="003E5061">
      <w:pPr>
        <w:pStyle w:val="Cita"/>
        <w:rPr>
          <w:ins w:id="2912" w:author="Regina Casanova" w:date="2018-06-25T17:02:00Z"/>
        </w:rPr>
        <w:pPrChange w:id="2913" w:author="Regina Casanova" w:date="2018-06-25T17:02:00Z">
          <w:pPr>
            <w:pStyle w:val="Texto"/>
          </w:pPr>
        </w:pPrChange>
      </w:pPr>
      <w:ins w:id="2914" w:author="Regina Casanova" w:date="2018-06-25T17:02:00Z">
        <w:r w:rsidRPr="003E5061">
          <w:t>"Quizás si aquí aparecería un muñequito que me diga cuando pongo una queja o cuando pongo un reclamo o cuando una felicitación. Si soy una persona nueva, sería bueno que hubiera algo que me explicara para no poner cualquier cosa tampoco"</w:t>
        </w:r>
      </w:ins>
    </w:p>
    <w:p w14:paraId="6B146958" w14:textId="4700B6CB" w:rsidR="00556845" w:rsidRPr="00556845" w:rsidRDefault="00556845">
      <w:pPr>
        <w:pStyle w:val="Cita"/>
        <w:rPr>
          <w:ins w:id="2915" w:author="Regina Casanova" w:date="2018-06-20T17:07:00Z"/>
        </w:rPr>
        <w:pPrChange w:id="2916" w:author="Regina Casanova" w:date="2018-06-25T17:05:00Z">
          <w:pPr>
            <w:pStyle w:val="Texto"/>
          </w:pPr>
        </w:pPrChange>
      </w:pPr>
      <w:ins w:id="2917" w:author="Regina Casanova" w:date="2018-06-25T17:03:00Z">
        <w:r>
          <w:t xml:space="preserve">“Las consultas </w:t>
        </w:r>
      </w:ins>
      <w:ins w:id="2918" w:author="Regina Casanova" w:date="2018-06-25T17:05:00Z">
        <w:r>
          <w:t>deberían</w:t>
        </w:r>
      </w:ins>
      <w:ins w:id="2919" w:author="Regina Casanova" w:date="2018-06-25T17:03:00Z">
        <w:r>
          <w:t xml:space="preserve"> ser manejadas por un chat, porque si yo estoy apurada y deseo saber </w:t>
        </w:r>
      </w:ins>
      <w:ins w:id="2920" w:author="Regina Casanova" w:date="2018-06-25T17:05:00Z">
        <w:r>
          <w:t>dónde</w:t>
        </w:r>
      </w:ins>
      <w:ins w:id="2921" w:author="Regina Casanova" w:date="2018-06-25T17:03:00Z">
        <w:r>
          <w:t xml:space="preserve"> </w:t>
        </w:r>
      </w:ins>
      <w:ins w:id="2922" w:author="Regina Casanova" w:date="2018-06-25T17:05:00Z">
        <w:r>
          <w:t>está</w:t>
        </w:r>
      </w:ins>
      <w:ins w:id="2923" w:author="Regina Casanova" w:date="2018-06-25T17:03:00Z">
        <w:r>
          <w:t xml:space="preserve"> el consultorio</w:t>
        </w:r>
      </w:ins>
      <w:ins w:id="2924" w:author="Regina Casanova" w:date="2018-06-25T17:04:00Z">
        <w:r>
          <w:t xml:space="preserve">, hasta que me respondan ya lo </w:t>
        </w:r>
      </w:ins>
      <w:ins w:id="2925" w:author="Regina Casanova" w:date="2018-06-25T17:05:00Z">
        <w:r>
          <w:t>habré</w:t>
        </w:r>
      </w:ins>
      <w:ins w:id="2926" w:author="Regina Casanova" w:date="2018-06-25T17:04:00Z">
        <w:r>
          <w:t xml:space="preserve"> encontrado, me </w:t>
        </w:r>
      </w:ins>
      <w:ins w:id="2927" w:author="Regina Casanova" w:date="2018-06-25T17:05:00Z">
        <w:r>
          <w:t>habré</w:t>
        </w:r>
      </w:ins>
      <w:ins w:id="2928" w:author="Regina Casanova" w:date="2018-06-25T17:04:00Z">
        <w:r>
          <w:t xml:space="preserve"> hecho amiga de quien me atiende e </w:t>
        </w:r>
      </w:ins>
      <w:ins w:id="2929" w:author="Regina Casanova" w:date="2018-06-25T17:05:00Z">
        <w:r>
          <w:t>iría</w:t>
        </w:r>
      </w:ins>
      <w:ins w:id="2930" w:author="Regina Casanova" w:date="2018-06-25T17:04:00Z">
        <w:r>
          <w:t xml:space="preserve"> por mi 5ta consulta. </w:t>
        </w:r>
      </w:ins>
      <w:ins w:id="2931" w:author="Regina Casanova" w:date="2018-06-25T17:05:00Z">
        <w:r>
          <w:t>Debería</w:t>
        </w:r>
      </w:ins>
      <w:ins w:id="2932" w:author="Regina Casanova" w:date="2018-06-25T17:04:00Z">
        <w:r>
          <w:t xml:space="preserve"> ser manejado por un chat interno, para reclamos </w:t>
        </w:r>
      </w:ins>
      <w:ins w:id="2933" w:author="Regina Casanova" w:date="2018-06-25T17:05:00Z">
        <w:r>
          <w:t>está</w:t>
        </w:r>
      </w:ins>
      <w:ins w:id="2934" w:author="Regina Casanova" w:date="2018-06-25T17:04:00Z">
        <w:r>
          <w:t xml:space="preserve"> bien los 5 pasos”</w:t>
        </w:r>
      </w:ins>
    </w:p>
    <w:p w14:paraId="08009837" w14:textId="1E64D9BF"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del w:id="2935" w:author="Regina Casanova" w:date="2018-06-18T17:53:00Z">
        <w:r w:rsidR="00AC1607" w:rsidRPr="00BA156B" w:rsidDel="00E94926">
          <w:delText>sistema</w:delText>
        </w:r>
      </w:del>
      <w:ins w:id="2936"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del w:id="2937" w:author="Regina Casanova" w:date="2018-06-18T23:52:00Z">
        <w:r w:rsidR="00814F75" w:rsidRPr="00BA156B" w:rsidDel="00EF41F7">
          <w:delText xml:space="preserve">en </w:delText>
        </w:r>
      </w:del>
      <w:r w:rsidR="00814F75" w:rsidRPr="00BA156B">
        <w:t xml:space="preserve">el </w:t>
      </w:r>
      <w:del w:id="2938" w:author="Regina Casanova" w:date="2018-06-18T17:53:00Z">
        <w:r w:rsidR="00814F75" w:rsidRPr="00BA156B" w:rsidDel="00E94926">
          <w:delText xml:space="preserve">sistema </w:delText>
        </w:r>
      </w:del>
      <w:ins w:id="2939" w:author="Regina Casanova" w:date="2018-06-18T17:53:00Z">
        <w:r w:rsidR="00E94926">
          <w:t>software</w:t>
        </w:r>
      </w:ins>
      <w:ins w:id="2940"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w:t>
      </w:r>
      <w:r w:rsidR="00814F75" w:rsidRPr="00BA156B">
        <w:lastRenderedPageBreak/>
        <w:t>podría mejorarse utilizando diferentes tecnologías para ciertas partes específicas, como la i</w:t>
      </w:r>
      <w:r w:rsidR="00D00DDC">
        <w:t>nclusión de un asistente que guí</w:t>
      </w:r>
      <w:r w:rsidR="00814F75" w:rsidRPr="00BA156B">
        <w:t xml:space="preserve">e a través del </w:t>
      </w:r>
      <w:del w:id="2941" w:author="Regina Casanova" w:date="2018-06-18T17:53:00Z">
        <w:r w:rsidR="00814F75" w:rsidRPr="00BA156B" w:rsidDel="00E94926">
          <w:delText>sistema</w:delText>
        </w:r>
      </w:del>
      <w:ins w:id="2942"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2943" w:name="_Toc511166316"/>
      <w:r w:rsidRPr="00BA156B">
        <w:t>Personal de SUSALUD:</w:t>
      </w:r>
      <w:bookmarkEnd w:id="2943"/>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2944" w:name="_Toc511166317"/>
      <w:r w:rsidRPr="00BA156B">
        <w:t>Gestores de IPRESS:</w:t>
      </w:r>
      <w:bookmarkEnd w:id="2944"/>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w:t>
      </w:r>
      <w:r w:rsidRPr="00BA156B">
        <w:lastRenderedPageBreak/>
        <w:t>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2945" w:name="_Toc511166318"/>
      <w:r w:rsidRPr="00BA156B">
        <w:t>Ciudadanos:</w:t>
      </w:r>
      <w:bookmarkEnd w:id="2945"/>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lastRenderedPageBreak/>
        <w:t xml:space="preserve">Durante las pruebas, la aceptación que se pudo observar sobre el prototipo del </w:t>
      </w:r>
      <w:del w:id="2946" w:author="Regina Casanova" w:date="2018-06-18T17:53:00Z">
        <w:r w:rsidRPr="00BA156B" w:rsidDel="00E94926">
          <w:delText>sistema</w:delText>
        </w:r>
      </w:del>
      <w:ins w:id="2947"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2948" w:author="Regina Casanova" w:date="2018-06-18T17:53:00Z">
        <w:r w:rsidR="00465CE9" w:rsidRPr="00BA156B" w:rsidDel="00E94926">
          <w:delText>sistema</w:delText>
        </w:r>
      </w:del>
      <w:ins w:id="2949"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2950" w:author="Regina Casanova" w:date="2018-06-18T17:53:00Z">
        <w:r w:rsidRPr="00BA156B" w:rsidDel="00E94926">
          <w:delText>sistema</w:delText>
        </w:r>
      </w:del>
      <w:ins w:id="2951"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2952" w:author="Regina Casanova" w:date="2018-06-18T17:53:00Z">
        <w:r w:rsidRPr="00BA156B" w:rsidDel="00E94926">
          <w:delText xml:space="preserve">sistema </w:delText>
        </w:r>
      </w:del>
      <w:ins w:id="2953" w:author="Regina Casanova" w:date="2018-06-18T17:53:00Z">
        <w:r w:rsidR="00E94926">
          <w:t>software</w:t>
        </w:r>
      </w:ins>
      <w:ins w:id="2954" w:author="Regina Casanova" w:date="2018-06-18T17:39:00Z">
        <w:r w:rsidR="00234025">
          <w:t xml:space="preserve"> </w:t>
        </w:r>
      </w:ins>
      <w:r w:rsidRPr="00BA156B">
        <w:t xml:space="preserve">en algo funcional e inclusive algunos ofrecieron sus instalaciones para realizar pruebas piloto. El personal de SUSALUD vio el </w:t>
      </w:r>
      <w:del w:id="2955" w:author="Regina Casanova" w:date="2018-06-18T17:53:00Z">
        <w:r w:rsidRPr="00BA156B" w:rsidDel="00E94926">
          <w:delText xml:space="preserve">sistema </w:delText>
        </w:r>
      </w:del>
      <w:ins w:id="2956" w:author="Regina Casanova" w:date="2018-06-18T17:53:00Z">
        <w:r w:rsidR="00E94926">
          <w:t>software</w:t>
        </w:r>
      </w:ins>
      <w:ins w:id="2957" w:author="Regina Casanova" w:date="2018-06-18T17:39:00Z">
        <w:r w:rsidR="00234025">
          <w:t xml:space="preserve"> </w:t>
        </w:r>
      </w:ins>
      <w:r w:rsidR="00465CE9" w:rsidRPr="00BA156B">
        <w:t>útil,</w:t>
      </w:r>
      <w:r w:rsidR="00616D11" w:rsidRPr="00BA156B">
        <w:t xml:space="preserve"> pero lo compararon con un </w:t>
      </w:r>
      <w:del w:id="2958" w:author="Regina Casanova" w:date="2018-06-18T17:53:00Z">
        <w:r w:rsidR="00616D11" w:rsidRPr="00BA156B" w:rsidDel="00E94926">
          <w:delText xml:space="preserve">sistema </w:delText>
        </w:r>
      </w:del>
      <w:ins w:id="2959" w:author="Regina Casanova" w:date="2018-06-18T17:53:00Z">
        <w:r w:rsidR="00E94926">
          <w:t>software</w:t>
        </w:r>
      </w:ins>
      <w:ins w:id="2960"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2961" w:author="Regina Casanova" w:date="2018-06-18T17:53:00Z">
        <w:r w:rsidR="00465CE9" w:rsidRPr="00BA156B" w:rsidDel="00E94926">
          <w:delText>sistema</w:delText>
        </w:r>
      </w:del>
      <w:ins w:id="2962" w:author="Regina Casanova" w:date="2018-06-18T17:53:00Z">
        <w:r w:rsidR="00E94926">
          <w:t>software</w:t>
        </w:r>
      </w:ins>
      <w:r w:rsidR="00465CE9" w:rsidRPr="00BA156B">
        <w:t>,</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w:t>
      </w:r>
      <w:r w:rsidR="007B2245" w:rsidRPr="00BA156B">
        <w:lastRenderedPageBreak/>
        <w:t>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2963" w:name="_Toc511166319"/>
      <w:r w:rsidRPr="00BA156B">
        <w:lastRenderedPageBreak/>
        <w:t>Discusión</w:t>
      </w:r>
      <w:bookmarkEnd w:id="2963"/>
    </w:p>
    <w:p w14:paraId="196740F6" w14:textId="275220DF"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w:t>
      </w:r>
      <w:commentRangeStart w:id="2964"/>
      <w:r w:rsidR="00696553" w:rsidRPr="00BA156B">
        <w:t xml:space="preserve">un </w:t>
      </w:r>
      <w:r w:rsidR="007B5AA2">
        <w:t>software</w:t>
      </w:r>
      <w:r w:rsidR="00696553" w:rsidRPr="00BA156B">
        <w:t xml:space="preserve"> </w:t>
      </w:r>
      <w:commentRangeEnd w:id="2964"/>
      <w:r w:rsidR="00F916E3">
        <w:rPr>
          <w:rStyle w:val="Refdecomentario"/>
          <w:rFonts w:cstheme="minorBidi"/>
          <w:lang w:val="es-ES_tradnl"/>
        </w:rPr>
        <w:commentReference w:id="2964"/>
      </w:r>
      <w:r w:rsidR="00696553" w:rsidRPr="00BA156B">
        <w:t xml:space="preserve">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53608691" w:rsidR="003700B5" w:rsidRDefault="00EA18EF" w:rsidP="00842BF2">
      <w:pPr>
        <w:pStyle w:val="Texto"/>
        <w:rPr>
          <w:ins w:id="2965" w:author="Regina Casanova" w:date="2018-06-20T13:47:00Z"/>
        </w:rPr>
      </w:pPr>
      <w:r w:rsidRPr="00BA156B">
        <w:t xml:space="preserve">Luego de las entrevistas de la fase exploratoria, todos los </w:t>
      </w:r>
      <w:del w:id="2966" w:author="Luis Fernando Llanos Zavalaga" w:date="2018-07-10T16:20:00Z">
        <w:r w:rsidRPr="00BA156B" w:rsidDel="007E613C">
          <w:delText xml:space="preserve">tipos de usuarios encontrados como claves para </w:delText>
        </w:r>
        <w:r w:rsidR="00D30D4A" w:rsidRPr="00BA156B" w:rsidDel="007E613C">
          <w:delText>este estudio</w:delText>
        </w:r>
        <w:r w:rsidRPr="00BA156B" w:rsidDel="007E613C">
          <w:delText xml:space="preserve"> </w:delText>
        </w:r>
      </w:del>
      <w:ins w:id="2967" w:author="Luis Fernando Llanos Zavalaga" w:date="2018-07-10T16:20:00Z">
        <w:r w:rsidR="007E613C">
          <w:t xml:space="preserve">entrevistados </w:t>
        </w:r>
      </w:ins>
      <w:r w:rsidRPr="00BA156B">
        <w:t>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del w:id="2968"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2969"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C126C6">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(49)","plainTextFormattedCitation":"(49)","previouslyFormattedCitation":"(48)"},"properties":{"noteIndex":0},"schema":"https://github.com/citation-style-language/schema/raw/master/csl-citation.json"}</w:instrText>
      </w:r>
      <w:r w:rsidR="00EC2BAF" w:rsidRPr="00BA156B">
        <w:fldChar w:fldCharType="separate"/>
      </w:r>
      <w:r w:rsidR="00C126C6" w:rsidRPr="00C126C6">
        <w:rPr>
          <w:noProof/>
        </w:rPr>
        <w:t>(49)</w:t>
      </w:r>
      <w:r w:rsidR="00EC2BAF" w:rsidRPr="00BA156B">
        <w:fldChar w:fldCharType="end"/>
      </w:r>
      <w:ins w:id="2970" w:author="Regina Casanova" w:date="2018-06-20T13:31:00Z">
        <w:r w:rsidR="003700B5">
          <w:t xml:space="preserve"> que</w:t>
        </w:r>
      </w:ins>
      <w:del w:id="2971" w:author="Regina Casanova" w:date="2018-06-20T13:31:00Z">
        <w:r w:rsidR="00BF27D4" w:rsidRPr="00BA156B" w:rsidDel="003700B5">
          <w:delText xml:space="preserve"> </w:delText>
        </w:r>
      </w:del>
      <w:ins w:id="2972" w:author="Regina Casanova" w:date="2018-06-20T13:30:00Z">
        <w:r w:rsidR="003700B5">
          <w:t xml:space="preserve"> se trata de un s</w:t>
        </w:r>
      </w:ins>
      <w:ins w:id="2973" w:author="Regina Casanova" w:date="2018-06-20T13:32:00Z">
        <w:r w:rsidR="003700B5">
          <w:t>ervicio web</w:t>
        </w:r>
      </w:ins>
      <w:ins w:id="2974" w:author="Regina Casanova" w:date="2018-06-20T13:30:00Z">
        <w:r w:rsidR="003700B5">
          <w:t xml:space="preserve"> colgado en la </w:t>
        </w:r>
      </w:ins>
      <w:ins w:id="2975" w:author="Regina Casanova" w:date="2018-06-20T13:31:00Z">
        <w:r w:rsidR="003700B5">
          <w:t>página</w:t>
        </w:r>
      </w:ins>
      <w:ins w:id="2976" w:author="Regina Casanova" w:date="2018-06-20T13:30:00Z">
        <w:r w:rsidR="003700B5">
          <w:t xml:space="preserve"> web de la superintendencia de salud de Chile </w:t>
        </w:r>
      </w:ins>
      <w:ins w:id="2977" w:author="Regina Casanova" w:date="2018-06-20T13:32:00Z">
        <w:r w:rsidR="003700B5">
          <w:t xml:space="preserve">en donde se reciben exclusivamente reclamos tanto para entidades prestadoras de salud </w:t>
        </w:r>
      </w:ins>
      <w:ins w:id="2978" w:author="Regina Casanova" w:date="2018-06-20T13:33:00Z">
        <w:r w:rsidR="003700B5">
          <w:t>públicas</w:t>
        </w:r>
      </w:ins>
      <w:ins w:id="2979" w:author="Regina Casanova" w:date="2018-06-20T13:32:00Z">
        <w:r w:rsidR="003700B5">
          <w:t xml:space="preserve"> y privadas</w:t>
        </w:r>
      </w:ins>
      <w:ins w:id="2980" w:author="Regina Casanova" w:date="2018-06-20T13:33:00Z">
        <w:r w:rsidR="003700B5">
          <w:t xml:space="preserve">. Incluso permiten los reclamos correspondientes a los planes de seguro </w:t>
        </w:r>
      </w:ins>
      <w:ins w:id="2981" w:author="Regina Casanova" w:date="2018-06-20T13:34:00Z">
        <w:r w:rsidR="003700B5">
          <w:t>públicos</w:t>
        </w:r>
      </w:ins>
      <w:ins w:id="2982" w:author="Regina Casanova" w:date="2018-06-20T13:33:00Z">
        <w:r w:rsidR="003700B5">
          <w:t xml:space="preserve"> </w:t>
        </w:r>
      </w:ins>
      <w:ins w:id="2983" w:author="Regina Casanova" w:date="2018-06-20T13:34:00Z">
        <w:r w:rsidR="003700B5">
          <w:t>y privados disponibles en dicho territori</w:t>
        </w:r>
        <w:r w:rsidR="002F7195">
          <w:t xml:space="preserve">o. Este </w:t>
        </w:r>
      </w:ins>
      <w:ins w:id="2984" w:author="Regina Casanova" w:date="2018-06-20T13:37:00Z">
        <w:r w:rsidR="002F7195">
          <w:t>trámite</w:t>
        </w:r>
      </w:ins>
      <w:ins w:id="2985" w:author="Regina Casanova" w:date="2018-06-20T13:34:00Z">
        <w:r w:rsidR="002F7195">
          <w:t xml:space="preserve"> es gratuito e involucra la solicitud de una serie de documentos </w:t>
        </w:r>
      </w:ins>
      <w:ins w:id="2986" w:author="Regina Casanova" w:date="2018-06-20T13:35:00Z">
        <w:r w:rsidR="002F7195">
          <w:t xml:space="preserve">al ciudadano, como la cedula de identidad y un formulario de reclamos que debe cumplir ciertos requisitos para poder ser considerado como un reclamo valido. </w:t>
        </w:r>
      </w:ins>
      <w:ins w:id="2987" w:author="Regina Casanova" w:date="2018-06-20T13:36:00Z">
        <w:r w:rsidR="002F7195">
          <w:t xml:space="preserve">El plazo de respuesta para estos reclamos es entre 60 y 140 días hábiles, lo cual representa el doble de tiempo que el máximo permitido en el territorio peruano. </w:t>
        </w:r>
      </w:ins>
      <w:ins w:id="2988" w:author="Regina Casanova" w:date="2018-06-20T13:38:00Z">
        <w:r w:rsidR="002F7195">
          <w:t xml:space="preserve">Este servicio de la </w:t>
        </w:r>
      </w:ins>
      <w:ins w:id="2989" w:author="Regina Casanova" w:date="2018-06-20T13:42:00Z">
        <w:r w:rsidR="002F7195">
          <w:t>Superintendencia</w:t>
        </w:r>
      </w:ins>
      <w:ins w:id="2990" w:author="Regina Casanova" w:date="2018-06-20T13:38:00Z">
        <w:r w:rsidR="002F7195">
          <w:t xml:space="preserve"> de Salud de Chile tiene 3 formas </w:t>
        </w:r>
      </w:ins>
      <w:ins w:id="2991" w:author="Regina Casanova" w:date="2018-06-20T13:39:00Z">
        <w:r w:rsidR="002F7195">
          <w:t xml:space="preserve">de ser presentado, en línea, en oficinas o por carta. En el caso de </w:t>
        </w:r>
      </w:ins>
      <w:ins w:id="2992" w:author="Regina Casanova" w:date="2018-06-20T13:40:00Z">
        <w:r w:rsidR="002F7195">
          <w:t>ser presentado e</w:t>
        </w:r>
      </w:ins>
      <w:ins w:id="2993" w:author="Luis Fernando Llanos Zavalaga" w:date="2018-07-10T16:20:00Z">
        <w:r w:rsidR="007E613C">
          <w:t>n</w:t>
        </w:r>
      </w:ins>
      <w:ins w:id="2994" w:author="Regina Casanova" w:date="2018-06-20T13:40:00Z">
        <w:del w:id="2995" w:author="Luis Fernando Llanos Zavalaga" w:date="2018-07-10T16:21:00Z">
          <w:r w:rsidR="002F7195" w:rsidDel="007E613C">
            <w:delText>l</w:delText>
          </w:r>
        </w:del>
        <w:r w:rsidR="002F7195">
          <w:t xml:space="preserve"> línea se necesita un usuario y contraseña que debe ser creado y luego puede el usuario adjuntar todos los informes y documentos necesarios para presentar el reclamo. </w:t>
        </w:r>
      </w:ins>
      <w:ins w:id="2996" w:author="Regina Casanova" w:date="2018-06-20T13:41:00Z">
        <w:r w:rsidR="002F7195">
          <w:t xml:space="preserve">Adicionalmente, se puede revisar el estado de la solicitud y hacer consultas sobre </w:t>
        </w:r>
        <w:r w:rsidR="002F7195">
          <w:lastRenderedPageBreak/>
          <w:t xml:space="preserve">el caso </w:t>
        </w:r>
      </w:ins>
      <w:ins w:id="2997" w:author="Regina Casanova" w:date="2018-06-20T13:42:00Z">
        <w:r w:rsidR="002F7195">
          <w:t>específico</w:t>
        </w:r>
      </w:ins>
      <w:ins w:id="2998" w:author="Regina Casanova" w:date="2018-06-20T13:41:00Z">
        <w:r w:rsidR="002F7195">
          <w:t xml:space="preserve">. </w:t>
        </w:r>
      </w:ins>
      <w:ins w:id="2999" w:author="Regina Casanova" w:date="2018-06-20T13:42:00Z">
        <w:r w:rsidR="002F7195">
          <w:t xml:space="preserve">Cuando se realiza el </w:t>
        </w:r>
      </w:ins>
      <w:ins w:id="3000" w:author="Regina Casanova" w:date="2018-06-20T13:43:00Z">
        <w:r w:rsidR="002F7195">
          <w:t>trámite</w:t>
        </w:r>
      </w:ins>
      <w:ins w:id="3001" w:author="Regina Casanova" w:date="2018-06-20T13:42:00Z">
        <w:r w:rsidR="002F7195">
          <w:t xml:space="preserve"> por oficina o carta, se necesita llevar los documentos necesarios y entregarlos explicando el motivo de la visita a la oficina o de enviarlo a alguna oficina cercana. </w:t>
        </w:r>
      </w:ins>
      <w:ins w:id="3002" w:author="Regina Casanova" w:date="2018-06-20T13:44:00Z">
        <w:r w:rsidR="002F7195">
          <w:t xml:space="preserve">Cuando se </w:t>
        </w:r>
      </w:ins>
      <w:ins w:id="3003" w:author="Regina Casanova" w:date="2018-06-20T13:45:00Z">
        <w:r w:rsidR="00944154">
          <w:t>intentó</w:t>
        </w:r>
      </w:ins>
      <w:ins w:id="3004" w:author="Regina Casanova" w:date="2018-06-20T13:44:00Z">
        <w:r w:rsidR="002F7195">
          <w:t xml:space="preserve"> acceder al servicio en línea </w:t>
        </w:r>
        <w:r w:rsidR="00944154">
          <w:t>para colocar un reclamo</w:t>
        </w:r>
        <w:r w:rsidR="002F7195">
          <w:t xml:space="preserve">, no fue posible verificar como </w:t>
        </w:r>
      </w:ins>
      <w:ins w:id="3005" w:author="Regina Casanova" w:date="2018-06-20T13:45:00Z">
        <w:r w:rsidR="00944154">
          <w:t>era</w:t>
        </w:r>
      </w:ins>
      <w:ins w:id="3006" w:author="Regina Casanova" w:date="2018-06-20T13:44:00Z">
        <w:r w:rsidR="002F7195">
          <w:t xml:space="preserve"> </w:t>
        </w:r>
      </w:ins>
      <w:ins w:id="3007" w:author="Regina Casanova" w:date="2018-06-20T13:45:00Z">
        <w:r w:rsidR="00944154">
          <w:t>internamente</w:t>
        </w:r>
      </w:ins>
      <w:ins w:id="3008" w:author="Regina Casanova" w:date="2018-06-20T13:44:00Z">
        <w:r w:rsidR="002F7195">
          <w:t xml:space="preserve"> el software debido a </w:t>
        </w:r>
        <w:del w:id="3009" w:author="Luis Fernando Llanos Zavalaga" w:date="2018-07-10T16:21:00Z">
          <w:r w:rsidR="002F7195" w:rsidDel="007E613C">
            <w:delText>que</w:delText>
          </w:r>
        </w:del>
      </w:ins>
      <w:ins w:id="3010" w:author="Luis Fernando Llanos Zavalaga" w:date="2018-07-10T16:21:00Z">
        <w:r w:rsidR="007E613C">
          <w:t>que,</w:t>
        </w:r>
      </w:ins>
      <w:ins w:id="3011" w:author="Regina Casanova" w:date="2018-06-20T13:44:00Z">
        <w:r w:rsidR="002F7195">
          <w:t xml:space="preserve"> para </w:t>
        </w:r>
        <w:r w:rsidR="00944154">
          <w:t xml:space="preserve">crear un usuario, </w:t>
        </w:r>
      </w:ins>
      <w:ins w:id="3012" w:author="Regina Casanova" w:date="2018-06-20T13:46:00Z">
        <w:r w:rsidR="00944154">
          <w:t>se necesitaba colocar</w:t>
        </w:r>
      </w:ins>
      <w:ins w:id="3013" w:author="Regina Casanova" w:date="2018-06-20T13:44:00Z">
        <w:del w:id="3014" w:author="Luis Fernando Llanos Zavalaga" w:date="2018-07-10T16:21:00Z">
          <w:r w:rsidR="00944154" w:rsidDel="007E613C">
            <w:delText>,</w:delText>
          </w:r>
        </w:del>
        <w:r w:rsidR="00944154">
          <w:t xml:space="preserve"> adicionalmente a nombre completo, correo </w:t>
        </w:r>
      </w:ins>
      <w:ins w:id="3015" w:author="Regina Casanova" w:date="2018-06-20T13:45:00Z">
        <w:r w:rsidR="00944154">
          <w:t>electrónico</w:t>
        </w:r>
      </w:ins>
      <w:ins w:id="3016" w:author="Regina Casanova" w:date="2018-06-20T13:44:00Z">
        <w:r w:rsidR="00944154">
          <w:t xml:space="preserve"> </w:t>
        </w:r>
      </w:ins>
      <w:ins w:id="3017" w:author="Regina Casanova" w:date="2018-06-20T13:45:00Z">
        <w:r w:rsidR="00944154">
          <w:t xml:space="preserve">y pregunta secreta para seguridad, </w:t>
        </w:r>
      </w:ins>
      <w:ins w:id="3018" w:author="Regina Casanova" w:date="2018-06-20T13:46:00Z">
        <w:r w:rsidR="00944154">
          <w:t>el número de cedula de identidad chilena y cuál era la aseguradora del ciudadano.</w:t>
        </w:r>
      </w:ins>
    </w:p>
    <w:p w14:paraId="5D5D3367" w14:textId="0372E60A" w:rsidR="00B9043C" w:rsidRDefault="00944154" w:rsidP="00842BF2">
      <w:pPr>
        <w:pStyle w:val="Texto"/>
        <w:rPr>
          <w:ins w:id="3019" w:author="Regina Casanova" w:date="2018-06-20T14:19:00Z"/>
        </w:rPr>
      </w:pPr>
      <w:ins w:id="3020" w:author="Regina Casanova" w:date="2018-06-20T13:50:00Z">
        <w:r>
          <w:t xml:space="preserve">Adicionalmente, se encontró una iniciativa similar </w:t>
        </w:r>
      </w:ins>
      <w:ins w:id="3021" w:author="Regina Casanova" w:date="2018-06-20T13:47:00Z">
        <w:r w:rsidRPr="00BA156B">
          <w:t xml:space="preserve">en Colombia </w:t>
        </w:r>
        <w:r w:rsidRPr="00BA156B">
          <w:fldChar w:fldCharType="begin" w:fldLock="1"/>
        </w:r>
      </w:ins>
      <w:r w:rsidR="00C126C6">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(50)","plainTextFormattedCitation":"(50)","previouslyFormattedCitation":"(49)"},"properties":{"noteIndex":0},"schema":"https://github.com/citation-style-language/schema/raw/master/csl-citation.json"}</w:instrText>
      </w:r>
      <w:ins w:id="3022" w:author="Regina Casanova" w:date="2018-06-20T13:47:00Z">
        <w:r w:rsidRPr="00BA156B">
          <w:fldChar w:fldCharType="separate"/>
        </w:r>
      </w:ins>
      <w:r w:rsidR="00C126C6" w:rsidRPr="00C126C6">
        <w:rPr>
          <w:noProof/>
        </w:rPr>
        <w:t>(50)</w:t>
      </w:r>
      <w:ins w:id="3023" w:author="Regina Casanova" w:date="2018-06-20T13:47:00Z">
        <w:r w:rsidRPr="00BA156B">
          <w:fldChar w:fldCharType="end"/>
        </w:r>
        <w:r w:rsidRPr="00BA156B">
          <w:t>.</w:t>
        </w:r>
      </w:ins>
      <w:ins w:id="3024" w:author="Regina Casanova" w:date="2018-06-20T13:50:00Z">
        <w:r>
          <w:t xml:space="preserve"> Esta iniciativa se encuentra liderada por el Ministerio de Salud </w:t>
        </w:r>
      </w:ins>
      <w:ins w:id="3025" w:author="Regina Casanova" w:date="2018-06-20T14:10:00Z">
        <w:r w:rsidR="009475F4">
          <w:t xml:space="preserve">y Protección Social </w:t>
        </w:r>
      </w:ins>
      <w:ins w:id="3026" w:author="Regina Casanova" w:date="2018-06-20T13:57:00Z">
        <w:r w:rsidR="00394525">
          <w:t xml:space="preserve">de </w:t>
        </w:r>
      </w:ins>
      <w:ins w:id="3027" w:author="Regina Casanova" w:date="2018-06-20T13:50:00Z">
        <w:r w:rsidR="00394525">
          <w:t>Colombia</w:t>
        </w:r>
        <w:r>
          <w:t xml:space="preserve"> donde ponen a disposici</w:t>
        </w:r>
      </w:ins>
      <w:ins w:id="3028" w:author="Regina Casanova" w:date="2018-06-20T13:51:00Z">
        <w:r>
          <w:t xml:space="preserve">ón de los ciudadanos un servicio web por el cual se pueden presentar peticiones, quejas, reclamos, sugerencias o denuncias. </w:t>
        </w:r>
      </w:ins>
      <w:ins w:id="3029" w:author="Regina Casanova" w:date="2018-06-20T13:52:00Z">
        <w:r>
          <w:t>Este servicio web, cuenta con una página web donde explican detalladamente las competencias y ámbitos d</w:t>
        </w:r>
        <w:r w:rsidR="00B9043C">
          <w:t xml:space="preserve">ependiendo del tipo de </w:t>
        </w:r>
      </w:ins>
      <w:ins w:id="3030" w:author="Regina Casanova" w:date="2018-06-20T14:22:00Z">
        <w:r w:rsidR="00B9043C">
          <w:t>petición</w:t>
        </w:r>
      </w:ins>
      <w:ins w:id="3031" w:author="Regina Casanova" w:date="2018-06-20T13:52:00Z">
        <w:r>
          <w:t xml:space="preserve"> que el ciudadano tenga. </w:t>
        </w:r>
      </w:ins>
      <w:ins w:id="3032" w:author="Regina Casanova" w:date="2018-06-20T13:53:00Z">
        <w:r>
          <w:t>Incluyen una sección donde, dependiendo del tipo de reclamo a ser presentado, indican al ciudadano a que entidad gubernamental dirigirse para hacer m</w:t>
        </w:r>
      </w:ins>
      <w:ins w:id="3033" w:author="Regina Casanova" w:date="2018-06-20T13:54:00Z">
        <w:r>
          <w:t xml:space="preserve">ás específico su reclamo. </w:t>
        </w:r>
      </w:ins>
      <w:ins w:id="3034" w:author="Regina Casanova" w:date="2018-06-20T13:55:00Z">
        <w:r>
          <w:t xml:space="preserve">Esta página web cuenta con un </w:t>
        </w:r>
      </w:ins>
      <w:ins w:id="3035" w:author="Regina Casanova" w:date="2018-06-20T13:56:00Z">
        <w:r w:rsidR="00394525">
          <w:t>vínculo</w:t>
        </w:r>
      </w:ins>
      <w:ins w:id="3036" w:author="Regina Casanova" w:date="2018-06-20T13:55:00Z">
        <w:r>
          <w:t xml:space="preserve"> a una sección de Preguntas Frecue</w:t>
        </w:r>
        <w:r w:rsidR="00394525">
          <w:t xml:space="preserve">ntes sobre los tipos de </w:t>
        </w:r>
      </w:ins>
      <w:ins w:id="3037" w:author="Regina Casanova" w:date="2018-06-20T14:22:00Z">
        <w:r w:rsidR="00B9043C">
          <w:t>peticion</w:t>
        </w:r>
      </w:ins>
      <w:ins w:id="3038" w:author="Regina Casanova" w:date="2018-06-20T14:01:00Z">
        <w:r w:rsidR="00394525">
          <w:t>es o dudas</w:t>
        </w:r>
      </w:ins>
      <w:ins w:id="3039" w:author="Regina Casanova" w:date="2018-06-20T13:55:00Z">
        <w:r>
          <w:t xml:space="preserve"> que puedan </w:t>
        </w:r>
        <w:r w:rsidR="00394525">
          <w:t>presentarse</w:t>
        </w:r>
      </w:ins>
      <w:ins w:id="3040" w:author="Regina Casanova" w:date="2018-06-20T14:01:00Z">
        <w:r w:rsidR="00394525">
          <w:t xml:space="preserve"> y como estos pueden ser resueltos</w:t>
        </w:r>
      </w:ins>
      <w:ins w:id="3041" w:author="Regina Casanova" w:date="2018-06-20T13:55:00Z">
        <w:r w:rsidR="00394525">
          <w:t xml:space="preserve">. Estas preguntas frecuentes incluso se encuentran divididas en dos </w:t>
        </w:r>
      </w:ins>
      <w:ins w:id="3042" w:author="Regina Casanova" w:date="2018-06-20T13:56:00Z">
        <w:r w:rsidR="00394525">
          <w:t xml:space="preserve">temáticas que se diferencian en Protección Social y en Salud específicamente. Dichas temáticas tienen adicionalmente </w:t>
        </w:r>
      </w:ins>
      <w:ins w:id="3043" w:author="Regina Casanova" w:date="2018-06-20T13:57:00Z">
        <w:r w:rsidR="00394525">
          <w:t>sub-temáticas</w:t>
        </w:r>
      </w:ins>
      <w:ins w:id="3044" w:author="Regina Casanova" w:date="2018-06-20T13:56:00Z">
        <w:r w:rsidR="00394525">
          <w:t xml:space="preserve"> con las que pueden orientar mejor a la </w:t>
        </w:r>
      </w:ins>
      <w:ins w:id="3045" w:author="Regina Casanova" w:date="2018-06-20T13:57:00Z">
        <w:r w:rsidR="00394525">
          <w:t>ciudadanía</w:t>
        </w:r>
      </w:ins>
      <w:ins w:id="3046" w:author="Regina Casanova" w:date="2018-06-20T13:56:00Z">
        <w:r w:rsidR="00394525">
          <w:t xml:space="preserve"> </w:t>
        </w:r>
      </w:ins>
      <w:ins w:id="3047" w:author="Regina Casanova" w:date="2018-06-20T13:57:00Z">
        <w:r w:rsidR="00394525">
          <w:t>sobre diversos temas competentes al campo de acción del Ministerio de Salud</w:t>
        </w:r>
      </w:ins>
      <w:ins w:id="3048" w:author="Regina Casanova" w:date="2018-06-20T14:10:00Z">
        <w:r w:rsidR="009475F4">
          <w:t xml:space="preserve"> y Protección Social</w:t>
        </w:r>
      </w:ins>
      <w:ins w:id="3049" w:author="Regina Casanova" w:date="2018-06-20T13:57:00Z">
        <w:r w:rsidR="00394525">
          <w:t xml:space="preserve"> de Colombia.</w:t>
        </w:r>
      </w:ins>
      <w:ins w:id="3050" w:author="Regina Casanova" w:date="2018-06-20T13:58:00Z">
        <w:r w:rsidR="00394525">
          <w:t xml:space="preserve"> </w:t>
        </w:r>
      </w:ins>
      <w:ins w:id="3051" w:author="Regina Casanova" w:date="2018-06-20T14:00:00Z">
        <w:r w:rsidR="00394525">
          <w:t>Para todos</w:t>
        </w:r>
        <w:r w:rsidR="00B9043C">
          <w:t xml:space="preserve"> los tipos de </w:t>
        </w:r>
      </w:ins>
      <w:ins w:id="3052" w:author="Regina Casanova" w:date="2018-06-20T14:22:00Z">
        <w:r w:rsidR="00B9043C">
          <w:t>peticion</w:t>
        </w:r>
      </w:ins>
      <w:ins w:id="3053" w:author="Regina Casanova" w:date="2018-06-20T14:00:00Z">
        <w:r w:rsidR="00394525">
          <w:t>es que reciben, se encuentra una lista e</w:t>
        </w:r>
      </w:ins>
      <w:ins w:id="3054" w:author="Regina Casanova" w:date="2018-06-20T13:58:00Z">
        <w:r w:rsidR="00394525">
          <w:t xml:space="preserve">n su </w:t>
        </w:r>
      </w:ins>
      <w:ins w:id="3055" w:author="Regina Casanova" w:date="2018-06-20T14:00:00Z">
        <w:r w:rsidR="00394525">
          <w:t>página</w:t>
        </w:r>
      </w:ins>
      <w:ins w:id="3056" w:author="Regina Casanova" w:date="2018-06-20T13:58:00Z">
        <w:r w:rsidR="00394525">
          <w:t xml:space="preserve"> principal </w:t>
        </w:r>
      </w:ins>
      <w:ins w:id="3057" w:author="Regina Casanova" w:date="2018-06-20T14:00:00Z">
        <w:r w:rsidR="00394525">
          <w:t xml:space="preserve">donde explican las definiciones de cada uno y </w:t>
        </w:r>
      </w:ins>
      <w:ins w:id="3058" w:author="Regina Casanova" w:date="2018-06-20T13:58:00Z">
        <w:r w:rsidR="00394525">
          <w:t>muestra</w:t>
        </w:r>
      </w:ins>
      <w:ins w:id="3059" w:author="Regina Casanova" w:date="2018-06-20T14:01:00Z">
        <w:r w:rsidR="00394525">
          <w:t>n</w:t>
        </w:r>
      </w:ins>
      <w:ins w:id="3060" w:author="Regina Casanova" w:date="2018-06-20T13:58:00Z">
        <w:r w:rsidR="00394525">
          <w:t xml:space="preserve"> los tiempo</w:t>
        </w:r>
      </w:ins>
      <w:ins w:id="3061" w:author="Luis Fernando Llanos Zavalaga" w:date="2018-07-10T16:24:00Z">
        <w:r w:rsidR="007E613C">
          <w:t>s</w:t>
        </w:r>
      </w:ins>
      <w:ins w:id="3062" w:author="Regina Casanova" w:date="2018-06-20T13:58:00Z">
        <w:r w:rsidR="00394525">
          <w:t xml:space="preserve"> de respuesta que </w:t>
        </w:r>
        <w:r w:rsidR="00394525">
          <w:lastRenderedPageBreak/>
          <w:t xml:space="preserve">puede tomar cada tipo de </w:t>
        </w:r>
      </w:ins>
      <w:ins w:id="3063" w:author="Regina Casanova" w:date="2018-06-20T14:23:00Z">
        <w:r w:rsidR="00B9043C">
          <w:t>petición</w:t>
        </w:r>
      </w:ins>
      <w:ins w:id="3064" w:author="Regina Casanova" w:date="2018-06-20T13:58:00Z">
        <w:r w:rsidR="00394525">
          <w:t xml:space="preserve">, siendo el </w:t>
        </w:r>
      </w:ins>
      <w:ins w:id="3065" w:author="Regina Casanova" w:date="2018-06-20T13:59:00Z">
        <w:r w:rsidR="00394525">
          <w:t>tiempo promedio de respuesta de 15 días</w:t>
        </w:r>
      </w:ins>
      <w:ins w:id="3066" w:author="Regina Casanova" w:date="2018-06-20T14:00:00Z">
        <w:r w:rsidR="00394525">
          <w:t xml:space="preserve"> hábiles</w:t>
        </w:r>
      </w:ins>
      <w:ins w:id="3067" w:author="Regina Casanova" w:date="2018-06-20T13:59:00Z">
        <w:r w:rsidR="00394525">
          <w:t xml:space="preserve">. Solo las consultas de un caso </w:t>
        </w:r>
      </w:ins>
      <w:ins w:id="3068" w:author="Regina Casanova" w:date="2018-06-20T14:00:00Z">
        <w:r w:rsidR="00394525">
          <w:t>específico</w:t>
        </w:r>
      </w:ins>
      <w:ins w:id="3069" w:author="Regina Casanova" w:date="2018-06-20T13:59:00Z">
        <w:r w:rsidR="00394525">
          <w:t xml:space="preserve"> puede</w:t>
        </w:r>
      </w:ins>
      <w:ins w:id="3070" w:author="Luis Fernando Llanos Zavalaga" w:date="2018-07-10T16:24:00Z">
        <w:r w:rsidR="007E613C">
          <w:t>n</w:t>
        </w:r>
      </w:ins>
      <w:ins w:id="3071" w:author="Regina Casanova" w:date="2018-06-20T13:59:00Z">
        <w:r w:rsidR="00394525">
          <w:t xml:space="preserve"> tomar hasta 30 d</w:t>
        </w:r>
      </w:ins>
      <w:ins w:id="3072" w:author="Regina Casanova" w:date="2018-06-20T14:00:00Z">
        <w:r w:rsidR="00394525">
          <w:t>ías hábiles de respuesta.</w:t>
        </w:r>
      </w:ins>
      <w:ins w:id="3073" w:author="Regina Casanova" w:date="2018-06-20T14:03:00Z">
        <w:r w:rsidR="00394525">
          <w:t xml:space="preserve"> Cabe destacar que entre los tipos de </w:t>
        </w:r>
      </w:ins>
      <w:ins w:id="3074" w:author="Regina Casanova" w:date="2018-06-20T14:23:00Z">
        <w:r w:rsidR="00B9043C">
          <w:t>petición</w:t>
        </w:r>
      </w:ins>
      <w:ins w:id="3075" w:author="Regina Casanova" w:date="2018-06-20T14:03:00Z">
        <w:r w:rsidR="00394525">
          <w:t xml:space="preserve"> que se pueden presentar incluyen los llamados “Derechos de Petici</w:t>
        </w:r>
      </w:ins>
      <w:ins w:id="3076" w:author="Regina Casanova" w:date="2018-06-20T14:04:00Z">
        <w:r w:rsidR="00394525">
          <w:t>ón” que pueden ser tanto de interés general o particular dependiendo si afecta o tiene relación con el p</w:t>
        </w:r>
        <w:r w:rsidR="009475F4">
          <w:t>eticionario. Esto representa un</w:t>
        </w:r>
      </w:ins>
      <w:ins w:id="3077" w:author="Regina Casanova" w:date="2018-06-20T14:05:00Z">
        <w:r w:rsidR="009475F4">
          <w:t xml:space="preserve">a forma creativa de pedir sugerencias a la </w:t>
        </w:r>
      </w:ins>
      <w:ins w:id="3078" w:author="Regina Casanova" w:date="2018-06-20T14:06:00Z">
        <w:r w:rsidR="009475F4">
          <w:t>ciudadanía</w:t>
        </w:r>
      </w:ins>
      <w:ins w:id="3079" w:author="Regina Casanova" w:date="2018-06-20T14:05:00Z">
        <w:r w:rsidR="009475F4">
          <w:t xml:space="preserve"> </w:t>
        </w:r>
      </w:ins>
      <w:ins w:id="3080" w:author="Regina Casanova" w:date="2018-06-20T14:06:00Z">
        <w:r w:rsidR="009475F4">
          <w:t xml:space="preserve">sin necesidad de que tenga que haber ocurrido un hecho negativo y que puedan representar una mejora en el servicio de salud brindado. </w:t>
        </w:r>
      </w:ins>
      <w:ins w:id="3081" w:author="Regina Casanova" w:date="2018-06-20T14:07:00Z">
        <w:r w:rsidR="009475F4">
          <w:t xml:space="preserve">Ellos cuentan con una diferenciación entre el </w:t>
        </w:r>
      </w:ins>
      <w:ins w:id="3082" w:author="Regina Casanova" w:date="2018-06-20T14:08:00Z">
        <w:r w:rsidR="009475F4">
          <w:t>término</w:t>
        </w:r>
      </w:ins>
      <w:ins w:id="3083" w:author="Regina Casanova" w:date="2018-06-20T14:07:00Z">
        <w:r w:rsidR="009475F4">
          <w:t xml:space="preserve"> “Queja” y “Reclamo” donde el primero es exclusivo para conductas inadecuadas del personal mientras que la segunda es para deficiencias en la prestaci</w:t>
        </w:r>
      </w:ins>
      <w:ins w:id="3084" w:author="Regina Casanova" w:date="2018-06-20T14:08:00Z">
        <w:r w:rsidR="009475F4">
          <w:t>ón de servicios que ofrecen. Esta diferenciación resulta mucho más especifica que la diferenciaci</w:t>
        </w:r>
      </w:ins>
      <w:ins w:id="3085" w:author="Regina Casanova" w:date="2018-06-20T14:09:00Z">
        <w:r w:rsidR="009475F4">
          <w:t xml:space="preserve">ón de los mismos términos en el Perú. Por </w:t>
        </w:r>
      </w:ins>
      <w:ins w:id="3086" w:author="Regina Casanova" w:date="2018-06-20T14:10:00Z">
        <w:r w:rsidR="009475F4">
          <w:t>último</w:t>
        </w:r>
      </w:ins>
      <w:ins w:id="3087" w:author="Regina Casanova" w:date="2018-06-20T14:09:00Z">
        <w:r w:rsidR="009475F4">
          <w:t xml:space="preserve">, ellos cuentan con el </w:t>
        </w:r>
      </w:ins>
      <w:ins w:id="3088" w:author="Regina Casanova" w:date="2018-06-20T14:10:00Z">
        <w:r w:rsidR="009475F4">
          <w:t>término</w:t>
        </w:r>
      </w:ins>
      <w:ins w:id="3089" w:author="Regina Casanova" w:date="2018-06-20T14:09:00Z">
        <w:r w:rsidR="009475F4">
          <w:t xml:space="preserve"> “Denuncia” el cual se utiliza para conductas posiblemente irregulares </w:t>
        </w:r>
      </w:ins>
      <w:ins w:id="3090" w:author="Regina Casanova" w:date="2018-06-20T14:10:00Z">
        <w:r w:rsidR="009475F4">
          <w:t xml:space="preserve">que involucren </w:t>
        </w:r>
      </w:ins>
      <w:ins w:id="3091" w:author="Regina Casanova" w:date="2018-06-20T14:09:00Z">
        <w:r w:rsidR="009475F4">
          <w:t xml:space="preserve">las funciones, decisiones o intereses </w:t>
        </w:r>
      </w:ins>
      <w:ins w:id="3092" w:author="Regina Casanova" w:date="2018-06-20T14:10:00Z">
        <w:r w:rsidR="009475F4">
          <w:t>de los funcionarios del Ministerio de Salud y Protección Social.</w:t>
        </w:r>
      </w:ins>
      <w:ins w:id="3093" w:author="Regina Casanova" w:date="2018-06-20T14:11:00Z">
        <w:r w:rsidR="00EE5DBF">
          <w:t xml:space="preserve"> Es</w:t>
        </w:r>
      </w:ins>
      <w:ins w:id="3094" w:author="Regina Casanova" w:date="2018-06-20T14:12:00Z">
        <w:r w:rsidR="00EE5DBF">
          <w:t>ta diferenciación resulta adecuada para poder encontrar fallas de una forma m</w:t>
        </w:r>
      </w:ins>
      <w:ins w:id="3095" w:author="Regina Casanova" w:date="2018-06-20T14:13:00Z">
        <w:r w:rsidR="00EE5DBF">
          <w:t xml:space="preserve">ás directa y concisa. Cuando se </w:t>
        </w:r>
      </w:ins>
      <w:ins w:id="3096" w:author="Regina Casanova" w:date="2018-06-20T14:16:00Z">
        <w:r w:rsidR="00B9043C">
          <w:t>ingresó</w:t>
        </w:r>
      </w:ins>
      <w:ins w:id="3097" w:author="Regina Casanova" w:date="2018-06-20T14:13:00Z">
        <w:r w:rsidR="00EE5DBF">
          <w:t xml:space="preserve"> al sistema web</w:t>
        </w:r>
      </w:ins>
      <w:ins w:id="3098" w:author="Regina Casanova" w:date="2018-06-20T14:15:00Z">
        <w:r w:rsidR="00EE5DBF">
          <w:t xml:space="preserve"> </w:t>
        </w:r>
      </w:ins>
      <w:ins w:id="3099" w:author="Regina Casanova" w:date="2018-06-20T14:16:00Z">
        <w:r w:rsidR="00B9043C">
          <w:fldChar w:fldCharType="begin" w:fldLock="1"/>
        </w:r>
      </w:ins>
      <w:r w:rsidR="00C126C6">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(51)","plainTextFormattedCitation":"(51)","previouslyFormattedCitation":"(50)"},"properties":{"noteIndex":0},"schema":"https://github.com/citation-style-language/schema/raw/master/csl-citation.json"}</w:instrText>
      </w:r>
      <w:r w:rsidR="00B9043C">
        <w:fldChar w:fldCharType="separate"/>
      </w:r>
      <w:r w:rsidR="00C126C6" w:rsidRPr="00C126C6">
        <w:rPr>
          <w:noProof/>
        </w:rPr>
        <w:t>(51)</w:t>
      </w:r>
      <w:ins w:id="3100" w:author="Regina Casanova" w:date="2018-06-20T14:16:00Z">
        <w:r w:rsidR="00B9043C">
          <w:fldChar w:fldCharType="end"/>
        </w:r>
      </w:ins>
      <w:ins w:id="3101" w:author="Regina Casanova" w:date="2018-06-20T14:13:00Z">
        <w:r w:rsidR="00EE5DBF">
          <w:t xml:space="preserve"> se encontró una sola pantalla donde</w:t>
        </w:r>
      </w:ins>
      <w:ins w:id="3102" w:author="Regina Casanova" w:date="2018-06-20T14:15:00Z">
        <w:r w:rsidR="00EE5DBF">
          <w:t>, depen</w:t>
        </w:r>
        <w:r w:rsidR="00B9043C">
          <w:t xml:space="preserve">diendo en cual tipo de </w:t>
        </w:r>
      </w:ins>
      <w:ins w:id="3103" w:author="Regina Casanova" w:date="2018-06-20T14:23:00Z">
        <w:r w:rsidR="00B9043C">
          <w:t>petición</w:t>
        </w:r>
      </w:ins>
      <w:ins w:id="3104" w:author="Regina Casanova" w:date="2018-06-20T14:15:00Z">
        <w:r w:rsidR="00EE5DBF">
          <w:t xml:space="preserve"> se hubiera seleccionado en la anterior p</w:t>
        </w:r>
        <w:r w:rsidR="00B9043C">
          <w:t>ágina web,</w:t>
        </w:r>
      </w:ins>
      <w:ins w:id="3105" w:author="Regina Casanova" w:date="2018-06-20T14:18:00Z">
        <w:r w:rsidR="00B9043C">
          <w:t xml:space="preserve"> </w:t>
        </w:r>
      </w:ins>
      <w:ins w:id="3106" w:author="Regina Casanova" w:date="2018-06-20T14:19:00Z">
        <w:r w:rsidR="00B9043C">
          <w:t xml:space="preserve">me </w:t>
        </w:r>
      </w:ins>
      <w:ins w:id="3107" w:author="Regina Casanova" w:date="2018-06-20T14:20:00Z">
        <w:r w:rsidR="00B9043C">
          <w:t>pedía</w:t>
        </w:r>
      </w:ins>
      <w:ins w:id="3108" w:author="Regina Casanova" w:date="2018-06-20T14:18:00Z">
        <w:r w:rsidR="00B9043C">
          <w:t xml:space="preserve"> identificarme incluso </w:t>
        </w:r>
      </w:ins>
      <w:ins w:id="3109" w:author="Regina Casanova" w:date="2018-06-20T14:19:00Z">
        <w:r w:rsidR="00B9043C">
          <w:t xml:space="preserve">con una cedula de identidad la cual se validaba con los nombres y apellidos de la persona. En esta </w:t>
        </w:r>
      </w:ins>
      <w:ins w:id="3110" w:author="Regina Casanova" w:date="2018-06-20T14:20:00Z">
        <w:r w:rsidR="00B9043C">
          <w:t>web adicionalmente me permitían adjuntar archivos en formato de imagen o documento para soportar mi petición. Algo que llama mucho la atenci</w:t>
        </w:r>
      </w:ins>
      <w:ins w:id="3111" w:author="Regina Casanova" w:date="2018-06-20T14:21:00Z">
        <w:r w:rsidR="00B9043C">
          <w:t>ón es que, a pesar que pide identificación del ciudadano peticionario, existe la posibilidad de colocar la petición de forma anónima lo cual deja más libertad al peticionario.</w:t>
        </w:r>
      </w:ins>
    </w:p>
    <w:p w14:paraId="42402B3E" w14:textId="69155A46" w:rsidR="00944154" w:rsidRDefault="00CA7AEF" w:rsidP="00842BF2">
      <w:pPr>
        <w:pStyle w:val="Texto"/>
        <w:rPr>
          <w:ins w:id="3112" w:author="Regina Casanova" w:date="2018-06-20T13:30:00Z"/>
        </w:rPr>
      </w:pPr>
      <w:ins w:id="3113" w:author="Regina Casanova" w:date="2018-06-20T14:27:00Z">
        <w:r>
          <w:lastRenderedPageBreak/>
          <w:t xml:space="preserve">En ambas iniciativas, se vio la presencia de una página web que acompañaba al software web donde se explicaban los alcances y rangos de acción tanto de la </w:t>
        </w:r>
      </w:ins>
      <w:ins w:id="3114" w:author="Regina Casanova" w:date="2018-06-20T14:28:00Z">
        <w:r>
          <w:t>S</w:t>
        </w:r>
      </w:ins>
      <w:ins w:id="3115" w:author="Regina Casanova" w:date="2018-06-20T14:27:00Z">
        <w:r>
          <w:t xml:space="preserve">uperintendencia </w:t>
        </w:r>
      </w:ins>
      <w:ins w:id="3116" w:author="Regina Casanova" w:date="2018-06-20T14:28:00Z">
        <w:r>
          <w:t xml:space="preserve">en Salud de Chile </w:t>
        </w:r>
      </w:ins>
      <w:ins w:id="3117" w:author="Regina Casanova" w:date="2018-06-20T14:27:00Z">
        <w:r>
          <w:t>como del Ministerio de Salud y Protecci</w:t>
        </w:r>
      </w:ins>
      <w:ins w:id="3118" w:author="Regina Casanova" w:date="2018-06-20T14:28:00Z">
        <w:r>
          <w:t xml:space="preserve">ón Social de Colombia. Se </w:t>
        </w:r>
        <w:r w:rsidR="00917B46">
          <w:t xml:space="preserve">resalta su importancia </w:t>
        </w:r>
        <w:del w:id="3119" w:author="Luis Fernando Llanos Zavalaga" w:date="2018-07-10T16:24:00Z">
          <w:r w:rsidR="00917B46" w:rsidDel="007E613C">
            <w:delText>ya que</w:delText>
          </w:r>
        </w:del>
      </w:ins>
      <w:ins w:id="3120" w:author="Luis Fernando Llanos Zavalaga" w:date="2018-07-10T16:24:00Z">
        <w:r w:rsidR="007E613C">
          <w:t>ya que,</w:t>
        </w:r>
      </w:ins>
      <w:ins w:id="3121" w:author="Regina Casanova" w:date="2018-06-20T14:28:00Z">
        <w:r w:rsidR="00917B46">
          <w:t xml:space="preserve"> sin dicha página web</w:t>
        </w:r>
        <w:del w:id="3122" w:author="Luis Fernando Llanos Zavalaga" w:date="2018-07-10T16:25:00Z">
          <w:r w:rsidR="00917B46" w:rsidDel="007E613C">
            <w:delText>,</w:delText>
          </w:r>
        </w:del>
        <w:r w:rsidR="00917B46">
          <w:t xml:space="preserve"> no se podría entender cómo funciona y para que debe ser utilizado. </w:t>
        </w:r>
      </w:ins>
      <w:ins w:id="3123" w:author="Regina Casanova" w:date="2018-06-20T14:29:00Z">
        <w:r w:rsidR="00917B46">
          <w:t>Esto también debería ser parte del sistema web peruano en el momento que se implemente para poder evitar c</w:t>
        </w:r>
      </w:ins>
      <w:ins w:id="3124" w:author="Regina Casanova" w:date="2018-06-20T14:30:00Z">
        <w:r w:rsidR="00917B46">
          <w:t>reencias</w:t>
        </w:r>
      </w:ins>
      <w:ins w:id="3125" w:author="Regina Casanova" w:date="2018-06-20T14:29:00Z">
        <w:r w:rsidR="00917B46">
          <w:t xml:space="preserve"> </w:t>
        </w:r>
      </w:ins>
      <w:ins w:id="3126" w:author="Regina Casanova" w:date="2018-06-20T14:30:00Z">
        <w:r w:rsidR="00917B46">
          <w:t>erróneas en la población.</w:t>
        </w:r>
      </w:ins>
      <w:ins w:id="3127" w:author="Regina Casanova" w:date="2018-06-20T14:29:00Z">
        <w:r w:rsidR="00917B46">
          <w:t xml:space="preserve"> </w:t>
        </w:r>
      </w:ins>
    </w:p>
    <w:p w14:paraId="67EE9058" w14:textId="7F1294DA" w:rsidR="00DB0C2C" w:rsidRDefault="0005010F" w:rsidP="00842BF2">
      <w:pPr>
        <w:pStyle w:val="Texto"/>
        <w:rPr>
          <w:ins w:id="3128" w:author="Regina Casanova" w:date="2018-06-20T16:24:00Z"/>
        </w:rPr>
      </w:pPr>
      <w:ins w:id="3129" w:author="Regina Casanova" w:date="2018-06-20T14:32:00Z">
        <w:r>
          <w:t xml:space="preserve">Sin embargo, </w:t>
        </w:r>
        <w:r w:rsidRPr="00BA156B">
          <w:t xml:space="preserve">no queda claro si </w:t>
        </w:r>
        <w:r>
          <w:t>en e</w:t>
        </w:r>
      </w:ins>
      <w:r w:rsidR="00BF27D4" w:rsidRPr="00BA156B">
        <w:t xml:space="preserve">stas herramientas informáticas </w:t>
      </w:r>
      <w:del w:id="3130"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4AF067F5" w:rsidR="00B26FA3" w:rsidRDefault="00B26FA3" w:rsidP="00842BF2">
      <w:pPr>
        <w:pStyle w:val="Texto"/>
        <w:rPr>
          <w:ins w:id="3131" w:author="Regina Casanova" w:date="2018-06-20T13:29:00Z"/>
        </w:rPr>
      </w:pPr>
      <w:ins w:id="3132" w:author="Regina Casanova" w:date="2018-06-20T16:26:00Z">
        <w:r>
          <w:t xml:space="preserve">Existen </w:t>
        </w:r>
      </w:ins>
      <w:ins w:id="3133" w:author="Regina Casanova" w:date="2018-06-20T16:39:00Z">
        <w:r w:rsidR="006839BB">
          <w:t xml:space="preserve">diversos </w:t>
        </w:r>
      </w:ins>
      <w:ins w:id="3134" w:author="Regina Casanova" w:date="2018-06-20T16:26:00Z">
        <w:r>
          <w:t xml:space="preserve">estudios </w:t>
        </w:r>
      </w:ins>
      <w:ins w:id="3135" w:author="Regina Casanova" w:date="2018-06-20T16:27:00Z">
        <w:r>
          <w:t xml:space="preserve">hechos </w:t>
        </w:r>
      </w:ins>
      <w:ins w:id="3136" w:author="Regina Casanova" w:date="2018-06-20T16:39:00Z">
        <w:r w:rsidR="006839BB">
          <w:t xml:space="preserve">en Argentina </w:t>
        </w:r>
      </w:ins>
      <w:ins w:id="3137" w:author="Regina Casanova" w:date="2018-06-20T16:26:00Z">
        <w:r>
          <w:t xml:space="preserve">donde utilizan la metodología UCD </w:t>
        </w:r>
      </w:ins>
      <w:ins w:id="3138" w:author="Regina Casanova" w:date="2018-06-20T16:31:00Z">
        <w:r>
          <w:t>en sistemas informáticos clínicos donde demostraron que</w:t>
        </w:r>
      </w:ins>
      <w:ins w:id="3139" w:author="Regina Casanova" w:date="2018-06-20T16:40:00Z">
        <w:r w:rsidR="006839BB">
          <w:t xml:space="preserve"> el</w:t>
        </w:r>
      </w:ins>
      <w:ins w:id="3140" w:author="Regina Casanova" w:date="2018-06-20T16:41:00Z">
        <w:r w:rsidR="006839BB">
          <w:t xml:space="preserve"> uso de la metodología en el</w:t>
        </w:r>
      </w:ins>
      <w:ins w:id="3141" w:author="Regina Casanova" w:date="2018-06-20T16:40:00Z">
        <w:r w:rsidR="006839BB">
          <w:t xml:space="preserve"> re-diseño de </w:t>
        </w:r>
      </w:ins>
      <w:ins w:id="3142" w:author="Regina Casanova" w:date="2018-06-20T16:32:00Z">
        <w:r>
          <w:t xml:space="preserve">un sistema de </w:t>
        </w:r>
      </w:ins>
      <w:ins w:id="3143" w:author="Regina Casanova" w:date="2018-06-20T16:31:00Z">
        <w:r>
          <w:t xml:space="preserve">alertas </w:t>
        </w:r>
      </w:ins>
      <w:ins w:id="3144" w:author="Regina Casanova" w:date="2018-06-20T16:40:00Z">
        <w:r w:rsidR="006839BB">
          <w:t>en</w:t>
        </w:r>
      </w:ins>
      <w:ins w:id="3145" w:author="Regina Casanova" w:date="2018-06-20T16:33:00Z">
        <w:r>
          <w:t xml:space="preserve"> una historia clínica electrónica,</w:t>
        </w:r>
      </w:ins>
      <w:ins w:id="3146" w:author="Regina Casanova" w:date="2018-06-20T16:34:00Z">
        <w:r w:rsidR="006839BB">
          <w:t xml:space="preserve"> result</w:t>
        </w:r>
      </w:ins>
      <w:ins w:id="3147" w:author="Regina Casanova" w:date="2018-06-20T16:41:00Z">
        <w:r w:rsidR="006839BB">
          <w:t>ó</w:t>
        </w:r>
      </w:ins>
      <w:ins w:id="3148" w:author="Regina Casanova" w:date="2018-06-20T16:34:00Z">
        <w:r>
          <w:t xml:space="preserve"> en alertas más usables, efectivas y satisfactorias </w:t>
        </w:r>
        <w:r w:rsidR="006839BB">
          <w:t xml:space="preserve">que las alertas diseñadas utilizando </w:t>
        </w:r>
      </w:ins>
      <w:ins w:id="3149" w:author="Regina Casanova" w:date="2018-06-20T16:35:00Z">
        <w:r w:rsidR="006839BB">
          <w:t>técnicas</w:t>
        </w:r>
      </w:ins>
      <w:ins w:id="3150" w:author="Regina Casanova" w:date="2018-06-20T16:34:00Z">
        <w:r w:rsidR="006839BB">
          <w:t xml:space="preserve"> </w:t>
        </w:r>
      </w:ins>
      <w:ins w:id="3151" w:author="Regina Casanova" w:date="2018-06-20T16:35:00Z">
        <w:r w:rsidR="006839BB">
          <w:t xml:space="preserve">de ingeniería de software tradicional </w:t>
        </w:r>
      </w:ins>
      <w:ins w:id="3152" w:author="Regina Casanova" w:date="2018-06-20T16:36:00Z">
        <w:r w:rsidR="006839BB">
          <w:fldChar w:fldCharType="begin" w:fldLock="1"/>
        </w:r>
      </w:ins>
      <w:r w:rsidR="00C126C6">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(52)","plainTextFormattedCitation":"(52)","previouslyFormattedCitation":"(51)"},"properties":{"noteIndex":0},"schema":"https://github.com/citation-style-language/schema/raw/master/csl-citation.json"}</w:instrText>
      </w:r>
      <w:r w:rsidR="006839BB">
        <w:fldChar w:fldCharType="separate"/>
      </w:r>
      <w:r w:rsidR="00C126C6" w:rsidRPr="00C126C6">
        <w:rPr>
          <w:noProof/>
        </w:rPr>
        <w:t>(52)</w:t>
      </w:r>
      <w:ins w:id="3153" w:author="Regina Casanova" w:date="2018-06-20T16:36:00Z">
        <w:r w:rsidR="006839BB">
          <w:fldChar w:fldCharType="end"/>
        </w:r>
      </w:ins>
      <w:ins w:id="3154" w:author="Regina Casanova" w:date="2018-06-20T16:41:00Z">
        <w:r w:rsidR="006839BB">
          <w:t xml:space="preserve">. También mostraron </w:t>
        </w:r>
      </w:ins>
      <w:ins w:id="3155" w:author="Regina Casanova" w:date="2018-06-20T16:38:00Z">
        <w:r w:rsidR="006839BB">
          <w:t xml:space="preserve">que </w:t>
        </w:r>
      </w:ins>
      <w:ins w:id="3156" w:author="Regina Casanova" w:date="2018-06-20T16:42:00Z">
        <w:r w:rsidR="006839BB">
          <w:t>el re-diseño de registros utilizando esta metodología hizo que los enfermeros encargados en el llenado de información de los pacientes se sintieran m</w:t>
        </w:r>
      </w:ins>
      <w:ins w:id="3157" w:author="Regina Casanova" w:date="2018-06-20T16:43:00Z">
        <w:r w:rsidR="006839BB">
          <w:t>ás satisfechos y pudieran encontrar un balance entre las necesidades de enfermeros y los requerimientos de la institución</w:t>
        </w:r>
      </w:ins>
      <w:ins w:id="3158" w:author="Regina Casanova" w:date="2018-06-20T16:50:00Z">
        <w:r w:rsidR="006839BB">
          <w:t xml:space="preserve"> </w:t>
        </w:r>
      </w:ins>
      <w:ins w:id="3159" w:author="Regina Casanova" w:date="2018-06-20T16:51:00Z">
        <w:r w:rsidR="006839BB">
          <w:fldChar w:fldCharType="begin" w:fldLock="1"/>
        </w:r>
      </w:ins>
      <w:r w:rsidR="00C126C6">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(53)","plainTextFormattedCitation":"(53)","previouslyFormattedCitation":"(52)"},"properties":{"noteIndex":0},"schema":"https://github.com/citation-style-language/schema/raw/master/csl-citation.json"}</w:instrText>
      </w:r>
      <w:r w:rsidR="006839BB">
        <w:fldChar w:fldCharType="separate"/>
      </w:r>
      <w:r w:rsidR="00C126C6" w:rsidRPr="00C126C6">
        <w:rPr>
          <w:noProof/>
        </w:rPr>
        <w:t>(53)</w:t>
      </w:r>
      <w:ins w:id="3160" w:author="Regina Casanova" w:date="2018-06-20T16:51:00Z">
        <w:r w:rsidR="006839BB">
          <w:fldChar w:fldCharType="end"/>
        </w:r>
      </w:ins>
      <w:ins w:id="3161" w:author="Regina Casanova" w:date="2018-06-20T16:43:00Z">
        <w:r w:rsidR="006839BB">
          <w:t>.</w:t>
        </w:r>
      </w:ins>
      <w:ins w:id="3162" w:author="Regina Casanova" w:date="2018-06-20T16:51:00Z">
        <w:r w:rsidR="006839BB">
          <w:t xml:space="preserve"> En </w:t>
        </w:r>
      </w:ins>
      <w:ins w:id="3163" w:author="Regina Casanova" w:date="2018-06-20T16:43:00Z">
        <w:r w:rsidR="007A641A">
          <w:t xml:space="preserve">dichos estudios, la </w:t>
        </w:r>
      </w:ins>
      <w:ins w:id="3164" w:author="Regina Casanova" w:date="2018-06-20T16:52:00Z">
        <w:r w:rsidR="007A641A">
          <w:t>participación de los usuarios finales del software fueron cruciales</w:t>
        </w:r>
      </w:ins>
      <w:ins w:id="3165" w:author="Regina Casanova" w:date="2018-06-20T16:58:00Z">
        <w:r w:rsidR="007A641A">
          <w:t xml:space="preserve"> para conseguir los objetivos deseados</w:t>
        </w:r>
      </w:ins>
      <w:ins w:id="3166" w:author="Regina Casanova" w:date="2018-06-20T16:52:00Z">
        <w:r w:rsidR="007A641A">
          <w:t xml:space="preserve">, en el primer estudio se realizaron </w:t>
        </w:r>
      </w:ins>
      <w:ins w:id="3167" w:author="Regina Casanova" w:date="2018-06-20T16:53:00Z">
        <w:r w:rsidR="007A641A">
          <w:t xml:space="preserve">cuestionarios y entrevistas cualitativas con los usuarios para poder entender de manera profunda su satisfacción y percepciones acerca de las alertas diseñas con el sistema tradicional de ingeniería de software, en el segundo </w:t>
        </w:r>
        <w:r w:rsidR="007A641A">
          <w:lastRenderedPageBreak/>
          <w:t>estudio se realizaron iteraciones con los enfermeros para poder proponer rediseños que pudieran cumplir los objetivos de ellos como los de la instituci</w:t>
        </w:r>
      </w:ins>
      <w:ins w:id="3168" w:author="Regina Casanova" w:date="2018-06-20T16:54:00Z">
        <w:r w:rsidR="007A641A">
          <w:t xml:space="preserve">ón. </w:t>
        </w:r>
      </w:ins>
      <w:ins w:id="3169" w:author="Regina Casanova" w:date="2018-06-20T16:59:00Z">
        <w:r w:rsidR="007A641A">
          <w:t>Asimismo</w:t>
        </w:r>
      </w:ins>
      <w:ins w:id="3170" w:author="Regina Casanova" w:date="2018-06-20T16:58:00Z">
        <w:r w:rsidR="007A641A">
          <w:t>, el presente estudio</w:t>
        </w:r>
      </w:ins>
      <w:ins w:id="3171" w:author="Regina Casanova" w:date="2018-06-20T16:59:00Z">
        <w:r w:rsidR="007A641A">
          <w:t xml:space="preserve"> se suma mostrando</w:t>
        </w:r>
      </w:ins>
      <w:ins w:id="3172" w:author="Regina Casanova" w:date="2018-06-20T16:58:00Z">
        <w:r w:rsidR="007A641A">
          <w:t xml:space="preserve"> la gran importancia de tomar en cuenta las consideraciones de los usuarios finales al momento de la creación de un nuevo sistema inform</w:t>
        </w:r>
      </w:ins>
      <w:ins w:id="3173" w:author="Regina Casanova" w:date="2018-06-20T16:59:00Z">
        <w:r w:rsidR="007A641A">
          <w:t>ático.</w:t>
        </w:r>
      </w:ins>
    </w:p>
    <w:p w14:paraId="62A890EC" w14:textId="6EAFCEC7" w:rsidR="003700B5" w:rsidRPr="00842BF2" w:rsidDel="00944154" w:rsidRDefault="003700B5" w:rsidP="00842BF2">
      <w:pPr>
        <w:pStyle w:val="Texto"/>
        <w:rPr>
          <w:del w:id="3174" w:author="Regina Casanova" w:date="2018-06-20T13:47:00Z"/>
        </w:rPr>
      </w:pPr>
    </w:p>
    <w:p w14:paraId="675F84E9" w14:textId="691BEB66"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C126C6">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(54)","plainTextFormattedCitation":"(54)","previouslyFormattedCitation":"(53)"},"properties":{"noteIndex":0},"schema":"https://github.com/citation-style-language/schema/raw/master/csl-citation.json"}</w:instrText>
      </w:r>
      <w:r w:rsidRPr="00BA156B">
        <w:fldChar w:fldCharType="separate"/>
      </w:r>
      <w:r w:rsidR="00C126C6" w:rsidRPr="00C126C6">
        <w:rPr>
          <w:noProof/>
        </w:rPr>
        <w:t>(54)</w:t>
      </w:r>
      <w:r w:rsidRPr="00BA156B">
        <w:fldChar w:fldCharType="end"/>
      </w:r>
      <w:r w:rsidRPr="00BA156B">
        <w:t xml:space="preserve">, para evitar frustraciones de sus usuarios </w:t>
      </w:r>
      <w:r w:rsidRPr="00BA156B">
        <w:fldChar w:fldCharType="begin" w:fldLock="1"/>
      </w:r>
      <w:r w:rsidR="00C126C6">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(55)","plainTextFormattedCitation":"(55)","previouslyFormattedCitation":"(54)"},"properties":{"noteIndex":0},"schema":"https://github.com/citation-style-language/schema/raw/master/csl-citation.json"}</w:instrText>
      </w:r>
      <w:r w:rsidRPr="00BA156B">
        <w:fldChar w:fldCharType="separate"/>
      </w:r>
      <w:r w:rsidR="00C126C6" w:rsidRPr="00C126C6">
        <w:rPr>
          <w:noProof/>
        </w:rPr>
        <w:t>(55)</w:t>
      </w:r>
      <w:r w:rsidRPr="00BA156B">
        <w:fldChar w:fldCharType="end"/>
      </w:r>
      <w:r w:rsidR="00D00DDC">
        <w:t xml:space="preserve"> y có</w:t>
      </w:r>
      <w:r w:rsidRPr="00BA156B">
        <w:t xml:space="preserve">mo puede ayudar en el soporte de decisiones clínicas </w:t>
      </w:r>
      <w:r w:rsidRPr="00BA156B">
        <w:fldChar w:fldCharType="begin" w:fldLock="1"/>
      </w:r>
      <w:r w:rsidR="00C126C6">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(56)","plainTextFormattedCitation":"(56)","previouslyFormattedCitation":"(55)"},"properties":{"noteIndex":0},"schema":"https://github.com/citation-style-language/schema/raw/master/csl-citation.json"}</w:instrText>
      </w:r>
      <w:r w:rsidRPr="00BA156B">
        <w:fldChar w:fldCharType="separate"/>
      </w:r>
      <w:r w:rsidR="00C126C6" w:rsidRPr="00C126C6">
        <w:rPr>
          <w:noProof/>
        </w:rPr>
        <w:t>(56)</w:t>
      </w:r>
      <w:r w:rsidRPr="00BA156B">
        <w:fldChar w:fldCharType="end"/>
      </w:r>
      <w:r w:rsidRPr="00BA156B">
        <w:t>.</w:t>
      </w:r>
    </w:p>
    <w:p w14:paraId="6FD7A144" w14:textId="06E7E6BC" w:rsidR="0070776A" w:rsidRPr="00842BF2" w:rsidRDefault="0070776A" w:rsidP="00842BF2">
      <w:pPr>
        <w:pStyle w:val="Texto"/>
      </w:pPr>
      <w:r w:rsidRPr="00BA156B">
        <w:t xml:space="preserve">Este tipo de </w:t>
      </w:r>
      <w:del w:id="3175" w:author="Regina Casanova" w:date="2018-06-18T17:53:00Z">
        <w:r w:rsidRPr="00BA156B" w:rsidDel="00E94926">
          <w:delText>sistema</w:delText>
        </w:r>
      </w:del>
      <w:ins w:id="3176"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C126C6">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(57)","plainTextFormattedCitation":"(57)","previouslyFormattedCitation":"(56)"},"properties":{"noteIndex":0},"schema":"https://github.com/citation-style-language/schema/raw/master/csl-citation.json"}</w:instrText>
      </w:r>
      <w:r w:rsidRPr="00BA156B">
        <w:fldChar w:fldCharType="separate"/>
      </w:r>
      <w:r w:rsidR="00C126C6" w:rsidRPr="00C126C6">
        <w:rPr>
          <w:noProof/>
        </w:rPr>
        <w:t>(57)</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3177" w:author="Regina Casanova" w:date="2018-06-18T17:53:00Z">
        <w:r w:rsidRPr="00BA156B" w:rsidDel="00E94926">
          <w:delText xml:space="preserve">sistema </w:delText>
        </w:r>
      </w:del>
      <w:ins w:id="3178" w:author="Regina Casanova" w:date="2018-06-18T17:53:00Z">
        <w:r w:rsidR="00E94926">
          <w:t>software</w:t>
        </w:r>
      </w:ins>
      <w:ins w:id="3179" w:author="Regina Casanova" w:date="2018-06-18T17:40:00Z">
        <w:r w:rsidR="00234025">
          <w:t xml:space="preserve"> </w:t>
        </w:r>
      </w:ins>
      <w:r w:rsidRPr="00BA156B">
        <w:t xml:space="preserve">propuesto en este proyecto, se construyó basándose en dichos beneficios por lo que el uso de este </w:t>
      </w:r>
      <w:del w:id="3180" w:author="Regina Casanova" w:date="2018-06-18T17:53:00Z">
        <w:r w:rsidRPr="00BA156B" w:rsidDel="00E94926">
          <w:delText>sistema</w:delText>
        </w:r>
      </w:del>
      <w:ins w:id="3181" w:author="Regina Casanova" w:date="2018-06-18T17:53:00Z">
        <w:r w:rsidR="00E94926">
          <w:t>software</w:t>
        </w:r>
      </w:ins>
      <w:r w:rsidRPr="00BA156B">
        <w:t xml:space="preserve"> ayudaría a tener un manejo efectivo de los reclamos. El siguiente paso para garantizarlo es la reorganización del proceso de resolución de los reclamos para que los trabajadores tengan claro el procedimiento a realizarse.</w:t>
      </w:r>
    </w:p>
    <w:p w14:paraId="59F5724C" w14:textId="579BEB98" w:rsidR="00250481" w:rsidRPr="00842BF2" w:rsidRDefault="0070776A" w:rsidP="00842BF2">
      <w:pPr>
        <w:pStyle w:val="Texto"/>
      </w:pPr>
      <w:r w:rsidRPr="00BA156B">
        <w:lastRenderedPageBreak/>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C126C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(58)","plainTextFormattedCitation":"(58)","previouslyFormattedCitation":"(57)"},"properties":{"noteIndex":0},"schema":"https://github.com/citation-style-language/schema/raw/master/csl-citation.json"}</w:instrText>
      </w:r>
      <w:r w:rsidRPr="00BA156B">
        <w:fldChar w:fldCharType="separate"/>
      </w:r>
      <w:r w:rsidR="00C126C6" w:rsidRPr="00C126C6">
        <w:rPr>
          <w:noProof/>
        </w:rPr>
        <w:t>(58)</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1D8E3FB"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3182" w:author="Regina Casanova" w:date="2018-06-18T16:48:00Z">
        <w:r w:rsidR="00AF62FF">
          <w:t xml:space="preserve"> </w:t>
        </w:r>
      </w:ins>
      <w:ins w:id="3183" w:author="Regina Casanova" w:date="2018-06-18T16:49:00Z">
        <w:r w:rsidR="00AF62FF">
          <w:fldChar w:fldCharType="begin" w:fldLock="1"/>
        </w:r>
      </w:ins>
      <w:r w:rsidR="00C126C6">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(59)","plainTextFormattedCitation":"(59)","previouslyFormattedCitation":"(58)"},"properties":{"noteIndex":0},"schema":"https://github.com/citation-style-language/schema/raw/master/csl-citation.json"}</w:instrText>
      </w:r>
      <w:r w:rsidR="00AF62FF">
        <w:fldChar w:fldCharType="separate"/>
      </w:r>
      <w:r w:rsidR="00C126C6" w:rsidRPr="00C126C6">
        <w:rPr>
          <w:noProof/>
        </w:rPr>
        <w:t>(59)</w:t>
      </w:r>
      <w:ins w:id="3184"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C126C6">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(60)","plainTextFormattedCitation":"(60)","previouslyFormattedCitation":"(59)"},"properties":{"noteIndex":0},"schema":"https://github.com/citation-style-language/schema/raw/master/csl-citation.json"}</w:instrText>
      </w:r>
      <w:r w:rsidRPr="00BA156B">
        <w:fldChar w:fldCharType="separate"/>
      </w:r>
      <w:r w:rsidR="00C126C6" w:rsidRPr="00C126C6">
        <w:rPr>
          <w:noProof/>
        </w:rPr>
        <w:t>(60)</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w:t>
      </w:r>
      <w:ins w:id="3185" w:author="Regina Casanova" w:date="2018-06-18T16:49:00Z">
        <w:r w:rsidR="00AF62FF">
          <w:t>de gestión de reclamos en</w:t>
        </w:r>
      </w:ins>
      <w:del w:id="3186" w:author="Regina Casanova" w:date="2018-06-18T16:49:00Z">
        <w:r w:rsidRPr="00BA156B" w:rsidDel="00AF62FF">
          <w:delText>de</w:delText>
        </w:r>
      </w:del>
      <w:ins w:id="3187" w:author="Regina Casanova" w:date="2018-06-18T16:43:00Z">
        <w:r w:rsidR="00EF06FE">
          <w:t xml:space="preserve"> la red</w:t>
        </w:r>
      </w:ins>
      <w:ins w:id="3188" w:author="Regina Casanova" w:date="2018-06-18T23:54:00Z">
        <w:r w:rsidR="00EF41F7">
          <w:t xml:space="preserve"> de establecimientos de salud del</w:t>
        </w:r>
      </w:ins>
      <w:ins w:id="3189" w:author="Regina Casanova" w:date="2018-06-18T16:43:00Z">
        <w:r w:rsidR="00EF06FE">
          <w:t xml:space="preserve"> MINSA</w:t>
        </w:r>
      </w:ins>
      <w:del w:id="3190"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3191" w:name="_Toc511166320"/>
      <w:r w:rsidRPr="00BA156B">
        <w:rPr>
          <w:lang w:val="es-PE"/>
        </w:rPr>
        <w:lastRenderedPageBreak/>
        <w:t>De los hallazgos en</w:t>
      </w:r>
      <w:r w:rsidR="00060575" w:rsidRPr="00BA156B">
        <w:rPr>
          <w:lang w:val="es-PE"/>
        </w:rPr>
        <w:t xml:space="preserve"> la fase e</w:t>
      </w:r>
      <w:r w:rsidR="009E2064" w:rsidRPr="00BA156B">
        <w:rPr>
          <w:lang w:val="es-PE"/>
        </w:rPr>
        <w:t>xploratoria</w:t>
      </w:r>
      <w:bookmarkEnd w:id="3191"/>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4B629AA9"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w:t>
      </w:r>
      <w:commentRangeStart w:id="3192"/>
      <w:r w:rsidR="009E2064" w:rsidRPr="00BA156B">
        <w:t>pensar</w:t>
      </w:r>
      <w:ins w:id="3193" w:author="Regina Casanova" w:date="2018-07-07T13:33:00Z">
        <w:r w:rsidR="00DE4F52">
          <w:t>a</w:t>
        </w:r>
      </w:ins>
      <w:del w:id="3194" w:author="Regina Casanova" w:date="2018-07-07T13:33:00Z">
        <w:r w:rsidR="009E2064" w:rsidRPr="00BA156B" w:rsidDel="00DE4F52">
          <w:delText>á</w:delText>
        </w:r>
      </w:del>
      <w:r w:rsidR="009E2064" w:rsidRPr="00BA156B">
        <w:t>n</w:t>
      </w:r>
      <w:commentRangeEnd w:id="3192"/>
      <w:r w:rsidR="00F916E3">
        <w:rPr>
          <w:rStyle w:val="Refdecomentario"/>
          <w:rFonts w:cstheme="minorBidi"/>
          <w:lang w:val="es-ES_tradnl"/>
        </w:rPr>
        <w:commentReference w:id="3192"/>
      </w:r>
      <w:r w:rsidR="009E2064" w:rsidRPr="00BA156B">
        <w:t xml:space="preserve">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w:t>
      </w:r>
      <w:r w:rsidR="0079520C" w:rsidRPr="00BA156B">
        <w:lastRenderedPageBreak/>
        <w:t xml:space="preserve">personal de SUSALUD) debe ser capacitado sobre la importancia de los reclamos para poder lograr que el </w:t>
      </w:r>
      <w:del w:id="3195" w:author="Regina Casanova" w:date="2018-06-18T17:53:00Z">
        <w:r w:rsidR="0079520C" w:rsidRPr="00BA156B" w:rsidDel="00E94926">
          <w:delText xml:space="preserve">sistema </w:delText>
        </w:r>
      </w:del>
      <w:ins w:id="3196" w:author="Regina Casanova" w:date="2018-06-18T17:53:00Z">
        <w:r w:rsidR="00E94926">
          <w:t>software</w:t>
        </w:r>
      </w:ins>
      <w:ins w:id="3197" w:author="Regina Casanova" w:date="2018-06-18T17:41:00Z">
        <w:r w:rsidR="00234025">
          <w:t xml:space="preserve"> </w:t>
        </w:r>
      </w:ins>
      <w:r w:rsidR="0079520C" w:rsidRPr="00BA156B">
        <w:t xml:space="preserve">recaude información valiosa que pueda traducirse en proyectos de mejora. Sin esta capacitación permanente, el </w:t>
      </w:r>
      <w:del w:id="3198" w:author="Regina Casanova" w:date="2018-06-18T17:53:00Z">
        <w:r w:rsidR="0079520C" w:rsidRPr="00BA156B" w:rsidDel="00E94926">
          <w:delText>sistema</w:delText>
        </w:r>
      </w:del>
      <w:ins w:id="3199"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850DCEC"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w:t>
      </w:r>
      <w:ins w:id="3200" w:author="Luis Fernando Llanos Zavalaga" w:date="2018-07-10T16:35:00Z">
        <w:r w:rsidR="001829D5">
          <w:t xml:space="preserve">las </w:t>
        </w:r>
      </w:ins>
      <w:r w:rsidR="00CA0518" w:rsidRPr="00BA156B">
        <w:t>vidas humanas no corrieran peligro</w:t>
      </w:r>
      <w:r w:rsidRPr="00BA156B">
        <w:t xml:space="preserve"> </w:t>
      </w:r>
      <w:r w:rsidRPr="00BA156B">
        <w:fldChar w:fldCharType="begin" w:fldLock="1"/>
      </w:r>
      <w:r w:rsidR="00C126C6">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(61)","plainTextFormattedCitation":"(61)","previouslyFormattedCitation":"(60)"},"properties":{"noteIndex":0},"schema":"https://github.com/citation-style-language/schema/raw/master/csl-citation.json"}</w:instrText>
      </w:r>
      <w:r w:rsidRPr="00BA156B">
        <w:fldChar w:fldCharType="separate"/>
      </w:r>
      <w:r w:rsidR="00C126C6" w:rsidRPr="00C126C6">
        <w:rPr>
          <w:noProof/>
        </w:rPr>
        <w:t>(61)</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lastRenderedPageBreak/>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62363461"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C126C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(58)","plainTextFormattedCitation":"(58)","previouslyFormattedCitation":"(57)"},"properties":{"noteIndex":0},"schema":"https://github.com/citation-style-language/schema/raw/master/csl-citation.json"}</w:instrText>
      </w:r>
      <w:r w:rsidR="00EC2BAF" w:rsidRPr="00BA156B">
        <w:fldChar w:fldCharType="separate"/>
      </w:r>
      <w:r w:rsidR="00C126C6" w:rsidRPr="00C126C6">
        <w:rPr>
          <w:noProof/>
        </w:rPr>
        <w:t>(58)</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w:t>
      </w:r>
      <w:r w:rsidRPr="00BA156B">
        <w:lastRenderedPageBreak/>
        <w:t>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3201" w:author="Regina Casanova" w:date="2018-06-18T17:53:00Z">
        <w:r w:rsidRPr="00BA156B" w:rsidDel="00E94926">
          <w:delText>sistema</w:delText>
        </w:r>
      </w:del>
      <w:ins w:id="3202"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3203" w:name="_Toc511166321"/>
      <w:r w:rsidRPr="00BA156B">
        <w:rPr>
          <w:lang w:val="es-PE"/>
        </w:rPr>
        <w:t>De los h</w:t>
      </w:r>
      <w:r w:rsidR="00C1603F" w:rsidRPr="00BA156B">
        <w:rPr>
          <w:lang w:val="es-PE"/>
        </w:rPr>
        <w:t>allazgos de la fase de p</w:t>
      </w:r>
      <w:r w:rsidR="009E2064" w:rsidRPr="00BA156B">
        <w:rPr>
          <w:lang w:val="es-PE"/>
        </w:rPr>
        <w:t>rueba</w:t>
      </w:r>
      <w:bookmarkEnd w:id="3203"/>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3204" w:author="Regina Casanova" w:date="2018-06-18T17:53:00Z">
        <w:r w:rsidR="001E3A11" w:rsidRPr="00BA156B" w:rsidDel="00E94926">
          <w:delText>sistema</w:delText>
        </w:r>
      </w:del>
      <w:ins w:id="3205"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3206"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3207" w:author="Regina Casanova" w:date="2018-06-18T17:53:00Z">
        <w:r w:rsidR="00EA256A" w:rsidRPr="00BA156B" w:rsidDel="00E94926">
          <w:delText>sistema</w:delText>
        </w:r>
      </w:del>
      <w:ins w:id="3208"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3209" w:author="Regina Casanova" w:date="2018-06-18T17:53:00Z">
        <w:r w:rsidRPr="00BA156B" w:rsidDel="00E94926">
          <w:delText>sistema</w:delText>
        </w:r>
      </w:del>
      <w:ins w:id="3210"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pPr>
        <w:pStyle w:val="Ttulo2"/>
        <w:pPrChange w:id="3211" w:author="Regina Casanova" w:date="2018-06-15T19:26:00Z">
          <w:pPr>
            <w:pStyle w:val="Texto"/>
          </w:pPr>
        </w:pPrChange>
      </w:pPr>
      <w:ins w:id="3212" w:author="Regina Casanova" w:date="2018-06-15T19:26:00Z">
        <w:r>
          <w:t>Limitaciones</w:t>
        </w:r>
      </w:ins>
    </w:p>
    <w:p w14:paraId="39417866" w14:textId="48D891FB" w:rsidR="00524A0A" w:rsidRDefault="008A445E" w:rsidP="00862EA1">
      <w:pPr>
        <w:pStyle w:val="Texto"/>
        <w:rPr>
          <w:ins w:id="3213"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3214" w:author="Regina Casanova" w:date="2018-06-15T19:45:00Z">
        <w:r w:rsidR="004D0B2C">
          <w:t xml:space="preserve">Siendo lo ideal realizar iteraciones con un </w:t>
        </w:r>
      </w:ins>
      <w:ins w:id="3215" w:author="Regina Casanova" w:date="2018-06-15T19:46:00Z">
        <w:r w:rsidR="004D0B2C">
          <w:t>máximo</w:t>
        </w:r>
      </w:ins>
      <w:ins w:id="3216" w:author="Regina Casanova" w:date="2018-06-15T19:45:00Z">
        <w:r w:rsidR="004D0B2C">
          <w:t xml:space="preserve"> </w:t>
        </w:r>
      </w:ins>
      <w:ins w:id="3217" w:author="Regina Casanova" w:date="2018-06-15T19:46:00Z">
        <w:r w:rsidR="004D0B2C">
          <w:t xml:space="preserve">de 5 pruebas de usuarios,  se realizaron </w:t>
        </w:r>
      </w:ins>
      <w:ins w:id="3218" w:author="Regina Casanova" w:date="2018-06-15T20:02:00Z">
        <w:r w:rsidR="004D0B2C">
          <w:t xml:space="preserve">iteraciones con 3 </w:t>
        </w:r>
        <w:r w:rsidR="00806EEF">
          <w:t>usuarios para cada tipo de usuario evalu</w:t>
        </w:r>
      </w:ins>
      <w:ins w:id="3219" w:author="Regina Casanova" w:date="2018-06-15T20:03:00Z">
        <w:r w:rsidR="00806EEF">
          <w:t>a</w:t>
        </w:r>
      </w:ins>
      <w:ins w:id="3220" w:author="Regina Casanova" w:date="2018-06-15T20:02:00Z">
        <w:r w:rsidR="00806EEF">
          <w:t>do</w:t>
        </w:r>
      </w:ins>
      <w:ins w:id="3221" w:author="Regina Casanova" w:date="2018-06-15T20:05:00Z">
        <w:r w:rsidR="00806EEF">
          <w:t xml:space="preserve"> debido a poco tiempo que se contaba para realizar las pruebas. S</w:t>
        </w:r>
      </w:ins>
      <w:ins w:id="3222" w:author="Regina Casanova" w:date="2018-06-15T20:06:00Z">
        <w:r w:rsidR="00806EEF">
          <w:t>in embargo, iteraciones con 5 usuarios por cada tipo de usuario hubiera sido preferible para poder</w:t>
        </w:r>
      </w:ins>
      <w:ins w:id="3223" w:author="Regina Casanova" w:date="2018-06-15T20:02:00Z">
        <w:r w:rsidR="00806EEF">
          <w:t xml:space="preserve"> </w:t>
        </w:r>
      </w:ins>
      <w:ins w:id="3224" w:author="Regina Casanova" w:date="2018-06-15T20:07:00Z">
        <w:r w:rsidR="00806EEF">
          <w:t xml:space="preserve">refinar el prototipo. Adicionalmente, </w:t>
        </w:r>
      </w:ins>
      <w:del w:id="3225" w:author="Regina Casanova" w:date="2018-06-15T20:07:00Z">
        <w:r w:rsidR="00BE03A0" w:rsidRPr="00BA156B" w:rsidDel="00806EEF">
          <w:delText>I</w:delText>
        </w:r>
        <w:r w:rsidR="00472F37" w:rsidRPr="00BA156B" w:rsidDel="00806EEF">
          <w:delText>dealmente</w:delText>
        </w:r>
      </w:del>
      <w:ins w:id="3226"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3227"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C126C6">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(62)","plainTextFormattedCitation":"(62)","previouslyFormattedCitation":"(61)"},"properties":{"noteIndex":0},"schema":"https://github.com/citation-style-language/schema/raw/master/csl-citation.json"}</w:instrText>
      </w:r>
      <w:r w:rsidR="00EC2BAF" w:rsidRPr="00BA156B">
        <w:fldChar w:fldCharType="separate"/>
      </w:r>
      <w:r w:rsidR="00C126C6" w:rsidRPr="00C126C6">
        <w:rPr>
          <w:noProof/>
        </w:rPr>
        <w:t>(62)</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3228" w:author="Regina Casanova" w:date="2018-06-18T12:29:00Z"/>
        </w:rPr>
      </w:pPr>
      <w:ins w:id="3229" w:author="Regina Casanova" w:date="2018-06-18T12:21:00Z">
        <w:r>
          <w:lastRenderedPageBreak/>
          <w:t>Acerca de la clasificación de reclamos</w:t>
        </w:r>
      </w:ins>
      <w:ins w:id="3230" w:author="Regina Casanova" w:date="2018-06-18T12:22:00Z">
        <w:r w:rsidR="00152904">
          <w:t xml:space="preserve"> presentada</w:t>
        </w:r>
      </w:ins>
      <w:ins w:id="3231" w:author="Regina Casanova" w:date="2018-06-18T12:21:00Z">
        <w:r>
          <w:t xml:space="preserve">, </w:t>
        </w:r>
        <w:r w:rsidR="00152904">
          <w:t>a pesar de haberse rea</w:t>
        </w:r>
      </w:ins>
      <w:ins w:id="3232" w:author="Regina Casanova" w:date="2018-06-18T12:23:00Z">
        <w:r w:rsidR="00152904">
          <w:t xml:space="preserve">lizado </w:t>
        </w:r>
      </w:ins>
      <w:ins w:id="3233" w:author="Regina Casanova" w:date="2018-06-18T12:24:00Z">
        <w:r w:rsidR="00152904">
          <w:t>con</w:t>
        </w:r>
      </w:ins>
      <w:ins w:id="3234" w:author="Regina Casanova" w:date="2018-06-18T12:23:00Z">
        <w:r w:rsidR="00152904">
          <w:t xml:space="preserve"> el consenso de un </w:t>
        </w:r>
      </w:ins>
      <w:ins w:id="3235" w:author="Regina Casanova" w:date="2018-06-18T12:21:00Z">
        <w:r w:rsidR="00152904">
          <w:t xml:space="preserve">grupo de 8 </w:t>
        </w:r>
      </w:ins>
      <w:ins w:id="3236" w:author="Regina Casanova" w:date="2018-06-18T12:23:00Z">
        <w:r w:rsidR="00152904">
          <w:t>personas, entre personal de SUSALUD y gestores de IPRESS</w:t>
        </w:r>
      </w:ins>
      <w:ins w:id="3237" w:author="Regina Casanova" w:date="2018-06-18T12:21:00Z">
        <w:r w:rsidR="00152904">
          <w:t xml:space="preserve"> que trabajan de manera constante con los reclamos </w:t>
        </w:r>
      </w:ins>
      <w:ins w:id="3238" w:author="Regina Casanova" w:date="2018-06-18T12:22:00Z">
        <w:r w:rsidR="00152904">
          <w:t xml:space="preserve">en salud, no se puede tomar la clasificación presentada como definitiva ya que no se puede comprobar que los criterios utilizados por </w:t>
        </w:r>
      </w:ins>
      <w:ins w:id="3239" w:author="Regina Casanova" w:date="2018-06-18T12:24:00Z">
        <w:r w:rsidR="00152904">
          <w:t xml:space="preserve">estos usuarios se ciñe a criterios utilizados internacionalmente para la clasificación de reclamos. Adicionalmente, </w:t>
        </w:r>
      </w:ins>
      <w:ins w:id="3240" w:author="Regina Casanova" w:date="2018-06-18T12:25:00Z">
        <w:r w:rsidR="00152904">
          <w:t>existe un tema cultural en donde no se suele presentar cambios a propuestas hechas que puede haberse presentado con esta parte de la investigaci</w:t>
        </w:r>
      </w:ins>
      <w:ins w:id="3241" w:author="Regina Casanova" w:date="2018-06-18T12:28:00Z">
        <w:r w:rsidR="00152904">
          <w:t xml:space="preserve">ón. Resulta difícil identificar si no se presentaron cambios por ello o porque verdaderamente aceptaban cada </w:t>
        </w:r>
      </w:ins>
      <w:ins w:id="3242" w:author="Regina Casanova" w:date="2018-06-18T12:29:00Z">
        <w:r w:rsidR="00152904">
          <w:t>categoría</w:t>
        </w:r>
      </w:ins>
      <w:ins w:id="3243" w:author="Regina Casanova" w:date="2018-06-18T12:28:00Z">
        <w:r w:rsidR="00152904">
          <w:t xml:space="preserve"> </w:t>
        </w:r>
      </w:ins>
      <w:ins w:id="3244" w:author="Regina Casanova" w:date="2018-06-18T12:29:00Z">
        <w:r w:rsidR="00152904">
          <w:t xml:space="preserve"> e ítem presentado.</w:t>
        </w:r>
      </w:ins>
    </w:p>
    <w:p w14:paraId="5A572F5B" w14:textId="5E15C22B" w:rsidR="00152904" w:rsidRPr="00862EA1" w:rsidRDefault="00152904" w:rsidP="00862EA1">
      <w:pPr>
        <w:pStyle w:val="Texto"/>
      </w:pPr>
      <w:ins w:id="3245" w:author="Regina Casanova" w:date="2018-06-18T12:29:00Z">
        <w:r>
          <w:t xml:space="preserve">Finalmente, </w:t>
        </w:r>
      </w:ins>
      <w:ins w:id="3246" w:author="Regina Casanova" w:date="2018-06-18T12:30:00Z">
        <w:r>
          <w:t>luego de encontrar incongruencias en los datos p</w:t>
        </w:r>
        <w:r w:rsidR="009D09E8">
          <w:t>resentados del Sistema de</w:t>
        </w:r>
      </w:ins>
      <w:ins w:id="3247" w:author="Regina Casanova" w:date="2018-06-18T12:31:00Z">
        <w:r>
          <w:t xml:space="preserve"> </w:t>
        </w:r>
        <w:r w:rsidR="009D09E8">
          <w:t xml:space="preserve">Solicitudes en Atención al Ciudadano es </w:t>
        </w:r>
      </w:ins>
      <w:ins w:id="3248" w:author="Regina Casanova" w:date="2018-06-18T12:32:00Z">
        <w:r w:rsidR="009D09E8">
          <w:t>difícil</w:t>
        </w:r>
      </w:ins>
      <w:ins w:id="3249" w:author="Regina Casanova" w:date="2018-06-18T12:31:00Z">
        <w:r w:rsidR="009D09E8">
          <w:t xml:space="preserve"> </w:t>
        </w:r>
      </w:ins>
      <w:ins w:id="3250" w:author="Regina Casanova" w:date="2018-06-18T12:32:00Z">
        <w:r w:rsidR="009D09E8">
          <w:t>poder confiar enteramente en los datos presentados por su Plataforma de Informaci</w:t>
        </w:r>
      </w:ins>
      <w:ins w:id="3251" w:author="Regina Casanova" w:date="2018-06-18T12:33:00Z">
        <w:r w:rsidR="009D09E8">
          <w:t>ón y Difusión</w:t>
        </w:r>
      </w:ins>
      <w:ins w:id="3252" w:author="Regina Casanova" w:date="2018-06-18T12:36:00Z">
        <w:r w:rsidR="009D09E8">
          <w:t xml:space="preserve"> y esto hace que los ciudadanos que deseen acceder a esta informaci</w:t>
        </w:r>
      </w:ins>
      <w:ins w:id="3253" w:author="Regina Casanova" w:date="2018-06-18T12:37:00Z">
        <w:r w:rsidR="009D09E8">
          <w:t xml:space="preserve">ón puedan estar accediendo a información errónea y no les permita tomar una decisión informada sobre </w:t>
        </w:r>
      </w:ins>
      <w:ins w:id="3254" w:author="Regina Casanova" w:date="2018-06-18T13:16:00Z">
        <w:r w:rsidR="000969F2">
          <w:t>dónde</w:t>
        </w:r>
      </w:ins>
      <w:ins w:id="3255"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3256" w:name="_Toc511166322"/>
      <w:commentRangeStart w:id="3257"/>
      <w:r w:rsidRPr="00BA156B">
        <w:lastRenderedPageBreak/>
        <w:t>Conclusiones</w:t>
      </w:r>
      <w:bookmarkEnd w:id="3256"/>
      <w:commentRangeEnd w:id="3257"/>
      <w:r w:rsidR="00652D68">
        <w:rPr>
          <w:rStyle w:val="Refdecomentario"/>
          <w:rFonts w:eastAsiaTheme="minorHAnsi" w:cstheme="minorBidi"/>
          <w:b w:val="0"/>
          <w:color w:val="auto"/>
          <w:lang w:val="es-ES_tradnl"/>
        </w:rPr>
        <w:commentReference w:id="3257"/>
      </w:r>
    </w:p>
    <w:p w14:paraId="5EA702DC" w14:textId="185229F0" w:rsidR="00F26C78" w:rsidRPr="00862EA1" w:rsidRDefault="000635A6" w:rsidP="00862EA1">
      <w:pPr>
        <w:pStyle w:val="Texto"/>
      </w:pPr>
      <w:del w:id="3258"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3259" w:author="Regina Casanova" w:date="2018-06-14T18:20:00Z">
        <w:r w:rsidR="008E5E4A">
          <w:t xml:space="preserve">En este estudio </w:t>
        </w:r>
        <w:commentRangeStart w:id="3260"/>
        <w:r w:rsidR="008E5E4A">
          <w:t>se comprobó</w:t>
        </w:r>
      </w:ins>
      <w:ins w:id="3261" w:author="Regina Casanova" w:date="2018-06-14T18:34:00Z">
        <w:r w:rsidR="00792CC5">
          <w:t xml:space="preserve"> la utilidad</w:t>
        </w:r>
      </w:ins>
      <w:ins w:id="3262" w:author="Regina Casanova" w:date="2018-06-14T18:20:00Z">
        <w:r w:rsidR="008E5E4A">
          <w:t xml:space="preserve"> </w:t>
        </w:r>
      </w:ins>
      <w:ins w:id="3263" w:author="Regina Casanova" w:date="2018-06-14T18:47:00Z">
        <w:r w:rsidR="00FB760C">
          <w:t xml:space="preserve">de uso </w:t>
        </w:r>
      </w:ins>
      <w:ins w:id="3264" w:author="Regina Casanova" w:date="2018-06-14T18:20:00Z">
        <w:r w:rsidR="008E5E4A">
          <w:t>de la metodolog</w:t>
        </w:r>
        <w:r w:rsidR="00792CC5">
          <w:t>ía UCD</w:t>
        </w:r>
        <w:r w:rsidR="008E5E4A">
          <w:t xml:space="preserve"> </w:t>
        </w:r>
      </w:ins>
      <w:commentRangeEnd w:id="3260"/>
      <w:r w:rsidR="00CB1DBF">
        <w:rPr>
          <w:rStyle w:val="Refdecomentario"/>
          <w:rFonts w:cstheme="minorBidi"/>
          <w:lang w:val="es-ES_tradnl"/>
        </w:rPr>
        <w:commentReference w:id="3260"/>
      </w:r>
      <w:ins w:id="3265" w:author="Regina Casanova" w:date="2018-06-14T18:20:00Z">
        <w:r w:rsidR="008E5E4A">
          <w:t>para la creación del diseño</w:t>
        </w:r>
      </w:ins>
      <w:r w:rsidRPr="00BA156B">
        <w:t xml:space="preserve"> </w:t>
      </w:r>
      <w:ins w:id="3266" w:author="Regina Casanova" w:date="2018-06-14T18:48:00Z">
        <w:r w:rsidR="00470DBC">
          <w:t>para</w:t>
        </w:r>
      </w:ins>
      <w:del w:id="3267" w:author="Regina Casanova" w:date="2018-06-14T18:48:00Z">
        <w:r w:rsidRPr="00BA156B" w:rsidDel="00470DBC">
          <w:delText>de</w:delText>
        </w:r>
      </w:del>
      <w:r w:rsidRPr="00BA156B">
        <w:t xml:space="preserve"> un </w:t>
      </w:r>
      <w:del w:id="3268" w:author="Regina Casanova" w:date="2018-06-18T17:53:00Z">
        <w:r w:rsidRPr="00BA156B" w:rsidDel="00E94926">
          <w:delText xml:space="preserve">sistema </w:delText>
        </w:r>
      </w:del>
      <w:ins w:id="3269" w:author="Regina Casanova" w:date="2018-06-18T17:53:00Z">
        <w:r w:rsidR="00E94926">
          <w:t>software</w:t>
        </w:r>
      </w:ins>
      <w:ins w:id="3270" w:author="Regina Casanova" w:date="2018-06-18T17:42:00Z">
        <w:r w:rsidR="00234025">
          <w:t xml:space="preserve"> </w:t>
        </w:r>
      </w:ins>
      <w:r w:rsidRPr="00BA156B">
        <w:t>de gestión de reclamos</w:t>
      </w:r>
      <w:r w:rsidR="00E85F76" w:rsidRPr="00BA156B">
        <w:t xml:space="preserve">, lográndose un </w:t>
      </w:r>
      <w:del w:id="3271" w:author="Regina Casanova" w:date="2018-06-18T17:53:00Z">
        <w:r w:rsidR="00E85F76" w:rsidRPr="00BA156B" w:rsidDel="00E94926">
          <w:delText xml:space="preserve">sistema </w:delText>
        </w:r>
      </w:del>
      <w:ins w:id="3272" w:author="Regina Casanova" w:date="2018-06-18T17:53:00Z">
        <w:r w:rsidR="00E94926">
          <w:t>software</w:t>
        </w:r>
      </w:ins>
      <w:ins w:id="3273"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commentRangeStart w:id="3274"/>
      <w:r w:rsidRPr="00BA156B">
        <w:t>L</w:t>
      </w:r>
      <w:r w:rsidR="00F27D13" w:rsidRPr="00BA156B">
        <w:t xml:space="preserve">a metodología de </w:t>
      </w:r>
      <w:r w:rsidR="006D06B4">
        <w:t>‘</w:t>
      </w:r>
      <w:r w:rsidR="00F27D13" w:rsidRPr="00F916E3">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F916E3">
        <w:t>Think-Aloud</w:t>
      </w:r>
      <w:r w:rsidR="006D06B4" w:rsidRPr="00160297">
        <w:t>’</w:t>
      </w:r>
      <w:r w:rsidR="00F27D13" w:rsidRPr="00BA156B">
        <w:t xml:space="preserve"> permitió evaluar con éxito el prototipo, además de encontrar inconvenientes para que fueran corregidos antes de la propuesta final.</w:t>
      </w:r>
      <w:commentRangeEnd w:id="3274"/>
      <w:r w:rsidR="00652D68">
        <w:rPr>
          <w:rStyle w:val="Refdecomentario"/>
          <w:rFonts w:cstheme="minorBidi"/>
          <w:lang w:val="es-ES_tradnl"/>
        </w:rPr>
        <w:commentReference w:id="3274"/>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3275" w:name="_Toc511166323"/>
      <w:r w:rsidRPr="00BA156B">
        <w:lastRenderedPageBreak/>
        <w:t>Recomendaciones</w:t>
      </w:r>
      <w:bookmarkEnd w:id="3275"/>
    </w:p>
    <w:p w14:paraId="6AE56F0D" w14:textId="7984C757" w:rsidR="004C04E9" w:rsidRDefault="007502D3" w:rsidP="00862EA1">
      <w:pPr>
        <w:pStyle w:val="Texto"/>
        <w:rPr>
          <w:ins w:id="3276" w:author="Regina Casanova" w:date="2018-06-15T18:05:00Z"/>
        </w:rPr>
      </w:pPr>
      <w:del w:id="3277" w:author="Luis Fernando Llanos Zavalaga" w:date="2018-07-10T16:55:00Z">
        <w:r w:rsidRPr="00BA156B" w:rsidDel="00652D68">
          <w:delText>Finalizando este estudio se pudo observar que l</w:delText>
        </w:r>
      </w:del>
      <w:ins w:id="3278" w:author="Luis Fernando Llanos Zavalaga" w:date="2018-07-10T16:55:00Z">
        <w:r w:rsidR="00652D68">
          <w:t>L</w:t>
        </w:r>
      </w:ins>
      <w:r w:rsidRPr="00BA156B">
        <w:t xml:space="preserve">a implementación del </w:t>
      </w:r>
      <w:del w:id="3279" w:author="Regina Casanova" w:date="2018-06-18T17:53:00Z">
        <w:r w:rsidRPr="00BA156B" w:rsidDel="00E94926">
          <w:delText>sistema</w:delText>
        </w:r>
      </w:del>
      <w:ins w:id="3280" w:author="Regina Casanova" w:date="2018-06-18T17:53:00Z">
        <w:r w:rsidR="00E94926">
          <w:t>software</w:t>
        </w:r>
      </w:ins>
      <w:r w:rsidRPr="00BA156B">
        <w:t xml:space="preserve"> propuesto se ve como el siguiente paso en estudios complementarios. </w:t>
      </w:r>
      <w:del w:id="3281"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3282" w:author="Regina Casanova" w:date="2018-06-14T18:08:00Z">
        <w:r w:rsidR="00405FE8">
          <w:t xml:space="preserve">Dichos estudios deberían, adicionalmente a implementar el </w:t>
        </w:r>
      </w:ins>
      <w:ins w:id="3283" w:author="Regina Casanova" w:date="2018-06-18T17:53:00Z">
        <w:r w:rsidR="00E94926">
          <w:t>software</w:t>
        </w:r>
      </w:ins>
      <w:ins w:id="3284" w:author="Regina Casanova" w:date="2018-06-18T17:43:00Z">
        <w:r w:rsidR="00234025">
          <w:t xml:space="preserve"> </w:t>
        </w:r>
      </w:ins>
      <w:ins w:id="3285" w:author="Regina Casanova" w:date="2018-06-14T18:08:00Z">
        <w:r w:rsidR="00405FE8">
          <w:t>planteado, hacer un estudio piloto en al menos dos establecimientos de salud de mediana y/o alta complejidad.</w:t>
        </w:r>
      </w:ins>
      <w:ins w:id="3286" w:author="Regina Casanova" w:date="2018-06-14T18:14:00Z">
        <w:r w:rsidR="008E5E4A">
          <w:t xml:space="preserve"> Estos estudios deberían dar mejoras al prototipo presentado</w:t>
        </w:r>
      </w:ins>
      <w:ins w:id="3287" w:author="Regina Casanova" w:date="2018-06-14T18:10:00Z">
        <w:r w:rsidR="00405FE8">
          <w:t xml:space="preserve"> </w:t>
        </w:r>
      </w:ins>
      <w:ins w:id="3288" w:author="Regina Casanova" w:date="2018-06-14T18:14:00Z">
        <w:r w:rsidR="008E5E4A">
          <w:t>en este estudio y deberían medir sus resultados en forma cuantitativa</w:t>
        </w:r>
      </w:ins>
      <w:ins w:id="3289" w:author="Regina Casanova" w:date="2018-06-14T18:15:00Z">
        <w:r w:rsidR="008E5E4A">
          <w:t>,</w:t>
        </w:r>
      </w:ins>
      <w:ins w:id="3290" w:author="Regina Casanova" w:date="2018-06-14T18:14:00Z">
        <w:r w:rsidR="008E5E4A">
          <w:t xml:space="preserve"> mediante el cuestionario SUS</w:t>
        </w:r>
      </w:ins>
      <w:ins w:id="3291" w:author="Regina Casanova" w:date="2018-06-14T18:15:00Z">
        <w:r w:rsidR="008E5E4A">
          <w:t>, y cualitativa, mediante la resolución de tareas complejas tanto en un ambiente controlado como en uno no controlado.</w:t>
        </w:r>
      </w:ins>
      <w:ins w:id="3292" w:author="Regina Casanova" w:date="2018-06-14T18:14:00Z">
        <w:r w:rsidR="008E5E4A">
          <w:t xml:space="preserve"> </w:t>
        </w:r>
      </w:ins>
      <w:r w:rsidR="00DF5627" w:rsidRPr="00BA156B">
        <w:t xml:space="preserve"> </w:t>
      </w:r>
      <w:del w:id="3293" w:author="Regina Casanova" w:date="2018-06-14T18:16:00Z">
        <w:r w:rsidR="004C04E9" w:rsidRPr="00BA156B" w:rsidDel="008E5E4A">
          <w:delText>E</w:delText>
        </w:r>
        <w:r w:rsidRPr="00BA156B" w:rsidDel="008E5E4A">
          <w:delText>n dichos estudios</w:delText>
        </w:r>
      </w:del>
      <w:ins w:id="3294"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61FA8F8D" w:rsidR="00A30F79" w:rsidRPr="00862EA1" w:rsidRDefault="00E55F42" w:rsidP="00862EA1">
      <w:pPr>
        <w:pStyle w:val="Texto"/>
      </w:pPr>
      <w:ins w:id="3295" w:author="Regina Casanova" w:date="2018-06-15T19:00:00Z">
        <w:r>
          <w:t>Al encontrarse formas diferentes para manejar los reclamos dentro de esta</w:t>
        </w:r>
        <w:r w:rsidR="00234025">
          <w:t>blecimientos de salud del MINSA</w:t>
        </w:r>
        <w:r>
          <w:t xml:space="preserve"> se </w:t>
        </w:r>
      </w:ins>
      <w:ins w:id="3296" w:author="Regina Casanova" w:date="2018-06-15T19:01:00Z">
        <w:r>
          <w:t xml:space="preserve">sugiere </w:t>
        </w:r>
      </w:ins>
      <w:ins w:id="3297" w:author="Regina Casanova" w:date="2018-06-18T17:44:00Z">
        <w:r w:rsidR="00234025">
          <w:t xml:space="preserve">que </w:t>
        </w:r>
      </w:ins>
      <w:ins w:id="3298" w:author="Regina Casanova" w:date="2018-06-15T19:05:00Z">
        <w:r>
          <w:t>el establecimiento de un sistema</w:t>
        </w:r>
      </w:ins>
      <w:ins w:id="3299" w:author="Regina Casanova" w:date="2018-06-15T19:07:00Z">
        <w:r>
          <w:t xml:space="preserve"> unificado, </w:t>
        </w:r>
      </w:ins>
      <w:ins w:id="3300" w:author="Regina Casanova" w:date="2018-06-15T19:05:00Z">
        <w:r>
          <w:t xml:space="preserve">no exclusivamente </w:t>
        </w:r>
      </w:ins>
      <w:ins w:id="3301" w:author="Regina Casanova" w:date="2018-06-15T19:09:00Z">
        <w:r>
          <w:t>informático</w:t>
        </w:r>
      </w:ins>
      <w:ins w:id="3302" w:author="Regina Casanova" w:date="2018-06-15T19:07:00Z">
        <w:r>
          <w:t>, sea implementado en los establecimiento</w:t>
        </w:r>
      </w:ins>
      <w:ins w:id="3303" w:author="Luis Fernando Llanos Zavalaga" w:date="2018-07-10T16:59:00Z">
        <w:r w:rsidR="00292EF3">
          <w:t>s</w:t>
        </w:r>
      </w:ins>
      <w:ins w:id="3304" w:author="Regina Casanova" w:date="2018-06-15T19:07:00Z">
        <w:r>
          <w:t xml:space="preserve"> </w:t>
        </w:r>
      </w:ins>
      <w:ins w:id="3305" w:author="Regina Casanova" w:date="2018-06-20T12:01:00Z">
        <w:r w:rsidR="008E0B0A">
          <w:t xml:space="preserve">de salud </w:t>
        </w:r>
      </w:ins>
      <w:ins w:id="3306" w:author="Regina Casanova" w:date="2018-06-15T19:07:00Z">
        <w:r>
          <w:t xml:space="preserve">del MINSA para </w:t>
        </w:r>
      </w:ins>
      <w:ins w:id="3307"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3308" w:author="Regina Casanova" w:date="2018-06-14T18:17:00Z"/>
        </w:rPr>
      </w:pPr>
      <w:del w:id="3309"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3310" w:author="Regina Casanova" w:date="2018-06-18T17:53:00Z">
        <w:r w:rsidR="00465CE9" w:rsidRPr="00BA156B" w:rsidDel="00E94926">
          <w:delText>sistema</w:delText>
        </w:r>
      </w:del>
      <w:ins w:id="3311"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3312" w:name="_Toc511166324"/>
      <w:r w:rsidRPr="00BA156B">
        <w:lastRenderedPageBreak/>
        <w:t>Referencias bibliográficas</w:t>
      </w:r>
      <w:bookmarkEnd w:id="3312"/>
    </w:p>
    <w:p w14:paraId="1382AB86" w14:textId="76127C1A" w:rsidR="00C126C6" w:rsidRPr="00C126C6" w:rsidRDefault="00EC2BAF" w:rsidP="00C126C6">
      <w:pPr>
        <w:widowControl w:val="0"/>
        <w:autoSpaceDE w:val="0"/>
        <w:autoSpaceDN w:val="0"/>
        <w:adjustRightInd w:val="0"/>
        <w:spacing w:line="360" w:lineRule="auto"/>
        <w:ind w:left="640" w:hanging="640"/>
        <w:rPr>
          <w:rFonts w:cs="Times New Roman"/>
          <w:noProof/>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C126C6" w:rsidRPr="00C126C6">
        <w:rPr>
          <w:rFonts w:cs="Times New Roman"/>
          <w:noProof/>
        </w:rPr>
        <w:t xml:space="preserve">1. </w:t>
      </w:r>
      <w:r w:rsidR="00C126C6" w:rsidRPr="00C126C6">
        <w:rPr>
          <w:rFonts w:cs="Times New Roman"/>
          <w:noProof/>
        </w:rPr>
        <w:tab/>
        <w:t xml:space="preserve">Orozco M. Garantia_Calidad_Seguridad_Paciente-CIES-Miguel_Orozco. 2009. p. 50. </w:t>
      </w:r>
    </w:p>
    <w:p w14:paraId="16FAF0D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 </w:t>
      </w:r>
      <w:r w:rsidRPr="00C126C6">
        <w:rPr>
          <w:rFonts w:cs="Times New Roman"/>
          <w:noProof/>
        </w:rPr>
        <w:tab/>
        <w:t xml:space="preserve">Oliver RL. An Investigation of the Interrelationship Between Consumer (Dis) Satisfaction and Complaint Reports. Adv Consum Res. 1987;14(1):218–222. 5p. 1 Diagram. </w:t>
      </w:r>
    </w:p>
    <w:p w14:paraId="33F58A85"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 </w:t>
      </w:r>
      <w:r w:rsidRPr="00C126C6">
        <w:rPr>
          <w:rFonts w:cs="Times New Roman"/>
          <w:noProof/>
        </w:rPr>
        <w:tab/>
        <w:t xml:space="preserve">Reader TW, Gillespie A, Roberts J. Patient complaints in healthcare systems: a systematic review and coding taxonomy. BMJ Qual Saf. 2014;23(May):6781. Reader TW, Gillespie A, Roberts J. Patient c. </w:t>
      </w:r>
    </w:p>
    <w:p w14:paraId="6DCFEF2C"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 </w:t>
      </w:r>
      <w:r w:rsidRPr="00C126C6">
        <w:rPr>
          <w:rFonts w:cs="Times New Roman"/>
          <w:noProof/>
        </w:rPr>
        <w:tab/>
        <w:t xml:space="preserve">Hospital Consumer Assessment of Healthcare Providers and Systems. The HCAHPS Survey – Frequently Asked Questions. Centers for Medicare and Medicaid. 2016;1–6. </w:t>
      </w:r>
    </w:p>
    <w:p w14:paraId="5D176989"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 </w:t>
      </w:r>
      <w:r w:rsidRPr="00C126C6">
        <w:rPr>
          <w:rFonts w:cs="Times New Roman"/>
          <w:noProof/>
        </w:rPr>
        <w:tab/>
        <w:t>Ministère des affaires sociales et de la santé. Ordonnance no 96-346 du 24 avril 1996 portant réforme de l’hospitalisation publique et privée | Legifrance [Internet]. Available from: https://www.legifrance.gouv.fr/affichTexte.do?cidTexte=JORFTEXT000000742206</w:t>
      </w:r>
    </w:p>
    <w:p w14:paraId="6638A50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 </w:t>
      </w:r>
      <w:r w:rsidRPr="00C126C6">
        <w:rPr>
          <w:rFonts w:cs="Times New Roman"/>
          <w:noProof/>
        </w:rPr>
        <w:tab/>
        <w:t xml:space="preserve">Schoenfelder T, Klewer J, Kugler J. Determinants of patient satisfaction: A study among 39 hospitals in an in-patient setting in Germany. Int J Qual Heal Care. 2011 Oct;23(5):503–9. </w:t>
      </w:r>
    </w:p>
    <w:p w14:paraId="261FEBD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7. </w:t>
      </w:r>
      <w:r w:rsidRPr="00C126C6">
        <w:rPr>
          <w:rFonts w:cs="Times New Roman"/>
          <w:noProof/>
        </w:rPr>
        <w:tab/>
        <w:t xml:space="preserve">Department of Health. The NHS Plan: a plan for investment, a plan for reform. C 4818I. 2000;Cm 4818-I:144 p. </w:t>
      </w:r>
    </w:p>
    <w:p w14:paraId="31A758F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8. </w:t>
      </w:r>
      <w:r w:rsidRPr="00C126C6">
        <w:rPr>
          <w:rFonts w:cs="Times New Roman"/>
          <w:noProof/>
        </w:rPr>
        <w:tab/>
        <w:t xml:space="preserve">Cubillas JJ, Ramos MI, Feito FR, González JM, Gersol R, Ramos MB. [Importance of health CRM in pandemics and health alerts]. Aten Primaria. 2015 May 1;47(5):267–72. </w:t>
      </w:r>
    </w:p>
    <w:p w14:paraId="7C0CEEF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9. </w:t>
      </w:r>
      <w:r w:rsidRPr="00C126C6">
        <w:rPr>
          <w:rFonts w:cs="Times New Roman"/>
          <w:noProof/>
        </w:rPr>
        <w:tab/>
        <w:t>Notes on User Centered Design Process (UCD) [Internet]. [cited 2017 May 24]. Available from: https://www.w3.org/WAI/redesign/ucd</w:t>
      </w:r>
    </w:p>
    <w:p w14:paraId="173887DF"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10. </w:t>
      </w:r>
      <w:r w:rsidRPr="00C126C6">
        <w:rPr>
          <w:rFonts w:cs="Times New Roman"/>
          <w:noProof/>
        </w:rPr>
        <w:tab/>
        <w:t xml:space="preserve">International Organization for Standardization. ISO 9241-210: Ergonomics of human–system interaction - Human-centred design for interactive systems. Int Organ Stand. 2010;2010:32. </w:t>
      </w:r>
    </w:p>
    <w:p w14:paraId="6EC13F8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11. </w:t>
      </w:r>
      <w:r w:rsidRPr="00C126C6">
        <w:rPr>
          <w:rFonts w:cs="Times New Roman"/>
          <w:noProof/>
        </w:rPr>
        <w:tab/>
        <w:t xml:space="preserve">Health Services Review Council. Guide to Complaint Handling in Health </w:t>
      </w:r>
      <w:r w:rsidRPr="00C126C6">
        <w:rPr>
          <w:rFonts w:cs="Times New Roman"/>
          <w:noProof/>
        </w:rPr>
        <w:lastRenderedPageBreak/>
        <w:t xml:space="preserve">Care Services. 2005; </w:t>
      </w:r>
    </w:p>
    <w:p w14:paraId="06AE8C1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12. </w:t>
      </w:r>
      <w:r w:rsidRPr="00C126C6">
        <w:rPr>
          <w:rFonts w:cs="Times New Roman"/>
          <w:noProof/>
        </w:rPr>
        <w:tab/>
        <w:t>El Peruano. DECRETO SUPREMO N</w:t>
      </w:r>
      <w:r w:rsidRPr="00C126C6">
        <w:rPr>
          <w:rFonts w:cs="Times New Roman"/>
          <w:noProof/>
          <w:vertAlign w:val="superscript"/>
        </w:rPr>
        <w:t>o</w:t>
      </w:r>
      <w:r w:rsidRPr="00C126C6">
        <w:rPr>
          <w:rFonts w:cs="Times New Roman"/>
          <w:noProof/>
        </w:rPr>
        <w:t xml:space="preserve"> 030-2016-SA. </w:t>
      </w:r>
    </w:p>
    <w:p w14:paraId="714004DF"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13. </w:t>
      </w:r>
      <w:r w:rsidRPr="00C126C6">
        <w:rPr>
          <w:rFonts w:cs="Times New Roman"/>
          <w:noProof/>
        </w:rPr>
        <w:tab/>
        <w:t>Susalud: la tecnología digital al servicio de ciudadanos y gestores | Gestion.pe [Internet]. [cited 2017 Dec 16]. Available from: https://gestion.pe/panelg/susalud-tecnologia-digital-al-servicio-ciudadanos-y-gestores-2197181</w:t>
      </w:r>
    </w:p>
    <w:p w14:paraId="4007CEA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14. </w:t>
      </w:r>
      <w:r w:rsidRPr="00C126C6">
        <w:rPr>
          <w:rFonts w:cs="Times New Roman"/>
          <w:noProof/>
        </w:rPr>
        <w:tab/>
        <w:t xml:space="preserve">Al-Abri R, Al-Balushi A. Patient satisfaction survey as a tool towards quality improvement. Oman Med J. 2014 Jan;29(1):3–7. </w:t>
      </w:r>
    </w:p>
    <w:p w14:paraId="068FCF6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15. </w:t>
      </w:r>
      <w:r w:rsidRPr="00C126C6">
        <w:rPr>
          <w:rFonts w:cs="Times New Roman"/>
          <w:noProof/>
        </w:rPr>
        <w:tab/>
        <w:t xml:space="preserve">Salud DE. ESTÁNDARES DE CALIDAD PARA EL PRIMER NIVEL DE ATENCIÓN EN SALUD. E c p n a s. 2002;1–47. </w:t>
      </w:r>
    </w:p>
    <w:p w14:paraId="5613BFF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16. </w:t>
      </w:r>
      <w:r w:rsidRPr="00C126C6">
        <w:rPr>
          <w:rFonts w:cs="Times New Roman"/>
          <w:noProof/>
        </w:rPr>
        <w:tab/>
        <w:t xml:space="preserve">Chang M, Alemán MC, García R, Miranda RJ. Evaluación de la calidad de la atención médica en el subsistema de urgencias del municipio 10 de octubre, 1997. Rev Cuba Salud Pública. 2000;24(2):110–6. </w:t>
      </w:r>
    </w:p>
    <w:p w14:paraId="4EB826A5"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17. </w:t>
      </w:r>
      <w:r w:rsidRPr="00C126C6">
        <w:rPr>
          <w:rFonts w:cs="Times New Roman"/>
          <w:noProof/>
        </w:rPr>
        <w:tab/>
        <w:t xml:space="preserve">Jenkinson C. Patients’ experiences and satisfaction with health care: results of a questionnaire study of specific aspects of care. Qual Saf Heal Care. 2002 Dec;11(4):335–9. </w:t>
      </w:r>
    </w:p>
    <w:p w14:paraId="09AF5F7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18. </w:t>
      </w:r>
      <w:r w:rsidRPr="00C126C6">
        <w:rPr>
          <w:rFonts w:cs="Times New Roman"/>
          <w:noProof/>
        </w:rPr>
        <w:tab/>
        <w:t xml:space="preserve">Bjertnaes O a., Sjetne IS, Iversen HH. Overall patient satisfaction with hospitals: effects of patient-reported experiences and fulfilment of expectations. BMJ Qual Saf. 2012;21(1):39–46. </w:t>
      </w:r>
    </w:p>
    <w:p w14:paraId="27EDEB5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19. </w:t>
      </w:r>
      <w:r w:rsidRPr="00C126C6">
        <w:rPr>
          <w:rFonts w:cs="Times New Roman"/>
          <w:noProof/>
        </w:rPr>
        <w:tab/>
        <w:t xml:space="preserve">Jackson JL, Chamberlin J, Kroenke K. Predictors of patient satisfaction. Soc Sci Med. 2001;52(4):609–620. </w:t>
      </w:r>
    </w:p>
    <w:p w14:paraId="6D6A284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20. </w:t>
      </w:r>
      <w:r w:rsidRPr="00C126C6">
        <w:rPr>
          <w:rFonts w:cs="Times New Roman"/>
          <w:noProof/>
        </w:rPr>
        <w:tab/>
        <w:t xml:space="preserve">Quality Assurance Project. Monitoring the Quality of Hospital Care. </w:t>
      </w:r>
    </w:p>
    <w:p w14:paraId="1C98AE39"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21. </w:t>
      </w:r>
      <w:r w:rsidRPr="00C126C6">
        <w:rPr>
          <w:rFonts w:cs="Times New Roman"/>
          <w:noProof/>
        </w:rPr>
        <w:tab/>
        <w:t>EsSalud. Registro Informático de Atención al Asegurado [Internet]. [cited 2016 Aug 16]. Available from: http://ww3.essalud.gob.pe:8080/riid/portal.html</w:t>
      </w:r>
    </w:p>
    <w:p w14:paraId="2860869E"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22. </w:t>
      </w:r>
      <w:r w:rsidRPr="00C126C6">
        <w:rPr>
          <w:rFonts w:cs="Times New Roman"/>
          <w:noProof/>
        </w:rPr>
        <w:tab/>
        <w:t>CRM for Small Business - Customer Relationship Management - Act! [Internet]. [cited 2018 Feb 4]. Available from: https://www.act.com/</w:t>
      </w:r>
    </w:p>
    <w:p w14:paraId="1A1920EF"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23. </w:t>
      </w:r>
      <w:r w:rsidRPr="00C126C6">
        <w:rPr>
          <w:rFonts w:cs="Times New Roman"/>
          <w:noProof/>
        </w:rPr>
        <w:tab/>
        <w:t>Qué es CRM: Customer Relationship Management y Software CRM [Internet]. [cited 2018 Feb 4]. Available from: https://www.sumacrm.com/soporte/customer-relationship-management</w:t>
      </w:r>
    </w:p>
    <w:p w14:paraId="511139E1"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24. </w:t>
      </w:r>
      <w:r w:rsidRPr="00C126C6">
        <w:rPr>
          <w:rFonts w:cs="Times New Roman"/>
          <w:noProof/>
        </w:rPr>
        <w:tab/>
        <w:t xml:space="preserve">Anshari M, Almunawar MN. Evaluating CRM Implementation in Healthcare Organization. Proc 2011 Int Conf Econ Bus Inf (OCEBI 2011). </w:t>
      </w:r>
      <w:r w:rsidRPr="00C126C6">
        <w:rPr>
          <w:rFonts w:cs="Times New Roman"/>
          <w:noProof/>
        </w:rPr>
        <w:lastRenderedPageBreak/>
        <w:t xml:space="preserve">2011;2009(Icebi):7–9. </w:t>
      </w:r>
    </w:p>
    <w:p w14:paraId="1CE64A6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25. </w:t>
      </w:r>
      <w:r w:rsidRPr="00C126C6">
        <w:rPr>
          <w:rFonts w:cs="Times New Roman"/>
          <w:noProof/>
        </w:rPr>
        <w:tab/>
        <w:t xml:space="preserve">Noakes Schulze A. User-Centered Design for Information Professionals. Assoc Libr Inf Sci Educ. </w:t>
      </w:r>
    </w:p>
    <w:p w14:paraId="49C106D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26. </w:t>
      </w:r>
      <w:r w:rsidRPr="00C126C6">
        <w:rPr>
          <w:rFonts w:cs="Times New Roman"/>
          <w:noProof/>
        </w:rPr>
        <w:tab/>
        <w:t xml:space="preserve">Helander M, Landauer TK, Prabhu P V. Handbook of human-computer interaction. 1997. 1582 p. </w:t>
      </w:r>
    </w:p>
    <w:p w14:paraId="0D305381"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27. </w:t>
      </w:r>
      <w:r w:rsidRPr="00C126C6">
        <w:rPr>
          <w:rFonts w:cs="Times New Roman"/>
          <w:noProof/>
        </w:rPr>
        <w:tab/>
        <w:t xml:space="preserve">Ghaoui C. Encyclopedia Of Human Computer Interaction. 2006. 1-757 p. </w:t>
      </w:r>
    </w:p>
    <w:p w14:paraId="120036D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28. </w:t>
      </w:r>
      <w:r w:rsidRPr="00C126C6">
        <w:rPr>
          <w:rFonts w:cs="Times New Roman"/>
          <w:noProof/>
        </w:rPr>
        <w:tab/>
        <w:t xml:space="preserve">McLoone HE, Jacobson M, Hegg C, Johnson PW. User-centered design. Work. 2010;37(4):445–56. </w:t>
      </w:r>
    </w:p>
    <w:p w14:paraId="2D446159"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29. </w:t>
      </w:r>
      <w:r w:rsidRPr="00C126C6">
        <w:rPr>
          <w:rFonts w:cs="Times New Roman"/>
          <w:noProof/>
        </w:rPr>
        <w:tab/>
        <w:t>A Cry For Looking To Other Methods For User Centered Design - Usabilla Blog [Internet]. [cited 2018 Jul 22]. Available from: https://usabilla.com/blog/a-cry-for-looking-to-other-methods-for-user-centered-design/</w:t>
      </w:r>
    </w:p>
    <w:p w14:paraId="3357504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30. </w:t>
      </w:r>
      <w:r w:rsidRPr="00C126C6">
        <w:rPr>
          <w:rFonts w:cs="Times New Roman"/>
          <w:noProof/>
        </w:rPr>
        <w:tab/>
        <w:t>Describe the User Centered Design methodology [Internet]. [cited 2017 May 24]. Available from: http://www.modernanalyst.com/Careers/InterviewQuestions/tabid/128/ID/2191/Describe-the-User-Centered-Design-methodology.aspx</w:t>
      </w:r>
    </w:p>
    <w:p w14:paraId="37AE749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31. </w:t>
      </w:r>
      <w:r w:rsidRPr="00C126C6">
        <w:rPr>
          <w:rFonts w:cs="Times New Roman"/>
          <w:noProof/>
        </w:rPr>
        <w:tab/>
        <w:t xml:space="preserve">Usability.gov. Task Analysis. 2013 Sep 6; </w:t>
      </w:r>
    </w:p>
    <w:p w14:paraId="3ABB16A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32. </w:t>
      </w:r>
      <w:r w:rsidRPr="00C126C6">
        <w:rPr>
          <w:rFonts w:cs="Times New Roman"/>
          <w:noProof/>
        </w:rPr>
        <w:tab/>
        <w:t>Usability Body of Knowledge. Think Aloud Testing | Usability Body of Knowledge [Internet]. [cited 2018 Jun 21]. Available from: http://www.usabilitybok.org/think-aloud-testing</w:t>
      </w:r>
    </w:p>
    <w:p w14:paraId="365FCF31"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33. </w:t>
      </w:r>
      <w:r w:rsidRPr="00C126C6">
        <w:rPr>
          <w:rFonts w:cs="Times New Roman"/>
          <w:noProof/>
        </w:rPr>
        <w:tab/>
        <w:t>HIT Implementation Strategies and User-Centered Design [Internet]. [cited 2017 May 29]. Available from: http://pinnacle-center.com/hit-implementation-strategies-and-user-centered-design/</w:t>
      </w:r>
    </w:p>
    <w:p w14:paraId="149C6731"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34. </w:t>
      </w:r>
      <w:r w:rsidRPr="00C126C6">
        <w:rPr>
          <w:rFonts w:cs="Times New Roman"/>
          <w:noProof/>
        </w:rPr>
        <w:tab/>
        <w:t xml:space="preserve">Le T, Reeder B, Yoo D, Aziz R, Thompson HJ, Demiris G. An Evaluation of Wellness Assessment Visualizations for Older Adults. Telemed e-Health. 2015;21(1):9–15. </w:t>
      </w:r>
    </w:p>
    <w:p w14:paraId="4F2F74D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35. </w:t>
      </w:r>
      <w:r w:rsidRPr="00C126C6">
        <w:rPr>
          <w:rFonts w:cs="Times New Roman"/>
          <w:noProof/>
        </w:rPr>
        <w:tab/>
        <w:t xml:space="preserve">De Vito Dabbs A, Myers BA, Mc Curry KR, Dunbar-Jacob J, Hawkins RP, Begey A, et al. User-centered design and interactive health technologies for patients. Comput Inform Nurs. 2009;27(3):175–83. </w:t>
      </w:r>
    </w:p>
    <w:p w14:paraId="6AA2B5E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36. </w:t>
      </w:r>
      <w:r w:rsidRPr="00C126C6">
        <w:rPr>
          <w:rFonts w:cs="Times New Roman"/>
          <w:noProof/>
        </w:rPr>
        <w:tab/>
        <w:t>El Peruano. DECRETO SUPREMO N</w:t>
      </w:r>
      <w:r w:rsidRPr="00C126C6">
        <w:rPr>
          <w:rFonts w:cs="Times New Roman"/>
          <w:noProof/>
          <w:vertAlign w:val="superscript"/>
        </w:rPr>
        <w:t>o</w:t>
      </w:r>
      <w:r w:rsidRPr="00C126C6">
        <w:rPr>
          <w:rFonts w:cs="Times New Roman"/>
          <w:noProof/>
        </w:rPr>
        <w:t xml:space="preserve"> 008-2014-SA. 2014; </w:t>
      </w:r>
    </w:p>
    <w:p w14:paraId="7F29F9B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37. </w:t>
      </w:r>
      <w:r w:rsidRPr="00C126C6">
        <w:rPr>
          <w:rFonts w:cs="Times New Roman"/>
          <w:noProof/>
        </w:rPr>
        <w:tab/>
        <w:t xml:space="preserve">SUSALUD. Plataforma de Información y Difusión [Internet]. [cited 2017 Mar 20]. Available from: </w:t>
      </w:r>
      <w:r w:rsidRPr="00C126C6">
        <w:rPr>
          <w:rFonts w:cs="Times New Roman"/>
          <w:noProof/>
        </w:rPr>
        <w:lastRenderedPageBreak/>
        <w:t>http://bi.susalud.gob.pe/geoqlik/proxy/QvAJAXZfc/opendoc.htm?document=QV Produccion%2F11- Plataforma de Información y Difusión_1.qvw&amp;host=QVS%40srvqlikias&amp;anonymous=true</w:t>
      </w:r>
    </w:p>
    <w:p w14:paraId="085D0F2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38. </w:t>
      </w:r>
      <w:r w:rsidRPr="00C126C6">
        <w:rPr>
          <w:rFonts w:cs="Times New Roman"/>
          <w:noProof/>
        </w:rPr>
        <w:tab/>
        <w:t>Seguro Integral de Salud - Microsoft Power BI [Internet]. [cited 2018 Jan 23]. Available from: https://app.powerbi.com/view?r=eyJrIjoiNTljNzlmMTUtM2Y5NS00M2FjLWIwMGUtZmE0MDFhMWI5OGZjIiwidCI6IjZmZTkxN2VlLWQ5OWMtNGJmNy05OGQ1LThhOTUyYTE3NzhjNCIsImMiOjR9</w:t>
      </w:r>
    </w:p>
    <w:p w14:paraId="751A73B9"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39. </w:t>
      </w:r>
      <w:r w:rsidRPr="00C126C6">
        <w:rPr>
          <w:rFonts w:cs="Times New Roman"/>
          <w:noProof/>
        </w:rPr>
        <w:tab/>
        <w:t>SUSALUD. Plataforma de Información [Internet]. [cited 2018 Jan 23]. Available from: http://bi.susalud.gob.pe/QvAJAXZfc/opendoc.htm?document=QV Produccion%2FSIG_SUSALUD.qvw&amp;host=QVS%40srvqlikias&amp;anonymous=true</w:t>
      </w:r>
    </w:p>
    <w:p w14:paraId="12D6816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40. </w:t>
      </w:r>
      <w:r w:rsidRPr="00C126C6">
        <w:rPr>
          <w:rFonts w:cs="Times New Roman"/>
          <w:noProof/>
        </w:rPr>
        <w:tab/>
        <w:t>Susalud BPM PAC | Consulta [Internet]. [cited 2017 Mar 14]. Available from: http://app17.susalud.gob.pe/formulario_consulta/</w:t>
      </w:r>
    </w:p>
    <w:p w14:paraId="4A2E6C2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41. </w:t>
      </w:r>
      <w:r w:rsidRPr="00C126C6">
        <w:rPr>
          <w:rFonts w:cs="Times New Roman"/>
          <w:noProof/>
        </w:rPr>
        <w:tab/>
        <w:t>SUSALUD CONTIGO - Aplicaciones de Android en Google Play [Internet]. [cited 2017 Mar 14]. Available from: https://play.google.com/store/apps/details?id=pe.gob.susalud.servicio&amp;hl=es</w:t>
      </w:r>
    </w:p>
    <w:p w14:paraId="71F744E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42. </w:t>
      </w:r>
      <w:r w:rsidRPr="00C126C6">
        <w:rPr>
          <w:rFonts w:cs="Times New Roman"/>
          <w:noProof/>
        </w:rPr>
        <w:tab/>
        <w:t>SUSALUD | MÁS DE 10 MIL USUARIOS UTILIZAN APP SUSALUD CONTIGO [Internet]. [cited 2017 Mar 14]. Available from: http://portales.susalud.gob.pe/web/portal/noticias/-/asset_publisher/nx8MOyZZrSvU/content/mas-de-10-mil-usuarios-utilizan-app-susalud-contigo?_101_INSTANCE_nx8MOyZZrSvU_redirect=%2Fweb%2Fportal%2Fnoticias</w:t>
      </w:r>
    </w:p>
    <w:p w14:paraId="361AD84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43. </w:t>
      </w:r>
      <w:r w:rsidRPr="00C126C6">
        <w:rPr>
          <w:rFonts w:cs="Times New Roman"/>
          <w:noProof/>
        </w:rPr>
        <w:tab/>
        <w:t>SUSALUD | Mapa Georeferenciado [Internet]. [cited 2018 Mar 14]. Available from: http://mapa.susalud.gob.pe/</w:t>
      </w:r>
    </w:p>
    <w:p w14:paraId="3EE8534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44. </w:t>
      </w:r>
      <w:r w:rsidRPr="00C126C6">
        <w:rPr>
          <w:rFonts w:cs="Times New Roman"/>
          <w:noProof/>
        </w:rPr>
        <w:tab/>
        <w:t xml:space="preserve">Ministerio de Salud. Resolución Ministerial 667-2017/MINSA. </w:t>
      </w:r>
    </w:p>
    <w:p w14:paraId="71D037DD"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45. </w:t>
      </w:r>
      <w:r w:rsidRPr="00C126C6">
        <w:rPr>
          <w:rFonts w:cs="Times New Roman"/>
          <w:noProof/>
        </w:rPr>
        <w:tab/>
        <w:t>El Peruano. LEY N° 30150 - Norma Legal Diario Oficial El Peruano [Internet]. [cited 2018 Mar 14]. Available from: http://busquedas.elperuano.pe/normaslegales/aprueban-reglamento-general-</w:t>
      </w:r>
      <w:r w:rsidRPr="00C126C6">
        <w:rPr>
          <w:rFonts w:cs="Times New Roman"/>
          <w:noProof/>
        </w:rPr>
        <w:lastRenderedPageBreak/>
        <w:t>para-la-atencion-de-los-reclamos-resolucion-n-160-2011-sunasacd-737790-1/</w:t>
      </w:r>
    </w:p>
    <w:p w14:paraId="5BFC0E6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46. </w:t>
      </w:r>
      <w:r w:rsidRPr="00C126C6">
        <w:rPr>
          <w:rFonts w:cs="Times New Roman"/>
          <w:noProof/>
        </w:rPr>
        <w:tab/>
        <w:t xml:space="preserve">Paul CL. A Modified Delphi Approach to a New Card Sorting Methodology. J Usability Stud. 2008;4(1):7–30. </w:t>
      </w:r>
    </w:p>
    <w:p w14:paraId="6FC1354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47. </w:t>
      </w:r>
      <w:r w:rsidRPr="00C126C6">
        <w:rPr>
          <w:rFonts w:cs="Times New Roman"/>
          <w:noProof/>
        </w:rPr>
        <w:tab/>
        <w:t>ShowMore - Grabar, cargar y compartir sus vídeos en la web fácilmente [Internet]. [cited 2018 Mar 27]. Available from: https://showmore.com/es/</w:t>
      </w:r>
    </w:p>
    <w:p w14:paraId="6226811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48. </w:t>
      </w:r>
      <w:r w:rsidRPr="00C126C6">
        <w:rPr>
          <w:rFonts w:cs="Times New Roman"/>
          <w:noProof/>
        </w:rPr>
        <w:tab/>
        <w:t>oTranscribe [Internet]. [cited 2018 Mar 27]. Available from: http://otranscribe.com/</w:t>
      </w:r>
    </w:p>
    <w:p w14:paraId="7A326F1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49. </w:t>
      </w:r>
      <w:r w:rsidRPr="00C126C6">
        <w:rPr>
          <w:rFonts w:cs="Times New Roman"/>
          <w:noProof/>
        </w:rPr>
        <w:tab/>
        <w:t>Superintendencia de Salud, Gobierno de Chile - Reclamo contra FONASA o ISAPRES [Internet]. [cited 2018 Mar 27]. Available from: http://www.supersalud.gob.cl/portal/w3-article-7592.html#online</w:t>
      </w:r>
    </w:p>
    <w:p w14:paraId="7BDBF61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50. </w:t>
      </w:r>
      <w:r w:rsidRPr="00C126C6">
        <w:rPr>
          <w:rFonts w:cs="Times New Roman"/>
          <w:noProof/>
        </w:rPr>
        <w:tab/>
        <w:t>Formule su petición, queja, reclamo, sugerencia o denuncia [Internet]. [cited 2018 Mar 27]. Available from: https://www.minsalud.gov.co/atencion/Paginas/Solicitudes-sugerencias-quejas-o-reclamos.aspx</w:t>
      </w:r>
    </w:p>
    <w:p w14:paraId="407C56E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51. </w:t>
      </w:r>
      <w:r w:rsidRPr="00C126C6">
        <w:rPr>
          <w:rFonts w:cs="Times New Roman"/>
          <w:noProof/>
        </w:rPr>
        <w:tab/>
        <w:t>Preguntas Quejas Reclamos | Formulario Online | MINISTERIO DE SALUD Y PROTECCION SOCIAL [Internet]. [cited 2018 Jun 20]. Available from: https://orfeo.minsalud.gov.co/orfeo/formularioWebMinSalud/formularioPQRSMinSaludFineUploader.php?tipoSolicitud=178</w:t>
      </w:r>
    </w:p>
    <w:p w14:paraId="7D1DA1B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52. </w:t>
      </w:r>
      <w:r w:rsidRPr="00C126C6">
        <w:rPr>
          <w:rFonts w:cs="Times New Roman"/>
          <w:noProof/>
        </w:rPr>
        <w:tab/>
        <w:t xml:space="preserve">Luna DR, Rizzato Lede DA, Rubin L, Otero CM, Ortiz JM, García MG, et al. User-Centered Design Improves the Usability of Drug-Drug Interaction Alerts: A Validation Study in the Real Scenario. Stud Health Technol Inform. 2017;245:1085–9. </w:t>
      </w:r>
    </w:p>
    <w:p w14:paraId="74D20195"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53. </w:t>
      </w:r>
      <w:r w:rsidRPr="00C126C6">
        <w:rPr>
          <w:rFonts w:cs="Times New Roman"/>
          <w:noProof/>
        </w:rPr>
        <w:tab/>
        <w:t xml:space="preserve">Schachner MB, Recondo FJ, González ZA, Sommer JA, Stanziola E, Gassino FD, et al. User-Centered Design Practices to Redesign a Nursing e-Chart in Line with the Nursing Process. Stud Health Technol Inform. 2016;225:93–7. </w:t>
      </w:r>
    </w:p>
    <w:p w14:paraId="3793A72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54. </w:t>
      </w:r>
      <w:r w:rsidRPr="00C126C6">
        <w:rPr>
          <w:rFonts w:cs="Times New Roman"/>
          <w:noProof/>
        </w:rPr>
        <w:tab/>
        <w:t xml:space="preserve">Schnall R, Rojas M, Bakken S, Brown W, Carballo-Dieguez A, Carry M, et al. A user-centered model for designing consumer mobile health (mHealth) applications (apps). J Biomed Inform. 2016;60:243–51. </w:t>
      </w:r>
    </w:p>
    <w:p w14:paraId="367FED3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55. </w:t>
      </w:r>
      <w:r w:rsidRPr="00C126C6">
        <w:rPr>
          <w:rFonts w:cs="Times New Roman"/>
          <w:noProof/>
        </w:rPr>
        <w:tab/>
        <w:t xml:space="preserve">Opoku-Boateng GA. USER FRUSTRATION IN HIT INTERFACES: </w:t>
      </w:r>
      <w:r w:rsidRPr="00C126C6">
        <w:rPr>
          <w:rFonts w:cs="Times New Roman"/>
          <w:noProof/>
        </w:rPr>
        <w:lastRenderedPageBreak/>
        <w:t xml:space="preserve">EXPLORING PAST HCI RESEARCH FOR A BETTER UNDERSTANDING OF CLINICIANS’ EXPERIENCES. AMIA Annu Symp Proc. 2015;2015:1008–17. </w:t>
      </w:r>
    </w:p>
    <w:p w14:paraId="64BC285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56. </w:t>
      </w:r>
      <w:r w:rsidRPr="00C126C6">
        <w:rPr>
          <w:rFonts w:cs="Times New Roman"/>
          <w:noProof/>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2164E89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57. </w:t>
      </w:r>
      <w:r w:rsidRPr="00C126C6">
        <w:rPr>
          <w:rFonts w:cs="Times New Roman"/>
          <w:noProof/>
        </w:rPr>
        <w:tab/>
        <w:t xml:space="preserve">Serving Parliament – Serving Western Australians Ombudsman Western Australia Effective handling of complaints made to your organisation -An Overview. 2017; </w:t>
      </w:r>
    </w:p>
    <w:p w14:paraId="373B2E1D"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58. </w:t>
      </w:r>
      <w:r w:rsidRPr="00C126C6">
        <w:rPr>
          <w:rFonts w:cs="Times New Roman"/>
          <w:noProof/>
        </w:rPr>
        <w:tab/>
        <w:t xml:space="preserve">Clwyd A, Hart T. A Review of the NHS Hospitals Complaints System: Putting Patients Back in the Picture. 2013;(October):1–58. </w:t>
      </w:r>
    </w:p>
    <w:p w14:paraId="7464D8C9"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59. </w:t>
      </w:r>
      <w:r w:rsidRPr="00C126C6">
        <w:rPr>
          <w:rFonts w:cs="Times New Roman"/>
          <w:noProof/>
        </w:rPr>
        <w:tab/>
        <w:t xml:space="preserve">National Complaints Management Protocol for the Public Health Sector of South Africa. 2013; </w:t>
      </w:r>
    </w:p>
    <w:p w14:paraId="5BDD977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60. </w:t>
      </w:r>
      <w:r w:rsidRPr="00C126C6">
        <w:rPr>
          <w:rFonts w:cs="Times New Roman"/>
          <w:noProof/>
        </w:rPr>
        <w:tab/>
        <w:t xml:space="preserve">Hsieh SY. Healthcare complaints handling systems: A comparison between Britain, Australia and Taiwan. Heal Serv Manag Res. 2011;24(2):91–5. </w:t>
      </w:r>
    </w:p>
    <w:p w14:paraId="5F07D72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61. </w:t>
      </w:r>
      <w:r w:rsidRPr="00C126C6">
        <w:rPr>
          <w:rFonts w:cs="Times New Roman"/>
          <w:noProof/>
        </w:rPr>
        <w:tab/>
        <w:t xml:space="preserve">El Peruano. Ley 30225 - Ley de Contrataciones del Estado. </w:t>
      </w:r>
    </w:p>
    <w:p w14:paraId="4AD55B0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62. </w:t>
      </w:r>
      <w:r w:rsidRPr="00C126C6">
        <w:rPr>
          <w:rFonts w:cs="Times New Roman"/>
          <w:noProof/>
        </w:rPr>
        <w:tab/>
        <w:t xml:space="preserve">Nielsen J. Why You Only Need to Test with 5 Users. Jakob Nielsens Alertbox. 2000;19(September 23):1–4. </w:t>
      </w:r>
    </w:p>
    <w:p w14:paraId="5AC1706D" w14:textId="37651E1B" w:rsidR="00161D0F" w:rsidRPr="00862EA1" w:rsidRDefault="00EC2BAF" w:rsidP="00C126C6">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3313" w:name="_Toc511166325"/>
      <w:r w:rsidRPr="00BA156B">
        <w:lastRenderedPageBreak/>
        <w:t>Anexos</w:t>
      </w:r>
      <w:bookmarkEnd w:id="3313"/>
    </w:p>
    <w:p w14:paraId="43A12014" w14:textId="77777777" w:rsidR="00161D0F" w:rsidRPr="00BA156B" w:rsidRDefault="00161D0F" w:rsidP="00A50DD7">
      <w:pPr>
        <w:pStyle w:val="Ttulo2"/>
        <w:numPr>
          <w:ilvl w:val="0"/>
          <w:numId w:val="11"/>
        </w:numPr>
        <w:rPr>
          <w:lang w:val="es-PE"/>
        </w:rPr>
      </w:pPr>
      <w:bookmarkStart w:id="3314" w:name="_Toc511166326"/>
      <w:commentRangeStart w:id="3315"/>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w:t>
      </w:r>
      <w:commentRangeEnd w:id="3315"/>
      <w:r w:rsidR="00292EF3">
        <w:rPr>
          <w:rStyle w:val="Refdecomentario"/>
          <w:rFonts w:eastAsiaTheme="minorHAnsi" w:cstheme="minorBidi"/>
          <w:b w:val="0"/>
          <w:color w:val="auto"/>
          <w:lang w:val="es-ES_tradnl"/>
        </w:rPr>
        <w:commentReference w:id="3315"/>
      </w:r>
      <w:r w:rsidRPr="00BA156B">
        <w:rPr>
          <w:lang w:val="es-PE"/>
        </w:rPr>
        <w:t>entrevistas a profundidad</w:t>
      </w:r>
      <w:r w:rsidR="007B7445" w:rsidRPr="00BA156B">
        <w:rPr>
          <w:lang w:val="es-PE"/>
        </w:rPr>
        <w:t>.</w:t>
      </w:r>
      <w:bookmarkEnd w:id="3314"/>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3316" w:name="_Toc511166327"/>
      <w:r w:rsidRPr="00BA156B">
        <w:rPr>
          <w:lang w:val="es-PE"/>
        </w:rPr>
        <w:lastRenderedPageBreak/>
        <w:t>Anexo 2: Guía Semi-Estructurada de Entrevista a Profundidad para usuarios finales Nº1</w:t>
      </w:r>
      <w:bookmarkEnd w:id="3316"/>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3317" w:name="_Toc511166328"/>
      <w:r w:rsidRPr="00BA156B">
        <w:rPr>
          <w:lang w:val="es-PE"/>
        </w:rPr>
        <w:lastRenderedPageBreak/>
        <w:t xml:space="preserve">Anexo 3: Guía </w:t>
      </w:r>
      <w:r w:rsidR="00161D0F" w:rsidRPr="00BA156B">
        <w:rPr>
          <w:lang w:val="es-PE"/>
        </w:rPr>
        <w:t>Estructurada de Entrevista a Profundidad para usuarios finales Nº2</w:t>
      </w:r>
      <w:bookmarkEnd w:id="3317"/>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3318"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3318"/>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3319" w:name="Casilla1"/>
      <w:r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00EC2BAF" w:rsidRPr="00BA156B">
        <w:rPr>
          <w:rFonts w:cs="Times New Roman"/>
          <w:lang w:val="es-PE"/>
        </w:rPr>
        <w:fldChar w:fldCharType="end"/>
      </w:r>
      <w:bookmarkEnd w:id="3319"/>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3320" w:name="Casilla2"/>
      <w:r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00EC2BAF" w:rsidRPr="00BA156B">
        <w:rPr>
          <w:rFonts w:cs="Times New Roman"/>
          <w:lang w:val="es-PE"/>
        </w:rPr>
        <w:fldChar w:fldCharType="end"/>
      </w:r>
      <w:bookmarkEnd w:id="3320"/>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3321" w:name="Casilla3"/>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21"/>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3322" w:name="Casilla4"/>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22"/>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3323" w:name="Casilla5"/>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23"/>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3324" w:name="Casilla6"/>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24"/>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3325" w:name="Casilla7"/>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25"/>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3326" w:name="Casilla9"/>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26"/>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3327" w:name="Casilla8"/>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27"/>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3328" w:name="Casilla10"/>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28"/>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3329" w:name="Casilla11"/>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29"/>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3330" w:name="Casilla12"/>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30"/>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3331" w:name="Casilla13"/>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31"/>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3332" w:name="Casilla14"/>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32"/>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3333" w:name="Casilla15"/>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33"/>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3334" w:name="Casilla16"/>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34"/>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3335" w:name="Casilla17"/>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35"/>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3336" w:name="Casilla18"/>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36"/>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3337" w:name="Casilla19"/>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37"/>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3338" w:name="Casilla20"/>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38"/>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3339" w:name="_Toc511166330"/>
      <w:r>
        <w:rPr>
          <w:noProof/>
          <w:lang w:val="en-US"/>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3339"/>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n-US"/>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n-US"/>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0">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n-US"/>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n-US"/>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2">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n-US"/>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n-US"/>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n-US"/>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n-US"/>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6">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lang w:val="en-US"/>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lang w:val="en-US"/>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lang w:val="en-US"/>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lang w:val="en-US"/>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lang w:val="en-US"/>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lang w:val="en-US"/>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lang w:val="en-US"/>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Luis Fernando Llanos Zavalaga" w:date="2018-07-10T12:24:00Z" w:initials="LFLZ">
    <w:p w14:paraId="138B64C5" w14:textId="77777777" w:rsidR="0043502A" w:rsidRDefault="0043502A">
      <w:pPr>
        <w:pStyle w:val="Textocomentario"/>
      </w:pPr>
      <w:r>
        <w:rPr>
          <w:rStyle w:val="Refdecomentario"/>
        </w:rPr>
        <w:annotationRef/>
      </w:r>
      <w:r>
        <w:t>Dado que no se ha desarrollado un sistema sino un aplicativo como elemento de un sistema, el título debería ser:</w:t>
      </w:r>
    </w:p>
    <w:p w14:paraId="50B57FC9" w14:textId="50ECA6CA" w:rsidR="0043502A" w:rsidRDefault="0043502A">
      <w:pPr>
        <w:pStyle w:val="Textocomentario"/>
      </w:pPr>
      <w:r w:rsidRPr="00BA156B">
        <w:rPr>
          <w:rFonts w:cs="Times New Roman"/>
          <w:bCs/>
          <w:color w:val="000000"/>
          <w:sz w:val="44"/>
          <w:szCs w:val="44"/>
          <w:lang w:val="es-PE"/>
        </w:rPr>
        <w:t xml:space="preserve">DISEÑO CENTRADO EN EL USUARIO EN UN </w:t>
      </w:r>
      <w:r>
        <w:rPr>
          <w:rFonts w:cs="Times New Roman"/>
          <w:bCs/>
          <w:color w:val="000000"/>
          <w:sz w:val="44"/>
          <w:szCs w:val="44"/>
          <w:lang w:val="es-PE"/>
        </w:rPr>
        <w:t xml:space="preserve">APLICATIVO PARA UN </w:t>
      </w:r>
      <w:r w:rsidRPr="00BA156B">
        <w:rPr>
          <w:rFonts w:cs="Times New Roman"/>
          <w:bCs/>
          <w:color w:val="000000"/>
          <w:sz w:val="44"/>
          <w:szCs w:val="44"/>
          <w:lang w:val="es-PE"/>
        </w:rPr>
        <w:t xml:space="preserve">SISTEMA DE GESTIÓN DE RECLAMOS </w:t>
      </w:r>
      <w:r>
        <w:rPr>
          <w:rFonts w:cs="Times New Roman"/>
          <w:bCs/>
          <w:color w:val="000000"/>
          <w:sz w:val="44"/>
          <w:szCs w:val="44"/>
          <w:lang w:val="es-PE"/>
        </w:rPr>
        <w:t>EN</w:t>
      </w:r>
      <w:r w:rsidRPr="00BA156B">
        <w:rPr>
          <w:rFonts w:cs="Times New Roman"/>
          <w:bCs/>
          <w:color w:val="000000"/>
          <w:sz w:val="44"/>
          <w:szCs w:val="44"/>
          <w:lang w:val="es-PE"/>
        </w:rPr>
        <w:t xml:space="preserve"> EL SISTEMA DE SALUD DEL PERÚ</w:t>
      </w:r>
      <w:r>
        <w:rPr>
          <w:rStyle w:val="Refdecomentario"/>
        </w:rPr>
        <w:annotationRef/>
      </w:r>
    </w:p>
  </w:comment>
  <w:comment w:id="12" w:author="Luis Fernando Llanos Zavalaga" w:date="2018-07-10T12:29:00Z" w:initials="LFLZ">
    <w:p w14:paraId="662B1F42" w14:textId="77777777" w:rsidR="0043502A" w:rsidRDefault="0043502A">
      <w:pPr>
        <w:pStyle w:val="Textocomentario"/>
      </w:pPr>
      <w:r>
        <w:rPr>
          <w:rStyle w:val="Refdecomentario"/>
        </w:rPr>
        <w:annotationRef/>
      </w:r>
      <w:r>
        <w:t>PROPUESTA A MODIFICAR:</w:t>
      </w:r>
    </w:p>
    <w:p w14:paraId="3D0A5AC8" w14:textId="4DAA15E4" w:rsidR="0043502A" w:rsidRDefault="0043502A">
      <w:pPr>
        <w:pStyle w:val="Textocomentario"/>
      </w:pPr>
      <w:r>
        <w:t>…</w:t>
      </w:r>
      <w:r w:rsidRPr="00BA156B">
        <w:t xml:space="preserve">la calidad de atención </w:t>
      </w:r>
      <w:r>
        <w:t xml:space="preserve">puede ser monitoreada a través de </w:t>
      </w:r>
      <w:r w:rsidRPr="00BA156B">
        <w:t>los reclamos que llegan al establecimiento.</w:t>
      </w:r>
    </w:p>
  </w:comment>
  <w:comment w:id="40" w:author="Luis Fernando Llanos Zavalaga" w:date="2018-07-10T12:35:00Z" w:initials="LFLZ">
    <w:p w14:paraId="7B2B897A" w14:textId="17290AED" w:rsidR="0043502A" w:rsidRDefault="0043502A">
      <w:pPr>
        <w:pStyle w:val="Textocomentario"/>
      </w:pPr>
      <w:r>
        <w:rPr>
          <w:rStyle w:val="Refdecomentario"/>
        </w:rPr>
        <w:annotationRef/>
      </w:r>
      <w:r>
        <w:t>Hay una cantidad máxima de palabras clave.</w:t>
      </w:r>
    </w:p>
  </w:comment>
  <w:comment w:id="62" w:author="Luis Fernando Llanos Zavalaga" w:date="2018-07-10T12:39:00Z" w:initials="LFLZ">
    <w:p w14:paraId="64801441" w14:textId="6CA6CDCC" w:rsidR="0043502A" w:rsidRDefault="0043502A">
      <w:pPr>
        <w:pStyle w:val="Textocomentario"/>
      </w:pPr>
      <w:r>
        <w:rPr>
          <w:rStyle w:val="Refdecomentario"/>
        </w:rPr>
        <w:annotationRef/>
      </w:r>
      <w:r>
        <w:t>¿Qué llama formas sistematizadas?</w:t>
      </w:r>
    </w:p>
  </w:comment>
  <w:comment w:id="108" w:author="Luis Fernando Llanos Zavalaga" w:date="2018-07-10T12:40:00Z" w:initials="LFLZ">
    <w:p w14:paraId="56320D69" w14:textId="1BD59021" w:rsidR="0043502A" w:rsidRDefault="0043502A">
      <w:pPr>
        <w:pStyle w:val="Textocomentario"/>
      </w:pPr>
      <w:r>
        <w:rPr>
          <w:rStyle w:val="Refdecomentario"/>
        </w:rPr>
        <w:annotationRef/>
      </w:r>
      <w:r>
        <w:t xml:space="preserve">No entiendo que quiere decir con dicha oración. </w:t>
      </w:r>
    </w:p>
  </w:comment>
  <w:comment w:id="115" w:author="Regina Casanova" w:date="2018-07-22T12:57:00Z" w:initials="RC">
    <w:p w14:paraId="0E46E386" w14:textId="45F788CC" w:rsidR="0043502A" w:rsidRDefault="0043502A">
      <w:pPr>
        <w:pStyle w:val="Textocomentario"/>
      </w:pPr>
      <w:r>
        <w:rPr>
          <w:rStyle w:val="Refdecomentario"/>
        </w:rPr>
        <w:annotationRef/>
      </w:r>
      <w:r>
        <w:t>aplicativo</w:t>
      </w:r>
    </w:p>
  </w:comment>
  <w:comment w:id="118" w:author="Regina Casanova" w:date="2018-07-22T12:58:00Z" w:initials="RC">
    <w:p w14:paraId="136C6E96" w14:textId="5425BCDC" w:rsidR="0043502A" w:rsidRDefault="0043502A">
      <w:pPr>
        <w:pStyle w:val="Textocomentario"/>
      </w:pPr>
      <w:r>
        <w:rPr>
          <w:rStyle w:val="Refdecomentario"/>
        </w:rPr>
        <w:annotationRef/>
      </w:r>
      <w:r>
        <w:t>aplicativo</w:t>
      </w:r>
    </w:p>
  </w:comment>
  <w:comment w:id="124" w:author="Luis Fernando Llanos Zavalaga" w:date="2018-07-10T12:47:00Z" w:initials="LFLZ">
    <w:p w14:paraId="170E7FC2" w14:textId="38189103" w:rsidR="0043502A" w:rsidRDefault="0043502A">
      <w:pPr>
        <w:pStyle w:val="Textocomentario"/>
      </w:pPr>
      <w:r>
        <w:rPr>
          <w:rStyle w:val="Refdecomentario"/>
        </w:rPr>
        <w:annotationRef/>
      </w:r>
      <w:r>
        <w:t>Ello presupone el fortalecimiento de un sistema de gestión de reclamos</w:t>
      </w:r>
    </w:p>
  </w:comment>
  <w:comment w:id="136" w:author="Regina Casanova" w:date="2018-07-22T12:56:00Z" w:initials="RC">
    <w:p w14:paraId="0F287FE5" w14:textId="324B976B" w:rsidR="0043502A" w:rsidRDefault="0043502A">
      <w:pPr>
        <w:pStyle w:val="Textocomentario"/>
      </w:pPr>
      <w:r>
        <w:rPr>
          <w:rStyle w:val="Refdecomentario"/>
        </w:rPr>
        <w:annotationRef/>
      </w:r>
      <w:r>
        <w:t>aplicativo</w:t>
      </w:r>
    </w:p>
  </w:comment>
  <w:comment w:id="141" w:author="Luis Fernando Llanos Zavalaga" w:date="2018-07-10T12:49:00Z" w:initials="LFLZ">
    <w:p w14:paraId="217FEFD1" w14:textId="45DA0DC9" w:rsidR="0043502A" w:rsidRDefault="0043502A">
      <w:pPr>
        <w:pStyle w:val="Textocomentario"/>
      </w:pPr>
      <w:r>
        <w:rPr>
          <w:rStyle w:val="Refdecomentario"/>
        </w:rPr>
        <w:annotationRef/>
      </w:r>
      <w:r>
        <w:t>Esta afirmación presupone que en alguna parte del marco teórico desarrollará los componentes de un sistema de gestión de reclamos.</w:t>
      </w:r>
    </w:p>
  </w:comment>
  <w:comment w:id="145" w:author="Luis Fernando Llanos Zavalaga" w:date="2018-07-10T12:57:00Z" w:initials="LFLZ">
    <w:p w14:paraId="6F3D69B2" w14:textId="5F1BD7E6" w:rsidR="0043502A" w:rsidRDefault="0043502A">
      <w:pPr>
        <w:pStyle w:val="Textocomentario"/>
      </w:pPr>
      <w:r>
        <w:rPr>
          <w:rStyle w:val="Refdecomentario"/>
        </w:rPr>
        <w:annotationRef/>
      </w:r>
      <w:r>
        <w:t>A los reclamos o a la gestión de información?</w:t>
      </w:r>
    </w:p>
  </w:comment>
  <w:comment w:id="152" w:author="Luis Fernando Llanos Zavalaga" w:date="2018-07-10T13:25:00Z" w:initials="LFLZ">
    <w:p w14:paraId="5944AE15" w14:textId="61D05FD9" w:rsidR="0043502A" w:rsidRDefault="0043502A">
      <w:pPr>
        <w:pStyle w:val="Textocomentario"/>
      </w:pPr>
      <w:r>
        <w:rPr>
          <w:rStyle w:val="Refdecomentario"/>
        </w:rPr>
        <w:annotationRef/>
      </w:r>
      <w:r>
        <w:t>Son formas de monitoreo de la atención sanitaria?</w:t>
      </w:r>
    </w:p>
  </w:comment>
  <w:comment w:id="179" w:author="Luis Fernando Llanos Zavalaga" w:date="2018-07-10T13:26:00Z" w:initials="LFLZ">
    <w:p w14:paraId="56323B43" w14:textId="4E6255D7" w:rsidR="0043502A" w:rsidRDefault="0043502A">
      <w:pPr>
        <w:pStyle w:val="Textocomentario"/>
      </w:pPr>
      <w:r>
        <w:rPr>
          <w:rStyle w:val="Refdecomentario"/>
        </w:rPr>
        <w:annotationRef/>
      </w:r>
      <w:r>
        <w:t>Reitero si esta es una subsección o un encabezado de algún tema.</w:t>
      </w:r>
    </w:p>
  </w:comment>
  <w:comment w:id="183" w:author="Luis Fernando Llanos Zavalaga" w:date="2018-07-10T13:27:00Z" w:initials="LFLZ">
    <w:p w14:paraId="72C2DBBC" w14:textId="652E4EA7" w:rsidR="0043502A" w:rsidRDefault="0043502A">
      <w:pPr>
        <w:pStyle w:val="Textocomentario"/>
      </w:pPr>
      <w:r>
        <w:rPr>
          <w:rStyle w:val="Refdecomentario"/>
        </w:rPr>
        <w:annotationRef/>
      </w:r>
      <w:r>
        <w:t xml:space="preserve">¿Un elemento es un aplicativo informático comercial del Sistema de Gestión de Reclamos? </w:t>
      </w:r>
    </w:p>
    <w:p w14:paraId="2D83E5C2" w14:textId="03B02BFE" w:rsidR="0043502A" w:rsidRDefault="0043502A">
      <w:pPr>
        <w:pStyle w:val="Textocomentario"/>
      </w:pPr>
      <w:r>
        <w:t>Creo que ello, no es parte de un marco teórico</w:t>
      </w:r>
    </w:p>
  </w:comment>
  <w:comment w:id="234" w:author="Luis Fernando Llanos Zavalaga" w:date="2018-07-10T13:30:00Z" w:initials="LFLZ">
    <w:p w14:paraId="7477FF2C" w14:textId="155E3300" w:rsidR="0043502A" w:rsidRDefault="0043502A">
      <w:pPr>
        <w:pStyle w:val="Textocomentario"/>
      </w:pPr>
      <w:r>
        <w:rPr>
          <w:rStyle w:val="Refdecomentario"/>
        </w:rPr>
        <w:annotationRef/>
      </w:r>
      <w:r>
        <w:t>Un gráfico sería más ilustrativo</w:t>
      </w:r>
    </w:p>
  </w:comment>
  <w:comment w:id="359" w:author="Luis Fernando Llanos Zavalaga" w:date="2018-07-10T13:45:00Z" w:initials="LFLZ">
    <w:p w14:paraId="1FA89A4E" w14:textId="77777777" w:rsidR="0043502A" w:rsidRDefault="0043502A" w:rsidP="00EC3B35">
      <w:pPr>
        <w:pStyle w:val="Textocomentario"/>
      </w:pPr>
      <w:r>
        <w:rPr>
          <w:rStyle w:val="Refdecomentario"/>
        </w:rPr>
        <w:annotationRef/>
      </w:r>
      <w:r>
        <w:t>Este tema es el caso de Susalud?</w:t>
      </w:r>
    </w:p>
  </w:comment>
  <w:comment w:id="361" w:author="Regina Casanova" w:date="2018-07-20T20:41:00Z" w:initials="RC">
    <w:p w14:paraId="223459A3" w14:textId="77777777" w:rsidR="0043502A" w:rsidRDefault="0043502A" w:rsidP="00EC3B35">
      <w:pPr>
        <w:pStyle w:val="Textocomentario"/>
      </w:pPr>
      <w:r>
        <w:rPr>
          <w:rStyle w:val="Refdecomentario"/>
        </w:rPr>
        <w:annotationRef/>
      </w:r>
      <w:r>
        <w:t>Moverlo a parte a Diseño Centrado en el Usaurio</w:t>
      </w:r>
    </w:p>
    <w:p w14:paraId="4D5F77A3" w14:textId="77777777" w:rsidR="0043502A" w:rsidRDefault="0043502A" w:rsidP="00EC3B35">
      <w:pPr>
        <w:pStyle w:val="Textocomentario"/>
      </w:pPr>
    </w:p>
  </w:comment>
  <w:comment w:id="423" w:author="Microsoft Office User" w:date="2018-07-04T13:44:00Z" w:initials="Office">
    <w:p w14:paraId="7C7CE78C" w14:textId="5F29B3BF" w:rsidR="0043502A" w:rsidRDefault="0043502A">
      <w:pPr>
        <w:pStyle w:val="Textocomentario"/>
      </w:pPr>
      <w:r>
        <w:rPr>
          <w:rStyle w:val="Refdecomentario"/>
        </w:rPr>
        <w:annotationRef/>
      </w:r>
      <w:r>
        <w:t>Bases de datos (no motor de búsqueda)</w:t>
      </w:r>
    </w:p>
  </w:comment>
  <w:comment w:id="428" w:author="Luis Fernando Llanos Zavalaga" w:date="2018-07-10T13:45:00Z" w:initials="LFLZ">
    <w:p w14:paraId="52EA9D2E" w14:textId="175C5EE4" w:rsidR="0043502A" w:rsidRDefault="0043502A">
      <w:pPr>
        <w:pStyle w:val="Textocomentario"/>
      </w:pPr>
      <w:r>
        <w:rPr>
          <w:rStyle w:val="Refdecomentario"/>
        </w:rPr>
        <w:annotationRef/>
      </w:r>
      <w:r>
        <w:t>Este tema es el caso de Susalud?</w:t>
      </w:r>
    </w:p>
  </w:comment>
  <w:comment w:id="430" w:author="Regina Casanova" w:date="2018-07-20T20:41:00Z" w:initials="RC">
    <w:p w14:paraId="01D327E1" w14:textId="60B3050B" w:rsidR="0043502A" w:rsidRDefault="0043502A">
      <w:pPr>
        <w:pStyle w:val="Textocomentario"/>
      </w:pPr>
      <w:r>
        <w:rPr>
          <w:rStyle w:val="Refdecomentario"/>
        </w:rPr>
        <w:annotationRef/>
      </w:r>
      <w:r>
        <w:t>Moverlo a parte a Diseño Centrado en el Usaurio</w:t>
      </w:r>
    </w:p>
    <w:p w14:paraId="2248DF80" w14:textId="77777777" w:rsidR="0043502A" w:rsidRDefault="0043502A">
      <w:pPr>
        <w:pStyle w:val="Textocomentario"/>
      </w:pPr>
    </w:p>
  </w:comment>
  <w:comment w:id="445" w:author="Luis Fernando Llanos Zavalaga" w:date="2018-07-10T13:48:00Z" w:initials="LFLZ">
    <w:p w14:paraId="5798C53F" w14:textId="6AD7621A" w:rsidR="0043502A" w:rsidRDefault="0043502A">
      <w:pPr>
        <w:pStyle w:val="Textocomentario"/>
      </w:pPr>
      <w:r>
        <w:rPr>
          <w:rStyle w:val="Refdecomentario"/>
        </w:rPr>
        <w:annotationRef/>
      </w:r>
      <w:r>
        <w:t>Que implica, en el marco de su propuesta, un aplicativo informático centralizado?</w:t>
      </w:r>
    </w:p>
  </w:comment>
  <w:comment w:id="510" w:author="Luis Fernando Llanos Zavalaga" w:date="2018-07-10T13:49:00Z" w:initials="LFLZ">
    <w:p w14:paraId="37C15979" w14:textId="74EB2A00" w:rsidR="0043502A" w:rsidRDefault="0043502A">
      <w:pPr>
        <w:pStyle w:val="Textocomentario"/>
      </w:pPr>
      <w:r>
        <w:rPr>
          <w:rStyle w:val="Refdecomentario"/>
        </w:rPr>
        <w:annotationRef/>
      </w:r>
      <w:r>
        <w:t>Si va a proponer un aplicativo informático centralizado… ¿eso quiere decir que el tema de un Sistema de Gestión de Reclamos no corresponde?</w:t>
      </w:r>
    </w:p>
    <w:p w14:paraId="7A7D5BED" w14:textId="77777777" w:rsidR="0043502A" w:rsidRDefault="0043502A">
      <w:pPr>
        <w:pStyle w:val="Textocomentario"/>
      </w:pPr>
    </w:p>
    <w:p w14:paraId="158415D2" w14:textId="6495A150" w:rsidR="0043502A" w:rsidRDefault="0043502A">
      <w:pPr>
        <w:pStyle w:val="Textocomentario"/>
      </w:pPr>
      <w:r>
        <w:t xml:space="preserve">Sólo para enfatizar que en el Marco de un Sistema de Gestión, se requiere contar con el apoyo político y técnico de las autoridades responsables. </w:t>
      </w:r>
    </w:p>
  </w:comment>
  <w:comment w:id="575" w:author="Luis Fernando Llanos Zavalaga" w:date="2018-07-10T15:13:00Z" w:initials="LFLZ">
    <w:p w14:paraId="57CF6C40" w14:textId="77777777" w:rsidR="00A35EF0" w:rsidRDefault="00A35EF0" w:rsidP="00A35EF0">
      <w:pPr>
        <w:pStyle w:val="Textocomentario"/>
      </w:pPr>
      <w:r>
        <w:rPr>
          <w:rStyle w:val="Refdecomentario"/>
        </w:rPr>
        <w:annotationRef/>
      </w:r>
      <w:r>
        <w:t>Algún detalle de los gestores?</w:t>
      </w:r>
    </w:p>
  </w:comment>
  <w:comment w:id="571" w:author="Luis Fernando Llanos Zavalaga" w:date="2018-07-10T16:12:00Z" w:initials="LFLZ">
    <w:p w14:paraId="4B78C06C" w14:textId="77777777" w:rsidR="00A35EF0" w:rsidRDefault="00A35EF0" w:rsidP="00A35EF0">
      <w:pPr>
        <w:pStyle w:val="Textocomentario"/>
      </w:pPr>
      <w:r>
        <w:rPr>
          <w:rStyle w:val="Refdecomentario"/>
        </w:rPr>
        <w:annotationRef/>
      </w:r>
      <w:r>
        <w:t>Se debería contar con un perfil de edad, grado de instrucción y cargos de los entrevistados.</w:t>
      </w:r>
    </w:p>
  </w:comment>
  <w:comment w:id="585" w:author="Luis Fernando Llanos Zavalaga" w:date="2018-07-10T13:55:00Z" w:initials="LFLZ">
    <w:p w14:paraId="79B4BDEE" w14:textId="7F4ECF7B" w:rsidR="0043502A" w:rsidRDefault="0043502A">
      <w:pPr>
        <w:pStyle w:val="Textocomentario"/>
      </w:pPr>
      <w:r>
        <w:rPr>
          <w:rStyle w:val="Refdecomentario"/>
        </w:rPr>
        <w:annotationRef/>
      </w:r>
      <w:r>
        <w:t>Cuantos participantes por cada uno de los tres tipos.</w:t>
      </w:r>
    </w:p>
  </w:comment>
  <w:comment w:id="586" w:author="Luis Fernando Llanos Zavalaga" w:date="2018-07-10T15:19:00Z" w:initials="LFLZ">
    <w:p w14:paraId="44E275A9" w14:textId="3B53DC7F" w:rsidR="0043502A" w:rsidRDefault="0043502A">
      <w:pPr>
        <w:pStyle w:val="Textocomentario"/>
      </w:pPr>
      <w:r>
        <w:rPr>
          <w:rStyle w:val="Refdecomentario"/>
        </w:rPr>
        <w:annotationRef/>
      </w:r>
      <w:r>
        <w:t>En investigación cualitativa no se suelen llamar variables, sino dimensiones</w:t>
      </w:r>
    </w:p>
  </w:comment>
  <w:comment w:id="654" w:author="Luis Fernando Llanos Zavalaga" w:date="2018-07-10T13:58:00Z" w:initials="LFLZ">
    <w:p w14:paraId="7ABA6449" w14:textId="4658450D" w:rsidR="0043502A" w:rsidRDefault="0043502A">
      <w:pPr>
        <w:pStyle w:val="Textocomentario"/>
      </w:pPr>
      <w:r>
        <w:rPr>
          <w:rStyle w:val="Refdecomentario"/>
        </w:rPr>
        <w:annotationRef/>
      </w:r>
      <w:r>
        <w:t>Si son tres usuarios por cada tipo, como tiene 21 entrevistas. Disculpe mi falta de comprensión de lo escrito</w:t>
      </w:r>
    </w:p>
  </w:comment>
  <w:comment w:id="669" w:author="Luis Fernando Llanos Zavalaga" w:date="2018-07-10T15:00:00Z" w:initials="LFLZ">
    <w:p w14:paraId="479D9622" w14:textId="3E708F3A" w:rsidR="0043502A" w:rsidRDefault="0043502A">
      <w:pPr>
        <w:pStyle w:val="Textocomentario"/>
      </w:pPr>
      <w:r>
        <w:rPr>
          <w:rStyle w:val="Refdecomentario"/>
        </w:rPr>
        <w:annotationRef/>
      </w:r>
      <w:r>
        <w:t>Esta modificación de reclamos fue consensuada con las autoridades del país.</w:t>
      </w:r>
    </w:p>
  </w:comment>
  <w:comment w:id="780" w:author="Luis Fernando Llanos Zavalaga" w:date="2018-07-10T15:03:00Z" w:initials="LFLZ">
    <w:p w14:paraId="78322853" w14:textId="6E4C77AD" w:rsidR="0043502A" w:rsidRDefault="0043502A">
      <w:pPr>
        <w:pStyle w:val="Textocomentario"/>
      </w:pPr>
      <w:r>
        <w:rPr>
          <w:rStyle w:val="Refdecomentario"/>
        </w:rPr>
        <w:annotationRef/>
      </w:r>
      <w:r>
        <w:t>También se realizaron 21 entrevistas</w:t>
      </w:r>
    </w:p>
  </w:comment>
  <w:comment w:id="873" w:author="Regina Casanova" w:date="2018-07-20T20:33:00Z" w:initials="RC">
    <w:p w14:paraId="0D2ED818" w14:textId="1AFE12E3" w:rsidR="0043502A" w:rsidRDefault="0043502A">
      <w:pPr>
        <w:pStyle w:val="Textocomentario"/>
      </w:pPr>
      <w:r>
        <w:rPr>
          <w:rStyle w:val="Refdecomentario"/>
        </w:rPr>
        <w:annotationRef/>
      </w:r>
      <w:r>
        <w:t>Con el consentimiento de la persona se utilizo este aplicativo informático para grabar blabla</w:t>
      </w:r>
    </w:p>
  </w:comment>
  <w:comment w:id="874" w:author="Luis Fernando Llanos Zavalaga" w:date="2018-07-10T15:07:00Z" w:initials="LFLZ">
    <w:p w14:paraId="39817FBD" w14:textId="1FD3DDE7" w:rsidR="0043502A" w:rsidRDefault="0043502A">
      <w:pPr>
        <w:pStyle w:val="Textocomentario"/>
      </w:pPr>
      <w:r>
        <w:rPr>
          <w:rStyle w:val="Refdecomentario"/>
        </w:rPr>
        <w:annotationRef/>
      </w:r>
      <w:r>
        <w:t>Texto oculto?</w:t>
      </w:r>
    </w:p>
  </w:comment>
  <w:comment w:id="1150" w:author="Regina Casanova" w:date="2018-07-20T20:31:00Z" w:initials="RC">
    <w:p w14:paraId="73BF3488" w14:textId="561CC5CD" w:rsidR="0043502A" w:rsidRDefault="0043502A">
      <w:pPr>
        <w:pStyle w:val="Textocomentario"/>
      </w:pPr>
      <w:r>
        <w:rPr>
          <w:rStyle w:val="Refdecomentario"/>
        </w:rPr>
        <w:annotationRef/>
      </w:r>
      <w:r>
        <w:t>Este estudio fue revisado y aprobado por el CIE. Adjuntar aprobaci´n</w:t>
      </w:r>
    </w:p>
  </w:comment>
  <w:comment w:id="1151" w:author="Luis Fernando Llanos Zavalaga" w:date="2018-07-10T15:08:00Z" w:initials="LFLZ">
    <w:p w14:paraId="55146E9C" w14:textId="77777777" w:rsidR="0043502A" w:rsidRDefault="0043502A">
      <w:pPr>
        <w:pStyle w:val="Textocomentario"/>
      </w:pPr>
      <w:r>
        <w:rPr>
          <w:rStyle w:val="Refdecomentario"/>
        </w:rPr>
        <w:annotationRef/>
      </w:r>
      <w:r>
        <w:t>Si se utilizaron sujetos en la investigación.</w:t>
      </w:r>
    </w:p>
    <w:p w14:paraId="1DF4A32A" w14:textId="3D778566" w:rsidR="0043502A" w:rsidRDefault="0043502A">
      <w:pPr>
        <w:pStyle w:val="Textocomentario"/>
      </w:pPr>
      <w:r>
        <w:t>En consecuencia se requiere consentimiento informado y presentación y aprobación en el Comité Institucional de Ética de la UPCH</w:t>
      </w:r>
    </w:p>
  </w:comment>
  <w:comment w:id="1168" w:author="Luis Fernando Llanos Zavalaga" w:date="2018-07-10T15:13:00Z" w:initials="LFLZ">
    <w:p w14:paraId="1E3A0092" w14:textId="6B6B1C94" w:rsidR="0043502A" w:rsidRDefault="0043502A">
      <w:pPr>
        <w:pStyle w:val="Textocomentario"/>
      </w:pPr>
      <w:r>
        <w:rPr>
          <w:rStyle w:val="Refdecomentario"/>
        </w:rPr>
        <w:annotationRef/>
      </w:r>
      <w:r>
        <w:t>Algún detalle de los gestores?</w:t>
      </w:r>
    </w:p>
  </w:comment>
  <w:comment w:id="1167" w:author="Luis Fernando Llanos Zavalaga" w:date="2018-07-10T16:12:00Z" w:initials="LFLZ">
    <w:p w14:paraId="415D58AB" w14:textId="5958D031" w:rsidR="0043502A" w:rsidRDefault="0043502A">
      <w:pPr>
        <w:pStyle w:val="Textocomentario"/>
      </w:pPr>
      <w:r>
        <w:rPr>
          <w:rStyle w:val="Refdecomentario"/>
        </w:rPr>
        <w:annotationRef/>
      </w:r>
      <w:r>
        <w:t>Se debería contar con un perfil de edad, grado de instrucción y cargos de los entrevistados.</w:t>
      </w:r>
    </w:p>
  </w:comment>
  <w:comment w:id="1173" w:author="Luis Fernando Llanos Zavalaga" w:date="2018-07-10T15:18:00Z" w:initials="LFLZ">
    <w:p w14:paraId="45CC3B16" w14:textId="5037FD27" w:rsidR="0043502A" w:rsidRDefault="0043502A">
      <w:pPr>
        <w:pStyle w:val="Textocomentario"/>
      </w:pPr>
      <w:r>
        <w:rPr>
          <w:rStyle w:val="Refdecomentario"/>
        </w:rPr>
        <w:annotationRef/>
      </w:r>
      <w:r>
        <w:t>Debería haber opinión de los 3 grupos de actores para cada una de las dimensiones consideradas. Y se analiza comparando las similitudes y diferencias</w:t>
      </w:r>
    </w:p>
  </w:comment>
  <w:comment w:id="1207" w:author="Luis Fernando Llanos Zavalaga" w:date="2018-07-10T15:35:00Z" w:initials="LFLZ">
    <w:p w14:paraId="0EF79CE2" w14:textId="42E109B8" w:rsidR="0043502A" w:rsidRDefault="0043502A">
      <w:pPr>
        <w:pStyle w:val="Textocomentario"/>
      </w:pPr>
      <w:r>
        <w:rPr>
          <w:rStyle w:val="Refdecomentario"/>
        </w:rPr>
        <w:annotationRef/>
      </w:r>
      <w:r>
        <w:t xml:space="preserve">Esta parte está más ordenada pero sin comparación </w:t>
      </w:r>
    </w:p>
  </w:comment>
  <w:comment w:id="1277" w:author="Regina Casanova" w:date="2018-07-20T20:30:00Z" w:initials="RC">
    <w:p w14:paraId="3FEB5E24" w14:textId="43875675" w:rsidR="0043502A" w:rsidRDefault="0043502A">
      <w:pPr>
        <w:pStyle w:val="Textocomentario"/>
      </w:pPr>
      <w:r>
        <w:rPr>
          <w:rStyle w:val="Refdecomentario"/>
        </w:rPr>
        <w:annotationRef/>
      </w:r>
    </w:p>
  </w:comment>
  <w:comment w:id="1283" w:author="Luis Fernando Llanos Zavalaga" w:date="2018-07-10T15:48:00Z" w:initials="LFLZ">
    <w:p w14:paraId="6A7E1532" w14:textId="2C70CE2D" w:rsidR="0043502A" w:rsidRDefault="0043502A">
      <w:pPr>
        <w:pStyle w:val="Textocomentario"/>
      </w:pPr>
      <w:r>
        <w:rPr>
          <w:rStyle w:val="Refdecomentario"/>
        </w:rPr>
        <w:annotationRef/>
      </w:r>
      <w:r>
        <w:t>Llama la atención que estas tablas (el contenido de las mismas) no están en la descripción de los resultados</w:t>
      </w:r>
    </w:p>
  </w:comment>
  <w:comment w:id="2091" w:author="Luis Fernando Llanos Zavalaga" w:date="2018-07-10T16:07:00Z" w:initials="LFLZ">
    <w:p w14:paraId="65F42962" w14:textId="71E3ED18" w:rsidR="0043502A" w:rsidRDefault="0043502A">
      <w:pPr>
        <w:pStyle w:val="Textocomentario"/>
      </w:pPr>
      <w:r>
        <w:rPr>
          <w:rStyle w:val="Refdecomentario"/>
        </w:rPr>
        <w:annotationRef/>
      </w:r>
      <w:r>
        <w:t xml:space="preserve">La metodología no describe el proceso como se hizo la reclasificación </w:t>
      </w:r>
    </w:p>
  </w:comment>
  <w:comment w:id="2964" w:author="Microsoft Office User" w:date="2018-07-04T13:49:00Z" w:initials="Office">
    <w:p w14:paraId="5DA947DB" w14:textId="20106A15" w:rsidR="0043502A" w:rsidRDefault="0043502A">
      <w:pPr>
        <w:pStyle w:val="Textocomentario"/>
      </w:pPr>
      <w:r>
        <w:rPr>
          <w:rStyle w:val="Refdecomentario"/>
        </w:rPr>
        <w:annotationRef/>
      </w:r>
      <w:r>
        <w:t>Aplicativo informático</w:t>
      </w:r>
    </w:p>
    <w:p w14:paraId="17F6E8C2" w14:textId="42368622" w:rsidR="0043502A" w:rsidRDefault="0043502A">
      <w:pPr>
        <w:pStyle w:val="Textocomentario"/>
      </w:pPr>
    </w:p>
  </w:comment>
  <w:comment w:id="3192" w:author="Microsoft Office User" w:date="2018-07-04T13:50:00Z" w:initials="Office">
    <w:p w14:paraId="05DEABFE" w14:textId="77777777" w:rsidR="0043502A" w:rsidRDefault="0043502A">
      <w:pPr>
        <w:pStyle w:val="Textocomentario"/>
      </w:pPr>
      <w:r>
        <w:rPr>
          <w:rStyle w:val="Refdecomentario"/>
        </w:rPr>
        <w:annotationRef/>
      </w:r>
      <w:r>
        <w:t>Sin tilde</w:t>
      </w:r>
    </w:p>
    <w:p w14:paraId="4069062C" w14:textId="4A78DA35" w:rsidR="0043502A" w:rsidRDefault="0043502A">
      <w:pPr>
        <w:pStyle w:val="Textocomentario"/>
      </w:pPr>
    </w:p>
  </w:comment>
  <w:comment w:id="3257" w:author="Luis Fernando Llanos Zavalaga" w:date="2018-07-10T16:52:00Z" w:initials="LFLZ">
    <w:p w14:paraId="6EE0ADD3" w14:textId="77777777" w:rsidR="0043502A" w:rsidRDefault="0043502A">
      <w:pPr>
        <w:pStyle w:val="Textocomentario"/>
      </w:pPr>
      <w:r>
        <w:rPr>
          <w:rStyle w:val="Refdecomentario"/>
        </w:rPr>
        <w:annotationRef/>
      </w:r>
      <w:r>
        <w:t>Se da cuenta que sus conclusiones están distantes de sus objetivos y del propósito de la investigación?</w:t>
      </w:r>
    </w:p>
    <w:p w14:paraId="164AA436" w14:textId="77777777" w:rsidR="0043502A" w:rsidRDefault="0043502A">
      <w:pPr>
        <w:pStyle w:val="Textocomentario"/>
      </w:pPr>
    </w:p>
    <w:p w14:paraId="67CCB9BC" w14:textId="0A76DE42" w:rsidR="0043502A" w:rsidRDefault="0043502A">
      <w:pPr>
        <w:pStyle w:val="Textocomentario"/>
      </w:pPr>
      <w:r>
        <w:t>Las conclusiones y recomendaciones deberían ser numeradas.</w:t>
      </w:r>
    </w:p>
  </w:comment>
  <w:comment w:id="3260" w:author="Luis Fernando Llanos Zavalaga" w:date="2018-07-10T16:47:00Z" w:initials="LFLZ">
    <w:p w14:paraId="63E359CF" w14:textId="331FF3F1" w:rsidR="0043502A" w:rsidRDefault="0043502A">
      <w:pPr>
        <w:pStyle w:val="Textocomentario"/>
      </w:pPr>
      <w:r>
        <w:rPr>
          <w:rStyle w:val="Refdecomentario"/>
        </w:rPr>
        <w:annotationRef/>
      </w:r>
      <w:r>
        <w:t>Cómo comprobó la utilidad?</w:t>
      </w:r>
    </w:p>
  </w:comment>
  <w:comment w:id="3274" w:author="Luis Fernando Llanos Zavalaga" w:date="2018-07-10T16:47:00Z" w:initials="LFLZ">
    <w:p w14:paraId="1A1F1E4A" w14:textId="5598F3C5" w:rsidR="0043502A" w:rsidRDefault="0043502A">
      <w:pPr>
        <w:pStyle w:val="Textocomentario"/>
      </w:pPr>
      <w:r>
        <w:rPr>
          <w:rStyle w:val="Refdecomentario"/>
        </w:rPr>
        <w:annotationRef/>
      </w:r>
      <w:r>
        <w:t>Esto no era parte de su estudio y se convierte en un ítem importante?</w:t>
      </w:r>
    </w:p>
    <w:p w14:paraId="6BDE24B0" w14:textId="6205F89A" w:rsidR="0043502A" w:rsidRDefault="0043502A">
      <w:pPr>
        <w:pStyle w:val="Textocomentario"/>
      </w:pPr>
    </w:p>
  </w:comment>
  <w:comment w:id="3315" w:author="Luis Fernando Llanos Zavalaga" w:date="2018-07-10T17:00:00Z" w:initials="LFLZ">
    <w:p w14:paraId="646205BD" w14:textId="58CF834F" w:rsidR="0043502A" w:rsidRDefault="0043502A">
      <w:pPr>
        <w:pStyle w:val="Textocomentario"/>
      </w:pPr>
      <w:r>
        <w:rPr>
          <w:rStyle w:val="Refdecomentario"/>
        </w:rPr>
        <w:annotationRef/>
      </w:r>
      <w:r>
        <w:t>Debería estar el Consentimiento informado firmado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B57FC9" w15:done="0"/>
  <w15:commentEx w15:paraId="3D0A5AC8" w15:done="0"/>
  <w15:commentEx w15:paraId="7B2B897A" w15:done="0"/>
  <w15:commentEx w15:paraId="64801441" w15:done="0"/>
  <w15:commentEx w15:paraId="56320D69" w15:done="0"/>
  <w15:commentEx w15:paraId="0E46E386" w15:done="0"/>
  <w15:commentEx w15:paraId="136C6E96" w15:done="0"/>
  <w15:commentEx w15:paraId="170E7FC2" w15:done="0"/>
  <w15:commentEx w15:paraId="0F287FE5" w15:done="0"/>
  <w15:commentEx w15:paraId="217FEFD1" w15:done="0"/>
  <w15:commentEx w15:paraId="6F3D69B2" w15:done="0"/>
  <w15:commentEx w15:paraId="5944AE15" w15:done="0"/>
  <w15:commentEx w15:paraId="56323B43" w15:done="0"/>
  <w15:commentEx w15:paraId="2D83E5C2" w15:done="0"/>
  <w15:commentEx w15:paraId="7477FF2C" w15:done="0"/>
  <w15:commentEx w15:paraId="1FA89A4E" w15:done="0"/>
  <w15:commentEx w15:paraId="4D5F77A3" w15:done="0"/>
  <w15:commentEx w15:paraId="7C7CE78C" w15:done="0"/>
  <w15:commentEx w15:paraId="52EA9D2E" w15:done="0"/>
  <w15:commentEx w15:paraId="2248DF80" w15:done="0"/>
  <w15:commentEx w15:paraId="5798C53F" w15:done="0"/>
  <w15:commentEx w15:paraId="158415D2" w15:done="0"/>
  <w15:commentEx w15:paraId="57CF6C40" w15:done="0"/>
  <w15:commentEx w15:paraId="4B78C06C" w15:done="0"/>
  <w15:commentEx w15:paraId="79B4BDEE" w15:done="0"/>
  <w15:commentEx w15:paraId="44E275A9" w15:done="0"/>
  <w15:commentEx w15:paraId="7ABA6449" w15:done="0"/>
  <w15:commentEx w15:paraId="479D9622" w15:done="0"/>
  <w15:commentEx w15:paraId="78322853" w15:done="0"/>
  <w15:commentEx w15:paraId="0D2ED818" w15:done="0"/>
  <w15:commentEx w15:paraId="39817FBD" w15:done="0"/>
  <w15:commentEx w15:paraId="73BF3488" w15:done="0"/>
  <w15:commentEx w15:paraId="1DF4A32A" w15:done="0"/>
  <w15:commentEx w15:paraId="1E3A0092" w15:done="0"/>
  <w15:commentEx w15:paraId="415D58AB" w15:done="0"/>
  <w15:commentEx w15:paraId="45CC3B16" w15:done="0"/>
  <w15:commentEx w15:paraId="0EF79CE2" w15:done="0"/>
  <w15:commentEx w15:paraId="3FEB5E24" w15:done="0"/>
  <w15:commentEx w15:paraId="6A7E1532" w15:done="0"/>
  <w15:commentEx w15:paraId="65F42962" w15:done="0"/>
  <w15:commentEx w15:paraId="17F6E8C2" w15:done="0"/>
  <w15:commentEx w15:paraId="4069062C" w15:done="0"/>
  <w15:commentEx w15:paraId="67CCB9BC" w15:done="0"/>
  <w15:commentEx w15:paraId="63E359CF" w15:done="0"/>
  <w15:commentEx w15:paraId="6BDE24B0" w15:done="0"/>
  <w15:commentEx w15:paraId="646205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B57FC9" w16cid:durableId="1EEF23E1"/>
  <w16cid:commentId w16cid:paraId="3D0A5AC8" w16cid:durableId="1EEF2513"/>
  <w16cid:commentId w16cid:paraId="7B2B897A" w16cid:durableId="1EEF2675"/>
  <w16cid:commentId w16cid:paraId="64801441" w16cid:durableId="1EEF278D"/>
  <w16cid:commentId w16cid:paraId="56320D69" w16cid:durableId="1EEF27BD"/>
  <w16cid:commentId w16cid:paraId="0E46E386" w16cid:durableId="1EFEFDBF"/>
  <w16cid:commentId w16cid:paraId="136C6E96" w16cid:durableId="1EFEFE03"/>
  <w16cid:commentId w16cid:paraId="170E7FC2" w16cid:durableId="1EEF2974"/>
  <w16cid:commentId w16cid:paraId="0F287FE5" w16cid:durableId="1EFEFD9A"/>
  <w16cid:commentId w16cid:paraId="217FEFD1" w16cid:durableId="1EEF29E8"/>
  <w16cid:commentId w16cid:paraId="6F3D69B2" w16cid:durableId="1EEF2BC1"/>
  <w16cid:commentId w16cid:paraId="5944AE15" w16cid:durableId="1EEF3247"/>
  <w16cid:commentId w16cid:paraId="56323B43" w16cid:durableId="1EEF3279"/>
  <w16cid:commentId w16cid:paraId="2D83E5C2" w16cid:durableId="1EEF32DB"/>
  <w16cid:commentId w16cid:paraId="7477FF2C" w16cid:durableId="1EEF3389"/>
  <w16cid:commentId w16cid:paraId="1FA89A4E" w16cid:durableId="1EFF673F"/>
  <w16cid:commentId w16cid:paraId="4D5F77A3" w16cid:durableId="1EFF673E"/>
  <w16cid:commentId w16cid:paraId="7C7CE78C" w16cid:durableId="1EEB3AE9"/>
  <w16cid:commentId w16cid:paraId="52EA9D2E" w16cid:durableId="1EEF3704"/>
  <w16cid:commentId w16cid:paraId="2248DF80" w16cid:durableId="1EFCC78D"/>
  <w16cid:commentId w16cid:paraId="5798C53F" w16cid:durableId="1EEF37A1"/>
  <w16cid:commentId w16cid:paraId="158415D2" w16cid:durableId="1EEF37E5"/>
  <w16cid:commentId w16cid:paraId="57CF6C40" w16cid:durableId="1EFF6E3D"/>
  <w16cid:commentId w16cid:paraId="4B78C06C" w16cid:durableId="1EFF6E3C"/>
  <w16cid:commentId w16cid:paraId="44E275A9" w16cid:durableId="1EEF4CFB"/>
  <w16cid:commentId w16cid:paraId="7ABA6449" w16cid:durableId="1EEF3A09"/>
  <w16cid:commentId w16cid:paraId="479D9622" w16cid:durableId="1EEF488F"/>
  <w16cid:commentId w16cid:paraId="0D2ED818" w16cid:durableId="1EFCC5A1"/>
  <w16cid:commentId w16cid:paraId="39817FBD" w16cid:durableId="1EEF4A18"/>
  <w16cid:commentId w16cid:paraId="73BF3488" w16cid:durableId="1EFCC50C"/>
  <w16cid:commentId w16cid:paraId="1DF4A32A" w16cid:durableId="1EEF4A6D"/>
  <w16cid:commentId w16cid:paraId="1E3A0092" w16cid:durableId="1EEF4B84"/>
  <w16cid:commentId w16cid:paraId="415D58AB" w16cid:durableId="1EEF597D"/>
  <w16cid:commentId w16cid:paraId="45CC3B16" w16cid:durableId="1EEF4CBD"/>
  <w16cid:commentId w16cid:paraId="0EF79CE2" w16cid:durableId="1EEF50C7"/>
  <w16cid:commentId w16cid:paraId="3FEB5E24" w16cid:durableId="1EFCC502"/>
  <w16cid:commentId w16cid:paraId="6A7E1532" w16cid:durableId="1EEF53CF"/>
  <w16cid:commentId w16cid:paraId="65F42962" w16cid:durableId="1EEF5830"/>
  <w16cid:commentId w16cid:paraId="17F6E8C2" w16cid:durableId="1EEB3AEA"/>
  <w16cid:commentId w16cid:paraId="4069062C" w16cid:durableId="1EEB3AEB"/>
  <w16cid:commentId w16cid:paraId="67CCB9BC" w16cid:durableId="1EEF62BB"/>
  <w16cid:commentId w16cid:paraId="63E359CF" w16cid:durableId="1EEF6186"/>
  <w16cid:commentId w16cid:paraId="6BDE24B0" w16cid:durableId="1EEF61A3"/>
  <w16cid:commentId w16cid:paraId="646205BD" w16cid:durableId="1EEF64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E70CF" w14:textId="77777777" w:rsidR="00D22376" w:rsidRDefault="00D22376" w:rsidP="00F27EDB">
      <w:r>
        <w:separator/>
      </w:r>
    </w:p>
  </w:endnote>
  <w:endnote w:type="continuationSeparator" w:id="0">
    <w:p w14:paraId="68B5F14F" w14:textId="77777777" w:rsidR="00D22376" w:rsidRDefault="00D22376"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43502A" w:rsidRDefault="0043502A"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43502A" w:rsidRDefault="0043502A"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43502A" w:rsidRDefault="0043502A"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122</w:t>
        </w:r>
        <w:r>
          <w:rPr>
            <w:rStyle w:val="Nmerodepgina"/>
          </w:rPr>
          <w:fldChar w:fldCharType="end"/>
        </w:r>
      </w:p>
    </w:sdtContent>
  </w:sdt>
  <w:p w14:paraId="6F20C788" w14:textId="77777777" w:rsidR="0043502A" w:rsidRDefault="0043502A"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43502A" w:rsidRDefault="0043502A"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69</w:t>
        </w:r>
        <w:r>
          <w:rPr>
            <w:rStyle w:val="Nmerodepgina"/>
          </w:rPr>
          <w:fldChar w:fldCharType="end"/>
        </w:r>
      </w:p>
    </w:sdtContent>
  </w:sdt>
  <w:p w14:paraId="69AECFD0" w14:textId="77777777" w:rsidR="0043502A" w:rsidRDefault="004350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C535A" w14:textId="77777777" w:rsidR="00D22376" w:rsidRDefault="00D22376" w:rsidP="00F27EDB">
      <w:r>
        <w:separator/>
      </w:r>
    </w:p>
  </w:footnote>
  <w:footnote w:type="continuationSeparator" w:id="0">
    <w:p w14:paraId="1AD1DC5E" w14:textId="77777777" w:rsidR="00D22376" w:rsidRDefault="00D22376"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D7C047B"/>
    <w:multiLevelType w:val="hybridMultilevel"/>
    <w:tmpl w:val="8746239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1"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4"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7"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30"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32"/>
  </w:num>
  <w:num w:numId="4">
    <w:abstractNumId w:val="33"/>
  </w:num>
  <w:num w:numId="5">
    <w:abstractNumId w:val="25"/>
  </w:num>
  <w:num w:numId="6">
    <w:abstractNumId w:val="0"/>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9"/>
  </w:num>
  <w:num w:numId="13">
    <w:abstractNumId w:val="23"/>
  </w:num>
  <w:num w:numId="14">
    <w:abstractNumId w:val="16"/>
  </w:num>
  <w:num w:numId="15">
    <w:abstractNumId w:val="23"/>
    <w:lvlOverride w:ilvl="0">
      <w:startOverride w:val="1"/>
    </w:lvlOverride>
  </w:num>
  <w:num w:numId="16">
    <w:abstractNumId w:val="16"/>
    <w:lvlOverride w:ilvl="0">
      <w:startOverride w:val="1"/>
    </w:lvlOverride>
  </w:num>
  <w:num w:numId="17">
    <w:abstractNumId w:val="15"/>
  </w:num>
  <w:num w:numId="18">
    <w:abstractNumId w:val="26"/>
  </w:num>
  <w:num w:numId="19">
    <w:abstractNumId w:val="3"/>
  </w:num>
  <w:num w:numId="20">
    <w:abstractNumId w:val="16"/>
    <w:lvlOverride w:ilvl="0">
      <w:startOverride w:val="1"/>
    </w:lvlOverride>
  </w:num>
  <w:num w:numId="21">
    <w:abstractNumId w:val="16"/>
    <w:lvlOverride w:ilvl="0">
      <w:startOverride w:val="1"/>
    </w:lvlOverride>
  </w:num>
  <w:num w:numId="22">
    <w:abstractNumId w:val="5"/>
  </w:num>
  <w:num w:numId="23">
    <w:abstractNumId w:val="2"/>
  </w:num>
  <w:num w:numId="24">
    <w:abstractNumId w:val="27"/>
  </w:num>
  <w:num w:numId="25">
    <w:abstractNumId w:val="13"/>
  </w:num>
  <w:num w:numId="26">
    <w:abstractNumId w:val="17"/>
  </w:num>
  <w:num w:numId="27">
    <w:abstractNumId w:val="20"/>
  </w:num>
  <w:num w:numId="28">
    <w:abstractNumId w:val="7"/>
  </w:num>
  <w:num w:numId="29">
    <w:abstractNumId w:val="23"/>
    <w:lvlOverride w:ilvl="0">
      <w:startOverride w:val="1"/>
    </w:lvlOverride>
  </w:num>
  <w:num w:numId="30">
    <w:abstractNumId w:val="21"/>
  </w:num>
  <w:num w:numId="31">
    <w:abstractNumId w:val="9"/>
  </w:num>
  <w:num w:numId="32">
    <w:abstractNumId w:val="8"/>
  </w:num>
  <w:num w:numId="33">
    <w:abstractNumId w:val="19"/>
  </w:num>
  <w:num w:numId="34">
    <w:abstractNumId w:val="10"/>
  </w:num>
  <w:num w:numId="35">
    <w:abstractNumId w:val="28"/>
  </w:num>
  <w:num w:numId="36">
    <w:abstractNumId w:val="25"/>
    <w:lvlOverride w:ilvl="0">
      <w:startOverride w:val="1"/>
    </w:lvlOverride>
  </w:num>
  <w:num w:numId="37">
    <w:abstractNumId w:val="6"/>
  </w:num>
  <w:num w:numId="38">
    <w:abstractNumId w:val="4"/>
  </w:num>
  <w:num w:numId="39">
    <w:abstractNumId w:val="34"/>
  </w:num>
  <w:num w:numId="40">
    <w:abstractNumId w:val="14"/>
  </w:num>
  <w:num w:numId="41">
    <w:abstractNumId w:val="31"/>
  </w:num>
  <w:num w:numId="42">
    <w:abstractNumId w:val="22"/>
  </w:num>
  <w:num w:numId="43">
    <w:abstractNumId w:val="11"/>
  </w:num>
  <w:num w:numId="44">
    <w:abstractNumId w:val="30"/>
  </w:num>
  <w:num w:numId="45">
    <w:abstractNumId w:val="23"/>
    <w:lvlOverride w:ilvl="0">
      <w:startOverride w:val="1"/>
    </w:lvlOverride>
  </w:num>
  <w:num w:numId="46">
    <w:abstractNumId w:val="12"/>
  </w:num>
  <w:num w:numId="47">
    <w:abstractNumId w:val="25"/>
    <w:lvlOverride w:ilvl="0">
      <w:startOverride w:val="1"/>
    </w:lvlOverride>
  </w:num>
  <w:num w:numId="48">
    <w:abstractNumId w:val="18"/>
  </w:num>
  <w:num w:numId="49">
    <w:abstractNumId w:val="25"/>
    <w:lvlOverride w:ilvl="0">
      <w:startOverride w:val="1"/>
    </w:lvlOverride>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rson w15:author="Luis Fernando Llanos Zavalaga">
    <w15:presenceInfo w15:providerId="AD" w15:userId="S-1-5-21-1969101149-2520598274-2667265164-18180"/>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605"/>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39E6"/>
    <w:rsid w:val="00085E4C"/>
    <w:rsid w:val="000915BE"/>
    <w:rsid w:val="00092B6C"/>
    <w:rsid w:val="0009502F"/>
    <w:rsid w:val="000964E4"/>
    <w:rsid w:val="000969F2"/>
    <w:rsid w:val="000979A8"/>
    <w:rsid w:val="000A0C44"/>
    <w:rsid w:val="000A0F91"/>
    <w:rsid w:val="000A2EE5"/>
    <w:rsid w:val="000A31C1"/>
    <w:rsid w:val="000A482B"/>
    <w:rsid w:val="000A513D"/>
    <w:rsid w:val="000A63D0"/>
    <w:rsid w:val="000B09E3"/>
    <w:rsid w:val="000B2605"/>
    <w:rsid w:val="000B2CED"/>
    <w:rsid w:val="000B37FE"/>
    <w:rsid w:val="000B5E7F"/>
    <w:rsid w:val="000B6BB1"/>
    <w:rsid w:val="000C06DC"/>
    <w:rsid w:val="000C0B08"/>
    <w:rsid w:val="000C3480"/>
    <w:rsid w:val="000C417A"/>
    <w:rsid w:val="000C5578"/>
    <w:rsid w:val="000C7FB6"/>
    <w:rsid w:val="000D16CA"/>
    <w:rsid w:val="000D3B53"/>
    <w:rsid w:val="000D4362"/>
    <w:rsid w:val="000D4457"/>
    <w:rsid w:val="000D4ACE"/>
    <w:rsid w:val="000D4C8E"/>
    <w:rsid w:val="000D5FF5"/>
    <w:rsid w:val="000D6AC8"/>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67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00B1"/>
    <w:rsid w:val="00172054"/>
    <w:rsid w:val="00172339"/>
    <w:rsid w:val="00172756"/>
    <w:rsid w:val="00172C25"/>
    <w:rsid w:val="00172F6D"/>
    <w:rsid w:val="00173C5D"/>
    <w:rsid w:val="001771B4"/>
    <w:rsid w:val="001775D4"/>
    <w:rsid w:val="0017760B"/>
    <w:rsid w:val="001829D5"/>
    <w:rsid w:val="00187A0F"/>
    <w:rsid w:val="001915AB"/>
    <w:rsid w:val="001930FF"/>
    <w:rsid w:val="001951C0"/>
    <w:rsid w:val="00196A3E"/>
    <w:rsid w:val="001973FF"/>
    <w:rsid w:val="001B02E5"/>
    <w:rsid w:val="001B0425"/>
    <w:rsid w:val="001B08CA"/>
    <w:rsid w:val="001B0B1C"/>
    <w:rsid w:val="001B1619"/>
    <w:rsid w:val="001B3D7F"/>
    <w:rsid w:val="001B7C61"/>
    <w:rsid w:val="001C1FCB"/>
    <w:rsid w:val="001C33EF"/>
    <w:rsid w:val="001C749D"/>
    <w:rsid w:val="001D0A70"/>
    <w:rsid w:val="001D1508"/>
    <w:rsid w:val="001D2091"/>
    <w:rsid w:val="001D39BC"/>
    <w:rsid w:val="001D4370"/>
    <w:rsid w:val="001E0F71"/>
    <w:rsid w:val="001E2FF3"/>
    <w:rsid w:val="001E3A11"/>
    <w:rsid w:val="001E4E2F"/>
    <w:rsid w:val="001E4FB2"/>
    <w:rsid w:val="001E5060"/>
    <w:rsid w:val="001E7F94"/>
    <w:rsid w:val="001F35E9"/>
    <w:rsid w:val="001F439D"/>
    <w:rsid w:val="001F444B"/>
    <w:rsid w:val="001F6250"/>
    <w:rsid w:val="0020046F"/>
    <w:rsid w:val="00201302"/>
    <w:rsid w:val="002022AD"/>
    <w:rsid w:val="00203952"/>
    <w:rsid w:val="00205058"/>
    <w:rsid w:val="0020660A"/>
    <w:rsid w:val="002111CC"/>
    <w:rsid w:val="00211937"/>
    <w:rsid w:val="00211C53"/>
    <w:rsid w:val="00212ACA"/>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19AB"/>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2EF3"/>
    <w:rsid w:val="00296153"/>
    <w:rsid w:val="002973BF"/>
    <w:rsid w:val="002A04BE"/>
    <w:rsid w:val="002A04E6"/>
    <w:rsid w:val="002A0B74"/>
    <w:rsid w:val="002A1ED5"/>
    <w:rsid w:val="002A2AA7"/>
    <w:rsid w:val="002A5D24"/>
    <w:rsid w:val="002A64C2"/>
    <w:rsid w:val="002A7D6F"/>
    <w:rsid w:val="002B2FD0"/>
    <w:rsid w:val="002B56C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45B1"/>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3FFC"/>
    <w:rsid w:val="00304B16"/>
    <w:rsid w:val="00307AAF"/>
    <w:rsid w:val="00311665"/>
    <w:rsid w:val="003119A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B4DBC"/>
    <w:rsid w:val="003C45AD"/>
    <w:rsid w:val="003C4BE1"/>
    <w:rsid w:val="003C6D57"/>
    <w:rsid w:val="003C6FC8"/>
    <w:rsid w:val="003D138E"/>
    <w:rsid w:val="003D1C84"/>
    <w:rsid w:val="003D4A45"/>
    <w:rsid w:val="003D7385"/>
    <w:rsid w:val="003E0AA6"/>
    <w:rsid w:val="003E111A"/>
    <w:rsid w:val="003E298F"/>
    <w:rsid w:val="003E4989"/>
    <w:rsid w:val="003E4E3C"/>
    <w:rsid w:val="003E5061"/>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C87"/>
    <w:rsid w:val="00405FE8"/>
    <w:rsid w:val="0040714E"/>
    <w:rsid w:val="004105E1"/>
    <w:rsid w:val="00413A80"/>
    <w:rsid w:val="0041407F"/>
    <w:rsid w:val="00415E4D"/>
    <w:rsid w:val="004210F8"/>
    <w:rsid w:val="004220C8"/>
    <w:rsid w:val="004278D1"/>
    <w:rsid w:val="00431882"/>
    <w:rsid w:val="00431B2F"/>
    <w:rsid w:val="0043233D"/>
    <w:rsid w:val="0043500B"/>
    <w:rsid w:val="0043502A"/>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D4C89"/>
    <w:rsid w:val="004E084E"/>
    <w:rsid w:val="004E20E7"/>
    <w:rsid w:val="004E3B15"/>
    <w:rsid w:val="004E5897"/>
    <w:rsid w:val="004E6160"/>
    <w:rsid w:val="004F2FF9"/>
    <w:rsid w:val="004F4C96"/>
    <w:rsid w:val="004F4F11"/>
    <w:rsid w:val="004F5FC2"/>
    <w:rsid w:val="005020F5"/>
    <w:rsid w:val="00503F22"/>
    <w:rsid w:val="00506586"/>
    <w:rsid w:val="005102F5"/>
    <w:rsid w:val="00510903"/>
    <w:rsid w:val="0051122E"/>
    <w:rsid w:val="0051146D"/>
    <w:rsid w:val="0051206E"/>
    <w:rsid w:val="00512E65"/>
    <w:rsid w:val="00513B68"/>
    <w:rsid w:val="00515D2C"/>
    <w:rsid w:val="00515F83"/>
    <w:rsid w:val="00520759"/>
    <w:rsid w:val="00520AF5"/>
    <w:rsid w:val="005216C4"/>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47F58"/>
    <w:rsid w:val="00550DB5"/>
    <w:rsid w:val="00550DF1"/>
    <w:rsid w:val="00556114"/>
    <w:rsid w:val="00556845"/>
    <w:rsid w:val="005618B5"/>
    <w:rsid w:val="00561C11"/>
    <w:rsid w:val="00562533"/>
    <w:rsid w:val="005628E1"/>
    <w:rsid w:val="00563A8A"/>
    <w:rsid w:val="0056558B"/>
    <w:rsid w:val="00566142"/>
    <w:rsid w:val="00570880"/>
    <w:rsid w:val="00572A7C"/>
    <w:rsid w:val="005746B8"/>
    <w:rsid w:val="00575198"/>
    <w:rsid w:val="00580C6C"/>
    <w:rsid w:val="0058348B"/>
    <w:rsid w:val="005838E6"/>
    <w:rsid w:val="005854B4"/>
    <w:rsid w:val="00586A59"/>
    <w:rsid w:val="00587049"/>
    <w:rsid w:val="00587B31"/>
    <w:rsid w:val="005912AE"/>
    <w:rsid w:val="00591BA7"/>
    <w:rsid w:val="005928BC"/>
    <w:rsid w:val="0059544B"/>
    <w:rsid w:val="005956FA"/>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C71C1"/>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4071"/>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2FC7"/>
    <w:rsid w:val="00643BA0"/>
    <w:rsid w:val="00643D85"/>
    <w:rsid w:val="00644EDD"/>
    <w:rsid w:val="00645947"/>
    <w:rsid w:val="00646BD3"/>
    <w:rsid w:val="00647FAB"/>
    <w:rsid w:val="006508E1"/>
    <w:rsid w:val="00651402"/>
    <w:rsid w:val="00651939"/>
    <w:rsid w:val="00652058"/>
    <w:rsid w:val="00652560"/>
    <w:rsid w:val="00652D68"/>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13B4"/>
    <w:rsid w:val="00692048"/>
    <w:rsid w:val="0069209F"/>
    <w:rsid w:val="0069599A"/>
    <w:rsid w:val="00696553"/>
    <w:rsid w:val="006A0074"/>
    <w:rsid w:val="006A0161"/>
    <w:rsid w:val="006A0CAA"/>
    <w:rsid w:val="006A2223"/>
    <w:rsid w:val="006A515A"/>
    <w:rsid w:val="006A793B"/>
    <w:rsid w:val="006B071F"/>
    <w:rsid w:val="006B081E"/>
    <w:rsid w:val="006B205B"/>
    <w:rsid w:val="006B20F8"/>
    <w:rsid w:val="006B2EE5"/>
    <w:rsid w:val="006B37DD"/>
    <w:rsid w:val="006B55D4"/>
    <w:rsid w:val="006B68D6"/>
    <w:rsid w:val="006B6B9E"/>
    <w:rsid w:val="006C0F8E"/>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1D60"/>
    <w:rsid w:val="006E2619"/>
    <w:rsid w:val="006E2813"/>
    <w:rsid w:val="006E5828"/>
    <w:rsid w:val="006F009C"/>
    <w:rsid w:val="006F1201"/>
    <w:rsid w:val="006F31B0"/>
    <w:rsid w:val="006F4488"/>
    <w:rsid w:val="006F45B5"/>
    <w:rsid w:val="006F576C"/>
    <w:rsid w:val="006F7425"/>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3D9C"/>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08F4"/>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0FFF"/>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5AA2"/>
    <w:rsid w:val="007B6188"/>
    <w:rsid w:val="007B7445"/>
    <w:rsid w:val="007B78A7"/>
    <w:rsid w:val="007C0DFF"/>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13C"/>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0DE1"/>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5A3F"/>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2DD"/>
    <w:rsid w:val="009F490E"/>
    <w:rsid w:val="009F4AF1"/>
    <w:rsid w:val="009F5AB0"/>
    <w:rsid w:val="00A004C7"/>
    <w:rsid w:val="00A01124"/>
    <w:rsid w:val="00A01636"/>
    <w:rsid w:val="00A0375B"/>
    <w:rsid w:val="00A04522"/>
    <w:rsid w:val="00A048D4"/>
    <w:rsid w:val="00A0505F"/>
    <w:rsid w:val="00A06B07"/>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5EF0"/>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4D7"/>
    <w:rsid w:val="00AC3851"/>
    <w:rsid w:val="00AC43BB"/>
    <w:rsid w:val="00AC529C"/>
    <w:rsid w:val="00AC5970"/>
    <w:rsid w:val="00AC63D1"/>
    <w:rsid w:val="00AC7C3A"/>
    <w:rsid w:val="00AD075D"/>
    <w:rsid w:val="00AD1C2C"/>
    <w:rsid w:val="00AD5419"/>
    <w:rsid w:val="00AD5B2F"/>
    <w:rsid w:val="00AD6104"/>
    <w:rsid w:val="00AD62EA"/>
    <w:rsid w:val="00AD77F1"/>
    <w:rsid w:val="00AE1CCB"/>
    <w:rsid w:val="00AE3E7E"/>
    <w:rsid w:val="00AE47C0"/>
    <w:rsid w:val="00AF0EF7"/>
    <w:rsid w:val="00AF0FD5"/>
    <w:rsid w:val="00AF4806"/>
    <w:rsid w:val="00AF4A2E"/>
    <w:rsid w:val="00AF5EAF"/>
    <w:rsid w:val="00AF62FF"/>
    <w:rsid w:val="00AF6843"/>
    <w:rsid w:val="00AF6B9B"/>
    <w:rsid w:val="00AF7F25"/>
    <w:rsid w:val="00B000D4"/>
    <w:rsid w:val="00B018AF"/>
    <w:rsid w:val="00B05140"/>
    <w:rsid w:val="00B05607"/>
    <w:rsid w:val="00B06B4A"/>
    <w:rsid w:val="00B074E3"/>
    <w:rsid w:val="00B075F0"/>
    <w:rsid w:val="00B10C57"/>
    <w:rsid w:val="00B11AB1"/>
    <w:rsid w:val="00B1217A"/>
    <w:rsid w:val="00B12FB7"/>
    <w:rsid w:val="00B137E1"/>
    <w:rsid w:val="00B14113"/>
    <w:rsid w:val="00B17342"/>
    <w:rsid w:val="00B17392"/>
    <w:rsid w:val="00B17A7A"/>
    <w:rsid w:val="00B20267"/>
    <w:rsid w:val="00B2133A"/>
    <w:rsid w:val="00B21D63"/>
    <w:rsid w:val="00B25101"/>
    <w:rsid w:val="00B25754"/>
    <w:rsid w:val="00B26073"/>
    <w:rsid w:val="00B26A58"/>
    <w:rsid w:val="00B26FA3"/>
    <w:rsid w:val="00B305E8"/>
    <w:rsid w:val="00B31236"/>
    <w:rsid w:val="00B31A52"/>
    <w:rsid w:val="00B330F3"/>
    <w:rsid w:val="00B34010"/>
    <w:rsid w:val="00B347EB"/>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74F0"/>
    <w:rsid w:val="00B67F2D"/>
    <w:rsid w:val="00B70F80"/>
    <w:rsid w:val="00B72B03"/>
    <w:rsid w:val="00B72F4A"/>
    <w:rsid w:val="00B73C1F"/>
    <w:rsid w:val="00B74113"/>
    <w:rsid w:val="00B75533"/>
    <w:rsid w:val="00B81518"/>
    <w:rsid w:val="00B8307F"/>
    <w:rsid w:val="00B83700"/>
    <w:rsid w:val="00B83A44"/>
    <w:rsid w:val="00B8443C"/>
    <w:rsid w:val="00B85D33"/>
    <w:rsid w:val="00B86C65"/>
    <w:rsid w:val="00B9043C"/>
    <w:rsid w:val="00B90660"/>
    <w:rsid w:val="00B92B5C"/>
    <w:rsid w:val="00B93631"/>
    <w:rsid w:val="00B93985"/>
    <w:rsid w:val="00B95F40"/>
    <w:rsid w:val="00BA0102"/>
    <w:rsid w:val="00BA09FC"/>
    <w:rsid w:val="00BA1222"/>
    <w:rsid w:val="00BA156B"/>
    <w:rsid w:val="00BA239F"/>
    <w:rsid w:val="00BA2777"/>
    <w:rsid w:val="00BA2FA0"/>
    <w:rsid w:val="00BA33F1"/>
    <w:rsid w:val="00BA36A7"/>
    <w:rsid w:val="00BA45B9"/>
    <w:rsid w:val="00BA4770"/>
    <w:rsid w:val="00BA4CC0"/>
    <w:rsid w:val="00BA52F5"/>
    <w:rsid w:val="00BA63BC"/>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285F"/>
    <w:rsid w:val="00C03278"/>
    <w:rsid w:val="00C05750"/>
    <w:rsid w:val="00C05B49"/>
    <w:rsid w:val="00C07CD1"/>
    <w:rsid w:val="00C10779"/>
    <w:rsid w:val="00C1198A"/>
    <w:rsid w:val="00C12511"/>
    <w:rsid w:val="00C126C6"/>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27F0A"/>
    <w:rsid w:val="00C30075"/>
    <w:rsid w:val="00C32EAC"/>
    <w:rsid w:val="00C33A71"/>
    <w:rsid w:val="00C34E0A"/>
    <w:rsid w:val="00C35DCA"/>
    <w:rsid w:val="00C372AB"/>
    <w:rsid w:val="00C40134"/>
    <w:rsid w:val="00C41296"/>
    <w:rsid w:val="00C46290"/>
    <w:rsid w:val="00C46B65"/>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51E7"/>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1DBF"/>
    <w:rsid w:val="00CB5E5D"/>
    <w:rsid w:val="00CB60F0"/>
    <w:rsid w:val="00CB6202"/>
    <w:rsid w:val="00CB765D"/>
    <w:rsid w:val="00CC0FCF"/>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17D47"/>
    <w:rsid w:val="00D20D45"/>
    <w:rsid w:val="00D22376"/>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3DBA"/>
    <w:rsid w:val="00DE4046"/>
    <w:rsid w:val="00DE4145"/>
    <w:rsid w:val="00DE453E"/>
    <w:rsid w:val="00DE4BF7"/>
    <w:rsid w:val="00DE4F52"/>
    <w:rsid w:val="00DE6ADF"/>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095B"/>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6A97"/>
    <w:rsid w:val="00E9747F"/>
    <w:rsid w:val="00E9793B"/>
    <w:rsid w:val="00EA0533"/>
    <w:rsid w:val="00EA0883"/>
    <w:rsid w:val="00EA18EF"/>
    <w:rsid w:val="00EA256A"/>
    <w:rsid w:val="00EA4860"/>
    <w:rsid w:val="00EA6485"/>
    <w:rsid w:val="00EA6649"/>
    <w:rsid w:val="00EB6C92"/>
    <w:rsid w:val="00EC1083"/>
    <w:rsid w:val="00EC2BAF"/>
    <w:rsid w:val="00EC3916"/>
    <w:rsid w:val="00EC3B35"/>
    <w:rsid w:val="00EC55E2"/>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5921"/>
    <w:rsid w:val="00F46AAA"/>
    <w:rsid w:val="00F47B6B"/>
    <w:rsid w:val="00F53309"/>
    <w:rsid w:val="00F53DD1"/>
    <w:rsid w:val="00F54311"/>
    <w:rsid w:val="00F552E5"/>
    <w:rsid w:val="00F57351"/>
    <w:rsid w:val="00F609A6"/>
    <w:rsid w:val="00F60F27"/>
    <w:rsid w:val="00F6143B"/>
    <w:rsid w:val="00F61523"/>
    <w:rsid w:val="00F6159D"/>
    <w:rsid w:val="00F61885"/>
    <w:rsid w:val="00F61F1A"/>
    <w:rsid w:val="00F631C4"/>
    <w:rsid w:val="00F66F85"/>
    <w:rsid w:val="00F73463"/>
    <w:rsid w:val="00F74070"/>
    <w:rsid w:val="00F80FC7"/>
    <w:rsid w:val="00F81262"/>
    <w:rsid w:val="00F8187A"/>
    <w:rsid w:val="00F822C1"/>
    <w:rsid w:val="00F82A77"/>
    <w:rsid w:val="00F844CE"/>
    <w:rsid w:val="00F847EF"/>
    <w:rsid w:val="00F84BBE"/>
    <w:rsid w:val="00F853DD"/>
    <w:rsid w:val="00F855AA"/>
    <w:rsid w:val="00F86F08"/>
    <w:rsid w:val="00F87A95"/>
    <w:rsid w:val="00F916E3"/>
    <w:rsid w:val="00F91A7C"/>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2C7"/>
    <w:rsid w:val="00FA5BB8"/>
    <w:rsid w:val="00FA636B"/>
    <w:rsid w:val="00FA66F7"/>
    <w:rsid w:val="00FA7031"/>
    <w:rsid w:val="00FB1082"/>
    <w:rsid w:val="00FB16E8"/>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5347"/>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sx7lvw.axshare.com/"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405718-14F4-8646-859E-37BF2008C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140</Pages>
  <Words>57003</Words>
  <Characters>313522</Characters>
  <Application>Microsoft Office Word</Application>
  <DocSecurity>0</DocSecurity>
  <Lines>2612</Lines>
  <Paragraphs>739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369786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14</cp:revision>
  <cp:lastPrinted>2018-04-04T16:32:00Z</cp:lastPrinted>
  <dcterms:created xsi:type="dcterms:W3CDTF">2018-07-21T17:35:00Z</dcterms:created>
  <dcterms:modified xsi:type="dcterms:W3CDTF">2018-07-23T02:11:00Z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