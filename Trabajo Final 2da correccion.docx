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n-US"/>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César Paul Eugenio Cárcamo Cavagnaro</w:t>
      </w:r>
      <w:r>
        <w:t>, Ph.D.</w:t>
      </w:r>
    </w:p>
    <w:p w14:paraId="2C286C3A" w14:textId="1C6B5549" w:rsidR="00901D34" w:rsidRDefault="00975AFC" w:rsidP="00625BCC">
      <w:pPr>
        <w:pStyle w:val="Ttulo1"/>
      </w:pPr>
      <w:bookmarkStart w:id="1" w:name="_Toc511166265"/>
      <w:r>
        <w:lastRenderedPageBreak/>
        <w:t>Dedicatoria</w:t>
      </w:r>
      <w:bookmarkEnd w:id="1"/>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2" w:name="_Toc511166266"/>
      <w:r>
        <w:lastRenderedPageBreak/>
        <w:t>Agradecimientos</w:t>
      </w:r>
      <w:bookmarkEnd w:id="2"/>
    </w:p>
    <w:p w14:paraId="32F31C6C" w14:textId="5A83DFD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del w:id="3" w:author="USER" w:date="2018-07-09T15:30:00Z">
        <w:r w:rsidR="007F661B" w:rsidDel="00002CAB">
          <w:rPr>
            <w:rFonts w:eastAsia="Times New Roman"/>
            <w:lang w:val="es-PE" w:eastAsia="es-PE"/>
          </w:rPr>
          <w:delText>termino</w:delText>
        </w:r>
      </w:del>
      <w:ins w:id="4" w:author="USER" w:date="2018-07-09T15:30:00Z">
        <w:r w:rsidR="00002CAB">
          <w:rPr>
            <w:rFonts w:eastAsia="Times New Roman"/>
            <w:lang w:val="es-PE" w:eastAsia="es-PE"/>
          </w:rPr>
          <w:t>término</w:t>
        </w:r>
      </w:ins>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A la Dra. Andrea Har</w:t>
      </w:r>
      <w:r w:rsidR="00C56E29">
        <w:t>tz</w:t>
      </w:r>
      <w:r>
        <w:t>ler,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A Miguel Egoá</w:t>
      </w:r>
      <w:r w:rsidR="00CB6202">
        <w:t xml:space="preserve">vil y Paola Pflucker,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5" w:name="_Toc511166267"/>
      <w:r>
        <w:lastRenderedPageBreak/>
        <w:t>Fuente de Financiamiento</w:t>
      </w:r>
      <w:bookmarkEnd w:id="5"/>
    </w:p>
    <w:p w14:paraId="4E82F6B1" w14:textId="222DAC17" w:rsidR="009B7D50" w:rsidRPr="009B7D50" w:rsidRDefault="009B7D50" w:rsidP="009B7D50">
      <w:pPr>
        <w:pStyle w:val="Texto"/>
      </w:pPr>
      <w:r>
        <w:t xml:space="preserve">Esta investigación </w:t>
      </w:r>
      <w:r w:rsidR="00EF06FE">
        <w:t>se llevó a cabo gracias al financiamiento de Concytec con su programa CienciActiva.</w:t>
      </w:r>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EC55E2">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31222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312225"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312225"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6" w:name="_Toc511166269"/>
      <w:r w:rsidRPr="00BA156B">
        <w:lastRenderedPageBreak/>
        <w:t>Listado de Acrónimos</w:t>
      </w:r>
      <w:bookmarkEnd w:id="6"/>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7" w:name="_Toc511166270"/>
      <w:r w:rsidRPr="00625BCC">
        <w:lastRenderedPageBreak/>
        <w:t>Resumen</w:t>
      </w:r>
      <w:bookmarkEnd w:id="7"/>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8" w:name="_Toc511166271"/>
      <w:r w:rsidRPr="00625BCC">
        <w:lastRenderedPageBreak/>
        <w:t>Palabras Clave</w:t>
      </w:r>
      <w:bookmarkEnd w:id="8"/>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footerReference w:type="first" r:id="rId11"/>
          <w:pgSz w:w="11900" w:h="16840"/>
          <w:pgMar w:top="1701" w:right="1701" w:bottom="1701" w:left="2268" w:header="708" w:footer="708" w:gutter="0"/>
          <w:cols w:space="708"/>
          <w:titlePg/>
          <w:docGrid w:linePitch="360"/>
        </w:sectPr>
      </w:pPr>
      <w:bookmarkStart w:id="13" w:name="_Toc511166272"/>
    </w:p>
    <w:p w14:paraId="247FA4DC" w14:textId="2E0105FD" w:rsidR="0049325E" w:rsidRPr="00625BCC" w:rsidRDefault="00A12DD0" w:rsidP="00625BCC">
      <w:pPr>
        <w:pStyle w:val="Ttulo1"/>
      </w:pPr>
      <w:r w:rsidRPr="00BA156B">
        <w:lastRenderedPageBreak/>
        <w:t>Introducción</w:t>
      </w:r>
      <w:bookmarkEnd w:id="13"/>
    </w:p>
    <w:p w14:paraId="4FE44EC2" w14:textId="66AA9C3D"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406F8651"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ins w:id="14" w:author="Regina Casanova" w:date="2018-06-18T17:53:00Z">
        <w:r w:rsidR="00E94926">
          <w:t>software</w:t>
        </w:r>
      </w:ins>
      <w:r w:rsidR="007E4000" w:rsidRPr="00BA156B">
        <w:t xml:space="preserve"> </w:t>
      </w:r>
      <w:r w:rsidR="00D62010" w:rsidRPr="00BA156B">
        <w:t xml:space="preserve">centralizado que </w:t>
      </w:r>
      <w:r w:rsidR="00D62010" w:rsidRPr="00BA156B">
        <w:lastRenderedPageBreak/>
        <w:t xml:space="preserve">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3BFCAA9"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15" w:name="_Toc511166273"/>
      <w:r w:rsidRPr="00625BCC">
        <w:lastRenderedPageBreak/>
        <w:t>Planteamiento del Problema</w:t>
      </w:r>
      <w:bookmarkEnd w:id="15"/>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6B90775C" w:rsidR="00F97069" w:rsidRPr="00BA156B" w:rsidRDefault="00E04B5A" w:rsidP="00625BCC">
      <w:pPr>
        <w:pStyle w:val="Texto"/>
      </w:pPr>
      <w:r w:rsidRPr="00BA156B">
        <w:t>SUSALUD</w:t>
      </w:r>
      <w:r w:rsidR="00DC394C" w:rsidRPr="00BA156B">
        <w:t xml:space="preserve">, como entidad fiscalizadora del sector Salud en el Perú, cuenta con un </w:t>
      </w:r>
      <w:del w:id="16" w:author="Regina Casanova" w:date="2018-06-18T17:53:00Z">
        <w:r w:rsidR="00DC394C" w:rsidRPr="00BA156B" w:rsidDel="00E94926">
          <w:delText>sistema informático</w:delText>
        </w:r>
      </w:del>
      <w:ins w:id="17" w:author="Regina Casanova" w:date="2018-06-18T17:53:00Z">
        <w:r w:rsidR="00E94926">
          <w:t>software</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 xml:space="preserve">paciente o tercero </w:t>
      </w:r>
      <w:del w:id="18" w:author="USER" w:date="2018-07-09T15:31:00Z">
        <w:r w:rsidR="00F97069" w:rsidRPr="00BA156B" w:rsidDel="00002CAB">
          <w:delText>legitimizado</w:delText>
        </w:r>
      </w:del>
      <w:ins w:id="19" w:author="USER" w:date="2018-07-09T15:31:00Z">
        <w:r w:rsidR="00002CAB" w:rsidRPr="00BA156B">
          <w:t>legitimado</w:t>
        </w:r>
      </w:ins>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w:t>
      </w:r>
      <w:r w:rsidR="002479F9" w:rsidRPr="00BA156B">
        <w:lastRenderedPageBreak/>
        <w:t xml:space="preserve">inconformidad presentada en dicha IPRESS. </w:t>
      </w:r>
      <w:r w:rsidR="00DC394C" w:rsidRPr="00BA156B">
        <w:t>Sin 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265AA38D"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20" w:name="_Toc511166274"/>
      <w:r w:rsidRPr="00BA156B">
        <w:lastRenderedPageBreak/>
        <w:t>Marco Teórico</w:t>
      </w:r>
      <w:bookmarkEnd w:id="20"/>
    </w:p>
    <w:p w14:paraId="3C1D63EF" w14:textId="77777777" w:rsidR="00562533" w:rsidRPr="00BA156B" w:rsidRDefault="00562533" w:rsidP="009E44F3">
      <w:pPr>
        <w:pStyle w:val="Ttulo2"/>
        <w:rPr>
          <w:lang w:val="es-PE"/>
        </w:rPr>
      </w:pPr>
      <w:bookmarkStart w:id="21" w:name="_Toc511166275"/>
      <w:r w:rsidRPr="00BA156B">
        <w:rPr>
          <w:lang w:val="es-PE"/>
        </w:rPr>
        <w:t>Calidad de Atención al usuario y sistemas de gestión para reclamos en el sector salud</w:t>
      </w:r>
      <w:bookmarkEnd w:id="21"/>
    </w:p>
    <w:p w14:paraId="4E8F8D22" w14:textId="77777777" w:rsidR="00AB21A0" w:rsidRPr="00BA156B" w:rsidRDefault="00AB21A0" w:rsidP="00000899">
      <w:pPr>
        <w:pStyle w:val="Ttulo3"/>
        <w:rPr>
          <w:lang w:val="es-PE"/>
        </w:rPr>
      </w:pPr>
      <w:bookmarkStart w:id="22" w:name="_Toc511166276"/>
      <w:r w:rsidRPr="00BA156B">
        <w:rPr>
          <w:lang w:val="es-PE"/>
        </w:rPr>
        <w:t>Calidad de Atención en Salud al Usuario</w:t>
      </w:r>
      <w:bookmarkEnd w:id="22"/>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23"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23"/>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24" w:name="_Toc511166278"/>
      <w:r w:rsidRPr="00BA156B">
        <w:rPr>
          <w:lang w:val="es-PE"/>
        </w:rPr>
        <w:t>Formas de monitoreo en Perú y el Mundo</w:t>
      </w:r>
      <w:bookmarkEnd w:id="24"/>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F916E3">
        <w:t>Hospital Consumer Asse</w:t>
      </w:r>
      <w:r w:rsidR="00C52C63" w:rsidRPr="00F916E3">
        <w:t>s</w:t>
      </w:r>
      <w:r w:rsidRPr="00F916E3">
        <w:t>sment of Healthcare Providers and Systems</w:t>
      </w:r>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rPr>
          <w:ins w:id="25"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26" w:author="Regina Casanova" w:date="2018-06-15T15:10:00Z">
        <w:r w:rsidR="003910CB">
          <w:t xml:space="preserve">Debido a que los sistemas hospitalarios presentan una compleja </w:t>
        </w:r>
      </w:ins>
      <w:ins w:id="27" w:author="Regina Casanova" w:date="2018-06-15T15:11:00Z">
        <w:r w:rsidR="003910CB">
          <w:t>interrelación</w:t>
        </w:r>
      </w:ins>
      <w:ins w:id="28" w:author="Regina Casanova" w:date="2018-06-15T15:10:00Z">
        <w:r w:rsidR="003910CB">
          <w:t xml:space="preserve"> entre diversos procesos, servicios y personal, el monitoreo de calidad de atenció</w:t>
        </w:r>
      </w:ins>
      <w:ins w:id="29" w:author="Regina Casanova" w:date="2018-06-15T15:11:00Z">
        <w:r w:rsidR="003910CB">
          <w:t>n puede</w:t>
        </w:r>
      </w:ins>
      <w:ins w:id="30" w:author="Regina Casanova" w:date="2018-06-15T15:13:00Z">
        <w:r w:rsidR="003910CB">
          <w:t xml:space="preserve"> ser</w:t>
        </w:r>
      </w:ins>
      <w:ins w:id="31" w:author="Regina Casanova" w:date="2018-06-15T15:11:00Z">
        <w:r w:rsidR="003910CB">
          <w:t xml:space="preserve"> realiza</w:t>
        </w:r>
      </w:ins>
      <w:ins w:id="32" w:author="Regina Casanova" w:date="2018-06-15T15:13:00Z">
        <w:r w:rsidR="003910CB">
          <w:t>da</w:t>
        </w:r>
      </w:ins>
      <w:ins w:id="33" w:author="Regina Casanova" w:date="2018-06-15T15:11:00Z">
        <w:r w:rsidR="003910CB">
          <w:t xml:space="preserve"> de diversas maneras</w:t>
        </w:r>
      </w:ins>
      <w:ins w:id="34" w:author="Regina Casanova" w:date="2018-06-15T15:49:00Z">
        <w:r w:rsidR="00CF1D12">
          <w:t xml:space="preserve"> </w:t>
        </w:r>
      </w:ins>
      <w:ins w:id="35" w:author="Regina Casanova" w:date="2018-06-15T15:50:00Z">
        <w:r w:rsidR="00615A96">
          <w:fldChar w:fldCharType="begin" w:fldLock="1"/>
        </w:r>
      </w:ins>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36" w:author="Regina Casanova" w:date="2018-06-15T15:50:00Z">
        <w:r w:rsidR="00615A96">
          <w:fldChar w:fldCharType="end"/>
        </w:r>
      </w:ins>
      <w:ins w:id="37" w:author="Regina Casanova" w:date="2018-06-15T15:11:00Z">
        <w:r w:rsidR="003910CB">
          <w:t xml:space="preserve"> </w:t>
        </w:r>
      </w:ins>
      <w:ins w:id="38" w:author="Regina Casanova" w:date="2018-06-15T15:12:00Z">
        <w:r w:rsidR="003910CB">
          <w:t xml:space="preserve">siendo una de </w:t>
        </w:r>
      </w:ins>
      <w:ins w:id="39" w:author="Regina Casanova" w:date="2018-06-15T15:13:00Z">
        <w:r w:rsidR="003910CB">
          <w:t>estas</w:t>
        </w:r>
      </w:ins>
      <w:ins w:id="40" w:author="Regina Casanova" w:date="2018-06-15T15:11:00Z">
        <w:r w:rsidR="003910CB">
          <w:t xml:space="preserve"> </w:t>
        </w:r>
      </w:ins>
      <w:ins w:id="41" w:author="Regina Casanova" w:date="2018-06-15T15:12:00Z">
        <w:r w:rsidR="003910CB">
          <w:t>la</w:t>
        </w:r>
      </w:ins>
      <w:ins w:id="42" w:author="Regina Casanova" w:date="2018-06-15T15:11:00Z">
        <w:r w:rsidR="003910CB">
          <w:t xml:space="preserve"> correcta gestión y monitoreo de los reclamos</w:t>
        </w:r>
      </w:ins>
      <w:ins w:id="43" w:author="Regina Casanova" w:date="2018-06-15T15:12:00Z">
        <w:r w:rsidR="003910CB">
          <w:t>, que</w:t>
        </w:r>
      </w:ins>
      <w:ins w:id="44" w:author="Regina Casanova" w:date="2018-06-15T15:14:00Z">
        <w:r w:rsidR="003910CB">
          <w:t xml:space="preserve"> por ser presentados por los mismos pacientes que reciben el servicio,</w:t>
        </w:r>
      </w:ins>
      <w:ins w:id="45" w:author="Regina Casanova" w:date="2018-06-15T15:13:00Z">
        <w:r w:rsidR="003910CB">
          <w:t xml:space="preserve"> </w:t>
        </w:r>
      </w:ins>
      <w:ins w:id="46" w:author="Regina Casanova" w:date="2018-06-15T15:14:00Z">
        <w:r w:rsidR="003910CB">
          <w:t>permitiría</w:t>
        </w:r>
      </w:ins>
      <w:ins w:id="47" w:author="Regina Casanova" w:date="2018-06-15T15:12:00Z">
        <w:r w:rsidR="003910CB">
          <w:t xml:space="preserve"> obtener una aproximación para el monitoreo de la calidad de atención brindada.</w:t>
        </w:r>
      </w:ins>
    </w:p>
    <w:p w14:paraId="5A02499E" w14:textId="00DFED7B" w:rsidR="00FC6B75" w:rsidRPr="00BA156B" w:rsidRDefault="00A90C62" w:rsidP="00625BCC">
      <w:pPr>
        <w:pStyle w:val="Texto"/>
      </w:pPr>
      <w:r w:rsidRPr="00BA156B">
        <w:t>Dejando al monitoreo de reclamos como una forma de monitorear la calidad de atención.</w:t>
      </w:r>
    </w:p>
    <w:p w14:paraId="35F5B341" w14:textId="18CB45CF"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xml:space="preserve">. Actualmente, el Decreto Supremo </w:t>
      </w:r>
      <w:del w:id="48" w:author="USER" w:date="2018-07-09T15:26:00Z">
        <w:r w:rsidR="00A2696A" w:rsidRPr="00BA156B" w:rsidDel="00EC3670">
          <w:delText>Nº</w:delText>
        </w:r>
      </w:del>
      <w:ins w:id="49" w:author="USER" w:date="2018-07-09T15:26:00Z">
        <w:r w:rsidR="00EC3670" w:rsidRPr="00BA156B">
          <w:t>N.º</w:t>
        </w:r>
      </w:ins>
      <w:r w:rsidR="00A2696A" w:rsidRPr="00BA156B">
        <w:t xml:space="preserve">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w:t>
      </w:r>
      <w:r w:rsidR="00755F71" w:rsidRPr="00BA156B">
        <w:lastRenderedPageBreak/>
        <w:t xml:space="preserve">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50" w:name="_Toc511166279"/>
      <w:r w:rsidRPr="00BA156B">
        <w:rPr>
          <w:lang w:val="es-PE"/>
        </w:rPr>
        <w:lastRenderedPageBreak/>
        <w:t>Sistema de gestión de reclamos en el sector salud</w:t>
      </w:r>
      <w:bookmarkEnd w:id="50"/>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t xml:space="preserve">Software comercial de </w:t>
      </w:r>
      <w:r w:rsidR="00B75533" w:rsidRPr="00BD5A50">
        <w:t>Sistema de Gestión de Recl</w:t>
      </w:r>
      <w:r w:rsidR="00BD5A50">
        <w:t xml:space="preserve">amos </w:t>
      </w:r>
    </w:p>
    <w:p w14:paraId="5ABD39A1" w14:textId="40671A4B"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rPr>
          <w:ins w:id="51"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w:t>
      </w:r>
      <w:r w:rsidR="00D963F6" w:rsidRPr="00C128AA">
        <w:lastRenderedPageBreak/>
        <w:t xml:space="preserve">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6D117DC6" w14:textId="77777777" w:rsidR="00D963F6" w:rsidRDefault="00F95233" w:rsidP="00C128AA">
      <w:pPr>
        <w:pStyle w:val="Texto"/>
        <w:rPr>
          <w:ins w:id="52" w:author="Regina Casanova" w:date="2018-06-18T17:26:00Z"/>
        </w:rPr>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048B59D7" w14:textId="41310D43" w:rsidR="00A60A6F" w:rsidRPr="00C128AA" w:rsidRDefault="00A63767" w:rsidP="00C128AA">
      <w:pPr>
        <w:pStyle w:val="Texto"/>
      </w:pPr>
      <w:ins w:id="53" w:author="Regina Casanova" w:date="2018-06-18T17:26:00Z">
        <w:r>
          <w:t>Cabe resaltar que un sistema de gestión de reclamos no se limita exclusivamente al uso de software para gestionar los reclamos. Para que el</w:t>
        </w:r>
      </w:ins>
      <w:ins w:id="54" w:author="Regina Casanova" w:date="2018-06-18T17:56:00Z">
        <w:r w:rsidR="00D73911">
          <w:t xml:space="preserve"> uso de un</w:t>
        </w:r>
      </w:ins>
      <w:ins w:id="55" w:author="Regina Casanova" w:date="2018-06-18T17:26:00Z">
        <w:r>
          <w:t xml:space="preserve"> software </w:t>
        </w:r>
      </w:ins>
      <w:ins w:id="56" w:author="Regina Casanova" w:date="2018-06-18T17:56:00Z">
        <w:r w:rsidR="00D73911">
          <w:t>sea justificado</w:t>
        </w:r>
      </w:ins>
      <w:ins w:id="57" w:author="Regina Casanova" w:date="2018-06-18T17:26:00Z">
        <w:r>
          <w:t xml:space="preserve"> se necesita tener previamente procesos y actores bien definidos sobre la resolución de reclamos. Si es que estos no se encuentran debidamente definidos, el uso de un software para la gestión de ellos no resultará verdaderamente útil ya que, aunque capaz presente un ordenamiento de los datos de los reclamos, seguiría existiendo desorden para la resolución de ellos.</w:t>
        </w:r>
      </w:ins>
    </w:p>
    <w:p w14:paraId="5312F403" w14:textId="77777777" w:rsidR="00562533" w:rsidRPr="00BA156B" w:rsidRDefault="00562533" w:rsidP="009E44F3">
      <w:pPr>
        <w:pStyle w:val="Ttulo2"/>
        <w:rPr>
          <w:lang w:val="es-PE"/>
        </w:rPr>
      </w:pPr>
      <w:bookmarkStart w:id="58" w:name="_Toc511166280"/>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58"/>
    </w:p>
    <w:p w14:paraId="19280443" w14:textId="77777777" w:rsidR="00B674F0" w:rsidRPr="00BA156B" w:rsidRDefault="00562533" w:rsidP="00465DBE">
      <w:pPr>
        <w:pStyle w:val="Ttulo3"/>
        <w:rPr>
          <w:lang w:val="es-PE"/>
        </w:rPr>
      </w:pPr>
      <w:bookmarkStart w:id="59" w:name="_Toc511166281"/>
      <w:r w:rsidRPr="00BA156B">
        <w:rPr>
          <w:lang w:val="es-PE"/>
        </w:rPr>
        <w:t>Descripción e Importancia</w:t>
      </w:r>
      <w:bookmarkEnd w:id="59"/>
    </w:p>
    <w:p w14:paraId="2F384AC5" w14:textId="1F25F262"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ins w:id="60" w:author="Regina Casanova" w:date="2018-06-18T17:53:00Z">
        <w:r w:rsidR="00E94926">
          <w:rPr>
            <w:lang w:val="es-PE"/>
          </w:rPr>
          <w:t>software</w:t>
        </w:r>
      </w:ins>
      <w:r w:rsidR="00BA45B9" w:rsidRPr="00BA156B">
        <w:rPr>
          <w:lang w:val="es-PE"/>
        </w:rPr>
        <w:t xml:space="preserve"> con el propósito de hacer</w:t>
      </w:r>
      <w:ins w:id="61" w:author="Regina Casanova" w:date="2018-06-18T17:57:00Z">
        <w:r w:rsidR="007E1695">
          <w:rPr>
            <w:lang w:val="es-PE"/>
          </w:rPr>
          <w:t xml:space="preserve"> software</w:t>
        </w:r>
      </w:ins>
      <w:r w:rsidR="00BA45B9" w:rsidRPr="00BA156B">
        <w:rPr>
          <w:lang w:val="es-PE"/>
        </w:rPr>
        <w:t xml:space="preserve"> </w:t>
      </w:r>
      <w:r w:rsidRPr="00BA156B">
        <w:rPr>
          <w:lang w:val="es-PE"/>
        </w:rPr>
        <w:t xml:space="preserve">más usables enfocándose en </w:t>
      </w:r>
      <w:r w:rsidR="007E1695">
        <w:rPr>
          <w:lang w:val="es-PE"/>
        </w:rPr>
        <w:t>su</w:t>
      </w:r>
      <w:r w:rsidRPr="00BA156B">
        <w:rPr>
          <w:lang w:val="es-PE"/>
        </w:rPr>
        <w:t xml:space="preserve"> uso</w:t>
      </w:r>
      <w:r w:rsidR="00030212">
        <w:rPr>
          <w:lang w:val="es-PE"/>
        </w:rPr>
        <w:t>,</w:t>
      </w:r>
      <w:r w:rsidRPr="00BA156B">
        <w:rPr>
          <w:lang w:val="es-PE"/>
        </w:rPr>
        <w:t xml:space="preserve"> aplicando factores humanos 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3C568C1B" w:rsidR="00B674F0" w:rsidRPr="00BA156B" w:rsidRDefault="00B674F0" w:rsidP="00A50DD7">
      <w:pPr>
        <w:pStyle w:val="Texto"/>
        <w:numPr>
          <w:ilvl w:val="0"/>
          <w:numId w:val="23"/>
        </w:numPr>
      </w:pPr>
      <w:r w:rsidRPr="00BA156B">
        <w:t xml:space="preserve">Mejorar el rendimiento de un </w:t>
      </w:r>
      <w:del w:id="62" w:author="Regina Casanova" w:date="2018-06-18T17:53:00Z">
        <w:r w:rsidRPr="00BA156B" w:rsidDel="00E94926">
          <w:delText>sistema</w:delText>
        </w:r>
        <w:r w:rsidR="00BA45B9" w:rsidRPr="00BA156B" w:rsidDel="00E94926">
          <w:delText xml:space="preserve"> informático</w:delText>
        </w:r>
      </w:del>
      <w:ins w:id="63" w:author="Regina Casanova" w:date="2018-06-18T17:53:00Z">
        <w:r w:rsidR="00E94926">
          <w:t>software</w:t>
        </w:r>
      </w:ins>
      <w:r w:rsidR="007B7445" w:rsidRPr="00BA156B">
        <w:t>.</w:t>
      </w:r>
    </w:p>
    <w:p w14:paraId="1741B491" w14:textId="77777777" w:rsidR="00B674F0" w:rsidRPr="00BA156B" w:rsidRDefault="00B674F0" w:rsidP="00A50DD7">
      <w:pPr>
        <w:pStyle w:val="Texto"/>
        <w:numPr>
          <w:ilvl w:val="0"/>
          <w:numId w:val="23"/>
        </w:numPr>
      </w:pPr>
      <w:r w:rsidRPr="00BA156B">
        <w:lastRenderedPageBreak/>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0E7094BC" w:rsidR="00B674F0" w:rsidRPr="00C128AA" w:rsidRDefault="00B674F0" w:rsidP="00C128AA">
      <w:pPr>
        <w:pStyle w:val="Texto"/>
      </w:pPr>
      <w:r w:rsidRPr="00BA156B">
        <w:t xml:space="preserve">Los resultados de un diseño centrado en el usuario se perciben en un </w:t>
      </w:r>
      <w:del w:id="64" w:author="Regina Casanova" w:date="2018-06-18T17:53:00Z">
        <w:r w:rsidRPr="00BA156B" w:rsidDel="00E94926">
          <w:delText>sistema</w:delText>
        </w:r>
      </w:del>
      <w:ins w:id="65" w:author="Regina Casanova" w:date="2018-06-18T17:53:00Z">
        <w:r w:rsidR="00E94926">
          <w:t>software</w:t>
        </w:r>
      </w:ins>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0150CCFB" w:rsidR="00B674F0" w:rsidRPr="00BA156B" w:rsidRDefault="00B674F0" w:rsidP="00A50DD7">
      <w:pPr>
        <w:pStyle w:val="Texto"/>
        <w:numPr>
          <w:ilvl w:val="0"/>
          <w:numId w:val="24"/>
        </w:numPr>
      </w:pPr>
      <w:r w:rsidRPr="00BA156B">
        <w:t xml:space="preserve">De Aprendizaje: La medida en que </w:t>
      </w:r>
      <w:r w:rsidR="00030212">
        <w:t xml:space="preserve">la estructura de </w:t>
      </w:r>
      <w:r w:rsidRPr="00BA156B">
        <w:t xml:space="preserve">un </w:t>
      </w:r>
      <w:del w:id="66" w:author="Regina Casanova" w:date="2018-06-18T17:53:00Z">
        <w:r w:rsidRPr="00BA156B" w:rsidDel="00E94926">
          <w:delText>sistema informático</w:delText>
        </w:r>
      </w:del>
      <w:ins w:id="67" w:author="Regina Casanova" w:date="2018-06-18T17:53:00Z">
        <w:r w:rsidR="00E94926">
          <w:t>software</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6582B186" w:rsidR="00B674F0" w:rsidRPr="00BA156B" w:rsidRDefault="00B674F0" w:rsidP="00A50DD7">
      <w:pPr>
        <w:pStyle w:val="Texto"/>
        <w:numPr>
          <w:ilvl w:val="0"/>
          <w:numId w:val="24"/>
        </w:numPr>
      </w:pPr>
      <w:r w:rsidRPr="00BA156B">
        <w:t xml:space="preserve">De Memoria: que se refiera a la facilidad con la que el usuario recuerda </w:t>
      </w:r>
      <w:r w:rsidR="00030212">
        <w:t>cómo utilizar el</w:t>
      </w:r>
      <w:del w:id="68" w:author="Regina Casanova" w:date="2018-06-18T17:58:00Z">
        <w:r w:rsidRPr="00BA156B" w:rsidDel="00030212">
          <w:delText>el</w:delText>
        </w:r>
      </w:del>
      <w:r w:rsidRPr="00BA156B">
        <w:t xml:space="preserve"> </w:t>
      </w:r>
      <w:del w:id="69" w:author="Regina Casanova" w:date="2018-06-18T17:53:00Z">
        <w:r w:rsidRPr="00BA156B" w:rsidDel="00E94926">
          <w:delText>sistema</w:delText>
        </w:r>
      </w:del>
      <w:ins w:id="70" w:author="Regina Casanova" w:date="2018-06-18T17:53:00Z">
        <w:r w:rsidR="00E94926">
          <w:t>software</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39E550A6" w:rsidR="00B674F0" w:rsidRPr="00C128AA" w:rsidRDefault="00B674F0" w:rsidP="00A50DD7">
      <w:pPr>
        <w:pStyle w:val="Texto"/>
        <w:numPr>
          <w:ilvl w:val="0"/>
          <w:numId w:val="24"/>
        </w:numPr>
      </w:pPr>
      <w:r w:rsidRPr="00BA156B">
        <w:lastRenderedPageBreak/>
        <w:t>Satisfacci</w:t>
      </w:r>
      <w:r w:rsidR="00EE62F8">
        <w:t>ón: que mide qué</w:t>
      </w:r>
      <w:r w:rsidRPr="00BA156B">
        <w:t xml:space="preserve"> tan placentero es el uso del </w:t>
      </w:r>
      <w:del w:id="71" w:author="Regina Casanova" w:date="2018-06-18T17:53:00Z">
        <w:r w:rsidRPr="00BA156B" w:rsidDel="00E94926">
          <w:delText>sistema</w:delText>
        </w:r>
      </w:del>
      <w:ins w:id="72" w:author="Regina Casanova" w:date="2018-06-18T17:53:00Z">
        <w:r w:rsidR="00E94926">
          <w:t>software</w:t>
        </w:r>
      </w:ins>
      <w:r w:rsidR="007B7445" w:rsidRPr="00BA156B">
        <w:t>.</w:t>
      </w:r>
    </w:p>
    <w:p w14:paraId="110E110F" w14:textId="114FE378" w:rsidR="00CE40F8" w:rsidRPr="00017896" w:rsidRDefault="00CE40F8" w:rsidP="00017896">
      <w:pPr>
        <w:pStyle w:val="Texto"/>
      </w:pPr>
      <w:r w:rsidRPr="00BA156B">
        <w:t xml:space="preserve">Cuando se diseña un </w:t>
      </w:r>
      <w:del w:id="73" w:author="Regina Casanova" w:date="2018-06-18T17:53:00Z">
        <w:r w:rsidRPr="00BA156B" w:rsidDel="00E94926">
          <w:delText>sistema informático</w:delText>
        </w:r>
      </w:del>
      <w:ins w:id="74" w:author="Regina Casanova" w:date="2018-06-18T17:53:00Z">
        <w:r w:rsidR="00E94926">
          <w:t>software</w:t>
        </w:r>
      </w:ins>
      <w:r w:rsidRPr="00BA156B">
        <w:t xml:space="preserve"> sin considerar a los usuarios finales de este, puede resultar en </w:t>
      </w:r>
      <w:del w:id="75" w:author="Regina Casanova" w:date="2018-06-18T17:53:00Z">
        <w:r w:rsidRPr="00BA156B" w:rsidDel="00E94926">
          <w:delText>sistemas informáticos</w:delText>
        </w:r>
      </w:del>
      <w:ins w:id="76" w:author="Regina Casanova" w:date="2018-06-18T17:53:00Z">
        <w:r w:rsidR="00E94926">
          <w:t>software</w:t>
        </w:r>
      </w:ins>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77" w:name="_Toc511166282"/>
      <w:r w:rsidRPr="00BA156B">
        <w:rPr>
          <w:lang w:val="es-PE"/>
        </w:rPr>
        <w:t>Metodología</w:t>
      </w:r>
      <w:r w:rsidR="002553D9" w:rsidRPr="00BA156B">
        <w:rPr>
          <w:lang w:val="es-PE"/>
        </w:rPr>
        <w:t xml:space="preserve"> del diseño centrado en el usuario</w:t>
      </w:r>
      <w:bookmarkEnd w:id="77"/>
    </w:p>
    <w:p w14:paraId="19B57AF8" w14:textId="71F175E5" w:rsidR="00B674F0" w:rsidRPr="00017896" w:rsidRDefault="00D62806" w:rsidP="00017896">
      <w:pPr>
        <w:pStyle w:val="Texto"/>
      </w:pPr>
      <w:r w:rsidRPr="00BA156B">
        <w:t xml:space="preserve">Según el </w:t>
      </w:r>
      <w:r w:rsidR="0038486C" w:rsidRPr="00F916E3">
        <w:t>World Wide Web Consortium</w:t>
      </w:r>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2DFB5373" w:rsidR="00B674F0" w:rsidRPr="00BA156B" w:rsidRDefault="00B674F0" w:rsidP="007046F5">
      <w:pPr>
        <w:pStyle w:val="Texto"/>
      </w:pPr>
      <w:r w:rsidRPr="00BA156B">
        <w:t xml:space="preserve">Se recopila información sobre el contexto de uso y los requerimientos específicos para el </w:t>
      </w:r>
      <w:del w:id="78" w:author="Regina Casanova" w:date="2018-06-18T17:53:00Z">
        <w:r w:rsidRPr="00BA156B" w:rsidDel="00E94926">
          <w:delText>sistema</w:delText>
        </w:r>
      </w:del>
      <w:ins w:id="79" w:author="Regina Casanova" w:date="2018-06-18T17:53:00Z">
        <w:r w:rsidR="00E94926">
          <w:t>software</w:t>
        </w:r>
      </w:ins>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46C9A0A9"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80" w:author="Regina Casanova" w:date="2018-06-18T17:53:00Z">
        <w:r w:rsidRPr="00BA156B" w:rsidDel="00E94926">
          <w:delText>sistema</w:delText>
        </w:r>
      </w:del>
      <w:ins w:id="81" w:author="Regina Casanova" w:date="2018-06-18T17:53:00Z">
        <w:r w:rsidR="00E94926">
          <w:t>software</w:t>
        </w:r>
      </w:ins>
      <w:r w:rsidR="007B7445" w:rsidRPr="00BA156B">
        <w:t>.</w:t>
      </w:r>
    </w:p>
    <w:p w14:paraId="3CAAB3B9" w14:textId="010DB285" w:rsidR="00B674F0" w:rsidRPr="00BA156B" w:rsidRDefault="00B674F0" w:rsidP="00A50DD7">
      <w:pPr>
        <w:pStyle w:val="Texto"/>
        <w:numPr>
          <w:ilvl w:val="3"/>
          <w:numId w:val="17"/>
        </w:numPr>
      </w:pPr>
      <w:r w:rsidRPr="00BA156B">
        <w:t xml:space="preserve">Desafíos y Limitaciones que enfrentará el </w:t>
      </w:r>
      <w:del w:id="82" w:author="Regina Casanova" w:date="2018-06-18T17:53:00Z">
        <w:r w:rsidRPr="00BA156B" w:rsidDel="00E94926">
          <w:delText>sistema</w:delText>
        </w:r>
      </w:del>
      <w:ins w:id="83" w:author="Regina Casanova" w:date="2018-06-18T17:53:00Z">
        <w:r w:rsidR="00E94926">
          <w:t>software</w:t>
        </w:r>
      </w:ins>
      <w:r w:rsidR="007B7445" w:rsidRPr="00BA156B">
        <w:t>.</w:t>
      </w:r>
    </w:p>
    <w:p w14:paraId="7BBD9566" w14:textId="77777777" w:rsidR="00B674F0" w:rsidRPr="00BA156B" w:rsidRDefault="00B674F0" w:rsidP="00466892">
      <w:pPr>
        <w:pStyle w:val="Ttulo5"/>
        <w:rPr>
          <w:lang w:val="es-PE"/>
        </w:rPr>
      </w:pPr>
      <w:r w:rsidRPr="00BA156B">
        <w:rPr>
          <w:lang w:val="es-PE"/>
        </w:rPr>
        <w:lastRenderedPageBreak/>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8472F4E" w:rsidR="00B674F0" w:rsidRPr="00BA156B" w:rsidRDefault="00B674F0" w:rsidP="00A50DD7">
      <w:pPr>
        <w:pStyle w:val="Texto"/>
        <w:numPr>
          <w:ilvl w:val="0"/>
          <w:numId w:val="18"/>
        </w:numPr>
      </w:pPr>
      <w:r w:rsidRPr="00BA156B">
        <w:t xml:space="preserve">Objetivos de los usuarios finales en el </w:t>
      </w:r>
      <w:del w:id="84" w:author="Regina Casanova" w:date="2018-06-18T17:53:00Z">
        <w:r w:rsidRPr="00BA156B" w:rsidDel="00E94926">
          <w:delText>sistema</w:delText>
        </w:r>
      </w:del>
      <w:ins w:id="85" w:author="Regina Casanova" w:date="2018-06-18T17:53:00Z">
        <w:r w:rsidR="00E94926">
          <w:t>software</w:t>
        </w:r>
      </w:ins>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86" w:author="Regina Casanova" w:date="2018-06-18T17:47:00Z">
        <w:r w:rsidR="00E94926">
          <w:t>.</w:t>
        </w:r>
      </w:ins>
    </w:p>
    <w:p w14:paraId="3BA5BDC4" w14:textId="12A77162" w:rsidR="00B674F0" w:rsidRPr="00BA156B" w:rsidRDefault="00B674F0" w:rsidP="00466892">
      <w:pPr>
        <w:pStyle w:val="Ttulo5"/>
        <w:rPr>
          <w:lang w:val="es-PE"/>
        </w:rPr>
      </w:pPr>
      <w:r w:rsidRPr="00BA156B">
        <w:rPr>
          <w:lang w:val="es-PE"/>
        </w:rPr>
        <w:t xml:space="preserve">Análisis del </w:t>
      </w:r>
      <w:del w:id="87" w:author="Regina Casanova" w:date="2018-06-18T17:53:00Z">
        <w:r w:rsidRPr="00BA156B" w:rsidDel="00E94926">
          <w:rPr>
            <w:lang w:val="es-PE"/>
          </w:rPr>
          <w:delText>sistema</w:delText>
        </w:r>
      </w:del>
      <w:ins w:id="88" w:author="Regina Casanova" w:date="2018-06-18T17:53:00Z">
        <w:r w:rsidR="00E94926">
          <w:rPr>
            <w:lang w:val="es-PE"/>
          </w:rPr>
          <w:t>software</w:t>
        </w:r>
      </w:ins>
      <w:r w:rsidRPr="00BA156B">
        <w:rPr>
          <w:lang w:val="es-PE"/>
        </w:rPr>
        <w:t>:</w:t>
      </w:r>
    </w:p>
    <w:p w14:paraId="606DEDA8" w14:textId="61CD0C23"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r w:rsidR="00A240B1">
        <w:t>dentro</w:t>
      </w:r>
      <w:del w:id="89" w:author="Regina Casanova" w:date="2018-06-18T18:00:00Z">
        <w:r w:rsidR="00D62806" w:rsidRPr="00BA156B" w:rsidDel="00A240B1">
          <w:delText>en</w:delText>
        </w:r>
      </w:del>
      <w:r w:rsidR="00D62806" w:rsidRPr="00BA156B">
        <w:t xml:space="preserve"> </w:t>
      </w:r>
      <w:r w:rsidR="00A240B1">
        <w:t>d</w:t>
      </w:r>
      <w:r w:rsidR="00D62806" w:rsidRPr="00BA156B">
        <w:t>el</w:t>
      </w:r>
      <w:r w:rsidRPr="00BA156B">
        <w:t xml:space="preserve"> </w:t>
      </w:r>
      <w:del w:id="90" w:author="Regina Casanova" w:date="2018-06-18T17:53:00Z">
        <w:r w:rsidRPr="00BA156B" w:rsidDel="00E94926">
          <w:delText>sistema</w:delText>
        </w:r>
      </w:del>
      <w:ins w:id="91" w:author="Regina Casanova" w:date="2018-06-18T17:53:00Z">
        <w:r w:rsidR="00E94926">
          <w:t>software</w:t>
        </w:r>
      </w:ins>
      <w:r w:rsidRPr="00BA156B">
        <w:t>, su agrupación y jerarquía</w:t>
      </w:r>
      <w:r w:rsidR="007B7445" w:rsidRPr="00BA156B">
        <w:t>.</w:t>
      </w:r>
    </w:p>
    <w:p w14:paraId="4DD44390" w14:textId="04FEC52F" w:rsidR="00107D89" w:rsidRPr="00017896" w:rsidRDefault="00B674F0" w:rsidP="00A50DD7">
      <w:pPr>
        <w:pStyle w:val="Texto"/>
        <w:numPr>
          <w:ilvl w:val="0"/>
          <w:numId w:val="19"/>
        </w:numPr>
      </w:pPr>
      <w:r w:rsidRPr="00BA156B">
        <w:t xml:space="preserve">Flujo: Identificar el flujo que tendrá el </w:t>
      </w:r>
      <w:del w:id="92" w:author="Regina Casanova" w:date="2018-06-18T18:00:00Z">
        <w:r w:rsidRPr="00BA156B" w:rsidDel="00A240B1">
          <w:delText>sistema</w:delText>
        </w:r>
      </w:del>
      <w:ins w:id="93" w:author="Regina Casanova" w:date="2018-06-18T18:00:00Z">
        <w:r w:rsidR="00A240B1">
          <w:t>software</w:t>
        </w:r>
      </w:ins>
      <w:r w:rsidR="007B7445" w:rsidRPr="00BA156B">
        <w:t>.</w:t>
      </w:r>
      <w:r w:rsidRPr="00BA156B">
        <w:t xml:space="preserve"> Es decir, </w:t>
      </w:r>
      <w:r w:rsidR="00107D89" w:rsidRPr="00BA156B">
        <w:t>cuál</w:t>
      </w:r>
      <w:r w:rsidRPr="00BA156B">
        <w:t xml:space="preserve"> será el orden de las pantallas que verá el usuario final cuando utilice el </w:t>
      </w:r>
      <w:del w:id="94" w:author="Regina Casanova" w:date="2018-06-18T17:53:00Z">
        <w:r w:rsidRPr="00BA156B" w:rsidDel="00E94926">
          <w:delText>sistema</w:delText>
        </w:r>
      </w:del>
      <w:ins w:id="95" w:author="Regina Casanova" w:date="2018-06-18T17:53:00Z">
        <w:r w:rsidR="00E94926">
          <w:t>software</w:t>
        </w:r>
      </w:ins>
      <w:r w:rsidR="007B7445" w:rsidRPr="00BA156B">
        <w:t>.</w:t>
      </w:r>
      <w:ins w:id="96" w:author="Regina Casanova" w:date="2018-06-18T17:47:00Z">
        <w:r w:rsidR="00E94926">
          <w:t xml:space="preserve"> </w:t>
        </w:r>
      </w:ins>
    </w:p>
    <w:p w14:paraId="20E6A333" w14:textId="77777777" w:rsidR="00466892" w:rsidRDefault="00B674F0" w:rsidP="00466892">
      <w:pPr>
        <w:pStyle w:val="Ttulo4"/>
      </w:pPr>
      <w:r w:rsidRPr="00BA156B">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r w:rsidR="00B674F0" w:rsidRPr="00F916E3">
        <w:rPr>
          <w:lang w:val="es-ES"/>
        </w:rPr>
        <w:t>Wireframes</w:t>
      </w:r>
      <w:r w:rsidRPr="00BA156B">
        <w:t>)</w:t>
      </w:r>
      <w:r w:rsidR="00B674F0" w:rsidRPr="00BA156B">
        <w:t xml:space="preserve">: </w:t>
      </w:r>
    </w:p>
    <w:p w14:paraId="623EACDF" w14:textId="0AD0B3F7" w:rsidR="00B674F0" w:rsidRPr="00BA156B" w:rsidRDefault="00B674F0" w:rsidP="00466892">
      <w:pPr>
        <w:pStyle w:val="Texto"/>
      </w:pPr>
      <w:r w:rsidRPr="00BA156B">
        <w:t xml:space="preserve">Se utiliza para la diagramación del </w:t>
      </w:r>
      <w:del w:id="97" w:author="Regina Casanova" w:date="2018-06-18T17:53:00Z">
        <w:r w:rsidRPr="00BA156B" w:rsidDel="00E94926">
          <w:delText>sistema</w:delText>
        </w:r>
      </w:del>
      <w:ins w:id="98" w:author="Regina Casanova" w:date="2018-06-18T17:53:00Z">
        <w:r w:rsidR="00E94926">
          <w:t>software</w:t>
        </w:r>
      </w:ins>
      <w:r w:rsidRPr="00BA156B">
        <w:t xml:space="preserve">, con esto se puede uno enfocar en cuáles serán los bloques de información y cómo funciona la interacción del </w:t>
      </w:r>
      <w:r w:rsidRPr="00BA156B">
        <w:lastRenderedPageBreak/>
        <w:t>usuario</w:t>
      </w:r>
      <w:r w:rsidR="00107D89" w:rsidRPr="00BA156B">
        <w:t xml:space="preserve"> para llegar a cumplir su objetivo</w:t>
      </w:r>
      <w:r w:rsidR="007B7445" w:rsidRPr="00BA156B">
        <w:t>.</w:t>
      </w:r>
      <w:r w:rsidRPr="00BA156B">
        <w:t xml:space="preserve"> Pueden hacerse tanto </w:t>
      </w:r>
      <w:r w:rsidRPr="00F916E3">
        <w:t>wireframes</w:t>
      </w:r>
      <w:r w:rsidRPr="00BA156B">
        <w:t xml:space="preserve"> en lápiz y papel y/o </w:t>
      </w:r>
      <w:r w:rsidRPr="00F916E3">
        <w:t>wirefra</w:t>
      </w:r>
      <w:r w:rsidR="00107D89" w:rsidRPr="00F916E3">
        <w:t>mes</w:t>
      </w:r>
      <w:r w:rsidR="00107D89" w:rsidRPr="00BA156B">
        <w:t xml:space="preserve"> en programas especializados.</w:t>
      </w:r>
    </w:p>
    <w:p w14:paraId="70CA40A5" w14:textId="77777777" w:rsidR="00466892" w:rsidRDefault="00107D89" w:rsidP="00466892">
      <w:pPr>
        <w:pStyle w:val="Ttulo5"/>
      </w:pPr>
      <w:r w:rsidRPr="00BA156B">
        <w:t>Prototipos de alta fidelidad (</w:t>
      </w:r>
      <w:r w:rsidR="00B674F0" w:rsidRPr="00F916E3">
        <w:rPr>
          <w:lang w:val="es-ES"/>
        </w:rPr>
        <w:t>Mockup</w:t>
      </w:r>
      <w:r w:rsidRPr="00BA156B">
        <w:t xml:space="preserve">): </w:t>
      </w:r>
    </w:p>
    <w:p w14:paraId="197ACFB0" w14:textId="73E040C3"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del w:id="99" w:author="Regina Casanova" w:date="2018-06-18T17:53:00Z">
        <w:r w:rsidR="00B674F0" w:rsidRPr="00BA156B" w:rsidDel="00E94926">
          <w:delText>sistema</w:delText>
        </w:r>
      </w:del>
      <w:ins w:id="100" w:author="Regina Casanova" w:date="2018-06-18T17:53:00Z">
        <w:r w:rsidR="00E94926">
          <w:t>software</w:t>
        </w:r>
      </w:ins>
      <w:r w:rsidRPr="00BA156B">
        <w:t xml:space="preserve"> y posterior a la realización de </w:t>
      </w:r>
      <w:r w:rsidRPr="00F916E3">
        <w:t>wireframes</w:t>
      </w:r>
      <w:r w:rsidR="007B7445" w:rsidRPr="00BA156B">
        <w:t>.</w:t>
      </w:r>
    </w:p>
    <w:p w14:paraId="2F7B05B1" w14:textId="77777777" w:rsidR="00466892" w:rsidRDefault="00107D89" w:rsidP="00466892">
      <w:pPr>
        <w:pStyle w:val="Ttulo5"/>
      </w:pPr>
      <w:r w:rsidRPr="00BA156B">
        <w:t>Prototipado funcional</w:t>
      </w:r>
      <w:r w:rsidR="00B674F0" w:rsidRPr="00BA156B">
        <w:t xml:space="preserve">: </w:t>
      </w:r>
    </w:p>
    <w:p w14:paraId="66B2D063" w14:textId="7B941C81" w:rsidR="00107D89" w:rsidRPr="00017896" w:rsidRDefault="00B674F0" w:rsidP="00466892">
      <w:pPr>
        <w:pStyle w:val="Texto"/>
      </w:pPr>
      <w:r w:rsidRPr="00BA156B">
        <w:t xml:space="preserve">Es la forma de darle interacción a los </w:t>
      </w:r>
      <w:r w:rsidRPr="00F916E3">
        <w:t>mockups</w:t>
      </w:r>
      <w:r w:rsidRPr="00BA156B">
        <w:t xml:space="preserve"> de las diversas pantallas para tener un resultado final unificado en el que se aprecie tanto la distribución, detalles y flujo del </w:t>
      </w:r>
      <w:del w:id="101" w:author="Regina Casanova" w:date="2018-06-18T17:53:00Z">
        <w:r w:rsidRPr="00BA156B" w:rsidDel="00E94926">
          <w:delText>sistema</w:delText>
        </w:r>
      </w:del>
      <w:ins w:id="102" w:author="Regina Casanova" w:date="2018-06-18T17:53:00Z">
        <w:r w:rsidR="00E94926">
          <w:t>software</w:t>
        </w:r>
      </w:ins>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r w:rsidRPr="00BA156B">
        <w:t xml:space="preserve">: </w:t>
      </w:r>
    </w:p>
    <w:p w14:paraId="69CA09BC" w14:textId="1CBCF477" w:rsidR="00B674F0" w:rsidRPr="00BA156B" w:rsidRDefault="00B674F0" w:rsidP="00466892">
      <w:pPr>
        <w:pStyle w:val="Texto"/>
      </w:pPr>
      <w:r w:rsidRPr="00BA156B">
        <w:t>Test realizado por el mismo diseñador para encontrar posibles errores de usabilidad, es una prueba rápida y efectiva donde se revisa que se cumplan los 10 principios de heurística de Molich y Nielsen</w:t>
      </w:r>
      <w:r w:rsidR="00107D89" w:rsidRPr="00BA156B">
        <w:t xml:space="preserve"> </w:t>
      </w:r>
      <w:r w:rsidR="00EC2BAF" w:rsidRPr="00BA156B">
        <w:fldChar w:fldCharType="begin" w:fldLock="1"/>
      </w:r>
      <w:r w:rsidR="00615A9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(29)","plainTextFormattedCitation":"(29)","previouslyFormattedCitation":"(29)"},"properties":{"noteIndex":0},"schema":"https://github.com/citation-style-language/schema/raw/master/csl-citation.json"}</w:instrText>
      </w:r>
      <w:r w:rsidR="00EC2BAF" w:rsidRPr="00BA156B">
        <w:fldChar w:fldCharType="separate"/>
      </w:r>
      <w:r w:rsidR="00615A96" w:rsidRPr="00615A96">
        <w:rPr>
          <w:noProof/>
        </w:rPr>
        <w:t>(29)</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533D7D07" w:rsidR="00107D89" w:rsidRPr="00017896" w:rsidRDefault="00B674F0" w:rsidP="00466892">
      <w:pPr>
        <w:pStyle w:val="Texto"/>
      </w:pPr>
      <w:r w:rsidRPr="00BA156B">
        <w:t>Pruebas con usuarios para encontrar p</w:t>
      </w:r>
      <w:r w:rsidR="00107D89" w:rsidRPr="00BA156B">
        <w:t xml:space="preserve">osibles problemas de usabilidad. </w:t>
      </w:r>
      <w:ins w:id="103" w:author="Regina Casanova" w:date="2018-06-21T12:44:00Z">
        <w:r w:rsidR="007925FD">
          <w:t xml:space="preserve">Una de las maneras de realizar pruebas con usuarios </w:t>
        </w:r>
      </w:ins>
      <w:ins w:id="104" w:author="Regina Casanova" w:date="2018-06-21T12:45:00Z">
        <w:r w:rsidR="007925FD">
          <w:t>es</w:t>
        </w:r>
      </w:ins>
      <w:ins w:id="105" w:author="Regina Casanova" w:date="2018-06-21T12:44:00Z">
        <w:r w:rsidR="007925FD">
          <w:t xml:space="preserve"> la </w:t>
        </w:r>
      </w:ins>
      <w:ins w:id="106" w:author="Regina Casanova" w:date="2018-06-21T12:45:00Z">
        <w:r w:rsidR="007925FD">
          <w:t>“Realización de Tareas” que</w:t>
        </w:r>
      </w:ins>
      <w:ins w:id="107" w:author="Regina Casanova" w:date="2018-06-21T12:46:00Z">
        <w:r w:rsidR="007925FD">
          <w:t xml:space="preserve"> sirve </w:t>
        </w:r>
        <w:r w:rsidR="007925FD">
          <w:lastRenderedPageBreak/>
          <w:t>para</w:t>
        </w:r>
      </w:ins>
      <w:ins w:id="108" w:author="Regina Casanova" w:date="2018-06-21T12:45:00Z">
        <w:r w:rsidR="007925FD">
          <w:t xml:space="preserve"> aprend</w:t>
        </w:r>
      </w:ins>
      <w:ins w:id="109" w:author="Regina Casanova" w:date="2018-06-21T12:47:00Z">
        <w:r w:rsidR="007925FD">
          <w:t>er</w:t>
        </w:r>
      </w:ins>
      <w:ins w:id="110" w:author="Regina Casanova" w:date="2018-06-21T12:45:00Z">
        <w:r w:rsidR="007925FD">
          <w:t xml:space="preserve"> acerca de los usuarios por medio de la observaci</w:t>
        </w:r>
      </w:ins>
      <w:ins w:id="111" w:author="Regina Casanova" w:date="2018-06-21T12:47:00Z">
        <w:r w:rsidR="007925FD">
          <w:t xml:space="preserve">ón directa mientras ellos realizan tareas interactuando con el prototipo e intentan cumplir ciertos objetivos. </w:t>
        </w:r>
      </w:ins>
      <w:ins w:id="112" w:author="Regina Casanova" w:date="2018-06-21T12:48:00Z">
        <w:r w:rsidR="007925FD">
          <w:t xml:space="preserve">Este método ayuda a identificar problemas en las tareas que el software debe ser capaz de realizar y una vez identificados, ayuda a probar su rediseño. </w:t>
        </w:r>
      </w:ins>
      <w:ins w:id="113" w:author="Regina Casanova" w:date="2018-06-21T12:50:00Z">
        <w:r w:rsidR="007925FD">
          <w:t>Para esto, deben identificarse tareas por cada tipo de usuario que puedan ser resueltas con el prototipo a probar y entregarlo a los usuarios al momento de la prueba</w:t>
        </w:r>
      </w:ins>
      <w:ins w:id="114" w:author="Regina Casanova" w:date="2018-06-21T12:52:00Z">
        <w:r w:rsidR="007925FD">
          <w:t xml:space="preserve"> </w:t>
        </w:r>
      </w:ins>
      <w:ins w:id="115" w:author="Regina Casanova" w:date="2018-06-21T12:54:00Z">
        <w:r w:rsidR="007925FD">
          <w:fldChar w:fldCharType="begin" w:fldLock="1"/>
        </w:r>
      </w:ins>
      <w:r w:rsidR="00D92F33">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(30)","plainTextFormattedCitation":"(30)","previouslyFormattedCitation":"(30)"},"properties":{"noteIndex":0},"schema":"https://github.com/citation-style-language/schema/raw/master/csl-citation.json"}</w:instrText>
      </w:r>
      <w:r w:rsidR="007925FD">
        <w:fldChar w:fldCharType="separate"/>
      </w:r>
      <w:r w:rsidR="007925FD" w:rsidRPr="007925FD">
        <w:rPr>
          <w:noProof/>
        </w:rPr>
        <w:t>(30)</w:t>
      </w:r>
      <w:ins w:id="116" w:author="Regina Casanova" w:date="2018-06-21T12:54:00Z">
        <w:r w:rsidR="007925FD">
          <w:fldChar w:fldCharType="end"/>
        </w:r>
      </w:ins>
      <w:ins w:id="117" w:author="Regina Casanova" w:date="2018-06-21T12:50:00Z">
        <w:r w:rsidR="007925FD">
          <w:t>.</w:t>
        </w:r>
      </w:ins>
      <w:ins w:id="118" w:author="Regina Casanova" w:date="2018-06-21T12:51:00Z">
        <w:r w:rsidR="007925FD">
          <w:t xml:space="preserve"> Si el usuario logra realizar la tarea encomendada, se presta más atención al flujo que utilizo este para conseguirla y, en el caso que no se lograra realizar la tarea, se presta atenci</w:t>
        </w:r>
      </w:ins>
      <w:ins w:id="119" w:author="Regina Casanova" w:date="2018-06-21T12:52:00Z">
        <w:r w:rsidR="007925FD">
          <w:t xml:space="preserve">ón a </w:t>
        </w:r>
        <w:del w:id="120" w:author="USER" w:date="2018-07-09T15:31:00Z">
          <w:r w:rsidR="007925FD" w:rsidDel="00002CAB">
            <w:delText>cuales</w:delText>
          </w:r>
        </w:del>
      </w:ins>
      <w:ins w:id="121" w:author="USER" w:date="2018-07-09T15:31:00Z">
        <w:r w:rsidR="00002CAB">
          <w:t>cuáles</w:t>
        </w:r>
      </w:ins>
      <w:ins w:id="122" w:author="Regina Casanova" w:date="2018-06-21T12:52:00Z">
        <w:r w:rsidR="007925FD">
          <w:t xml:space="preserve"> podrían haber sido los inconvenientes del usuario que impidieron que este realizara la tarea.</w:t>
        </w:r>
      </w:ins>
      <w:ins w:id="123" w:author="Regina Casanova" w:date="2018-06-21T12:50:00Z">
        <w:r w:rsidR="007925FD">
          <w:t xml:space="preserve"> </w:t>
        </w:r>
      </w:ins>
      <w:ins w:id="124" w:author="Regina Casanova" w:date="2018-06-21T13:04:00Z">
        <w:r w:rsidR="00D92F33">
          <w:t xml:space="preserve">El desarrollo de la “Realización de Tareas” </w:t>
        </w:r>
      </w:ins>
      <w:del w:id="125" w:author="Regina Casanova" w:date="2018-06-21T12:52:00Z">
        <w:r w:rsidR="00107D89" w:rsidRPr="00BA156B" w:rsidDel="007925FD">
          <w:delText>Consiste en</w:delText>
        </w:r>
        <w:r w:rsidRPr="00BA156B" w:rsidDel="007925FD">
          <w:delText xml:space="preserve"> darle al usuario una tarea a realizar dentro del </w:delText>
        </w:r>
      </w:del>
      <w:del w:id="126" w:author="Regina Casanova" w:date="2018-06-18T17:53:00Z">
        <w:r w:rsidRPr="00BA156B" w:rsidDel="00E94926">
          <w:delText>sistema</w:delText>
        </w:r>
      </w:del>
      <w:del w:id="127" w:author="Regina Casanova" w:date="2018-06-21T12:52:00Z">
        <w:r w:rsidRPr="00BA156B" w:rsidDel="007925FD">
          <w:delText xml:space="preserve"> y documentar el </w:delText>
        </w:r>
        <w:r w:rsidR="00107D89" w:rsidRPr="00BA156B" w:rsidDel="007925FD">
          <w:delText>cómo</w:delText>
        </w:r>
        <w:r w:rsidRPr="00BA156B" w:rsidDel="007925FD">
          <w:delText xml:space="preserve"> y si es que llega a cumplir su objetivo o no</w:delText>
        </w:r>
        <w:r w:rsidR="007B7445" w:rsidRPr="00BA156B" w:rsidDel="007925FD">
          <w:delText>.</w:delText>
        </w:r>
        <w:r w:rsidRPr="00BA156B" w:rsidDel="007925FD">
          <w:delText xml:space="preserve"> </w:delText>
        </w:r>
      </w:del>
      <w:del w:id="128" w:author="Regina Casanova" w:date="2018-06-21T13:04:00Z">
        <w:r w:rsidRPr="00BA156B" w:rsidDel="00D92F33">
          <w:delText>Adicionalmente,</w:delText>
        </w:r>
      </w:del>
      <w:ins w:id="129" w:author="Regina Casanova" w:date="2018-06-21T13:01:00Z">
        <w:r w:rsidR="00D92F33">
          <w:t>va</w:t>
        </w:r>
      </w:ins>
      <w:ins w:id="130" w:author="Regina Casanova" w:date="2018-06-21T13:04:00Z">
        <w:r w:rsidR="00D92F33">
          <w:t xml:space="preserve"> usualmente</w:t>
        </w:r>
      </w:ins>
      <w:ins w:id="131" w:author="Regina Casanova" w:date="2018-06-21T13:01:00Z">
        <w:r w:rsidR="00D92F33">
          <w:t xml:space="preserve"> de la mano con</w:t>
        </w:r>
      </w:ins>
      <w:r w:rsidRPr="00BA156B">
        <w:t xml:space="preserve"> </w:t>
      </w:r>
      <w:ins w:id="132" w:author="Regina Casanova" w:date="2018-06-21T12:55:00Z">
        <w:r w:rsidR="007925FD">
          <w:t>la metodología “</w:t>
        </w:r>
        <w:r w:rsidR="007925FD" w:rsidRPr="00F916E3">
          <w:t>Think-Aloud</w:t>
        </w:r>
        <w:r w:rsidR="007925FD">
          <w:t xml:space="preserve">” </w:t>
        </w:r>
      </w:ins>
      <w:ins w:id="133" w:author="Regina Casanova" w:date="2018-06-21T13:04:00Z">
        <w:r w:rsidR="00D92F33">
          <w:t xml:space="preserve">ya que </w:t>
        </w:r>
      </w:ins>
      <w:ins w:id="134" w:author="Regina Casanova" w:date="2018-06-21T13:01:00Z">
        <w:r w:rsidR="00D92F33">
          <w:t xml:space="preserve">ayuda a </w:t>
        </w:r>
      </w:ins>
      <w:ins w:id="135" w:author="Regina Casanova" w:date="2018-06-21T13:03:00Z">
        <w:r w:rsidR="00D92F33">
          <w:t>determinar expectativas de los usuarios e identificar aspectos del software que puedan resultar confusos</w:t>
        </w:r>
      </w:ins>
      <w:ins w:id="136" w:author="Regina Casanova" w:date="2018-06-21T13:04:00Z">
        <w:r w:rsidR="00D92F33">
          <w:t>.</w:t>
        </w:r>
      </w:ins>
      <w:ins w:id="137" w:author="Regina Casanova" w:date="2018-06-21T13:01:00Z">
        <w:r w:rsidR="007925FD">
          <w:t xml:space="preserve"> </w:t>
        </w:r>
      </w:ins>
      <w:ins w:id="138" w:author="Regina Casanova" w:date="2018-06-21T13:05:00Z">
        <w:r w:rsidR="00D92F33">
          <w:t>C</w:t>
        </w:r>
      </w:ins>
      <w:ins w:id="139" w:author="Regina Casanova" w:date="2018-06-21T13:01:00Z">
        <w:r w:rsidR="00D92F33">
          <w:t xml:space="preserve">onsiste en </w:t>
        </w:r>
      </w:ins>
      <w:ins w:id="140" w:author="Regina Casanova" w:date="2018-06-21T13:05:00Z">
        <w:r w:rsidR="00D92F33">
          <w:t>l</w:t>
        </w:r>
      </w:ins>
      <w:ins w:id="141" w:author="Regina Casanova" w:date="2018-06-21T13:01:00Z">
        <w:r w:rsidR="007925FD">
          <w:t>a observaci</w:t>
        </w:r>
        <w:r w:rsidR="00D92F33">
          <w:t>ó</w:t>
        </w:r>
        <w:r w:rsidR="007925FD">
          <w:t xml:space="preserve">n directa </w:t>
        </w:r>
      </w:ins>
      <w:ins w:id="142" w:author="Regina Casanova" w:date="2018-06-21T13:05:00Z">
        <w:r w:rsidR="00D92F33">
          <w:t xml:space="preserve">mientras el usuario va realizando la tarea y se le pide al usuario que </w:t>
        </w:r>
      </w:ins>
      <w:ins w:id="143" w:author="Regina Casanova" w:date="2018-06-21T13:01:00Z">
        <w:r w:rsidR="00D92F33">
          <w:t xml:space="preserve">vaya explicando </w:t>
        </w:r>
      </w:ins>
      <w:ins w:id="144" w:author="Regina Casanova" w:date="2018-06-21T13:02:00Z">
        <w:r w:rsidR="00D92F33">
          <w:t>en voz alta lo que observa, entiende, siente y hace en cada momento</w:t>
        </w:r>
      </w:ins>
      <w:ins w:id="145" w:author="Regina Casanova" w:date="2018-06-21T13:06:00Z">
        <w:r w:rsidR="00D92F33">
          <w:t xml:space="preserve"> </w:t>
        </w:r>
      </w:ins>
      <w:ins w:id="146" w:author="Regina Casanova" w:date="2018-06-21T13:07:00Z">
        <w:r w:rsidR="00D92F33">
          <w:fldChar w:fldCharType="begin" w:fldLock="1"/>
        </w:r>
      </w:ins>
      <w:r w:rsidR="00D92F33">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(31)","plainTextFormattedCitation":"(31)"},"properties":{"noteIndex":0},"schema":"https://github.com/citation-style-language/schema/raw/master/csl-citation.json"}</w:instrText>
      </w:r>
      <w:r w:rsidR="00D92F33">
        <w:fldChar w:fldCharType="separate"/>
      </w:r>
      <w:r w:rsidR="00D92F33" w:rsidRPr="00D92F33">
        <w:rPr>
          <w:noProof/>
        </w:rPr>
        <w:t>(31)</w:t>
      </w:r>
      <w:ins w:id="147" w:author="Regina Casanova" w:date="2018-06-21T13:07:00Z">
        <w:r w:rsidR="00D92F33">
          <w:fldChar w:fldCharType="end"/>
        </w:r>
      </w:ins>
      <w:ins w:id="148" w:author="Regina Casanova" w:date="2018-06-21T13:02:00Z">
        <w:r w:rsidR="00D92F33">
          <w:t>.</w:t>
        </w:r>
      </w:ins>
      <w:del w:id="149" w:author="Regina Casanova" w:date="2018-06-21T12:55:00Z">
        <w:r w:rsidRPr="00BA156B" w:rsidDel="007925FD">
          <w:delText xml:space="preserve">con este test se ve la efectividad del </w:delText>
        </w:r>
      </w:del>
      <w:del w:id="150" w:author="Regina Casanova" w:date="2018-06-18T17:53:00Z">
        <w:r w:rsidRPr="00BA156B" w:rsidDel="00E94926">
          <w:delText>sistema</w:delText>
        </w:r>
      </w:del>
      <w:del w:id="151" w:author="Regina Casanova" w:date="2018-06-21T12:55:00Z">
        <w:r w:rsidRPr="00BA156B" w:rsidDel="007925FD">
          <w:delText xml:space="preserve"> y se recogen percepciones y opiniones del usuario</w:delText>
        </w:r>
        <w:r w:rsidR="007B7445" w:rsidRPr="00BA156B" w:rsidDel="007925FD">
          <w:delText>.</w:delText>
        </w:r>
      </w:del>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52" w:name="_Toc511166283"/>
      <w:r w:rsidRPr="00BA156B">
        <w:rPr>
          <w:lang w:val="es-PE"/>
        </w:rPr>
        <w:lastRenderedPageBreak/>
        <w:t>Diseño centrado en el usuario en el sector salud: Importancia</w:t>
      </w:r>
      <w:bookmarkEnd w:id="152"/>
    </w:p>
    <w:p w14:paraId="7FBC53FB" w14:textId="3669F710"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F916E3">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del w:id="153" w:author="Regina Casanova" w:date="2018-06-18T17:53:00Z">
        <w:r w:rsidR="00B674F0" w:rsidRPr="00BA156B" w:rsidDel="00E94926">
          <w:delText xml:space="preserve">sistema </w:delText>
        </w:r>
      </w:del>
      <w:ins w:id="154" w:author="Regina Casanova" w:date="2018-06-18T17:53:00Z">
        <w:r w:rsidR="00E94926">
          <w:t>software</w:t>
        </w:r>
      </w:ins>
      <w:ins w:id="155" w:author="Regina Casanova" w:date="2018-06-18T17:49:00Z">
        <w:r w:rsidR="00E94926">
          <w:t xml:space="preserve"> </w:t>
        </w:r>
      </w:ins>
      <w:r w:rsidR="00B674F0" w:rsidRPr="00BA156B">
        <w:t xml:space="preserve">clínico </w:t>
      </w:r>
      <w:r w:rsidR="00EC2BAF" w:rsidRPr="00BA156B">
        <w:fldChar w:fldCharType="begin" w:fldLock="1"/>
      </w:r>
      <w:r w:rsidR="00D92F33">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(32)","plainTextFormattedCitation":"(32)","previouslyFormattedCitation":"(31)"},"properties":{"noteIndex":0},"schema":"https://github.com/citation-style-language/schema/raw/master/csl-citation.json"}</w:instrText>
      </w:r>
      <w:r w:rsidR="00EC2BAF" w:rsidRPr="00BA156B">
        <w:fldChar w:fldCharType="separate"/>
      </w:r>
      <w:r w:rsidR="00D92F33" w:rsidRPr="00D92F33">
        <w:rPr>
          <w:noProof/>
        </w:rPr>
        <w:t>(32)</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del w:id="156" w:author="Regina Casanova" w:date="2018-06-18T17:53:00Z">
        <w:r w:rsidR="00B674F0" w:rsidRPr="00BA156B" w:rsidDel="00E94926">
          <w:delText xml:space="preserve">sistema </w:delText>
        </w:r>
      </w:del>
      <w:ins w:id="157" w:author="Regina Casanova" w:date="2018-06-18T17:53:00Z">
        <w:r w:rsidR="00E94926">
          <w:t>software</w:t>
        </w:r>
      </w:ins>
      <w:ins w:id="158"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D92F33">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(33)","plainTextFormattedCitation":"(33)","previouslyFormattedCitation":"(32)"},"properties":{"noteIndex":0},"schema":"https://github.com/citation-style-language/schema/raw/master/csl-citation.json"}</w:instrText>
      </w:r>
      <w:r w:rsidR="00EC2BAF" w:rsidRPr="00BA156B">
        <w:fldChar w:fldCharType="separate"/>
      </w:r>
      <w:r w:rsidR="00D92F33" w:rsidRPr="00D92F33">
        <w:rPr>
          <w:noProof/>
        </w:rPr>
        <w:t>(33)</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007B7445" w:rsidRPr="00BA156B">
        <w:t>.</w:t>
      </w:r>
      <w:r w:rsidR="00B674F0" w:rsidRPr="00BA156B">
        <w:t xml:space="preserve"> </w:t>
      </w:r>
    </w:p>
    <w:p w14:paraId="40B47E81" w14:textId="5BC43121"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159"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159"/>
    </w:p>
    <w:p w14:paraId="4B2A88ED" w14:textId="77777777" w:rsidR="00262D6E" w:rsidRPr="00BA156B" w:rsidRDefault="00262D6E" w:rsidP="004F4C96">
      <w:pPr>
        <w:pStyle w:val="Ttulo3"/>
        <w:rPr>
          <w:lang w:val="es-PE"/>
        </w:rPr>
      </w:pPr>
      <w:bookmarkStart w:id="160" w:name="_Toc511166285"/>
      <w:r w:rsidRPr="00BA156B">
        <w:rPr>
          <w:lang w:val="es-PE"/>
        </w:rPr>
        <w:t>D</w:t>
      </w:r>
      <w:r w:rsidR="00562533" w:rsidRPr="00BA156B">
        <w:rPr>
          <w:lang w:val="es-PE"/>
        </w:rPr>
        <w:t>escripción</w:t>
      </w:r>
      <w:bookmarkEnd w:id="160"/>
    </w:p>
    <w:p w14:paraId="0F14FA91" w14:textId="25E9AC9F"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w:t>
      </w:r>
      <w:r w:rsidR="00652560" w:rsidRPr="00BA156B">
        <w:lastRenderedPageBreak/>
        <w:t xml:space="preserve">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D92F33">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(35)","plainTextFormattedCitation":"(35)","previouslyFormattedCitation":"(34)"},"properties":{"noteIndex":0},"schema":"https://github.com/citation-style-language/schema/raw/master/csl-citation.json"}</w:instrText>
      </w:r>
      <w:r w:rsidR="00EC2BAF" w:rsidRPr="00BA156B">
        <w:fldChar w:fldCharType="separate"/>
      </w:r>
      <w:r w:rsidR="00D92F33" w:rsidRPr="00D92F33">
        <w:rPr>
          <w:noProof/>
        </w:rPr>
        <w:t>(35)</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06D2B0AC" w14:textId="31F478C0"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7B7445" w:rsidRPr="00BA156B">
        <w:t>.</w:t>
      </w:r>
    </w:p>
    <w:p w14:paraId="63B1E8BB" w14:textId="14A45080"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D92F33">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(37)","plainTextFormattedCitation":"(37)","previouslyFormattedCitation":"(36)"},"properties":{"noteIndex":0},"schema":"https://github.com/citation-style-language/schema/raw/master/csl-citation.json"}</w:instrText>
      </w:r>
      <w:r w:rsidR="00EC2BAF" w:rsidRPr="00BA156B">
        <w:fldChar w:fldCharType="separate"/>
      </w:r>
      <w:r w:rsidR="00D92F33" w:rsidRPr="00D92F33">
        <w:rPr>
          <w:noProof/>
        </w:rPr>
        <w:t>(37)</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161"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161"/>
    </w:p>
    <w:p w14:paraId="2668E4B8" w14:textId="602B8FE0"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162" w:author="Regina Casanova" w:date="2018-06-18T16:52:00Z">
        <w:r w:rsidR="00F305B6">
          <w:t xml:space="preserve">, un </w:t>
        </w:r>
      </w:ins>
      <w:ins w:id="163" w:author="Regina Casanova" w:date="2018-06-18T17:53:00Z">
        <w:r w:rsidR="00E94926">
          <w:t>software</w:t>
        </w:r>
      </w:ins>
      <w:r w:rsidRPr="00BA156B">
        <w:t xml:space="preserve"> con el cual se espera obtener una retroalimentación de parte de los ciudadanos sobre la calidad de los servicios de salud brindados en </w:t>
      </w:r>
      <w:r w:rsidRPr="00BA156B">
        <w:lastRenderedPageBreak/>
        <w:t>diversas partes del Perú, dentro d</w:t>
      </w:r>
      <w:r w:rsidR="009B63B8" w:rsidRPr="00BA156B">
        <w:t xml:space="preserve">e este </w:t>
      </w:r>
      <w:del w:id="164" w:author="Regina Casanova" w:date="2018-06-18T17:53:00Z">
        <w:r w:rsidR="009B63B8" w:rsidRPr="00BA156B" w:rsidDel="00E94926">
          <w:delText>sistema</w:delText>
        </w:r>
      </w:del>
      <w:ins w:id="165" w:author="Regina Casanova" w:date="2018-06-18T17:53:00Z">
        <w:r w:rsidR="00E94926">
          <w:t>software</w:t>
        </w:r>
      </w:ins>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2C6CC59F" w:rsidR="008D2441" w:rsidRPr="00017896" w:rsidRDefault="00376FA3" w:rsidP="00017896">
      <w:pPr>
        <w:pStyle w:val="Texto"/>
      </w:pPr>
      <w:r w:rsidRPr="00BA156B">
        <w:t xml:space="preserve">Estas solicitudes pueden ser ingresadas al </w:t>
      </w:r>
      <w:del w:id="166" w:author="Regina Casanova" w:date="2018-06-18T17:53:00Z">
        <w:r w:rsidRPr="00BA156B" w:rsidDel="00E94926">
          <w:delText xml:space="preserve">sistema </w:delText>
        </w:r>
      </w:del>
      <w:ins w:id="167" w:author="Regina Casanova" w:date="2018-06-18T17:53:00Z">
        <w:r w:rsidR="00E94926">
          <w:t>software</w:t>
        </w:r>
      </w:ins>
      <w:ins w:id="168"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w:t>
      </w:r>
      <w:del w:id="169"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D92F33">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(40)","plainTextFormattedCitation":"(40)","previouslyFormattedCitation":"(39)"},"properties":{"noteIndex":0},"schema":"https://github.com/citation-style-language/schema/raw/master/csl-citation.json"}</w:instrText>
      </w:r>
      <w:r w:rsidR="00EC2BAF" w:rsidRPr="00BA156B">
        <w:fldChar w:fldCharType="separate"/>
      </w:r>
      <w:r w:rsidR="00D92F33" w:rsidRPr="00D92F33">
        <w:rPr>
          <w:noProof/>
        </w:rPr>
        <w:t>(40)</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D92F33">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(41)","plainTextFormattedCitation":"(41)","previouslyFormattedCitation":"(40)"},"properties":{"noteIndex":0},"schema":"https://github.com/citation-style-language/schema/raw/master/csl-citation.json"}</w:instrText>
      </w:r>
      <w:r w:rsidR="00EC2BAF" w:rsidRPr="00BA156B">
        <w:fldChar w:fldCharType="separate"/>
      </w:r>
      <w:r w:rsidR="00D92F33" w:rsidRPr="00D92F33">
        <w:rPr>
          <w:noProof/>
        </w:rPr>
        <w:t>(41)</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w:t>
      </w:r>
      <w:del w:id="170"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 xml:space="preserve">las </w:t>
      </w:r>
      <w:r w:rsidR="00903B2A" w:rsidRPr="00BA156B">
        <w:lastRenderedPageBreak/>
        <w:t>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n-US"/>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697BDFC0"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p>
    <w:p w14:paraId="6959A8B9" w14:textId="51B329F9" w:rsidR="004220C8" w:rsidRPr="00017896" w:rsidRDefault="00CD231B" w:rsidP="00017896">
      <w:pPr>
        <w:pStyle w:val="Texto"/>
      </w:pPr>
      <w:r w:rsidRPr="00BA156B">
        <w:t xml:space="preserve">Una nueva herramienta </w:t>
      </w:r>
      <w:r w:rsidR="0051122E">
        <w:t xml:space="preserve">informática </w:t>
      </w:r>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D92F33">
        <w:instrText>ADDIN CSL_CITATION {"citationItems":[{"id":"ITEM-1","itemData":{"URL":"http://mapa.susalud.gob.pe/","accessed":{"date-parts":[["2018","3","14"]]},"id":"ITEM-1","issued":{"date-parts":[["0"]]},"title":"SUSALUD | Mapa Georeferenciado","type":"webpage"},"uris":["http://www.mendeley.com/documents/?uuid=4d475be5-26d8-34ec-a72d-f3285c46af48"]}],"mendeley":{"formattedCitation":"(42)","plainTextFormattedCitation":"(42)","previouslyFormattedCitation":"(41)"},"properties":{"noteIndex":0},"schema":"https://github.com/citation-style-language/schema/raw/master/csl-citation.json"}</w:instrText>
      </w:r>
      <w:r w:rsidR="00EC2BAF" w:rsidRPr="00BA156B">
        <w:fldChar w:fldCharType="separate"/>
      </w:r>
      <w:r w:rsidR="00D92F33" w:rsidRPr="00D92F33">
        <w:rPr>
          <w:noProof/>
        </w:rPr>
        <w:t>(42)</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171" w:name="_Toc511166287"/>
      <w:r w:rsidRPr="00BA156B">
        <w:rPr>
          <w:lang w:val="es-PE"/>
        </w:rPr>
        <w:lastRenderedPageBreak/>
        <w:t>Normat</w:t>
      </w:r>
      <w:r w:rsidR="000113B0" w:rsidRPr="00BA156B">
        <w:rPr>
          <w:lang w:val="es-PE"/>
        </w:rPr>
        <w:t>iva vigente para el recojo</w:t>
      </w:r>
      <w:r w:rsidRPr="00BA156B">
        <w:rPr>
          <w:lang w:val="es-PE"/>
        </w:rPr>
        <w:t xml:space="preserve"> y manejo de reclamos en el sector salud</w:t>
      </w:r>
      <w:bookmarkEnd w:id="171"/>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Bajo esta normativa se dispone que tanto las IAFAS, IPRESS y UGIPRESS se encuentran obligadas a implementar un Sistema de Registro de consultas y 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w:t>
      </w:r>
      <w:r w:rsidR="00C60E77" w:rsidRPr="00BA156B">
        <w:lastRenderedPageBreak/>
        <w:t xml:space="preserve">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399D5633"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r w:rsidR="0051122E">
        <w:t>“</w:t>
      </w:r>
      <w:r w:rsidR="00EE62F8">
        <w:t>Queja</w:t>
      </w:r>
      <w:r w:rsidR="0051122E">
        <w:t>”</w:t>
      </w:r>
      <w:r w:rsidR="00EE62F8">
        <w:t xml:space="preserve"> es reemplazado por el té</w:t>
      </w:r>
      <w:r w:rsidR="00673ED7" w:rsidRPr="00BA156B">
        <w:t xml:space="preserve">rmino </w:t>
      </w:r>
      <w:r w:rsidR="0051122E">
        <w:t>“</w:t>
      </w:r>
      <w:r w:rsidR="00673ED7" w:rsidRPr="00BA156B">
        <w:t>Denuncia</w:t>
      </w:r>
      <w:r w:rsidR="0051122E">
        <w:t>”</w:t>
      </w:r>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D92F33">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(43)","plainTextFormattedCitation":"(43)","previouslyFormattedCitation":"(42)"},"properties":{"noteIndex":0},"schema":"https://github.com/citation-style-language/schema/raw/master/csl-citation.json"}</w:instrText>
      </w:r>
      <w:r w:rsidR="00EC2BAF" w:rsidRPr="00BA156B">
        <w:fldChar w:fldCharType="separate"/>
      </w:r>
      <w:r w:rsidR="00D92F33" w:rsidRPr="00D92F33">
        <w:rPr>
          <w:noProof/>
        </w:rPr>
        <w:t>(43)</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172"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172"/>
    </w:p>
    <w:p w14:paraId="15F5DE3E" w14:textId="60908C07"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preocupaciones y/o problemas de los asegurados por IPRESS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w:t>
      </w:r>
      <w:del w:id="173" w:author="USER" w:date="2018-07-09T15:26:00Z">
        <w:r w:rsidR="00493B08" w:rsidRPr="00BA156B" w:rsidDel="00EC3670">
          <w:delText>Nº</w:delText>
        </w:r>
      </w:del>
      <w:ins w:id="174" w:author="USER" w:date="2018-07-09T15:26:00Z">
        <w:r w:rsidR="00EC3670" w:rsidRPr="00BA156B">
          <w:t>N.º</w:t>
        </w:r>
      </w:ins>
      <w:r w:rsidR="00493B08" w:rsidRPr="00BA156B">
        <w:t xml:space="preserve"> 160-2011-SUNASA/CD</w:t>
      </w:r>
      <w:r w:rsidRPr="00BA156B">
        <w:t xml:space="preserve"> </w:t>
      </w:r>
      <w:r w:rsidR="00EC2BAF" w:rsidRPr="00BA156B">
        <w:fldChar w:fldCharType="begin" w:fldLock="1"/>
      </w:r>
      <w:r w:rsidR="00D92F33">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(44)","plainTextFormattedCitation":"(44)","previouslyFormattedCitation":"(43)"},"properties":{"noteIndex":0},"schema":"https://github.com/citation-style-language/schema/raw/master/csl-citation.json"}</w:instrText>
      </w:r>
      <w:r w:rsidR="00EC2BAF" w:rsidRPr="00BA156B">
        <w:fldChar w:fldCharType="separate"/>
      </w:r>
      <w:r w:rsidR="00D92F33" w:rsidRPr="00D92F33">
        <w:rPr>
          <w:noProof/>
        </w:rPr>
        <w:t>(44)</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w:t>
      </w:r>
      <w:r w:rsidR="002D6E63" w:rsidRPr="00BA156B">
        <w:lastRenderedPageBreak/>
        <w:t xml:space="preserve">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73936331"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xml:space="preserve"> variaron considerablemente en el número de solicitudes 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del w:id="175" w:author="Regina Casanova" w:date="2018-06-18T17:53:00Z">
        <w:r w:rsidRPr="00BA156B" w:rsidDel="00E94926">
          <w:delText>sistema informático</w:delText>
        </w:r>
      </w:del>
      <w:ins w:id="176" w:author="Regina Casanova" w:date="2018-06-18T17:53:00Z">
        <w:r w:rsidR="00E94926">
          <w:t>software</w:t>
        </w:r>
      </w:ins>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w:t>
      </w:r>
      <w:del w:id="177" w:author="Regina Casanova" w:date="2018-06-18T17:53:00Z">
        <w:r w:rsidRPr="00BA156B" w:rsidDel="00E94926">
          <w:delText>sistema informático</w:delText>
        </w:r>
      </w:del>
      <w:ins w:id="178" w:author="Regina Casanova" w:date="2018-06-18T17:53:00Z">
        <w:r w:rsidR="00E94926">
          <w:t>software</w:t>
        </w:r>
      </w:ins>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4A610308"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 xml:space="preserve">n el año 2015 </w:t>
      </w:r>
      <w:r w:rsidR="00EE62F8">
        <w:lastRenderedPageBreak/>
        <w:t>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179" w:name="_Toc511166289"/>
      <w:r w:rsidRPr="00BA156B">
        <w:rPr>
          <w:lang w:val="es-PE"/>
        </w:rPr>
        <w:t>Oportunidades de Mejora</w:t>
      </w:r>
      <w:bookmarkEnd w:id="179"/>
    </w:p>
    <w:p w14:paraId="74223F1D" w14:textId="11B2E148" w:rsidR="00B674F0" w:rsidRDefault="004053C8" w:rsidP="00017896">
      <w:pPr>
        <w:pStyle w:val="Texto"/>
        <w:rPr>
          <w:ins w:id="180" w:author="Regina Casanova" w:date="2018-06-20T16:03:00Z"/>
        </w:rPr>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del w:id="181" w:author="Regina Casanova" w:date="2018-06-18T18:03:00Z">
        <w:r w:rsidR="00562533" w:rsidRPr="00BA156B" w:rsidDel="0067704D">
          <w:delText>sistema</w:delText>
        </w:r>
      </w:del>
      <w:ins w:id="182" w:author="Regina Casanova" w:date="2018-06-18T18:03:00Z">
        <w:r w:rsidR="0067704D">
          <w:t>software</w:t>
        </w:r>
      </w:ins>
      <w:r w:rsidR="00562533" w:rsidRPr="00BA156B">
        <w:t xml:space="preserve"> teniendo en cuenta tanto las necesidades de los asegurados como la de las IPRESS y SUSALUD</w:t>
      </w:r>
      <w:r w:rsidR="007B7445" w:rsidRPr="00BA156B">
        <w:t>.</w:t>
      </w:r>
      <w:r w:rsidR="00562533" w:rsidRPr="00BA156B">
        <w:t xml:space="preserve"> Un </w:t>
      </w:r>
      <w:del w:id="183" w:author="Regina Casanova" w:date="2018-06-18T17:53:00Z">
        <w:r w:rsidR="00562533" w:rsidRPr="00BA156B" w:rsidDel="00E94926">
          <w:delText xml:space="preserve">sistema </w:delText>
        </w:r>
      </w:del>
      <w:ins w:id="184" w:author="Regina Casanova" w:date="2018-06-18T17:53:00Z">
        <w:r w:rsidR="00E94926">
          <w:t>software</w:t>
        </w:r>
      </w:ins>
      <w:ins w:id="185"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del w:id="186" w:author="Regina Casanova" w:date="2018-06-18T17:53:00Z">
        <w:r w:rsidR="00562533" w:rsidRPr="00BA156B" w:rsidDel="00E94926">
          <w:delText>sis</w:delText>
        </w:r>
        <w:r w:rsidRPr="00BA156B" w:rsidDel="00E94926">
          <w:delText>tema</w:delText>
        </w:r>
      </w:del>
      <w:ins w:id="187" w:author="Regina Casanova" w:date="2018-06-18T17:53:00Z">
        <w:r w:rsidR="00E94926">
          <w:t>software</w:t>
        </w:r>
      </w:ins>
      <w:r w:rsidRPr="00BA156B">
        <w:t xml:space="preserve"> se mejoraría el alcance de la información proveniente en los reclamos y podría manejarse de una forma que permita proponer proyectos de mejora para </w:t>
      </w:r>
      <w:ins w:id="188" w:author="Regina Casanova" w:date="2018-06-18T16:40:00Z">
        <w:r w:rsidR="00EF06FE">
          <w:t xml:space="preserve">la red </w:t>
        </w:r>
      </w:ins>
      <w:ins w:id="189" w:author="Regina Casanova" w:date="2018-06-20T12:00:00Z">
        <w:r w:rsidR="00591BA7">
          <w:t xml:space="preserve">de establecimientos de salud del </w:t>
        </w:r>
      </w:ins>
      <w:ins w:id="190" w:author="Regina Casanova" w:date="2018-06-18T16:40:00Z">
        <w:r w:rsidR="00EF06FE">
          <w:t xml:space="preserve">MINSA </w:t>
        </w:r>
      </w:ins>
      <w:del w:id="191" w:author="Regina Casanova" w:date="2018-06-18T16:40:00Z">
        <w:r w:rsidRPr="00BA156B" w:rsidDel="00EF06FE">
          <w:delText xml:space="preserve">el sistema de salud </w:delText>
        </w:r>
      </w:del>
      <w:r w:rsidRPr="00BA156B">
        <w:t>del Perú.</w:t>
      </w:r>
    </w:p>
    <w:p w14:paraId="11D69D2F" w14:textId="51CF6F81" w:rsidR="00A60A6F" w:rsidRDefault="001435D9" w:rsidP="00017896">
      <w:pPr>
        <w:pStyle w:val="Texto"/>
      </w:pPr>
      <w:ins w:id="192" w:author="Regina Casanova" w:date="2018-06-20T16:20:00Z">
        <w:r>
          <w:t xml:space="preserve">Durante la </w:t>
        </w:r>
      </w:ins>
      <w:ins w:id="193" w:author="Regina Casanova" w:date="2018-06-20T16:03:00Z">
        <w:r>
          <w:t>búsqueda</w:t>
        </w:r>
        <w:r w:rsidR="00A60A6F">
          <w:t xml:space="preserve"> </w:t>
        </w:r>
        <w:r>
          <w:t>bibliográfica</w:t>
        </w:r>
      </w:ins>
      <w:ins w:id="194" w:author="Regina Casanova" w:date="2018-06-20T16:20:00Z">
        <w:r>
          <w:t xml:space="preserve"> de este estudio, se realizaron búsquedas </w:t>
        </w:r>
      </w:ins>
      <w:ins w:id="195" w:author="Regina Casanova" w:date="2018-06-20T16:03:00Z">
        <w:r w:rsidR="00A60A6F">
          <w:t>acerca de sistemas parecidos que se utilizaran en otros países para el recojo, manejo y gestión de los reclamos, se encontraron referencias a manuales de gestión de reclamos los cuales fueron explicados en e</w:t>
        </w:r>
      </w:ins>
      <w:ins w:id="196" w:author="Regina Casanova" w:date="2018-06-20T16:04:00Z">
        <w:r w:rsidR="00A60A6F">
          <w:t>l primer</w:t>
        </w:r>
      </w:ins>
      <w:ins w:id="197" w:author="Regina Casanova" w:date="2018-06-20T16:03:00Z">
        <w:r w:rsidR="00A60A6F">
          <w:t xml:space="preserve"> capítulo</w:t>
        </w:r>
      </w:ins>
      <w:ins w:id="198" w:author="Regina Casanova" w:date="2018-06-20T16:04:00Z">
        <w:r w:rsidR="00A60A6F">
          <w:t xml:space="preserve"> de este estudio</w:t>
        </w:r>
      </w:ins>
      <w:ins w:id="199" w:author="Regina Casanova" w:date="2018-06-20T16:03:00Z">
        <w:r w:rsidR="00A60A6F">
          <w:t xml:space="preserve">. No se encontraron referencias a </w:t>
        </w:r>
      </w:ins>
      <w:ins w:id="200" w:author="Regina Casanova" w:date="2018-06-20T16:04:00Z">
        <w:r w:rsidR="00A60A6F">
          <w:t xml:space="preserve">sistemas </w:t>
        </w:r>
      </w:ins>
      <w:ins w:id="201" w:author="Regina Casanova" w:date="2018-06-20T16:05:00Z">
        <w:r w:rsidR="00A60A6F">
          <w:t xml:space="preserve">de gestión de reclamos </w:t>
        </w:r>
      </w:ins>
      <w:ins w:id="202" w:author="Regina Casanova" w:date="2018-06-20T16:04:00Z">
        <w:r w:rsidR="00A60A6F">
          <w:t xml:space="preserve">ideados utilizando una metodología de investigación como </w:t>
        </w:r>
      </w:ins>
      <w:ins w:id="203" w:author="Regina Casanova" w:date="2018-06-20T16:05:00Z">
        <w:r w:rsidR="00A60A6F">
          <w:t xml:space="preserve">la de UCD. </w:t>
        </w:r>
      </w:ins>
      <w:ins w:id="204" w:author="Regina Casanova" w:date="2018-06-20T16:08:00Z">
        <w:r w:rsidR="00A60A6F">
          <w:t xml:space="preserve">Dicha búsqueda bibliográfica </w:t>
        </w:r>
      </w:ins>
      <w:ins w:id="205" w:author="Regina Casanova" w:date="2018-06-20T16:11:00Z">
        <w:r w:rsidR="00A60A6F">
          <w:t xml:space="preserve">se </w:t>
        </w:r>
      </w:ins>
      <w:ins w:id="206" w:author="Regina Casanova" w:date="2018-06-20T16:13:00Z">
        <w:r>
          <w:t>realizó</w:t>
        </w:r>
      </w:ins>
      <w:ins w:id="207" w:author="Regina Casanova" w:date="2018-06-20T16:11:00Z">
        <w:r w:rsidR="00A60A6F">
          <w:t xml:space="preserve"> en</w:t>
        </w:r>
      </w:ins>
      <w:ins w:id="208" w:author="Regina Casanova" w:date="2018-06-20T16:12:00Z">
        <w:r>
          <w:t xml:space="preserve"> </w:t>
        </w:r>
      </w:ins>
      <w:ins w:id="209" w:author="Regina Casanova" w:date="2018-07-07T13:30:00Z">
        <w:r w:rsidR="007B5AA2">
          <w:t>las bases de datos</w:t>
        </w:r>
      </w:ins>
      <w:commentRangeStart w:id="210"/>
      <w:ins w:id="211" w:author="Regina Casanova" w:date="2018-06-20T16:12:00Z">
        <w:r>
          <w:t xml:space="preserve"> </w:t>
        </w:r>
      </w:ins>
      <w:commentRangeEnd w:id="210"/>
      <w:r w:rsidR="00F916E3">
        <w:rPr>
          <w:rStyle w:val="Refdecomentario"/>
          <w:rFonts w:cstheme="minorBidi"/>
          <w:lang w:val="es-ES_tradnl"/>
        </w:rPr>
        <w:commentReference w:id="210"/>
      </w:r>
      <w:r>
        <w:t>“PubMed”, “Scopus” y “Science Direct” bajo la búsqueda de “</w:t>
      </w:r>
      <w:r w:rsidRPr="007925FD">
        <w:rPr>
          <w:lang w:val="es-PE"/>
          <w:rPrChange w:id="212" w:author="Regina Casanova" w:date="2018-06-21T12:54:00Z">
            <w:rPr/>
          </w:rPrChange>
        </w:rPr>
        <w:t>Complaint Management System in Health Care</w:t>
      </w:r>
      <w:r>
        <w:t xml:space="preserve">” encontrándose </w:t>
      </w:r>
      <w:r>
        <w:lastRenderedPageBreak/>
        <w:t>ningún resultado que presentara un sistema de gestión de reclamos que hubiera sido ideado como un estudio de investigación. Cuando se hizo la búsqueda en español de “Sistema de gestión de reclamos en salud” tampoco se encontraron estudios similares.</w:t>
      </w:r>
    </w:p>
    <w:p w14:paraId="60DC36F1" w14:textId="77777777" w:rsidR="00B674F0" w:rsidRPr="00BA156B" w:rsidRDefault="00B674F0" w:rsidP="004053C8">
      <w:pPr>
        <w:pStyle w:val="Ttulo3"/>
        <w:rPr>
          <w:lang w:val="es-PE"/>
        </w:rPr>
      </w:pPr>
      <w:bookmarkStart w:id="213" w:name="_Toc511166290"/>
      <w:r w:rsidRPr="00BA156B">
        <w:rPr>
          <w:lang w:val="es-PE"/>
        </w:rPr>
        <w:t>Diseño centrado en el usuario en el sector Salud en Perú</w:t>
      </w:r>
      <w:bookmarkEnd w:id="213"/>
    </w:p>
    <w:p w14:paraId="2C456423" w14:textId="2F9347B8"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w:t>
      </w:r>
      <w:r w:rsidR="00465CE9" w:rsidRPr="00BA156B">
        <w:t>los empleados</w:t>
      </w:r>
      <w:r w:rsidRPr="00BA156B">
        <w:t xml:space="preserve"> podrían </w:t>
      </w:r>
      <w:r w:rsidR="00B419AD" w:rsidRPr="00BA156B">
        <w:t>perjudicarse en su trabajo o incluso perderlo</w:t>
      </w:r>
      <w:r w:rsidR="007B7445" w:rsidRPr="00BA156B">
        <w:t>.</w:t>
      </w:r>
      <w:r w:rsidRPr="00BA156B">
        <w:t xml:space="preserve"> Es por esto que la implementación de nuevos </w:t>
      </w:r>
      <w:del w:id="214" w:author="Regina Casanova" w:date="2018-06-18T17:53:00Z">
        <w:r w:rsidRPr="00BA156B" w:rsidDel="00E94926">
          <w:delText xml:space="preserve">sistemas </w:delText>
        </w:r>
      </w:del>
      <w:ins w:id="215" w:author="Regina Casanova" w:date="2018-06-18T17:53:00Z">
        <w:r w:rsidR="00E94926">
          <w:t>software</w:t>
        </w:r>
      </w:ins>
      <w:ins w:id="216" w:author="Regina Casanova" w:date="2018-06-18T17:05:00Z">
        <w:r w:rsidR="00DE4BF7">
          <w:t xml:space="preserve"> </w:t>
        </w:r>
      </w:ins>
      <w:r w:rsidRPr="00BA156B">
        <w:t xml:space="preserve">para la mejora de procesos es limitada ya que los pocos </w:t>
      </w:r>
      <w:r w:rsidR="00DE4BF7">
        <w:t>de ellos</w:t>
      </w:r>
      <w:r w:rsidRPr="00BA156B">
        <w:t xml:space="preserve"> que llegan a implementarse, no llegan a ser aprovechados en su totalidad</w:t>
      </w:r>
      <w:r w:rsidR="007B7445" w:rsidRPr="00BA156B">
        <w:t>.</w:t>
      </w:r>
      <w:r w:rsidR="00302C59" w:rsidRPr="00BA156B">
        <w:t xml:space="preserve"> Seguir los enfoques de </w:t>
      </w:r>
      <w:r w:rsidRPr="00BA156B">
        <w:t xml:space="preserve">UCD podría marcar una diferencia significativa en la adopción de </w:t>
      </w:r>
      <w:del w:id="217" w:author="Regina Casanova" w:date="2018-06-18T17:53:00Z">
        <w:r w:rsidRPr="00BA156B" w:rsidDel="00E94926">
          <w:delText>sistemas informáticos</w:delText>
        </w:r>
      </w:del>
      <w:ins w:id="218" w:author="Regina Casanova" w:date="2018-06-18T17:53:00Z">
        <w:r w:rsidR="00E94926">
          <w:t>software</w:t>
        </w:r>
      </w:ins>
      <w:r w:rsidRPr="00BA156B">
        <w:t xml:space="preserve"> en el sector salud, tanto en sistemas clínicos como en sistemas de gestión de diversos recursos</w:t>
      </w:r>
      <w:r w:rsidR="007B7445" w:rsidRPr="00BA156B">
        <w:t>.</w:t>
      </w:r>
      <w:r w:rsidRPr="00BA156B">
        <w:t xml:space="preserve"> El uso de estos enfoques se ve</w:t>
      </w:r>
      <w:r w:rsidR="00465CE9">
        <w:t xml:space="preserve"> limitado debido a que no se </w:t>
      </w:r>
      <w:r w:rsidRPr="00BA156B">
        <w:t>da la importancia necesaria a las pruebas de aplicativos con usuarios, a la falta de tiempo y recursos en la implementación de dic</w:t>
      </w:r>
      <w:r w:rsidR="00302C59" w:rsidRPr="00BA156B">
        <w:t xml:space="preserve">hos </w:t>
      </w:r>
      <w:del w:id="219" w:author="Regina Casanova" w:date="2018-06-18T18:04:00Z">
        <w:r w:rsidR="00302C59" w:rsidRPr="00BA156B" w:rsidDel="0067704D">
          <w:delText>sistemas</w:delText>
        </w:r>
      </w:del>
      <w:ins w:id="220" w:author="Regina Casanova" w:date="2018-06-18T18:04:00Z">
        <w:r w:rsidR="0067704D">
          <w:t>software</w:t>
        </w:r>
      </w:ins>
      <w:r w:rsidR="00302C59" w:rsidRPr="00BA156B">
        <w:t>, falta de experiencia</w:t>
      </w:r>
      <w:r w:rsidRPr="00BA156B">
        <w:t xml:space="preserve"> en dichos enfoques y principalmente, la idea de que un </w:t>
      </w:r>
      <w:del w:id="221" w:author="Regina Casanova" w:date="2018-06-18T17:53:00Z">
        <w:r w:rsidRPr="00BA156B" w:rsidDel="00E94926">
          <w:delText>sistema</w:delText>
        </w:r>
      </w:del>
      <w:ins w:id="222" w:author="Regina Casanova" w:date="2018-06-18T17:53:00Z">
        <w:r w:rsidR="00E94926">
          <w:t>software</w:t>
        </w:r>
      </w:ins>
      <w:r w:rsidRPr="00BA156B">
        <w:t xml:space="preserve"> solo debe desarrollarse para cumplir los objetivos de la empresa y </w:t>
      </w:r>
      <w:del w:id="223" w:author="USER" w:date="2018-07-09T15:32:00Z">
        <w:r w:rsidRPr="00BA156B" w:rsidDel="00002CAB">
          <w:delText>no darle</w:delText>
        </w:r>
      </w:del>
      <w:ins w:id="224" w:author="USER" w:date="2018-07-09T15:32:00Z">
        <w:r w:rsidR="00002CAB" w:rsidRPr="00BA156B">
          <w:t>no darles</w:t>
        </w:r>
      </w:ins>
      <w:r w:rsidRPr="00BA156B">
        <w:t xml:space="preserve"> valor a las apreciaciones de los usuarios finales</w:t>
      </w:r>
      <w:r w:rsidR="007B7445" w:rsidRPr="00BA156B">
        <w:t>.</w:t>
      </w:r>
    </w:p>
    <w:p w14:paraId="39665754" w14:textId="07545E11" w:rsidR="0023033B" w:rsidRPr="000538FD" w:rsidRDefault="00A12DD0" w:rsidP="000538FD">
      <w:pPr>
        <w:pStyle w:val="Ttulo1"/>
      </w:pPr>
      <w:bookmarkStart w:id="225" w:name="_Toc511166291"/>
      <w:r w:rsidRPr="00BA156B">
        <w:lastRenderedPageBreak/>
        <w:t>Justificación del estudio</w:t>
      </w:r>
      <w:bookmarkEnd w:id="225"/>
    </w:p>
    <w:p w14:paraId="40E406DF" w14:textId="031A24B8"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w:t>
      </w:r>
      <w:del w:id="226" w:author="Regina Casanova" w:date="2018-06-18T17:53:00Z">
        <w:r w:rsidR="00CE1173" w:rsidRPr="00BA156B" w:rsidDel="00E94926">
          <w:delText>sistema</w:delText>
        </w:r>
      </w:del>
      <w:ins w:id="227" w:author="Regina Casanova" w:date="2018-06-18T17:53:00Z">
        <w:r w:rsidR="00E94926">
          <w:t>software</w:t>
        </w:r>
      </w:ins>
      <w:r w:rsidR="00CE1173" w:rsidRPr="00BA156B">
        <w:t xml:space="preserve">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w:t>
      </w:r>
      <w:r w:rsidR="003C6FC8">
        <w:t>varios</w:t>
      </w:r>
      <w:r w:rsidR="00CE1173" w:rsidRPr="00BA156B">
        <w:t xml:space="preserve"> </w:t>
      </w:r>
      <w:del w:id="228" w:author="Regina Casanova" w:date="2018-06-18T17:53:00Z">
        <w:r w:rsidR="00CE1173" w:rsidRPr="00BA156B" w:rsidDel="00E94926">
          <w:delText>sistemas</w:delText>
        </w:r>
      </w:del>
      <w:ins w:id="229" w:author="Regina Casanova" w:date="2018-06-18T17:53:00Z">
        <w:r w:rsidR="00E94926">
          <w:t>software</w:t>
        </w:r>
      </w:ins>
      <w:r w:rsidR="00CE1173" w:rsidRPr="00BA156B">
        <w:t xml:space="preserve"> independientes que realicen estas funciones, </w:t>
      </w:r>
      <w:r w:rsidR="00C60E77" w:rsidRPr="00BA156B">
        <w:t xml:space="preserve">ya que </w:t>
      </w:r>
      <w:r w:rsidR="00CE1173" w:rsidRPr="00BA156B">
        <w:t xml:space="preserve">no sería tan efectivo como un solo </w:t>
      </w:r>
      <w:del w:id="230" w:author="Regina Casanova" w:date="2018-06-18T17:53:00Z">
        <w:r w:rsidR="00CE1173" w:rsidRPr="00BA156B" w:rsidDel="00E94926">
          <w:delText>sistema</w:delText>
        </w:r>
      </w:del>
      <w:r w:rsidR="00CE1173" w:rsidRPr="00BA156B">
        <w:t xml:space="preserve"> centralizado </w:t>
      </w:r>
      <w:r w:rsidR="003C6FC8">
        <w:t>en el que</w:t>
      </w:r>
      <w:del w:id="231" w:author="Regina Casanova" w:date="2018-06-18T23:41:00Z">
        <w:r w:rsidR="00CE1173" w:rsidRPr="00BA156B" w:rsidDel="003C6FC8">
          <w:delText>a las que</w:delText>
        </w:r>
      </w:del>
      <w:r w:rsidR="00CE1173" w:rsidRPr="00BA156B">
        <w:t xml:space="preserv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232" w:author="Regina Casanova" w:date="2018-06-18T17:53:00Z">
        <w:r w:rsidRPr="00BA156B" w:rsidDel="00E94926">
          <w:delText xml:space="preserve">sistema </w:delText>
        </w:r>
      </w:del>
      <w:ins w:id="233" w:author="Regina Casanova" w:date="2018-06-18T17:53:00Z">
        <w:r w:rsidR="00E94926">
          <w:t>software</w:t>
        </w:r>
      </w:ins>
      <w:ins w:id="234"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235" w:author="Regina Casanova" w:date="2018-06-18T17:53:00Z">
        <w:r w:rsidRPr="00BA156B" w:rsidDel="00E94926">
          <w:delText xml:space="preserve">sistema </w:delText>
        </w:r>
      </w:del>
      <w:ins w:id="236" w:author="Regina Casanova" w:date="2018-06-18T17:53:00Z">
        <w:r w:rsidR="00E94926">
          <w:t>software</w:t>
        </w:r>
      </w:ins>
      <w:ins w:id="237"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20C28848" w:rsidR="00D12CF6" w:rsidRPr="00BA156B" w:rsidRDefault="00736B17" w:rsidP="000538FD">
      <w:pPr>
        <w:pStyle w:val="Texto"/>
      </w:pPr>
      <w:r w:rsidRPr="00BA156B">
        <w:t>Pa</w:t>
      </w:r>
      <w:r w:rsidR="00FB540C" w:rsidRPr="00BA156B">
        <w:t xml:space="preserve">ra el diseño de este </w:t>
      </w:r>
      <w:del w:id="238" w:author="Regina Casanova" w:date="2018-06-18T17:53:00Z">
        <w:r w:rsidR="00FB540C" w:rsidRPr="00BA156B" w:rsidDel="00E94926">
          <w:delText>sistema</w:delText>
        </w:r>
      </w:del>
      <w:ins w:id="239" w:author="Regina Casanova" w:date="2018-06-18T17:53:00Z">
        <w:r w:rsidR="00E94926">
          <w:t>software</w:t>
        </w:r>
      </w:ins>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240" w:author="Regina Casanova" w:date="2018-06-18T17:53:00Z">
        <w:r w:rsidR="00D12CF6" w:rsidRPr="00BA156B" w:rsidDel="00E94926">
          <w:delText>sistema</w:delText>
        </w:r>
      </w:del>
      <w:ins w:id="241" w:author="Regina Casanova" w:date="2018-06-18T17:53:00Z">
        <w:r w:rsidR="00E94926">
          <w:t>software</w:t>
        </w:r>
      </w:ins>
      <w:r w:rsidR="00D12CF6" w:rsidRPr="00BA156B">
        <w:t xml:space="preserve">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242" w:author="Regina Casanova" w:date="2018-06-18T17:53:00Z">
        <w:r w:rsidR="00D12CF6" w:rsidRPr="00BA156B" w:rsidDel="00E94926">
          <w:delText xml:space="preserve">sistema </w:delText>
        </w:r>
      </w:del>
      <w:ins w:id="243" w:author="Regina Casanova" w:date="2018-06-18T17:53:00Z">
        <w:r w:rsidR="00E94926">
          <w:t>software</w:t>
        </w:r>
      </w:ins>
      <w:ins w:id="244" w:author="Regina Casanova" w:date="2018-06-18T17:52:00Z">
        <w:r w:rsidR="00E94926">
          <w:t xml:space="preserve"> </w:t>
        </w:r>
      </w:ins>
      <w:r w:rsidR="00EE665E" w:rsidRPr="00BA156B">
        <w:t xml:space="preserve">debe </w:t>
      </w:r>
      <w:del w:id="245" w:author="Regina Casanova" w:date="2018-06-18T17:14:00Z">
        <w:r w:rsidR="00D12CF6" w:rsidRPr="00BA156B" w:rsidDel="00A85BE3">
          <w:delText xml:space="preserve">adaptarse </w:delText>
        </w:r>
      </w:del>
      <w:r w:rsidR="00A85BE3">
        <w:t>considerar</w:t>
      </w:r>
      <w:del w:id="246"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247" w:author="Regina Casanova" w:date="2018-06-18T17:53:00Z">
        <w:r w:rsidR="00CE1173" w:rsidRPr="00BA156B" w:rsidDel="00E94926">
          <w:delText xml:space="preserve">sistema </w:delText>
        </w:r>
      </w:del>
      <w:ins w:id="248" w:author="Regina Casanova" w:date="2018-06-18T17:53:00Z">
        <w:r w:rsidR="00E94926">
          <w:t>software</w:t>
        </w:r>
      </w:ins>
      <w:ins w:id="249"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250" w:author="Regina Casanova" w:date="2018-06-18T16:37:00Z">
        <w:r w:rsidR="00EC3916">
          <w:t xml:space="preserve"> la red </w:t>
        </w:r>
      </w:ins>
      <w:ins w:id="251" w:author="Regina Casanova" w:date="2018-06-18T23:43:00Z">
        <w:r w:rsidR="003C6FC8">
          <w:t xml:space="preserve">de establecimientos de salud del </w:t>
        </w:r>
      </w:ins>
      <w:ins w:id="252" w:author="Regina Casanova" w:date="2018-06-18T16:37:00Z">
        <w:r w:rsidR="00EC3916">
          <w:t xml:space="preserve">MINSA </w:t>
        </w:r>
        <w:r w:rsidR="0045196B">
          <w:t xml:space="preserve">del </w:t>
        </w:r>
      </w:ins>
      <w:del w:id="253" w:author="Regina Casanova" w:date="2018-06-18T16:37:00Z">
        <w:r w:rsidR="00D12CF6" w:rsidRPr="0045196B" w:rsidDel="00EC3916">
          <w:delText xml:space="preserve">l </w:delText>
        </w:r>
        <w:r w:rsidR="00D12CF6" w:rsidRPr="0045196B" w:rsidDel="0045196B">
          <w:delText>Sistema de Salud del</w:delText>
        </w:r>
      </w:del>
      <w:del w:id="254"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255" w:name="_Toc511166292"/>
      <w:r w:rsidRPr="00BA156B">
        <w:lastRenderedPageBreak/>
        <w:t>Objetivos</w:t>
      </w:r>
      <w:bookmarkEnd w:id="255"/>
    </w:p>
    <w:p w14:paraId="021EFD47" w14:textId="25E547FA" w:rsidR="00172C25" w:rsidRPr="000538FD" w:rsidRDefault="006B20F8" w:rsidP="00A50DD7">
      <w:pPr>
        <w:pStyle w:val="Ttulo2"/>
        <w:numPr>
          <w:ilvl w:val="0"/>
          <w:numId w:val="7"/>
        </w:numPr>
        <w:rPr>
          <w:lang w:val="es-PE"/>
        </w:rPr>
      </w:pPr>
      <w:bookmarkStart w:id="256" w:name="_Toc511166293"/>
      <w:r w:rsidRPr="00BA156B">
        <w:rPr>
          <w:lang w:val="es-PE"/>
        </w:rPr>
        <w:t>Objetivo General</w:t>
      </w:r>
      <w:bookmarkEnd w:id="256"/>
    </w:p>
    <w:p w14:paraId="3665D694" w14:textId="0219EC6D" w:rsidR="006B20F8" w:rsidRPr="000538FD" w:rsidRDefault="00172C25" w:rsidP="000538FD">
      <w:pPr>
        <w:pStyle w:val="Texto"/>
      </w:pPr>
      <w:r w:rsidRPr="00BA156B">
        <w:t xml:space="preserve">Proponer el diseño de un </w:t>
      </w:r>
      <w:del w:id="257" w:author="Regina Casanova" w:date="2018-06-18T17:53:00Z">
        <w:r w:rsidRPr="00BA156B" w:rsidDel="00E94926">
          <w:delText xml:space="preserve">sistema </w:delText>
        </w:r>
      </w:del>
      <w:ins w:id="258" w:author="Regina Casanova" w:date="2018-06-18T17:53:00Z">
        <w:r w:rsidR="00E94926">
          <w:t>software</w:t>
        </w:r>
      </w:ins>
      <w:ins w:id="259" w:author="Regina Casanova" w:date="2018-06-18T17:15:00Z">
        <w:r w:rsidR="00F11AB5">
          <w:t xml:space="preserve"> </w:t>
        </w:r>
      </w:ins>
      <w:r w:rsidRPr="00BA156B">
        <w:t>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260" w:name="_Toc511166294"/>
      <w:r w:rsidRPr="00BA156B">
        <w:rPr>
          <w:lang w:val="es-PE"/>
        </w:rPr>
        <w:t>Objetivos Específicos</w:t>
      </w:r>
      <w:bookmarkEnd w:id="260"/>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61F30493" w:rsidR="006B20F8" w:rsidRPr="00BA156B" w:rsidRDefault="006B20F8" w:rsidP="00A50DD7">
      <w:pPr>
        <w:pStyle w:val="Texto"/>
        <w:numPr>
          <w:ilvl w:val="0"/>
          <w:numId w:val="12"/>
        </w:numPr>
      </w:pPr>
      <w:r w:rsidRPr="00BA156B">
        <w:t xml:space="preserve">Diseñar un </w:t>
      </w:r>
      <w:del w:id="261" w:author="Regina Casanova" w:date="2018-06-18T17:53:00Z">
        <w:r w:rsidRPr="00BA156B" w:rsidDel="00E94926">
          <w:delText xml:space="preserve">sistema </w:delText>
        </w:r>
      </w:del>
      <w:ins w:id="262" w:author="Regina Casanova" w:date="2018-06-18T17:53:00Z">
        <w:r w:rsidR="00E94926">
          <w:t>software</w:t>
        </w:r>
      </w:ins>
      <w:ins w:id="263"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264" w:author="Regina Casanova" w:date="2018-06-18T16:43:00Z">
        <w:r w:rsidR="00EF06FE">
          <w:t>la red</w:t>
        </w:r>
      </w:ins>
      <w:ins w:id="265" w:author="Regina Casanova" w:date="2018-06-18T23:44:00Z">
        <w:r w:rsidR="003C6FC8">
          <w:t xml:space="preserve"> establecimientos de salud del</w:t>
        </w:r>
      </w:ins>
      <w:ins w:id="266" w:author="Regina Casanova" w:date="2018-06-18T16:43:00Z">
        <w:r w:rsidR="00EF06FE">
          <w:t xml:space="preserve"> MINSA</w:t>
        </w:r>
      </w:ins>
      <w:del w:id="267"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268" w:author="Regina Casanova" w:date="2018-06-15T15:19:00Z">
        <w:r w:rsidR="00CF1D12">
          <w:t xml:space="preserve"> tres tipos de</w:t>
        </w:r>
      </w:ins>
      <w:r w:rsidR="00EE62F8">
        <w:t xml:space="preserve"> usuarios antes mencionados</w:t>
      </w:r>
      <w:r w:rsidRPr="00BA156B">
        <w:t>.</w:t>
      </w:r>
    </w:p>
    <w:p w14:paraId="32B3D69E" w14:textId="77777777" w:rsidR="00A12DD0" w:rsidRDefault="00A12DD0" w:rsidP="00625BCC">
      <w:pPr>
        <w:pStyle w:val="Ttulo1"/>
        <w:rPr>
          <w:ins w:id="269" w:author="Regina Casanova" w:date="2018-07-07T15:31:00Z"/>
        </w:rPr>
      </w:pPr>
      <w:bookmarkStart w:id="270" w:name="_Toc511166295"/>
      <w:r w:rsidRPr="00BA156B">
        <w:lastRenderedPageBreak/>
        <w:t>Metodología</w:t>
      </w:r>
      <w:bookmarkEnd w:id="270"/>
    </w:p>
    <w:p w14:paraId="50CE624D" w14:textId="090AFDCC" w:rsidR="006F7425" w:rsidRDefault="006F7425">
      <w:pPr>
        <w:pStyle w:val="Texto"/>
        <w:rPr>
          <w:ins w:id="271" w:author="Regina Casanova" w:date="2018-07-07T15:31:00Z"/>
        </w:rPr>
        <w:pPrChange w:id="272" w:author="Regina Casanova" w:date="2018-07-07T15:32:00Z">
          <w:pPr/>
        </w:pPrChange>
      </w:pPr>
      <w:ins w:id="273" w:author="Regina Casanova" w:date="2018-07-07T15:31:00Z">
        <w:r>
          <w:t>El presente estudio cuenta con tres sub-estudios, cada uno correspondiente a cumplir cada uno de los objetivos específicos. Ante esto, se detalla la parte metodológica ante cada uno de los sub-estudios a continuación.</w:t>
        </w:r>
      </w:ins>
    </w:p>
    <w:p w14:paraId="189E071B" w14:textId="77777777" w:rsidR="006F7425" w:rsidRDefault="006F7425">
      <w:pPr>
        <w:pStyle w:val="Ttulo2"/>
        <w:numPr>
          <w:ilvl w:val="0"/>
          <w:numId w:val="47"/>
        </w:numPr>
        <w:rPr>
          <w:ins w:id="274" w:author="Regina Casanova" w:date="2018-07-07T15:31:00Z"/>
        </w:rPr>
        <w:pPrChange w:id="275" w:author="Regina Casanova" w:date="2018-07-07T15:32:00Z">
          <w:pPr/>
        </w:pPrChange>
      </w:pPr>
      <w:ins w:id="276" w:author="Regina Casanova" w:date="2018-07-07T15:31:00Z">
        <w:r>
          <w:t xml:space="preserve">Metodología para Sub-Estudio del objetivo específico #1, correspondiente a la Fase Exploratoria </w:t>
        </w:r>
      </w:ins>
    </w:p>
    <w:p w14:paraId="4AF489CE" w14:textId="07183C1B" w:rsidR="006F7425" w:rsidRPr="00201302" w:rsidRDefault="006F7425">
      <w:pPr>
        <w:pStyle w:val="Ttulo3"/>
        <w:rPr>
          <w:ins w:id="277" w:author="Regina Casanova" w:date="2018-07-07T15:31:00Z"/>
        </w:rPr>
        <w:pPrChange w:id="278" w:author="Regina Casanova" w:date="2018-07-07T15:33:00Z">
          <w:pPr/>
        </w:pPrChange>
      </w:pPr>
      <w:ins w:id="279" w:author="Regina Casanova" w:date="2018-07-07T15:31:00Z">
        <w:r>
          <w:t>Diseño del estudio</w:t>
        </w:r>
      </w:ins>
    </w:p>
    <w:p w14:paraId="14A65328" w14:textId="2926895D" w:rsidR="006F7425" w:rsidRDefault="006F7425">
      <w:pPr>
        <w:pStyle w:val="Texto"/>
        <w:rPr>
          <w:ins w:id="280" w:author="Regina Casanova" w:date="2018-07-07T15:31:00Z"/>
        </w:rPr>
        <w:pPrChange w:id="281" w:author="Regina Casanova" w:date="2018-07-07T15:33:00Z">
          <w:pPr/>
        </w:pPrChange>
      </w:pPr>
      <w:ins w:id="282" w:author="Regina Casanova" w:date="2018-07-07T15:31:00Z">
        <w:r>
          <w:t xml:space="preserve">Este es un sub-estudio cualitativo donde se realizó entrevistas a profundidad para recoger percepciones sobre reclamos, su rol, el manejo de esta información y percepciones de una herramienta informática que permitiera automatizar su recojo y manejo. </w:t>
        </w:r>
      </w:ins>
    </w:p>
    <w:p w14:paraId="25363E01" w14:textId="54E10B96" w:rsidR="006F7425" w:rsidRPr="00201302" w:rsidRDefault="006F7425">
      <w:pPr>
        <w:pStyle w:val="Ttulo3"/>
        <w:rPr>
          <w:ins w:id="283" w:author="Regina Casanova" w:date="2018-07-07T15:31:00Z"/>
        </w:rPr>
        <w:pPrChange w:id="284" w:author="Regina Casanova" w:date="2018-07-07T15:33:00Z">
          <w:pPr/>
        </w:pPrChange>
      </w:pPr>
      <w:ins w:id="285" w:author="Regina Casanova" w:date="2018-07-07T15:31:00Z">
        <w:r>
          <w:t>Población</w:t>
        </w:r>
      </w:ins>
    </w:p>
    <w:p w14:paraId="2CF57E69" w14:textId="77777777" w:rsidR="006F7425" w:rsidRPr="00201302" w:rsidRDefault="006F7425" w:rsidP="00201302">
      <w:pPr>
        <w:pStyle w:val="Texto"/>
        <w:rPr>
          <w:ins w:id="286" w:author="Regina Casanova" w:date="2018-07-07T15:31:00Z"/>
        </w:rPr>
      </w:pPr>
      <w:ins w:id="287" w:author="Regina Casanova" w:date="2018-07-07T15:31:00Z">
        <w:r w:rsidRPr="00201302">
          <w:t>La población en estudio se divide en tres tipos de usuarios:</w:t>
        </w:r>
      </w:ins>
    </w:p>
    <w:p w14:paraId="60FF5803" w14:textId="77777777" w:rsidR="006F7425" w:rsidRPr="00201302" w:rsidRDefault="006F7425">
      <w:pPr>
        <w:pStyle w:val="Texto"/>
        <w:numPr>
          <w:ilvl w:val="0"/>
          <w:numId w:val="48"/>
        </w:numPr>
        <w:rPr>
          <w:ins w:id="288" w:author="Regina Casanova" w:date="2018-07-07T15:31:00Z"/>
        </w:rPr>
        <w:pPrChange w:id="289" w:author="Regina Casanova" w:date="2018-07-07T15:33:00Z">
          <w:pPr>
            <w:pStyle w:val="Texto"/>
            <w:numPr>
              <w:numId w:val="28"/>
            </w:numPr>
            <w:ind w:left="720" w:hanging="360"/>
          </w:pPr>
        </w:pPrChange>
      </w:pPr>
      <w:ins w:id="290" w:author="Regina Casanova" w:date="2018-07-07T15:31:00Z">
        <w:r w:rsidRPr="00201302">
          <w:t>Personal Administrativo de SUSALUD.</w:t>
        </w:r>
      </w:ins>
    </w:p>
    <w:p w14:paraId="3EE04B13" w14:textId="77777777" w:rsidR="006F7425" w:rsidRPr="00201302" w:rsidRDefault="006F7425">
      <w:pPr>
        <w:pStyle w:val="Texto"/>
        <w:numPr>
          <w:ilvl w:val="0"/>
          <w:numId w:val="48"/>
        </w:numPr>
        <w:rPr>
          <w:ins w:id="291" w:author="Regina Casanova" w:date="2018-07-07T15:31:00Z"/>
        </w:rPr>
        <w:pPrChange w:id="292" w:author="Regina Casanova" w:date="2018-07-07T15:33:00Z">
          <w:pPr>
            <w:pStyle w:val="Texto"/>
            <w:numPr>
              <w:numId w:val="28"/>
            </w:numPr>
            <w:ind w:left="720" w:hanging="360"/>
          </w:pPr>
        </w:pPrChange>
      </w:pPr>
      <w:ins w:id="293" w:author="Regina Casanova" w:date="2018-07-07T15:31:00Z">
        <w:r w:rsidRPr="00201302">
          <w:t>Gestores de IPRESS.</w:t>
        </w:r>
      </w:ins>
    </w:p>
    <w:p w14:paraId="3DACE587" w14:textId="77777777" w:rsidR="006F7425" w:rsidRPr="00201302" w:rsidRDefault="006F7425">
      <w:pPr>
        <w:pStyle w:val="Texto"/>
        <w:numPr>
          <w:ilvl w:val="0"/>
          <w:numId w:val="48"/>
        </w:numPr>
        <w:rPr>
          <w:ins w:id="294" w:author="Regina Casanova" w:date="2018-07-07T15:31:00Z"/>
        </w:rPr>
        <w:pPrChange w:id="295" w:author="Regina Casanova" w:date="2018-07-07T15:33:00Z">
          <w:pPr>
            <w:pStyle w:val="Texto"/>
            <w:numPr>
              <w:numId w:val="28"/>
            </w:numPr>
            <w:ind w:left="720" w:hanging="360"/>
          </w:pPr>
        </w:pPrChange>
      </w:pPr>
      <w:ins w:id="296" w:author="Regina Casanova" w:date="2018-07-07T15:31:00Z">
        <w:r w:rsidRPr="00201302">
          <w:t>Ciudadanos peruanos que puedan presentar reclamos.</w:t>
        </w:r>
      </w:ins>
    </w:p>
    <w:p w14:paraId="4D0434E0" w14:textId="0BB34D94" w:rsidR="006F7425" w:rsidRPr="00201302" w:rsidRDefault="006F7425">
      <w:pPr>
        <w:pStyle w:val="Ttulo3"/>
        <w:rPr>
          <w:ins w:id="297" w:author="Regina Casanova" w:date="2018-07-07T15:31:00Z"/>
        </w:rPr>
        <w:pPrChange w:id="298" w:author="Regina Casanova" w:date="2018-07-07T15:34:00Z">
          <w:pPr/>
        </w:pPrChange>
      </w:pPr>
      <w:ins w:id="299" w:author="Regina Casanova" w:date="2018-07-07T15:31:00Z">
        <w:r>
          <w:t>Muestra</w:t>
        </w:r>
      </w:ins>
    </w:p>
    <w:p w14:paraId="3E1FFBAB" w14:textId="40DDB147" w:rsidR="006F7425" w:rsidRDefault="006F7425">
      <w:pPr>
        <w:pStyle w:val="Texto"/>
        <w:rPr>
          <w:ins w:id="300" w:author="Regina Casanova" w:date="2018-07-07T15:31:00Z"/>
        </w:rPr>
        <w:pPrChange w:id="301" w:author="Regina Casanova" w:date="2018-07-07T15:34:00Z">
          <w:pPr/>
        </w:pPrChange>
      </w:pPr>
      <w:ins w:id="302" w:author="Regina Casanova" w:date="2018-07-07T15:31:00Z">
        <w:r>
          <w:t>21 entrevistas a profundidad con personas que cumplían pertenecer a uno de los tres tipos de usuarios investigados para este estudio.</w:t>
        </w:r>
      </w:ins>
    </w:p>
    <w:p w14:paraId="57A0AA9F" w14:textId="4371E5BF" w:rsidR="006F7425" w:rsidRPr="00201302" w:rsidRDefault="006F7425">
      <w:pPr>
        <w:pStyle w:val="Ttulo3"/>
        <w:rPr>
          <w:ins w:id="303" w:author="Regina Casanova" w:date="2018-07-07T15:31:00Z"/>
        </w:rPr>
        <w:pPrChange w:id="304" w:author="Regina Casanova" w:date="2018-07-07T15:34:00Z">
          <w:pPr/>
        </w:pPrChange>
      </w:pPr>
      <w:ins w:id="305" w:author="Regina Casanova" w:date="2018-07-07T15:31:00Z">
        <w:r>
          <w:lastRenderedPageBreak/>
          <w:t>Operacionalización de variables</w:t>
        </w:r>
      </w:ins>
    </w:p>
    <w:tbl>
      <w:tblPr>
        <w:tblStyle w:val="Tablaconcuadrcula4-nfasis2"/>
        <w:tblpPr w:leftFromText="142" w:rightFromText="142" w:bottomFromText="567" w:vertAnchor="text" w:tblpY="1"/>
        <w:tblW w:w="7650" w:type="dxa"/>
        <w:tblLayout w:type="fixed"/>
        <w:tblLook w:val="04A0" w:firstRow="1" w:lastRow="0" w:firstColumn="1" w:lastColumn="0" w:noHBand="0" w:noVBand="1"/>
      </w:tblPr>
      <w:tblGrid>
        <w:gridCol w:w="1696"/>
        <w:gridCol w:w="2268"/>
        <w:gridCol w:w="1560"/>
        <w:gridCol w:w="2126"/>
        <w:tblGridChange w:id="306">
          <w:tblGrid>
            <w:gridCol w:w="1696"/>
            <w:gridCol w:w="113"/>
            <w:gridCol w:w="2014"/>
            <w:gridCol w:w="141"/>
            <w:gridCol w:w="1418"/>
            <w:gridCol w:w="142"/>
            <w:gridCol w:w="1903"/>
            <w:gridCol w:w="223"/>
          </w:tblGrid>
        </w:tblGridChange>
      </w:tblGrid>
      <w:tr w:rsidR="005956FA" w:rsidRPr="00BA156B" w14:paraId="269925D7" w14:textId="77777777" w:rsidTr="005956FA">
        <w:trPr>
          <w:cnfStyle w:val="100000000000" w:firstRow="1" w:lastRow="0" w:firstColumn="0" w:lastColumn="0" w:oddVBand="0" w:evenVBand="0" w:oddHBand="0" w:evenHBand="0" w:firstRowFirstColumn="0" w:firstRowLastColumn="0" w:lastRowFirstColumn="0" w:lastRowLastColumn="0"/>
          <w:ins w:id="307" w:author="Regina Casanova" w:date="2018-07-07T15:31:00Z"/>
        </w:trPr>
        <w:tc>
          <w:tcPr>
            <w:cnfStyle w:val="001000000000" w:firstRow="0" w:lastRow="0" w:firstColumn="1" w:lastColumn="0" w:oddVBand="0" w:evenVBand="0" w:oddHBand="0" w:evenHBand="0" w:firstRowFirstColumn="0" w:firstRowLastColumn="0" w:lastRowFirstColumn="0" w:lastRowLastColumn="0"/>
            <w:tcW w:w="1696" w:type="dxa"/>
            <w:tcBorders>
              <w:right w:val="single" w:sz="4" w:space="0" w:color="ED7D31" w:themeColor="accent2"/>
            </w:tcBorders>
          </w:tcPr>
          <w:p w14:paraId="49BE89AD" w14:textId="77777777" w:rsidR="006F7425" w:rsidRPr="00BA156B" w:rsidRDefault="006F7425" w:rsidP="00312225">
            <w:pPr>
              <w:pStyle w:val="Texto"/>
              <w:rPr>
                <w:ins w:id="308" w:author="Regina Casanova" w:date="2018-07-07T15:31:00Z"/>
              </w:rPr>
            </w:pPr>
            <w:ins w:id="309" w:author="Regina Casanova" w:date="2018-07-07T15:31:00Z">
              <w:r w:rsidRPr="00BA156B">
                <w:t>Nombre de Variable</w:t>
              </w:r>
            </w:ins>
          </w:p>
        </w:tc>
        <w:tc>
          <w:tcPr>
            <w:tcW w:w="2268" w:type="dxa"/>
            <w:tcBorders>
              <w:left w:val="single" w:sz="4" w:space="0" w:color="ED7D31" w:themeColor="accent2"/>
              <w:right w:val="single" w:sz="4" w:space="0" w:color="ED7D31" w:themeColor="accent2"/>
            </w:tcBorders>
          </w:tcPr>
          <w:p w14:paraId="2DB48B9D" w14:textId="77777777" w:rsidR="006F7425" w:rsidRPr="00BA156B" w:rsidRDefault="006F7425" w:rsidP="00312225">
            <w:pPr>
              <w:pStyle w:val="Texto"/>
              <w:cnfStyle w:val="100000000000" w:firstRow="1" w:lastRow="0" w:firstColumn="0" w:lastColumn="0" w:oddVBand="0" w:evenVBand="0" w:oddHBand="0" w:evenHBand="0" w:firstRowFirstColumn="0" w:firstRowLastColumn="0" w:lastRowFirstColumn="0" w:lastRowLastColumn="0"/>
              <w:rPr>
                <w:ins w:id="310" w:author="Regina Casanova" w:date="2018-07-07T15:31:00Z"/>
              </w:rPr>
            </w:pPr>
            <w:ins w:id="311" w:author="Regina Casanova" w:date="2018-07-07T15:31:00Z">
              <w:r w:rsidRPr="00BA156B">
                <w:t>Descripción</w:t>
              </w:r>
            </w:ins>
          </w:p>
        </w:tc>
        <w:tc>
          <w:tcPr>
            <w:tcW w:w="1560" w:type="dxa"/>
            <w:tcBorders>
              <w:left w:val="single" w:sz="4" w:space="0" w:color="ED7D31" w:themeColor="accent2"/>
              <w:right w:val="single" w:sz="4" w:space="0" w:color="ED7D31" w:themeColor="accent2"/>
            </w:tcBorders>
          </w:tcPr>
          <w:p w14:paraId="025CD0BE" w14:textId="77777777" w:rsidR="006F7425" w:rsidRPr="00BA156B" w:rsidRDefault="006F7425" w:rsidP="00312225">
            <w:pPr>
              <w:pStyle w:val="Texto"/>
              <w:cnfStyle w:val="100000000000" w:firstRow="1" w:lastRow="0" w:firstColumn="0" w:lastColumn="0" w:oddVBand="0" w:evenVBand="0" w:oddHBand="0" w:evenHBand="0" w:firstRowFirstColumn="0" w:firstRowLastColumn="0" w:lastRowFirstColumn="0" w:lastRowLastColumn="0"/>
              <w:rPr>
                <w:ins w:id="312" w:author="Regina Casanova" w:date="2018-07-07T15:31:00Z"/>
              </w:rPr>
            </w:pPr>
            <w:ins w:id="313" w:author="Regina Casanova" w:date="2018-07-07T15:31:00Z">
              <w:r w:rsidRPr="00BA156B">
                <w:t>Tipo de Variable</w:t>
              </w:r>
            </w:ins>
          </w:p>
        </w:tc>
        <w:tc>
          <w:tcPr>
            <w:tcW w:w="2126" w:type="dxa"/>
            <w:tcBorders>
              <w:left w:val="single" w:sz="4" w:space="0" w:color="ED7D31" w:themeColor="accent2"/>
            </w:tcBorders>
          </w:tcPr>
          <w:p w14:paraId="3DC0C02C" w14:textId="77777777" w:rsidR="006F7425" w:rsidRPr="00BA156B" w:rsidRDefault="006F7425" w:rsidP="00312225">
            <w:pPr>
              <w:pStyle w:val="Texto"/>
              <w:cnfStyle w:val="100000000000" w:firstRow="1" w:lastRow="0" w:firstColumn="0" w:lastColumn="0" w:oddVBand="0" w:evenVBand="0" w:oddHBand="0" w:evenHBand="0" w:firstRowFirstColumn="0" w:firstRowLastColumn="0" w:lastRowFirstColumn="0" w:lastRowLastColumn="0"/>
              <w:rPr>
                <w:ins w:id="314" w:author="Regina Casanova" w:date="2018-07-07T15:31:00Z"/>
              </w:rPr>
            </w:pPr>
            <w:ins w:id="315" w:author="Regina Casanova" w:date="2018-07-07T15:31:00Z">
              <w:r w:rsidRPr="00BA156B">
                <w:t>Fuente de Información</w:t>
              </w:r>
            </w:ins>
          </w:p>
        </w:tc>
      </w:tr>
      <w:tr w:rsidR="006F7425" w:rsidRPr="00BA156B" w14:paraId="558D796B" w14:textId="77777777" w:rsidTr="005956FA">
        <w:tblPrEx>
          <w:tblW w:w="7650" w:type="dxa"/>
          <w:tblLayout w:type="fixed"/>
          <w:tblPrExChange w:id="316"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317" w:author="Regina Casanova" w:date="2018-07-07T15:31:00Z"/>
          <w:trPrChange w:id="318"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319" w:author="Regina Casanova" w:date="2018-07-07T15:43:00Z">
              <w:tcPr>
                <w:tcW w:w="1809" w:type="dxa"/>
                <w:gridSpan w:val="2"/>
              </w:tcPr>
            </w:tcPrChange>
          </w:tcPr>
          <w:p w14:paraId="5C4D6905" w14:textId="77777777" w:rsidR="006F7425" w:rsidRPr="00BA156B" w:rsidRDefault="006F7425" w:rsidP="00312225">
            <w:pPr>
              <w:pStyle w:val="Texto"/>
              <w:cnfStyle w:val="001000100000" w:firstRow="0" w:lastRow="0" w:firstColumn="1" w:lastColumn="0" w:oddVBand="0" w:evenVBand="0" w:oddHBand="1" w:evenHBand="0" w:firstRowFirstColumn="0" w:firstRowLastColumn="0" w:lastRowFirstColumn="0" w:lastRowLastColumn="0"/>
              <w:rPr>
                <w:ins w:id="320" w:author="Regina Casanova" w:date="2018-07-07T15:31:00Z"/>
              </w:rPr>
            </w:pPr>
            <w:ins w:id="321" w:author="Regina Casanova" w:date="2018-07-07T15:31:00Z">
              <w:r>
                <w:t>Percepción de los reclamos</w:t>
              </w:r>
            </w:ins>
          </w:p>
        </w:tc>
        <w:tc>
          <w:tcPr>
            <w:tcW w:w="2268" w:type="dxa"/>
            <w:tcPrChange w:id="322" w:author="Regina Casanova" w:date="2018-07-07T15:43:00Z">
              <w:tcPr>
                <w:tcW w:w="2014" w:type="dxa"/>
              </w:tcPr>
            </w:tcPrChange>
          </w:tcPr>
          <w:p w14:paraId="20C2BC56" w14:textId="77777777" w:rsidR="006F7425" w:rsidRPr="00BA156B" w:rsidRDefault="006F7425" w:rsidP="00312225">
            <w:pPr>
              <w:pStyle w:val="Texto"/>
              <w:cnfStyle w:val="000000100000" w:firstRow="0" w:lastRow="0" w:firstColumn="0" w:lastColumn="0" w:oddVBand="0" w:evenVBand="0" w:oddHBand="1" w:evenHBand="0" w:firstRowFirstColumn="0" w:firstRowLastColumn="0" w:lastRowFirstColumn="0" w:lastRowLastColumn="0"/>
              <w:rPr>
                <w:ins w:id="323" w:author="Regina Casanova" w:date="2018-07-07T15:31:00Z"/>
              </w:rPr>
            </w:pPr>
            <w:ins w:id="324" w:author="Regina Casanova" w:date="2018-07-07T15:31:00Z">
              <w:r>
                <w:t>Apreciación sobre el concepto e importancia de los reclamos para las mejoras dentro del sector salud.</w:t>
              </w:r>
            </w:ins>
          </w:p>
        </w:tc>
        <w:tc>
          <w:tcPr>
            <w:tcW w:w="1560" w:type="dxa"/>
            <w:tcPrChange w:id="325" w:author="Regina Casanova" w:date="2018-07-07T15:43:00Z">
              <w:tcPr>
                <w:tcW w:w="1559" w:type="dxa"/>
                <w:gridSpan w:val="2"/>
              </w:tcPr>
            </w:tcPrChange>
          </w:tcPr>
          <w:p w14:paraId="69BFE8B6" w14:textId="77777777" w:rsidR="006F7425" w:rsidRPr="00BA156B" w:rsidRDefault="006F7425" w:rsidP="00312225">
            <w:pPr>
              <w:pStyle w:val="Texto"/>
              <w:cnfStyle w:val="000000100000" w:firstRow="0" w:lastRow="0" w:firstColumn="0" w:lastColumn="0" w:oddVBand="0" w:evenVBand="0" w:oddHBand="1" w:evenHBand="0" w:firstRowFirstColumn="0" w:firstRowLastColumn="0" w:lastRowFirstColumn="0" w:lastRowLastColumn="0"/>
              <w:rPr>
                <w:ins w:id="326" w:author="Regina Casanova" w:date="2018-07-07T15:31:00Z"/>
              </w:rPr>
            </w:pPr>
            <w:ins w:id="327" w:author="Regina Casanova" w:date="2018-07-07T15:31:00Z">
              <w:r w:rsidRPr="00BA156B">
                <w:t>Cualitativa</w:t>
              </w:r>
              <w:r>
                <w:t>.</w:t>
              </w:r>
            </w:ins>
          </w:p>
        </w:tc>
        <w:tc>
          <w:tcPr>
            <w:tcW w:w="2126" w:type="dxa"/>
            <w:tcPrChange w:id="328" w:author="Regina Casanova" w:date="2018-07-07T15:43:00Z">
              <w:tcPr>
                <w:tcW w:w="2045" w:type="dxa"/>
                <w:gridSpan w:val="2"/>
              </w:tcPr>
            </w:tcPrChange>
          </w:tcPr>
          <w:p w14:paraId="3D287E99" w14:textId="38C39260" w:rsidR="006F7425" w:rsidRPr="00BA156B" w:rsidRDefault="006F7425" w:rsidP="00312225">
            <w:pPr>
              <w:pStyle w:val="Texto"/>
              <w:cnfStyle w:val="000000100000" w:firstRow="0" w:lastRow="0" w:firstColumn="0" w:lastColumn="0" w:oddVBand="0" w:evenVBand="0" w:oddHBand="1" w:evenHBand="0" w:firstRowFirstColumn="0" w:firstRowLastColumn="0" w:lastRowFirstColumn="0" w:lastRowLastColumn="0"/>
              <w:rPr>
                <w:ins w:id="329" w:author="Regina Casanova" w:date="2018-07-07T15:31:00Z"/>
              </w:rPr>
            </w:pPr>
            <w:ins w:id="330" w:author="Regina Casanova" w:date="2018-07-07T15:31:00Z">
              <w:r w:rsidRPr="00625BCC">
                <w:t>Guía Estructurada de Entrevista a Profun</w:t>
              </w:r>
              <w:r>
                <w:t>didad para usuarios finales Nº1.</w:t>
              </w:r>
            </w:ins>
          </w:p>
        </w:tc>
      </w:tr>
      <w:tr w:rsidR="006F7425" w:rsidRPr="00BA156B" w14:paraId="06A76AFC" w14:textId="77777777" w:rsidTr="005956FA">
        <w:tblPrEx>
          <w:tblW w:w="7650" w:type="dxa"/>
          <w:tblLayout w:type="fixed"/>
          <w:tblPrExChange w:id="331" w:author="Regina Casanova" w:date="2018-07-07T15:43:00Z">
            <w:tblPrEx>
              <w:tblW w:w="7427" w:type="dxa"/>
              <w:tblLayout w:type="fixed"/>
            </w:tblPrEx>
          </w:tblPrExChange>
        </w:tblPrEx>
        <w:trPr>
          <w:ins w:id="332" w:author="Regina Casanova" w:date="2018-07-07T15:31:00Z"/>
          <w:trPrChange w:id="333"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334" w:author="Regina Casanova" w:date="2018-07-07T15:43:00Z">
              <w:tcPr>
                <w:tcW w:w="1809" w:type="dxa"/>
                <w:gridSpan w:val="2"/>
              </w:tcPr>
            </w:tcPrChange>
          </w:tcPr>
          <w:p w14:paraId="2F77D371" w14:textId="77777777" w:rsidR="006F7425" w:rsidRPr="00BA156B" w:rsidRDefault="006F7425" w:rsidP="00312225">
            <w:pPr>
              <w:pStyle w:val="Texto"/>
              <w:rPr>
                <w:ins w:id="335" w:author="Regina Casanova" w:date="2018-07-07T15:31:00Z"/>
              </w:rPr>
            </w:pPr>
            <w:ins w:id="336" w:author="Regina Casanova" w:date="2018-07-07T15:31:00Z">
              <w:r>
                <w:t>Rol de los reclamos y manejo de información</w:t>
              </w:r>
            </w:ins>
          </w:p>
        </w:tc>
        <w:tc>
          <w:tcPr>
            <w:tcW w:w="2268" w:type="dxa"/>
            <w:tcPrChange w:id="337" w:author="Regina Casanova" w:date="2018-07-07T15:43:00Z">
              <w:tcPr>
                <w:tcW w:w="2014" w:type="dxa"/>
              </w:tcPr>
            </w:tcPrChange>
          </w:tcPr>
          <w:p w14:paraId="22F75A2A" w14:textId="77777777" w:rsidR="006F7425" w:rsidRPr="00BA156B" w:rsidRDefault="006F7425" w:rsidP="00312225">
            <w:pPr>
              <w:pStyle w:val="Texto"/>
              <w:cnfStyle w:val="000000000000" w:firstRow="0" w:lastRow="0" w:firstColumn="0" w:lastColumn="0" w:oddVBand="0" w:evenVBand="0" w:oddHBand="0" w:evenHBand="0" w:firstRowFirstColumn="0" w:firstRowLastColumn="0" w:lastRowFirstColumn="0" w:lastRowLastColumn="0"/>
              <w:rPr>
                <w:ins w:id="338" w:author="Regina Casanova" w:date="2018-07-07T15:31:00Z"/>
              </w:rPr>
            </w:pPr>
            <w:ins w:id="339" w:author="Regina Casanova" w:date="2018-07-07T15:31:00Z">
              <w:r>
                <w:t>Apreciación sobre el rol actual de los reclamos y del manejo de información proveniente de los reclamos.</w:t>
              </w:r>
            </w:ins>
          </w:p>
        </w:tc>
        <w:tc>
          <w:tcPr>
            <w:tcW w:w="1560" w:type="dxa"/>
            <w:tcPrChange w:id="340" w:author="Regina Casanova" w:date="2018-07-07T15:43:00Z">
              <w:tcPr>
                <w:tcW w:w="1559" w:type="dxa"/>
                <w:gridSpan w:val="2"/>
              </w:tcPr>
            </w:tcPrChange>
          </w:tcPr>
          <w:p w14:paraId="064AB502" w14:textId="77777777" w:rsidR="006F7425" w:rsidRPr="00BA156B" w:rsidRDefault="006F7425" w:rsidP="00312225">
            <w:pPr>
              <w:pStyle w:val="Texto"/>
              <w:cnfStyle w:val="000000000000" w:firstRow="0" w:lastRow="0" w:firstColumn="0" w:lastColumn="0" w:oddVBand="0" w:evenVBand="0" w:oddHBand="0" w:evenHBand="0" w:firstRowFirstColumn="0" w:firstRowLastColumn="0" w:lastRowFirstColumn="0" w:lastRowLastColumn="0"/>
              <w:rPr>
                <w:ins w:id="341" w:author="Regina Casanova" w:date="2018-07-07T15:31:00Z"/>
              </w:rPr>
            </w:pPr>
            <w:ins w:id="342" w:author="Regina Casanova" w:date="2018-07-07T15:31:00Z">
              <w:r w:rsidRPr="00BA156B">
                <w:t>Cualitativa</w:t>
              </w:r>
              <w:r>
                <w:t>.</w:t>
              </w:r>
            </w:ins>
          </w:p>
        </w:tc>
        <w:tc>
          <w:tcPr>
            <w:tcW w:w="2126" w:type="dxa"/>
            <w:tcPrChange w:id="343" w:author="Regina Casanova" w:date="2018-07-07T15:43:00Z">
              <w:tcPr>
                <w:tcW w:w="2045" w:type="dxa"/>
                <w:gridSpan w:val="2"/>
              </w:tcPr>
            </w:tcPrChange>
          </w:tcPr>
          <w:p w14:paraId="00E5B041" w14:textId="4A474C7A" w:rsidR="006F7425" w:rsidRPr="00BA156B" w:rsidRDefault="006F7425" w:rsidP="00312225">
            <w:pPr>
              <w:pStyle w:val="Texto"/>
              <w:cnfStyle w:val="000000000000" w:firstRow="0" w:lastRow="0" w:firstColumn="0" w:lastColumn="0" w:oddVBand="0" w:evenVBand="0" w:oddHBand="0" w:evenHBand="0" w:firstRowFirstColumn="0" w:firstRowLastColumn="0" w:lastRowFirstColumn="0" w:lastRowLastColumn="0"/>
              <w:rPr>
                <w:ins w:id="344" w:author="Regina Casanova" w:date="2018-07-07T15:31:00Z"/>
              </w:rPr>
            </w:pPr>
            <w:ins w:id="345" w:author="Regina Casanova" w:date="2018-07-07T15:31:00Z">
              <w:r w:rsidRPr="00625BCC">
                <w:t>Guía Estructurada de Entrevista a Profun</w:t>
              </w:r>
              <w:r>
                <w:t>didad para usuarios finales Nº1.</w:t>
              </w:r>
            </w:ins>
          </w:p>
        </w:tc>
      </w:tr>
      <w:tr w:rsidR="006F7425" w:rsidRPr="00BA156B" w14:paraId="5EC3369F" w14:textId="77777777" w:rsidTr="005956FA">
        <w:tblPrEx>
          <w:tblW w:w="7650" w:type="dxa"/>
          <w:tblLayout w:type="fixed"/>
          <w:tblPrExChange w:id="346"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347" w:author="Regina Casanova" w:date="2018-07-07T15:31:00Z"/>
          <w:trPrChange w:id="348"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349" w:author="Regina Casanova" w:date="2018-07-07T15:43:00Z">
              <w:tcPr>
                <w:tcW w:w="1809" w:type="dxa"/>
                <w:gridSpan w:val="2"/>
              </w:tcPr>
            </w:tcPrChange>
          </w:tcPr>
          <w:p w14:paraId="5FBFEFF5" w14:textId="77777777" w:rsidR="006F7425" w:rsidRPr="00BA156B" w:rsidRDefault="006F7425" w:rsidP="00312225">
            <w:pPr>
              <w:pStyle w:val="Texto"/>
              <w:cnfStyle w:val="001000100000" w:firstRow="0" w:lastRow="0" w:firstColumn="1" w:lastColumn="0" w:oddVBand="0" w:evenVBand="0" w:oddHBand="1" w:evenHBand="0" w:firstRowFirstColumn="0" w:firstRowLastColumn="0" w:lastRowFirstColumn="0" w:lastRowLastColumn="0"/>
              <w:rPr>
                <w:ins w:id="350" w:author="Regina Casanova" w:date="2018-07-07T15:31:00Z"/>
              </w:rPr>
            </w:pPr>
            <w:ins w:id="351" w:author="Regina Casanova" w:date="2018-07-07T15:31:00Z">
              <w:r>
                <w:t>Herramienta Informática</w:t>
              </w:r>
            </w:ins>
          </w:p>
        </w:tc>
        <w:tc>
          <w:tcPr>
            <w:tcW w:w="2268" w:type="dxa"/>
            <w:tcPrChange w:id="352" w:author="Regina Casanova" w:date="2018-07-07T15:43:00Z">
              <w:tcPr>
                <w:tcW w:w="2014" w:type="dxa"/>
              </w:tcPr>
            </w:tcPrChange>
          </w:tcPr>
          <w:p w14:paraId="616567FF" w14:textId="77777777" w:rsidR="006F7425" w:rsidRPr="00BA156B" w:rsidRDefault="006F7425" w:rsidP="00312225">
            <w:pPr>
              <w:pStyle w:val="Texto"/>
              <w:cnfStyle w:val="000000100000" w:firstRow="0" w:lastRow="0" w:firstColumn="0" w:lastColumn="0" w:oddVBand="0" w:evenVBand="0" w:oddHBand="1" w:evenHBand="0" w:firstRowFirstColumn="0" w:firstRowLastColumn="0" w:lastRowFirstColumn="0" w:lastRowLastColumn="0"/>
              <w:rPr>
                <w:ins w:id="353" w:author="Regina Casanova" w:date="2018-07-07T15:31:00Z"/>
              </w:rPr>
            </w:pPr>
            <w:ins w:id="354" w:author="Regina Casanova" w:date="2018-07-07T15:31:00Z">
              <w:r>
                <w:t xml:space="preserve">Apreciación sobre la utilidad de una herramienta informática para </w:t>
              </w:r>
              <w:r>
                <w:lastRenderedPageBreak/>
                <w:t>informatización en el recojo y manejo de reclamos.</w:t>
              </w:r>
            </w:ins>
          </w:p>
        </w:tc>
        <w:tc>
          <w:tcPr>
            <w:tcW w:w="1560" w:type="dxa"/>
            <w:tcPrChange w:id="355" w:author="Regina Casanova" w:date="2018-07-07T15:43:00Z">
              <w:tcPr>
                <w:tcW w:w="1559" w:type="dxa"/>
                <w:gridSpan w:val="2"/>
              </w:tcPr>
            </w:tcPrChange>
          </w:tcPr>
          <w:p w14:paraId="0A538200" w14:textId="77777777" w:rsidR="006F7425" w:rsidRPr="00BA156B" w:rsidRDefault="006F7425" w:rsidP="00312225">
            <w:pPr>
              <w:pStyle w:val="Texto"/>
              <w:cnfStyle w:val="000000100000" w:firstRow="0" w:lastRow="0" w:firstColumn="0" w:lastColumn="0" w:oddVBand="0" w:evenVBand="0" w:oddHBand="1" w:evenHBand="0" w:firstRowFirstColumn="0" w:firstRowLastColumn="0" w:lastRowFirstColumn="0" w:lastRowLastColumn="0"/>
              <w:rPr>
                <w:ins w:id="356" w:author="Regina Casanova" w:date="2018-07-07T15:31:00Z"/>
              </w:rPr>
            </w:pPr>
            <w:ins w:id="357" w:author="Regina Casanova" w:date="2018-07-07T15:31:00Z">
              <w:r>
                <w:lastRenderedPageBreak/>
                <w:t>Cualitativa.</w:t>
              </w:r>
            </w:ins>
          </w:p>
        </w:tc>
        <w:tc>
          <w:tcPr>
            <w:tcW w:w="2126" w:type="dxa"/>
            <w:tcPrChange w:id="358" w:author="Regina Casanova" w:date="2018-07-07T15:43:00Z">
              <w:tcPr>
                <w:tcW w:w="2045" w:type="dxa"/>
                <w:gridSpan w:val="2"/>
              </w:tcPr>
            </w:tcPrChange>
          </w:tcPr>
          <w:p w14:paraId="0F7D8E27" w14:textId="59DB231A" w:rsidR="006F7425" w:rsidRPr="00625BCC" w:rsidRDefault="006F7425" w:rsidP="00312225">
            <w:pPr>
              <w:pStyle w:val="Texto"/>
              <w:cnfStyle w:val="000000100000" w:firstRow="0" w:lastRow="0" w:firstColumn="0" w:lastColumn="0" w:oddVBand="0" w:evenVBand="0" w:oddHBand="1" w:evenHBand="0" w:firstRowFirstColumn="0" w:firstRowLastColumn="0" w:lastRowFirstColumn="0" w:lastRowLastColumn="0"/>
              <w:rPr>
                <w:ins w:id="359" w:author="Regina Casanova" w:date="2018-07-07T15:31:00Z"/>
              </w:rPr>
            </w:pPr>
            <w:ins w:id="360" w:author="Regina Casanova" w:date="2018-07-07T15:31:00Z">
              <w:r w:rsidRPr="00625BCC">
                <w:t>Guía Estructurada de Entrevista a Profun</w:t>
              </w:r>
              <w:r>
                <w:t xml:space="preserve">didad para </w:t>
              </w:r>
              <w:r>
                <w:lastRenderedPageBreak/>
                <w:t>usuarios finales Nº1.</w:t>
              </w:r>
            </w:ins>
          </w:p>
        </w:tc>
      </w:tr>
    </w:tbl>
    <w:p w14:paraId="34BC849A" w14:textId="77777777" w:rsidR="006F7425" w:rsidRDefault="006F7425">
      <w:pPr>
        <w:pStyle w:val="Ttulo3"/>
        <w:rPr>
          <w:ins w:id="361" w:author="Regina Casanova" w:date="2018-07-07T15:31:00Z"/>
        </w:rPr>
        <w:pPrChange w:id="362" w:author="Regina Casanova" w:date="2018-07-07T15:36:00Z">
          <w:pPr/>
        </w:pPrChange>
      </w:pPr>
      <w:ins w:id="363" w:author="Regina Casanova" w:date="2018-07-07T15:31:00Z">
        <w:r>
          <w:lastRenderedPageBreak/>
          <w:t>Procedimientos y Técnicas</w:t>
        </w:r>
      </w:ins>
    </w:p>
    <w:p w14:paraId="5B28ECDC" w14:textId="77777777" w:rsidR="006F7425" w:rsidRPr="00201302" w:rsidRDefault="006F7425" w:rsidP="00201302">
      <w:pPr>
        <w:pStyle w:val="Texto"/>
        <w:rPr>
          <w:ins w:id="364" w:author="Regina Casanova" w:date="2018-07-07T15:31:00Z"/>
        </w:rPr>
      </w:pPr>
      <w:ins w:id="365" w:author="Regina Casanova" w:date="2018-07-07T15:31:00Z">
        <w:r w:rsidRPr="00201302">
          <w:t>Lo primero que se realizó fue la investigación de usuarios que se realizó mediante entrevistas a profundidad, donde se entrevistó a los diversos usuarios del software para poder conocer principalmente cuáles eran sus diversas percepciones y opiniones sobre los reclamos y la propuesta del software. Para esta etapa, se consideró entrevistar al menos a 3 personas por tipo de usuario.</w:t>
        </w:r>
      </w:ins>
    </w:p>
    <w:p w14:paraId="4C13890A" w14:textId="77777777" w:rsidR="006F7425" w:rsidRPr="00201302" w:rsidRDefault="006F7425" w:rsidP="00201302">
      <w:pPr>
        <w:pStyle w:val="Texto"/>
        <w:rPr>
          <w:ins w:id="366" w:author="Regina Casanova" w:date="2018-07-07T15:31:00Z"/>
        </w:rPr>
      </w:pPr>
      <w:ins w:id="367" w:author="Regina Casanova" w:date="2018-07-07T15:31:00Z">
        <w:r w:rsidRPr="00201302">
          <w:t xml:space="preserve">Lo segundo que se realizó fue el análisis de las entrevistas a los tres tipos de usuarios, donde se identificaron los objetivos a cumplir dentro del nuevo software por cada tipo de usuario, además de sus necesidades, desafíos y limitaciones propias que podría presentar cada tipo de usuario. Con esto identificado, se hizo la lista de necesidades por cada tipo de usuario con todas las necesidades identificadas. </w:t>
        </w:r>
      </w:ins>
    </w:p>
    <w:p w14:paraId="247D2BA9" w14:textId="77777777" w:rsidR="006F7425" w:rsidRPr="00201302" w:rsidRDefault="006F7425" w:rsidP="00201302">
      <w:pPr>
        <w:pStyle w:val="Texto"/>
        <w:rPr>
          <w:ins w:id="368" w:author="Regina Casanova" w:date="2018-07-07T15:31:00Z"/>
        </w:rPr>
      </w:pPr>
      <w:ins w:id="369" w:author="Regina Casanova" w:date="2018-07-07T15:31:00Z">
        <w:r w:rsidRPr="00201302">
          <w:t xml:space="preserve">Finalmente, se vio necesaria la modificación de la tabla de clasificación de reclamos vigente debido a que ella es engorrosa y compleja para encontrar el tipo adecuado de reclamo. Para proponer una nueva clasificación de reclamos se utilizó una técnica de UCD llamada </w:t>
        </w:r>
        <w:r w:rsidRPr="000A0F91">
          <w:rPr>
            <w:lang w:val="en-US"/>
            <w:rPrChange w:id="370" w:author="Regina Casanova" w:date="2018-07-07T15:51:00Z">
              <w:rPr/>
            </w:rPrChange>
          </w:rPr>
          <w:t>Card Sorting</w:t>
        </w:r>
        <w:r w:rsidRPr="00201302">
          <w:t>, técnica utilizada para diseñar o evaluar la arquitectura de la información. Para esta investigación en particular se utilizó la variante ‘</w:t>
        </w:r>
        <w:r w:rsidRPr="000A0F91">
          <w:rPr>
            <w:lang w:val="en-US"/>
            <w:rPrChange w:id="371" w:author="Regina Casanova" w:date="2018-07-07T15:51:00Z">
              <w:rPr/>
            </w:rPrChange>
          </w:rPr>
          <w:t>Modified</w:t>
        </w:r>
        <w:r w:rsidRPr="00201302">
          <w:t xml:space="preserve"> Delphi’ </w:t>
        </w:r>
        <w:r w:rsidRPr="00201302">
          <w:fldChar w:fldCharType="begin" w:fldLock="1"/>
        </w:r>
        <w:r w:rsidRPr="00201302">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instrText>
        </w:r>
        <w:r w:rsidRPr="00201302">
          <w:fldChar w:fldCharType="separate"/>
        </w:r>
        <w:r w:rsidRPr="00201302">
          <w:rPr>
            <w:rPrChange w:id="372" w:author="Regina Casanova" w:date="2018-07-07T15:36:00Z">
              <w:rPr>
                <w:noProof/>
              </w:rPr>
            </w:rPrChange>
          </w:rPr>
          <w:t>(45)</w:t>
        </w:r>
        <w:r w:rsidRPr="00201302">
          <w:fldChar w:fldCharType="end"/>
        </w:r>
        <w:r w:rsidRPr="00201302">
          <w:t xml:space="preserve"> que requiere menor tiempo para las entrevistas. Esta técnica consiste en entregar tarjetas físicas o virtuales a cada entrevistado para </w:t>
        </w:r>
        <w:r w:rsidRPr="00201302">
          <w:lastRenderedPageBreak/>
          <w:t xml:space="preserve">que las ordene de forma 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Los pasos siguientes fueron realizados por una persona experta en el tema de reclamos de IPRESS, a esta persona se le entregó 45 tarjetas con los tipos de reclamos anteriormente encontrados escritos y se le pidió agruparlo en la manera que viera conveniente por similitud de reclamos. A esta persona experta se le dio la posibilidad de separar las tarjetas que consideraba que no eran un tipo de reclamo válido y agregar nuevos tipos de reclamos que consideraba faltantes. Luego que la persona experta realizará su organización y revisión de las categorías que creo, se le pidió que colocara un título a cada categoría y revisará los tipos de reclamos contenidos en cada categoría para poder encontrar posibles cambios en la organización. </w:t>
        </w:r>
      </w:ins>
    </w:p>
    <w:p w14:paraId="45409BA2" w14:textId="59E44FA6" w:rsidR="006F7425" w:rsidRPr="005956FA" w:rsidRDefault="006F7425">
      <w:pPr>
        <w:pStyle w:val="Ttulo2"/>
        <w:rPr>
          <w:ins w:id="373" w:author="Regina Casanova" w:date="2018-07-07T15:31:00Z"/>
        </w:rPr>
        <w:pPrChange w:id="374" w:author="Regina Casanova" w:date="2018-07-07T15:37:00Z">
          <w:pPr/>
        </w:pPrChange>
      </w:pPr>
      <w:ins w:id="375" w:author="Regina Casanova" w:date="2018-07-07T15:31:00Z">
        <w:r>
          <w:t>Metodología para Sub-Estudio del objetivo específico #2, correspondiente a la Fase de Diseño</w:t>
        </w:r>
      </w:ins>
    </w:p>
    <w:p w14:paraId="33F3CF4C" w14:textId="7BC45599" w:rsidR="006F7425" w:rsidRPr="005956FA" w:rsidRDefault="006F7425">
      <w:pPr>
        <w:pStyle w:val="Ttulo3"/>
        <w:rPr>
          <w:ins w:id="376" w:author="Regina Casanova" w:date="2018-07-07T15:31:00Z"/>
        </w:rPr>
        <w:pPrChange w:id="377" w:author="Regina Casanova" w:date="2018-07-07T15:37:00Z">
          <w:pPr/>
        </w:pPrChange>
      </w:pPr>
      <w:ins w:id="378" w:author="Regina Casanova" w:date="2018-07-07T15:31:00Z">
        <w:r>
          <w:t>Diseño del estudio</w:t>
        </w:r>
      </w:ins>
    </w:p>
    <w:p w14:paraId="473ABD73" w14:textId="7EA98EA1" w:rsidR="006F7425" w:rsidRDefault="006F7425">
      <w:pPr>
        <w:pStyle w:val="Texto"/>
        <w:rPr>
          <w:ins w:id="379" w:author="Regina Casanova" w:date="2018-07-07T15:31:00Z"/>
        </w:rPr>
        <w:pPrChange w:id="380" w:author="Regina Casanova" w:date="2018-07-07T15:37:00Z">
          <w:pPr/>
        </w:pPrChange>
      </w:pPr>
      <w:ins w:id="381" w:author="Regina Casanova" w:date="2018-07-07T15:31:00Z">
        <w:r>
          <w:t>Este es un sub-estudio de prototipado, donde se realizó el diseño de un prototipo para un software de gestión de reclamos.</w:t>
        </w:r>
      </w:ins>
    </w:p>
    <w:p w14:paraId="39C645D9" w14:textId="41DE099D" w:rsidR="006F7425" w:rsidRPr="005956FA" w:rsidRDefault="006F7425">
      <w:pPr>
        <w:pStyle w:val="Ttulo3"/>
        <w:rPr>
          <w:ins w:id="382" w:author="Regina Casanova" w:date="2018-07-07T15:31:00Z"/>
        </w:rPr>
        <w:pPrChange w:id="383" w:author="Regina Casanova" w:date="2018-07-07T15:37:00Z">
          <w:pPr/>
        </w:pPrChange>
      </w:pPr>
      <w:ins w:id="384" w:author="Regina Casanova" w:date="2018-07-07T15:31:00Z">
        <w:r>
          <w:lastRenderedPageBreak/>
          <w:t>Población</w:t>
        </w:r>
      </w:ins>
    </w:p>
    <w:p w14:paraId="6D168378" w14:textId="6B4D88BA" w:rsidR="006F7425" w:rsidRDefault="006F7425">
      <w:pPr>
        <w:pStyle w:val="Texto"/>
        <w:rPr>
          <w:ins w:id="385" w:author="Regina Casanova" w:date="2018-07-07T15:31:00Z"/>
        </w:rPr>
        <w:pPrChange w:id="386" w:author="Regina Casanova" w:date="2018-07-07T15:37:00Z">
          <w:pPr/>
        </w:pPrChange>
      </w:pPr>
      <w:ins w:id="387" w:author="Regina Casanova" w:date="2018-07-07T15:31:00Z">
        <w:r>
          <w:t xml:space="preserve">Necesidades para un software de gestión de reclamos presentados durante las entrevistas a profundidad realizadas a los tres tipos de usuarios durante el primer sub-estudio de este estudio. </w:t>
        </w:r>
      </w:ins>
    </w:p>
    <w:p w14:paraId="0C60E3EB" w14:textId="725D2880" w:rsidR="006F7425" w:rsidRPr="005956FA" w:rsidRDefault="006F7425">
      <w:pPr>
        <w:pStyle w:val="Ttulo3"/>
        <w:rPr>
          <w:ins w:id="388" w:author="Regina Casanova" w:date="2018-07-07T15:31:00Z"/>
        </w:rPr>
        <w:pPrChange w:id="389" w:author="Regina Casanova" w:date="2018-07-07T15:37:00Z">
          <w:pPr/>
        </w:pPrChange>
      </w:pPr>
      <w:ins w:id="390" w:author="Regina Casanova" w:date="2018-07-07T15:31:00Z">
        <w:r>
          <w:t>Muestra</w:t>
        </w:r>
      </w:ins>
    </w:p>
    <w:p w14:paraId="3564EEB8" w14:textId="6FA517D1" w:rsidR="006F7425" w:rsidRDefault="006F7425">
      <w:pPr>
        <w:pStyle w:val="Texto"/>
        <w:rPr>
          <w:ins w:id="391" w:author="Regina Casanova" w:date="2018-07-07T15:31:00Z"/>
        </w:rPr>
        <w:pPrChange w:id="392" w:author="Regina Casanova" w:date="2018-07-07T15:37:00Z">
          <w:pPr/>
        </w:pPrChange>
      </w:pPr>
      <w:ins w:id="393" w:author="Regina Casanova" w:date="2018-07-07T15:31:00Z">
        <w:r>
          <w:t>58 necesidades presentados por los tres tipos de usuarios entrevistados.</w:t>
        </w:r>
      </w:ins>
    </w:p>
    <w:p w14:paraId="7AEA2435" w14:textId="36514E4D" w:rsidR="006F7425" w:rsidRPr="005956FA" w:rsidRDefault="006F7425">
      <w:pPr>
        <w:pStyle w:val="Ttulo3"/>
        <w:rPr>
          <w:ins w:id="394" w:author="Regina Casanova" w:date="2018-07-07T15:31:00Z"/>
        </w:rPr>
        <w:pPrChange w:id="395" w:author="Regina Casanova" w:date="2018-07-07T15:37:00Z">
          <w:pPr/>
        </w:pPrChange>
      </w:pPr>
      <w:ins w:id="396" w:author="Regina Casanova" w:date="2018-07-07T15:31:00Z">
        <w:r>
          <w:t>Operacionalización de variables</w:t>
        </w:r>
      </w:ins>
    </w:p>
    <w:tbl>
      <w:tblPr>
        <w:tblStyle w:val="Tablaconcuadrcula4-nfasis2"/>
        <w:tblpPr w:leftFromText="142" w:rightFromText="142" w:bottomFromText="567" w:vertAnchor="text" w:tblpY="1"/>
        <w:tblW w:w="7427" w:type="dxa"/>
        <w:tblLayout w:type="fixed"/>
        <w:tblLook w:val="04A0" w:firstRow="1" w:lastRow="0" w:firstColumn="1" w:lastColumn="0" w:noHBand="0" w:noVBand="1"/>
      </w:tblPr>
      <w:tblGrid>
        <w:gridCol w:w="1809"/>
        <w:gridCol w:w="2014"/>
        <w:gridCol w:w="1559"/>
        <w:gridCol w:w="2045"/>
      </w:tblGrid>
      <w:tr w:rsidR="006F7425" w:rsidRPr="00BA156B" w14:paraId="05EC5B84" w14:textId="77777777" w:rsidTr="005956FA">
        <w:trPr>
          <w:cnfStyle w:val="100000000000" w:firstRow="1" w:lastRow="0" w:firstColumn="0" w:lastColumn="0" w:oddVBand="0" w:evenVBand="0" w:oddHBand="0" w:evenHBand="0" w:firstRowFirstColumn="0" w:firstRowLastColumn="0" w:lastRowFirstColumn="0" w:lastRowLastColumn="0"/>
          <w:ins w:id="397"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ED7D31" w:themeColor="accent2"/>
            </w:tcBorders>
          </w:tcPr>
          <w:p w14:paraId="037C0A8E" w14:textId="77777777" w:rsidR="006F7425" w:rsidRPr="00BA156B" w:rsidRDefault="006F7425" w:rsidP="00312225">
            <w:pPr>
              <w:pStyle w:val="Texto"/>
              <w:rPr>
                <w:ins w:id="398" w:author="Regina Casanova" w:date="2018-07-07T15:31:00Z"/>
              </w:rPr>
            </w:pPr>
            <w:ins w:id="399" w:author="Regina Casanova" w:date="2018-07-07T15:31:00Z">
              <w:r w:rsidRPr="00BA156B">
                <w:t>Nombre de Variable</w:t>
              </w:r>
            </w:ins>
          </w:p>
        </w:tc>
        <w:tc>
          <w:tcPr>
            <w:tcW w:w="2014" w:type="dxa"/>
            <w:tcBorders>
              <w:left w:val="single" w:sz="4" w:space="0" w:color="ED7D31" w:themeColor="accent2"/>
              <w:right w:val="single" w:sz="4" w:space="0" w:color="ED7D31" w:themeColor="accent2"/>
            </w:tcBorders>
          </w:tcPr>
          <w:p w14:paraId="48ADA275" w14:textId="77777777" w:rsidR="006F7425" w:rsidRPr="00BA156B" w:rsidRDefault="006F7425" w:rsidP="00312225">
            <w:pPr>
              <w:pStyle w:val="Texto"/>
              <w:cnfStyle w:val="100000000000" w:firstRow="1" w:lastRow="0" w:firstColumn="0" w:lastColumn="0" w:oddVBand="0" w:evenVBand="0" w:oddHBand="0" w:evenHBand="0" w:firstRowFirstColumn="0" w:firstRowLastColumn="0" w:lastRowFirstColumn="0" w:lastRowLastColumn="0"/>
              <w:rPr>
                <w:ins w:id="400" w:author="Regina Casanova" w:date="2018-07-07T15:31:00Z"/>
              </w:rPr>
            </w:pPr>
            <w:ins w:id="401" w:author="Regina Casanova" w:date="2018-07-07T15:31:00Z">
              <w:r w:rsidRPr="00BA156B">
                <w:t>Descripción</w:t>
              </w:r>
            </w:ins>
          </w:p>
        </w:tc>
        <w:tc>
          <w:tcPr>
            <w:tcW w:w="1559" w:type="dxa"/>
            <w:tcBorders>
              <w:left w:val="single" w:sz="4" w:space="0" w:color="ED7D31" w:themeColor="accent2"/>
              <w:right w:val="single" w:sz="4" w:space="0" w:color="ED7D31" w:themeColor="accent2"/>
            </w:tcBorders>
          </w:tcPr>
          <w:p w14:paraId="483E372C" w14:textId="77777777" w:rsidR="006F7425" w:rsidRPr="00BA156B" w:rsidRDefault="006F7425" w:rsidP="00312225">
            <w:pPr>
              <w:pStyle w:val="Texto"/>
              <w:cnfStyle w:val="100000000000" w:firstRow="1" w:lastRow="0" w:firstColumn="0" w:lastColumn="0" w:oddVBand="0" w:evenVBand="0" w:oddHBand="0" w:evenHBand="0" w:firstRowFirstColumn="0" w:firstRowLastColumn="0" w:lastRowFirstColumn="0" w:lastRowLastColumn="0"/>
              <w:rPr>
                <w:ins w:id="402" w:author="Regina Casanova" w:date="2018-07-07T15:31:00Z"/>
              </w:rPr>
            </w:pPr>
            <w:ins w:id="403" w:author="Regina Casanova" w:date="2018-07-07T15:31:00Z">
              <w:r w:rsidRPr="00BA156B">
                <w:t>Tipo de Variable</w:t>
              </w:r>
            </w:ins>
          </w:p>
        </w:tc>
        <w:tc>
          <w:tcPr>
            <w:tcW w:w="2045" w:type="dxa"/>
            <w:tcBorders>
              <w:left w:val="single" w:sz="4" w:space="0" w:color="ED7D31" w:themeColor="accent2"/>
            </w:tcBorders>
          </w:tcPr>
          <w:p w14:paraId="15D77691" w14:textId="77777777" w:rsidR="006F7425" w:rsidRPr="00BA156B" w:rsidRDefault="006F7425" w:rsidP="00312225">
            <w:pPr>
              <w:pStyle w:val="Texto"/>
              <w:cnfStyle w:val="100000000000" w:firstRow="1" w:lastRow="0" w:firstColumn="0" w:lastColumn="0" w:oddVBand="0" w:evenVBand="0" w:oddHBand="0" w:evenHBand="0" w:firstRowFirstColumn="0" w:firstRowLastColumn="0" w:lastRowFirstColumn="0" w:lastRowLastColumn="0"/>
              <w:rPr>
                <w:ins w:id="404" w:author="Regina Casanova" w:date="2018-07-07T15:31:00Z"/>
              </w:rPr>
            </w:pPr>
            <w:ins w:id="405" w:author="Regina Casanova" w:date="2018-07-07T15:31:00Z">
              <w:r w:rsidRPr="00BA156B">
                <w:t>Fuente de Información</w:t>
              </w:r>
            </w:ins>
          </w:p>
        </w:tc>
      </w:tr>
      <w:tr w:rsidR="006F7425" w:rsidRPr="00BA156B" w14:paraId="0470ACEF" w14:textId="77777777" w:rsidTr="00312225">
        <w:trPr>
          <w:cnfStyle w:val="000000100000" w:firstRow="0" w:lastRow="0" w:firstColumn="0" w:lastColumn="0" w:oddVBand="0" w:evenVBand="0" w:oddHBand="1" w:evenHBand="0" w:firstRowFirstColumn="0" w:firstRowLastColumn="0" w:lastRowFirstColumn="0" w:lastRowLastColumn="0"/>
          <w:ins w:id="406"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Pr>
          <w:p w14:paraId="577F8B54" w14:textId="77777777" w:rsidR="006F7425" w:rsidRPr="00BA156B" w:rsidRDefault="006F7425" w:rsidP="00312225">
            <w:pPr>
              <w:pStyle w:val="Texto"/>
              <w:rPr>
                <w:ins w:id="407" w:author="Regina Casanova" w:date="2018-07-07T15:31:00Z"/>
              </w:rPr>
            </w:pPr>
            <w:ins w:id="408" w:author="Regina Casanova" w:date="2018-07-07T15:31:00Z">
              <w:r>
                <w:t>Requerimientos de Usuario</w:t>
              </w:r>
            </w:ins>
          </w:p>
        </w:tc>
        <w:tc>
          <w:tcPr>
            <w:tcW w:w="2014" w:type="dxa"/>
          </w:tcPr>
          <w:p w14:paraId="5310EE14" w14:textId="77777777" w:rsidR="006F7425" w:rsidRPr="00BA156B" w:rsidRDefault="006F7425" w:rsidP="00312225">
            <w:pPr>
              <w:pStyle w:val="Texto"/>
              <w:cnfStyle w:val="000000100000" w:firstRow="0" w:lastRow="0" w:firstColumn="0" w:lastColumn="0" w:oddVBand="0" w:evenVBand="0" w:oddHBand="1" w:evenHBand="0" w:firstRowFirstColumn="0" w:firstRowLastColumn="0" w:lastRowFirstColumn="0" w:lastRowLastColumn="0"/>
              <w:rPr>
                <w:ins w:id="409" w:author="Regina Casanova" w:date="2018-07-07T15:31:00Z"/>
              </w:rPr>
            </w:pPr>
            <w:ins w:id="410" w:author="Regina Casanova" w:date="2018-07-07T15:31:00Z">
              <w:r>
                <w:t>Solicitudes técnicas presentadas por los tres tipos de usuarios</w:t>
              </w:r>
            </w:ins>
          </w:p>
        </w:tc>
        <w:tc>
          <w:tcPr>
            <w:tcW w:w="1559" w:type="dxa"/>
          </w:tcPr>
          <w:p w14:paraId="4B8A69EE" w14:textId="77777777" w:rsidR="006F7425" w:rsidRPr="00BA156B" w:rsidRDefault="006F7425" w:rsidP="00312225">
            <w:pPr>
              <w:pStyle w:val="Texto"/>
              <w:cnfStyle w:val="000000100000" w:firstRow="0" w:lastRow="0" w:firstColumn="0" w:lastColumn="0" w:oddVBand="0" w:evenVBand="0" w:oddHBand="1" w:evenHBand="0" w:firstRowFirstColumn="0" w:firstRowLastColumn="0" w:lastRowFirstColumn="0" w:lastRowLastColumn="0"/>
              <w:rPr>
                <w:ins w:id="411" w:author="Regina Casanova" w:date="2018-07-07T15:31:00Z"/>
              </w:rPr>
            </w:pPr>
            <w:ins w:id="412" w:author="Regina Casanova" w:date="2018-07-07T15:31:00Z">
              <w:r>
                <w:t>Cualitativas</w:t>
              </w:r>
            </w:ins>
          </w:p>
        </w:tc>
        <w:tc>
          <w:tcPr>
            <w:tcW w:w="2045" w:type="dxa"/>
          </w:tcPr>
          <w:p w14:paraId="180EA22F" w14:textId="77777777" w:rsidR="006F7425" w:rsidRPr="00BA156B" w:rsidRDefault="006F7425" w:rsidP="00312225">
            <w:pPr>
              <w:pStyle w:val="Texto"/>
              <w:cnfStyle w:val="000000100000" w:firstRow="0" w:lastRow="0" w:firstColumn="0" w:lastColumn="0" w:oddVBand="0" w:evenVBand="0" w:oddHBand="1" w:evenHBand="0" w:firstRowFirstColumn="0" w:firstRowLastColumn="0" w:lastRowFirstColumn="0" w:lastRowLastColumn="0"/>
              <w:rPr>
                <w:ins w:id="413" w:author="Regina Casanova" w:date="2018-07-07T15:31:00Z"/>
              </w:rPr>
            </w:pPr>
            <w:ins w:id="414" w:author="Regina Casanova" w:date="2018-07-07T15:31:00Z">
              <w:r>
                <w:t>Análisis de necesidades.</w:t>
              </w:r>
            </w:ins>
          </w:p>
        </w:tc>
      </w:tr>
    </w:tbl>
    <w:p w14:paraId="28A9490D" w14:textId="01FFC3D2" w:rsidR="006F7425" w:rsidRPr="005956FA" w:rsidRDefault="006F7425">
      <w:pPr>
        <w:pStyle w:val="Ttulo3"/>
        <w:rPr>
          <w:ins w:id="415" w:author="Regina Casanova" w:date="2018-07-07T15:31:00Z"/>
        </w:rPr>
        <w:pPrChange w:id="416" w:author="Regina Casanova" w:date="2018-07-07T15:38:00Z">
          <w:pPr/>
        </w:pPrChange>
      </w:pPr>
      <w:ins w:id="417" w:author="Regina Casanova" w:date="2018-07-07T15:31:00Z">
        <w:r>
          <w:t>Procedimientos y Técnicas</w:t>
        </w:r>
      </w:ins>
    </w:p>
    <w:p w14:paraId="01643BFD" w14:textId="77777777" w:rsidR="006F7425" w:rsidRPr="005956FA" w:rsidRDefault="006F7425" w:rsidP="005956FA">
      <w:pPr>
        <w:pStyle w:val="Texto"/>
        <w:rPr>
          <w:ins w:id="418" w:author="Regina Casanova" w:date="2018-07-07T15:31:00Z"/>
        </w:rPr>
      </w:pPr>
      <w:ins w:id="419" w:author="Regina Casanova" w:date="2018-07-07T15:31:00Z">
        <w:r w:rsidRPr="005956FA">
          <w:t xml:space="preserve">Con esta lista de necesidades se crearon ‘Historias de Usuario’ para cada una de estas necesidades. Las historias de usuario consisten en la creación de una frase pequeña que usualmente sigue el formato de </w:t>
        </w:r>
      </w:ins>
    </w:p>
    <w:p w14:paraId="7D5DF83A" w14:textId="77777777" w:rsidR="006F7425" w:rsidRPr="00B26073" w:rsidRDefault="006F7425" w:rsidP="006F7425">
      <w:pPr>
        <w:pStyle w:val="Texto"/>
        <w:jc w:val="center"/>
        <w:rPr>
          <w:ins w:id="420" w:author="Regina Casanova" w:date="2018-07-07T15:31:00Z"/>
          <w:rStyle w:val="Referenciaintensa"/>
          <w:color w:val="auto"/>
          <w:lang w:val="es-PE"/>
        </w:rPr>
      </w:pPr>
      <w:ins w:id="421" w:author="Regina Casanova" w:date="2018-07-07T15:31:00Z">
        <w:r w:rsidRPr="00BA156B">
          <w:rPr>
            <w:rStyle w:val="Referenciaintensa"/>
            <w:color w:val="auto"/>
            <w:lang w:val="es-PE"/>
          </w:rPr>
          <w:lastRenderedPageBreak/>
          <w:t>“Como [usuario / tipo de usuario] quiero [necesidad] para poder [objetivo]”</w:t>
        </w:r>
      </w:ins>
    </w:p>
    <w:p w14:paraId="1908C66E" w14:textId="77777777" w:rsidR="006F7425" w:rsidRPr="005956FA" w:rsidRDefault="006F7425" w:rsidP="005956FA">
      <w:pPr>
        <w:pStyle w:val="Texto"/>
        <w:rPr>
          <w:ins w:id="422" w:author="Regina Casanova" w:date="2018-07-07T15:31:00Z"/>
        </w:rPr>
      </w:pPr>
      <w:ins w:id="423" w:author="Regina Casanova" w:date="2018-07-07T15:31:00Z">
        <w:r w:rsidRPr="005956FA">
          <w:rPr>
            <w:rPrChange w:id="424" w:author="Regina Casanova" w:date="2018-07-07T15:38:00Z">
              <w:rPr>
                <w:lang w:val="es-PE"/>
              </w:rPr>
            </w:rPrChange>
          </w:rPr>
          <w:t>Las</w:t>
        </w:r>
        <w:r w:rsidRPr="005956FA">
          <w:t xml:space="preserve"> Historias de Usuario iban a permitir realizar la tabla de requerimientos que implicaba agregar una columna de prioridad a cada requerimiento.</w:t>
        </w:r>
      </w:ins>
    </w:p>
    <w:p w14:paraId="00B124A2" w14:textId="77777777" w:rsidR="006F7425" w:rsidRPr="005956FA" w:rsidRDefault="006F7425" w:rsidP="005956FA">
      <w:pPr>
        <w:pStyle w:val="Texto"/>
        <w:rPr>
          <w:ins w:id="425" w:author="Regina Casanova" w:date="2018-07-07T15:31:00Z"/>
        </w:rPr>
      </w:pPr>
      <w:ins w:id="426" w:author="Regina Casanova" w:date="2018-07-07T15:31:00Z">
        <w:r w:rsidRPr="005956FA">
          <w:t>Con los objetivos y requerimientos hechos por cada tipo de usuario, se hicieron diversos wireframes en lápiz y papel con posibles bocetos de cada pantalla del software, sus elementos y ubicación. La ventaja de realizar estos bocetos en lápiz y papel es que permite hacer cambios de forma muy rápida y poder añadir elementos adicionales necesarios mientras que la idea fue mejorando a lo largo de la creación de estos bocetos.</w:t>
        </w:r>
      </w:ins>
    </w:p>
    <w:p w14:paraId="26D716F2" w14:textId="77777777" w:rsidR="006F7425" w:rsidRPr="005956FA" w:rsidRDefault="006F7425" w:rsidP="005956FA">
      <w:pPr>
        <w:pStyle w:val="Texto"/>
        <w:rPr>
          <w:ins w:id="427" w:author="Regina Casanova" w:date="2018-07-07T15:31:00Z"/>
        </w:rPr>
      </w:pPr>
      <w:ins w:id="428" w:author="Regina Casanova" w:date="2018-07-07T15:31:00Z">
        <w:r w:rsidRPr="005956FA">
          <w:t xml:space="preserve">Con estos wireframes se determinó cuál era el boceto a prototipar con el que los diversos tipos de usuarios pudieran cumplir sus tareas. Una vez se tuvieron los </w:t>
        </w:r>
        <w:r w:rsidRPr="000A0F91">
          <w:rPr>
            <w:lang w:val="en-US"/>
            <w:rPrChange w:id="429" w:author="Regina Casanova" w:date="2018-07-07T15:52:00Z">
              <w:rPr/>
            </w:rPrChange>
          </w:rPr>
          <w:t>wireframes</w:t>
        </w:r>
        <w:r w:rsidRPr="005956FA">
          <w:t xml:space="preserve">, se hicieron los prototipos utilizando el software </w:t>
        </w:r>
        <w:r w:rsidRPr="000A0F91">
          <w:rPr>
            <w:lang w:val="en-US"/>
            <w:rPrChange w:id="430" w:author="Regina Casanova" w:date="2018-07-07T15:52:00Z">
              <w:rPr/>
            </w:rPrChange>
          </w:rPr>
          <w:t>Axure</w:t>
        </w:r>
        <w:r w:rsidRPr="005956FA">
          <w:t xml:space="preserve"> RP v8 (Axure Software </w:t>
        </w:r>
        <w:r w:rsidRPr="000A0F91">
          <w:rPr>
            <w:lang w:val="en-US"/>
            <w:rPrChange w:id="431" w:author="Regina Casanova" w:date="2018-07-07T15:52:00Z">
              <w:rPr/>
            </w:rPrChange>
          </w:rPr>
          <w:t>Solutions</w:t>
        </w:r>
        <w:r w:rsidRPr="005956FA">
          <w:t>, San Diego, CA bajo la licencia completa de Mg. Miguel Coloma). Se eligió este software ya que permitía dar funcionalidad a estos prototipos. Con estos prototipos funcionales, se podrían fácilmente probar para identificar posibles mejoras y errores en el diseño.</w:t>
        </w:r>
      </w:ins>
    </w:p>
    <w:p w14:paraId="24980F51" w14:textId="77777777" w:rsidR="006F7425" w:rsidRPr="005956FA" w:rsidRDefault="006F7425" w:rsidP="005956FA">
      <w:pPr>
        <w:pStyle w:val="Texto"/>
        <w:rPr>
          <w:ins w:id="432" w:author="Regina Casanova" w:date="2018-07-07T15:31:00Z"/>
        </w:rPr>
      </w:pPr>
      <w:ins w:id="433" w:author="Regina Casanova" w:date="2018-07-07T15:31:00Z">
        <w:r w:rsidRPr="005956FA">
          <w:t>Estos prototipos no contaban con mucho detalle gráfico. Esto se hizo adrede para que durante las pruebas los usuarios se enfocarán en la funcionalidad del software planteado y no en detalles estéticos de él.</w:t>
        </w:r>
      </w:ins>
    </w:p>
    <w:p w14:paraId="78906DC0" w14:textId="77777777" w:rsidR="006F7425" w:rsidRDefault="006F7425">
      <w:pPr>
        <w:pStyle w:val="Ttulo2"/>
        <w:rPr>
          <w:ins w:id="434" w:author="Regina Casanova" w:date="2018-07-07T15:31:00Z"/>
        </w:rPr>
        <w:pPrChange w:id="435" w:author="Regina Casanova" w:date="2018-07-07T15:38:00Z">
          <w:pPr/>
        </w:pPrChange>
      </w:pPr>
      <w:ins w:id="436" w:author="Regina Casanova" w:date="2018-07-07T15:31:00Z">
        <w:r>
          <w:lastRenderedPageBreak/>
          <w:t>Metodología para Sub-Estudio del objetivo específico #3, correspondiente a la Fase de Pruebas</w:t>
        </w:r>
      </w:ins>
    </w:p>
    <w:p w14:paraId="4AA40B0A" w14:textId="77777777" w:rsidR="006F7425" w:rsidRDefault="006F7425">
      <w:pPr>
        <w:pStyle w:val="Ttulo3"/>
        <w:rPr>
          <w:ins w:id="437" w:author="Regina Casanova" w:date="2018-07-07T15:31:00Z"/>
        </w:rPr>
        <w:pPrChange w:id="438" w:author="Regina Casanova" w:date="2018-07-07T15:38:00Z">
          <w:pPr/>
        </w:pPrChange>
      </w:pPr>
      <w:ins w:id="439" w:author="Regina Casanova" w:date="2018-07-07T15:31:00Z">
        <w:r>
          <w:t>Diseño del estudio</w:t>
        </w:r>
      </w:ins>
    </w:p>
    <w:p w14:paraId="12485DF2" w14:textId="77777777" w:rsidR="006F7425" w:rsidRPr="005956FA" w:rsidRDefault="006F7425" w:rsidP="005956FA">
      <w:pPr>
        <w:pStyle w:val="Texto"/>
        <w:rPr>
          <w:ins w:id="440" w:author="Regina Casanova" w:date="2018-07-07T15:31:00Z"/>
        </w:rPr>
      </w:pPr>
      <w:ins w:id="441" w:author="Regina Casanova" w:date="2018-07-07T15:31:00Z">
        <w:r w:rsidRPr="005956FA">
          <w:t xml:space="preserve">Este es un sub-estudio de usabilidad, donde se evaluará el diseño del prototipo de un producto tecnológico mediante pruebas dirigidas a tres tipos usuarios finales identificados para el uso de este software. </w:t>
        </w:r>
      </w:ins>
    </w:p>
    <w:p w14:paraId="6B4E8AE5" w14:textId="34D62D9E" w:rsidR="006F7425" w:rsidRDefault="006F7425">
      <w:pPr>
        <w:pStyle w:val="Ttulo3"/>
        <w:rPr>
          <w:ins w:id="442" w:author="Regina Casanova" w:date="2018-07-07T15:31:00Z"/>
        </w:rPr>
        <w:pPrChange w:id="443" w:author="Regina Casanova" w:date="2018-07-07T15:39:00Z">
          <w:pPr/>
        </w:pPrChange>
      </w:pPr>
      <w:ins w:id="444" w:author="Regina Casanova" w:date="2018-07-07T15:31:00Z">
        <w:r>
          <w:t>Población</w:t>
        </w:r>
      </w:ins>
    </w:p>
    <w:p w14:paraId="3F335CEA" w14:textId="77777777" w:rsidR="006F7425" w:rsidRPr="00BA156B" w:rsidRDefault="006F7425" w:rsidP="006F7425">
      <w:pPr>
        <w:pStyle w:val="Texto"/>
        <w:rPr>
          <w:ins w:id="445" w:author="Regina Casanova" w:date="2018-07-07T15:31:00Z"/>
        </w:rPr>
      </w:pPr>
      <w:ins w:id="446" w:author="Regina Casanova" w:date="2018-07-07T15:31:00Z">
        <w:r w:rsidRPr="00BA156B">
          <w:t>La población en estudio se divide en tres tipos de usuarios:</w:t>
        </w:r>
      </w:ins>
    </w:p>
    <w:p w14:paraId="3080623D" w14:textId="77777777" w:rsidR="006F7425" w:rsidRPr="00BA156B" w:rsidRDefault="006F7425" w:rsidP="006F7425">
      <w:pPr>
        <w:pStyle w:val="Texto"/>
        <w:numPr>
          <w:ilvl w:val="0"/>
          <w:numId w:val="28"/>
        </w:numPr>
        <w:rPr>
          <w:ins w:id="447" w:author="Regina Casanova" w:date="2018-07-07T15:31:00Z"/>
        </w:rPr>
      </w:pPr>
      <w:ins w:id="448" w:author="Regina Casanova" w:date="2018-07-07T15:31:00Z">
        <w:r w:rsidRPr="00BA156B">
          <w:t>Personal Administrativo de SUSALUD.</w:t>
        </w:r>
      </w:ins>
    </w:p>
    <w:p w14:paraId="484580D9" w14:textId="77777777" w:rsidR="006F7425" w:rsidRPr="00BA156B" w:rsidRDefault="006F7425" w:rsidP="006F7425">
      <w:pPr>
        <w:pStyle w:val="Texto"/>
        <w:numPr>
          <w:ilvl w:val="0"/>
          <w:numId w:val="28"/>
        </w:numPr>
        <w:rPr>
          <w:ins w:id="449" w:author="Regina Casanova" w:date="2018-07-07T15:31:00Z"/>
        </w:rPr>
      </w:pPr>
      <w:ins w:id="450" w:author="Regina Casanova" w:date="2018-07-07T15:31:00Z">
        <w:r w:rsidRPr="00BA156B">
          <w:t>Gestores de IPRESS.</w:t>
        </w:r>
      </w:ins>
    </w:p>
    <w:p w14:paraId="2D6CD1A3" w14:textId="77777777" w:rsidR="006F7425" w:rsidRPr="00447182" w:rsidRDefault="006F7425" w:rsidP="006F7425">
      <w:pPr>
        <w:pStyle w:val="Texto"/>
        <w:numPr>
          <w:ilvl w:val="0"/>
          <w:numId w:val="28"/>
        </w:numPr>
        <w:rPr>
          <w:ins w:id="451" w:author="Regina Casanova" w:date="2018-07-07T15:31:00Z"/>
        </w:rPr>
      </w:pPr>
      <w:ins w:id="452" w:author="Regina Casanova" w:date="2018-07-07T15:31:00Z">
        <w:r w:rsidRPr="00BA156B">
          <w:t>Ciudadanos peruanos que puedan presentar reclamos.</w:t>
        </w:r>
      </w:ins>
    </w:p>
    <w:p w14:paraId="6B2C64F1" w14:textId="68652B4A" w:rsidR="006F7425" w:rsidRPr="005956FA" w:rsidRDefault="006F7425">
      <w:pPr>
        <w:pStyle w:val="Ttulo3"/>
        <w:rPr>
          <w:ins w:id="453" w:author="Regina Casanova" w:date="2018-07-07T15:31:00Z"/>
        </w:rPr>
        <w:pPrChange w:id="454" w:author="Regina Casanova" w:date="2018-07-07T15:39:00Z">
          <w:pPr/>
        </w:pPrChange>
      </w:pPr>
      <w:ins w:id="455" w:author="Regina Casanova" w:date="2018-07-07T15:31:00Z">
        <w:r>
          <w:t>Muestra</w:t>
        </w:r>
      </w:ins>
    </w:p>
    <w:p w14:paraId="4DFAEB10" w14:textId="44B0178F" w:rsidR="006F7425" w:rsidRDefault="006F7425">
      <w:pPr>
        <w:pStyle w:val="Texto"/>
        <w:rPr>
          <w:ins w:id="456" w:author="Regina Casanova" w:date="2018-07-07T15:31:00Z"/>
        </w:rPr>
        <w:pPrChange w:id="457" w:author="Regina Casanova" w:date="2018-07-07T15:39:00Z">
          <w:pPr/>
        </w:pPrChange>
      </w:pPr>
      <w:ins w:id="458" w:author="Regina Casanova" w:date="2018-07-07T15:31:00Z">
        <w:r>
          <w:t>21 entrevistas a profundidad con personas que cumplían pertenecer a uno de los tres tipos de usuarios investigados para este estudio.</w:t>
        </w:r>
      </w:ins>
    </w:p>
    <w:p w14:paraId="62DC744E" w14:textId="77777777" w:rsidR="000A0F91" w:rsidRDefault="000A0F91" w:rsidP="000A0F91">
      <w:pPr>
        <w:pStyle w:val="Ttulo3"/>
        <w:rPr>
          <w:ins w:id="459" w:author="Regina Casanova" w:date="2018-07-07T15:56:00Z"/>
        </w:rPr>
        <w:sectPr w:rsidR="000A0F91" w:rsidSect="00C271AB">
          <w:pgSz w:w="11900" w:h="16840"/>
          <w:pgMar w:top="1701" w:right="1701" w:bottom="1701" w:left="2268" w:header="708" w:footer="708" w:gutter="0"/>
          <w:cols w:space="708"/>
          <w:titlePg/>
          <w:docGrid w:linePitch="360"/>
        </w:sectPr>
      </w:pPr>
    </w:p>
    <w:p w14:paraId="519DFE12" w14:textId="68716FD7" w:rsidR="000A0F91" w:rsidRPr="000A0F91" w:rsidRDefault="006F7425">
      <w:pPr>
        <w:pStyle w:val="Ttulo3"/>
        <w:rPr>
          <w:ins w:id="460" w:author="Regina Casanova" w:date="2018-07-07T15:31:00Z"/>
        </w:rPr>
        <w:pPrChange w:id="461" w:author="Regina Casanova" w:date="2018-07-07T15:55:00Z">
          <w:pPr/>
        </w:pPrChange>
      </w:pPr>
      <w:ins w:id="462" w:author="Regina Casanova" w:date="2018-07-07T15:31:00Z">
        <w:r>
          <w:lastRenderedPageBreak/>
          <w:t>Operacionalización de variables</w:t>
        </w:r>
      </w:ins>
    </w:p>
    <w:tbl>
      <w:tblPr>
        <w:tblStyle w:val="Tablaconcuadrcula4-nfasis2"/>
        <w:tblpPr w:leftFromText="142" w:rightFromText="142" w:bottomFromText="567" w:vertAnchor="text" w:tblpY="1"/>
        <w:tblW w:w="8674" w:type="dxa"/>
        <w:tblLayout w:type="fixed"/>
        <w:tblLook w:val="04A0" w:firstRow="1" w:lastRow="0" w:firstColumn="1" w:lastColumn="0" w:noHBand="0" w:noVBand="1"/>
        <w:tblPrChange w:id="463" w:author="Regina Casanova" w:date="2018-07-07T15:52:00Z">
          <w:tblPr>
            <w:tblStyle w:val="Tablaconcuadrcula4-nfasis2"/>
            <w:tblpPr w:leftFromText="142" w:rightFromText="142" w:bottomFromText="567" w:vertAnchor="text" w:tblpY="1"/>
            <w:tblW w:w="8674" w:type="dxa"/>
            <w:tblLayout w:type="fixed"/>
            <w:tblLook w:val="04A0" w:firstRow="1" w:lastRow="0" w:firstColumn="1" w:lastColumn="0" w:noHBand="0" w:noVBand="1"/>
          </w:tblPr>
        </w:tblPrChange>
      </w:tblPr>
      <w:tblGrid>
        <w:gridCol w:w="1734"/>
        <w:gridCol w:w="1735"/>
        <w:gridCol w:w="1735"/>
        <w:gridCol w:w="1735"/>
        <w:gridCol w:w="1735"/>
        <w:tblGridChange w:id="464">
          <w:tblGrid>
            <w:gridCol w:w="1809"/>
            <w:gridCol w:w="2014"/>
            <w:gridCol w:w="1559"/>
            <w:gridCol w:w="1247"/>
            <w:gridCol w:w="2045"/>
          </w:tblGrid>
        </w:tblGridChange>
      </w:tblGrid>
      <w:tr w:rsidR="006F7425" w:rsidRPr="00BA156B" w14:paraId="34CE7709" w14:textId="77777777" w:rsidTr="000A0F91">
        <w:trPr>
          <w:cnfStyle w:val="100000000000" w:firstRow="1" w:lastRow="0" w:firstColumn="0" w:lastColumn="0" w:oddVBand="0" w:evenVBand="0" w:oddHBand="0" w:evenHBand="0" w:firstRowFirstColumn="0" w:firstRowLastColumn="0" w:lastRowFirstColumn="0" w:lastRowLastColumn="0"/>
          <w:cantSplit/>
          <w:ins w:id="465"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Borders>
              <w:right w:val="single" w:sz="4" w:space="0" w:color="ED7D31" w:themeColor="accent2"/>
            </w:tcBorders>
            <w:tcPrChange w:id="466" w:author="Regina Casanova" w:date="2018-07-07T15:52:00Z">
              <w:tcPr>
                <w:tcW w:w="1809" w:type="dxa"/>
                <w:tcBorders>
                  <w:right w:val="single" w:sz="4" w:space="0" w:color="ED7D31" w:themeColor="accent2"/>
                </w:tcBorders>
              </w:tcPr>
            </w:tcPrChange>
          </w:tcPr>
          <w:p w14:paraId="10869D4E" w14:textId="77777777" w:rsidR="006F7425" w:rsidRPr="00BA156B" w:rsidRDefault="006F7425">
            <w:pPr>
              <w:pStyle w:val="Texto"/>
              <w:keepNext/>
              <w:cnfStyle w:val="101000000000" w:firstRow="1" w:lastRow="0" w:firstColumn="1" w:lastColumn="0" w:oddVBand="0" w:evenVBand="0" w:oddHBand="0" w:evenHBand="0" w:firstRowFirstColumn="0" w:firstRowLastColumn="0" w:lastRowFirstColumn="0" w:lastRowLastColumn="0"/>
              <w:rPr>
                <w:ins w:id="467" w:author="Regina Casanova" w:date="2018-07-07T15:31:00Z"/>
              </w:rPr>
              <w:pPrChange w:id="468" w:author="Regina Casanova" w:date="2018-07-07T15:54:00Z">
                <w:pPr>
                  <w:pStyle w:val="Texto"/>
                  <w:framePr w:hSpace="142" w:wrap="around" w:vAnchor="text" w:hAnchor="text" w:y="1"/>
                  <w:cnfStyle w:val="101000000000" w:firstRow="1" w:lastRow="0" w:firstColumn="1" w:lastColumn="0" w:oddVBand="0" w:evenVBand="0" w:oddHBand="0" w:evenHBand="0" w:firstRowFirstColumn="0" w:firstRowLastColumn="0" w:lastRowFirstColumn="0" w:lastRowLastColumn="0"/>
                </w:pPr>
              </w:pPrChange>
            </w:pPr>
            <w:ins w:id="469" w:author="Regina Casanova" w:date="2018-07-07T15:31:00Z">
              <w:r w:rsidRPr="00BA156B">
                <w:t>Nombre de Variable</w:t>
              </w:r>
            </w:ins>
          </w:p>
        </w:tc>
        <w:tc>
          <w:tcPr>
            <w:tcW w:w="0" w:type="dxa"/>
            <w:tcBorders>
              <w:left w:val="single" w:sz="4" w:space="0" w:color="ED7D31" w:themeColor="accent2"/>
              <w:right w:val="single" w:sz="4" w:space="0" w:color="ED7D31" w:themeColor="accent2"/>
            </w:tcBorders>
            <w:tcPrChange w:id="470" w:author="Regina Casanova" w:date="2018-07-07T15:52:00Z">
              <w:tcPr>
                <w:tcW w:w="2014" w:type="dxa"/>
                <w:tcBorders>
                  <w:left w:val="single" w:sz="4" w:space="0" w:color="ED7D31" w:themeColor="accent2"/>
                  <w:right w:val="single" w:sz="4" w:space="0" w:color="ED7D31" w:themeColor="accent2"/>
                </w:tcBorders>
              </w:tcPr>
            </w:tcPrChange>
          </w:tcPr>
          <w:p w14:paraId="174D6C84"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471" w:author="Regina Casanova" w:date="2018-07-07T15:31:00Z"/>
              </w:rPr>
              <w:pPrChange w:id="472"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473" w:author="Regina Casanova" w:date="2018-07-07T15:31:00Z">
              <w:r w:rsidRPr="00BA156B">
                <w:t>Descripción</w:t>
              </w:r>
            </w:ins>
          </w:p>
        </w:tc>
        <w:tc>
          <w:tcPr>
            <w:tcW w:w="0" w:type="dxa"/>
            <w:tcBorders>
              <w:left w:val="single" w:sz="4" w:space="0" w:color="ED7D31" w:themeColor="accent2"/>
              <w:right w:val="single" w:sz="4" w:space="0" w:color="ED7D31" w:themeColor="accent2"/>
            </w:tcBorders>
            <w:tcPrChange w:id="474" w:author="Regina Casanova" w:date="2018-07-07T15:52:00Z">
              <w:tcPr>
                <w:tcW w:w="1559" w:type="dxa"/>
                <w:tcBorders>
                  <w:left w:val="single" w:sz="4" w:space="0" w:color="ED7D31" w:themeColor="accent2"/>
                  <w:right w:val="single" w:sz="4" w:space="0" w:color="ED7D31" w:themeColor="accent2"/>
                </w:tcBorders>
              </w:tcPr>
            </w:tcPrChange>
          </w:tcPr>
          <w:p w14:paraId="1048B9C1"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475" w:author="Regina Casanova" w:date="2018-07-07T15:31:00Z"/>
              </w:rPr>
              <w:pPrChange w:id="476"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477" w:author="Regina Casanova" w:date="2018-07-07T15:31:00Z">
              <w:r w:rsidRPr="00BA156B">
                <w:t>Tipo de Variable</w:t>
              </w:r>
            </w:ins>
          </w:p>
        </w:tc>
        <w:tc>
          <w:tcPr>
            <w:tcW w:w="0" w:type="dxa"/>
            <w:tcBorders>
              <w:left w:val="single" w:sz="4" w:space="0" w:color="ED7D31" w:themeColor="accent2"/>
              <w:right w:val="single" w:sz="4" w:space="0" w:color="ED7D31" w:themeColor="accent2"/>
            </w:tcBorders>
            <w:tcPrChange w:id="478" w:author="Regina Casanova" w:date="2018-07-07T15:52:00Z">
              <w:tcPr>
                <w:tcW w:w="1247" w:type="dxa"/>
                <w:tcBorders>
                  <w:left w:val="single" w:sz="4" w:space="0" w:color="ED7D31" w:themeColor="accent2"/>
                  <w:right w:val="single" w:sz="4" w:space="0" w:color="ED7D31" w:themeColor="accent2"/>
                </w:tcBorders>
              </w:tcPr>
            </w:tcPrChange>
          </w:tcPr>
          <w:p w14:paraId="510AE49F"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479" w:author="Regina Casanova" w:date="2018-07-07T15:31:00Z"/>
              </w:rPr>
              <w:pPrChange w:id="480"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481" w:author="Regina Casanova" w:date="2018-07-07T15:31:00Z">
              <w:r w:rsidRPr="00BA156B">
                <w:t>Opciones</w:t>
              </w:r>
            </w:ins>
          </w:p>
        </w:tc>
        <w:tc>
          <w:tcPr>
            <w:tcW w:w="0" w:type="dxa"/>
            <w:tcBorders>
              <w:left w:val="single" w:sz="4" w:space="0" w:color="ED7D31" w:themeColor="accent2"/>
            </w:tcBorders>
            <w:tcPrChange w:id="482" w:author="Regina Casanova" w:date="2018-07-07T15:52:00Z">
              <w:tcPr>
                <w:tcW w:w="2045" w:type="dxa"/>
                <w:tcBorders>
                  <w:left w:val="single" w:sz="4" w:space="0" w:color="ED7D31" w:themeColor="accent2"/>
                </w:tcBorders>
              </w:tcPr>
            </w:tcPrChange>
          </w:tcPr>
          <w:p w14:paraId="29F19ADA"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483" w:author="Regina Casanova" w:date="2018-07-07T15:31:00Z"/>
              </w:rPr>
              <w:pPrChange w:id="484"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485" w:author="Regina Casanova" w:date="2018-07-07T15:31:00Z">
              <w:r w:rsidRPr="00BA156B">
                <w:t>Fuente de Información</w:t>
              </w:r>
            </w:ins>
          </w:p>
        </w:tc>
      </w:tr>
      <w:tr w:rsidR="006F7425" w:rsidRPr="00BA156B" w14:paraId="1BAD4854" w14:textId="77777777" w:rsidTr="000A0F91">
        <w:trPr>
          <w:cnfStyle w:val="000000100000" w:firstRow="0" w:lastRow="0" w:firstColumn="0" w:lastColumn="0" w:oddVBand="0" w:evenVBand="0" w:oddHBand="1" w:evenHBand="0" w:firstRowFirstColumn="0" w:firstRowLastColumn="0" w:lastRowFirstColumn="0" w:lastRowLastColumn="0"/>
          <w:cantSplit/>
          <w:ins w:id="486"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PrChange w:id="487" w:author="Regina Casanova" w:date="2018-07-07T15:52:00Z">
              <w:tcPr>
                <w:tcW w:w="1809" w:type="dxa"/>
              </w:tcPr>
            </w:tcPrChange>
          </w:tcPr>
          <w:p w14:paraId="6FB965F0" w14:textId="77777777" w:rsidR="006F7425" w:rsidRPr="00BA156B" w:rsidRDefault="006F7425">
            <w:pPr>
              <w:pStyle w:val="Texto"/>
              <w:keepNext/>
              <w:cnfStyle w:val="001000100000" w:firstRow="0" w:lastRow="0" w:firstColumn="1" w:lastColumn="0" w:oddVBand="0" w:evenVBand="0" w:oddHBand="1" w:evenHBand="0" w:firstRowFirstColumn="0" w:firstRowLastColumn="0" w:lastRowFirstColumn="0" w:lastRowLastColumn="0"/>
              <w:rPr>
                <w:ins w:id="488" w:author="Regina Casanova" w:date="2018-07-07T15:31:00Z"/>
              </w:rPr>
              <w:pPrChange w:id="489" w:author="Regina Casanova" w:date="2018-07-07T15:54:00Z">
                <w:pPr>
                  <w:pStyle w:val="Texto"/>
                  <w:framePr w:hSpace="142" w:wrap="around" w:vAnchor="text" w:hAnchor="text" w:y="1"/>
                  <w:cnfStyle w:val="001000100000" w:firstRow="0" w:lastRow="0" w:firstColumn="1" w:lastColumn="0" w:oddVBand="0" w:evenVBand="0" w:oddHBand="1" w:evenHBand="0" w:firstRowFirstColumn="0" w:firstRowLastColumn="0" w:lastRowFirstColumn="0" w:lastRowLastColumn="0"/>
                </w:pPr>
              </w:pPrChange>
            </w:pPr>
            <w:ins w:id="490" w:author="Regina Casanova" w:date="2018-07-07T15:31:00Z">
              <w:r w:rsidRPr="00BA156B">
                <w:t>Resolución de Tareas</w:t>
              </w:r>
            </w:ins>
          </w:p>
        </w:tc>
        <w:tc>
          <w:tcPr>
            <w:tcW w:w="0" w:type="dxa"/>
            <w:tcPrChange w:id="491" w:author="Regina Casanova" w:date="2018-07-07T15:52:00Z">
              <w:tcPr>
                <w:tcW w:w="2014" w:type="dxa"/>
              </w:tcPr>
            </w:tcPrChange>
          </w:tcPr>
          <w:p w14:paraId="3688A7F1"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492" w:author="Regina Casanova" w:date="2018-07-07T15:31:00Z"/>
              </w:rPr>
              <w:pPrChange w:id="493"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494" w:author="Regina Casanova" w:date="2018-07-07T15:31:00Z">
              <w:r w:rsidRPr="00BA156B">
                <w:t>El éxito o fracaso del usuario en la resolución de ciertas tareas específicas a su tipo de usuario a realizarse utilizando el prototipo del sistema</w:t>
              </w:r>
            </w:ins>
          </w:p>
        </w:tc>
        <w:tc>
          <w:tcPr>
            <w:tcW w:w="0" w:type="dxa"/>
            <w:tcPrChange w:id="495" w:author="Regina Casanova" w:date="2018-07-07T15:52:00Z">
              <w:tcPr>
                <w:tcW w:w="1559" w:type="dxa"/>
              </w:tcPr>
            </w:tcPrChange>
          </w:tcPr>
          <w:p w14:paraId="339F96DA" w14:textId="6476349E"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496" w:author="Regina Casanova" w:date="2018-07-07T15:31:00Z"/>
              </w:rPr>
              <w:pPrChange w:id="497"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498" w:author="Regina Casanova" w:date="2018-07-07T15:31:00Z">
              <w:r w:rsidRPr="00BA156B">
                <w:t>Cualitativa – Dicotómica</w:t>
              </w:r>
            </w:ins>
            <w:ins w:id="499" w:author="Regina Casanova" w:date="2018-07-07T15:40:00Z">
              <w:r w:rsidR="005956FA">
                <w:t>.</w:t>
              </w:r>
            </w:ins>
          </w:p>
        </w:tc>
        <w:tc>
          <w:tcPr>
            <w:tcW w:w="0" w:type="dxa"/>
            <w:tcPrChange w:id="500" w:author="Regina Casanova" w:date="2018-07-07T15:52:00Z">
              <w:tcPr>
                <w:tcW w:w="1247" w:type="dxa"/>
              </w:tcPr>
            </w:tcPrChange>
          </w:tcPr>
          <w:p w14:paraId="0C6AFBEB"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501" w:author="Regina Casanova" w:date="2018-07-07T15:31:00Z"/>
              </w:rPr>
              <w:pPrChange w:id="502"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503" w:author="Regina Casanova" w:date="2018-07-07T15:31:00Z">
              <w:r>
                <w:t>Sí</w:t>
              </w:r>
              <w:r w:rsidRPr="00BA156B">
                <w:t xml:space="preserve"> - No</w:t>
              </w:r>
            </w:ins>
          </w:p>
        </w:tc>
        <w:tc>
          <w:tcPr>
            <w:tcW w:w="0" w:type="dxa"/>
            <w:tcPrChange w:id="504" w:author="Regina Casanova" w:date="2018-07-07T15:52:00Z">
              <w:tcPr>
                <w:tcW w:w="2045" w:type="dxa"/>
              </w:tcPr>
            </w:tcPrChange>
          </w:tcPr>
          <w:p w14:paraId="7F4F2E39"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505" w:author="Regina Casanova" w:date="2018-07-07T15:31:00Z"/>
              </w:rPr>
              <w:pPrChange w:id="506"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507" w:author="Regina Casanova" w:date="2018-07-07T15:31:00Z">
              <w:r w:rsidRPr="00BA156B">
                <w:t>Observación Directa</w:t>
              </w:r>
            </w:ins>
          </w:p>
        </w:tc>
      </w:tr>
      <w:tr w:rsidR="006F7425" w:rsidRPr="00BA156B" w14:paraId="58EAA716" w14:textId="77777777" w:rsidTr="000A0F91">
        <w:trPr>
          <w:cantSplit/>
          <w:ins w:id="508"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PrChange w:id="509" w:author="Regina Casanova" w:date="2018-07-07T15:52:00Z">
              <w:tcPr>
                <w:tcW w:w="1809" w:type="dxa"/>
              </w:tcPr>
            </w:tcPrChange>
          </w:tcPr>
          <w:p w14:paraId="61BC8FA9" w14:textId="77777777" w:rsidR="006F7425" w:rsidRPr="00BA156B" w:rsidRDefault="006F7425">
            <w:pPr>
              <w:pStyle w:val="Texto"/>
              <w:keepNext/>
              <w:rPr>
                <w:ins w:id="510" w:author="Regina Casanova" w:date="2018-07-07T15:31:00Z"/>
              </w:rPr>
              <w:pPrChange w:id="511" w:author="Regina Casanova" w:date="2018-07-07T15:54:00Z">
                <w:pPr>
                  <w:pStyle w:val="Texto"/>
                  <w:framePr w:hSpace="142" w:wrap="around" w:vAnchor="text" w:hAnchor="text" w:y="1"/>
                </w:pPr>
              </w:pPrChange>
            </w:pPr>
            <w:ins w:id="512" w:author="Regina Casanova" w:date="2018-07-07T15:31:00Z">
              <w:r w:rsidRPr="00BA156B">
                <w:t>Comprensión de la interfaz gráfica</w:t>
              </w:r>
            </w:ins>
          </w:p>
        </w:tc>
        <w:tc>
          <w:tcPr>
            <w:tcW w:w="0" w:type="dxa"/>
            <w:tcPrChange w:id="513" w:author="Regina Casanova" w:date="2018-07-07T15:52:00Z">
              <w:tcPr>
                <w:tcW w:w="2014" w:type="dxa"/>
              </w:tcPr>
            </w:tcPrChange>
          </w:tcPr>
          <w:p w14:paraId="19E03BBC" w14:textId="7777777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514" w:author="Regina Casanova" w:date="2018-07-07T15:31:00Z"/>
              </w:rPr>
              <w:pPrChange w:id="515"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516" w:author="Regina Casanova" w:date="2018-07-07T15:31:00Z">
              <w:r w:rsidRPr="00BA156B">
                <w:t xml:space="preserve">Evaluación de si el usuario entendió el propósito de cada pantalla de la interfaz con la que </w:t>
              </w:r>
              <w:r w:rsidRPr="00BA156B">
                <w:lastRenderedPageBreak/>
                <w:t>interactuó durante la prueba.</w:t>
              </w:r>
            </w:ins>
          </w:p>
        </w:tc>
        <w:tc>
          <w:tcPr>
            <w:tcW w:w="0" w:type="dxa"/>
            <w:tcPrChange w:id="517" w:author="Regina Casanova" w:date="2018-07-07T15:52:00Z">
              <w:tcPr>
                <w:tcW w:w="1559" w:type="dxa"/>
              </w:tcPr>
            </w:tcPrChange>
          </w:tcPr>
          <w:p w14:paraId="4A606001" w14:textId="42CAFEB3"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518" w:author="Regina Casanova" w:date="2018-07-07T15:31:00Z"/>
              </w:rPr>
              <w:pPrChange w:id="519"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520" w:author="Regina Casanova" w:date="2018-07-07T15:31:00Z">
              <w:r w:rsidRPr="00BA156B">
                <w:lastRenderedPageBreak/>
                <w:t xml:space="preserve">Cualitativa </w:t>
              </w:r>
            </w:ins>
            <w:ins w:id="521" w:author="Regina Casanova" w:date="2018-07-07T15:40:00Z">
              <w:r w:rsidR="005956FA">
                <w:t>–</w:t>
              </w:r>
            </w:ins>
            <w:ins w:id="522" w:author="Regina Casanova" w:date="2018-07-07T15:31:00Z">
              <w:r w:rsidRPr="00BA156B">
                <w:t xml:space="preserve"> Dicotómica</w:t>
              </w:r>
            </w:ins>
            <w:ins w:id="523" w:author="Regina Casanova" w:date="2018-07-07T15:40:00Z">
              <w:r w:rsidR="005956FA">
                <w:t>.</w:t>
              </w:r>
            </w:ins>
          </w:p>
        </w:tc>
        <w:tc>
          <w:tcPr>
            <w:tcW w:w="0" w:type="dxa"/>
            <w:tcPrChange w:id="524" w:author="Regina Casanova" w:date="2018-07-07T15:52:00Z">
              <w:tcPr>
                <w:tcW w:w="1247" w:type="dxa"/>
              </w:tcPr>
            </w:tcPrChange>
          </w:tcPr>
          <w:p w14:paraId="6E4FF5DB" w14:textId="7777777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525" w:author="Regina Casanova" w:date="2018-07-07T15:31:00Z"/>
              </w:rPr>
              <w:pPrChange w:id="526"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527" w:author="Regina Casanova" w:date="2018-07-07T15:31:00Z">
              <w:r>
                <w:t>Sí</w:t>
              </w:r>
              <w:r w:rsidRPr="00BA156B">
                <w:t xml:space="preserve"> - No</w:t>
              </w:r>
            </w:ins>
          </w:p>
        </w:tc>
        <w:tc>
          <w:tcPr>
            <w:tcW w:w="0" w:type="dxa"/>
            <w:tcPrChange w:id="528" w:author="Regina Casanova" w:date="2018-07-07T15:52:00Z">
              <w:tcPr>
                <w:tcW w:w="2045" w:type="dxa"/>
              </w:tcPr>
            </w:tcPrChange>
          </w:tcPr>
          <w:p w14:paraId="335B842E" w14:textId="3875B69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529" w:author="Regina Casanova" w:date="2018-07-07T15:31:00Z"/>
              </w:rPr>
              <w:pPrChange w:id="530"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531" w:author="Regina Casanova" w:date="2018-07-07T15:31:00Z">
              <w:r w:rsidRPr="00625BCC">
                <w:t>Guía Estructurada de Entrevista a Profun</w:t>
              </w:r>
              <w:r w:rsidR="005956FA">
                <w:t>didad para usuarios finales Nº2</w:t>
              </w:r>
            </w:ins>
            <w:ins w:id="532" w:author="Regina Casanova" w:date="2018-07-07T15:40:00Z">
              <w:r w:rsidR="005956FA">
                <w:t>.</w:t>
              </w:r>
            </w:ins>
          </w:p>
        </w:tc>
      </w:tr>
    </w:tbl>
    <w:p w14:paraId="7C0A8D4E" w14:textId="67325CD4" w:rsidR="006F7425" w:rsidRPr="005956FA" w:rsidRDefault="006F7425">
      <w:pPr>
        <w:pStyle w:val="Ttulo3"/>
        <w:rPr>
          <w:ins w:id="533" w:author="Regina Casanova" w:date="2018-07-07T15:31:00Z"/>
        </w:rPr>
        <w:pPrChange w:id="534" w:author="Regina Casanova" w:date="2018-07-07T15:40:00Z">
          <w:pPr/>
        </w:pPrChange>
      </w:pPr>
      <w:ins w:id="535" w:author="Regina Casanova" w:date="2018-07-07T15:31:00Z">
        <w:r>
          <w:t>Procedimientos y Técnicas</w:t>
        </w:r>
      </w:ins>
    </w:p>
    <w:p w14:paraId="3BDBF155" w14:textId="77777777" w:rsidR="006F7425" w:rsidRPr="005956FA" w:rsidRDefault="006F7425" w:rsidP="005956FA">
      <w:pPr>
        <w:pStyle w:val="Texto"/>
        <w:rPr>
          <w:ins w:id="536" w:author="Regina Casanova" w:date="2018-07-07T15:31:00Z"/>
        </w:rPr>
      </w:pPr>
      <w:ins w:id="537" w:author="Regina Casanova" w:date="2018-07-07T15:31:00Z">
        <w:r w:rsidRPr="005956FA">
          <w:t>Se realizaron evaluaciones con todos los tipos de usuarios donde se enfocó lo siguiente:</w:t>
        </w:r>
      </w:ins>
    </w:p>
    <w:p w14:paraId="7FC6176D" w14:textId="77777777" w:rsidR="006F7425" w:rsidRPr="00B26073" w:rsidRDefault="006F7425" w:rsidP="006F7425">
      <w:pPr>
        <w:pStyle w:val="Ttulo4"/>
        <w:numPr>
          <w:ilvl w:val="0"/>
          <w:numId w:val="15"/>
        </w:numPr>
        <w:rPr>
          <w:ins w:id="538" w:author="Regina Casanova" w:date="2018-07-07T15:31:00Z"/>
          <w:lang w:val="es-PE"/>
        </w:rPr>
      </w:pPr>
      <w:ins w:id="539" w:author="Regina Casanova" w:date="2018-07-07T15:31:00Z">
        <w:r w:rsidRPr="00B26073">
          <w:rPr>
            <w:lang w:val="es-PE"/>
          </w:rPr>
          <w:t xml:space="preserve">Resolución de tareas: </w:t>
        </w:r>
      </w:ins>
    </w:p>
    <w:p w14:paraId="6D7DB0B9" w14:textId="77777777" w:rsidR="006F7425" w:rsidRPr="00B26073" w:rsidRDefault="006F7425" w:rsidP="006F7425">
      <w:pPr>
        <w:pStyle w:val="Texto"/>
        <w:rPr>
          <w:ins w:id="540" w:author="Regina Casanova" w:date="2018-07-07T15:31:00Z"/>
        </w:rPr>
      </w:pPr>
      <w:ins w:id="541" w:author="Regina Casanova" w:date="2018-07-07T15:31:00Z">
        <w:r w:rsidRPr="00B26073">
          <w:t xml:space="preserve">Se definieron tareas específicas por cada tipo de usuario y se observó la forma de realización de ella por los usuarios. Con esto se determinó si el </w:t>
        </w:r>
        <w:r>
          <w:t xml:space="preserve">software </w:t>
        </w:r>
        <w:r w:rsidRPr="00B26073">
          <w:t xml:space="preserve">funciona de la forma que el </w:t>
        </w:r>
        <w:r>
          <w:t>investigador</w:t>
        </w:r>
        <w:r w:rsidRPr="00B26073">
          <w:t xml:space="preserve"> esperaba que funcione.</w:t>
        </w:r>
      </w:ins>
    </w:p>
    <w:p w14:paraId="09F19A6D" w14:textId="77777777" w:rsidR="006F7425" w:rsidRDefault="006F7425" w:rsidP="006F7425">
      <w:pPr>
        <w:pStyle w:val="Ttulo4"/>
        <w:rPr>
          <w:ins w:id="542" w:author="Regina Casanova" w:date="2018-07-07T15:31:00Z"/>
          <w:lang w:val="es-PE"/>
        </w:rPr>
      </w:pPr>
      <w:ins w:id="543" w:author="Regina Casanova" w:date="2018-07-07T15:31:00Z">
        <w:r w:rsidRPr="00BA156B">
          <w:rPr>
            <w:lang w:val="es-PE"/>
          </w:rPr>
          <w:t xml:space="preserve">Comprensión de la interfaz gráfica: </w:t>
        </w:r>
      </w:ins>
    </w:p>
    <w:p w14:paraId="14BE0CC2" w14:textId="77777777" w:rsidR="006F7425" w:rsidRPr="00B26073" w:rsidRDefault="006F7425" w:rsidP="006F7425">
      <w:pPr>
        <w:pStyle w:val="Texto"/>
        <w:rPr>
          <w:ins w:id="544" w:author="Regina Casanova" w:date="2018-07-07T15:31:00Z"/>
        </w:rPr>
      </w:pPr>
      <w:ins w:id="545" w:author="Regina Casanova" w:date="2018-07-07T15:31:00Z">
        <w:r w:rsidRPr="00B26073">
          <w:t>Para esto se utilizó el método ‘</w:t>
        </w:r>
        <w:r w:rsidRPr="000A0F91">
          <w:rPr>
            <w:lang w:val="en-US"/>
            <w:rPrChange w:id="546" w:author="Regina Casanova" w:date="2018-07-07T15:56:00Z">
              <w:rPr/>
            </w:rPrChange>
          </w:rPr>
          <w:t>Think-Aloud’</w:t>
        </w:r>
        <w:r w:rsidRPr="00B26073">
          <w:t>. Esto consiste en pedirle a</w:t>
        </w:r>
        <w:r>
          <w:t xml:space="preserve"> cada tipo de</w:t>
        </w:r>
        <w:r w:rsidRPr="00B26073">
          <w:t xml:space="preserve"> usuario que comentara en voz alta lo que iba viendo y lo que iba entendiendo del </w:t>
        </w:r>
        <w:r>
          <w:t>software planteado</w:t>
        </w:r>
        <w:r w:rsidRPr="00B26073">
          <w:t xml:space="preserve">. Con esto se determinó si el usuario entendía fácilmente el propósito que cumplía cada pantalla del </w:t>
        </w:r>
        <w:r>
          <w:t>software</w:t>
        </w:r>
        <w:r w:rsidRPr="00B26073">
          <w:t xml:space="preserve">. </w:t>
        </w:r>
      </w:ins>
    </w:p>
    <w:p w14:paraId="59FC3B0D" w14:textId="77777777" w:rsidR="006F7425" w:rsidRPr="00B26073" w:rsidRDefault="006F7425" w:rsidP="006F7425">
      <w:pPr>
        <w:pStyle w:val="Texto"/>
        <w:rPr>
          <w:ins w:id="547" w:author="Regina Casanova" w:date="2018-07-07T15:31:00Z"/>
        </w:rPr>
      </w:pPr>
      <w:ins w:id="548" w:author="Regina Casanova" w:date="2018-07-07T15:31:00Z">
        <w:r w:rsidRPr="00BA156B">
          <w:t xml:space="preserve">A cada </w:t>
        </w:r>
        <w:r>
          <w:t xml:space="preserve">tipo de </w:t>
        </w:r>
        <w:r w:rsidRPr="00BA156B">
          <w:t xml:space="preserve">usuario se le dio una versión específica del prototipo que permitía acceso a las pantallas disponibles según su tipo de usuario. A cada uno se le pidió que realizara tareas planteadas y que comentara en voz alta lo que iban viendo en cada pantalla, incluyendo lo que les parecía interesante, confuso y las sugerencias que se les ocurría. Con esto se podía determinar si la forma en como se había </w:t>
        </w:r>
        <w:r w:rsidRPr="00BA156B">
          <w:lastRenderedPageBreak/>
          <w:t xml:space="preserve">pensado resolver originalmente la tarea, era evidente para los distintos tipos de usuarios. Si se encontraban muchas dificultades en cómo lo resolvieron y como fue planteado por el investigador, era necesario un rediseño de esa parte del prototipo. </w:t>
        </w:r>
      </w:ins>
    </w:p>
    <w:p w14:paraId="02B4C569" w14:textId="2AFA9F3D" w:rsidR="006F7425" w:rsidRPr="006F7425" w:rsidDel="006F7425" w:rsidRDefault="006F7425">
      <w:pPr>
        <w:pStyle w:val="Texto"/>
        <w:rPr>
          <w:del w:id="549" w:author="Regina Casanova" w:date="2018-07-07T15:32:00Z"/>
        </w:rPr>
        <w:pPrChange w:id="550" w:author="Regina Casanova" w:date="2018-07-07T15:41:00Z">
          <w:pPr>
            <w:pStyle w:val="Ttulo1"/>
          </w:pPr>
        </w:pPrChange>
      </w:pPr>
      <w:ins w:id="551" w:author="Regina Casanova" w:date="2018-07-07T15:31:00Z">
        <w:r w:rsidRPr="00BA156B">
          <w:t xml:space="preserve">Se utilizó la página web ShowMore </w:t>
        </w:r>
        <w:r w:rsidRPr="00BA156B">
          <w:fldChar w:fldCharType="begin" w:fldLock="1"/>
        </w:r>
        <w:r>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instrText>
        </w:r>
        <w:r w:rsidRPr="00BA156B">
          <w:fldChar w:fldCharType="separate"/>
        </w:r>
        <w:r w:rsidRPr="00D92F33">
          <w:rPr>
            <w:noProof/>
          </w:rPr>
          <w:t>(46)</w:t>
        </w:r>
        <w:r w:rsidRPr="00BA156B">
          <w:fldChar w:fldCharType="end"/>
        </w:r>
        <w:r w:rsidRPr="00BA156B">
          <w:t xml:space="preserve"> producido por la empresa ShowMore con sede en Hong Kong que permitía grabar la pantalla de la computadora y grabar lo que iba comentando la persona mediante el micrófono. Terminadas las pruebas, se observaba la grabación y se anotaban los resultados más importantes dentro de una hoja de cálculo de Excel, de esta forma se podía dar una mirada rápida a los datos que se iban recopilando de todas las pruebas.</w:t>
        </w:r>
      </w:ins>
    </w:p>
    <w:p w14:paraId="7835CB3B" w14:textId="3146CCCC" w:rsidR="00572A7C" w:rsidRPr="00901D34" w:rsidDel="006F7425" w:rsidRDefault="00A12DD0">
      <w:pPr>
        <w:pStyle w:val="Texto"/>
        <w:rPr>
          <w:del w:id="552" w:author="Regina Casanova" w:date="2018-07-07T15:30:00Z"/>
          <w:lang w:val="es-PE"/>
        </w:rPr>
        <w:pPrChange w:id="553" w:author="Regina Casanova" w:date="2018-07-07T15:41:00Z">
          <w:pPr>
            <w:pStyle w:val="Ttulo2"/>
            <w:numPr>
              <w:numId w:val="8"/>
            </w:numPr>
            <w:spacing w:line="360" w:lineRule="auto"/>
          </w:pPr>
        </w:pPrChange>
      </w:pPr>
      <w:bookmarkStart w:id="554" w:name="_Toc511166296"/>
      <w:del w:id="555" w:author="Regina Casanova" w:date="2018-07-07T15:30:00Z">
        <w:r w:rsidRPr="00901D34" w:rsidDel="006F7425">
          <w:rPr>
            <w:lang w:val="es-PE"/>
          </w:rPr>
          <w:delText>Diseño del estudio</w:delText>
        </w:r>
        <w:bookmarkEnd w:id="554"/>
      </w:del>
    </w:p>
    <w:p w14:paraId="3BB57895" w14:textId="1DDF5043" w:rsidR="00D652B7" w:rsidRPr="00211937" w:rsidDel="006F7425" w:rsidRDefault="00D652B7">
      <w:pPr>
        <w:pStyle w:val="Texto"/>
        <w:rPr>
          <w:del w:id="556" w:author="Regina Casanova" w:date="2018-07-07T15:30:00Z"/>
        </w:rPr>
      </w:pPr>
      <w:del w:id="557" w:author="Regina Casanova" w:date="2018-07-07T15:30:00Z">
        <w:r w:rsidRPr="00BA156B" w:rsidDel="006F7425">
          <w:delText>Este es un estudio de usabilidad, donde se evaluará el</w:delText>
        </w:r>
        <w:r w:rsidR="006305D4" w:rsidRPr="00BA156B" w:rsidDel="006F7425">
          <w:delText xml:space="preserve"> diseño</w:delText>
        </w:r>
        <w:r w:rsidR="008044EE" w:rsidRPr="00BA156B" w:rsidDel="006F7425">
          <w:delText xml:space="preserve"> del prototipo</w:delText>
        </w:r>
        <w:r w:rsidR="006305D4" w:rsidRPr="00BA156B" w:rsidDel="006F7425">
          <w:delText xml:space="preserve"> de un producto tecnológico</w:delText>
        </w:r>
        <w:r w:rsidRPr="00BA156B" w:rsidDel="006F7425">
          <w:delText xml:space="preserve"> mediante pruebas dirigidas a </w:delText>
        </w:r>
      </w:del>
      <w:del w:id="558" w:author="Regina Casanova" w:date="2018-06-15T15:17:00Z">
        <w:r w:rsidRPr="00BA156B" w:rsidDel="0065488F">
          <w:delText>l</w:delText>
        </w:r>
        <w:r w:rsidR="008044EE" w:rsidRPr="00BA156B" w:rsidDel="0065488F">
          <w:delText>os</w:delText>
        </w:r>
      </w:del>
      <w:del w:id="559" w:author="Regina Casanova" w:date="2018-07-07T15:30:00Z">
        <w:r w:rsidR="008044EE" w:rsidRPr="00BA156B" w:rsidDel="006F7425">
          <w:delText xml:space="preserve"> </w:delText>
        </w:r>
        <w:r w:rsidR="006305D4" w:rsidRPr="00BA156B" w:rsidDel="006F7425">
          <w:delText>usuarios</w:delText>
        </w:r>
        <w:r w:rsidR="008044EE" w:rsidRPr="00BA156B" w:rsidDel="006F7425">
          <w:delText xml:space="preserve"> final</w:delText>
        </w:r>
        <w:r w:rsidR="0065488F" w:rsidDel="006F7425">
          <w:delText xml:space="preserve">es </w:delText>
        </w:r>
      </w:del>
      <w:del w:id="560" w:author="Regina Casanova" w:date="2018-06-15T15:17:00Z">
        <w:r w:rsidR="008044EE" w:rsidRPr="00BA156B" w:rsidDel="0065488F">
          <w:delText>es</w:delText>
        </w:r>
        <w:r w:rsidR="006305D4" w:rsidRPr="00BA156B" w:rsidDel="0065488F">
          <w:delText xml:space="preserve"> del sistema</w:delText>
        </w:r>
      </w:del>
      <w:del w:id="561" w:author="Regina Casanova" w:date="2018-07-07T15:30:00Z">
        <w:r w:rsidR="006305D4" w:rsidRPr="00BA156B" w:rsidDel="006F7425">
          <w:delText xml:space="preserve">. </w:delText>
        </w:r>
      </w:del>
    </w:p>
    <w:p w14:paraId="14109D61" w14:textId="76625255" w:rsidR="00704DCF" w:rsidRPr="00901D34" w:rsidDel="006F7425" w:rsidRDefault="00A12DD0">
      <w:pPr>
        <w:pStyle w:val="Texto"/>
        <w:rPr>
          <w:del w:id="562" w:author="Regina Casanova" w:date="2018-07-07T15:30:00Z"/>
          <w:lang w:val="es-PE"/>
        </w:rPr>
        <w:pPrChange w:id="563" w:author="Regina Casanova" w:date="2018-07-07T15:41:00Z">
          <w:pPr>
            <w:pStyle w:val="Ttulo2"/>
          </w:pPr>
        </w:pPrChange>
      </w:pPr>
      <w:bookmarkStart w:id="564" w:name="_Toc511166297"/>
      <w:del w:id="565" w:author="Regina Casanova" w:date="2018-07-07T15:30:00Z">
        <w:r w:rsidRPr="00BA156B" w:rsidDel="006F7425">
          <w:rPr>
            <w:lang w:val="es-PE"/>
          </w:rPr>
          <w:delText>Población</w:delText>
        </w:r>
        <w:bookmarkEnd w:id="564"/>
      </w:del>
    </w:p>
    <w:p w14:paraId="5C724D95" w14:textId="11689DEB" w:rsidR="00704DCF" w:rsidRPr="00BA156B" w:rsidDel="006F7425" w:rsidRDefault="00704DCF">
      <w:pPr>
        <w:pStyle w:val="Texto"/>
        <w:rPr>
          <w:del w:id="566" w:author="Regina Casanova" w:date="2018-07-07T15:30:00Z"/>
        </w:rPr>
      </w:pPr>
      <w:del w:id="567" w:author="Regina Casanova" w:date="2018-07-07T15:30:00Z">
        <w:r w:rsidRPr="00BA156B" w:rsidDel="006F7425">
          <w:delText>La població</w:delText>
        </w:r>
        <w:r w:rsidR="004665A1" w:rsidRPr="00BA156B" w:rsidDel="006F7425">
          <w:delText>n en estudio</w:delText>
        </w:r>
        <w:r w:rsidRPr="00BA156B" w:rsidDel="006F7425">
          <w:delText xml:space="preserve"> se divide en </w:delText>
        </w:r>
        <w:r w:rsidR="00F53309" w:rsidRPr="00BA156B" w:rsidDel="006F7425">
          <w:delText>tres</w:delText>
        </w:r>
        <w:r w:rsidR="0059544B" w:rsidRPr="00BA156B" w:rsidDel="006F7425">
          <w:delText xml:space="preserve"> </w:delText>
        </w:r>
        <w:r w:rsidR="0051146D" w:rsidRPr="00BA156B" w:rsidDel="006F7425">
          <w:delText>tipos</w:delText>
        </w:r>
        <w:r w:rsidRPr="00BA156B" w:rsidDel="006F7425">
          <w:delText xml:space="preserve"> de usuarios:</w:delText>
        </w:r>
      </w:del>
    </w:p>
    <w:p w14:paraId="28172193" w14:textId="70E7C1D6" w:rsidR="006305D4" w:rsidRPr="00BA156B" w:rsidDel="006F7425" w:rsidRDefault="006305D4">
      <w:pPr>
        <w:pStyle w:val="Texto"/>
        <w:rPr>
          <w:del w:id="568" w:author="Regina Casanova" w:date="2018-07-07T15:30:00Z"/>
        </w:rPr>
        <w:pPrChange w:id="569" w:author="Regina Casanova" w:date="2018-07-07T15:41:00Z">
          <w:pPr>
            <w:pStyle w:val="Texto"/>
            <w:numPr>
              <w:numId w:val="28"/>
            </w:numPr>
            <w:ind w:left="720" w:hanging="360"/>
          </w:pPr>
        </w:pPrChange>
      </w:pPr>
      <w:del w:id="570" w:author="Regina Casanova" w:date="2018-07-07T15:30:00Z">
        <w:r w:rsidRPr="00BA156B" w:rsidDel="006F7425">
          <w:delText>Per</w:delText>
        </w:r>
        <w:r w:rsidR="008044EE" w:rsidRPr="00BA156B" w:rsidDel="006F7425">
          <w:delText>sonal Administrativo de SUSALUD.</w:delText>
        </w:r>
      </w:del>
    </w:p>
    <w:p w14:paraId="1A6FD314" w14:textId="31067C44" w:rsidR="006305D4" w:rsidRPr="00BA156B" w:rsidDel="006F7425" w:rsidRDefault="008044EE">
      <w:pPr>
        <w:pStyle w:val="Texto"/>
        <w:rPr>
          <w:del w:id="571" w:author="Regina Casanova" w:date="2018-07-07T15:30:00Z"/>
        </w:rPr>
        <w:pPrChange w:id="572" w:author="Regina Casanova" w:date="2018-07-07T15:41:00Z">
          <w:pPr>
            <w:pStyle w:val="Texto"/>
            <w:numPr>
              <w:numId w:val="28"/>
            </w:numPr>
            <w:ind w:left="720" w:hanging="360"/>
          </w:pPr>
        </w:pPrChange>
      </w:pPr>
      <w:del w:id="573" w:author="Regina Casanova" w:date="2018-07-07T15:30:00Z">
        <w:r w:rsidRPr="00BA156B" w:rsidDel="006F7425">
          <w:delText>Gestores</w:delText>
        </w:r>
        <w:r w:rsidR="006305D4" w:rsidRPr="00BA156B" w:rsidDel="006F7425">
          <w:delText xml:space="preserve"> de IPRESS</w:delText>
        </w:r>
        <w:r w:rsidRPr="00BA156B" w:rsidDel="006F7425">
          <w:delText>.</w:delText>
        </w:r>
      </w:del>
    </w:p>
    <w:p w14:paraId="06042FD9" w14:textId="66413005" w:rsidR="002F42CB" w:rsidRPr="00211937" w:rsidDel="006F7425" w:rsidRDefault="004665A1">
      <w:pPr>
        <w:pStyle w:val="Texto"/>
        <w:rPr>
          <w:del w:id="574" w:author="Regina Casanova" w:date="2018-07-07T15:30:00Z"/>
        </w:rPr>
        <w:pPrChange w:id="575" w:author="Regina Casanova" w:date="2018-07-07T15:41:00Z">
          <w:pPr>
            <w:pStyle w:val="Texto"/>
            <w:numPr>
              <w:numId w:val="28"/>
            </w:numPr>
            <w:ind w:left="720" w:hanging="360"/>
          </w:pPr>
        </w:pPrChange>
      </w:pPr>
      <w:del w:id="576" w:author="Regina Casanova" w:date="2018-07-07T15:30:00Z">
        <w:r w:rsidRPr="00BA156B" w:rsidDel="006F7425">
          <w:delText>Ciudadanos peruanos que puedan presentar</w:delText>
        </w:r>
        <w:r w:rsidR="0051146D" w:rsidRPr="00BA156B" w:rsidDel="006F7425">
          <w:delText xml:space="preserve"> reclamos</w:delText>
        </w:r>
        <w:r w:rsidR="008044EE" w:rsidRPr="00BA156B" w:rsidDel="006F7425">
          <w:delText>.</w:delText>
        </w:r>
      </w:del>
    </w:p>
    <w:p w14:paraId="13365756" w14:textId="75635D8E" w:rsidR="00AD62EA" w:rsidRPr="00211937" w:rsidDel="006F7425" w:rsidRDefault="00A12DD0">
      <w:pPr>
        <w:pStyle w:val="Texto"/>
        <w:rPr>
          <w:del w:id="577" w:author="Regina Casanova" w:date="2018-07-07T15:30:00Z"/>
          <w:lang w:val="es-PE"/>
        </w:rPr>
        <w:pPrChange w:id="578" w:author="Regina Casanova" w:date="2018-07-07T15:41:00Z">
          <w:pPr>
            <w:pStyle w:val="Ttulo2"/>
          </w:pPr>
        </w:pPrChange>
      </w:pPr>
      <w:bookmarkStart w:id="579" w:name="_Toc511166298"/>
      <w:del w:id="580" w:author="Regina Casanova" w:date="2018-07-07T15:30:00Z">
        <w:r w:rsidRPr="00BA156B" w:rsidDel="006F7425">
          <w:rPr>
            <w:lang w:val="es-PE"/>
          </w:rPr>
          <w:delText>Muestr</w:delText>
        </w:r>
        <w:r w:rsidR="00FB6147" w:rsidRPr="00BA156B" w:rsidDel="006F7425">
          <w:rPr>
            <w:lang w:val="es-PE"/>
          </w:rPr>
          <w:delText>a</w:delText>
        </w:r>
        <w:bookmarkEnd w:id="579"/>
      </w:del>
    </w:p>
    <w:p w14:paraId="26C14B58" w14:textId="20D92294" w:rsidR="002E5B65" w:rsidDel="006F7425" w:rsidRDefault="00C532C1">
      <w:pPr>
        <w:pStyle w:val="Texto"/>
        <w:rPr>
          <w:del w:id="581" w:author="Regina Casanova" w:date="2018-07-07T15:30:00Z"/>
        </w:rPr>
      </w:pPr>
      <w:del w:id="582" w:author="Regina Casanova" w:date="2018-07-07T15:30:00Z">
        <w:r w:rsidRPr="00BA156B" w:rsidDel="006F7425">
          <w:lastRenderedPageBreak/>
          <w:delText xml:space="preserve">Para este estudio se </w:delText>
        </w:r>
        <w:r w:rsidR="00816A41" w:rsidRPr="00BA156B" w:rsidDel="006F7425">
          <w:delText xml:space="preserve">programó entrevistas </w:delText>
        </w:r>
        <w:r w:rsidR="0059544B" w:rsidRPr="00BA156B" w:rsidDel="006F7425">
          <w:delText xml:space="preserve">con </w:delText>
        </w:r>
        <w:r w:rsidR="007E3601" w:rsidRPr="00BA156B" w:rsidDel="006F7425">
          <w:delText>por lo menos</w:delText>
        </w:r>
        <w:r w:rsidRPr="00BA156B" w:rsidDel="006F7425">
          <w:delText xml:space="preserve"> tres personas </w:delText>
        </w:r>
        <w:r w:rsidR="00816A41" w:rsidRPr="00BA156B" w:rsidDel="006F7425">
          <w:delText xml:space="preserve">de </w:delText>
        </w:r>
        <w:r w:rsidRPr="00BA156B" w:rsidDel="006F7425">
          <w:delText xml:space="preserve">cada </w:delText>
        </w:r>
        <w:r w:rsidR="0086507C" w:rsidRPr="00BA156B" w:rsidDel="006F7425">
          <w:delText>uno de los tres</w:delText>
        </w:r>
        <w:r w:rsidR="0059544B" w:rsidRPr="00BA156B" w:rsidDel="006F7425">
          <w:delText xml:space="preserve"> </w:delText>
        </w:r>
        <w:r w:rsidRPr="00BA156B" w:rsidDel="006F7425">
          <w:delText>tipo</w:delText>
        </w:r>
        <w:r w:rsidR="00043E74" w:rsidRPr="00BA156B" w:rsidDel="006F7425">
          <w:delText>s</w:delText>
        </w:r>
        <w:r w:rsidRPr="00BA156B" w:rsidDel="006F7425">
          <w:delText xml:space="preserve"> de usuario </w:delText>
        </w:r>
        <w:r w:rsidR="00043E74" w:rsidRPr="00BA156B" w:rsidDel="006F7425">
          <w:delText>descritos</w:delText>
        </w:r>
        <w:r w:rsidRPr="00BA156B" w:rsidDel="006F7425">
          <w:delText>.</w:delText>
        </w:r>
        <w:r w:rsidR="00F73463" w:rsidRPr="00BA156B" w:rsidDel="006F7425">
          <w:delText xml:space="preserve"> L</w:delText>
        </w:r>
        <w:r w:rsidR="002973BF" w:rsidRPr="00BA156B" w:rsidDel="006F7425">
          <w:delText>a muestra de</w:delText>
        </w:r>
        <w:r w:rsidR="00F73463" w:rsidRPr="00BA156B" w:rsidDel="006F7425">
          <w:delText xml:space="preserve"> ciudadanos entrevistados en la fase exploratoria </w:delText>
        </w:r>
        <w:r w:rsidR="002973BF" w:rsidRPr="00BA156B" w:rsidDel="006F7425">
          <w:delText xml:space="preserve">fue independiente de la muestra para </w:delText>
        </w:r>
        <w:r w:rsidR="00F73463" w:rsidRPr="00BA156B" w:rsidDel="006F7425">
          <w:delText xml:space="preserve">la fase de </w:delText>
        </w:r>
        <w:r w:rsidR="002973BF" w:rsidRPr="00BA156B" w:rsidDel="006F7425">
          <w:delText>evaluación</w:delText>
        </w:r>
        <w:r w:rsidR="002D03F7" w:rsidRPr="00BA156B" w:rsidDel="006F7425">
          <w:delText xml:space="preserve"> ya que la totalidad de personas entre</w:delText>
        </w:r>
        <w:r w:rsidR="008044EE" w:rsidRPr="00BA156B" w:rsidDel="006F7425">
          <w:delText>vistadas en la fase exploratoria</w:delText>
        </w:r>
        <w:r w:rsidR="002D03F7" w:rsidRPr="00BA156B" w:rsidDel="006F7425">
          <w:delText xml:space="preserve"> no se encontraban disponibles para la fase de evaluació</w:delText>
        </w:r>
        <w:r w:rsidR="00BA09FC" w:rsidRPr="00BA156B" w:rsidDel="006F7425">
          <w:delText xml:space="preserve">n. </w:delText>
        </w:r>
        <w:r w:rsidR="0086507C" w:rsidRPr="00BA156B" w:rsidDel="006F7425">
          <w:delText>Tanto e</w:delText>
        </w:r>
        <w:r w:rsidR="00BA09FC" w:rsidRPr="00BA156B" w:rsidDel="006F7425">
          <w:delText>n</w:delText>
        </w:r>
        <w:r w:rsidR="002D03F7" w:rsidRPr="00BA156B" w:rsidDel="006F7425">
          <w:delText xml:space="preserve"> la</w:delText>
        </w:r>
        <w:r w:rsidR="002E5B65" w:rsidRPr="00BA156B" w:rsidDel="006F7425">
          <w:delText xml:space="preserve"> fase exploratoria</w:delText>
        </w:r>
        <w:r w:rsidR="0086507C" w:rsidRPr="00BA156B" w:rsidDel="006F7425">
          <w:delText xml:space="preserve"> como en la fase de </w:delText>
        </w:r>
        <w:r w:rsidR="008044EE" w:rsidRPr="00BA156B" w:rsidDel="006F7425">
          <w:delText>evaluación</w:delText>
        </w:r>
        <w:r w:rsidR="0086507C" w:rsidRPr="00BA156B" w:rsidDel="006F7425">
          <w:delText xml:space="preserve">, y para todos los tipos de usuarios se </w:delText>
        </w:r>
        <w:r w:rsidR="00B14113" w:rsidRPr="00BA156B" w:rsidDel="006F7425">
          <w:delText>utilizó</w:delText>
        </w:r>
        <w:r w:rsidR="0086507C" w:rsidRPr="00BA156B" w:rsidDel="006F7425">
          <w:delText xml:space="preserve"> </w:delText>
        </w:r>
        <w:r w:rsidR="00D15E0F" w:rsidRPr="00BA156B" w:rsidDel="006F7425">
          <w:delText>muestreo propositivo</w:delText>
        </w:r>
        <w:r w:rsidR="00B14113" w:rsidRPr="00BA156B" w:rsidDel="006F7425">
          <w:delText>.</w:delText>
        </w:r>
      </w:del>
    </w:p>
    <w:p w14:paraId="0CB28AD9" w14:textId="45105E4F" w:rsidR="00B26073" w:rsidRPr="00BA156B" w:rsidDel="006F7425" w:rsidRDefault="00B26073">
      <w:pPr>
        <w:pStyle w:val="Texto"/>
        <w:rPr>
          <w:del w:id="583" w:author="Regina Casanova" w:date="2018-07-07T15:30:00Z"/>
        </w:rPr>
      </w:pPr>
    </w:p>
    <w:p w14:paraId="2CEEA61D" w14:textId="102B4396" w:rsidR="00FB6147" w:rsidRPr="00211937" w:rsidDel="006F7425" w:rsidRDefault="004C67AC">
      <w:pPr>
        <w:pStyle w:val="Texto"/>
        <w:rPr>
          <w:del w:id="584" w:author="Regina Casanova" w:date="2018-07-07T15:30:00Z"/>
          <w:lang w:val="es-PE"/>
        </w:rPr>
        <w:pPrChange w:id="585" w:author="Regina Casanova" w:date="2018-07-07T15:41:00Z">
          <w:pPr>
            <w:pStyle w:val="Ttulo2"/>
          </w:pPr>
        </w:pPrChange>
      </w:pPr>
      <w:bookmarkStart w:id="586" w:name="_Toc511166299"/>
      <w:del w:id="587" w:author="Regina Casanova" w:date="2018-07-07T15:30:00Z">
        <w:r w:rsidRPr="00BA156B" w:rsidDel="006F7425">
          <w:rPr>
            <w:lang w:val="es-PE"/>
          </w:rPr>
          <w:delText>Operacionalizació</w:delText>
        </w:r>
        <w:r w:rsidR="00A12DD0" w:rsidRPr="00BA156B" w:rsidDel="006F7425">
          <w:rPr>
            <w:lang w:val="es-PE"/>
          </w:rPr>
          <w:delText>n de variables</w:delText>
        </w:r>
        <w:bookmarkEnd w:id="586"/>
      </w:del>
    </w:p>
    <w:tbl>
      <w:tblPr>
        <w:tblStyle w:val="Tablaconcuadrcula4-nfasis2"/>
        <w:tblpPr w:leftFromText="142" w:rightFromText="142" w:bottomFromText="567" w:vertAnchor="text" w:tblpY="1"/>
        <w:tblW w:w="8674" w:type="dxa"/>
        <w:tblLayout w:type="fixed"/>
        <w:tblLook w:val="04A0" w:firstRow="1" w:lastRow="0" w:firstColumn="1" w:lastColumn="0" w:noHBand="0" w:noVBand="1"/>
      </w:tblPr>
      <w:tblGrid>
        <w:gridCol w:w="1809"/>
        <w:gridCol w:w="2014"/>
        <w:gridCol w:w="1559"/>
        <w:gridCol w:w="1247"/>
        <w:gridCol w:w="2045"/>
      </w:tblGrid>
      <w:tr w:rsidR="00B14113" w:rsidRPr="00BA156B" w:rsidDel="006F7425" w14:paraId="0FEB3F69" w14:textId="04F0CEC0" w:rsidTr="00547F58">
        <w:trPr>
          <w:cnfStyle w:val="100000000000" w:firstRow="1" w:lastRow="0" w:firstColumn="0" w:lastColumn="0" w:oddVBand="0" w:evenVBand="0" w:oddHBand="0" w:evenHBand="0" w:firstRowFirstColumn="0" w:firstRowLastColumn="0" w:lastRowFirstColumn="0" w:lastRowLastColumn="0"/>
          <w:del w:id="588"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1B7ACC65" w14:textId="77777777" w:rsidR="005956FA" w:rsidRDefault="005956FA">
            <w:pPr>
              <w:pStyle w:val="Texto"/>
              <w:rPr>
                <w:ins w:id="589" w:author="Regina Casanova" w:date="2018-07-07T15:42:00Z"/>
              </w:rPr>
              <w:pPrChange w:id="590" w:author="Regina Casanova" w:date="2018-07-07T15:41:00Z">
                <w:pPr>
                  <w:pStyle w:val="Ttulo2"/>
                  <w:outlineLvl w:val="1"/>
                </w:pPr>
              </w:pPrChange>
            </w:pPr>
          </w:p>
          <w:p w14:paraId="5A677E5A" w14:textId="66CC80D8" w:rsidR="00041C8E" w:rsidRPr="00BA156B" w:rsidDel="006F7425" w:rsidRDefault="00041C8E" w:rsidP="00312225">
            <w:pPr>
              <w:pStyle w:val="Texto"/>
              <w:rPr>
                <w:del w:id="591" w:author="Regina Casanova" w:date="2018-07-07T15:30:00Z"/>
              </w:rPr>
            </w:pPr>
            <w:del w:id="592" w:author="Regina Casanova" w:date="2018-07-07T15:30:00Z">
              <w:r w:rsidRPr="00BA156B" w:rsidDel="006F7425">
                <w:delText>Nombre de Variable</w:delText>
              </w:r>
            </w:del>
          </w:p>
        </w:tc>
        <w:tc>
          <w:tcPr>
            <w:tcW w:w="2014" w:type="dxa"/>
          </w:tcPr>
          <w:p w14:paraId="4F67180A" w14:textId="4E77D6E1" w:rsidR="00041C8E" w:rsidRPr="00BA156B" w:rsidDel="006F7425" w:rsidRDefault="00041C8E" w:rsidP="00312225">
            <w:pPr>
              <w:pStyle w:val="Texto"/>
              <w:cnfStyle w:val="100000000000" w:firstRow="1" w:lastRow="0" w:firstColumn="0" w:lastColumn="0" w:oddVBand="0" w:evenVBand="0" w:oddHBand="0" w:evenHBand="0" w:firstRowFirstColumn="0" w:firstRowLastColumn="0" w:lastRowFirstColumn="0" w:lastRowLastColumn="0"/>
              <w:rPr>
                <w:del w:id="593" w:author="Regina Casanova" w:date="2018-07-07T15:30:00Z"/>
              </w:rPr>
            </w:pPr>
            <w:del w:id="594" w:author="Regina Casanova" w:date="2018-07-07T15:30:00Z">
              <w:r w:rsidRPr="00BA156B" w:rsidDel="006F7425">
                <w:delText>Descripción</w:delText>
              </w:r>
            </w:del>
          </w:p>
        </w:tc>
        <w:tc>
          <w:tcPr>
            <w:tcW w:w="1559" w:type="dxa"/>
          </w:tcPr>
          <w:p w14:paraId="41120D34" w14:textId="667B4B9B" w:rsidR="00041C8E" w:rsidRPr="00BA156B" w:rsidDel="006F7425" w:rsidRDefault="00041C8E" w:rsidP="00312225">
            <w:pPr>
              <w:pStyle w:val="Texto"/>
              <w:cnfStyle w:val="100000000000" w:firstRow="1" w:lastRow="0" w:firstColumn="0" w:lastColumn="0" w:oddVBand="0" w:evenVBand="0" w:oddHBand="0" w:evenHBand="0" w:firstRowFirstColumn="0" w:firstRowLastColumn="0" w:lastRowFirstColumn="0" w:lastRowLastColumn="0"/>
              <w:rPr>
                <w:del w:id="595" w:author="Regina Casanova" w:date="2018-07-07T15:30:00Z"/>
              </w:rPr>
            </w:pPr>
            <w:del w:id="596" w:author="Regina Casanova" w:date="2018-07-07T15:30:00Z">
              <w:r w:rsidRPr="00BA156B" w:rsidDel="006F7425">
                <w:delText>Tipo de Variable</w:delText>
              </w:r>
            </w:del>
          </w:p>
        </w:tc>
        <w:tc>
          <w:tcPr>
            <w:tcW w:w="1247" w:type="dxa"/>
          </w:tcPr>
          <w:p w14:paraId="6C914800" w14:textId="2310594B" w:rsidR="00041C8E" w:rsidRPr="00BA156B" w:rsidDel="006F7425" w:rsidRDefault="00041C8E" w:rsidP="00EC3670">
            <w:pPr>
              <w:pStyle w:val="Texto"/>
              <w:cnfStyle w:val="100000000000" w:firstRow="1" w:lastRow="0" w:firstColumn="0" w:lastColumn="0" w:oddVBand="0" w:evenVBand="0" w:oddHBand="0" w:evenHBand="0" w:firstRowFirstColumn="0" w:firstRowLastColumn="0" w:lastRowFirstColumn="0" w:lastRowLastColumn="0"/>
              <w:rPr>
                <w:del w:id="597" w:author="Regina Casanova" w:date="2018-07-07T15:30:00Z"/>
              </w:rPr>
            </w:pPr>
            <w:del w:id="598" w:author="Regina Casanova" w:date="2018-07-07T15:30:00Z">
              <w:r w:rsidRPr="00BA156B" w:rsidDel="006F7425">
                <w:delText>Opciones</w:delText>
              </w:r>
            </w:del>
          </w:p>
        </w:tc>
        <w:tc>
          <w:tcPr>
            <w:tcW w:w="2045" w:type="dxa"/>
          </w:tcPr>
          <w:p w14:paraId="1C84061D" w14:textId="453E5FDF"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599" w:author="Regina Casanova" w:date="2018-07-07T15:30:00Z"/>
              </w:rPr>
              <w:pPrChange w:id="600"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601" w:author="Regina Casanova" w:date="2018-07-07T15:30:00Z">
              <w:r w:rsidRPr="00BA156B" w:rsidDel="006F7425">
                <w:delText>Fuente de Información</w:delText>
              </w:r>
            </w:del>
          </w:p>
        </w:tc>
      </w:tr>
      <w:tr w:rsidR="00944CD0" w:rsidRPr="00BA156B" w:rsidDel="006F7425" w14:paraId="7E532DA8" w14:textId="7AEA078E" w:rsidTr="008443A9">
        <w:trPr>
          <w:cnfStyle w:val="000000100000" w:firstRow="0" w:lastRow="0" w:firstColumn="0" w:lastColumn="0" w:oddVBand="0" w:evenVBand="0" w:oddHBand="1" w:evenHBand="0" w:firstRowFirstColumn="0" w:firstRowLastColumn="0" w:lastRowFirstColumn="0" w:lastRowLastColumn="0"/>
          <w:del w:id="602"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4EEC4D73" w14:textId="25383BF9" w:rsidR="00041C8E" w:rsidRPr="00BA156B" w:rsidDel="006F7425" w:rsidRDefault="00041C8E" w:rsidP="00312225">
            <w:pPr>
              <w:pStyle w:val="Texto"/>
              <w:rPr>
                <w:del w:id="603" w:author="Regina Casanova" w:date="2018-07-07T15:30:00Z"/>
              </w:rPr>
            </w:pPr>
            <w:del w:id="604" w:author="Regina Casanova" w:date="2018-07-07T15:30:00Z">
              <w:r w:rsidRPr="00BA156B" w:rsidDel="006F7425">
                <w:delText>Resolución de Tareas</w:delText>
              </w:r>
            </w:del>
          </w:p>
        </w:tc>
        <w:tc>
          <w:tcPr>
            <w:tcW w:w="2014" w:type="dxa"/>
          </w:tcPr>
          <w:p w14:paraId="5A64185B" w14:textId="4BEF5B77" w:rsidR="00041C8E" w:rsidRPr="00BA156B" w:rsidDel="006F7425" w:rsidRDefault="00041C8E" w:rsidP="00312225">
            <w:pPr>
              <w:pStyle w:val="Texto"/>
              <w:cnfStyle w:val="000000100000" w:firstRow="0" w:lastRow="0" w:firstColumn="0" w:lastColumn="0" w:oddVBand="0" w:evenVBand="0" w:oddHBand="1" w:evenHBand="0" w:firstRowFirstColumn="0" w:firstRowLastColumn="0" w:lastRowFirstColumn="0" w:lastRowLastColumn="0"/>
              <w:rPr>
                <w:del w:id="605" w:author="Regina Casanova" w:date="2018-07-07T15:30:00Z"/>
              </w:rPr>
            </w:pPr>
            <w:del w:id="606" w:author="Regina Casanova" w:date="2018-07-07T15:30:00Z">
              <w:r w:rsidRPr="00BA156B" w:rsidDel="006F7425">
                <w:delText>El éxito o fracaso del usuario en la resoluc</w:delText>
              </w:r>
              <w:r w:rsidRPr="00BA156B" w:rsidDel="005956FA">
                <w:delText>i</w:delText>
              </w:r>
            </w:del>
            <w:ins w:id="607" w:author="Regina Casanova" w:date="2018-07-07T15:42:00Z">
              <w:r w:rsidRPr="00BA156B">
                <w:t>ó</w:t>
              </w:r>
            </w:ins>
            <w:del w:id="608" w:author="Regina Casanova" w:date="2018-07-07T15:30:00Z">
              <w:r w:rsidRPr="00BA156B" w:rsidDel="006F7425">
                <w:delText>n de</w:delText>
              </w:r>
              <w:r w:rsidR="008044EE" w:rsidRPr="00BA156B" w:rsidDel="006F7425">
                <w:delText xml:space="preserve"> ciertas</w:delText>
              </w:r>
              <w:r w:rsidRPr="00BA156B" w:rsidDel="006F7425">
                <w:delText xml:space="preserve"> tarea</w:delText>
              </w:r>
              <w:r w:rsidR="008044EE" w:rsidRPr="00BA156B" w:rsidDel="006F7425">
                <w:delText>s</w:delText>
              </w:r>
              <w:r w:rsidRPr="00BA156B" w:rsidDel="006F7425">
                <w:delText xml:space="preserve"> </w:delText>
              </w:r>
              <w:r w:rsidR="008044EE" w:rsidRPr="00BA156B" w:rsidDel="006F7425">
                <w:delText>específicas a su tipo de usuario</w:delText>
              </w:r>
              <w:r w:rsidR="00B14113" w:rsidRPr="00BA156B" w:rsidDel="006F7425">
                <w:delText xml:space="preserve"> a</w:delText>
              </w:r>
              <w:r w:rsidRPr="00BA156B" w:rsidDel="006F7425">
                <w:delText xml:space="preserve"> realizar</w:delText>
              </w:r>
              <w:r w:rsidR="00B14113" w:rsidRPr="00BA156B" w:rsidDel="006F7425">
                <w:delText>se</w:delText>
              </w:r>
              <w:r w:rsidRPr="00BA156B" w:rsidDel="006F7425">
                <w:delText xml:space="preserve"> </w:delText>
              </w:r>
              <w:r w:rsidR="00B14113" w:rsidRPr="00BA156B" w:rsidDel="006F7425">
                <w:delText xml:space="preserve">utilizando el </w:delText>
              </w:r>
              <w:r w:rsidR="00B14113" w:rsidRPr="00BA156B" w:rsidDel="006F7425">
                <w:lastRenderedPageBreak/>
                <w:delText>prototipo del sistema</w:delText>
              </w:r>
            </w:del>
          </w:p>
        </w:tc>
        <w:tc>
          <w:tcPr>
            <w:tcW w:w="1559" w:type="dxa"/>
          </w:tcPr>
          <w:p w14:paraId="4D074442" w14:textId="3894CD81" w:rsidR="00041C8E" w:rsidRPr="00BA156B" w:rsidDel="006F7425" w:rsidRDefault="00041C8E" w:rsidP="00312225">
            <w:pPr>
              <w:pStyle w:val="Texto"/>
              <w:cnfStyle w:val="000000100000" w:firstRow="0" w:lastRow="0" w:firstColumn="0" w:lastColumn="0" w:oddVBand="0" w:evenVBand="0" w:oddHBand="1" w:evenHBand="0" w:firstRowFirstColumn="0" w:firstRowLastColumn="0" w:lastRowFirstColumn="0" w:lastRowLastColumn="0"/>
              <w:rPr>
                <w:del w:id="609" w:author="Regina Casanova" w:date="2018-07-07T15:30:00Z"/>
              </w:rPr>
            </w:pPr>
            <w:del w:id="610" w:author="Regina Casanova" w:date="2018-07-07T15:30:00Z">
              <w:r w:rsidRPr="00BA156B" w:rsidDel="006F7425">
                <w:lastRenderedPageBreak/>
                <w:delText>Cualitativa – Dicotómica</w:delText>
              </w:r>
            </w:del>
          </w:p>
        </w:tc>
        <w:tc>
          <w:tcPr>
            <w:tcW w:w="1247" w:type="dxa"/>
          </w:tcPr>
          <w:p w14:paraId="2AD272B7" w14:textId="7908487B" w:rsidR="00041C8E" w:rsidRPr="00BA156B" w:rsidDel="006F7425" w:rsidRDefault="00EE62F8" w:rsidP="00EC3670">
            <w:pPr>
              <w:pStyle w:val="Texto"/>
              <w:cnfStyle w:val="000000100000" w:firstRow="0" w:lastRow="0" w:firstColumn="0" w:lastColumn="0" w:oddVBand="0" w:evenVBand="0" w:oddHBand="1" w:evenHBand="0" w:firstRowFirstColumn="0" w:firstRowLastColumn="0" w:lastRowFirstColumn="0" w:lastRowLastColumn="0"/>
              <w:rPr>
                <w:del w:id="611" w:author="Regina Casanova" w:date="2018-07-07T15:30:00Z"/>
              </w:rPr>
            </w:pPr>
            <w:del w:id="612" w:author="Regina Casanova" w:date="2018-07-07T15:30:00Z">
              <w:r w:rsidDel="006F7425">
                <w:delText>Sí</w:delText>
              </w:r>
              <w:r w:rsidR="00041C8E" w:rsidRPr="00BA156B" w:rsidDel="006F7425">
                <w:delText xml:space="preserve"> - No</w:delText>
              </w:r>
            </w:del>
          </w:p>
        </w:tc>
        <w:tc>
          <w:tcPr>
            <w:tcW w:w="2045" w:type="dxa"/>
          </w:tcPr>
          <w:p w14:paraId="6687AF0B" w14:textId="4DD18BB9" w:rsidR="00041C8E" w:rsidRPr="00BA156B" w:rsidDel="006F7425" w:rsidRDefault="00041C8E">
            <w:pPr>
              <w:pStyle w:val="Texto"/>
              <w:cnfStyle w:val="000000100000" w:firstRow="0" w:lastRow="0" w:firstColumn="0" w:lastColumn="0" w:oddVBand="0" w:evenVBand="0" w:oddHBand="1" w:evenHBand="0" w:firstRowFirstColumn="0" w:firstRowLastColumn="0" w:lastRowFirstColumn="0" w:lastRowLastColumn="0"/>
              <w:rPr>
                <w:del w:id="613" w:author="Regina Casanova" w:date="2018-07-07T15:30:00Z"/>
              </w:rPr>
              <w:pPrChange w:id="614"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615" w:author="Regina Casanova" w:date="2018-07-07T15:30:00Z">
              <w:r w:rsidRPr="00BA156B" w:rsidDel="006F7425">
                <w:delText>Observación Directa</w:delText>
              </w:r>
            </w:del>
          </w:p>
        </w:tc>
      </w:tr>
      <w:tr w:rsidR="00944CD0" w:rsidRPr="00BA156B" w:rsidDel="006F7425" w14:paraId="027C9570" w14:textId="6CC6996A" w:rsidTr="008443A9">
        <w:trPr>
          <w:del w:id="616"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F30BA22" w:rsidR="00041C8E" w:rsidRPr="00BA156B" w:rsidDel="006F7425" w:rsidRDefault="00041C8E" w:rsidP="00312225">
            <w:pPr>
              <w:pStyle w:val="Texto"/>
              <w:rPr>
                <w:del w:id="617" w:author="Regina Casanova" w:date="2018-07-07T15:30:00Z"/>
              </w:rPr>
            </w:pPr>
            <w:del w:id="618" w:author="Regina Casanova" w:date="2018-07-07T15:30:00Z">
              <w:r w:rsidRPr="00BA156B" w:rsidDel="006F7425">
                <w:delText>Comprensión de la interfaz gráfica</w:delText>
              </w:r>
            </w:del>
          </w:p>
        </w:tc>
        <w:tc>
          <w:tcPr>
            <w:tcW w:w="2014" w:type="dxa"/>
          </w:tcPr>
          <w:p w14:paraId="4C1869C1" w14:textId="4AC9CA7D" w:rsidR="00041C8E" w:rsidRPr="00BA156B" w:rsidDel="006F7425" w:rsidRDefault="00041C8E" w:rsidP="00312225">
            <w:pPr>
              <w:pStyle w:val="Texto"/>
              <w:cnfStyle w:val="000000000000" w:firstRow="0" w:lastRow="0" w:firstColumn="0" w:lastColumn="0" w:oddVBand="0" w:evenVBand="0" w:oddHBand="0" w:evenHBand="0" w:firstRowFirstColumn="0" w:firstRowLastColumn="0" w:lastRowFirstColumn="0" w:lastRowLastColumn="0"/>
              <w:rPr>
                <w:del w:id="619" w:author="Regina Casanova" w:date="2018-07-07T15:30:00Z"/>
              </w:rPr>
            </w:pPr>
            <w:del w:id="620" w:author="Regina Casanova" w:date="2018-07-07T15:30:00Z">
              <w:r w:rsidRPr="00BA156B" w:rsidDel="006F7425">
                <w:delText xml:space="preserve">Evaluación de si el usuario </w:delText>
              </w:r>
              <w:r w:rsidR="00B14113" w:rsidRPr="00BA156B" w:rsidDel="006F7425">
                <w:delText>entendió el propósito</w:delText>
              </w:r>
              <w:r w:rsidRPr="00BA156B" w:rsidDel="006F7425">
                <w:delText xml:space="preserve"> de cada pantalla de la interfaz con la que interactuó durante la prueba.</w:delText>
              </w:r>
            </w:del>
          </w:p>
        </w:tc>
        <w:tc>
          <w:tcPr>
            <w:tcW w:w="1559" w:type="dxa"/>
          </w:tcPr>
          <w:p w14:paraId="5F9DF25E" w14:textId="0CC974BD" w:rsidR="00041C8E" w:rsidRPr="00BA156B" w:rsidDel="006F7425" w:rsidRDefault="00041C8E" w:rsidP="00312225">
            <w:pPr>
              <w:pStyle w:val="Texto"/>
              <w:cnfStyle w:val="000000000000" w:firstRow="0" w:lastRow="0" w:firstColumn="0" w:lastColumn="0" w:oddVBand="0" w:evenVBand="0" w:oddHBand="0" w:evenHBand="0" w:firstRowFirstColumn="0" w:firstRowLastColumn="0" w:lastRowFirstColumn="0" w:lastRowLastColumn="0"/>
              <w:rPr>
                <w:del w:id="621" w:author="Regina Casanova" w:date="2018-07-07T15:30:00Z"/>
              </w:rPr>
            </w:pPr>
            <w:del w:id="622" w:author="Regina Casanova" w:date="2018-07-07T15:30:00Z">
              <w:r w:rsidRPr="00BA156B" w:rsidDel="006F7425">
                <w:delText>Cualitativa - Dicotómica</w:delText>
              </w:r>
            </w:del>
          </w:p>
        </w:tc>
        <w:tc>
          <w:tcPr>
            <w:tcW w:w="1247" w:type="dxa"/>
          </w:tcPr>
          <w:p w14:paraId="4967F782" w14:textId="6068557D" w:rsidR="00041C8E" w:rsidRPr="00BA156B" w:rsidDel="006F7425" w:rsidRDefault="00EE62F8" w:rsidP="00EC3670">
            <w:pPr>
              <w:pStyle w:val="Texto"/>
              <w:cnfStyle w:val="000000000000" w:firstRow="0" w:lastRow="0" w:firstColumn="0" w:lastColumn="0" w:oddVBand="0" w:evenVBand="0" w:oddHBand="0" w:evenHBand="0" w:firstRowFirstColumn="0" w:firstRowLastColumn="0" w:lastRowFirstColumn="0" w:lastRowLastColumn="0"/>
              <w:rPr>
                <w:del w:id="623" w:author="Regina Casanova" w:date="2018-07-07T15:30:00Z"/>
              </w:rPr>
            </w:pPr>
            <w:del w:id="624" w:author="Regina Casanova" w:date="2018-07-07T15:30:00Z">
              <w:r w:rsidDel="006F7425">
                <w:delText>Sí</w:delText>
              </w:r>
              <w:r w:rsidR="00041C8E" w:rsidRPr="00BA156B" w:rsidDel="006F7425">
                <w:delText xml:space="preserve"> - No</w:delText>
              </w:r>
            </w:del>
          </w:p>
        </w:tc>
        <w:tc>
          <w:tcPr>
            <w:tcW w:w="2045" w:type="dxa"/>
          </w:tcPr>
          <w:p w14:paraId="348F1DA1" w14:textId="1DA48BFB" w:rsidR="00041C8E" w:rsidRPr="00625BCC"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625" w:author="Regina Casanova" w:date="2018-07-07T15:30:00Z"/>
              </w:rPr>
              <w:pPrChange w:id="626"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627" w:author="Regina Casanova" w:date="2018-07-07T15:30:00Z">
              <w:r w:rsidRPr="00625BCC" w:rsidDel="006F7425">
                <w:delText xml:space="preserve">Guía Estructurada de Entrevista a Profundidad para usuarios finales Nº2 </w:delText>
              </w:r>
            </w:del>
          </w:p>
          <w:p w14:paraId="71707670" w14:textId="4C9AE16B" w:rsidR="00041C8E" w:rsidRPr="00BA156B"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628" w:author="Regina Casanova" w:date="2018-07-07T15:30:00Z"/>
              </w:rPr>
              <w:pPrChange w:id="629"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p>
        </w:tc>
      </w:tr>
    </w:tbl>
    <w:p w14:paraId="6AF5491B" w14:textId="58FD22C8" w:rsidR="00000DBF" w:rsidRPr="00B26073" w:rsidDel="006F7425" w:rsidRDefault="00A12DD0">
      <w:pPr>
        <w:pStyle w:val="Texto"/>
        <w:rPr>
          <w:del w:id="630" w:author="Regina Casanova" w:date="2018-07-07T15:30:00Z"/>
          <w:lang w:val="es-PE"/>
        </w:rPr>
        <w:pPrChange w:id="631" w:author="Regina Casanova" w:date="2018-07-07T15:41:00Z">
          <w:pPr>
            <w:pStyle w:val="Ttulo2"/>
          </w:pPr>
        </w:pPrChange>
      </w:pPr>
      <w:bookmarkStart w:id="632" w:name="_Toc511166300"/>
      <w:del w:id="633" w:author="Regina Casanova" w:date="2018-07-07T15:30:00Z">
        <w:r w:rsidRPr="00BA156B" w:rsidDel="006F7425">
          <w:rPr>
            <w:lang w:val="es-PE"/>
          </w:rPr>
          <w:delText>Procedimientos y técnicas</w:delText>
        </w:r>
        <w:bookmarkEnd w:id="632"/>
      </w:del>
    </w:p>
    <w:p w14:paraId="5F028996" w14:textId="75B2449E" w:rsidR="0053122A" w:rsidRPr="00BA156B" w:rsidDel="006F7425" w:rsidRDefault="0053122A">
      <w:pPr>
        <w:pStyle w:val="Texto"/>
        <w:rPr>
          <w:del w:id="634" w:author="Regina Casanova" w:date="2018-07-07T15:30:00Z"/>
          <w:lang w:val="es-PE"/>
        </w:rPr>
        <w:pPrChange w:id="635" w:author="Regina Casanova" w:date="2018-07-07T15:41:00Z">
          <w:pPr>
            <w:pStyle w:val="Ttulo3"/>
            <w:numPr>
              <w:ilvl w:val="0"/>
              <w:numId w:val="6"/>
            </w:numPr>
            <w:ind w:left="1440" w:hanging="360"/>
          </w:pPr>
        </w:pPrChange>
      </w:pPr>
      <w:bookmarkStart w:id="636" w:name="_Toc511166301"/>
      <w:del w:id="637" w:author="Regina Casanova" w:date="2018-07-07T15:30:00Z">
        <w:r w:rsidRPr="00BA156B" w:rsidDel="006F7425">
          <w:rPr>
            <w:lang w:val="es-PE"/>
          </w:rPr>
          <w:delText>Investigación de usuarios</w:delText>
        </w:r>
        <w:bookmarkEnd w:id="636"/>
      </w:del>
    </w:p>
    <w:p w14:paraId="664FCF1E" w14:textId="37E3A6F7" w:rsidR="00A0375B" w:rsidRPr="00B26073" w:rsidDel="006F7425" w:rsidRDefault="00EE62F8">
      <w:pPr>
        <w:pStyle w:val="Texto"/>
        <w:rPr>
          <w:del w:id="638" w:author="Regina Casanova" w:date="2018-07-07T15:30:00Z"/>
        </w:rPr>
      </w:pPr>
      <w:del w:id="639" w:author="Regina Casanova" w:date="2018-07-07T15:30:00Z">
        <w:r w:rsidDel="006F7425">
          <w:delText>Lo primero que se realizó</w:delText>
        </w:r>
        <w:r w:rsidR="008044EE" w:rsidRPr="00BA156B" w:rsidDel="006F7425">
          <w:delText xml:space="preserve"> fue l</w:delText>
        </w:r>
        <w:r w:rsidR="0053122A" w:rsidRPr="00BA156B" w:rsidDel="006F7425">
          <w:delText>a invest</w:delText>
        </w:r>
        <w:r w:rsidR="000604D5" w:rsidRPr="00BA156B" w:rsidDel="006F7425">
          <w:delText xml:space="preserve">igación de usuarios </w:delText>
        </w:r>
        <w:r w:rsidR="00CF1D12" w:rsidDel="006F7425">
          <w:delText xml:space="preserve">que </w:delText>
        </w:r>
        <w:r w:rsidR="000604D5" w:rsidRPr="00BA156B" w:rsidDel="006F7425">
          <w:delText>se realizó</w:delText>
        </w:r>
        <w:r w:rsidR="0053122A" w:rsidRPr="00BA156B" w:rsidDel="006F7425">
          <w:delText xml:space="preserve"> mediante entrevistas a profundidad, donde se </w:delText>
        </w:r>
        <w:r w:rsidR="000604D5" w:rsidRPr="00BA156B" w:rsidDel="006F7425">
          <w:delText>entrevistó</w:delText>
        </w:r>
        <w:r w:rsidR="0053122A" w:rsidRPr="00BA156B" w:rsidDel="006F7425">
          <w:delText xml:space="preserve"> a los diversos us</w:delText>
        </w:r>
        <w:r w:rsidR="008044EE" w:rsidRPr="00BA156B" w:rsidDel="006F7425">
          <w:delText xml:space="preserve">uarios del </w:delText>
        </w:r>
      </w:del>
      <w:del w:id="640" w:author="Regina Casanova" w:date="2018-06-18T17:53:00Z">
        <w:r w:rsidR="008044EE" w:rsidRPr="00BA156B" w:rsidDel="00E94926">
          <w:delText xml:space="preserve">sistema </w:delText>
        </w:r>
      </w:del>
      <w:del w:id="641" w:author="Regina Casanova" w:date="2018-07-07T15:30:00Z">
        <w:r w:rsidR="008044EE" w:rsidRPr="00BA156B" w:rsidDel="006F7425">
          <w:delText xml:space="preserve">para poder </w:delText>
        </w:r>
        <w:r w:rsidR="0053122A" w:rsidRPr="00BA156B" w:rsidDel="006F7425">
          <w:delText xml:space="preserve">conocer principalmente cuáles </w:delText>
        </w:r>
        <w:r w:rsidR="008044EE" w:rsidRPr="00BA156B" w:rsidDel="006F7425">
          <w:delText>eran sus diversa</w:delText>
        </w:r>
        <w:r w:rsidR="0053122A" w:rsidRPr="00BA156B" w:rsidDel="006F7425">
          <w:delText xml:space="preserve">s percepciones y opiniones sobre </w:delText>
        </w:r>
        <w:r w:rsidR="008044EE" w:rsidRPr="00BA156B" w:rsidDel="006F7425">
          <w:delText>los reclamos y la propuesta d</w:delText>
        </w:r>
        <w:r w:rsidR="0053122A" w:rsidRPr="00BA156B" w:rsidDel="006F7425">
          <w:delText xml:space="preserve">el </w:delText>
        </w:r>
      </w:del>
      <w:del w:id="642" w:author="Regina Casanova" w:date="2018-06-18T17:53:00Z">
        <w:r w:rsidR="0053122A" w:rsidRPr="00BA156B" w:rsidDel="00E94926">
          <w:delText>sistema</w:delText>
        </w:r>
      </w:del>
      <w:del w:id="643" w:author="Regina Casanova" w:date="2018-07-07T15:30:00Z">
        <w:r w:rsidR="0053122A" w:rsidRPr="00BA156B" w:rsidDel="006F7425">
          <w:delText xml:space="preserve">. </w:delText>
        </w:r>
        <w:r w:rsidR="00F847EF" w:rsidRPr="00BA156B" w:rsidDel="006F7425">
          <w:delText>Para esta etapa, se consideró entrevistar al menos a 3 personas por tipo de usuario.</w:delText>
        </w:r>
      </w:del>
    </w:p>
    <w:p w14:paraId="3519A24C" w14:textId="75D9472F" w:rsidR="00BE3E2C" w:rsidRPr="00B26073" w:rsidDel="006F7425" w:rsidRDefault="00EE62F8">
      <w:pPr>
        <w:pStyle w:val="Texto"/>
        <w:rPr>
          <w:del w:id="644" w:author="Regina Casanova" w:date="2018-07-07T15:30:00Z"/>
        </w:rPr>
      </w:pPr>
      <w:del w:id="645" w:author="Regina Casanova" w:date="2018-07-07T15:30:00Z">
        <w:r w:rsidDel="006F7425">
          <w:delText>Lo segundo que se realizó</w:delText>
        </w:r>
        <w:r w:rsidR="008044EE" w:rsidRPr="00BA156B" w:rsidDel="006F7425">
          <w:delText xml:space="preserve"> fue </w:delText>
        </w:r>
        <w:r w:rsidR="00BE3E2C" w:rsidRPr="00BA156B" w:rsidDel="006F7425">
          <w:delText>el análisis de</w:delText>
        </w:r>
        <w:r w:rsidR="00CF1D12" w:rsidDel="006F7425">
          <w:delText xml:space="preserve"> las entrevistas a</w:delText>
        </w:r>
        <w:r w:rsidR="00BE3E2C" w:rsidRPr="00BA156B" w:rsidDel="006F7425">
          <w:delText xml:space="preserve"> los tres tipos de usuarios, </w:delText>
        </w:r>
        <w:r w:rsidR="008044EE" w:rsidRPr="00BA156B" w:rsidDel="006F7425">
          <w:delText xml:space="preserve">donde </w:delText>
        </w:r>
        <w:r w:rsidR="00BE3E2C" w:rsidRPr="00BA156B" w:rsidDel="006F7425">
          <w:delText xml:space="preserve">se identificaron los objetivos a cumplir dentro del nuevo </w:delText>
        </w:r>
      </w:del>
      <w:del w:id="646" w:author="Regina Casanova" w:date="2018-06-18T17:53:00Z">
        <w:r w:rsidR="00BE3E2C" w:rsidRPr="00BA156B" w:rsidDel="00E94926">
          <w:delText xml:space="preserve">sistema </w:delText>
        </w:r>
      </w:del>
      <w:del w:id="647" w:author="Regina Casanova" w:date="2018-06-18T17:31:00Z">
        <w:r w:rsidR="00BE3E2C" w:rsidRPr="00BA156B" w:rsidDel="00A63767">
          <w:delText>de</w:delText>
        </w:r>
      </w:del>
      <w:del w:id="648" w:author="Regina Casanova" w:date="2018-07-07T15:30:00Z">
        <w:r w:rsidR="00BE3E2C" w:rsidRPr="00BA156B" w:rsidDel="006F7425">
          <w:delText xml:space="preserve"> cada tipo de usu</w:delText>
        </w:r>
        <w:r w:rsidR="008044EE" w:rsidRPr="00BA156B" w:rsidDel="006F7425">
          <w:delText>ario, además de sus necesidades,</w:delText>
        </w:r>
        <w:r w:rsidR="00BE3E2C" w:rsidRPr="00BA156B" w:rsidDel="006F7425">
          <w:delText xml:space="preserve"> desafíos y limitaciones </w:delText>
        </w:r>
        <w:r w:rsidR="008044EE" w:rsidRPr="00BA156B" w:rsidDel="006F7425">
          <w:delText xml:space="preserve">propias </w:delText>
        </w:r>
        <w:r w:rsidR="00BE3E2C" w:rsidRPr="00BA156B" w:rsidDel="006F7425">
          <w:delText xml:space="preserve">que podría presentar cada tipo de usuario. </w:delText>
        </w:r>
      </w:del>
    </w:p>
    <w:p w14:paraId="33741C65" w14:textId="725266ED" w:rsidR="009609C2" w:rsidRPr="00BA156B" w:rsidDel="006F7425" w:rsidRDefault="008044EE">
      <w:pPr>
        <w:pStyle w:val="Texto"/>
        <w:rPr>
          <w:del w:id="649" w:author="Regina Casanova" w:date="2018-07-07T15:30:00Z"/>
        </w:rPr>
      </w:pPr>
      <w:del w:id="650" w:author="Regina Casanova" w:date="2018-07-07T15:30:00Z">
        <w:r w:rsidRPr="00BA156B" w:rsidDel="006F7425">
          <w:lastRenderedPageBreak/>
          <w:delText>Se hizo</w:delText>
        </w:r>
        <w:r w:rsidR="009609C2" w:rsidRPr="00BA156B" w:rsidDel="006F7425">
          <w:delText xml:space="preserve"> la lista de necesid</w:delText>
        </w:r>
        <w:r w:rsidRPr="00BA156B" w:rsidDel="006F7425">
          <w:delText>ades por cada tipo de usuario con todas las necesidades identificadas</w:delText>
        </w:r>
        <w:r w:rsidR="009609C2" w:rsidRPr="00BA156B" w:rsidDel="006F7425">
          <w:delText>. Con es</w:delText>
        </w:r>
        <w:r w:rsidRPr="00BA156B" w:rsidDel="006F7425">
          <w:delText xml:space="preserve">ta lista de necesidades </w:delText>
        </w:r>
        <w:r w:rsidR="009609C2" w:rsidRPr="00BA156B" w:rsidDel="006F7425">
          <w:delText>se crearon Historias de Usuario par</w:delText>
        </w:r>
        <w:r w:rsidRPr="00BA156B" w:rsidDel="006F7425">
          <w:delText>a cada una de estas necesidades. L</w:delText>
        </w:r>
        <w:r w:rsidR="009609C2" w:rsidRPr="00BA156B" w:rsidDel="006F7425">
          <w:delText xml:space="preserve">as historias de usuario consisten en la creación de una frase pequeña que usualmente sigue el formato de </w:delText>
        </w:r>
      </w:del>
    </w:p>
    <w:p w14:paraId="1D3F29F4" w14:textId="5CD5793E" w:rsidR="009609C2" w:rsidRPr="00B26073" w:rsidDel="006F7425" w:rsidRDefault="009609C2">
      <w:pPr>
        <w:pStyle w:val="Texto"/>
        <w:rPr>
          <w:del w:id="651" w:author="Regina Casanova" w:date="2018-07-07T15:30:00Z"/>
          <w:rStyle w:val="Referenciaintensa"/>
          <w:rFonts w:cstheme="minorBidi"/>
          <w:color w:val="auto"/>
          <w:lang w:val="es-PE"/>
        </w:rPr>
        <w:pPrChange w:id="652" w:author="Regina Casanova" w:date="2018-07-07T15:41:00Z">
          <w:pPr>
            <w:pStyle w:val="Texto"/>
            <w:jc w:val="center"/>
          </w:pPr>
        </w:pPrChange>
      </w:pPr>
      <w:del w:id="653" w:author="Regina Casanova" w:date="2018-07-07T15:30:00Z">
        <w:r w:rsidRPr="00BA156B" w:rsidDel="006F7425">
          <w:rPr>
            <w:rStyle w:val="Referenciaintensa"/>
            <w:color w:val="auto"/>
            <w:lang w:val="es-PE"/>
          </w:rPr>
          <w:delText>“Como [usuario / tipo de usuario] quiero [necesidad] para poder [objetivo]”</w:delText>
        </w:r>
      </w:del>
    </w:p>
    <w:p w14:paraId="7CE23EEF" w14:textId="18CC0E56" w:rsidR="00A04522" w:rsidRPr="00B26073" w:rsidDel="006F7425" w:rsidRDefault="00CE6C8A">
      <w:pPr>
        <w:pStyle w:val="Texto"/>
        <w:rPr>
          <w:del w:id="654" w:author="Regina Casanova" w:date="2018-07-07T15:30:00Z"/>
        </w:rPr>
      </w:pPr>
      <w:del w:id="655" w:author="Regina Casanova" w:date="2018-07-07T15:30:00Z">
        <w:r w:rsidRPr="00BA156B" w:rsidDel="006F7425">
          <w:delText>Con estas Historias de Usuario se pudo realizar la tabla de requerimientos que implicaba agregar una columna de prioridad a cada requerimiento.</w:delText>
        </w:r>
      </w:del>
    </w:p>
    <w:p w14:paraId="134F4CAC" w14:textId="73284949" w:rsidR="001C33EF" w:rsidRPr="00B26073" w:rsidDel="006F7425" w:rsidRDefault="00A04522">
      <w:pPr>
        <w:pStyle w:val="Texto"/>
        <w:rPr>
          <w:del w:id="656" w:author="Regina Casanova" w:date="2018-07-07T15:30:00Z"/>
        </w:rPr>
      </w:pPr>
      <w:del w:id="657" w:author="Regina Casanova" w:date="2018-07-07T15:30:00Z">
        <w:r w:rsidRPr="00BA156B" w:rsidDel="006F7425">
          <w:delText>Finalmente, se vio necesari</w:delText>
        </w:r>
        <w:r w:rsidR="006F45B5" w:rsidRPr="00BA156B" w:rsidDel="006F7425">
          <w:delText>a</w:delText>
        </w:r>
        <w:r w:rsidRPr="00BA156B" w:rsidDel="006F7425">
          <w:delText xml:space="preserve"> </w:delText>
        </w:r>
        <w:r w:rsidR="00CE6C8A" w:rsidRPr="00BA156B" w:rsidDel="006F7425">
          <w:delText xml:space="preserve">la </w:delText>
        </w:r>
        <w:r w:rsidR="006F45B5" w:rsidRPr="00BA156B" w:rsidDel="006F7425">
          <w:delText xml:space="preserve">modificación </w:delText>
        </w:r>
        <w:r w:rsidR="00CE6C8A" w:rsidRPr="00BA156B" w:rsidDel="006F7425">
          <w:delText>de</w:delText>
        </w:r>
        <w:r w:rsidRPr="00BA156B" w:rsidDel="006F7425">
          <w:delText xml:space="preserve"> la tabla de clasificación de reclamos </w:delText>
        </w:r>
        <w:r w:rsidR="00CE6C8A" w:rsidRPr="00BA156B" w:rsidDel="006F7425">
          <w:delText xml:space="preserve">vigente </w:delText>
        </w:r>
        <w:r w:rsidRPr="00BA156B" w:rsidDel="006F7425">
          <w:delText xml:space="preserve">debido a que </w:delText>
        </w:r>
        <w:r w:rsidR="00CE6C8A" w:rsidRPr="00BA156B" w:rsidDel="006F7425">
          <w:delText>ella</w:delText>
        </w:r>
        <w:r w:rsidRPr="00BA156B" w:rsidDel="006F7425">
          <w:delText xml:space="preserve"> es engorrosa y </w:delText>
        </w:r>
        <w:r w:rsidR="00CE6C8A" w:rsidRPr="00BA156B" w:rsidDel="006F7425">
          <w:delText>compleja</w:delText>
        </w:r>
        <w:r w:rsidRPr="00BA156B" w:rsidDel="006F7425">
          <w:delText xml:space="preserve"> para encontrar el tipo adecuado de reclamo</w:delText>
        </w:r>
        <w:r w:rsidR="00CE6C8A" w:rsidRPr="00BA156B" w:rsidDel="006F7425">
          <w:delText>. Para</w:delText>
        </w:r>
        <w:r w:rsidRPr="00BA156B" w:rsidDel="006F7425">
          <w:delText xml:space="preserve"> proponer una nueva clasificación de reclamos se utilizó una técnica de </w:delText>
        </w:r>
        <w:r w:rsidR="007A54FF" w:rsidRPr="00BA156B" w:rsidDel="006F7425">
          <w:delText>UCD</w:delText>
        </w:r>
        <w:r w:rsidRPr="00BA156B" w:rsidDel="006F7425">
          <w:delText xml:space="preserve"> llamada </w:delText>
        </w:r>
        <w:r w:rsidRPr="00F916E3" w:rsidDel="006F7425">
          <w:delText>Car</w:delText>
        </w:r>
        <w:r w:rsidR="0069599A" w:rsidRPr="00F916E3" w:rsidDel="006F7425">
          <w:delText>d Sorting</w:delText>
        </w:r>
        <w:r w:rsidR="0069599A" w:rsidRPr="00BA156B" w:rsidDel="006F7425">
          <w:delText>, técnica</w:delText>
        </w:r>
        <w:r w:rsidRPr="00BA156B" w:rsidDel="006F7425">
          <w:delText xml:space="preserve"> utilizada para diseñar o evaluar la</w:delText>
        </w:r>
        <w:r w:rsidR="0069599A" w:rsidRPr="00BA156B" w:rsidDel="006F7425">
          <w:delText xml:space="preserve"> arquitectura de la información.</w:delText>
        </w:r>
        <w:r w:rsidRPr="00BA156B" w:rsidDel="006F7425">
          <w:delText xml:space="preserve"> </w:delText>
        </w:r>
        <w:r w:rsidR="0069599A" w:rsidRPr="00BA156B" w:rsidDel="006F7425">
          <w:delText>P</w:delText>
        </w:r>
        <w:r w:rsidR="00CE6C8A" w:rsidRPr="00BA156B" w:rsidDel="006F7425">
          <w:delText>ara</w:delText>
        </w:r>
        <w:r w:rsidRPr="00BA156B" w:rsidDel="006F7425">
          <w:delText xml:space="preserve"> esta investigación en particular se utilizó la variante ‘</w:delText>
        </w:r>
        <w:r w:rsidRPr="00F916E3" w:rsidDel="006F7425">
          <w:delText>Modified Delphi</w:delText>
        </w:r>
        <w:r w:rsidRPr="00160297" w:rsidDel="006F7425">
          <w:delText>’</w:delText>
        </w:r>
        <w:r w:rsidRPr="00BA156B" w:rsidDel="006F7425">
          <w:delText xml:space="preserve"> </w:delText>
        </w:r>
        <w:r w:rsidR="00EC2BAF" w:rsidRPr="00BA156B" w:rsidDel="006F7425">
          <w:fldChar w:fldCharType="begin" w:fldLock="1"/>
        </w:r>
        <w:r w:rsidR="00D92F33" w:rsidRPr="005956FA" w:rsidDel="006F7425">
          <w:del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delInstrText>
        </w:r>
        <w:r w:rsidR="00EC2BAF" w:rsidRPr="00BA156B" w:rsidDel="006F7425">
          <w:fldChar w:fldCharType="separate"/>
        </w:r>
        <w:r w:rsidR="00D92F33" w:rsidRPr="00D92F33" w:rsidDel="006F7425">
          <w:rPr>
            <w:noProof/>
          </w:rPr>
          <w:delText>(45)</w:delText>
        </w:r>
        <w:r w:rsidR="00EC2BAF" w:rsidRPr="00BA156B" w:rsidDel="006F7425">
          <w:fldChar w:fldCharType="end"/>
        </w:r>
        <w:r w:rsidRPr="00BA156B" w:rsidDel="006F7425">
          <w:delText xml:space="preserve"> </w:delText>
        </w:r>
        <w:r w:rsidR="00721191" w:rsidRPr="00BA156B" w:rsidDel="006F7425">
          <w:delText>que requiere menor tiempo para las entrevistas</w:delText>
        </w:r>
        <w:r w:rsidRPr="00BA156B" w:rsidDel="006F7425">
          <w:delText>.</w:delText>
        </w:r>
        <w:r w:rsidR="0069599A" w:rsidRPr="00BA156B" w:rsidDel="006F7425">
          <w:delText xml:space="preserve"> Esta técnica consiste </w:delText>
        </w:r>
        <w:r w:rsidR="002B5A61" w:rsidDel="006F7425">
          <w:delText>en entregar</w:delText>
        </w:r>
        <w:r w:rsidR="000D16CA" w:rsidRPr="00BA156B" w:rsidDel="006F7425">
          <w:delText xml:space="preserve"> tarjetas físicas o virtuales</w:delText>
        </w:r>
        <w:r w:rsidR="00F853DD" w:rsidRPr="00BA156B" w:rsidDel="006F7425">
          <w:delText xml:space="preserve"> a cada</w:delText>
        </w:r>
        <w:r w:rsidR="0069599A" w:rsidRPr="00BA156B" w:rsidDel="006F7425">
          <w:delText xml:space="preserve"> entrevistado </w:delText>
        </w:r>
        <w:r w:rsidR="00F853DD" w:rsidRPr="00BA156B" w:rsidDel="006F7425">
          <w:delText>para que las</w:delText>
        </w:r>
        <w:r w:rsidR="0069599A" w:rsidRPr="00BA156B" w:rsidDel="006F7425">
          <w:delText xml:space="preserve"> ordene </w:delText>
        </w:r>
        <w:r w:rsidR="00130A52" w:rsidRPr="00BA156B" w:rsidDel="006F7425">
          <w:delText xml:space="preserve">de forma </w:delText>
        </w:r>
        <w:r w:rsidR="00F853DD" w:rsidRPr="00BA156B" w:rsidDel="006F7425">
          <w:delTex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delText>
        </w:r>
        <w:r w:rsidR="00717F0C" w:rsidRPr="00BA156B" w:rsidDel="006F7425">
          <w:delText>Los pasos siguientes fueron realizados por una persona experta en el tema de reclamos de IPRE</w:delText>
        </w:r>
        <w:r w:rsidR="002B5A61" w:rsidDel="006F7425">
          <w:delText>SS, a esta persona se le entregó</w:delText>
        </w:r>
        <w:r w:rsidR="00717F0C" w:rsidRPr="00BA156B" w:rsidDel="006F7425">
          <w:delText xml:space="preserve"> 45 tarjetas con los tipos de reclamos anteriormente encontrados escritos y se le pidió agruparlo en la manera que viera conveniente por similitud de reclamos. A esta persona experta se le dio la </w:delText>
        </w:r>
        <w:r w:rsidR="00717F0C" w:rsidRPr="00BA156B" w:rsidDel="006F7425">
          <w:lastRenderedPageBreak/>
          <w:delText>posibilidad de separar las tarjetas que consideraba q</w:delText>
        </w:r>
        <w:r w:rsidR="002B5A61" w:rsidDel="006F7425">
          <w:delText>ue no eran un tipo de reclamo vá</w:delText>
        </w:r>
        <w:r w:rsidR="00717F0C" w:rsidRPr="00BA156B" w:rsidDel="006F7425">
          <w:delText xml:space="preserve">lido y agregar nuevos tipos de reclamos que consideraba faltantes. Luego </w:delText>
        </w:r>
        <w:r w:rsidR="002B5A61" w:rsidDel="006F7425">
          <w:delText>que la persona experta realizará</w:delText>
        </w:r>
        <w:r w:rsidR="00717F0C" w:rsidRPr="00BA156B" w:rsidDel="006F7425">
          <w:delText xml:space="preserve"> su organización y revisión de las categorías que creo, se le pidió que colocara un tí</w:delText>
        </w:r>
        <w:r w:rsidR="002B5A61" w:rsidDel="006F7425">
          <w:delText>tulo a cada categoría y revisará</w:delText>
        </w:r>
        <w:r w:rsidR="00717F0C" w:rsidRPr="00BA156B" w:rsidDel="006F7425">
          <w:delText xml:space="preserve"> los tipos de reclamos contenidos en cada categoría para poder encontrar posibles cambios en la organización. </w:delText>
        </w:r>
      </w:del>
    </w:p>
    <w:p w14:paraId="643D2BC3" w14:textId="5F4082E2" w:rsidR="0053122A" w:rsidRPr="00BA156B" w:rsidDel="006F7425" w:rsidRDefault="0053122A">
      <w:pPr>
        <w:pStyle w:val="Texto"/>
        <w:rPr>
          <w:del w:id="658" w:author="Regina Casanova" w:date="2018-07-07T15:30:00Z"/>
          <w:lang w:val="es-PE"/>
        </w:rPr>
        <w:pPrChange w:id="659" w:author="Regina Casanova" w:date="2018-07-07T15:41:00Z">
          <w:pPr>
            <w:pStyle w:val="Ttulo3"/>
            <w:numPr>
              <w:ilvl w:val="0"/>
              <w:numId w:val="6"/>
            </w:numPr>
            <w:ind w:left="1440" w:hanging="360"/>
          </w:pPr>
        </w:pPrChange>
      </w:pPr>
      <w:bookmarkStart w:id="660" w:name="_Toc511166302"/>
      <w:del w:id="661" w:author="Regina Casanova" w:date="2018-07-07T15:30:00Z">
        <w:r w:rsidRPr="00BA156B" w:rsidDel="006F7425">
          <w:rPr>
            <w:lang w:val="es-PE"/>
          </w:rPr>
          <w:delText>Diseño y Prototipado</w:delText>
        </w:r>
        <w:bookmarkEnd w:id="660"/>
      </w:del>
    </w:p>
    <w:p w14:paraId="2D95C735" w14:textId="11BA983B" w:rsidR="008E130E" w:rsidRPr="00BA156B" w:rsidDel="006F7425" w:rsidRDefault="00AD6104">
      <w:pPr>
        <w:pStyle w:val="Texto"/>
        <w:rPr>
          <w:del w:id="662" w:author="Regina Casanova" w:date="2018-07-07T15:30:00Z"/>
        </w:rPr>
      </w:pPr>
      <w:del w:id="663" w:author="Regina Casanova" w:date="2018-07-07T15:30:00Z">
        <w:r w:rsidRPr="00BA156B" w:rsidDel="006F7425">
          <w:delText>Con los objetivos y requerimientos hechos por tipo de usuario</w:delText>
        </w:r>
        <w:r w:rsidR="00F631C4" w:rsidRPr="00BA156B" w:rsidDel="006F7425">
          <w:delText>, se hicieron</w:delText>
        </w:r>
        <w:r w:rsidR="0053122A" w:rsidRPr="00BA156B" w:rsidDel="006F7425">
          <w:delText xml:space="preserve"> diversos </w:delText>
        </w:r>
        <w:r w:rsidR="0053122A" w:rsidRPr="00F916E3" w:rsidDel="006F7425">
          <w:delText>wireframes</w:delText>
        </w:r>
        <w:r w:rsidR="0053122A" w:rsidRPr="00BA156B" w:rsidDel="006F7425">
          <w:delText xml:space="preserve"> en </w:delText>
        </w:r>
        <w:r w:rsidRPr="00BA156B" w:rsidDel="006F7425">
          <w:delText xml:space="preserve">lápiz y </w:delText>
        </w:r>
        <w:r w:rsidR="0053122A" w:rsidRPr="00BA156B" w:rsidDel="006F7425">
          <w:delText xml:space="preserve">papel </w:delText>
        </w:r>
        <w:r w:rsidRPr="00BA156B" w:rsidDel="006F7425">
          <w:delText>con posibles bocetos de cada p</w:delText>
        </w:r>
        <w:r w:rsidR="003C6FC8" w:rsidDel="006F7425">
          <w:delText>a</w:delText>
        </w:r>
      </w:del>
      <w:del w:id="664" w:author="Regina Casanova" w:date="2018-06-18T23:45:00Z">
        <w:r w:rsidRPr="00BA156B" w:rsidDel="003C6FC8">
          <w:delText>á</w:delText>
        </w:r>
      </w:del>
      <w:del w:id="665" w:author="Regina Casanova" w:date="2018-07-07T15:30:00Z">
        <w:r w:rsidR="003C6FC8" w:rsidDel="006F7425">
          <w:delText>ntalla</w:delText>
        </w:r>
      </w:del>
      <w:del w:id="666" w:author="Regina Casanova" w:date="2018-06-18T23:45:00Z">
        <w:r w:rsidRPr="00BA156B" w:rsidDel="003C6FC8">
          <w:delText>gina</w:delText>
        </w:r>
      </w:del>
      <w:del w:id="667" w:author="Regina Casanova" w:date="2018-07-07T15:30:00Z">
        <w:r w:rsidRPr="00BA156B" w:rsidDel="006F7425">
          <w:delText xml:space="preserve"> del </w:delText>
        </w:r>
      </w:del>
      <w:del w:id="668" w:author="Regina Casanova" w:date="2018-06-18T17:53:00Z">
        <w:r w:rsidRPr="00BA156B" w:rsidDel="00E94926">
          <w:delText>sistema</w:delText>
        </w:r>
      </w:del>
      <w:del w:id="669" w:author="Regina Casanova" w:date="2018-07-07T15:30:00Z">
        <w:r w:rsidRPr="00BA156B" w:rsidDel="006F7425">
          <w:delText>, sus elementos y ubicación</w:delText>
        </w:r>
        <w:r w:rsidR="00F631C4" w:rsidRPr="00BA156B" w:rsidDel="006F7425">
          <w:delText xml:space="preserve">. </w:delText>
        </w:r>
        <w:r w:rsidR="00766B86" w:rsidRPr="00BA156B" w:rsidDel="006F7425">
          <w:delText>La ventaja de realizar estos bocetos en lápiz y papel es que permite hacer cambios de forma muy rápida y poder añadir elementos adicionales necesarios mientras que la idea fue mejorando a lo largo de la creación de estos bocetos.</w:delText>
        </w:r>
      </w:del>
    </w:p>
    <w:p w14:paraId="5C9E06E9" w14:textId="16D08131" w:rsidR="008E130E" w:rsidRPr="00BA156B" w:rsidDel="006F7425" w:rsidRDefault="00F631C4">
      <w:pPr>
        <w:pStyle w:val="Texto"/>
        <w:rPr>
          <w:del w:id="670" w:author="Regina Casanova" w:date="2018-07-07T15:30:00Z"/>
        </w:rPr>
      </w:pPr>
      <w:del w:id="671" w:author="Regina Casanova" w:date="2018-07-07T15:30:00Z">
        <w:r w:rsidRPr="00BA156B" w:rsidDel="006F7425">
          <w:delText xml:space="preserve">Con estos </w:delText>
        </w:r>
        <w:r w:rsidRPr="00F916E3" w:rsidDel="006F7425">
          <w:delText>wireframes</w:delText>
        </w:r>
        <w:r w:rsidRPr="00BA156B" w:rsidDel="006F7425">
          <w:delText xml:space="preserve"> se determinó</w:delText>
        </w:r>
        <w:r w:rsidR="0053122A" w:rsidRPr="00BA156B" w:rsidDel="006F7425">
          <w:delText xml:space="preserve"> cuál</w:delText>
        </w:r>
        <w:r w:rsidR="00062156" w:rsidRPr="00BA156B" w:rsidDel="006F7425">
          <w:delText xml:space="preserve"> era</w:delText>
        </w:r>
        <w:r w:rsidR="00AD6104" w:rsidRPr="00BA156B" w:rsidDel="006F7425">
          <w:delText xml:space="preserve"> el boceto </w:delText>
        </w:r>
        <w:r w:rsidR="00062156" w:rsidRPr="00BA156B" w:rsidDel="006F7425">
          <w:delText>a prototipar con el que los diversos tipos de usuarios pudieran cumplir sus tareas.</w:delText>
        </w:r>
        <w:r w:rsidR="004A534F" w:rsidRPr="00BA156B" w:rsidDel="006F7425">
          <w:delText xml:space="preserve"> Una vez se tuvieron los </w:delText>
        </w:r>
        <w:r w:rsidR="004A534F" w:rsidRPr="00F916E3" w:rsidDel="006F7425">
          <w:delText>wireframes</w:delText>
        </w:r>
        <w:r w:rsidR="004A534F" w:rsidRPr="00BA156B" w:rsidDel="006F7425">
          <w:delText xml:space="preserve">, se hicieron los </w:delText>
        </w:r>
        <w:r w:rsidR="00AD6104" w:rsidRPr="00BA156B" w:rsidDel="006F7425">
          <w:delText>prototipos</w:delText>
        </w:r>
        <w:r w:rsidR="004A534F" w:rsidRPr="00BA156B" w:rsidDel="006F7425">
          <w:delText xml:space="preserve"> utilizando el software Axure RP </w:delText>
        </w:r>
        <w:r w:rsidR="0066664C" w:rsidRPr="00BA156B" w:rsidDel="006F7425">
          <w:delText>v</w:delText>
        </w:r>
        <w:r w:rsidR="004A534F" w:rsidRPr="00BA156B" w:rsidDel="006F7425">
          <w:delText>8</w:delText>
        </w:r>
        <w:r w:rsidR="00172054" w:rsidRPr="00BA156B" w:rsidDel="006F7425">
          <w:delText xml:space="preserve"> </w:delText>
        </w:r>
        <w:r w:rsidR="0066664C" w:rsidRPr="00BA156B" w:rsidDel="006F7425">
          <w:delText>(</w:delText>
        </w:r>
        <w:r w:rsidR="00C60E77" w:rsidRPr="00BA156B" w:rsidDel="006F7425">
          <w:delText xml:space="preserve">Axure </w:delText>
        </w:r>
        <w:r w:rsidR="00C60E77" w:rsidRPr="00F916E3" w:rsidDel="006F7425">
          <w:delText>Software Solutions</w:delText>
        </w:r>
        <w:r w:rsidR="00C60E77" w:rsidRPr="00BA156B" w:rsidDel="006F7425">
          <w:delText>, San Diego</w:delText>
        </w:r>
        <w:r w:rsidR="0066664C" w:rsidRPr="00BA156B" w:rsidDel="006F7425">
          <w:delText>, CA</w:delText>
        </w:r>
        <w:r w:rsidR="00B137E1" w:rsidRPr="00BA156B" w:rsidDel="006F7425">
          <w:delText xml:space="preserve"> b</w:delText>
        </w:r>
        <w:r w:rsidR="00C60E77" w:rsidRPr="00BA156B" w:rsidDel="006F7425">
          <w:delText xml:space="preserve">ajo la licencia completa de </w:delText>
        </w:r>
        <w:r w:rsidR="0066664C" w:rsidRPr="00BA156B" w:rsidDel="006F7425">
          <w:delText xml:space="preserve">Mg. </w:delText>
        </w:r>
        <w:r w:rsidR="00C60E77" w:rsidRPr="00BA156B" w:rsidDel="006F7425">
          <w:delText>Miguel Coloma</w:delText>
        </w:r>
        <w:r w:rsidR="009F4AF1" w:rsidRPr="00BA156B" w:rsidDel="006F7425">
          <w:delText>).</w:delText>
        </w:r>
        <w:r w:rsidR="00AD6104" w:rsidRPr="00BA156B" w:rsidDel="006F7425">
          <w:delText xml:space="preserve"> </w:delText>
        </w:r>
        <w:r w:rsidR="009F4AF1" w:rsidRPr="00BA156B" w:rsidDel="006F7425">
          <w:delText>S</w:delText>
        </w:r>
        <w:r w:rsidR="00AD6104" w:rsidRPr="00BA156B" w:rsidDel="006F7425">
          <w:delText>e eligió este software ya que permit</w:delText>
        </w:r>
        <w:r w:rsidR="009A4B92" w:rsidRPr="00BA156B" w:rsidDel="006F7425">
          <w:delText>í</w:delText>
        </w:r>
        <w:r w:rsidR="00AD6104" w:rsidRPr="00BA156B" w:rsidDel="006F7425">
          <w:delText>a dar funcionalidad a estos prototipos</w:delText>
        </w:r>
        <w:r w:rsidR="00172054" w:rsidRPr="00BA156B" w:rsidDel="006F7425">
          <w:delText xml:space="preserve">. </w:delText>
        </w:r>
        <w:r w:rsidR="00AD6104" w:rsidRPr="00BA156B" w:rsidDel="006F7425">
          <w:delText>Con estos</w:delText>
        </w:r>
        <w:r w:rsidR="00172054" w:rsidRPr="00BA156B" w:rsidDel="006F7425">
          <w:delText xml:space="preserve"> prototipos funcionales</w:delText>
        </w:r>
        <w:r w:rsidR="00AD6104" w:rsidRPr="00BA156B" w:rsidDel="006F7425">
          <w:delText>, se podrían</w:delText>
        </w:r>
        <w:r w:rsidR="00172054" w:rsidRPr="00BA156B" w:rsidDel="006F7425">
          <w:delText xml:space="preserve"> fácilmente probar para identific</w:delText>
        </w:r>
        <w:r w:rsidR="00AD6104" w:rsidRPr="00BA156B" w:rsidDel="006F7425">
          <w:delText>ar posibles mejoras y errores en el</w:delText>
        </w:r>
        <w:r w:rsidR="00172054" w:rsidRPr="00BA156B" w:rsidDel="006F7425">
          <w:delText xml:space="preserve"> diseño.</w:delText>
        </w:r>
      </w:del>
    </w:p>
    <w:p w14:paraId="71067A37" w14:textId="4A837527" w:rsidR="00766B86" w:rsidRPr="00B26073" w:rsidDel="006F7425" w:rsidRDefault="00AD6104">
      <w:pPr>
        <w:pStyle w:val="Texto"/>
        <w:rPr>
          <w:del w:id="672" w:author="Regina Casanova" w:date="2018-07-07T15:30:00Z"/>
        </w:rPr>
      </w:pPr>
      <w:del w:id="673" w:author="Regina Casanova" w:date="2018-07-07T15:30:00Z">
        <w:r w:rsidRPr="00BA156B" w:rsidDel="006F7425">
          <w:delText xml:space="preserve">Estos </w:delText>
        </w:r>
        <w:r w:rsidR="00172054" w:rsidRPr="00BA156B" w:rsidDel="006F7425">
          <w:delText>prototipo</w:delText>
        </w:r>
        <w:r w:rsidRPr="00BA156B" w:rsidDel="006F7425">
          <w:delText>s</w:delText>
        </w:r>
        <w:r w:rsidR="00172054" w:rsidRPr="00BA156B" w:rsidDel="006F7425">
          <w:delText xml:space="preserve"> </w:delText>
        </w:r>
        <w:r w:rsidRPr="00BA156B" w:rsidDel="006F7425">
          <w:delText>no contaban con mucho detalle gráfico. Esto se hizo adrede para que</w:delText>
        </w:r>
        <w:r w:rsidR="00172054" w:rsidRPr="00BA156B" w:rsidDel="006F7425">
          <w:delText xml:space="preserve"> durante las </w:delText>
        </w:r>
        <w:r w:rsidR="002B5A61" w:rsidDel="006F7425">
          <w:delText>pruebas los usuarios se enfocará</w:delText>
        </w:r>
        <w:r w:rsidR="00172054" w:rsidRPr="00BA156B" w:rsidDel="006F7425">
          <w:delText xml:space="preserve">n en la funcionalidad del </w:delText>
        </w:r>
      </w:del>
      <w:del w:id="674" w:author="Regina Casanova" w:date="2018-06-18T17:53:00Z">
        <w:r w:rsidR="00172054" w:rsidRPr="00BA156B" w:rsidDel="00E94926">
          <w:delText xml:space="preserve">sistema </w:delText>
        </w:r>
      </w:del>
      <w:del w:id="675" w:author="Regina Casanova" w:date="2018-07-07T15:30:00Z">
        <w:r w:rsidR="00172054" w:rsidRPr="00BA156B" w:rsidDel="006F7425">
          <w:delText>planteado y no en detalles estéticos de él.</w:delText>
        </w:r>
      </w:del>
    </w:p>
    <w:p w14:paraId="208B7536" w14:textId="30B5A98C" w:rsidR="0053122A" w:rsidRPr="00BA156B" w:rsidDel="006F7425" w:rsidRDefault="0053122A">
      <w:pPr>
        <w:pStyle w:val="Texto"/>
        <w:rPr>
          <w:del w:id="676" w:author="Regina Casanova" w:date="2018-07-07T15:30:00Z"/>
          <w:lang w:val="es-PE"/>
        </w:rPr>
        <w:pPrChange w:id="677" w:author="Regina Casanova" w:date="2018-07-07T15:41:00Z">
          <w:pPr>
            <w:pStyle w:val="Ttulo3"/>
            <w:numPr>
              <w:ilvl w:val="0"/>
              <w:numId w:val="6"/>
            </w:numPr>
            <w:ind w:left="1440" w:hanging="360"/>
          </w:pPr>
        </w:pPrChange>
      </w:pPr>
      <w:bookmarkStart w:id="678" w:name="_Toc511166303"/>
      <w:del w:id="679" w:author="Regina Casanova" w:date="2018-07-07T15:30:00Z">
        <w:r w:rsidRPr="00BA156B" w:rsidDel="006F7425">
          <w:rPr>
            <w:lang w:val="es-PE"/>
          </w:rPr>
          <w:lastRenderedPageBreak/>
          <w:delText>Pruebas de Usuario</w:delText>
        </w:r>
        <w:bookmarkEnd w:id="678"/>
      </w:del>
    </w:p>
    <w:p w14:paraId="57EA6C02" w14:textId="77E55465" w:rsidR="0053122A" w:rsidRPr="00B26073" w:rsidDel="006F7425" w:rsidRDefault="0053122A">
      <w:pPr>
        <w:pStyle w:val="Texto"/>
        <w:rPr>
          <w:del w:id="680" w:author="Regina Casanova" w:date="2018-07-07T15:30:00Z"/>
        </w:rPr>
      </w:pPr>
      <w:del w:id="681" w:author="Regina Casanova" w:date="2018-07-07T15:30:00Z">
        <w:r w:rsidRPr="00BA156B" w:rsidDel="006F7425">
          <w:delText xml:space="preserve">Se </w:delText>
        </w:r>
        <w:r w:rsidR="0069089C" w:rsidRPr="00BA156B" w:rsidDel="006F7425">
          <w:delText>realizaron</w:delText>
        </w:r>
        <w:r w:rsidRPr="00BA156B" w:rsidDel="006F7425">
          <w:delText xml:space="preserve"> evaluaciones </w:delText>
        </w:r>
        <w:r w:rsidR="006E2813" w:rsidRPr="00BA156B" w:rsidDel="006F7425">
          <w:delText>con</w:delText>
        </w:r>
        <w:r w:rsidR="008E38F2" w:rsidRPr="00BA156B" w:rsidDel="006F7425">
          <w:delText xml:space="preserve"> todos</w:delText>
        </w:r>
        <w:r w:rsidR="006E2813" w:rsidRPr="00BA156B" w:rsidDel="006F7425">
          <w:delText xml:space="preserve"> los </w:delText>
        </w:r>
        <w:r w:rsidR="008E38F2" w:rsidRPr="00BA156B" w:rsidDel="006F7425">
          <w:delText xml:space="preserve">tipos de </w:delText>
        </w:r>
        <w:r w:rsidR="006E2813" w:rsidRPr="00BA156B" w:rsidDel="006F7425">
          <w:delText xml:space="preserve">usuarios donde se enfocó </w:delText>
        </w:r>
        <w:r w:rsidRPr="00BA156B" w:rsidDel="006F7425">
          <w:delText>lo siguiente:</w:delText>
        </w:r>
      </w:del>
    </w:p>
    <w:p w14:paraId="2D888DDC" w14:textId="673C8C48" w:rsidR="00B26073" w:rsidRPr="00B26073" w:rsidDel="006F7425" w:rsidRDefault="0053122A">
      <w:pPr>
        <w:pStyle w:val="Texto"/>
        <w:rPr>
          <w:del w:id="682" w:author="Regina Casanova" w:date="2018-07-07T15:30:00Z"/>
          <w:lang w:val="es-PE"/>
        </w:rPr>
        <w:pPrChange w:id="683" w:author="Regina Casanova" w:date="2018-07-07T15:41:00Z">
          <w:pPr>
            <w:pStyle w:val="Ttulo4"/>
            <w:numPr>
              <w:numId w:val="29"/>
            </w:numPr>
          </w:pPr>
        </w:pPrChange>
      </w:pPr>
      <w:del w:id="684" w:author="Regina Casanova" w:date="2018-07-07T15:30:00Z">
        <w:r w:rsidRPr="00B26073" w:rsidDel="006F7425">
          <w:rPr>
            <w:lang w:val="es-PE"/>
          </w:rPr>
          <w:delText>R</w:delText>
        </w:r>
        <w:r w:rsidR="00FB7003" w:rsidRPr="00B26073" w:rsidDel="006F7425">
          <w:rPr>
            <w:lang w:val="es-PE"/>
          </w:rPr>
          <w:delText xml:space="preserve">esolución de tareas: </w:delText>
        </w:r>
      </w:del>
    </w:p>
    <w:p w14:paraId="0FC56170" w14:textId="59C1A077" w:rsidR="00BE7297" w:rsidRPr="00B26073" w:rsidDel="006F7425" w:rsidRDefault="00FB7003">
      <w:pPr>
        <w:pStyle w:val="Texto"/>
        <w:rPr>
          <w:del w:id="685" w:author="Regina Casanova" w:date="2018-07-07T15:30:00Z"/>
        </w:rPr>
      </w:pPr>
      <w:del w:id="686" w:author="Regina Casanova" w:date="2018-07-07T15:30:00Z">
        <w:r w:rsidRPr="00B26073" w:rsidDel="006F7425">
          <w:delText>Se definieron</w:delText>
        </w:r>
        <w:r w:rsidR="0053122A" w:rsidRPr="00B26073" w:rsidDel="006F7425">
          <w:delText xml:space="preserve"> tarea</w:delText>
        </w:r>
        <w:r w:rsidRPr="00B26073" w:rsidDel="006F7425">
          <w:delText>s</w:delText>
        </w:r>
        <w:r w:rsidR="0053122A" w:rsidRPr="00B26073" w:rsidDel="006F7425">
          <w:delText xml:space="preserve"> específica</w:delText>
        </w:r>
        <w:r w:rsidRPr="00B26073" w:rsidDel="006F7425">
          <w:delText>s</w:delText>
        </w:r>
        <w:r w:rsidR="0053122A" w:rsidRPr="00B26073" w:rsidDel="006F7425">
          <w:delText xml:space="preserve"> por cada </w:delText>
        </w:r>
        <w:r w:rsidRPr="00B26073" w:rsidDel="006F7425">
          <w:delText>tipo de usuario y se observó la</w:delText>
        </w:r>
        <w:r w:rsidR="00172054" w:rsidRPr="00B26073" w:rsidDel="006F7425">
          <w:delText xml:space="preserve"> forma de</w:delText>
        </w:r>
        <w:r w:rsidRPr="00B26073" w:rsidDel="006F7425">
          <w:delText xml:space="preserve"> realización de ella</w:delText>
        </w:r>
        <w:r w:rsidR="00172054" w:rsidRPr="00B26073" w:rsidDel="006F7425">
          <w:delText xml:space="preserve"> por los usuarios</w:delText>
        </w:r>
        <w:r w:rsidRPr="00B26073" w:rsidDel="006F7425">
          <w:delText>. Con esto se determinó</w:delText>
        </w:r>
        <w:r w:rsidR="0053122A" w:rsidRPr="00B26073" w:rsidDel="006F7425">
          <w:delText xml:space="preserve"> </w:delText>
        </w:r>
        <w:r w:rsidRPr="00B26073" w:rsidDel="006F7425">
          <w:delText xml:space="preserve">si el </w:delText>
        </w:r>
      </w:del>
      <w:del w:id="687" w:author="Regina Casanova" w:date="2018-06-18T17:53:00Z">
        <w:r w:rsidRPr="00B26073" w:rsidDel="00E94926">
          <w:delText xml:space="preserve">sistema </w:delText>
        </w:r>
      </w:del>
      <w:del w:id="688" w:author="Regina Casanova" w:date="2018-07-07T15:30:00Z">
        <w:r w:rsidRPr="00B26073" w:rsidDel="006F7425">
          <w:delText xml:space="preserve">funciona de la forma </w:delText>
        </w:r>
        <w:r w:rsidR="000E6EA6" w:rsidRPr="00B26073" w:rsidDel="006F7425">
          <w:delText>que</w:delText>
        </w:r>
        <w:r w:rsidRPr="00B26073" w:rsidDel="006F7425">
          <w:delText xml:space="preserve"> el </w:delText>
        </w:r>
        <w:r w:rsidR="00CF1D12" w:rsidDel="006F7425">
          <w:delText>investigador</w:delText>
        </w:r>
        <w:r w:rsidRPr="00B26073" w:rsidDel="006F7425">
          <w:delText xml:space="preserve"> esperaba que funcion</w:delText>
        </w:r>
        <w:r w:rsidR="000E6EA6" w:rsidRPr="00B26073" w:rsidDel="006F7425">
          <w:delText>e</w:delText>
        </w:r>
        <w:r w:rsidR="0053122A" w:rsidRPr="00B26073" w:rsidDel="006F7425">
          <w:delText>.</w:delText>
        </w:r>
      </w:del>
    </w:p>
    <w:p w14:paraId="3AFF40B4" w14:textId="6124BD6B" w:rsidR="00B26073" w:rsidDel="006F7425" w:rsidRDefault="00D9167B">
      <w:pPr>
        <w:pStyle w:val="Texto"/>
        <w:rPr>
          <w:del w:id="689" w:author="Regina Casanova" w:date="2018-07-07T15:30:00Z"/>
          <w:lang w:val="es-PE"/>
        </w:rPr>
        <w:pPrChange w:id="690" w:author="Regina Casanova" w:date="2018-07-07T15:41:00Z">
          <w:pPr>
            <w:pStyle w:val="Ttulo4"/>
          </w:pPr>
        </w:pPrChange>
      </w:pPr>
      <w:del w:id="691" w:author="Regina Casanova" w:date="2018-07-07T15:30:00Z">
        <w:r w:rsidRPr="00BA156B" w:rsidDel="006F7425">
          <w:rPr>
            <w:lang w:val="es-PE"/>
          </w:rPr>
          <w:delText>Comprensión de la interfaz gráfica</w:delText>
        </w:r>
        <w:r w:rsidR="00FB7003" w:rsidRPr="00BA156B" w:rsidDel="006F7425">
          <w:rPr>
            <w:lang w:val="es-PE"/>
          </w:rPr>
          <w:delText xml:space="preserve">: </w:delText>
        </w:r>
      </w:del>
    </w:p>
    <w:p w14:paraId="4E3D5823" w14:textId="4623355C" w:rsidR="00E340D1" w:rsidRPr="00B26073" w:rsidDel="006F7425" w:rsidRDefault="00B075F0">
      <w:pPr>
        <w:pStyle w:val="Texto"/>
        <w:rPr>
          <w:del w:id="692" w:author="Regina Casanova" w:date="2018-07-07T15:30:00Z"/>
        </w:rPr>
      </w:pPr>
      <w:del w:id="693" w:author="Regina Casanova" w:date="2018-07-07T15:30:00Z">
        <w:r w:rsidRPr="00B26073" w:rsidDel="006F7425">
          <w:delText xml:space="preserve">Para esto </w:delText>
        </w:r>
        <w:r w:rsidR="00FB7003" w:rsidRPr="00B26073" w:rsidDel="006F7425">
          <w:delText xml:space="preserve">se </w:delText>
        </w:r>
        <w:r w:rsidR="00BE7297" w:rsidRPr="00B26073" w:rsidDel="006F7425">
          <w:delText>utilizó</w:delText>
        </w:r>
        <w:r w:rsidR="005854B4" w:rsidRPr="00B26073" w:rsidDel="006F7425">
          <w:delText xml:space="preserve"> el método ‘</w:delText>
        </w:r>
        <w:r w:rsidR="005854B4" w:rsidRPr="00F916E3" w:rsidDel="006F7425">
          <w:delText>Think-Aloud’</w:delText>
        </w:r>
        <w:r w:rsidR="005854B4" w:rsidRPr="00B26073" w:rsidDel="006F7425">
          <w:delText xml:space="preserve">. Esto consiste en pedirle </w:delText>
        </w:r>
        <w:r w:rsidR="00FB7003" w:rsidRPr="00B26073" w:rsidDel="006F7425">
          <w:delText>a</w:delText>
        </w:r>
      </w:del>
      <w:del w:id="694" w:author="Regina Casanova" w:date="2018-06-15T15:59:00Z">
        <w:r w:rsidR="00FB7003" w:rsidRPr="00B26073" w:rsidDel="00A77F4C">
          <w:delText>l</w:delText>
        </w:r>
      </w:del>
      <w:del w:id="695" w:author="Regina Casanova" w:date="2018-07-07T15:30:00Z">
        <w:r w:rsidR="00FB7003" w:rsidRPr="00B26073" w:rsidDel="006F7425">
          <w:delText xml:space="preserve"> usuario que comentara en voz alta lo que iba viendo </w:delText>
        </w:r>
        <w:r w:rsidR="00842F17" w:rsidRPr="00B26073" w:rsidDel="006F7425">
          <w:delText>y lo que iba entendiendo del</w:delText>
        </w:r>
        <w:r w:rsidR="00FB7003" w:rsidRPr="00B26073" w:rsidDel="006F7425">
          <w:delText xml:space="preserve"> </w:delText>
        </w:r>
      </w:del>
      <w:del w:id="696" w:author="Regina Casanova" w:date="2018-06-18T17:53:00Z">
        <w:r w:rsidR="00842F17" w:rsidRPr="00B26073" w:rsidDel="00E94926">
          <w:delText>sistema</w:delText>
        </w:r>
      </w:del>
      <w:del w:id="697" w:author="Regina Casanova" w:date="2018-07-07T15:30:00Z">
        <w:r w:rsidR="00FB7003" w:rsidRPr="00B26073" w:rsidDel="006F7425">
          <w:delText>. Con esto se determinó</w:delText>
        </w:r>
        <w:r w:rsidR="00BE7297" w:rsidRPr="00B26073" w:rsidDel="006F7425">
          <w:delText xml:space="preserve"> si el usuario entendía fácilmente el propósito que cumplía cada pantalla del </w:delText>
        </w:r>
      </w:del>
      <w:del w:id="698" w:author="Regina Casanova" w:date="2018-06-18T17:53:00Z">
        <w:r w:rsidR="00BE7297" w:rsidRPr="00B26073" w:rsidDel="00E94926">
          <w:delText>sistema</w:delText>
        </w:r>
      </w:del>
      <w:del w:id="699" w:author="Regina Casanova" w:date="2018-07-07T15:30:00Z">
        <w:r w:rsidR="00FB7003" w:rsidRPr="00B26073" w:rsidDel="006F7425">
          <w:delText xml:space="preserve">. </w:delText>
        </w:r>
      </w:del>
    </w:p>
    <w:p w14:paraId="013B9FB1" w14:textId="491D83AB" w:rsidR="00DB066D" w:rsidRPr="00B26073" w:rsidDel="006F7425" w:rsidRDefault="00E340D1">
      <w:pPr>
        <w:pStyle w:val="Texto"/>
        <w:rPr>
          <w:del w:id="700" w:author="Regina Casanova" w:date="2018-07-07T15:30:00Z"/>
        </w:rPr>
      </w:pPr>
      <w:del w:id="701" w:author="Regina Casanova" w:date="2018-07-07T15:30:00Z">
        <w:r w:rsidRPr="00BA156B" w:rsidDel="006F7425">
          <w:delText xml:space="preserve">A cada usuario se </w:delText>
        </w:r>
        <w:r w:rsidR="000D16CA" w:rsidRPr="00BA156B" w:rsidDel="006F7425">
          <w:delText>le</w:delText>
        </w:r>
        <w:r w:rsidRPr="00BA156B" w:rsidDel="006F7425">
          <w:delText xml:space="preserve"> dio una versión específica del prototipo que permitía acceso a las pantallas disponibles según su tipo de usuario. A cada uno se le pidi</w:delText>
        </w:r>
        <w:r w:rsidR="008B0D80" w:rsidRPr="00BA156B" w:rsidDel="006F7425">
          <w:delText>ó que realizara tareas planteadas</w:delText>
        </w:r>
        <w:r w:rsidRPr="00BA156B" w:rsidDel="006F7425">
          <w:delText xml:space="preserve"> y que comentara en voz alta lo que iban viendo en cada pantalla, incluyendo lo que les parecía interesante, confuso y las sugerencias que se les ocurría. </w:delText>
        </w:r>
        <w:r w:rsidR="001508B6" w:rsidRPr="00BA156B" w:rsidDel="006F7425">
          <w:delTex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delText>
        </w:r>
      </w:del>
    </w:p>
    <w:p w14:paraId="684CAD61" w14:textId="104B7FC5" w:rsidR="00BC16E5" w:rsidRPr="00B26073" w:rsidDel="006F7425" w:rsidRDefault="00296153">
      <w:pPr>
        <w:pStyle w:val="Texto"/>
        <w:rPr>
          <w:del w:id="702" w:author="Regina Casanova" w:date="2018-07-07T15:30:00Z"/>
        </w:rPr>
      </w:pPr>
      <w:del w:id="703" w:author="Regina Casanova" w:date="2018-07-07T15:30:00Z">
        <w:r w:rsidRPr="00BA156B" w:rsidDel="006F7425">
          <w:lastRenderedPageBreak/>
          <w:delText>Se utilizó la página web</w:delText>
        </w:r>
        <w:r w:rsidR="00BE0437" w:rsidRPr="00BA156B" w:rsidDel="006F7425">
          <w:delText xml:space="preserve"> ShowMore</w:delText>
        </w:r>
        <w:r w:rsidR="000635A6" w:rsidRPr="00BA156B" w:rsidDel="006F7425">
          <w:delText xml:space="preserve"> </w:delText>
        </w:r>
        <w:r w:rsidR="00EC2BAF" w:rsidRPr="00BA156B" w:rsidDel="006F7425">
          <w:fldChar w:fldCharType="begin" w:fldLock="1"/>
        </w:r>
        <w:r w:rsidR="00D92F33" w:rsidDel="006F7425">
          <w:del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delInstrText>
        </w:r>
        <w:r w:rsidR="00EC2BAF" w:rsidRPr="00BA156B" w:rsidDel="006F7425">
          <w:fldChar w:fldCharType="separate"/>
        </w:r>
        <w:r w:rsidR="00D92F33" w:rsidRPr="00D92F33" w:rsidDel="006F7425">
          <w:rPr>
            <w:noProof/>
          </w:rPr>
          <w:delText>(46)</w:delText>
        </w:r>
        <w:r w:rsidR="00EC2BAF" w:rsidRPr="00BA156B" w:rsidDel="006F7425">
          <w:fldChar w:fldCharType="end"/>
        </w:r>
        <w:r w:rsidR="00BE0437" w:rsidRPr="00BA156B" w:rsidDel="006F7425">
          <w:delText xml:space="preserve"> </w:delText>
        </w:r>
        <w:r w:rsidR="00F93763" w:rsidRPr="00BA156B" w:rsidDel="006F7425">
          <w:delText xml:space="preserve">producido por la empresa ShowMore con sede en Hong Kong </w:delText>
        </w:r>
        <w:r w:rsidR="00BE0437" w:rsidRPr="00BA156B" w:rsidDel="006F7425">
          <w:delText xml:space="preserve">que permitía grabar la pantalla de la computadora y grabar lo que iba comentando la persona mediante el micrófono. </w:delText>
        </w:r>
        <w:r w:rsidR="005854B4" w:rsidRPr="00BA156B" w:rsidDel="006F7425">
          <w:delText>Terminadas las pruebas, se observaba la grabación y se</w:delText>
        </w:r>
        <w:r w:rsidR="00BE0437" w:rsidRPr="00BA156B" w:rsidDel="006F7425">
          <w:delText xml:space="preserve"> anotaban los resultados</w:delText>
        </w:r>
        <w:r w:rsidRPr="00BA156B" w:rsidDel="006F7425">
          <w:delText xml:space="preserve"> más importantes dentro de una hoja de c</w:delText>
        </w:r>
        <w:r w:rsidR="00BE0437" w:rsidRPr="00BA156B" w:rsidDel="006F7425">
          <w:delText xml:space="preserve">álculo de Excel, de esta forma se podía dar una mirada rápida a los datos que se iban recopilando de todas las </w:delText>
        </w:r>
        <w:r w:rsidR="005854B4" w:rsidRPr="00BA156B" w:rsidDel="006F7425">
          <w:delText>pruebas</w:delText>
        </w:r>
        <w:r w:rsidR="00BE0437" w:rsidRPr="00BA156B" w:rsidDel="006F7425">
          <w:delText>.</w:delText>
        </w:r>
      </w:del>
    </w:p>
    <w:p w14:paraId="186DB3C2" w14:textId="40EE1720" w:rsidR="003F2CA5" w:rsidRPr="00B26073" w:rsidRDefault="00A12DD0" w:rsidP="005956FA">
      <w:pPr>
        <w:pStyle w:val="Ttulo2"/>
      </w:pPr>
      <w:bookmarkStart w:id="704" w:name="_Toc511166304"/>
      <w:r w:rsidRPr="00BA156B">
        <w:rPr>
          <w:rStyle w:val="Ttulo3Car"/>
          <w:lang w:val="es-PE"/>
        </w:rPr>
        <w:t>Consideraciones éticas</w:t>
      </w:r>
      <w:bookmarkEnd w:id="704"/>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705" w:name="_Toc511166305"/>
      <w:r w:rsidRPr="00BA156B">
        <w:rPr>
          <w:lang w:val="es-PE"/>
        </w:rPr>
        <w:t>A</w:t>
      </w:r>
      <w:r w:rsidR="00A12DD0" w:rsidRPr="00BA156B">
        <w:rPr>
          <w:lang w:val="es-PE"/>
        </w:rPr>
        <w:t>nálisis</w:t>
      </w:r>
      <w:bookmarkEnd w:id="705"/>
    </w:p>
    <w:p w14:paraId="58BD28A6" w14:textId="1351A524"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EC2BAF" w:rsidRPr="00BA156B">
        <w:fldChar w:fldCharType="begin" w:fldLock="1"/>
      </w:r>
      <w:r w:rsidR="00D92F33">
        <w:instrText>ADDIN CSL_CITATION {"citationItems":[{"id":"ITEM-1","itemData":{"URL":"http://otranscribe.com/","accessed":{"date-parts":[["2018","3","27"]]},"id":"ITEM-1","issued":{"date-parts":[["0"]]},"title":"oTranscribe","type":"webpage"},"uris":["http://www.mendeley.com/documents/?uuid=a0b69d88-9a89-3ba2-bc2d-e8fc2e189542"]}],"mendeley":{"formattedCitation":"(47)","plainTextFormattedCitation":"(47)","previouslyFormattedCitation":"(46)"},"properties":{"noteIndex":0},"schema":"https://github.com/citation-style-language/schema/raw/master/csl-citation.json"}</w:instrText>
      </w:r>
      <w:r w:rsidR="00EC2BAF" w:rsidRPr="00BA156B">
        <w:fldChar w:fldCharType="separate"/>
      </w:r>
      <w:r w:rsidR="00D92F33" w:rsidRPr="00D92F33">
        <w:rPr>
          <w:noProof/>
        </w:rPr>
        <w:t>(47)</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w:t>
      </w:r>
      <w:r w:rsidR="006B68D6" w:rsidRPr="00BA156B">
        <w:lastRenderedPageBreak/>
        <w:t xml:space="preserve">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706" w:name="_Toc511166306"/>
      <w:r w:rsidRPr="00BA156B">
        <w:lastRenderedPageBreak/>
        <w:t>Resultados</w:t>
      </w:r>
      <w:bookmarkEnd w:id="706"/>
    </w:p>
    <w:p w14:paraId="63470BC4" w14:textId="77777777" w:rsidR="00FE7867" w:rsidRPr="00BA156B" w:rsidRDefault="00FE7867" w:rsidP="00A50DD7">
      <w:pPr>
        <w:pStyle w:val="Ttulo2"/>
        <w:numPr>
          <w:ilvl w:val="0"/>
          <w:numId w:val="9"/>
        </w:numPr>
        <w:rPr>
          <w:lang w:val="es-PE"/>
        </w:rPr>
      </w:pPr>
      <w:bookmarkStart w:id="707" w:name="_Toc511166307"/>
      <w:r w:rsidRPr="00BA156B">
        <w:rPr>
          <w:lang w:val="es-PE"/>
        </w:rPr>
        <w:t>Fase Exploratori</w:t>
      </w:r>
      <w:r w:rsidR="00F847EF" w:rsidRPr="00BA156B">
        <w:rPr>
          <w:lang w:val="es-PE"/>
        </w:rPr>
        <w:t>a</w:t>
      </w:r>
      <w:bookmarkEnd w:id="707"/>
    </w:p>
    <w:p w14:paraId="5B4E524F" w14:textId="60E3C8E6"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ins w:id="708" w:author="Regina Casanova" w:date="2018-06-25T12:41:00Z">
        <w:r w:rsidR="003B4DBC">
          <w:t xml:space="preserve">los </w:t>
        </w:r>
      </w:ins>
      <w:ins w:id="709" w:author="Regina Casanova" w:date="2018-06-25T12:39:00Z">
        <w:r w:rsidR="003B4DBC">
          <w:t>temas</w:t>
        </w:r>
      </w:ins>
      <w:ins w:id="710" w:author="Regina Casanova" w:date="2018-06-25T12:41:00Z">
        <w:r w:rsidR="003B4DBC">
          <w:t xml:space="preserve"> señalados en la Guía de Entrevistas Nº1</w:t>
        </w:r>
      </w:ins>
      <w:del w:id="711" w:author="Regina Casanova" w:date="2018-06-25T12:39:00Z">
        <w:r w:rsidR="00630815" w:rsidRPr="00BA156B" w:rsidDel="003B4DBC">
          <w:delText>tipo de usuario</w:delText>
        </w:r>
      </w:del>
      <w:r w:rsidR="00F84BBE" w:rsidRPr="00BA156B">
        <w:t>:</w:t>
      </w:r>
      <w:r w:rsidR="006746CC" w:rsidRPr="00BA156B">
        <w:t xml:space="preserve"> </w:t>
      </w:r>
      <w:ins w:id="712" w:author="Regina Casanova" w:date="2018-06-25T12:39:00Z">
        <w:r w:rsidR="003B4DBC">
          <w:t xml:space="preserve">Percepción de los reclamos, </w:t>
        </w:r>
      </w:ins>
      <w:ins w:id="713" w:author="Regina Casanova" w:date="2018-06-25T12:40:00Z">
        <w:r w:rsidR="003B4DBC">
          <w:t>r</w:t>
        </w:r>
      </w:ins>
      <w:ins w:id="714" w:author="Regina Casanova" w:date="2018-06-25T12:39:00Z">
        <w:r w:rsidR="003B4DBC">
          <w:t xml:space="preserve">ol de los reclamos y manejo de </w:t>
        </w:r>
      </w:ins>
      <w:ins w:id="715" w:author="Regina Casanova" w:date="2018-06-25T12:40:00Z">
        <w:r w:rsidR="003B4DBC">
          <w:t>información, herramienta informática y temas adicionales mencionados por los entrevistados</w:t>
        </w:r>
      </w:ins>
      <w:del w:id="716" w:author="Regina Casanova" w:date="2018-06-25T12:40:00Z">
        <w:r w:rsidR="006746CC" w:rsidRPr="00BA156B" w:rsidDel="003B4DBC">
          <w:delText>P</w:delText>
        </w:r>
        <w:r w:rsidR="00C1339E" w:rsidRPr="00BA156B" w:rsidDel="003B4DBC">
          <w:delText>ersonal de SUSALUD, Gestores</w:delText>
        </w:r>
        <w:r w:rsidR="00D770DD" w:rsidRPr="00BA156B" w:rsidDel="003B4DBC">
          <w:delText xml:space="preserve"> de IPRESS y Ciudadanos</w:delText>
        </w:r>
      </w:del>
      <w:r w:rsidR="00D770DD" w:rsidRPr="00BA156B">
        <w:t xml:space="preserve">. </w:t>
      </w:r>
      <w:del w:id="717" w:author="Regina Casanova" w:date="2018-06-25T12:40:00Z">
        <w:r w:rsidR="0015683A" w:rsidRPr="00BA156B" w:rsidDel="003B4DBC">
          <w:delText xml:space="preserve">A todos ellos se les hizo preguntas relacionadas a su percepción acerca de los reclamos, el rol que </w:delText>
        </w:r>
        <w:r w:rsidR="00630815" w:rsidRPr="00BA156B" w:rsidDel="003B4DBC">
          <w:delText>tiene</w:delText>
        </w:r>
        <w:r w:rsidR="0015683A" w:rsidRPr="00BA156B" w:rsidDel="003B4DBC">
          <w:delText xml:space="preserve"> ellos y sobre la propuesta de una herramienta informática para </w:delText>
        </w:r>
        <w:r w:rsidR="00630815" w:rsidRPr="00BA156B" w:rsidDel="003B4DBC">
          <w:delText>su recepción y manejo</w:delText>
        </w:r>
      </w:del>
      <w:ins w:id="718" w:author="Regina Casanova" w:date="2018-06-25T12:40:00Z">
        <w:r w:rsidR="003B4DBC">
          <w:t xml:space="preserve">Estas </w:t>
        </w:r>
      </w:ins>
      <w:ins w:id="719" w:author="Regina Casanova" w:date="2018-06-25T12:41:00Z">
        <w:r w:rsidR="003B4DBC">
          <w:t xml:space="preserve">entrevistas se </w:t>
        </w:r>
        <w:del w:id="720" w:author="USER" w:date="2018-07-09T15:23:00Z">
          <w:r w:rsidR="003B4DBC" w:rsidDel="00EC3670">
            <w:delText>les</w:delText>
          </w:r>
        </w:del>
      </w:ins>
      <w:ins w:id="721" w:author="USER" w:date="2018-07-09T15:23:00Z">
        <w:r w:rsidR="00EC3670">
          <w:t>le</w:t>
        </w:r>
      </w:ins>
      <w:ins w:id="722" w:author="Regina Casanova" w:date="2018-06-25T12:41:00Z">
        <w:r w:rsidR="003B4DBC">
          <w:t xml:space="preserve"> hicieron a personal administrativo de SUSALUD, gestores de IPRESS y ciudadanos</w:t>
        </w:r>
      </w:ins>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A50DD7">
      <w:pPr>
        <w:pStyle w:val="Texto"/>
        <w:numPr>
          <w:ilvl w:val="0"/>
          <w:numId w:val="30"/>
        </w:numPr>
      </w:pPr>
      <w:r w:rsidRPr="00BA156B">
        <w:t>Ciudadanos</w:t>
      </w:r>
      <w:del w:id="723" w:author="Regina Casanova" w:date="2018-06-25T12:41:00Z">
        <w:r w:rsidRPr="00BA156B" w:rsidDel="003B4DBC">
          <w:delText xml:space="preserve"> peruanos</w:delText>
        </w:r>
      </w:del>
      <w:r w:rsidRPr="00BA156B">
        <w:t>: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Default="0015683A" w:rsidP="008D23C7">
      <w:pPr>
        <w:pStyle w:val="Texto"/>
        <w:rPr>
          <w:ins w:id="724" w:author="Regina Casanova" w:date="2018-06-25T12:42:00Z"/>
        </w:rPr>
      </w:pPr>
      <w:r w:rsidRPr="00BA156B">
        <w:lastRenderedPageBreak/>
        <w:t xml:space="preserve">Las respuestas de ellos </w:t>
      </w:r>
      <w:r w:rsidR="006746CC" w:rsidRPr="00BA156B">
        <w:t>se presentan a continuación</w:t>
      </w:r>
      <w:r w:rsidRPr="00BA156B">
        <w:t>.</w:t>
      </w:r>
    </w:p>
    <w:p w14:paraId="1C124F72" w14:textId="375BE3F5" w:rsidR="003B4DBC" w:rsidRDefault="003B4DBC">
      <w:pPr>
        <w:pStyle w:val="Ttulo3"/>
        <w:rPr>
          <w:ins w:id="725" w:author="Regina Casanova" w:date="2018-06-25T12:42:00Z"/>
        </w:rPr>
        <w:pPrChange w:id="726" w:author="Regina Casanova" w:date="2018-06-25T12:42:00Z">
          <w:pPr/>
        </w:pPrChange>
      </w:pPr>
      <w:ins w:id="727" w:author="Regina Casanova" w:date="2018-06-25T12:42:00Z">
        <w:r>
          <w:t>Percepción de los reclamos</w:t>
        </w:r>
      </w:ins>
    </w:p>
    <w:p w14:paraId="628B92AB" w14:textId="04618DDC" w:rsidR="003B4DBC" w:rsidRPr="00BC4099" w:rsidRDefault="003B4DBC">
      <w:pPr>
        <w:pStyle w:val="Texto"/>
        <w:rPr>
          <w:ins w:id="728" w:author="Regina Casanova" w:date="2018-06-25T12:42:00Z"/>
        </w:rPr>
        <w:pPrChange w:id="729" w:author="Regina Casanova" w:date="2018-06-25T12:42:00Z">
          <w:pPr/>
        </w:pPrChange>
      </w:pPr>
      <w:ins w:id="730" w:author="Regina Casanova" w:date="2018-06-25T12:42:00Z">
        <w:r w:rsidRPr="00BC4099">
          <w:t>Acerca del tema de los reclamos, los usuarios entrevistados dieron sus opiniones sobre una diversidad de temas que van desde lo que entendían por reclamos, hasta experiencias personales y laborales. Las percepciones se resumen en los siguientes párrafos.</w:t>
        </w:r>
      </w:ins>
    </w:p>
    <w:p w14:paraId="0897EDFD" w14:textId="5B44ED18" w:rsidR="003B4DBC" w:rsidRDefault="003B4DBC">
      <w:pPr>
        <w:pStyle w:val="Texto"/>
        <w:rPr>
          <w:ins w:id="731" w:author="Regina Casanova" w:date="2018-06-25T12:42:00Z"/>
        </w:rPr>
        <w:pPrChange w:id="732" w:author="Regina Casanova" w:date="2018-06-25T12:42:00Z">
          <w:pPr/>
        </w:pPrChange>
      </w:pPr>
      <w:ins w:id="733" w:author="Regina Casanova" w:date="2018-06-25T12:42:00Z">
        <w:r w:rsidRPr="00BC4099">
          <w:t>El personal de SUSALUD definió los reclamos como una manifestación verbal o escrita de incomodidad o insatisfacción por un servicio o producto. Los gestores de IPRESS definieron los reclamos como el descontento de las personas por un servicio mal brindado y los ciudadanos lo describieron como una insatisfacción o inconformidad por un producto o servicio que no cumplió las expectativas, se refi</w:t>
        </w:r>
        <w:r>
          <w:t>ri</w:t>
        </w:r>
        <w:r w:rsidRPr="00BC4099">
          <w:t>eron a que ellos reclaman para exigir una buena atención ya que es su derecho.</w:t>
        </w:r>
      </w:ins>
    </w:p>
    <w:p w14:paraId="3C1A451F" w14:textId="7E48894E" w:rsidR="003B4DBC" w:rsidRDefault="003B4DBC">
      <w:pPr>
        <w:pStyle w:val="Texto"/>
        <w:rPr>
          <w:ins w:id="734" w:author="Regina Casanova" w:date="2018-06-25T12:42:00Z"/>
        </w:rPr>
        <w:pPrChange w:id="735" w:author="Regina Casanova" w:date="2018-06-25T12:42:00Z">
          <w:pPr/>
        </w:pPrChange>
      </w:pPr>
      <w:ins w:id="736" w:author="Regina Casanova" w:date="2018-06-25T12:42:00Z">
        <w:r w:rsidRPr="00BC4099">
          <w:t>En el tema de la importancia de los reclamos,</w:t>
        </w:r>
        <w:r>
          <w:t xml:space="preserve"> el personal de SUSALUD mencionó</w:t>
        </w:r>
        <w:r w:rsidRPr="00BC4099">
          <w:t xml:space="preserve"> que los reclamos son importantes porque sirven para mejorar y encontrar las deficiencias y fallas dentro de una IPRESS y con eso mejorar los servicios que brinda</w:t>
        </w:r>
        <w:r>
          <w:t>n</w:t>
        </w:r>
        <w:r w:rsidRPr="00BC4099">
          <w:t xml:space="preserve"> al usuario. Los gestores de las IPRESS reconocen a los reclamos como un reto y lo ven como la</w:t>
        </w:r>
        <w:r>
          <w:t xml:space="preserve"> forma en que los pacientes </w:t>
        </w:r>
        <w:r w:rsidRPr="00BC4099">
          <w:t>expresan como desean que se</w:t>
        </w:r>
        <w:r>
          <w:t xml:space="preserve"> les</w:t>
        </w:r>
        <w:r w:rsidRPr="00BC4099">
          <w:t xml:space="preserve"> brinden los servicios de salud. Mientras que los ciudadanos ven importantes los reclamos ya que ayudan a brindar un mejor servicio y cumplir las expectativas de los usuarios, de paso que ayuda a encontrar donde están las fallas y dificultades.</w:t>
        </w:r>
      </w:ins>
    </w:p>
    <w:p w14:paraId="56DA7F2A" w14:textId="77777777" w:rsidR="003B4DBC" w:rsidRPr="00BC4099" w:rsidRDefault="003B4DBC" w:rsidP="003B4DBC">
      <w:pPr>
        <w:pStyle w:val="Cita"/>
        <w:rPr>
          <w:ins w:id="737" w:author="Regina Casanova" w:date="2018-06-25T12:42:00Z"/>
          <w:b/>
          <w:sz w:val="32"/>
        </w:rPr>
      </w:pPr>
      <w:ins w:id="738" w:author="Regina Casanova" w:date="2018-06-25T12:42:00Z">
        <w:r w:rsidRPr="008D23C7">
          <w:t>“…Para mí lo más importante de un reclamo es que te permita encontrar las causas del reclamo y por lo tanto eliminarlas.”</w:t>
        </w:r>
      </w:ins>
    </w:p>
    <w:p w14:paraId="0F0F6800" w14:textId="3FC88280" w:rsidR="003B4DBC" w:rsidRPr="003B4DBC" w:rsidRDefault="003B4DBC">
      <w:pPr>
        <w:pStyle w:val="Texto"/>
        <w:rPr>
          <w:ins w:id="739" w:author="Regina Casanova" w:date="2018-06-25T12:42:00Z"/>
        </w:rPr>
        <w:pPrChange w:id="740" w:author="Regina Casanova" w:date="2018-06-25T12:43:00Z">
          <w:pPr/>
        </w:pPrChange>
      </w:pPr>
      <w:ins w:id="741" w:author="Regina Casanova" w:date="2018-06-25T12:42:00Z">
        <w:r w:rsidRPr="00BC4099">
          <w:lastRenderedPageBreak/>
          <w:t>S</w:t>
        </w:r>
        <w:r>
          <w:t>obre impedimentos que presenta la resolución de</w:t>
        </w:r>
        <w:r w:rsidRPr="00BC4099">
          <w:t xml:space="preserve"> los reclamos, el personal de SUSALUD se refirió a que no existe un consenso sobre qué información era necesaria para el manejo de reclamos por parte de una IPRESS y </w:t>
        </w:r>
        <w:r>
          <w:t>lo que</w:t>
        </w:r>
        <w:r w:rsidRPr="00BC4099">
          <w:t xml:space="preserve"> lleva a que los reclamos sean vistos de forma negativa y que no se desee encontrar las causas de ellos. Como consecuencia, existe poca capacidad resolutiva de los reclamos a niveles inferiores de atención</w:t>
        </w:r>
        <w:r>
          <w:t>,</w:t>
        </w:r>
        <w:r w:rsidRPr="00BC4099">
          <w:t xml:space="preserve"> y que las IPRESS se cierren argumentando que no cuentan con presupuesto necesario para implementar mejoras. Esto conlleva a que exista una mala gestión de recursos económicos y </w:t>
        </w:r>
        <w:r>
          <w:t xml:space="preserve">a </w:t>
        </w:r>
        <w:r w:rsidRPr="00BC4099">
          <w:t xml:space="preserve">que los directores no se encuentren del todo enterados de problemas dentro del establecimiento. Los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 De ellas puede resaltarse </w:t>
        </w:r>
        <w:r>
          <w:t>la dificultad de comunicación que existe</w:t>
        </w:r>
        <w:r w:rsidRPr="00BC4099">
          <w:t xml:space="preserve"> en el sector salud</w:t>
        </w:r>
        <w:r>
          <w:t>,</w:t>
        </w:r>
        <w:r w:rsidRPr="00BC4099">
          <w:t xml:space="preserve"> donde la comunicación entre IPRESS, SUSALUD y MINSA </w:t>
        </w:r>
        <w:r>
          <w:t>se ve</w:t>
        </w:r>
        <w:r w:rsidRPr="00BC4099">
          <w:t xml:space="preserve"> complicada por intereses personales, el desconocimiento de los ciudadanos sobre servicios de salud ofrecidos y por dejadez </w:t>
        </w:r>
        <w:r>
          <w:t>de parte de funcionarios</w:t>
        </w:r>
        <w:r w:rsidRPr="00BC4099">
          <w:t>.  Los ciudadanos ven como impedimentos la nula capacidad de decisión que tienen los niveles bajos de atención</w:t>
        </w:r>
        <w:r>
          <w:t>,</w:t>
        </w:r>
        <w:r w:rsidRPr="00BC4099">
          <w:t xml:space="preserve"> ya que existe mucha burocracia para resolver los reclamos y que se necesita autonomía para ello, además que el tiempo de acción para dar solución a un reclamo de 30 días es muy largo. </w:t>
        </w:r>
      </w:ins>
    </w:p>
    <w:p w14:paraId="5D158E48" w14:textId="77777777" w:rsidR="003B4DBC" w:rsidRPr="00BC4099" w:rsidRDefault="003B4DBC" w:rsidP="003B4DBC">
      <w:pPr>
        <w:pStyle w:val="Cita"/>
        <w:rPr>
          <w:ins w:id="742" w:author="Regina Casanova" w:date="2018-06-25T12:42:00Z"/>
          <w:b/>
          <w:sz w:val="32"/>
        </w:rPr>
      </w:pPr>
      <w:ins w:id="743" w:author="Regina Casanova" w:date="2018-06-25T12:42:00Z">
        <w:r w:rsidRPr="008D23C7">
          <w:t xml:space="preserve">“Los procesos y la autonomía, o sea tienes tu autonomía de A a B, si va a C pasa a la siguiente persona pero la siguiente </w:t>
        </w:r>
        <w:r w:rsidRPr="008D23C7">
          <w:lastRenderedPageBreak/>
          <w:t>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t>
        </w:r>
      </w:ins>
    </w:p>
    <w:p w14:paraId="68EB6438" w14:textId="7B6174DB" w:rsidR="003B4DBC" w:rsidRPr="00BC4099" w:rsidRDefault="003B4DBC">
      <w:pPr>
        <w:pStyle w:val="Texto"/>
        <w:rPr>
          <w:ins w:id="744" w:author="Regina Casanova" w:date="2018-06-25T12:42:00Z"/>
        </w:rPr>
        <w:pPrChange w:id="745" w:author="Regina Casanova" w:date="2018-06-25T12:43:00Z">
          <w:pPr/>
        </w:pPrChange>
      </w:pPr>
      <w:ins w:id="746" w:author="Regina Casanova" w:date="2018-06-25T12:42:00Z">
        <w:r w:rsidRPr="00BC4099">
          <w:t>C</w:t>
        </w:r>
        <w:r>
          <w:t>uando se les preguntó</w:t>
        </w:r>
        <w:r w:rsidRPr="00BC4099">
          <w:t xml:space="preserve"> sobre el procedimiento a seguir para colocar reclamos, el personal de </w:t>
        </w:r>
        <w:del w:id="747" w:author="USER" w:date="2018-07-09T15:24:00Z">
          <w:r w:rsidRPr="00BC4099" w:rsidDel="00EC3670">
            <w:delText>SUSALUD  dijo</w:delText>
          </w:r>
        </w:del>
      </w:ins>
      <w:ins w:id="748" w:author="USER" w:date="2018-07-09T15:24:00Z">
        <w:r w:rsidR="00EC3670" w:rsidRPr="00BC4099">
          <w:t>SUSALUD dijo</w:t>
        </w:r>
      </w:ins>
      <w:ins w:id="749" w:author="Regina Casanova" w:date="2018-06-25T12:42:00Z">
        <w:r w:rsidRPr="00BC4099">
          <w:t xml:space="preserve"> que los ciudadanos debían acercarse a la PAUS de la IPRESS donde ocurrió el hecho para presentar un reclamo o</w:t>
        </w:r>
        <w:r>
          <w:t>,</w:t>
        </w:r>
        <w:r w:rsidRPr="00BC4099">
          <w:t xml:space="preserve"> en todo caso</w:t>
        </w:r>
        <w:r>
          <w:t>,</w:t>
        </w:r>
        <w:r w:rsidRPr="00BC4099">
          <w:t xml:space="preserve"> solicitar el libro de reclamaciones. En el caso que un usuario ya haya presentado un reclamo en la IPRESS y se acerca a SUSALUD para el seguimiento o intervención, ellos coordin</w:t>
        </w:r>
        <w:r>
          <w:t>an con la PAUS correspondiente para</w:t>
        </w:r>
        <w:r w:rsidRPr="00BC4099">
          <w:t xml:space="preserve"> mediar entre ambos actores y poder realizar una investigación de lo ocurrido. Los gestores de las IPRESS señalaron que el procedimiento para presentar reclamos era por medio de las PAUS, Unidades de Calidad, Libro de Reclamaciones y en ciertos casos donde se encuentre disponible, el sistema Totem. Por o</w:t>
        </w:r>
        <w:r>
          <w:t>tro lado, cuando se les preguntó</w:t>
        </w:r>
        <w:r w:rsidRPr="00BC4099">
          <w:t xml:space="preserve"> a los ciudadanos como colocarían un reclamo, no hubo un consenso y nadie menciono las PAUS ni Unidades de Calidad, dijeron que irían a la oficina de Comunicaciones o Admisión si es que deseaban elevarlo de </w:t>
        </w:r>
        <w:r>
          <w:t xml:space="preserve">tan solo </w:t>
        </w:r>
        <w:r w:rsidRPr="00BC4099">
          <w:t xml:space="preserve">reclamar con el doctor o enfermeros correspondientes. Algunos mencionaron que pedirían el </w:t>
        </w:r>
        <w:r w:rsidRPr="00BC4099">
          <w:lastRenderedPageBreak/>
          <w:t>Libro de Reclamaciones y otros que irían a redes sociales para presentar sus inconvenientes.</w:t>
        </w:r>
      </w:ins>
    </w:p>
    <w:p w14:paraId="5F7F5CEA" w14:textId="7B295493" w:rsidR="003B4DBC" w:rsidRDefault="003B4DBC">
      <w:pPr>
        <w:pStyle w:val="Texto"/>
        <w:rPr>
          <w:ins w:id="750" w:author="Regina Casanova" w:date="2018-06-25T12:42:00Z"/>
        </w:rPr>
        <w:pPrChange w:id="751" w:author="Regina Casanova" w:date="2018-06-25T12:43:00Z">
          <w:pPr/>
        </w:pPrChange>
      </w:pPr>
      <w:ins w:id="752" w:author="Regina Casanova" w:date="2018-06-25T12:42:00Z">
        <w:r w:rsidRPr="00BC4099">
          <w:t xml:space="preserve">Los entrevistados contaron diversas experiencias que </w:t>
        </w:r>
        <w:r>
          <w:t>tuvieron</w:t>
        </w:r>
        <w:r w:rsidRPr="00BC4099">
          <w:t xml:space="preserve"> en el ámbito personal como laboral en relación a los reclamos, algunos señalaron que habían</w:t>
        </w:r>
        <w:r>
          <w:t xml:space="preserve"> presentado</w:t>
        </w:r>
        <w:r w:rsidRPr="00BC4099">
          <w:t xml:space="preserve"> reclamos y que llegaron a solucionar el problema </w:t>
        </w:r>
        <w:r>
          <w:t>presentado</w:t>
        </w:r>
        <w:r w:rsidRPr="00BC4099">
          <w:t>, otros que nunca les dieron una respuesta</w:t>
        </w:r>
        <w:r>
          <w:t>,</w:t>
        </w:r>
        <w:r w:rsidRPr="00BC4099">
          <w:t xml:space="preserve"> e incluso algunos mencionaron que no les dieron información sobre donde poder presentar el reclamo ni cómo hacerlo. Los gestores de las IPRESS señalaron que por experiencia el hecho que el personal prestador de salud no pueda presentar reclamos hace difícil que el persona</w:t>
        </w:r>
        <w:r>
          <w:t>l</w:t>
        </w:r>
        <w:r w:rsidRPr="00BC4099">
          <w:t xml:space="preserve"> se sienta considerado, además que sienten que SUSALUD le toma más importancia a los ciudadanos que a ellos mismos. También señalaron que al tener problemas de comunicación con SUSALUD, ellos les entregan de forma tardía repo</w:t>
        </w:r>
        <w:r>
          <w:t>rtes de reclamos presentados por</w:t>
        </w:r>
        <w:r w:rsidRPr="00BC4099">
          <w:t xml:space="preserve"> lo que</w:t>
        </w:r>
        <w:r>
          <w:t xml:space="preserve"> a</w:t>
        </w:r>
        <w:r w:rsidRPr="00BC4099">
          <w:t xml:space="preserve"> ellos </w:t>
        </w:r>
        <w:r>
          <w:t>se les dificulta</w:t>
        </w:r>
        <w:r w:rsidRPr="00BC4099">
          <w:t xml:space="preserve"> encontrar una solución </w:t>
        </w:r>
        <w:r>
          <w:t>por un</w:t>
        </w:r>
        <w:r w:rsidRPr="00BC4099">
          <w:t xml:space="preserve"> hecho </w:t>
        </w:r>
        <w:r>
          <w:t xml:space="preserve">que </w:t>
        </w:r>
        <w:r w:rsidRPr="00BC4099">
          <w:t>ocurrió tiempo</w:t>
        </w:r>
        <w:r>
          <w:t xml:space="preserve"> atrás</w:t>
        </w:r>
        <w:r w:rsidRPr="00BC4099">
          <w:t xml:space="preserve">. En el grupo de los ciudadanos contaron experiencias de reclamos </w:t>
        </w:r>
        <w:r>
          <w:t>donde le dieron</w:t>
        </w:r>
        <w:r w:rsidRPr="00BC4099">
          <w:t xml:space="preserve"> dos respuestas diferentes</w:t>
        </w:r>
        <w:r>
          <w:t>,</w:t>
        </w:r>
        <w:r w:rsidRPr="00BC4099">
          <w:t xml:space="preserve"> </w:t>
        </w:r>
        <w:r>
          <w:t>lo que evidenció</w:t>
        </w:r>
        <w:r w:rsidRPr="00BC4099">
          <w:t xml:space="preserve"> que existen problemas de comunicación interna y que el </w:t>
        </w:r>
        <w:r>
          <w:t>extenso trámite burocrático por el</w:t>
        </w:r>
        <w:r w:rsidRPr="00BC4099">
          <w:t xml:space="preserve"> que hay que pasar hace que se desanimen a presentar reclamos en ciertas ocasiones.</w:t>
        </w:r>
      </w:ins>
    </w:p>
    <w:p w14:paraId="341C7678" w14:textId="77777777" w:rsidR="003B4DBC" w:rsidRDefault="003B4DBC" w:rsidP="003B4DBC">
      <w:pPr>
        <w:pStyle w:val="Cita"/>
        <w:rPr>
          <w:ins w:id="753" w:author="Regina Casanova" w:date="2018-06-25T12:47:00Z"/>
        </w:rPr>
      </w:pPr>
      <w:ins w:id="754" w:author="Regina Casanova" w:date="2018-06-25T12:42:00Z">
        <w:r>
          <w:t>“N</w:t>
        </w:r>
        <w:r w:rsidRPr="008D23C7">
          <w:t>os causa mucha incomodidad es que el flujo es a un solo 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ins>
    </w:p>
    <w:p w14:paraId="479039DF" w14:textId="77777777" w:rsidR="003B4DBC" w:rsidRPr="003B4DBC" w:rsidRDefault="003B4DBC">
      <w:pPr>
        <w:rPr>
          <w:ins w:id="755" w:author="Regina Casanova" w:date="2018-06-25T12:42:00Z"/>
        </w:rPr>
        <w:pPrChange w:id="756" w:author="Regina Casanova" w:date="2018-06-25T12:47:00Z">
          <w:pPr>
            <w:pStyle w:val="Cita"/>
          </w:pPr>
        </w:pPrChange>
      </w:pPr>
    </w:p>
    <w:p w14:paraId="7D2C801C" w14:textId="0495972E" w:rsidR="003B4DBC" w:rsidRDefault="003B4DBC">
      <w:pPr>
        <w:pStyle w:val="Ttulo3"/>
        <w:rPr>
          <w:ins w:id="757" w:author="Regina Casanova" w:date="2018-06-25T12:42:00Z"/>
        </w:rPr>
        <w:pPrChange w:id="758" w:author="Regina Casanova" w:date="2018-06-25T12:47:00Z">
          <w:pPr/>
        </w:pPrChange>
      </w:pPr>
      <w:ins w:id="759" w:author="Regina Casanova" w:date="2018-06-25T12:42:00Z">
        <w:r>
          <w:t>Rol de los reclamos y manejo de información</w:t>
        </w:r>
      </w:ins>
    </w:p>
    <w:p w14:paraId="1F2B8ABA" w14:textId="7B9E7D71" w:rsidR="003B4DBC" w:rsidRDefault="003B4DBC">
      <w:pPr>
        <w:pStyle w:val="Texto"/>
        <w:rPr>
          <w:ins w:id="760" w:author="Regina Casanova" w:date="2018-06-25T12:42:00Z"/>
        </w:rPr>
        <w:pPrChange w:id="761" w:author="Regina Casanova" w:date="2018-06-25T12:43:00Z">
          <w:pPr/>
        </w:pPrChange>
      </w:pPr>
      <w:ins w:id="762" w:author="Regina Casanova" w:date="2018-06-25T12:42:00Z">
        <w:r w:rsidRPr="008017B3">
          <w:t>Sobre el rol actual que tienen los reclamos, personal de SUSALUD señalo que los establecimientos de salud los ven como una traba, ofensa o una carga para sus procesos, que lo ven como irrelevantes o que van en contra de la institución. Resaltaron qu</w:t>
        </w:r>
        <w:r>
          <w:t>e no</w:t>
        </w:r>
        <w:r w:rsidRPr="008017B3">
          <w:t xml:space="preserve"> son vistos como una oportunidad de mejora. Los gestores de IP</w:t>
        </w:r>
        <w:r>
          <w:t xml:space="preserve">RESS dijeron que actualmente </w:t>
        </w:r>
        <w:r w:rsidRPr="008017B3">
          <w:t xml:space="preserve">el personal prestador de salud ve a los reclamos como </w:t>
        </w:r>
        <w:r>
          <w:t xml:space="preserve">una </w:t>
        </w:r>
        <w:r w:rsidRPr="008017B3">
          <w:t xml:space="preserve">interferencia </w:t>
        </w:r>
        <w:r>
          <w:t>en la atención o algo punitivo</w:t>
        </w:r>
        <w:r w:rsidRPr="008017B3">
          <w:t xml:space="preserve">, pero que ellos lo ven como una ayuda para mejorar la atención brindada. Algunos ciudadanos mencionaron que ellos sienten que los reclamos son un tema fastidioso al cual los establecimientos de salud no le toman importancia, otros ciudadanos dijeron que esperaban que lo vieran como una forma de decir que </w:t>
        </w:r>
        <w:r>
          <w:t xml:space="preserve">es lo que </w:t>
        </w:r>
        <w:r w:rsidRPr="008017B3">
          <w:t>no está funcionado dentro del establecimiento.</w:t>
        </w:r>
      </w:ins>
    </w:p>
    <w:p w14:paraId="6475C228" w14:textId="77777777" w:rsidR="003B4DBC" w:rsidRPr="008D23C7" w:rsidRDefault="003B4DBC" w:rsidP="003B4DBC">
      <w:pPr>
        <w:pStyle w:val="Cita"/>
        <w:rPr>
          <w:ins w:id="763" w:author="Regina Casanova" w:date="2018-06-25T12:42:00Z"/>
        </w:rPr>
      </w:pPr>
      <w:ins w:id="764" w:author="Regina Casanova" w:date="2018-06-25T12:42:00Z">
        <w:r w:rsidRPr="008D23C7">
          <w:t>“No, la queja es un reto para poder nosotros mejorar porque si yo no recibo quejas yo puedo decir 'o todo está bien o realmente la gente es indiferente' y yo creo que la gente se queje para poder hacer las cosas mejores cada vez. Sí, a mí no me fastidian las quejas, yo les agradezco cuando se quejan, 'muchas gracias' les digo porque realmente sí, porque eso me va a permitir tener, poder ingeniarme otra cosa para poder ver que eso se haga de la mejor manera, yo creo que siempre van a haber quejas porque siempre el ser humano va a lograr buscar lo mejor ¿no es cierto?”</w:t>
        </w:r>
      </w:ins>
    </w:p>
    <w:p w14:paraId="4EFFF229" w14:textId="0A3F4394" w:rsidR="003B4DBC" w:rsidRPr="003B4DBC" w:rsidRDefault="003B4DBC">
      <w:pPr>
        <w:pStyle w:val="Texto"/>
        <w:rPr>
          <w:ins w:id="765" w:author="Regina Casanova" w:date="2018-06-25T12:42:00Z"/>
        </w:rPr>
        <w:pPrChange w:id="766" w:author="Regina Casanova" w:date="2018-06-25T12:44:00Z">
          <w:pPr/>
        </w:pPrChange>
      </w:pPr>
      <w:ins w:id="767" w:author="Regina Casanova" w:date="2018-06-25T12:42:00Z">
        <w:r w:rsidRPr="008017B3">
          <w:lastRenderedPageBreak/>
          <w:t>Sobre el rol que deberían tener los reclamos,</w:t>
        </w:r>
        <w:r>
          <w:t xml:space="preserve"> el personal de SUSALUD mencionó</w:t>
        </w:r>
        <w:r w:rsidRPr="008017B3">
          <w:t xml:space="preserve"> que, al ser los reclamos una retroalimentación de parte de los ciudadanos, debería ser visto de manera positiva porque son una llamada de atención que permite ver en qué parte del proceso no se cumple las expectativas del ciudadano y poder mejorar en esas partes. Es por esto que </w:t>
        </w:r>
        <w:r>
          <w:t>les parece importante</w:t>
        </w:r>
        <w:r w:rsidRPr="008017B3">
          <w:t xml:space="preserve"> ver los reclamos como un beneficio que permitirá revisar procesos, estándares y también, elaborar proyectos de mejora para satisfacer a los pacientes.</w:t>
        </w:r>
        <w:r>
          <w:t xml:space="preserve"> L</w:t>
        </w:r>
        <w:r w:rsidRPr="008017B3">
          <w:t>os gestores indicaron que los reclamos deberían ser vistos como oportunidades de mejora que servirán para mejorar la atención brindada. Esto último también fue mencionado por los ciudadanos que dijeron que los reclamos deberían ser vistos como el reflejo del servicio que se está brindando.</w:t>
        </w:r>
      </w:ins>
    </w:p>
    <w:p w14:paraId="4BF9F851" w14:textId="77777777" w:rsidR="003B4DBC" w:rsidRPr="008D23C7" w:rsidRDefault="003B4DBC" w:rsidP="003B4DBC">
      <w:pPr>
        <w:pStyle w:val="Cita"/>
        <w:rPr>
          <w:ins w:id="768" w:author="Regina Casanova" w:date="2018-06-25T12:42:00Z"/>
        </w:rPr>
      </w:pPr>
      <w:ins w:id="769" w:author="Regina Casanova" w:date="2018-06-25T12:42:00Z">
        <w:r w:rsidRPr="008D23C7">
          <w: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t>
        </w:r>
      </w:ins>
    </w:p>
    <w:p w14:paraId="67591DBD" w14:textId="38102B0E" w:rsidR="003B4DBC" w:rsidRPr="003B4DBC" w:rsidRDefault="003B4DBC">
      <w:pPr>
        <w:pStyle w:val="Texto"/>
        <w:rPr>
          <w:ins w:id="770" w:author="Regina Casanova" w:date="2018-06-25T12:42:00Z"/>
        </w:rPr>
        <w:pPrChange w:id="771" w:author="Regina Casanova" w:date="2018-06-25T12:44:00Z">
          <w:pPr/>
        </w:pPrChange>
      </w:pPr>
      <w:ins w:id="772" w:author="Regina Casanova" w:date="2018-06-25T12:42:00Z">
        <w:r w:rsidRPr="008017B3">
          <w:lastRenderedPageBreak/>
          <w:t>Acerca del manejo actual de los reclamos, el personal de SUSALUD indico que como no todas las IPRESS tienen PAUS todavía, la información que manejan de sus reclamos es limitada y desconocen los pasos hechos para resolver los reclamos anteriores y por esto, los gestores no se enteran de todo lo acontecido dentro de la IPRESS. Señalaron que el libro de reclamaciones no es suficiente, porque no tienen como interiorizar la información presentada por dicho canal e incluso a veces se esconde de los ciudadanos, es por esto que no está siendo utilizado para mejorar el servicio brindado. Sobre el mismo tema, los gestores señalaron que manejan los reclamos recibidos por medio de las PAUS y el Totem de una forma directa y personal con el paciente. Posteriormente a ello, realizan estadísticas de forma manual para solucionar el reclamo y ver si se puede brindar una solución a nivel general ante el problema. Comentaron que el Totem es capaz de enviar correos electrónicos para tener información en tiempo real sobre los reclamos</w:t>
        </w:r>
        <w:r>
          <w:t>, pero</w:t>
        </w:r>
        <w:r w:rsidRPr="008017B3">
          <w:t xml:space="preserve"> existen problemas de mucha delegación por lo cual se extiende el proceso de resolución. Cuando los ciudadanos fueron consultados de cómo creían que se manejaban actualmente los reclamos, dijeron que sentían que les tomaban poca importancia y que no </w:t>
        </w:r>
        <w:r>
          <w:t>eran manejados</w:t>
        </w:r>
        <w:r w:rsidRPr="008017B3">
          <w:t xml:space="preserve"> </w:t>
        </w:r>
        <w:r>
          <w:t>en su totalidad</w:t>
        </w:r>
        <w:r w:rsidRPr="008017B3">
          <w:t>. Mencionaron esto ya que argumentaron que toman mucho tiempo en resolver reclamos y que aún se pueden ver fallas durante el servicio brindado.</w:t>
        </w:r>
      </w:ins>
    </w:p>
    <w:p w14:paraId="60D6D172" w14:textId="77777777" w:rsidR="003B4DBC" w:rsidRPr="008017B3" w:rsidRDefault="003B4DBC" w:rsidP="003B4DBC">
      <w:pPr>
        <w:pStyle w:val="Cita"/>
        <w:rPr>
          <w:ins w:id="773" w:author="Regina Casanova" w:date="2018-06-25T12:42:00Z"/>
        </w:rPr>
      </w:pPr>
      <w:ins w:id="774" w:author="Regina Casanova" w:date="2018-06-25T12:42:00Z">
        <w:r w:rsidRPr="008D23C7">
          <w:t xml:space="preserve">“El libro no basta, definitivamente, si yo implemento una herramienta adicional definitivamente va a sumar y que mejor que estaríamos interconectados en este caso todos los que estaríamos inmersos en el tema de salud, más aún nosotros </w:t>
        </w:r>
        <w:r w:rsidRPr="008D23C7">
          <w:lastRenderedPageBreak/>
          <w:t>como entidad que vela por los derechos, por la protección de los derechos en salud de los pacientes.”</w:t>
        </w:r>
      </w:ins>
    </w:p>
    <w:p w14:paraId="2C2DF0EF" w14:textId="77777777" w:rsidR="003B4DBC" w:rsidRDefault="003B4DBC">
      <w:pPr>
        <w:pStyle w:val="Texto"/>
        <w:rPr>
          <w:ins w:id="775" w:author="Regina Casanova" w:date="2018-06-25T12:42:00Z"/>
        </w:rPr>
        <w:pPrChange w:id="776" w:author="Regina Casanova" w:date="2018-06-25T12:44:00Z">
          <w:pPr/>
        </w:pPrChange>
      </w:pPr>
      <w:ins w:id="777" w:author="Regina Casanova" w:date="2018-06-25T12:42:00Z">
        <w:r w:rsidRPr="008017B3">
          <w:t xml:space="preserve">Sobre cómo deberían ser manejados los reclamos, personal de SUSALUD </w:t>
        </w:r>
        <w:r>
          <w:t>señalaron</w:t>
        </w:r>
        <w:r w:rsidRPr="008017B3">
          <w:t xml:space="preserve"> que deberían difundir abiertamente como manejan e interiorizan los reclamos y que </w:t>
        </w:r>
        <w:r>
          <w:t>se agilice la gestión de ellos</w:t>
        </w:r>
        <w:r w:rsidRPr="008017B3">
          <w:t xml:space="preserve">. </w:t>
        </w:r>
        <w:r>
          <w:t xml:space="preserve">Que los reclamos </w:t>
        </w:r>
        <w:r w:rsidRPr="008017B3">
          <w:t>deberían tomar</w:t>
        </w:r>
        <w:r>
          <w:t>se</w:t>
        </w:r>
        <w:r w:rsidRPr="008017B3">
          <w:t xml:space="preserve"> como una retroalimentación de los usuarios que utilizan el servicio, y que deberían realizar copia periódica de todos </w:t>
        </w:r>
        <w:r>
          <w:t>ellos</w:t>
        </w:r>
        <w:r w:rsidRPr="008017B3">
          <w:t xml:space="preserve"> para que no ocurran inconvenientes con dicha información. Sobre el mismo tema, los gestores </w:t>
        </w:r>
        <w:r>
          <w:t>precisaron la necesidad de</w:t>
        </w:r>
        <w:r w:rsidRPr="008017B3">
          <w:t xml:space="preserve"> hacer reuniones </w:t>
        </w:r>
        <w:r>
          <w:t>constantes</w:t>
        </w:r>
        <w:r w:rsidRPr="008017B3">
          <w:t xml:space="preserve"> para conocer los problemas que se vienen presentando en la IPRESS</w:t>
        </w:r>
        <w:r>
          <w:t>,</w:t>
        </w:r>
        <w:r w:rsidRPr="008017B3">
          <w:t xml:space="preserve"> además de canalizar los reclamos de una mejor manera y encontrarles un proceso de resolución adecuado. Los ciudadanos dijeron que deberían tratar los reclamos a más profundidad con una investigación que fomente la comunicación entre el ciudadano afectado y personal del establecimiento de salud. Comentaron que las soluciones que presenten deberían ser</w:t>
        </w:r>
        <w:r>
          <w:t xml:space="preserve"> en</w:t>
        </w:r>
        <w:r w:rsidRPr="008017B3">
          <w:t xml:space="preserve"> general para toda la ciudadanía y no de manera aislada para un paciente, y que esto mejoraría si se automatizaran los procesos de gestión de reclamos.</w:t>
        </w:r>
      </w:ins>
    </w:p>
    <w:p w14:paraId="5EDBA2BB" w14:textId="5F508AF4" w:rsidR="003B4DBC" w:rsidRPr="008017B3" w:rsidRDefault="003B4DBC">
      <w:pPr>
        <w:pStyle w:val="Cita"/>
        <w:rPr>
          <w:ins w:id="778" w:author="Regina Casanova" w:date="2018-06-25T12:42:00Z"/>
        </w:rPr>
        <w:pPrChange w:id="779" w:author="Regina Casanova" w:date="2018-06-25T12:44:00Z">
          <w:pPr/>
        </w:pPrChange>
      </w:pPr>
      <w:ins w:id="780" w:author="Regina Casanova" w:date="2018-06-25T12:42:00Z">
        <w:r w:rsidRPr="008D23C7">
          <w:t>“La información debe ser tratada de la forma más objetiva y segundo de que definitivamente se debería de tener un back-up, algo donde esta información quede plasmada, ¿cuál fue el motivo por el cual se produjo el reclamo?,¿ cuál fueron las acciones que</w:t>
        </w:r>
        <w:r>
          <w:t xml:space="preserve"> se tomaron, si el usuario quedó</w:t>
        </w:r>
        <w:r w:rsidRPr="008D23C7">
          <w:t xml:space="preserve"> conforme posterior a la atención?, ¿cuándo sucedieron los hecho?, Entonces considero que esta información debe ser valiosa, debe </w:t>
        </w:r>
        <w:r w:rsidRPr="008D23C7">
          <w:lastRenderedPageBreak/>
          <w:t>ser guardada pero también debe ser retroalimentada, cada cierto tiempo y probablemente debería haber un medio en que todos los usuarios internos podamos conocer esa información. Entonces es una retroalimentación”</w:t>
        </w:r>
      </w:ins>
    </w:p>
    <w:p w14:paraId="0B6E587B" w14:textId="66D90A06" w:rsidR="003B4DBC" w:rsidRDefault="003B4DBC">
      <w:pPr>
        <w:pStyle w:val="Ttulo3"/>
        <w:rPr>
          <w:ins w:id="781" w:author="Regina Casanova" w:date="2018-06-25T12:42:00Z"/>
        </w:rPr>
        <w:pPrChange w:id="782" w:author="Regina Casanova" w:date="2018-06-25T12:44:00Z">
          <w:pPr/>
        </w:pPrChange>
      </w:pPr>
      <w:ins w:id="783" w:author="Regina Casanova" w:date="2018-06-25T12:42:00Z">
        <w:r>
          <w:t>Herramienta Informática</w:t>
        </w:r>
      </w:ins>
    </w:p>
    <w:p w14:paraId="2EB2D56D" w14:textId="04300530" w:rsidR="003B4DBC" w:rsidRDefault="003B4DBC">
      <w:pPr>
        <w:pStyle w:val="Texto"/>
        <w:rPr>
          <w:ins w:id="784" w:author="Regina Casanova" w:date="2018-06-25T12:42:00Z"/>
        </w:rPr>
        <w:pPrChange w:id="785" w:author="Regina Casanova" w:date="2018-06-25T12:44:00Z">
          <w:pPr/>
        </w:pPrChange>
      </w:pPr>
      <w:ins w:id="786" w:author="Regina Casanova" w:date="2018-06-25T12:42:00Z">
        <w:r>
          <w:t>Se les preguntó</w:t>
        </w:r>
        <w:r w:rsidRPr="00DF2384">
          <w:t xml:space="preserve"> a todos sus percepciones de la herramienta informática planteada para gestionar los reclamos, se les hizo preguntas sobre </w:t>
        </w:r>
      </w:ins>
      <w:ins w:id="787" w:author="Regina Casanova" w:date="2018-06-25T12:44:00Z">
        <w:r w:rsidRPr="00DF2384">
          <w:t>qué</w:t>
        </w:r>
      </w:ins>
      <w:ins w:id="788" w:author="Regina Casanova" w:date="2018-06-25T12:42:00Z">
        <w:r w:rsidRPr="00DF2384">
          <w:t xml:space="preserve"> características les gustaría que tuviera dicha herramienta, que datos les gustaría visualizar, cuáles serían sus requerimientos con el sistema y si es que compartirían la herramienta con conocidos. Las respuestas obtenidas son las siguientes.</w:t>
        </w:r>
      </w:ins>
    </w:p>
    <w:p w14:paraId="66E02469" w14:textId="1FADFCD7" w:rsidR="003B4DBC" w:rsidRDefault="003B4DBC">
      <w:pPr>
        <w:pStyle w:val="Texto"/>
        <w:rPr>
          <w:ins w:id="789" w:author="Regina Casanova" w:date="2018-06-25T12:42:00Z"/>
        </w:rPr>
        <w:pPrChange w:id="790" w:author="Regina Casanova" w:date="2018-06-25T12:44:00Z">
          <w:pPr/>
        </w:pPrChange>
      </w:pPr>
      <w:ins w:id="791" w:author="Regina Casanova" w:date="2018-06-25T12:42:00Z">
        <w:del w:id="792" w:author="USER" w:date="2018-07-09T15:24:00Z">
          <w:r w:rsidRPr="00DF2384" w:rsidDel="00EC3670">
            <w:delText>Todo los tipos</w:delText>
          </w:r>
        </w:del>
      </w:ins>
      <w:ins w:id="793" w:author="USER" w:date="2018-07-09T15:24:00Z">
        <w:r w:rsidR="00EC3670" w:rsidRPr="00DF2384">
          <w:t>Todos los tipos</w:t>
        </w:r>
      </w:ins>
      <w:ins w:id="794" w:author="Regina Casanova" w:date="2018-06-25T12:42:00Z">
        <w:r w:rsidRPr="00DF2384">
          <w:t xml:space="preserve"> de usuarios mencionaron que creían que la herramienta seria de utilidad y que sería más rápido para solucionar reclamos y dar visibilidad, orden y control al manejo de ellos. Solo los ciudadanos detallaron que aún les preocupa que los gestores de establecimientos de salud interactúen realmente con la herramienta para buscar soluciones a sus problemas. Todos, sin excepción, detallaron que compartirían la herramienta con sus familiares, amigos y trabajadores en el caso fuera implementada.</w:t>
        </w:r>
      </w:ins>
    </w:p>
    <w:p w14:paraId="3FE1ABC8" w14:textId="77777777" w:rsidR="003B4DBC" w:rsidRPr="0075079D" w:rsidRDefault="003B4DBC" w:rsidP="003B4DBC">
      <w:pPr>
        <w:pStyle w:val="Cita"/>
        <w:rPr>
          <w:ins w:id="795" w:author="Regina Casanova" w:date="2018-06-25T12:42:00Z"/>
        </w:rPr>
      </w:pPr>
      <w:ins w:id="796" w:author="Regina Casanova" w:date="2018-06-25T12:42:00Z">
        <w:r w:rsidRPr="008D23C7">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ins>
    </w:p>
    <w:p w14:paraId="4F87F71D" w14:textId="2296FC09" w:rsidR="003B4DBC" w:rsidRDefault="003B4DBC">
      <w:pPr>
        <w:pStyle w:val="Texto"/>
        <w:rPr>
          <w:ins w:id="797" w:author="Regina Casanova" w:date="2018-06-25T12:42:00Z"/>
        </w:rPr>
        <w:pPrChange w:id="798" w:author="Regina Casanova" w:date="2018-06-25T12:44:00Z">
          <w:pPr/>
        </w:pPrChange>
      </w:pPr>
      <w:ins w:id="799" w:author="Regina Casanova" w:date="2018-06-25T12:42:00Z">
        <w:r w:rsidRPr="00DF2384">
          <w:lastRenderedPageBreak/>
          <w:t>Acerca de las características que les gustaría que tuviera la herramienta, el pers</w:t>
        </w:r>
        <w:r>
          <w:t>onal de SUSALUD mencionó</w:t>
        </w:r>
        <w:r w:rsidRPr="00DF2384">
          <w:t xml:space="preserve"> que le gustaría que fuera al</w:t>
        </w:r>
        <w:r>
          <w:t>tamente intuitivo, directo y grá</w:t>
        </w:r>
        <w:r w:rsidRPr="00DF2384">
          <w:t>fico</w:t>
        </w:r>
        <w:r>
          <w:t>,</w:t>
        </w:r>
        <w:r w:rsidRPr="00DF2384">
          <w:t xml:space="preserve"> que pudiera accederse desde un dispositivo móvil. Mencionaron que sería ideal que los ciudadanos recibieran una confirmación, sea por mensaje de texto o correo electrónico</w:t>
        </w:r>
        <w:r>
          <w:t xml:space="preserve"> para confirmar que el reclamo</w:t>
        </w:r>
        <w:r w:rsidRPr="00DF2384">
          <w:t xml:space="preserve"> se recibió y que se </w:t>
        </w:r>
        <w:r>
          <w:t>indicara</w:t>
        </w:r>
        <w:r w:rsidRPr="00DF2384">
          <w:t xml:space="preserve"> una fecha aproximada en la que el reclamo </w:t>
        </w:r>
        <w:r>
          <w:t>seria solucionado</w:t>
        </w:r>
        <w:r w:rsidRPr="00DF2384">
          <w:t xml:space="preserve">. Que debería considerar idiomas nativos para personas que </w:t>
        </w:r>
        <w:r>
          <w:t>no entendieran español y que pudiera ser accedido</w:t>
        </w:r>
        <w:r w:rsidRPr="00DF2384">
          <w:t xml:space="preserve"> por personas discapacitadas. Dijeron que les gustaría poder visualizar estadísticas de reclamos de las IPRESS y que muestre</w:t>
        </w:r>
        <w:r>
          <w:t>n</w:t>
        </w:r>
        <w:r w:rsidRPr="00DF2384">
          <w:t xml:space="preserve"> reportes consolidados aplicando filtros seleccionados. Argumentaron que esta herramienta serviría mucho para mejorar la comunicación entre paciente e IPRESS y que se colocara una información de contacto en caso el ciudadano desee averiguar más sobre el estado de su reclamo. Los gestores de las IPRESS, </w:t>
        </w:r>
        <w:r>
          <w:t xml:space="preserve">añadieron </w:t>
        </w:r>
        <w:r w:rsidRPr="00DF2384">
          <w:t xml:space="preserve">que les parece importante contar un formulario físico que permita acercarse </w:t>
        </w:r>
        <w:r>
          <w:t>a personas que no son digitales.</w:t>
        </w:r>
        <w:r w:rsidRPr="00DF2384">
          <w:t xml:space="preserve"> </w:t>
        </w:r>
        <w:del w:id="800" w:author="USER" w:date="2018-07-09T15:24:00Z">
          <w:r w:rsidDel="00EC3670">
            <w:delText>A</w:delText>
          </w:r>
          <w:r w:rsidRPr="00DF2384" w:rsidDel="00EC3670">
            <w:delText>demás</w:delText>
          </w:r>
        </w:del>
      </w:ins>
      <w:ins w:id="801" w:author="USER" w:date="2018-07-09T15:24:00Z">
        <w:r w:rsidR="00EC3670">
          <w:t>A</w:t>
        </w:r>
        <w:r w:rsidR="00EC3670" w:rsidRPr="00DF2384">
          <w:t>demás,</w:t>
        </w:r>
      </w:ins>
      <w:ins w:id="802" w:author="Regina Casanova" w:date="2018-06-25T12:42:00Z">
        <w:r w:rsidRPr="00DF2384">
          <w:t xml:space="preserve"> mencionaron que una parte educativa en donde se dé a conocer los servicios de salud brindados sería</w:t>
        </w:r>
        <w:r>
          <w:t xml:space="preserve"> muy provechosa</w:t>
        </w:r>
        <w:r w:rsidRPr="00DF2384">
          <w:t xml:space="preserve"> para que los reclamos presentados sean valiosos y puedan encontrar verdaderas fallas en sus procesos. Para ellos es importante conocer que es lo que sucede en tiempo real en e</w:t>
        </w:r>
        <w:r>
          <w:t xml:space="preserve">l hospital y dijeron que no </w:t>
        </w:r>
        <w:r w:rsidRPr="00DF2384">
          <w:t>sirve de nada información desactualizada. Los ciudadanos dijeron que también les gustaría poder ver las respuestas dadas por personas que gestionen los reclamos y que debería no solo mostrar la parte negativa sino también lo positivo que se debe resaltar del establecimiento. Les parecía más cómodo que los reclamos se agruparan por tema al cual ellos pudieran irse sumando en lugar de hacerlo personal, de este modo iban a poder revisar temáticas similares.</w:t>
        </w:r>
      </w:ins>
    </w:p>
    <w:p w14:paraId="1C3DF264" w14:textId="77777777" w:rsidR="003B4DBC" w:rsidRPr="00DF2384" w:rsidRDefault="003B4DBC" w:rsidP="003B4DBC">
      <w:pPr>
        <w:pStyle w:val="Cita"/>
        <w:rPr>
          <w:ins w:id="803" w:author="Regina Casanova" w:date="2018-06-25T12:42:00Z"/>
        </w:rPr>
      </w:pPr>
      <w:ins w:id="804" w:author="Regina Casanova" w:date="2018-06-25T12:42:00Z">
        <w:r w:rsidRPr="008D23C7">
          <w:lastRenderedPageBreak/>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ins>
    </w:p>
    <w:p w14:paraId="0F88AA4B" w14:textId="2DA8BAC3" w:rsidR="003B4DBC" w:rsidRDefault="003B4DBC">
      <w:pPr>
        <w:pStyle w:val="Texto"/>
        <w:rPr>
          <w:ins w:id="805" w:author="Regina Casanova" w:date="2018-06-25T12:42:00Z"/>
        </w:rPr>
        <w:pPrChange w:id="806" w:author="Regina Casanova" w:date="2018-06-25T12:45:00Z">
          <w:pPr/>
        </w:pPrChange>
      </w:pPr>
      <w:ins w:id="807" w:author="Regina Casanova" w:date="2018-06-25T12:42:00Z">
        <w:r w:rsidRPr="00DF2384">
          <w:t>Sobre los requerimientos de la herramienta, el personal de SUSALUD mencion</w:t>
        </w:r>
        <w:r>
          <w:t>ó</w:t>
        </w:r>
        <w:r w:rsidRPr="00DF2384">
          <w:t xml:space="preserve"> que un componente educativo era necesario para poder difundir la cultura de los derechos en salud de los ciudadanos, que era necesario que </w:t>
        </w:r>
        <w:del w:id="808" w:author="USER" w:date="2018-07-09T15:25:00Z">
          <w:r w:rsidRPr="00DF2384" w:rsidDel="00EC3670">
            <w:delText>hubieran</w:delText>
          </w:r>
        </w:del>
      </w:ins>
      <w:ins w:id="809" w:author="USER" w:date="2018-07-09T15:25:00Z">
        <w:r w:rsidR="00EC3670" w:rsidRPr="00DF2384">
          <w:t>hubiera</w:t>
        </w:r>
      </w:ins>
      <w:ins w:id="810" w:author="Regina Casanova" w:date="2018-06-25T12:42:00Z">
        <w:r w:rsidRPr="00DF2384">
          <w:t xml:space="preserve"> estadísticas y gráficos sobre los reclamos para que los ciudadanos los tomen de referencia para poder tomar una decisión sobre dónde buscar atención médica. Resaltaron la importancia de la participación de usuarios prestadores de salud para poder proponer soluciones. Dijeron que esta herramienta debería permitir la participación activa de los ciudadanos e incluso podría empoderarlos. Por último, mencionaron que debería</w:t>
        </w:r>
        <w:r>
          <w:t xml:space="preserve"> poder</w:t>
        </w:r>
        <w:r w:rsidRPr="00DF2384">
          <w:t xml:space="preserve"> ver</w:t>
        </w:r>
        <w:r>
          <w:t>se</w:t>
        </w:r>
        <w:r w:rsidRPr="00DF2384">
          <w:t xml:space="preserve"> los pasos hechos anteriormente </w:t>
        </w:r>
        <w:r>
          <w:t>para</w:t>
        </w:r>
        <w:r w:rsidRPr="00DF2384">
          <w:t xml:space="preserve"> gestionar los reclamos de una manera uniforme. Los gestores de IPRESS mencionaron además que necesitan identificar rápidamente en que parte del proceso fallan y que debería incluirse una parte </w:t>
        </w:r>
        <w:r>
          <w:t>específica</w:t>
        </w:r>
        <w:r w:rsidRPr="00DF2384">
          <w:t xml:space="preserve"> para problemas con aseguramiento. Resaltaron la importancia de los gráficos estadísticos</w:t>
        </w:r>
        <w:r>
          <w:t xml:space="preserve"> y de no</w:t>
        </w:r>
        <w:r w:rsidRPr="00DF2384">
          <w:t xml:space="preserve"> colocar</w:t>
        </w:r>
        <w:r>
          <w:t xml:space="preserve"> solo</w:t>
        </w:r>
        <w:r w:rsidRPr="00DF2384">
          <w:t xml:space="preserve"> las cosas negativas sino colocar también recomendaciones o felicitaciones. Comentaron que si pudieran revisar el historial del ciudadano que presenta una queja para saber si es una persona que se queja frecuentemente</w:t>
        </w:r>
        <w:r>
          <w:t>,</w:t>
        </w:r>
        <w:r w:rsidRPr="00DF2384">
          <w:t xml:space="preserve"> sería sumamente útil ya que tienen problemas con personas que se quejan reiterativamente por temas ya solucionados. Dijeron que agrupar reclamos por tipos, ver consolidado de reclamos pasados y que reciban los reclamos en tiempo real es de suma importancia. Expresaron que si se </w:t>
        </w:r>
        <w:r w:rsidRPr="00DF2384">
          <w:lastRenderedPageBreak/>
          <w:t>pudiera incluir una parte donde los ciudadanos colocaran sugerencias, probablemente se mejoraría la comunicación entre ciudadanos y establecimientos de salud. Los ciudadanos mencionaron que sus requerimientos más van por la autonomía de los procesos para resolución de reclamos y poder asegurarse que el reclamo llegue a alguien. Ellos desean ver una mejoría en el servicio brindado y les gustaría poder educarse sobre los servicios de salud brindado</w:t>
        </w:r>
        <w:r>
          <w:t>s</w:t>
        </w:r>
        <w:r w:rsidRPr="00DF2384">
          <w:t xml:space="preserve"> y sobre como presentar un reclamo de forma adecuada. El único requerimiento que presentaron para la herramienta informática en si es que puedan adjuntarse material multimedia donde puedan soportar lo ocurrido.</w:t>
        </w:r>
      </w:ins>
    </w:p>
    <w:p w14:paraId="6CD7658F" w14:textId="77777777" w:rsidR="003B4DBC" w:rsidRDefault="003B4DBC" w:rsidP="003B4DBC">
      <w:pPr>
        <w:pStyle w:val="Cita"/>
        <w:rPr>
          <w:ins w:id="811" w:author="Regina Casanova" w:date="2018-06-25T12:42:00Z"/>
        </w:rPr>
      </w:pPr>
      <w:ins w:id="812" w:author="Regina Casanova" w:date="2018-06-25T12:42:00Z">
        <w:r w:rsidRPr="008D23C7">
          <w:t>“Porque lo ideal es que haya una comunicación muchísimo más fluida, o sea que realmente la gente pueda hablar con gente o que por lo menos haya un sistema suficientemente inteligente como para que te dé respuestas inmediatas y que las cosas se automaticen e incluso por un tema de costos”</w:t>
        </w:r>
      </w:ins>
    </w:p>
    <w:p w14:paraId="1E60193C" w14:textId="77777777" w:rsidR="003B4DBC" w:rsidRDefault="003B4DBC">
      <w:pPr>
        <w:pStyle w:val="Ttulo3"/>
        <w:rPr>
          <w:ins w:id="813" w:author="Regina Casanova" w:date="2018-06-25T12:42:00Z"/>
        </w:rPr>
        <w:pPrChange w:id="814" w:author="Regina Casanova" w:date="2018-06-25T12:45:00Z">
          <w:pPr>
            <w:pStyle w:val="Prrafodelista"/>
            <w:numPr>
              <w:numId w:val="46"/>
            </w:numPr>
            <w:ind w:hanging="360"/>
          </w:pPr>
        </w:pPrChange>
      </w:pPr>
      <w:ins w:id="815" w:author="Regina Casanova" w:date="2018-06-25T12:42:00Z">
        <w:r>
          <w:t>Adicionales mencionados por los entrevistados</w:t>
        </w:r>
      </w:ins>
    </w:p>
    <w:p w14:paraId="1FAB2023" w14:textId="57235B0D" w:rsidR="003B4DBC" w:rsidRDefault="003B4DBC">
      <w:pPr>
        <w:pStyle w:val="Texto"/>
        <w:rPr>
          <w:ins w:id="816" w:author="Regina Casanova" w:date="2018-06-25T12:42:00Z"/>
        </w:rPr>
        <w:pPrChange w:id="817" w:author="Regina Casanova" w:date="2018-06-25T12:45:00Z">
          <w:pPr>
            <w:spacing w:line="480" w:lineRule="auto"/>
          </w:pPr>
        </w:pPrChange>
      </w:pPr>
      <w:ins w:id="818" w:author="Regina Casanova" w:date="2018-06-25T12:42:00Z">
        <w:r>
          <w:t xml:space="preserve">Adicionalmente a las preguntas efectuadas, los entrevistados mencionaron los siguiente, el personal de SUSALUD indicó que para que la herramienta tenga éxito, se necesita mucha difusión y trabajo permanente de capacitación, que se consideren idiomas regionales para que pueda alcanzar mayor población y que se construya un manual con material multimedia sobre el uso de esta herramienta. Mencionaron </w:t>
        </w:r>
      </w:ins>
      <w:ins w:id="819" w:author="Regina Casanova" w:date="2018-06-25T12:45:00Z">
        <w:r>
          <w:t>también</w:t>
        </w:r>
      </w:ins>
      <w:ins w:id="820" w:author="Regina Casanova" w:date="2018-06-25T12:42:00Z">
        <w:r>
          <w:t xml:space="preserve"> que se necesita desmitificar el reclamo para que los directivos de las IPRESS sientan la necesidad de mejorar tomando como base los reclamos, pero que esto no se va a poder hacer si no se mejora la comunicación con los pacientes y, se </w:t>
        </w:r>
        <w:r>
          <w:lastRenderedPageBreak/>
          <w:t xml:space="preserve">acorten u </w:t>
        </w:r>
      </w:ins>
      <w:ins w:id="821" w:author="Regina Casanova" w:date="2018-06-25T12:45:00Z">
        <w:r>
          <w:t>optimicen</w:t>
        </w:r>
      </w:ins>
      <w:ins w:id="822" w:author="Regina Casanova" w:date="2018-06-25T12:42:00Z">
        <w:r>
          <w:t xml:space="preserve"> procesos para conocer mejor el flujo de los reclamos y en qué estado se encuentran. Enfatizaron que no se deben dar cambios cosméticos a los procesos y que se empleen los reclamos para encontrar las verdaderas causas de los problemas. Mencionaron que un formato en papel es </w:t>
        </w:r>
      </w:ins>
      <w:ins w:id="823" w:author="Regina Casanova" w:date="2018-06-25T12:45:00Z">
        <w:r>
          <w:t>todavía</w:t>
        </w:r>
      </w:ins>
      <w:ins w:id="824" w:author="Regina Casanova" w:date="2018-06-25T12:42:00Z">
        <w:r>
          <w:t xml:space="preserve"> necesario, ya que existen poblaciones con limitada o nula conectividad y que se debe priorizar la educación de los ciudadanos sobre los servicios de salud y su aseguramiento. Sobre este último punto, los gestores de IPRESS mencionaron que una mejor educación sobre los servicios </w:t>
        </w:r>
      </w:ins>
      <w:ins w:id="825" w:author="Regina Casanova" w:date="2018-06-25T12:45:00Z">
        <w:r>
          <w:t>haría</w:t>
        </w:r>
      </w:ins>
      <w:ins w:id="826" w:author="Regina Casanova" w:date="2018-06-25T12:42:00Z">
        <w:r>
          <w:t xml:space="preserve"> que no se presentaran quejas injustificadas o invalidas por parte de los ciudadanos.</w:t>
        </w:r>
      </w:ins>
    </w:p>
    <w:p w14:paraId="02FC8F59" w14:textId="77777777" w:rsidR="003B4DBC" w:rsidRDefault="003B4DBC" w:rsidP="003B4DBC">
      <w:pPr>
        <w:pStyle w:val="Cita"/>
        <w:rPr>
          <w:ins w:id="827" w:author="Regina Casanova" w:date="2018-06-25T12:42:00Z"/>
        </w:rPr>
      </w:pPr>
      <w:ins w:id="828" w:author="Regina Casanova" w:date="2018-06-25T12:42:00Z">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ins>
    </w:p>
    <w:p w14:paraId="2E13F863" w14:textId="663597EB" w:rsidR="003B4DBC" w:rsidRPr="009C3A61" w:rsidRDefault="003B4DBC">
      <w:pPr>
        <w:pStyle w:val="Texto"/>
        <w:rPr>
          <w:ins w:id="829" w:author="Regina Casanova" w:date="2018-06-25T12:42:00Z"/>
        </w:rPr>
        <w:pPrChange w:id="830" w:author="Regina Casanova" w:date="2018-06-25T12:45:00Z">
          <w:pPr>
            <w:spacing w:line="480" w:lineRule="auto"/>
          </w:pPr>
        </w:pPrChange>
      </w:pPr>
      <w:ins w:id="831" w:author="Regina Casanova" w:date="2018-06-25T12:42:00Z">
        <w:r>
          <w:t xml:space="preserve">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w:t>
        </w:r>
        <w:del w:id="832" w:author="USER" w:date="2018-07-09T15:25:00Z">
          <w:r w:rsidDel="00EC3670">
            <w:delText>si</w:delText>
          </w:r>
        </w:del>
      </w:ins>
      <w:ins w:id="833" w:author="USER" w:date="2018-07-09T15:25:00Z">
        <w:r w:rsidR="00EC3670">
          <w:t>sí</w:t>
        </w:r>
      </w:ins>
      <w:ins w:id="834" w:author="Regina Casanova" w:date="2018-06-25T12:42:00Z">
        <w:r>
          <w:t xml:space="preserve">, mientras que los ciudadanos mencionaron la importancia de reclamos, la educación que se le da a los ciudadanos </w:t>
        </w:r>
        <w:r>
          <w:lastRenderedPageBreak/>
          <w:t>sobre servicios y la informatización del proceso de gestión de reclamos con el uso de una herramienta informática.</w:t>
        </w:r>
      </w:ins>
    </w:p>
    <w:p w14:paraId="4F2CCA81" w14:textId="77777777" w:rsidR="003B4DBC" w:rsidRPr="002826AD" w:rsidRDefault="003B4DBC" w:rsidP="003B4DBC">
      <w:pPr>
        <w:pStyle w:val="Cita"/>
        <w:rPr>
          <w:ins w:id="835" w:author="Regina Casanova" w:date="2018-06-25T12:42:00Z"/>
        </w:rPr>
      </w:pPr>
      <w:ins w:id="836" w:author="Regina Casanova" w:date="2018-06-25T12:42:00Z">
        <w:r w:rsidRPr="008D23C7">
          <w:t>“Pero la relevancia para mí está en la atención de estos reclamos, ¿cómo atiendo, lo atiendo de forma oportuna? Si lo atiendo de forma oportuna y con calidad además que satisfaga al usuario, entonces yo creo que esa parte es la parte sustancial, yo puedo poner muchos canales, muchos canales de reclamos, pero, ¿qué pasaría si yo tengo un excelente canal, pero no tengo una capacidad resolutiva para estos reclamos? Sería incongruente, entonces para mí es muy importante la resolución, o sea la solución de los reclamos.”</w:t>
        </w:r>
      </w:ins>
    </w:p>
    <w:p w14:paraId="01E69993" w14:textId="0268D7F8" w:rsidR="003B4DBC" w:rsidRPr="003B4DBC" w:rsidDel="003B4DBC" w:rsidRDefault="003B4DBC" w:rsidP="008D23C7">
      <w:pPr>
        <w:pStyle w:val="Texto"/>
        <w:rPr>
          <w:del w:id="837" w:author="Regina Casanova" w:date="2018-06-25T12:46:00Z"/>
          <w:lang w:val="es-ES_tradnl"/>
          <w:rPrChange w:id="838" w:author="Regina Casanova" w:date="2018-06-25T12:42:00Z">
            <w:rPr>
              <w:del w:id="839" w:author="Regina Casanova" w:date="2018-06-25T12:46:00Z"/>
            </w:rPr>
          </w:rPrChange>
        </w:rPr>
      </w:pPr>
    </w:p>
    <w:p w14:paraId="49250F73" w14:textId="016B89A8" w:rsidR="00AD075D" w:rsidRPr="008D23C7" w:rsidDel="00154DB8" w:rsidRDefault="006746CC" w:rsidP="008D23C7">
      <w:pPr>
        <w:pStyle w:val="Ttulo3"/>
        <w:rPr>
          <w:del w:id="840" w:author="Regina Casanova" w:date="2018-06-25T12:32:00Z"/>
        </w:rPr>
      </w:pPr>
      <w:bookmarkStart w:id="841" w:name="_Toc511166308"/>
      <w:del w:id="842" w:author="Regina Casanova" w:date="2018-06-25T12:32:00Z">
        <w:r w:rsidRPr="008D23C7" w:rsidDel="00154DB8">
          <w:delText>Personal de SUSALUD</w:delText>
        </w:r>
        <w:bookmarkEnd w:id="841"/>
      </w:del>
    </w:p>
    <w:p w14:paraId="678FA4BE" w14:textId="1EC78B76" w:rsidR="006746CC" w:rsidRPr="008D23C7" w:rsidDel="00154DB8" w:rsidRDefault="002B60A2" w:rsidP="008D23C7">
      <w:pPr>
        <w:pStyle w:val="Texto"/>
        <w:rPr>
          <w:del w:id="843" w:author="Regina Casanova" w:date="2018-06-25T12:32:00Z"/>
        </w:rPr>
      </w:pPr>
      <w:del w:id="844" w:author="Regina Casanova" w:date="2018-06-25T12:32:00Z">
        <w:r w:rsidRPr="00BA156B" w:rsidDel="00154DB8">
          <w:delText>Definieron los reclamos como</w:delText>
        </w:r>
        <w:r w:rsidR="006746CC" w:rsidRPr="00BA156B" w:rsidDel="00154DB8">
          <w:delText xml:space="preserve"> una manifestación de incomodidad o insatisfacción con el servicio recibido</w:delText>
        </w:r>
        <w:r w:rsidRPr="00BA156B" w:rsidDel="00154DB8">
          <w:delText xml:space="preserve"> y</w:delText>
        </w:r>
        <w:r w:rsidR="006746CC" w:rsidRPr="00BA156B" w:rsidDel="00154DB8">
          <w:delText xml:space="preserve"> son importantes porque permiten encontrar deficiencias en los procesos internos de la institución y plantear mejoras.</w:delText>
        </w:r>
      </w:del>
    </w:p>
    <w:p w14:paraId="5388FA56" w14:textId="683DF067" w:rsidR="006746CC" w:rsidRPr="008D23C7" w:rsidDel="00154DB8" w:rsidRDefault="006746CC" w:rsidP="008D23C7">
      <w:pPr>
        <w:pStyle w:val="Cita"/>
        <w:rPr>
          <w:del w:id="845" w:author="Regina Casanova" w:date="2018-06-25T12:32:00Z"/>
        </w:rPr>
      </w:pPr>
      <w:del w:id="846" w:author="Regina Casanova" w:date="2018-06-25T12:32:00Z">
        <w:r w:rsidRPr="008D23C7" w:rsidDel="00154DB8">
          <w:delText>“…Para mí lo más importante de un reclamo es que te permita encontrar las causas del reclamo y por lo tanto eliminarlas.”</w:delText>
        </w:r>
      </w:del>
    </w:p>
    <w:p w14:paraId="02792B99" w14:textId="16670ECD" w:rsidR="006746CC" w:rsidRPr="008D23C7" w:rsidDel="00154DB8" w:rsidRDefault="006122C1" w:rsidP="008D23C7">
      <w:pPr>
        <w:pStyle w:val="Texto"/>
        <w:rPr>
          <w:del w:id="847" w:author="Regina Casanova" w:date="2018-06-25T12:32:00Z"/>
        </w:rPr>
      </w:pPr>
      <w:del w:id="848" w:author="Regina Casanova" w:date="2018-06-25T12:32:00Z">
        <w:r w:rsidRPr="00BA156B" w:rsidDel="00154DB8">
          <w:delText xml:space="preserve">El procedimiento que siguen cuando reciben un reclamo es que </w:delText>
        </w:r>
        <w:r w:rsidR="0066763B" w:rsidRPr="00BA156B" w:rsidDel="00154DB8">
          <w:delText>se contactan</w:delText>
        </w:r>
        <w:r w:rsidR="006746CC" w:rsidRPr="00BA156B" w:rsidDel="00154DB8">
          <w:delText xml:space="preserve"> con la </w:delText>
        </w:r>
        <w:r w:rsidR="00AD075D" w:rsidRPr="00BA156B" w:rsidDel="00154DB8">
          <w:delText>PAUS</w:delText>
        </w:r>
        <w:r w:rsidR="006746CC" w:rsidRPr="00BA156B" w:rsidDel="00154DB8">
          <w:delText xml:space="preserve"> de la IPRESS correspondiente </w:delText>
        </w:r>
        <w:r w:rsidRPr="00BA156B" w:rsidDel="00154DB8">
          <w:delText>e indagan sobre qu</w:delText>
        </w:r>
        <w:r w:rsidR="0012739C" w:rsidRPr="00BA156B" w:rsidDel="00154DB8">
          <w:delText>é</w:delText>
        </w:r>
        <w:r w:rsidRPr="00BA156B" w:rsidDel="00154DB8">
          <w:delText xml:space="preserve"> ocurrió y c</w:delText>
        </w:r>
        <w:r w:rsidR="0012739C" w:rsidRPr="00BA156B" w:rsidDel="00154DB8">
          <w:delText>ó</w:delText>
        </w:r>
        <w:r w:rsidRPr="00BA156B" w:rsidDel="00154DB8">
          <w:delText>mo fue manejado para solucionar este problema. E</w:delText>
        </w:r>
        <w:r w:rsidR="006746CC" w:rsidRPr="00BA156B" w:rsidDel="00154DB8">
          <w:delText xml:space="preserve">s por esto que para ellos es importante que el ciudadano presente el reclamo en la misma IPRESS antes de presentarlo a </w:delText>
        </w:r>
        <w:r w:rsidR="006746CC" w:rsidRPr="00BA156B" w:rsidDel="00154DB8">
          <w:lastRenderedPageBreak/>
          <w:delText>SUSALUD</w:delText>
        </w:r>
        <w:r w:rsidR="004C383F" w:rsidRPr="00BA156B" w:rsidDel="00154DB8">
          <w:delText>.</w:delText>
        </w:r>
        <w:r w:rsidR="006746CC" w:rsidRPr="00BA156B" w:rsidDel="00154DB8">
          <w:delText xml:space="preserve"> </w:delText>
        </w:r>
        <w:r w:rsidR="004C383F" w:rsidRPr="00BA156B" w:rsidDel="00154DB8">
          <w:delText>C</w:delText>
        </w:r>
        <w:r w:rsidR="006746CC" w:rsidRPr="00BA156B" w:rsidDel="00154DB8">
          <w:delText>uando no han presentado</w:delText>
        </w:r>
        <w:r w:rsidRPr="00BA156B" w:rsidDel="00154DB8">
          <w:delText xml:space="preserve"> el reclamo en la misma IPRESS se </w:delText>
        </w:r>
        <w:r w:rsidR="004C383F" w:rsidRPr="00BA156B" w:rsidDel="00154DB8">
          <w:delText>les indica</w:delText>
        </w:r>
        <w:r w:rsidR="00CE044D" w:rsidRPr="00BA156B" w:rsidDel="00154DB8">
          <w:delText xml:space="preserve"> que lo hagan</w:delText>
        </w:r>
        <w:r w:rsidR="0012739C" w:rsidRPr="00BA156B" w:rsidDel="00154DB8">
          <w:delText>.</w:delText>
        </w:r>
        <w:r w:rsidR="006746CC" w:rsidRPr="00BA156B" w:rsidDel="00154DB8">
          <w:delText xml:space="preserve"> </w:delText>
        </w:r>
        <w:r w:rsidR="0012739C" w:rsidRPr="00BA156B" w:rsidDel="00154DB8">
          <w:delText>E</w:delText>
        </w:r>
        <w:r w:rsidR="006746CC" w:rsidRPr="00BA156B" w:rsidDel="00154DB8">
          <w:delText xml:space="preserve">sto no solo facilita las investigaciones que se </w:delText>
        </w:r>
        <w:r w:rsidR="00465CE9" w:rsidRPr="00BA156B" w:rsidDel="00154DB8">
          <w:delText>realizan,</w:delText>
        </w:r>
        <w:r w:rsidR="006746CC" w:rsidRPr="00BA156B" w:rsidDel="00154DB8">
          <w:delText xml:space="preserve"> sino que la misma institución puede tener conocimiento de lo que sucede dentro de sus instalaciones. En el caso que ellos no puedan contactarse con la PAUS de la IPRESS, se comunica</w:delText>
        </w:r>
        <w:r w:rsidR="004C383F" w:rsidRPr="00BA156B" w:rsidDel="00154DB8">
          <w:delText>n</w:delText>
        </w:r>
        <w:r w:rsidR="006746CC" w:rsidRPr="00BA156B" w:rsidDel="00154DB8">
          <w:delText xml:space="preserve"> vía telefónica con las jefatur</w:delText>
        </w:r>
        <w:r w:rsidRPr="00BA156B" w:rsidDel="00154DB8">
          <w:delText xml:space="preserve">as inmediatas </w:delText>
        </w:r>
        <w:r w:rsidR="004C383F" w:rsidRPr="00BA156B" w:rsidDel="00154DB8">
          <w:delText>para</w:delText>
        </w:r>
        <w:r w:rsidR="006746CC" w:rsidRPr="00BA156B" w:rsidDel="00154DB8">
          <w:delText xml:space="preserve"> darle una respuesta al ciudadano.</w:delText>
        </w:r>
      </w:del>
    </w:p>
    <w:p w14:paraId="3C244CFC" w14:textId="7127FADC" w:rsidR="00BE774A" w:rsidRPr="008D23C7" w:rsidDel="00154DB8" w:rsidRDefault="00BE774A" w:rsidP="008D23C7">
      <w:pPr>
        <w:pStyle w:val="Texto"/>
        <w:rPr>
          <w:del w:id="849" w:author="Regina Casanova" w:date="2018-06-25T12:32:00Z"/>
        </w:rPr>
      </w:pPr>
      <w:del w:id="850" w:author="Regina Casanova" w:date="2018-06-25T12:32:00Z">
        <w:r w:rsidRPr="00BA156B" w:rsidDel="00154DB8">
          <w:delText>Para ellos</w:delText>
        </w:r>
        <w:r w:rsidR="006746CC" w:rsidRPr="00BA156B" w:rsidDel="00154DB8">
          <w:delText>, la forma en c</w:delText>
        </w:r>
        <w:r w:rsidR="00CE044D" w:rsidRPr="00BA156B" w:rsidDel="00154DB8">
          <w:delText>ó</w:delText>
        </w:r>
        <w:r w:rsidR="006746CC" w:rsidRPr="00BA156B" w:rsidDel="00154DB8">
          <w:delText xml:space="preserve">mo se están manejando actualmente los reclamos no es óptima debido a que </w:delText>
        </w:r>
        <w:r w:rsidR="006122C1" w:rsidRPr="00BA156B" w:rsidDel="00154DB8">
          <w:delText>tienen la idea de que gestores de IPRESS</w:delText>
        </w:r>
        <w:r w:rsidR="006746CC" w:rsidRPr="00BA156B" w:rsidDel="00154DB8">
          <w:delText xml:space="preserve"> no tienen conocimiento sobre </w:delText>
        </w:r>
        <w:r w:rsidR="006122C1" w:rsidRPr="00BA156B" w:rsidDel="00154DB8">
          <w:delText>las</w:delText>
        </w:r>
        <w:r w:rsidR="006746CC" w:rsidRPr="00BA156B" w:rsidDel="00154DB8">
          <w:delText xml:space="preserve"> fallas </w:delText>
        </w:r>
        <w:r w:rsidR="006122C1" w:rsidRPr="00BA156B" w:rsidDel="00154DB8">
          <w:delText xml:space="preserve">que se presentan </w:delText>
        </w:r>
        <w:r w:rsidR="006746CC" w:rsidRPr="00BA156B" w:rsidDel="00154DB8">
          <w:delText xml:space="preserve">y tampoco </w:delText>
        </w:r>
        <w:r w:rsidR="006122C1" w:rsidRPr="00BA156B" w:rsidDel="00154DB8">
          <w:delText>tienen procedimientos claros sobre cómo dar solución a los reclamos presentados</w:delText>
        </w:r>
        <w:r w:rsidR="006746CC" w:rsidRPr="00BA156B" w:rsidDel="00154DB8">
          <w:delText>. Adicionalmente, como no todas las IPRESS tienen PAUS tod</w:delText>
        </w:r>
        <w:r w:rsidR="003200E4" w:rsidRPr="00BA156B" w:rsidDel="00154DB8">
          <w:delText xml:space="preserve">avía, </w:delText>
        </w:r>
        <w:r w:rsidR="006122C1" w:rsidRPr="00BA156B" w:rsidDel="00154DB8">
          <w:delText xml:space="preserve">existen IPRESS donde </w:delText>
        </w:r>
        <w:r w:rsidR="003200E4" w:rsidRPr="00BA156B" w:rsidDel="00154DB8">
          <w:delText>solamente se le entrega el</w:delText>
        </w:r>
        <w:r w:rsidR="006746CC" w:rsidRPr="00BA156B" w:rsidDel="00154DB8">
          <w:delText xml:space="preserve"> canal de</w:delText>
        </w:r>
        <w:r w:rsidR="003200E4" w:rsidRPr="00BA156B" w:rsidDel="00154DB8">
          <w:delText>l Libro de Reclamaciones</w:delText>
        </w:r>
        <w:r w:rsidR="006746CC" w:rsidRPr="00BA156B" w:rsidDel="00154DB8">
          <w:delText xml:space="preserve"> al ciud</w:delText>
        </w:r>
        <w:r w:rsidR="003200E4" w:rsidRPr="00BA156B" w:rsidDel="00154DB8">
          <w:delText>adano para hacer sus reclamos.</w:delText>
        </w:r>
        <w:r w:rsidR="006746CC" w:rsidRPr="00BA156B" w:rsidDel="00154DB8">
          <w:delText xml:space="preserve"> </w:delText>
        </w:r>
        <w:r w:rsidR="003200E4" w:rsidRPr="00BA156B" w:rsidDel="00154DB8">
          <w:delText xml:space="preserve">Esto </w:delText>
        </w:r>
        <w:r w:rsidR="006122C1" w:rsidRPr="00BA156B" w:rsidDel="00154DB8">
          <w:delText>lo ven como</w:delText>
        </w:r>
        <w:r w:rsidR="003200E4" w:rsidRPr="00BA156B" w:rsidDel="00154DB8">
          <w:delText xml:space="preserve"> un</w:delText>
        </w:r>
        <w:r w:rsidR="006746CC" w:rsidRPr="00BA156B" w:rsidDel="00154DB8">
          <w:delText xml:space="preserve"> gran limitan</w:delText>
        </w:r>
        <w:r w:rsidR="003200E4" w:rsidRPr="00BA156B" w:rsidDel="00154DB8">
          <w:delText>te</w:delText>
        </w:r>
        <w:r w:rsidR="006746CC" w:rsidRPr="00BA156B" w:rsidDel="00154DB8">
          <w:delText xml:space="preserve"> ya que </w:delText>
        </w:r>
        <w:r w:rsidR="006122C1" w:rsidRPr="00BA156B" w:rsidDel="00154DB8">
          <w:delText>este no se encuentra siempre disponible</w:delText>
        </w:r>
        <w:r w:rsidRPr="00BA156B" w:rsidDel="00154DB8">
          <w:delText>. Según ellos</w:delText>
        </w:r>
        <w:r w:rsidR="006746CC" w:rsidRPr="00BA156B" w:rsidDel="00154DB8">
          <w:delText>,</w:delText>
        </w:r>
        <w:r w:rsidR="006122C1" w:rsidRPr="00BA156B" w:rsidDel="00154DB8">
          <w:delText xml:space="preserve"> los reclamos siempre</w:delText>
        </w:r>
        <w:r w:rsidR="006746CC" w:rsidRPr="00BA156B" w:rsidDel="00154DB8">
          <w:delText xml:space="preserve"> </w:delText>
        </w:r>
        <w:r w:rsidR="006122C1" w:rsidRPr="00BA156B" w:rsidDel="00154DB8">
          <w:delText>deberían elevarse a directivos para que se manejen más rápido, así tengan que acortar sus procesos, y sean fuente para la toma de decisiones ya que es información que debe tratarse como una retroalimentación por parte de los ciudadanos.</w:delText>
        </w:r>
      </w:del>
    </w:p>
    <w:p w14:paraId="57AA3F3B" w14:textId="27091AA6" w:rsidR="003200E4" w:rsidRPr="008D23C7" w:rsidDel="00154DB8" w:rsidRDefault="003200E4" w:rsidP="008D23C7">
      <w:pPr>
        <w:pStyle w:val="Cita"/>
        <w:rPr>
          <w:del w:id="851" w:author="Regina Casanova" w:date="2018-06-25T12:32:00Z"/>
        </w:rPr>
      </w:pPr>
      <w:del w:id="852" w:author="Regina Casanova" w:date="2018-06-25T12:32:00Z">
        <w:r w:rsidRPr="008D23C7" w:rsidDel="00154DB8">
          <w:delTex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delText>
        </w:r>
      </w:del>
    </w:p>
    <w:p w14:paraId="302AF614" w14:textId="10A480F5" w:rsidR="006746CC" w:rsidRPr="008D23C7" w:rsidDel="00154DB8" w:rsidRDefault="0066763B" w:rsidP="008D23C7">
      <w:pPr>
        <w:pStyle w:val="Cita"/>
        <w:rPr>
          <w:del w:id="853" w:author="Regina Casanova" w:date="2018-06-25T12:32:00Z"/>
        </w:rPr>
      </w:pPr>
      <w:del w:id="854" w:author="Regina Casanova" w:date="2018-06-25T12:32:00Z">
        <w:r w:rsidRPr="008D23C7" w:rsidDel="00154DB8">
          <w:lastRenderedPageBreak/>
          <w:delText xml:space="preserve">“Se queda generalmente en las oficinas de calidad, analizan ellos a través del equipo de calidad, de pronto la información se queda en lo más interno del equipo de </w:delText>
        </w:r>
        <w:r w:rsidR="00465CE9" w:rsidRPr="008D23C7" w:rsidDel="00154DB8">
          <w:delText>calidad,</w:delText>
        </w:r>
        <w:r w:rsidRPr="008D23C7" w:rsidDel="00154DB8">
          <w:delText xml:space="preserve"> pero no llega hasta el directivo. Todavía no impacta en una toma de decisiones del más alto nivel.”</w:delText>
        </w:r>
      </w:del>
    </w:p>
    <w:p w14:paraId="5A459C4D" w14:textId="4B2E97DD" w:rsidR="006746CC" w:rsidRPr="008D23C7" w:rsidDel="00154DB8" w:rsidRDefault="00BE774A" w:rsidP="008D23C7">
      <w:pPr>
        <w:pStyle w:val="Texto"/>
        <w:rPr>
          <w:del w:id="855" w:author="Regina Casanova" w:date="2018-06-25T12:32:00Z"/>
        </w:rPr>
      </w:pPr>
      <w:del w:id="856" w:author="Regina Casanova" w:date="2018-06-25T12:32:00Z">
        <w:r w:rsidRPr="00BA156B" w:rsidDel="00154DB8">
          <w:delText>Todos</w:delText>
        </w:r>
        <w:r w:rsidR="006746CC" w:rsidRPr="00BA156B" w:rsidDel="00154DB8">
          <w:delText xml:space="preserve"> consideraron que esta herramienta serviría para </w:delText>
        </w:r>
        <w:r w:rsidR="001B0B1C" w:rsidRPr="00BA156B" w:rsidDel="00154DB8">
          <w:delText>manejar los reclamos recibidos</w:delText>
        </w:r>
        <w:r w:rsidR="00007DC8" w:rsidRPr="00BA156B" w:rsidDel="00154DB8">
          <w:delText>. C</w:delText>
        </w:r>
        <w:r w:rsidR="006746CC" w:rsidRPr="00BA156B" w:rsidDel="00154DB8">
          <w:delText>onsideran que</w:delText>
        </w:r>
        <w:r w:rsidR="00007DC8" w:rsidRPr="00BA156B" w:rsidDel="00154DB8">
          <w:delText xml:space="preserve"> los reclamos todavía son</w:delText>
        </w:r>
        <w:r w:rsidR="006746CC" w:rsidRPr="00BA156B" w:rsidDel="00154DB8">
          <w:delText xml:space="preserve"> visto</w:delText>
        </w:r>
        <w:r w:rsidR="00007DC8" w:rsidRPr="00BA156B" w:rsidDel="00154DB8">
          <w:delText>s</w:delText>
        </w:r>
        <w:r w:rsidR="006746CC" w:rsidRPr="00BA156B" w:rsidDel="00154DB8">
          <w:delText xml:space="preserve"> por los prestadores de salud como una traba o </w:delText>
        </w:r>
        <w:r w:rsidR="00007DC8" w:rsidRPr="00BA156B" w:rsidDel="00154DB8">
          <w:delText>una ofensa al servicio que</w:delText>
        </w:r>
        <w:r w:rsidR="006746CC" w:rsidRPr="00BA156B" w:rsidDel="00154DB8">
          <w:delText xml:space="preserve"> están brindando, </w:delText>
        </w:r>
        <w:r w:rsidR="00007DC8" w:rsidRPr="00BA156B" w:rsidDel="00154DB8">
          <w:delText>y que se necesita cambiar esta</w:delText>
        </w:r>
        <w:r w:rsidR="006746CC" w:rsidRPr="00BA156B" w:rsidDel="00154DB8">
          <w:delText xml:space="preserve"> percepción </w:delText>
        </w:r>
        <w:r w:rsidR="003200E4" w:rsidRPr="00BA156B" w:rsidDel="00154DB8">
          <w:delText>hacia</w:delText>
        </w:r>
        <w:r w:rsidR="006746CC" w:rsidRPr="00BA156B" w:rsidDel="00154DB8">
          <w:delText xml:space="preserve"> una oportunidad de mejora. Señalaron que los reclamos </w:delText>
        </w:r>
        <w:r w:rsidR="003200E4" w:rsidRPr="00BA156B" w:rsidDel="00154DB8">
          <w:delText>son</w:delText>
        </w:r>
        <w:r w:rsidR="006746CC" w:rsidRPr="00BA156B" w:rsidDel="00154DB8">
          <w:delText xml:space="preserve"> un beneficio hacia la institución </w:delText>
        </w:r>
        <w:r w:rsidR="003200E4" w:rsidRPr="00BA156B" w:rsidDel="00154DB8">
          <w:delText>ya que les permite encontrar</w:delText>
        </w:r>
        <w:r w:rsidR="006746CC" w:rsidRPr="00BA156B" w:rsidDel="00154DB8">
          <w:delText xml:space="preserve"> erro</w:delText>
        </w:r>
        <w:r w:rsidR="00007DC8" w:rsidRPr="00BA156B" w:rsidDel="00154DB8">
          <w:delText>res y subsanarlos positivamente. Esto</w:delText>
        </w:r>
        <w:r w:rsidR="006746CC" w:rsidRPr="00BA156B" w:rsidDel="00154DB8">
          <w:delText xml:space="preserve"> les da la oportunidad de revisar sus estándares y procesos para poder cumplir con las expectativas de los ciudadanos y poder dejarlos satisfechos con el servicio brindado. </w:delText>
        </w:r>
      </w:del>
    </w:p>
    <w:p w14:paraId="3ED77ED5" w14:textId="3A6ABD52" w:rsidR="00630088" w:rsidRPr="008D23C7" w:rsidDel="00154DB8" w:rsidRDefault="00007DC8" w:rsidP="008D23C7">
      <w:pPr>
        <w:pStyle w:val="Texto"/>
        <w:rPr>
          <w:del w:id="857" w:author="Regina Casanova" w:date="2018-06-25T12:32:00Z"/>
        </w:rPr>
      </w:pPr>
      <w:del w:id="858" w:author="Regina Casanova" w:date="2018-06-25T12:32:00Z">
        <w:r w:rsidRPr="00BA156B" w:rsidDel="00154DB8">
          <w:delText xml:space="preserve">La idea de esta herramienta les pareció atractiva debido a que serviría como un punto de comunicación entre los ciudadanos y las IPRESS. </w:delText>
        </w:r>
        <w:r w:rsidR="006746CC" w:rsidRPr="00BA156B" w:rsidDel="00154DB8">
          <w:delText xml:space="preserve">Sobre las características que desean que tenga la herramienta mencionaron que esta herramienta debe ser planteada </w:delText>
        </w:r>
        <w:r w:rsidRPr="00BA156B" w:rsidDel="00154DB8">
          <w:delText>en</w:delText>
        </w:r>
        <w:r w:rsidR="006746CC" w:rsidRPr="00BA156B" w:rsidDel="00154DB8">
          <w:delText xml:space="preserve"> idiomas nativos y </w:delText>
        </w:r>
        <w:r w:rsidRPr="00BA156B" w:rsidDel="00154DB8">
          <w:delText xml:space="preserve">debe contar </w:delText>
        </w:r>
        <w:r w:rsidR="006746CC" w:rsidRPr="00BA156B" w:rsidDel="00154DB8">
          <w:delText xml:space="preserve">con muchos gráficos e íconos para que sea fácilmente entendible por personas no letradas. Les parece importante que </w:delText>
        </w:r>
        <w:r w:rsidRPr="00BA156B" w:rsidDel="00154DB8">
          <w:delText>una vez que los reclamo</w:delText>
        </w:r>
        <w:r w:rsidR="005B7537" w:rsidRPr="00BA156B" w:rsidDel="00154DB8">
          <w:delText>s</w:delText>
        </w:r>
        <w:r w:rsidRPr="00BA156B" w:rsidDel="00154DB8">
          <w:delText xml:space="preserve"> hayan sido ingresados al </w:delText>
        </w:r>
      </w:del>
      <w:del w:id="859" w:author="Regina Casanova" w:date="2018-06-18T17:53:00Z">
        <w:r w:rsidRPr="00BA156B" w:rsidDel="00E94926">
          <w:delText>sistema</w:delText>
        </w:r>
      </w:del>
      <w:del w:id="860" w:author="Regina Casanova" w:date="2018-06-25T12:32:00Z">
        <w:r w:rsidRPr="00BA156B" w:rsidDel="00154DB8">
          <w:delText xml:space="preserve">, </w:delText>
        </w:r>
        <w:r w:rsidR="006746CC" w:rsidRPr="00BA156B" w:rsidDel="00154DB8">
          <w:delText xml:space="preserve">los </w:delText>
        </w:r>
        <w:r w:rsidR="00465CE9" w:rsidRPr="00BA156B" w:rsidDel="00154DB8">
          <w:delText>ciudadanos reciban</w:delText>
        </w:r>
        <w:r w:rsidR="006746CC" w:rsidRPr="00BA156B" w:rsidDel="00154DB8">
          <w:delText xml:space="preserve"> una confirmación, y que también reciban el plazo máximo que </w:delText>
        </w:r>
        <w:r w:rsidRPr="00BA156B" w:rsidDel="00154DB8">
          <w:delText xml:space="preserve">este </w:delText>
        </w:r>
        <w:r w:rsidR="006746CC" w:rsidRPr="00BA156B" w:rsidDel="00154DB8">
          <w:delText xml:space="preserve">demorará en ser resuelto. Ellos consideran que este </w:delText>
        </w:r>
      </w:del>
      <w:del w:id="861" w:author="Regina Casanova" w:date="2018-06-18T17:53:00Z">
        <w:r w:rsidR="006746CC" w:rsidRPr="00BA156B" w:rsidDel="00E94926">
          <w:delText xml:space="preserve">sistema </w:delText>
        </w:r>
      </w:del>
      <w:del w:id="862" w:author="Regina Casanova" w:date="2018-06-25T12:32:00Z">
        <w:r w:rsidR="006746CC" w:rsidRPr="00BA156B" w:rsidDel="00154DB8">
          <w:delText xml:space="preserve">debe mostrar </w:delText>
        </w:r>
        <w:r w:rsidRPr="00BA156B" w:rsidDel="00154DB8">
          <w:delText>reportes consolidados que sean</w:delText>
        </w:r>
        <w:r w:rsidR="006746CC" w:rsidRPr="00BA156B" w:rsidDel="00154DB8">
          <w:delText xml:space="preserve"> entendibles </w:delText>
        </w:r>
        <w:r w:rsidRPr="00BA156B" w:rsidDel="00154DB8">
          <w:delText xml:space="preserve">rápidamente </w:delText>
        </w:r>
        <w:r w:rsidR="006746CC" w:rsidRPr="00BA156B" w:rsidDel="00154DB8">
          <w:delText xml:space="preserve">y que </w:delText>
        </w:r>
        <w:r w:rsidRPr="00BA156B" w:rsidDel="00154DB8">
          <w:delText>permitan hacer filtros que funcionen para todas las IPRESS.</w:delText>
        </w:r>
        <w:r w:rsidR="006746CC" w:rsidRPr="00BA156B" w:rsidDel="00154DB8">
          <w:delText xml:space="preserve"> </w:delText>
        </w:r>
      </w:del>
    </w:p>
    <w:p w14:paraId="1089B81F" w14:textId="077931AA" w:rsidR="006746CC" w:rsidRPr="008D23C7" w:rsidDel="00154DB8" w:rsidRDefault="00630088" w:rsidP="008D23C7">
      <w:pPr>
        <w:pStyle w:val="Cita"/>
        <w:rPr>
          <w:del w:id="863" w:author="Regina Casanova" w:date="2018-06-25T12:32:00Z"/>
        </w:rPr>
      </w:pPr>
      <w:del w:id="864" w:author="Regina Casanova" w:date="2018-06-25T12:32:00Z">
        <w:r w:rsidRPr="008D23C7" w:rsidDel="00154DB8">
          <w:lastRenderedPageBreak/>
          <w:delText xml:space="preserve">“Pero la relevancia para </w:delText>
        </w:r>
        <w:r w:rsidR="000D4362" w:rsidRPr="008D23C7" w:rsidDel="00154DB8">
          <w:delText>mí</w:delText>
        </w:r>
        <w:r w:rsidRPr="008D23C7" w:rsidDel="00154DB8">
          <w:delText xml:space="preserve"> está en la atención de estos reclamos, </w:delText>
        </w:r>
        <w:r w:rsidR="00EC7152" w:rsidRPr="008D23C7" w:rsidDel="00154DB8">
          <w:delText>¿</w:delText>
        </w:r>
        <w:r w:rsidRPr="008D23C7" w:rsidDel="00154DB8">
          <w:delText>c</w:delText>
        </w:r>
        <w:r w:rsidR="000D4362" w:rsidRPr="008D23C7" w:rsidDel="00154DB8">
          <w:delText>ó</w:delText>
        </w:r>
        <w:r w:rsidRPr="008D23C7" w:rsidDel="00154DB8">
          <w:delText xml:space="preserve">mo atiendo, lo atiendo de forma oportuna? </w:delText>
        </w:r>
        <w:r w:rsidR="00EC7152" w:rsidRPr="008D23C7" w:rsidDel="00154DB8">
          <w:delText xml:space="preserve">Si </w:delText>
        </w:r>
        <w:r w:rsidRPr="008D23C7" w:rsidDel="00154DB8">
          <w:delText xml:space="preserve">lo atiendo de forma oportuna y con calidad además que satisfaga al usuario, entonces yo creo que esa parte es la parte sustancial, yo puedo poner muchos canales, muchos canales de </w:delText>
        </w:r>
        <w:r w:rsidR="00465CE9" w:rsidRPr="008D23C7" w:rsidDel="00154DB8">
          <w:delText>reclamos,</w:delText>
        </w:r>
        <w:r w:rsidRPr="008D23C7" w:rsidDel="00154DB8">
          <w:delText xml:space="preserve"> pero</w:delText>
        </w:r>
        <w:r w:rsidR="00EC7152" w:rsidRPr="008D23C7" w:rsidDel="00154DB8">
          <w:delText>,</w:delText>
        </w:r>
        <w:r w:rsidRPr="008D23C7" w:rsidDel="00154DB8">
          <w:delText xml:space="preserve"> </w:delText>
        </w:r>
        <w:r w:rsidR="001F6250" w:rsidRPr="008D23C7" w:rsidDel="00154DB8">
          <w:delText>¿</w:delText>
        </w:r>
        <w:r w:rsidRPr="008D23C7" w:rsidDel="00154DB8">
          <w:delText>qu</w:delText>
        </w:r>
        <w:r w:rsidR="001F6250" w:rsidRPr="008D23C7" w:rsidDel="00154DB8">
          <w:delText>é</w:delText>
        </w:r>
        <w:r w:rsidRPr="008D23C7" w:rsidDel="00154DB8">
          <w:delText xml:space="preserve"> pasaría si yo tengo un excelente </w:delText>
        </w:r>
        <w:r w:rsidR="00465CE9" w:rsidRPr="008D23C7" w:rsidDel="00154DB8">
          <w:delText>canal,</w:delText>
        </w:r>
        <w:r w:rsidRPr="008D23C7" w:rsidDel="00154DB8">
          <w:delText xml:space="preserve"> pero no tengo una capacidad resolutiva para estos reclamos</w:delText>
        </w:r>
        <w:r w:rsidR="001F6250" w:rsidRPr="008D23C7" w:rsidDel="00154DB8">
          <w:delText>? S</w:delText>
        </w:r>
        <w:r w:rsidRPr="008D23C7" w:rsidDel="00154DB8">
          <w:delText>ería incongruente, entonces para mí es muy importante la resolución, o sea la solución de los reclamos.”</w:delText>
        </w:r>
      </w:del>
    </w:p>
    <w:p w14:paraId="77C6EE91" w14:textId="50F2C3DA" w:rsidR="00630088" w:rsidRPr="008D23C7" w:rsidDel="00154DB8" w:rsidRDefault="006746CC" w:rsidP="008D23C7">
      <w:pPr>
        <w:pStyle w:val="Texto"/>
        <w:rPr>
          <w:del w:id="865" w:author="Regina Casanova" w:date="2018-06-25T12:32:00Z"/>
        </w:rPr>
      </w:pPr>
      <w:del w:id="866" w:author="Regina Casanova" w:date="2018-06-25T12:32:00Z">
        <w:r w:rsidRPr="00BA156B" w:rsidDel="00154DB8">
          <w:delText xml:space="preserve">También les parece importante que esta herramienta tenga un componente educativo </w:delText>
        </w:r>
        <w:r w:rsidR="00007DC8" w:rsidRPr="00BA156B" w:rsidDel="00154DB8">
          <w:delText>que ayude a difundir</w:delText>
        </w:r>
        <w:r w:rsidRPr="00BA156B" w:rsidDel="00154DB8">
          <w:delText xml:space="preserve"> la cultura de derechos del ciudadano para </w:delText>
        </w:r>
        <w:r w:rsidR="00007DC8" w:rsidRPr="00BA156B" w:rsidDel="00154DB8">
          <w:delText>reclamar</w:delText>
        </w:r>
        <w:r w:rsidRPr="00BA156B" w:rsidDel="00154DB8">
          <w:delText xml:space="preserve"> con</w:delText>
        </w:r>
        <w:r w:rsidR="002E1E27" w:rsidRPr="00BA156B" w:rsidDel="00154DB8">
          <w:delText xml:space="preserve"> el fin de empoder</w:delText>
        </w:r>
        <w:r w:rsidRPr="00BA156B" w:rsidDel="00154DB8">
          <w:delText xml:space="preserve">arlos. Les gustaría que tuviera estadísticas, donde puedan ver reportes consolidados de los reclamos vigentes </w:delText>
        </w:r>
        <w:r w:rsidR="00007DC8" w:rsidRPr="00BA156B" w:rsidDel="00154DB8">
          <w:delText>junto con los</w:delText>
        </w:r>
        <w:r w:rsidRPr="00BA156B" w:rsidDel="00154DB8">
          <w:delText xml:space="preserve"> ya solucionados con </w:delText>
        </w:r>
        <w:r w:rsidR="00007DC8" w:rsidRPr="00BA156B" w:rsidDel="00154DB8">
          <w:delText>sus</w:delText>
        </w:r>
        <w:r w:rsidRPr="00BA156B" w:rsidDel="00154DB8">
          <w:delText xml:space="preserve"> pasos </w:delText>
        </w:r>
        <w:r w:rsidR="00007DC8" w:rsidRPr="00BA156B" w:rsidDel="00154DB8">
          <w:delText>seguidos para</w:delText>
        </w:r>
        <w:r w:rsidRPr="00BA156B" w:rsidDel="00154DB8">
          <w:delText xml:space="preserve"> darles solución</w:delText>
        </w:r>
        <w:r w:rsidR="00007DC8" w:rsidRPr="00BA156B" w:rsidDel="00154DB8">
          <w:delText>. Ellos consideran que estos reportes servirían para dinamizar la toma de decisiones de parte de las IPRESS y servirían para crear diferentes rankings en calidad de atención. Que los usuarios puedan ver los pasos seguidos es importante para ellos ya que lo ven como</w:delText>
        </w:r>
        <w:r w:rsidRPr="00BA156B" w:rsidDel="00154DB8">
          <w:delTex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delText>
        </w:r>
      </w:del>
    </w:p>
    <w:p w14:paraId="25BB2258" w14:textId="3C6926FC" w:rsidR="00630088" w:rsidRPr="008D23C7" w:rsidDel="00154DB8" w:rsidRDefault="00630088" w:rsidP="008D23C7">
      <w:pPr>
        <w:pStyle w:val="Cita"/>
        <w:rPr>
          <w:del w:id="867" w:author="Regina Casanova" w:date="2018-06-25T12:32:00Z"/>
        </w:rPr>
      </w:pPr>
      <w:del w:id="868" w:author="Regina Casanova" w:date="2018-06-25T12:32:00Z">
        <w:r w:rsidRPr="008D23C7" w:rsidDel="00154DB8">
          <w:delText xml:space="preserve">“Entonces lo que se está haciendo es solamente atender a los que reclaman, pero el problema que es la oferta limitada no se está resolviendo, entonces eso es para mí lo más importante. </w:delText>
        </w:r>
        <w:r w:rsidRPr="008D23C7" w:rsidDel="00154DB8">
          <w:lastRenderedPageBreak/>
          <w:delText>Que haya cambios, no cosméticos, sino de fondo en la gestión de los establecimientos.”</w:delText>
        </w:r>
      </w:del>
    </w:p>
    <w:p w14:paraId="7469AB9D" w14:textId="3A85615D" w:rsidR="006746CC" w:rsidRPr="008D23C7" w:rsidDel="00154DB8" w:rsidRDefault="0066763B" w:rsidP="008D23C7">
      <w:pPr>
        <w:pStyle w:val="Cita"/>
        <w:rPr>
          <w:del w:id="869" w:author="Regina Casanova" w:date="2018-06-25T12:32:00Z"/>
        </w:rPr>
      </w:pPr>
      <w:del w:id="870" w:author="Regina Casanova" w:date="2018-06-25T12:32:00Z">
        <w:r w:rsidRPr="008D23C7" w:rsidDel="00154DB8">
          <w:delText xml:space="preserve">“La información debe ser tratada de la forma más objetiva y segundo de que definitivamente se debería de tener un back-up, algo donde esta información quede plasmada, </w:delText>
        </w:r>
        <w:r w:rsidR="00006207" w:rsidRPr="008D23C7" w:rsidDel="00154DB8">
          <w:delText>¿</w:delText>
        </w:r>
        <w:r w:rsidR="00B8307F" w:rsidRPr="008D23C7" w:rsidDel="00154DB8">
          <w:delText xml:space="preserve">cuál </w:delText>
        </w:r>
        <w:r w:rsidRPr="008D23C7" w:rsidDel="00154DB8">
          <w:delText>fue el motivo por el cual se produjo el reclamo</w:delText>
        </w:r>
        <w:r w:rsidR="00FB1082" w:rsidRPr="008D23C7" w:rsidDel="00154DB8">
          <w:delText>?</w:delText>
        </w:r>
        <w:r w:rsidRPr="008D23C7" w:rsidDel="00154DB8">
          <w:delText>,</w:delText>
        </w:r>
        <w:r w:rsidR="00FB1082" w:rsidRPr="008D23C7" w:rsidDel="00154DB8">
          <w:delText>¿</w:delText>
        </w:r>
        <w:r w:rsidRPr="008D23C7" w:rsidDel="00154DB8">
          <w:delText xml:space="preserve"> </w:delText>
        </w:r>
        <w:r w:rsidR="00B8307F" w:rsidRPr="008D23C7" w:rsidDel="00154DB8">
          <w:delText xml:space="preserve">cuál </w:delText>
        </w:r>
        <w:r w:rsidRPr="008D23C7" w:rsidDel="00154DB8">
          <w:delText>fueron las acciones que</w:delText>
        </w:r>
        <w:r w:rsidR="002B5A61" w:rsidDel="00154DB8">
          <w:delText xml:space="preserve"> se tomaron, si el usuario quedó</w:delText>
        </w:r>
        <w:r w:rsidRPr="008D23C7" w:rsidDel="00154DB8">
          <w:delText xml:space="preserve"> conforme posterior a la atención</w:delText>
        </w:r>
        <w:r w:rsidR="00FB1082" w:rsidRPr="008D23C7" w:rsidDel="00154DB8">
          <w:delText>?</w:delText>
        </w:r>
        <w:r w:rsidRPr="008D23C7" w:rsidDel="00154DB8">
          <w:delText xml:space="preserve">, </w:delText>
        </w:r>
        <w:r w:rsidR="00FB1082" w:rsidRPr="008D23C7" w:rsidDel="00154DB8">
          <w:delText>¿</w:delText>
        </w:r>
        <w:r w:rsidRPr="008D23C7" w:rsidDel="00154DB8">
          <w:delText>cu</w:delText>
        </w:r>
        <w:r w:rsidR="00B8307F" w:rsidRPr="008D23C7" w:rsidDel="00154DB8">
          <w:delText>á</w:delText>
        </w:r>
        <w:r w:rsidRPr="008D23C7" w:rsidDel="00154DB8">
          <w:delText>ndo sucedieron los hecho</w:delText>
        </w:r>
        <w:r w:rsidR="00FB1082" w:rsidRPr="008D23C7" w:rsidDel="00154DB8">
          <w:delText>?</w:delText>
        </w:r>
        <w:r w:rsidRPr="008D23C7" w:rsidDel="00154DB8">
          <w:delText xml:space="preserve">, </w:delText>
        </w:r>
        <w:r w:rsidR="00006207" w:rsidRPr="008D23C7" w:rsidDel="00154DB8">
          <w:delText>E</w:delText>
        </w:r>
        <w:r w:rsidRPr="008D23C7" w:rsidDel="00154DB8">
          <w:delText>ntonces considero que esta información debe ser valiosa, debe ser guardada pero también debe ser retroalimentada, cada cierto tiempo y probablemente debería haber un medio en que todos los usuarios internos podamos conocer esa información</w:delText>
        </w:r>
        <w:r w:rsidR="00006207" w:rsidRPr="008D23C7" w:rsidDel="00154DB8">
          <w:delText>.</w:delText>
        </w:r>
        <w:r w:rsidRPr="008D23C7" w:rsidDel="00154DB8">
          <w:delText xml:space="preserve"> </w:delText>
        </w:r>
        <w:r w:rsidR="00006207" w:rsidRPr="008D23C7" w:rsidDel="00154DB8">
          <w:delText>E</w:delText>
        </w:r>
        <w:r w:rsidRPr="008D23C7" w:rsidDel="00154DB8">
          <w:delText>ntonces es una retroalimentación”</w:delText>
        </w:r>
      </w:del>
    </w:p>
    <w:p w14:paraId="60DAD815" w14:textId="7C62BA54" w:rsidR="006746CC" w:rsidRPr="008D23C7" w:rsidDel="00154DB8" w:rsidRDefault="00007DC8" w:rsidP="008D23C7">
      <w:pPr>
        <w:pStyle w:val="Texto"/>
        <w:rPr>
          <w:del w:id="871" w:author="Regina Casanova" w:date="2018-06-25T12:32:00Z"/>
        </w:rPr>
      </w:pPr>
      <w:del w:id="872" w:author="Regina Casanova" w:date="2018-06-25T12:32:00Z">
        <w:r w:rsidRPr="00BA156B" w:rsidDel="00154DB8">
          <w:delText>En estos reportes esperan</w:delText>
        </w:r>
        <w:r w:rsidR="006746CC" w:rsidRPr="00BA156B" w:rsidDel="00154DB8">
          <w:delText xml:space="preserve"> ver la totalidad de los reclamos, el motivo de ellos, su clasificación y a quienes han sido </w:delText>
        </w:r>
        <w:r w:rsidRPr="00BA156B" w:rsidDel="00154DB8">
          <w:delText>encargados</w:delText>
        </w:r>
        <w:r w:rsidR="006746CC" w:rsidRPr="00BA156B" w:rsidDel="00154DB8">
          <w:delText xml:space="preserve">, incluyendo el tiempo </w:delText>
        </w:r>
        <w:r w:rsidRPr="00BA156B" w:rsidDel="00154DB8">
          <w:delText xml:space="preserve">máximo </w:delText>
        </w:r>
        <w:r w:rsidR="006746CC" w:rsidRPr="00BA156B" w:rsidDel="00154DB8">
          <w:delText>de respuesta, todo esto va a servir para hacerle seguimiento al reclamo y de ello poder sacar estadísticas, indicadores y tendencias.</w:delText>
        </w:r>
        <w:r w:rsidRPr="00BA156B" w:rsidDel="00154DB8">
          <w:delText xml:space="preserve"> D</w:delText>
        </w:r>
        <w:r w:rsidR="006746CC" w:rsidRPr="00BA156B" w:rsidDel="00154DB8">
          <w:delText>ijeron que también sería bueno no solo ver la parte negativa sino ver también la parte positiva, recibiendo felicitaciones o recomendaciones de p</w:delText>
        </w:r>
        <w:r w:rsidR="00630088" w:rsidRPr="00BA156B" w:rsidDel="00154DB8">
          <w:delText>arte de ciudadanos. Finalmente</w:delText>
        </w:r>
        <w:r w:rsidR="006746CC" w:rsidRPr="00BA156B" w:rsidDel="00154DB8">
          <w:delText>, todos señalaron que compartirían la herramienta en el caso esta fuera implementada.</w:delText>
        </w:r>
      </w:del>
    </w:p>
    <w:p w14:paraId="46A074B2" w14:textId="5D31B5D2" w:rsidR="00BE774A" w:rsidRPr="00BA156B" w:rsidDel="00154DB8" w:rsidRDefault="006746CC" w:rsidP="008D23C7">
      <w:pPr>
        <w:pStyle w:val="Texto"/>
        <w:rPr>
          <w:del w:id="873" w:author="Regina Casanova" w:date="2018-06-25T12:32:00Z"/>
        </w:rPr>
      </w:pPr>
      <w:del w:id="874" w:author="Regina Casanova" w:date="2018-06-25T12:32:00Z">
        <w:r w:rsidRPr="00BA156B" w:rsidDel="00154DB8">
          <w:delText>Detallaron varios impedimentos para resolver los reclamos como una mala gestión de recursos económicos y que pareciera que las IPRESS no desean encontrar la</w:delText>
        </w:r>
        <w:r w:rsidR="00630088" w:rsidRPr="00BA156B" w:rsidDel="00154DB8">
          <w:delText xml:space="preserve">s </w:delText>
        </w:r>
        <w:r w:rsidR="00630088" w:rsidRPr="00BA156B" w:rsidDel="00154DB8">
          <w:lastRenderedPageBreak/>
          <w:delText>causas de los reclamos para</w:delText>
        </w:r>
        <w:r w:rsidRPr="00BA156B" w:rsidDel="00154DB8">
          <w:delText xml:space="preserve"> solucionarlos, incluso </w:delText>
        </w:r>
        <w:r w:rsidR="00630088" w:rsidRPr="00BA156B" w:rsidDel="00154DB8">
          <w:delText>tienen la percepción de</w:delText>
        </w:r>
        <w:r w:rsidRPr="00BA156B" w:rsidDel="00154DB8">
          <w:delText xml:space="preserve"> que están protegiendo al médico y a la institución que a los propios pacientes. </w:delText>
        </w:r>
      </w:del>
    </w:p>
    <w:p w14:paraId="4C60A423" w14:textId="1E4A0736" w:rsidR="006746CC" w:rsidRPr="008D23C7" w:rsidDel="00154DB8" w:rsidRDefault="00BE774A" w:rsidP="008D23C7">
      <w:pPr>
        <w:pStyle w:val="Cita"/>
        <w:rPr>
          <w:del w:id="875" w:author="Regina Casanova" w:date="2018-06-25T12:32:00Z"/>
        </w:rPr>
      </w:pPr>
      <w:del w:id="876" w:author="Regina Casanova" w:date="2018-06-25T12:32:00Z">
        <w:r w:rsidRPr="008D23C7" w:rsidDel="00154DB8">
          <w:delText>“Es un síntoma de que algo está mal, pero quieren evitarlo, no quieren verlo mucho menos encontrar las causas.”</w:delText>
        </w:r>
      </w:del>
    </w:p>
    <w:p w14:paraId="3285B971" w14:textId="6D651CB8" w:rsidR="00BE774A" w:rsidRPr="00BA156B" w:rsidDel="00154DB8" w:rsidRDefault="00BE774A" w:rsidP="008D23C7">
      <w:pPr>
        <w:pStyle w:val="Texto"/>
        <w:rPr>
          <w:del w:id="877" w:author="Regina Casanova" w:date="2018-06-25T12:32:00Z"/>
        </w:rPr>
      </w:pPr>
      <w:del w:id="878" w:author="Regina Casanova" w:date="2018-06-25T12:32:00Z">
        <w:r w:rsidRPr="00BA156B" w:rsidDel="00154DB8">
          <w:delText>Adicionalmente, el personal de SUSALUD</w:delText>
        </w:r>
        <w:r w:rsidR="006746CC" w:rsidRPr="00BA156B" w:rsidDel="00154DB8">
          <w:delText xml:space="preserve"> </w:delText>
        </w:r>
        <w:r w:rsidR="00630088" w:rsidRPr="00BA156B" w:rsidDel="00154DB8">
          <w:delText>considero</w:delText>
        </w:r>
        <w:r w:rsidR="006746CC" w:rsidRPr="00BA156B" w:rsidDel="00154DB8">
          <w:delText xml:space="preserve"> necesario enfatizar en los siguientes </w:delText>
        </w:r>
        <w:r w:rsidR="00465CE9" w:rsidRPr="00BA156B" w:rsidDel="00154DB8">
          <w:delText>temas,</w:delText>
        </w:r>
        <w:r w:rsidR="003E4E3C" w:rsidRPr="00BA156B" w:rsidDel="00154DB8">
          <w:delText xml:space="preserve"> </w:delText>
        </w:r>
        <w:r w:rsidR="00630088" w:rsidRPr="00BA156B" w:rsidDel="00154DB8">
          <w:delText>aunque</w:delText>
        </w:r>
        <w:r w:rsidR="003E4E3C" w:rsidRPr="00BA156B" w:rsidDel="00154DB8">
          <w:delText xml:space="preserve"> no fueron </w:delText>
        </w:r>
        <w:r w:rsidR="00630088" w:rsidRPr="00BA156B" w:rsidDel="00154DB8">
          <w:delText>preguntados</w:delText>
        </w:r>
        <w:r w:rsidR="006746CC" w:rsidRPr="00BA156B" w:rsidDel="00154DB8">
          <w:delText xml:space="preserve"> directamente por el investigador. Ellos consideran </w:delText>
        </w:r>
        <w:r w:rsidR="0071104C" w:rsidRPr="00BA156B" w:rsidDel="00154DB8">
          <w:delText>que</w:delText>
        </w:r>
        <w:r w:rsidR="006746CC" w:rsidRPr="00BA156B" w:rsidDel="00154DB8">
          <w:delText xml:space="preserve"> para que la herramienta informática funcione, se necesita mucha difusión</w:delText>
        </w:r>
        <w:r w:rsidR="00630088" w:rsidRPr="00BA156B" w:rsidDel="00154DB8">
          <w:delText xml:space="preserve"> de ella y trabajo permanente de</w:delText>
        </w:r>
        <w:r w:rsidR="006746CC" w:rsidRPr="00BA156B" w:rsidDel="00154DB8">
          <w:delText xml:space="preserve"> capacitación, todo esto </w:delText>
        </w:r>
        <w:r w:rsidR="00630088" w:rsidRPr="00BA156B" w:rsidDel="00154DB8">
          <w:delText xml:space="preserve">en </w:delText>
        </w:r>
        <w:r w:rsidR="0071104C" w:rsidRPr="00BA156B" w:rsidDel="00154DB8">
          <w:delText>búsqueda</w:delText>
        </w:r>
        <w:r w:rsidR="00630088" w:rsidRPr="00BA156B" w:rsidDel="00154DB8">
          <w:delText xml:space="preserve"> de</w:delText>
        </w:r>
        <w:r w:rsidR="006746CC" w:rsidRPr="00BA156B" w:rsidDel="00154DB8">
          <w:delText xml:space="preserve"> desmitificar el reclamo para quitarle la connotación negativa que tiene actualmente. </w:delText>
        </w:r>
        <w:r w:rsidR="00630088" w:rsidRPr="00BA156B" w:rsidDel="00154DB8">
          <w:delText xml:space="preserve">Consideran </w:delText>
        </w:r>
        <w:r w:rsidR="00A97E67" w:rsidRPr="00BA156B" w:rsidDel="00154DB8">
          <w:delText>que</w:delText>
        </w:r>
        <w:r w:rsidR="00630088" w:rsidRPr="00BA156B" w:rsidDel="00154DB8">
          <w:delText xml:space="preserve"> para que este </w:delText>
        </w:r>
      </w:del>
      <w:del w:id="879" w:author="Regina Casanova" w:date="2018-06-18T17:53:00Z">
        <w:r w:rsidR="00630088" w:rsidRPr="00BA156B" w:rsidDel="00E94926">
          <w:delText xml:space="preserve">sistema </w:delText>
        </w:r>
      </w:del>
      <w:del w:id="880" w:author="Regina Casanova" w:date="2018-06-25T12:32:00Z">
        <w:r w:rsidR="00630088" w:rsidRPr="00BA156B" w:rsidDel="00154DB8">
          <w:delText>sea utilizado es importante que los gestores de IPRESS vean la necesidad de mejorar.</w:delText>
        </w:r>
        <w:r w:rsidR="006746CC" w:rsidRPr="00BA156B" w:rsidDel="00154DB8">
          <w:delText xml:space="preserve"> Opinaron que con este </w:delText>
        </w:r>
      </w:del>
      <w:del w:id="881" w:author="Regina Casanova" w:date="2018-06-18T17:53:00Z">
        <w:r w:rsidR="006746CC" w:rsidRPr="00BA156B" w:rsidDel="00E94926">
          <w:delText xml:space="preserve">sistema </w:delText>
        </w:r>
      </w:del>
      <w:del w:id="882" w:author="Regina Casanova" w:date="2018-06-25T12:32:00Z">
        <w:r w:rsidR="006746CC" w:rsidRPr="00BA156B" w:rsidDel="00154DB8">
          <w:delText xml:space="preserve">se podría conocer los niveles de calidad brindados por las IPRESS, aunque fueron claros al decir que </w:delText>
        </w:r>
        <w:r w:rsidR="00630088" w:rsidRPr="00BA156B" w:rsidDel="00154DB8">
          <w:delText>pocos reclamos en una IPRESS</w:delText>
        </w:r>
        <w:r w:rsidR="002E1E27" w:rsidRPr="00BA156B" w:rsidDel="00154DB8">
          <w:delText xml:space="preserve"> </w:delText>
        </w:r>
        <w:r w:rsidR="00630088" w:rsidRPr="00BA156B" w:rsidDel="00154DB8">
          <w:delText>no implica altos niveles de calidad.</w:delText>
        </w:r>
        <w:r w:rsidR="006746CC" w:rsidRPr="00BA156B" w:rsidDel="00154DB8">
          <w:delText xml:space="preserve"> Resaltaron que tener un formato en papel es aún necesario para poblaciones lejanas con poca conectivida</w:delText>
        </w:r>
        <w:r w:rsidR="00630088" w:rsidRPr="00BA156B" w:rsidDel="00154DB8">
          <w:delText xml:space="preserve">d o con poco uso de tecnología y que </w:delText>
        </w:r>
        <w:r w:rsidR="006746CC" w:rsidRPr="00BA156B" w:rsidDel="00154DB8">
          <w:delText xml:space="preserve">debe realizarse un manual sobre cómo utilizar el </w:delText>
        </w:r>
      </w:del>
      <w:del w:id="883" w:author="Regina Casanova" w:date="2018-06-18T17:53:00Z">
        <w:r w:rsidR="006746CC" w:rsidRPr="00BA156B" w:rsidDel="00E94926">
          <w:delText xml:space="preserve">sistema </w:delText>
        </w:r>
      </w:del>
      <w:del w:id="884" w:author="Regina Casanova" w:date="2018-06-25T12:32:00Z">
        <w:r w:rsidR="006746CC" w:rsidRPr="00BA156B" w:rsidDel="00154DB8">
          <w:delText xml:space="preserve">planteado. </w:delText>
        </w:r>
      </w:del>
    </w:p>
    <w:p w14:paraId="4F27FF03" w14:textId="678A8AFD" w:rsidR="006746CC" w:rsidRPr="008D23C7" w:rsidDel="00154DB8" w:rsidRDefault="00BE774A" w:rsidP="008D23C7">
      <w:pPr>
        <w:pStyle w:val="Cita"/>
        <w:rPr>
          <w:del w:id="885" w:author="Regina Casanova" w:date="2018-06-25T12:32:00Z"/>
        </w:rPr>
      </w:pPr>
      <w:del w:id="886" w:author="Regina Casanova" w:date="2018-06-25T12:32:00Z">
        <w:r w:rsidRPr="008D23C7" w:rsidDel="00154DB8">
          <w:delText xml:space="preserve">“…considerando que la cultura de aseguramiento en el Perú es </w:delText>
        </w:r>
        <w:r w:rsidR="00465CE9" w:rsidRPr="008D23C7" w:rsidDel="00154DB8">
          <w:delText>baja,</w:delText>
        </w:r>
        <w:r w:rsidRPr="008D23C7" w:rsidDel="00154DB8">
          <w:delText xml:space="preserve"> pero la cultura de reclamos también, entonces digamos no necesariamente una IPRESS que no tenga reclamos es una IPRESS que te atienda bien. Es simplemente una IPRESS donde la gente no se queja, entonces si una IPRESS tiene muchos reclamos si </w:delText>
        </w:r>
        <w:r w:rsidR="00465CE9" w:rsidRPr="008D23C7" w:rsidDel="00154DB8">
          <w:delText>tú</w:delText>
        </w:r>
        <w:r w:rsidRPr="008D23C7" w:rsidDel="00154DB8">
          <w:delText xml:space="preserve"> puedes decir que es mala, pero si una IPRESS no tiene reclamos no puedes decir que sea buena.”</w:delText>
        </w:r>
      </w:del>
    </w:p>
    <w:p w14:paraId="4C6F038F" w14:textId="3ADA3E54" w:rsidR="00CF177C" w:rsidRPr="008D23C7" w:rsidDel="00154DB8" w:rsidRDefault="003E4E3C" w:rsidP="008D23C7">
      <w:pPr>
        <w:pStyle w:val="Ttulo3"/>
        <w:rPr>
          <w:del w:id="887" w:author="Regina Casanova" w:date="2018-06-25T12:32:00Z"/>
        </w:rPr>
      </w:pPr>
      <w:bookmarkStart w:id="888" w:name="_Toc511166309"/>
      <w:del w:id="889" w:author="Regina Casanova" w:date="2018-06-25T12:32:00Z">
        <w:r w:rsidRPr="008D23C7" w:rsidDel="00154DB8">
          <w:lastRenderedPageBreak/>
          <w:delText>Gestores</w:delText>
        </w:r>
        <w:r w:rsidR="006746CC" w:rsidRPr="008D23C7" w:rsidDel="00154DB8">
          <w:delText xml:space="preserve"> de IPRESS</w:delText>
        </w:r>
        <w:bookmarkEnd w:id="888"/>
      </w:del>
    </w:p>
    <w:p w14:paraId="59E86D40" w14:textId="6E7DEB7D" w:rsidR="000C417A" w:rsidRPr="00BA156B" w:rsidDel="00154DB8" w:rsidRDefault="00FC4E53" w:rsidP="008D23C7">
      <w:pPr>
        <w:pStyle w:val="Texto"/>
        <w:rPr>
          <w:del w:id="890" w:author="Regina Casanova" w:date="2018-06-25T12:32:00Z"/>
        </w:rPr>
      </w:pPr>
      <w:del w:id="891" w:author="Regina Casanova" w:date="2018-06-25T12:32:00Z">
        <w:r w:rsidRPr="00BA156B" w:rsidDel="00154DB8">
          <w:delTex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delText>
        </w:r>
        <w:r w:rsidR="000E7E6C" w:rsidRPr="00BA156B" w:rsidDel="00154DB8">
          <w:delText xml:space="preserve">los </w:delText>
        </w:r>
        <w:r w:rsidRPr="00BA156B" w:rsidDel="00154DB8">
          <w:delText xml:space="preserve">ven como un reto. Los gestores consideran que actualmente los reclamos son vistos </w:delText>
        </w:r>
        <w:r w:rsidR="000E7E6C" w:rsidRPr="00BA156B" w:rsidDel="00154DB8">
          <w:delText>de forma negativa</w:delText>
        </w:r>
        <w:r w:rsidRPr="00BA156B" w:rsidDel="00154DB8">
          <w:delText xml:space="preserve">, ya que </w:delText>
        </w:r>
        <w:r w:rsidR="000E7E6C" w:rsidRPr="00BA156B" w:rsidDel="00154DB8">
          <w:delText xml:space="preserve">para </w:delText>
        </w:r>
        <w:r w:rsidRPr="00BA156B" w:rsidDel="00154DB8">
          <w:delText xml:space="preserve">los prestadores de salud </w:delText>
        </w:r>
        <w:r w:rsidR="000E7E6C" w:rsidRPr="00BA156B" w:rsidDel="00154DB8">
          <w:delText>son</w:delText>
        </w:r>
        <w:r w:rsidRPr="00BA156B" w:rsidDel="00154DB8">
          <w:delText xml:space="preserve"> una int</w:delText>
        </w:r>
        <w:r w:rsidR="000E7E6C" w:rsidRPr="00BA156B" w:rsidDel="00154DB8">
          <w:delText>erferencia en la atención y no</w:delText>
        </w:r>
        <w:r w:rsidRPr="00BA156B" w:rsidDel="00154DB8">
          <w:delText xml:space="preserve"> una oportunidad de mejora </w:delText>
        </w:r>
        <w:r w:rsidR="000E7E6C" w:rsidRPr="00BA156B" w:rsidDel="00154DB8">
          <w:delText>es por esto que prefieren esconderlos.</w:delText>
        </w:r>
        <w:r w:rsidRPr="00BA156B" w:rsidDel="00154DB8">
          <w:delText xml:space="preserve"> </w:delText>
        </w:r>
        <w:r w:rsidR="000E7E6C" w:rsidRPr="00BA156B" w:rsidDel="00154DB8">
          <w:delText>Sobre las formas que reciben los reclamos comentaron que tienen</w:delText>
        </w:r>
        <w:r w:rsidRPr="00BA156B" w:rsidDel="00154DB8">
          <w:delText xml:space="preserve"> </w:delText>
        </w:r>
        <w:r w:rsidR="00BA156B" w:rsidRPr="00BA156B" w:rsidDel="00154DB8">
          <w:delText>la</w:delText>
        </w:r>
        <w:r w:rsidRPr="00BA156B" w:rsidDel="00154DB8">
          <w:delText xml:space="preserve"> Pla</w:delText>
        </w:r>
        <w:r w:rsidR="000E7E6C" w:rsidRPr="00BA156B" w:rsidDel="00154DB8">
          <w:delText>taforma de Atención al Usuario,</w:delText>
        </w:r>
        <w:r w:rsidRPr="00BA156B" w:rsidDel="00154DB8">
          <w:delText xml:space="preserve"> el </w:delText>
        </w:r>
        <w:r w:rsidR="00465CE9" w:rsidRPr="00160297" w:rsidDel="00154DB8">
          <w:delText>Tótem</w:delText>
        </w:r>
        <w:r w:rsidRPr="00BA156B" w:rsidDel="00154DB8">
          <w:delText xml:space="preserve"> </w:delText>
        </w:r>
        <w:r w:rsidR="000E7E6C" w:rsidRPr="00BA156B" w:rsidDel="00154DB8">
          <w:delText>de SUSALUD y</w:delText>
        </w:r>
        <w:r w:rsidRPr="00BA156B" w:rsidDel="00154DB8">
          <w:delText xml:space="preserve"> e</w:delText>
        </w:r>
        <w:r w:rsidR="000E7E6C" w:rsidRPr="00BA156B" w:rsidDel="00154DB8">
          <w:delText>l Libro de Reclamaciones.</w:delText>
        </w:r>
      </w:del>
    </w:p>
    <w:p w14:paraId="44B40418" w14:textId="5CC6FE77" w:rsidR="00FC4E53" w:rsidRPr="008D23C7" w:rsidDel="00154DB8" w:rsidRDefault="00341389" w:rsidP="008D23C7">
      <w:pPr>
        <w:pStyle w:val="Cita"/>
        <w:rPr>
          <w:del w:id="892" w:author="Regina Casanova" w:date="2018-06-25T12:32:00Z"/>
        </w:rPr>
      </w:pPr>
      <w:del w:id="893" w:author="Regina Casanova" w:date="2018-06-25T12:32:00Z">
        <w:r w:rsidRPr="008D23C7" w:rsidDel="00154DB8">
          <w:delText>“No,</w:delText>
        </w:r>
        <w:r w:rsidR="000C417A" w:rsidRPr="008D23C7" w:rsidDel="00154DB8">
          <w:delText xml:space="preserve"> la queja es un reto para poder nosotros mejorar porque si yo no recibo quejas yo puedo decir 'o todo </w:delText>
        </w:r>
        <w:r w:rsidRPr="008D23C7" w:rsidDel="00154DB8">
          <w:delText>está</w:delText>
        </w:r>
        <w:r w:rsidR="000C417A" w:rsidRPr="008D23C7" w:rsidDel="00154DB8">
          <w:delText xml:space="preserve"> bien o realmente la gente es indiferente' y yo creo que la gente se queje para poder hacer las cosas mejores cada vez.</w:delText>
        </w:r>
        <w:r w:rsidRPr="008D23C7" w:rsidDel="00154DB8">
          <w:delText xml:space="preserve"> Sí</w:delText>
        </w:r>
        <w:r w:rsidR="000C417A" w:rsidRPr="008D23C7" w:rsidDel="00154DB8">
          <w:delText xml:space="preserve">, a </w:delText>
        </w:r>
        <w:r w:rsidRPr="008D23C7" w:rsidDel="00154DB8">
          <w:delText>mí</w:delText>
        </w:r>
        <w:r w:rsidR="000C417A" w:rsidRPr="008D23C7" w:rsidDel="00154DB8">
          <w:delText xml:space="preserve"> no me fastidian las quejas, yo les agradezco cuando se quejan, 'muchas gracias' les digo porque realmente </w:delText>
        </w:r>
        <w:r w:rsidR="00B8443C" w:rsidRPr="008D23C7" w:rsidDel="00154DB8">
          <w:delText>sí</w:delText>
        </w:r>
        <w:r w:rsidR="000C417A" w:rsidRPr="008D23C7" w:rsidDel="00154DB8">
          <w:delText xml:space="preserve">, porque eso me va a permitir tener, poder ingeniarme otra cosa para poder ver que eso se haga de la mejor manera, yo creo que siempre van a haber quejas porque siempre el ser humano va a lograr buscar lo mejor </w:delText>
        </w:r>
        <w:r w:rsidRPr="008D23C7" w:rsidDel="00154DB8">
          <w:delText>¿</w:delText>
        </w:r>
        <w:r w:rsidR="000C417A" w:rsidRPr="008D23C7" w:rsidDel="00154DB8">
          <w:delText>no es cierto?</w:delText>
        </w:r>
        <w:r w:rsidRPr="008D23C7" w:rsidDel="00154DB8">
          <w:delText>”</w:delText>
        </w:r>
      </w:del>
    </w:p>
    <w:p w14:paraId="490DF060" w14:textId="763E67F9" w:rsidR="00FC4E53" w:rsidRPr="00BA156B" w:rsidDel="00154DB8" w:rsidRDefault="00FC4E53" w:rsidP="008D23C7">
      <w:pPr>
        <w:pStyle w:val="Texto"/>
        <w:rPr>
          <w:del w:id="894" w:author="Regina Casanova" w:date="2018-06-25T12:32:00Z"/>
        </w:rPr>
      </w:pPr>
      <w:del w:id="895" w:author="Regina Casanova" w:date="2018-06-25T12:32:00Z">
        <w:r w:rsidRPr="00BA156B" w:rsidDel="00154DB8">
          <w:delText>Sobre el manejo actual que tienen los reclamos dentro de las IPRESS</w:delText>
        </w:r>
        <w:r w:rsidR="0054574C" w:rsidRPr="00BA156B" w:rsidDel="00154DB8">
          <w:delText xml:space="preserve"> contaron </w:delText>
        </w:r>
        <w:r w:rsidRPr="00BA156B" w:rsidDel="00154DB8">
          <w:delText>que realizan estadísticas de manera man</w:delText>
        </w:r>
        <w:r w:rsidR="001E4FB2" w:rsidRPr="00BA156B" w:rsidDel="00154DB8">
          <w:delText>ual para poder generar reportes y con estos reportes hacen algunas reuniones de personal</w:delText>
        </w:r>
        <w:r w:rsidRPr="00BA156B" w:rsidDel="00154DB8">
          <w:delText xml:space="preserve"> para poder encontrar cómo mejorar </w:delText>
        </w:r>
        <w:r w:rsidRPr="00BA156B" w:rsidDel="00154DB8">
          <w:lastRenderedPageBreak/>
          <w:delText xml:space="preserve">esa área específica a un nivel general. </w:delText>
        </w:r>
        <w:r w:rsidR="001E4FB2" w:rsidRPr="00BA156B" w:rsidDel="00154DB8">
          <w:delText>Algunos</w:delText>
        </w:r>
        <w:r w:rsidRPr="00BA156B" w:rsidDel="00154DB8">
          <w:delText xml:space="preserve"> contaron que</w:delText>
        </w:r>
        <w:r w:rsidR="001E4FB2" w:rsidRPr="00BA156B" w:rsidDel="00154DB8">
          <w:delText xml:space="preserve"> con</w:delText>
        </w:r>
        <w:r w:rsidRPr="00BA156B" w:rsidDel="00154DB8">
          <w:delText xml:space="preserve"> el sistema </w:delText>
        </w:r>
        <w:r w:rsidR="00465CE9" w:rsidRPr="00160297" w:rsidDel="00154DB8">
          <w:delText>Tótem</w:delText>
        </w:r>
        <w:r w:rsidRPr="00BA156B" w:rsidDel="00154DB8">
          <w:delText xml:space="preserve"> </w:delText>
        </w:r>
        <w:r w:rsidR="001E4FB2" w:rsidRPr="00BA156B" w:rsidDel="00154DB8">
          <w:delText xml:space="preserve">se </w:delText>
        </w:r>
        <w:r w:rsidRPr="00BA156B" w:rsidDel="00154DB8">
          <w:delText>envía</w:delText>
        </w:r>
        <w:r w:rsidR="001E4FB2" w:rsidRPr="00BA156B" w:rsidDel="00154DB8">
          <w:delText>n</w:delText>
        </w:r>
        <w:r w:rsidRPr="00BA156B" w:rsidDel="00154DB8">
          <w:delText xml:space="preserve"> correos electrónicos a personas designadas con los últimos reclamos presentados para </w:delText>
        </w:r>
        <w:r w:rsidR="001E4FB2" w:rsidRPr="00BA156B" w:rsidDel="00154DB8">
          <w:delText>ser derivados adecuadamente para darles solución.</w:delText>
        </w:r>
        <w:r w:rsidRPr="00BA156B" w:rsidDel="00154DB8">
          <w:delText xml:space="preserve"> Explicaron cómo es que actualmente la mayoría de reclamos ingresa por las </w:delText>
        </w:r>
        <w:r w:rsidR="003E4E3C" w:rsidRPr="00BA156B" w:rsidDel="00154DB8">
          <w:delText>PAUS</w:delText>
        </w:r>
        <w:r w:rsidRPr="00BA156B" w:rsidDel="00154DB8">
          <w:delText xml:space="preserve"> y que </w:delText>
        </w:r>
        <w:r w:rsidR="001E4FB2" w:rsidRPr="00BA156B" w:rsidDel="00154DB8">
          <w:delText xml:space="preserve">se entabla </w:delText>
        </w:r>
        <w:r w:rsidRPr="00BA156B" w:rsidDel="00154DB8">
          <w:delText xml:space="preserve">una comunicación directa entre el ciudadano reclamante y el personal de la PAUS </w:delText>
        </w:r>
        <w:r w:rsidR="001E4FB2" w:rsidRPr="00BA156B" w:rsidDel="00154DB8">
          <w:delText>para intentar dar solución al reclamo al instante. Cuando se necesita hacer una investigación se realiza una verificación</w:delText>
        </w:r>
        <w:r w:rsidRPr="00BA156B" w:rsidDel="00154DB8">
          <w:delText xml:space="preserve"> para poder </w:delText>
        </w:r>
        <w:r w:rsidR="001E4FB2" w:rsidRPr="00BA156B" w:rsidDel="00154DB8">
          <w:delText>saber</w:delText>
        </w:r>
        <w:r w:rsidRPr="00BA156B" w:rsidDel="00154DB8">
          <w:delText xml:space="preserve"> si este reclamo necesita acceso a la historia clínica del paciente afectado</w:delText>
        </w:r>
        <w:r w:rsidR="001E4FB2" w:rsidRPr="00BA156B" w:rsidDel="00154DB8">
          <w:delText xml:space="preserve"> y hacer las indagaciones correspondientes</w:delText>
        </w:r>
        <w:r w:rsidRPr="00BA156B" w:rsidDel="00154DB8">
          <w:delText>. Sugieren que cambiarían cómo se m</w:delText>
        </w:r>
        <w:r w:rsidR="001E4FB2" w:rsidRPr="00BA156B" w:rsidDel="00154DB8">
          <w:delText>anejan los reclamos actualmente</w:delText>
        </w:r>
        <w:r w:rsidRPr="00BA156B" w:rsidDel="00154DB8">
          <w:delText xml:space="preserve"> </w:delText>
        </w:r>
        <w:r w:rsidR="001E4FB2" w:rsidRPr="00BA156B" w:rsidDel="00154DB8">
          <w:delText>mediante reuniones de gestión periódicas</w:delText>
        </w:r>
        <w:r w:rsidRPr="00BA156B" w:rsidDel="00154DB8">
          <w:delText xml:space="preserve"> en las que se revisen </w:delText>
        </w:r>
        <w:r w:rsidR="001E4FB2" w:rsidRPr="00BA156B" w:rsidDel="00154DB8">
          <w:delText>los</w:delText>
        </w:r>
        <w:r w:rsidRPr="00BA156B" w:rsidDel="00154DB8">
          <w:delText xml:space="preserve"> reclamos para poder identificar problemas que presenta la población y que no se resuelv</w:delText>
        </w:r>
        <w:r w:rsidR="00012AD5" w:rsidRPr="00BA156B" w:rsidDel="00154DB8">
          <w:delText>a solo de forma personal ante un</w:delText>
        </w:r>
        <w:r w:rsidRPr="00BA156B" w:rsidDel="00154DB8">
          <w:delText xml:space="preserve"> reclamante.</w:delText>
        </w:r>
      </w:del>
    </w:p>
    <w:p w14:paraId="36CB5CAE" w14:textId="7B52E051" w:rsidR="00FC4E53" w:rsidRPr="008D23C7" w:rsidDel="00154DB8" w:rsidRDefault="000C417A" w:rsidP="008D23C7">
      <w:pPr>
        <w:pStyle w:val="Cita"/>
        <w:rPr>
          <w:del w:id="896" w:author="Regina Casanova" w:date="2018-06-25T12:32:00Z"/>
        </w:rPr>
      </w:pPr>
      <w:del w:id="897" w:author="Regina Casanova" w:date="2018-06-25T12:32:00Z">
        <w:r w:rsidRPr="008D23C7" w:rsidDel="00154DB8">
          <w:delText>“He viajado a provincias para dictar unos cursos de postgrado y los alumnos me decían lo mismo 'Dr. las autoridades no nos visitan, nadie sabe lo que pasa en nuestra posta' y entonces si no sabemos cómo está la situación de la estructura de los procesos, mucho menos vamos a saber cómo le afecta al paciente, entonces hay un gran reto con lo que Ud. me dice.”</w:delText>
        </w:r>
      </w:del>
    </w:p>
    <w:p w14:paraId="32AF55D4" w14:textId="10F1143F" w:rsidR="00FC4E53" w:rsidRPr="00BA156B" w:rsidDel="00154DB8" w:rsidRDefault="00FC4E53" w:rsidP="008D23C7">
      <w:pPr>
        <w:pStyle w:val="Texto"/>
        <w:rPr>
          <w:del w:id="898" w:author="Regina Casanova" w:date="2018-06-25T12:32:00Z"/>
        </w:rPr>
      </w:pPr>
      <w:del w:id="899" w:author="Regina Casanova" w:date="2018-06-25T12:32:00Z">
        <w:r w:rsidRPr="00BA156B" w:rsidDel="00154DB8">
          <w:delText xml:space="preserve">Igualmente mencionaron que para solucionar los reclamos existen muchos impedimentos como </w:delText>
        </w:r>
        <w:r w:rsidR="00DE453E" w:rsidRPr="00BA156B" w:rsidDel="00154DB8">
          <w:delText>la falta de comunicación con</w:delText>
        </w:r>
        <w:r w:rsidRPr="00BA156B" w:rsidDel="00154DB8">
          <w:delText xml:space="preserve"> SUSALUD </w:delText>
        </w:r>
        <w:r w:rsidR="00DE453E" w:rsidRPr="00BA156B" w:rsidDel="00154DB8">
          <w:delText>sobre</w:delText>
        </w:r>
        <w:r w:rsidRPr="00BA156B" w:rsidDel="00154DB8">
          <w:delText xml:space="preserve"> los reclamos presentados </w:delText>
        </w:r>
        <w:r w:rsidR="00DE453E" w:rsidRPr="00BA156B" w:rsidDel="00154DB8">
          <w:delText>mediante</w:delText>
        </w:r>
        <w:r w:rsidRPr="00BA156B" w:rsidDel="00154DB8">
          <w:delText xml:space="preserve"> el </w:delText>
        </w:r>
        <w:r w:rsidR="00465CE9" w:rsidRPr="00160297" w:rsidDel="00154DB8">
          <w:delText>Tótem</w:delText>
        </w:r>
        <w:r w:rsidRPr="00BA156B" w:rsidDel="00154DB8">
          <w:delText xml:space="preserve">, identificaron que es necesario </w:delText>
        </w:r>
        <w:r w:rsidR="00DE453E" w:rsidRPr="00BA156B" w:rsidDel="00154DB8">
          <w:delText xml:space="preserve">que exista un </w:delText>
        </w:r>
      </w:del>
      <w:del w:id="900" w:author="Regina Casanova" w:date="2018-06-18T17:53:00Z">
        <w:r w:rsidR="00DE453E" w:rsidRPr="00BA156B" w:rsidDel="00E94926">
          <w:delText xml:space="preserve">sistema </w:delText>
        </w:r>
      </w:del>
      <w:del w:id="901" w:author="Regina Casanova" w:date="2018-06-25T12:32:00Z">
        <w:r w:rsidR="00E87C58" w:rsidRPr="00BA156B" w:rsidDel="00154DB8">
          <w:delText xml:space="preserve">único que también </w:delText>
        </w:r>
      </w:del>
      <w:del w:id="902" w:author="Regina Casanova" w:date="2018-06-18T15:30:00Z">
        <w:r w:rsidR="00E87C58" w:rsidRPr="00BA156B" w:rsidDel="00965288">
          <w:delText>permita</w:delText>
        </w:r>
      </w:del>
      <w:del w:id="903" w:author="Regina Casanova" w:date="2018-06-25T12:32:00Z">
        <w:r w:rsidR="00E87C58" w:rsidRPr="00BA156B" w:rsidDel="00154DB8">
          <w:delText xml:space="preserve"> los reclamos de parte del personal interno de la IPRESS.</w:delText>
        </w:r>
        <w:r w:rsidRPr="00BA156B" w:rsidDel="00154DB8">
          <w:delText xml:space="preserve"> Adicionalmente, identificaron problemas de distintas índoles para poder resol</w:delText>
        </w:r>
        <w:r w:rsidR="00E87C58" w:rsidRPr="00BA156B" w:rsidDel="00154DB8">
          <w:delText xml:space="preserve">ver </w:delText>
        </w:r>
        <w:r w:rsidR="00E87C58" w:rsidRPr="00BA156B" w:rsidDel="00154DB8">
          <w:lastRenderedPageBreak/>
          <w:delText>reclamos dentro del sector</w:delText>
        </w:r>
        <w:r w:rsidRPr="00BA156B" w:rsidDel="00154DB8">
          <w:delText>, como</w:delText>
        </w:r>
        <w:r w:rsidR="00E87C58" w:rsidRPr="00BA156B" w:rsidDel="00154DB8">
          <w:delText xml:space="preserve"> la falta de presupuesto,</w:delText>
        </w:r>
        <w:r w:rsidRPr="00BA156B" w:rsidDel="00154DB8">
          <w:delText xml:space="preserve"> corrupción,</w:delText>
        </w:r>
        <w:r w:rsidR="00E87C58" w:rsidRPr="00BA156B" w:rsidDel="00154DB8">
          <w:delText xml:space="preserve"> excesiva delegación,</w:delText>
        </w:r>
        <w:r w:rsidRPr="00BA156B" w:rsidDel="00154DB8">
          <w:delText xml:space="preserve"> problemas de comunicación dentro del mismo personal de salud</w:delText>
        </w:r>
        <w:r w:rsidR="00E87C58" w:rsidRPr="00BA156B" w:rsidDel="00154DB8">
          <w:delText xml:space="preserve"> y problemas </w:delText>
        </w:r>
        <w:r w:rsidR="002E1E27" w:rsidRPr="00BA156B" w:rsidDel="00154DB8">
          <w:delText>políticos</w:delText>
        </w:r>
        <w:r w:rsidRPr="00BA156B" w:rsidDel="00154DB8">
          <w:delText>.</w:delText>
        </w:r>
      </w:del>
    </w:p>
    <w:p w14:paraId="0B7C7EF6" w14:textId="695E06FE" w:rsidR="00FC4E53" w:rsidRPr="008D23C7" w:rsidDel="00154DB8" w:rsidRDefault="00FC4E53" w:rsidP="008D23C7">
      <w:pPr>
        <w:pStyle w:val="Cita"/>
        <w:rPr>
          <w:del w:id="904" w:author="Regina Casanova" w:date="2018-06-25T12:32:00Z"/>
        </w:rPr>
      </w:pPr>
      <w:del w:id="905" w:author="Regina Casanova" w:date="2018-06-25T12:32:00Z">
        <w:r w:rsidRPr="008D23C7" w:rsidDel="00154DB8">
          <w:delText xml:space="preserve">“nos causa mucha incomodidad es que el flujo es a un solo lado, o sea el paciente puede quejarse de que el </w:delText>
        </w:r>
        <w:r w:rsidR="00BA4CC0" w:rsidRPr="008D23C7" w:rsidDel="00154DB8">
          <w:delText>médico</w:delText>
        </w:r>
        <w:r w:rsidRPr="008D23C7" w:rsidDel="00154DB8">
          <w:delText xml:space="preserve"> lo agredió, pero si el paciente agredió al médico, el </w:delText>
        </w:r>
        <w:r w:rsidR="00BA4CC0" w:rsidRPr="008D23C7" w:rsidDel="00154DB8">
          <w:delText>médico</w:delText>
        </w:r>
        <w:r w:rsidRPr="008D23C7" w:rsidDel="00154DB8">
          <w:delText xml:space="preserve"> no puede quejarse, no tiene a donde lo único que le queda es ir a la comisaría, entonces el usuario tiene esa facilidad, porque el médico como un usuario no le podrían dar esa facilidad?”</w:delText>
        </w:r>
      </w:del>
    </w:p>
    <w:p w14:paraId="4511A823" w14:textId="0836C022" w:rsidR="00FC4E53" w:rsidRPr="008D23C7" w:rsidDel="00154DB8" w:rsidRDefault="00FC4E53" w:rsidP="008D23C7">
      <w:pPr>
        <w:pStyle w:val="Texto"/>
        <w:rPr>
          <w:del w:id="906" w:author="Regina Casanova" w:date="2018-06-25T12:32:00Z"/>
        </w:rPr>
      </w:pPr>
      <w:del w:id="907" w:author="Regina Casanova" w:date="2018-06-25T12:32:00Z">
        <w:r w:rsidRPr="00BA156B" w:rsidDel="00154DB8">
          <w:delText xml:space="preserve">Dentro de estas experiencias laborales </w:delText>
        </w:r>
        <w:r w:rsidR="00E87C58" w:rsidRPr="00BA156B" w:rsidDel="00154DB8">
          <w:delText xml:space="preserve">que </w:delText>
        </w:r>
        <w:r w:rsidRPr="00BA156B" w:rsidDel="00154DB8">
          <w:delText>comen</w:delText>
        </w:r>
        <w:r w:rsidR="00E87C58" w:rsidRPr="00BA156B" w:rsidDel="00154DB8">
          <w:delText>taron identificaron</w:delText>
        </w:r>
        <w:r w:rsidRPr="00BA156B" w:rsidDel="00154DB8">
          <w:delText xml:space="preserve"> la gran confianza que existe hacia niveles inferiores y superiores para resolver un recl</w:delText>
        </w:r>
        <w:r w:rsidR="002176C2" w:rsidRPr="00BA156B" w:rsidDel="00154DB8">
          <w:delText xml:space="preserve">amo, </w:delText>
        </w:r>
        <w:r w:rsidR="00E87C58" w:rsidRPr="00BA156B" w:rsidDel="00154DB8">
          <w:delText>y que a veces</w:delText>
        </w:r>
        <w:r w:rsidR="002176C2" w:rsidRPr="00BA156B" w:rsidDel="00154DB8">
          <w:delText xml:space="preserve"> termina jugándoles en contra</w:delText>
        </w:r>
        <w:r w:rsidR="00E87C58" w:rsidRPr="00BA156B" w:rsidDel="00154DB8">
          <w:delText xml:space="preserve"> ya que</w:delText>
        </w:r>
        <w:r w:rsidRPr="00BA156B" w:rsidDel="00154DB8">
          <w:delText xml:space="preserve"> retrasa la resolución del mismo. Comentaron que ellos intentan hacer un seguimiento de los reclamos recibidos pero muchas veces no cuentan con los medios </w:delText>
        </w:r>
        <w:r w:rsidR="000B6BB1" w:rsidRPr="00BA156B" w:rsidDel="00154DB8">
          <w:delText>para hacerlo.</w:delText>
        </w:r>
        <w:r w:rsidRPr="00BA156B" w:rsidDel="00154DB8">
          <w:delText xml:space="preserve"> Contaron que existen muchos problemas sobre todo con historias clínicas, demoras en la atención, falta de medicamentos e insumos y aseguramiento; pero como tienen dificultades para </w:delText>
        </w:r>
        <w:r w:rsidR="000B6BB1" w:rsidRPr="00BA156B" w:rsidDel="00154DB8">
          <w:delText>verlo en estadísticas</w:delText>
        </w:r>
        <w:r w:rsidRPr="00BA156B" w:rsidDel="00154DB8">
          <w:delText xml:space="preserve">, la información con la que suelen tomar decisiones para mejorar servicios </w:delText>
        </w:r>
        <w:r w:rsidR="000B6BB1" w:rsidRPr="00BA156B" w:rsidDel="00154DB8">
          <w:delText>no es del todo precisa</w:delText>
        </w:r>
        <w:r w:rsidRPr="00BA156B" w:rsidDel="00154DB8">
          <w:delText>. Ellos consideran que la población debería participar activamente en la gestión de la IPRESS y que por eso toda la información de reclamos debería ser de acceso público.</w:delText>
        </w:r>
      </w:del>
    </w:p>
    <w:p w14:paraId="516C1072" w14:textId="756B2984" w:rsidR="000C417A" w:rsidRPr="00BA156B" w:rsidDel="00154DB8" w:rsidRDefault="00FC4E53" w:rsidP="008D23C7">
      <w:pPr>
        <w:pStyle w:val="Texto"/>
        <w:rPr>
          <w:del w:id="908" w:author="Regina Casanova" w:date="2018-06-25T12:32:00Z"/>
        </w:rPr>
      </w:pPr>
      <w:del w:id="909" w:author="Regina Casanova" w:date="2018-06-25T12:32:00Z">
        <w:r w:rsidRPr="00BA156B" w:rsidDel="00154DB8">
          <w:delText>Sobre la herramienta informática propuesta, los gestores consideran que sí serviría y que les permitiría conocer el día a día de la institución</w:delText>
        </w:r>
        <w:r w:rsidR="000B6BB1" w:rsidRPr="00BA156B" w:rsidDel="00154DB8">
          <w:delText xml:space="preserve"> para implementar mejoras</w:delText>
        </w:r>
        <w:r w:rsidRPr="00BA156B" w:rsidDel="00154DB8">
          <w:delText xml:space="preserve">, además que facilitaría la rápida resolución de los reclamos. Para lograr esto, ellos </w:delText>
        </w:r>
        <w:r w:rsidRPr="00BA156B" w:rsidDel="00154DB8">
          <w:lastRenderedPageBreak/>
          <w:delText xml:space="preserve">quisieran poder ver fácilmente </w:delText>
        </w:r>
        <w:r w:rsidR="000B6BB1" w:rsidRPr="00BA156B" w:rsidDel="00154DB8">
          <w:delText>los tipos más frecuentes de reclamos</w:delText>
        </w:r>
        <w:r w:rsidRPr="00BA156B" w:rsidDel="00154DB8">
          <w:delText>, la fecha máxima que tienen para dar</w:delText>
        </w:r>
        <w:r w:rsidR="000B6BB1" w:rsidRPr="00BA156B" w:rsidDel="00154DB8">
          <w:delText>les una respuesta y</w:delText>
        </w:r>
        <w:r w:rsidRPr="00BA156B" w:rsidDel="00154DB8">
          <w:delText xml:space="preserve"> cuál es el servicio que está presentando más problemas. Además, consideran que de todas maneras compartirían esta herramienta, especialmente para hacer reuniones con sus respectivos comités.</w:delText>
        </w:r>
      </w:del>
    </w:p>
    <w:p w14:paraId="0A9203E1" w14:textId="5FD22EF6" w:rsidR="00341389" w:rsidRPr="008D23C7" w:rsidDel="00154DB8" w:rsidRDefault="000C417A" w:rsidP="008D23C7">
      <w:pPr>
        <w:pStyle w:val="Cita"/>
        <w:rPr>
          <w:del w:id="910" w:author="Regina Casanova" w:date="2018-06-25T12:32:00Z"/>
        </w:rPr>
      </w:pPr>
      <w:del w:id="911" w:author="Regina Casanova" w:date="2018-06-25T12:32:00Z">
        <w:r w:rsidRPr="008D23C7" w:rsidDel="00154DB8">
          <w:delText>“Pero si sería bueno tener estadística para ver de qué parte es la que más se están quejando al final, emergencia, hospitalización, consulta externa, si en consulta externa que consultorio es el que más falencia tiene para poder mejorar, implementar, que se yo, esa parte sí.”</w:delText>
        </w:r>
      </w:del>
    </w:p>
    <w:p w14:paraId="1EAB72C8" w14:textId="6B6E55AF" w:rsidR="00FC4E53" w:rsidRPr="008D23C7" w:rsidDel="00154DB8" w:rsidRDefault="00341389" w:rsidP="008D23C7">
      <w:pPr>
        <w:pStyle w:val="Cita"/>
        <w:rPr>
          <w:del w:id="912" w:author="Regina Casanova" w:date="2018-06-25T12:32:00Z"/>
        </w:rPr>
      </w:pPr>
      <w:del w:id="913" w:author="Regina Casanova" w:date="2018-06-25T12:32:00Z">
        <w:r w:rsidRPr="008D23C7" w:rsidDel="00154DB8">
          <w:delText xml:space="preserve">“Y falta la retroalimentación de SUSALUD, debería ser un sistema compartido, de acceso compartido, porque SUSALUD podría mandar toda eso a fin de mes, pero ya de que me sirve esa información tan tardíamente, entonces si es inmediatamente </w:delText>
        </w:r>
        <w:r w:rsidR="003E4E3C" w:rsidRPr="008D23C7" w:rsidDel="00154DB8">
          <w:delText>sería</w:delText>
        </w:r>
        <w:r w:rsidRPr="008D23C7" w:rsidDel="00154DB8">
          <w:delText xml:space="preserve"> mucho más rápido, es que ahí hay los extremos si solamente se queda a nivel local</w:delText>
        </w:r>
        <w:r w:rsidR="00172F6D" w:rsidRPr="008D23C7" w:rsidDel="00154DB8">
          <w:delText xml:space="preserve"> comienzan los contubernios</w:delText>
        </w:r>
        <w:r w:rsidRPr="008D23C7" w:rsidDel="00154DB8">
          <w:delText>, el apañe y no pasa nada. Si se va solamente allá, de repente hay un buen jefe que quiere hacer cambios, pero no se entera, entonces compartir esas quejas sería bueno en tiempo real.”</w:delText>
        </w:r>
      </w:del>
    </w:p>
    <w:p w14:paraId="325F244B" w14:textId="03D91313" w:rsidR="00FC4E53" w:rsidRPr="00BA156B" w:rsidDel="00154DB8" w:rsidRDefault="00FC4E53" w:rsidP="008D23C7">
      <w:pPr>
        <w:pStyle w:val="Texto"/>
        <w:rPr>
          <w:del w:id="914" w:author="Regina Casanova" w:date="2018-06-25T12:32:00Z"/>
        </w:rPr>
      </w:pPr>
      <w:del w:id="915" w:author="Regina Casanova" w:date="2018-06-25T12:32:00Z">
        <w:r w:rsidRPr="00BA156B" w:rsidDel="00154DB8">
          <w:delText>Ellos vieron como características import</w:delText>
        </w:r>
        <w:r w:rsidR="009919B2" w:rsidRPr="00BA156B" w:rsidDel="00154DB8">
          <w:delText>antes que esta herramienta sea útil, sincera y oportuna</w:delText>
        </w:r>
        <w:r w:rsidRPr="00BA156B" w:rsidDel="00154DB8">
          <w:delText xml:space="preserve">. </w:delText>
        </w:r>
        <w:r w:rsidR="009919B2" w:rsidRPr="00BA156B" w:rsidDel="00154DB8">
          <w:delText>Y que permita educar</w:delText>
        </w:r>
        <w:r w:rsidRPr="00BA156B" w:rsidDel="00154DB8">
          <w:delText xml:space="preserve"> a los ciudadanos </w:delText>
        </w:r>
        <w:r w:rsidR="009919B2" w:rsidRPr="00BA156B" w:rsidDel="00154DB8">
          <w:delText xml:space="preserve">sobre </w:delText>
        </w:r>
        <w:r w:rsidRPr="00BA156B" w:rsidDel="00154DB8">
          <w:delText>los servicios d</w:delText>
        </w:r>
        <w:r w:rsidR="009919B2" w:rsidRPr="00BA156B" w:rsidDel="00154DB8">
          <w:delText xml:space="preserve">e salud brindados y cómo </w:delText>
        </w:r>
        <w:r w:rsidRPr="00BA156B" w:rsidDel="00154DB8">
          <w:delText>se brinda</w:delText>
        </w:r>
        <w:r w:rsidR="009919B2" w:rsidRPr="00BA156B" w:rsidDel="00154DB8">
          <w:delText xml:space="preserve">n </w:delText>
        </w:r>
        <w:r w:rsidR="00465CE9" w:rsidRPr="00BA156B" w:rsidDel="00154DB8">
          <w:delText>estos servicios</w:delText>
        </w:r>
        <w:r w:rsidRPr="00BA156B" w:rsidDel="00154DB8">
          <w:delText>,</w:delText>
        </w:r>
        <w:r w:rsidR="009919B2" w:rsidRPr="00BA156B" w:rsidDel="00154DB8">
          <w:delText xml:space="preserve"> ya que consideraron que si los ciudadanos saben que se les puede brindar</w:delText>
        </w:r>
        <w:r w:rsidRPr="00BA156B" w:rsidDel="00154DB8">
          <w:delText xml:space="preserve"> la cantidad de reclamos va a disminuir. </w:delText>
        </w:r>
        <w:r w:rsidRPr="00BA156B" w:rsidDel="00154DB8">
          <w:lastRenderedPageBreak/>
          <w:delText xml:space="preserve">Consideraron que </w:delText>
        </w:r>
        <w:r w:rsidR="009919B2" w:rsidRPr="00BA156B" w:rsidDel="00154DB8">
          <w:delText>con esta</w:delText>
        </w:r>
        <w:r w:rsidRPr="00BA156B" w:rsidDel="00154DB8">
          <w:delText xml:space="preserve"> herramienta </w:delText>
        </w:r>
        <w:r w:rsidR="009919B2" w:rsidRPr="00BA156B" w:rsidDel="00154DB8">
          <w:delText>podrían conocer</w:delText>
        </w:r>
        <w:r w:rsidRPr="00BA156B" w:rsidDel="00154DB8">
          <w:delText xml:space="preserve"> cuáles son los problemas que están presentándose </w:delText>
        </w:r>
        <w:r w:rsidR="009919B2" w:rsidRPr="00BA156B" w:rsidDel="00154DB8">
          <w:delText>mediante</w:delText>
        </w:r>
        <w:r w:rsidRPr="00BA156B" w:rsidDel="00154DB8">
          <w:delText xml:space="preserve"> reportes con información concisa sobre los problemas presentados en IPRESS. Adicionalmente, dijeron que estos reclamos podrían ser colocados </w:delText>
        </w:r>
        <w:r w:rsidR="009919B2" w:rsidRPr="00BA156B" w:rsidDel="00154DB8">
          <w:delText>de forma anónima incluso y que</w:delText>
        </w:r>
        <w:r w:rsidRPr="00BA156B" w:rsidDel="00154DB8">
          <w:delText>, es importante contar con un formato físico que pueda</w:delText>
        </w:r>
        <w:r w:rsidR="009919B2" w:rsidRPr="00BA156B" w:rsidDel="00154DB8">
          <w:delText xml:space="preserve"> ser usado en</w:delText>
        </w:r>
        <w:r w:rsidRPr="00BA156B" w:rsidDel="00154DB8">
          <w:delText xml:space="preserve"> </w:delText>
        </w:r>
        <w:r w:rsidR="009919B2" w:rsidRPr="00BA156B" w:rsidDel="00154DB8">
          <w:delText>zonas donde la conectividad es</w:delText>
        </w:r>
        <w:r w:rsidRPr="00BA156B" w:rsidDel="00154DB8">
          <w:delText xml:space="preserve"> limitada o nula. </w:delText>
        </w:r>
      </w:del>
    </w:p>
    <w:p w14:paraId="07002F96" w14:textId="16933385" w:rsidR="00FC4E53" w:rsidRPr="008D23C7" w:rsidDel="00154DB8" w:rsidRDefault="00341389" w:rsidP="008D23C7">
      <w:pPr>
        <w:pStyle w:val="Cita"/>
        <w:rPr>
          <w:del w:id="916" w:author="Regina Casanova" w:date="2018-06-25T12:32:00Z"/>
        </w:rPr>
      </w:pPr>
      <w:del w:id="917" w:author="Regina Casanova" w:date="2018-06-25T12:32:00Z">
        <w:r w:rsidRPr="008D23C7" w:rsidDel="00154DB8">
          <w:delTex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delText>
        </w:r>
      </w:del>
    </w:p>
    <w:p w14:paraId="2D2E34E8" w14:textId="4B096A83" w:rsidR="000C417A" w:rsidRPr="00BA156B" w:rsidDel="00154DB8" w:rsidRDefault="00FC4E53" w:rsidP="008D23C7">
      <w:pPr>
        <w:pStyle w:val="Texto"/>
        <w:rPr>
          <w:del w:id="918" w:author="Regina Casanova" w:date="2018-06-25T12:32:00Z"/>
        </w:rPr>
      </w:pPr>
      <w:del w:id="919" w:author="Regina Casanova" w:date="2018-06-25T12:32:00Z">
        <w:r w:rsidRPr="00BA156B" w:rsidDel="00154DB8">
          <w:delText>Los gestores indicaron que necesita</w:delText>
        </w:r>
        <w:r w:rsidR="004C68A1" w:rsidRPr="00BA156B" w:rsidDel="00154DB8">
          <w:delText>n</w:delText>
        </w:r>
        <w:r w:rsidRPr="00BA156B" w:rsidDel="00154DB8">
          <w:delText xml:space="preserve"> identificar en qué parte del proceso de atención están fallando para poder dar una solución al problema de manera general</w:delText>
        </w:r>
        <w:r w:rsidR="004C68A1" w:rsidRPr="00BA156B" w:rsidDel="00154DB8">
          <w:delText>. Adicionalmente, l</w:delText>
        </w:r>
        <w:r w:rsidRPr="00BA156B" w:rsidDel="00154DB8">
          <w:delText xml:space="preserve">es interesa mucho saber las recomendaciones que puedan tener los </w:delText>
        </w:r>
        <w:r w:rsidR="004C68A1" w:rsidRPr="00BA156B" w:rsidDel="00154DB8">
          <w:delText>ciudadanos sobre cómo mejorar los</w:delText>
        </w:r>
        <w:r w:rsidRPr="00BA156B" w:rsidDel="00154DB8">
          <w:delText xml:space="preserve"> servicio</w:delText>
        </w:r>
        <w:r w:rsidR="004C68A1" w:rsidRPr="00BA156B" w:rsidDel="00154DB8">
          <w:delText>s.</w:delText>
        </w:r>
        <w:r w:rsidRPr="00BA156B" w:rsidDel="00154DB8">
          <w:delText xml:space="preserve"> Consideran que esta información es de acceso público y que debería existir un consolidado de reclamos ya resueltos con su debida solución para poder tomarlo de referencia para siguientes casos. </w:delText>
        </w:r>
        <w:r w:rsidR="004C68A1" w:rsidRPr="00BA156B" w:rsidDel="00154DB8">
          <w:delText>Pero que hay que tener cuidado ya</w:delText>
        </w:r>
        <w:r w:rsidRPr="00BA156B" w:rsidDel="00154DB8">
          <w:delText xml:space="preserve"> que existen muchos ciudadanos que presentan reclamos de cosas que no </w:delText>
        </w:r>
        <w:r w:rsidR="004C68A1" w:rsidRPr="00BA156B" w:rsidDel="00154DB8">
          <w:delText>corresponden a la institución</w:delText>
        </w:r>
        <w:r w:rsidRPr="00BA156B" w:rsidDel="00154DB8">
          <w:delText xml:space="preserve"> y es por ello que desearían poder tener un filtro sobre qué tipo de reclamos admitir y cuáles no. También mencionaron que existen ciudadanos </w:delText>
        </w:r>
        <w:r w:rsidR="00465CE9" w:rsidRPr="00BA156B" w:rsidDel="00154DB8">
          <w:delText>que,</w:delText>
        </w:r>
        <w:r w:rsidRPr="00BA156B" w:rsidDel="00154DB8">
          <w:delText xml:space="preserve"> </w:delText>
        </w:r>
        <w:r w:rsidR="004C68A1" w:rsidRPr="00BA156B" w:rsidDel="00154DB8">
          <w:delText>aunque</w:delText>
        </w:r>
        <w:r w:rsidRPr="00BA156B" w:rsidDel="00154DB8">
          <w:delText xml:space="preserve"> se les resuelva el reclamo </w:delText>
        </w:r>
        <w:r w:rsidRPr="00BA156B" w:rsidDel="00154DB8">
          <w:lastRenderedPageBreak/>
          <w:delText xml:space="preserve">presentado, </w:delText>
        </w:r>
        <w:r w:rsidR="004C68A1" w:rsidRPr="00BA156B" w:rsidDel="00154DB8">
          <w:delText>siguen reclamando</w:delText>
        </w:r>
        <w:r w:rsidRPr="00BA156B" w:rsidDel="00154DB8">
          <w:delText xml:space="preserve"> por lo mismo, sobre este tema sugirieron que un filtro de ciudadanos quejosos regulares pueda ser implementado para poder identificar de manera oportuna a estas personas. Ellos consideran que la mejor forma de solucionar esto es educando a la población sobre </w:delText>
        </w:r>
        <w:r w:rsidR="00AB1E77" w:rsidDel="00154DB8">
          <w:delText>cuá</w:delText>
        </w:r>
        <w:r w:rsidR="004C68A1" w:rsidRPr="00BA156B" w:rsidDel="00154DB8">
          <w:delText>ndo reclamar porque, para ellos, la mayor cantidad de reclamos es por problemas de comunicación entre el ciudadano y su IPRESS</w:delText>
        </w:r>
        <w:r w:rsidRPr="00BA156B" w:rsidDel="00154DB8">
          <w:delText xml:space="preserve">.  </w:delText>
        </w:r>
      </w:del>
    </w:p>
    <w:p w14:paraId="60B07096" w14:textId="2F260A0D" w:rsidR="00FC4E53" w:rsidRPr="008D23C7" w:rsidDel="00154DB8" w:rsidRDefault="000C417A" w:rsidP="008D23C7">
      <w:pPr>
        <w:pStyle w:val="Cita"/>
        <w:rPr>
          <w:del w:id="920" w:author="Regina Casanova" w:date="2018-06-25T12:32:00Z"/>
        </w:rPr>
      </w:pPr>
      <w:del w:id="921" w:author="Regina Casanova" w:date="2018-06-25T12:32:00Z">
        <w:r w:rsidRPr="008D23C7" w:rsidDel="00154DB8">
          <w:delText xml:space="preserve">“El problema en el sector salud en el Perú es información y falta de comunicación, yo hago algo y hablo con </w:delText>
        </w:r>
        <w:r w:rsidR="00172F6D" w:rsidRPr="008D23C7" w:rsidDel="00154DB8">
          <w:delText>alguien,</w:delText>
        </w:r>
        <w:r w:rsidRPr="008D23C7" w:rsidDel="00154DB8">
          <w:delText xml:space="preserve"> pero el resto nunca se entera, y eso yo lo veo porque a veces yo hago e imparto algunas cosas a mis jefes de </w:delText>
        </w:r>
        <w:r w:rsidR="00172F6D" w:rsidRPr="008D23C7" w:rsidDel="00154DB8">
          <w:delText>departamento,</w:delText>
        </w:r>
        <w:r w:rsidRPr="008D23C7" w:rsidDel="00154DB8">
          <w:delText xml:space="preserve"> pero veo que no baja la información. Entonces, cuando hablo con alguien dice '</w:delText>
        </w:r>
        <w:r w:rsidR="00172F6D" w:rsidRPr="008D23C7" w:rsidDel="00154DB8">
          <w:delText>¿Qué? ¿E</w:delText>
        </w:r>
        <w:r w:rsidRPr="008D23C7" w:rsidDel="00154DB8">
          <w:delText xml:space="preserve">so </w:delText>
        </w:r>
        <w:r w:rsidR="00172F6D" w:rsidRPr="008D23C7" w:rsidDel="00154DB8">
          <w:delText>estás</w:delText>
        </w:r>
        <w:r w:rsidRPr="008D23C7" w:rsidDel="00154DB8">
          <w:delText xml:space="preserve"> haciendo?' entonces el problema de comunicación creo que es en todo el sector, que debemos mejorarlo sí, de repente con la informatización va a ser más fácil la comunicación.”</w:delText>
        </w:r>
      </w:del>
    </w:p>
    <w:p w14:paraId="743FCFCC" w14:textId="2D8C8FB7" w:rsidR="00FC4E53" w:rsidRPr="008D23C7" w:rsidDel="00154DB8" w:rsidRDefault="00FC4E53" w:rsidP="008D23C7">
      <w:pPr>
        <w:pStyle w:val="Texto"/>
        <w:rPr>
          <w:del w:id="922" w:author="Regina Casanova" w:date="2018-06-25T12:32:00Z"/>
        </w:rPr>
      </w:pPr>
      <w:del w:id="923" w:author="Regina Casanova" w:date="2018-06-25T12:32:00Z">
        <w:r w:rsidRPr="00BA156B" w:rsidDel="00154DB8">
          <w:delText>Finalmente, los gestores resaltaron que la herramienta informática planteada podría ser de una gran ayuda para manejar la información contenida dentro de los reclamos.</w:delText>
        </w:r>
      </w:del>
    </w:p>
    <w:p w14:paraId="4F13AED5" w14:textId="6C257E0D" w:rsidR="00E77F1B" w:rsidRPr="008D23C7" w:rsidDel="00154DB8" w:rsidRDefault="006746CC" w:rsidP="008D23C7">
      <w:pPr>
        <w:pStyle w:val="Ttulo3"/>
        <w:rPr>
          <w:del w:id="924" w:author="Regina Casanova" w:date="2018-06-25T12:32:00Z"/>
        </w:rPr>
      </w:pPr>
      <w:bookmarkStart w:id="925" w:name="_Toc511166310"/>
      <w:del w:id="926" w:author="Regina Casanova" w:date="2018-06-25T12:32:00Z">
        <w:r w:rsidRPr="008D23C7" w:rsidDel="00154DB8">
          <w:delText>Ciudadanos</w:delText>
        </w:r>
        <w:bookmarkEnd w:id="925"/>
      </w:del>
    </w:p>
    <w:p w14:paraId="1135515C" w14:textId="1AD6B352" w:rsidR="00E77F1B" w:rsidRPr="008D23C7" w:rsidDel="00154DB8" w:rsidRDefault="00E77F1B" w:rsidP="008D23C7">
      <w:pPr>
        <w:pStyle w:val="Texto"/>
        <w:rPr>
          <w:del w:id="927" w:author="Regina Casanova" w:date="2018-06-25T12:32:00Z"/>
        </w:rPr>
      </w:pPr>
      <w:del w:id="928" w:author="Regina Casanova" w:date="2018-06-25T12:32:00Z">
        <w:r w:rsidRPr="00BA156B" w:rsidDel="00154DB8">
          <w:delText>Sobre el tema de la definición de los reclamos, los ciudadanos lo definieron de distintas maneras, algunos como la forma de expresión de una incomodidad</w:delText>
        </w:r>
        <w:r w:rsidR="000F66CB" w:rsidRPr="00BA156B" w:rsidDel="00154DB8">
          <w:delText>, insatisfacción, inconformidad</w:delText>
        </w:r>
        <w:r w:rsidRPr="00BA156B" w:rsidDel="00154DB8">
          <w:delText xml:space="preserve"> po</w:delText>
        </w:r>
        <w:r w:rsidR="000F66CB" w:rsidRPr="00BA156B" w:rsidDel="00154DB8">
          <w:delText xml:space="preserve">r algún producto o servicio, </w:delText>
        </w:r>
        <w:r w:rsidRPr="00BA156B" w:rsidDel="00154DB8">
          <w:delText>una forma de mostrar</w:delText>
        </w:r>
        <w:r w:rsidR="000F66CB" w:rsidRPr="00BA156B" w:rsidDel="00154DB8">
          <w:delText xml:space="preserve"> </w:delText>
        </w:r>
        <w:r w:rsidR="000F66CB" w:rsidRPr="00BA156B" w:rsidDel="00154DB8">
          <w:lastRenderedPageBreak/>
          <w:delText>las dificultades del ciudadano</w:delText>
        </w:r>
        <w:r w:rsidRPr="00BA156B" w:rsidDel="00154DB8">
          <w:delText xml:space="preserve"> y que</w:delText>
        </w:r>
        <w:r w:rsidR="00832A78" w:rsidRPr="00BA156B" w:rsidDel="00154DB8">
          <w:delText xml:space="preserve"> ellos</w:delText>
        </w:r>
        <w:r w:rsidRPr="00BA156B" w:rsidDel="00154DB8">
          <w:delText xml:space="preserve"> utilizan los reclamos como una forma de pedir que se les dé una buena atención. </w:delText>
        </w:r>
      </w:del>
    </w:p>
    <w:p w14:paraId="457F0339" w14:textId="0BD5A7EA" w:rsidR="00E77F1B" w:rsidRPr="00BA156B" w:rsidDel="00154DB8" w:rsidRDefault="005912AE" w:rsidP="008D23C7">
      <w:pPr>
        <w:pStyle w:val="Texto"/>
        <w:rPr>
          <w:del w:id="929" w:author="Regina Casanova" w:date="2018-06-25T12:32:00Z"/>
        </w:rPr>
      </w:pPr>
      <w:del w:id="930" w:author="Regina Casanova" w:date="2018-06-25T12:32:00Z">
        <w:r w:rsidRPr="00BA156B" w:rsidDel="00154DB8">
          <w:delText>A</w:delText>
        </w:r>
        <w:r w:rsidR="00E77F1B" w:rsidRPr="00BA156B" w:rsidDel="00154DB8">
          <w:delText xml:space="preserve">rgumentaron </w:delText>
        </w:r>
        <w:r w:rsidR="008A3A08" w:rsidRPr="00BA156B" w:rsidDel="00154DB8">
          <w:delText>que</w:delText>
        </w:r>
        <w:r w:rsidR="00E77F1B" w:rsidRPr="00BA156B" w:rsidDel="00154DB8">
          <w:delText xml:space="preserve"> son importantes ya que es la forma en que la entidad se puede enterar de la</w:delText>
        </w:r>
        <w:r w:rsidRPr="00BA156B" w:rsidDel="00154DB8">
          <w:delText>s fallas que tienen y que brinden</w:delText>
        </w:r>
        <w:r w:rsidR="00E77F1B" w:rsidRPr="00BA156B" w:rsidDel="00154DB8">
          <w:delText xml:space="preserve"> un mejor servicio </w:delText>
        </w:r>
        <w:r w:rsidRPr="00BA156B" w:rsidDel="00154DB8">
          <w:delText>cumpliendo sus</w:delText>
        </w:r>
        <w:r w:rsidR="00E77F1B" w:rsidRPr="00BA156B" w:rsidDel="00154DB8">
          <w:delText xml:space="preserve"> expectativas.</w:delText>
        </w:r>
      </w:del>
    </w:p>
    <w:p w14:paraId="32BACF81" w14:textId="4202765E" w:rsidR="00E77F1B" w:rsidRPr="008D23C7" w:rsidDel="00154DB8" w:rsidRDefault="00954D43" w:rsidP="008D23C7">
      <w:pPr>
        <w:pStyle w:val="Cita"/>
        <w:rPr>
          <w:del w:id="931" w:author="Regina Casanova" w:date="2018-06-25T12:32:00Z"/>
        </w:rPr>
      </w:pPr>
      <w:del w:id="932" w:author="Regina Casanova" w:date="2018-06-25T12:32:00Z">
        <w:r w:rsidRPr="008D23C7" w:rsidDel="00154DB8">
          <w:delTex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delText>
        </w:r>
      </w:del>
    </w:p>
    <w:p w14:paraId="6D292830" w14:textId="4F10B0E5" w:rsidR="00E77F1B" w:rsidRPr="008D23C7" w:rsidDel="00154DB8" w:rsidRDefault="00E77F1B" w:rsidP="008D23C7">
      <w:pPr>
        <w:pStyle w:val="Texto"/>
        <w:rPr>
          <w:del w:id="933" w:author="Regina Casanova" w:date="2018-06-25T12:32:00Z"/>
        </w:rPr>
      </w:pPr>
      <w:del w:id="934" w:author="Regina Casanova" w:date="2018-06-25T12:32:00Z">
        <w:r w:rsidRPr="00BA156B" w:rsidDel="00154DB8">
          <w:delTex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delText>
        </w:r>
        <w:r w:rsidR="005912AE" w:rsidRPr="00BA156B" w:rsidDel="00154DB8">
          <w:delText xml:space="preserve">conocían dónde podían pedirlo, otro argumentó que </w:delText>
        </w:r>
        <w:r w:rsidRPr="00BA156B" w:rsidDel="00154DB8">
          <w:delText xml:space="preserve">escribiría de frente en redes sociales. Otros decían que presentaría su reclamo directamente a la enfermera </w:delText>
        </w:r>
        <w:r w:rsidRPr="00BA156B" w:rsidDel="00154DB8">
          <w:lastRenderedPageBreak/>
          <w:delText xml:space="preserve">o médico tratante o preguntaría a personal uniformado dentro del mismo </w:delText>
        </w:r>
        <w:r w:rsidR="00887A03" w:rsidRPr="00BA156B" w:rsidDel="00154DB8">
          <w:delText>establecimiento de salud</w:delText>
        </w:r>
        <w:r w:rsidRPr="00BA156B" w:rsidDel="00154DB8">
          <w:delText>.</w:delText>
        </w:r>
      </w:del>
    </w:p>
    <w:p w14:paraId="5EF7BD4F" w14:textId="08A88268" w:rsidR="00E77F1B" w:rsidRPr="00BA156B" w:rsidDel="00154DB8" w:rsidRDefault="00E77F1B" w:rsidP="008D23C7">
      <w:pPr>
        <w:pStyle w:val="Texto"/>
        <w:rPr>
          <w:del w:id="935" w:author="Regina Casanova" w:date="2018-06-25T12:32:00Z"/>
        </w:rPr>
      </w:pPr>
      <w:del w:id="936" w:author="Regina Casanova" w:date="2018-06-25T12:32:00Z">
        <w:r w:rsidRPr="00BA156B" w:rsidDel="00154DB8">
          <w:delText xml:space="preserve">Los ciudadanos expresaron que </w:delText>
        </w:r>
        <w:r w:rsidR="005912AE" w:rsidRPr="00BA156B" w:rsidDel="00154DB8">
          <w:delText xml:space="preserve">el manejo de </w:delText>
        </w:r>
        <w:r w:rsidRPr="00BA156B" w:rsidDel="00154DB8">
          <w:delText xml:space="preserve">los reclamos </w:delText>
        </w:r>
        <w:r w:rsidR="005912AE" w:rsidRPr="00BA156B" w:rsidDel="00154DB8">
          <w:delText>presenta varios problemas</w:delText>
        </w:r>
        <w:r w:rsidRPr="00BA156B" w:rsidDel="00154DB8">
          <w:delText>, siendo el principal el largo plazo que tienen para ser resueltos, seguido por la alta</w:delText>
        </w:r>
        <w:r w:rsidR="005912AE" w:rsidRPr="00BA156B" w:rsidDel="00154DB8">
          <w:delText xml:space="preserve"> burocracia que existe para que sea resuelto. Identificaron que</w:delText>
        </w:r>
        <w:r w:rsidRPr="00BA156B" w:rsidDel="00154DB8">
          <w:delTex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delText>
        </w:r>
      </w:del>
    </w:p>
    <w:p w14:paraId="1B39A749" w14:textId="4EF23021" w:rsidR="0033734E" w:rsidRPr="008D23C7" w:rsidDel="00154DB8" w:rsidRDefault="0015501B" w:rsidP="008D23C7">
      <w:pPr>
        <w:pStyle w:val="Cita"/>
        <w:rPr>
          <w:del w:id="937" w:author="Regina Casanova" w:date="2018-06-25T12:32:00Z"/>
        </w:rPr>
      </w:pPr>
      <w:del w:id="938" w:author="Regina Casanova" w:date="2018-06-25T12:32:00Z">
        <w:r w:rsidRPr="008D23C7" w:rsidDel="00154DB8">
          <w:delText>“Los procesos y la autonomía, o sea tienes tu autonomía de A a 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delText>
        </w:r>
      </w:del>
    </w:p>
    <w:p w14:paraId="7F8D12AA" w14:textId="2146CE25" w:rsidR="00E77F1B" w:rsidRPr="008D23C7" w:rsidDel="00154DB8" w:rsidRDefault="00E77F1B" w:rsidP="008D23C7">
      <w:pPr>
        <w:pStyle w:val="Texto"/>
        <w:rPr>
          <w:del w:id="939" w:author="Regina Casanova" w:date="2018-06-25T12:32:00Z"/>
        </w:rPr>
      </w:pPr>
      <w:del w:id="940" w:author="Regina Casanova" w:date="2018-06-25T12:32:00Z">
        <w:r w:rsidRPr="00BA156B" w:rsidDel="00154DB8">
          <w:delText xml:space="preserve">Sobre el rol que tienen actualmente los reclamos, los ciudadanos perciben que actualmente los reclamos son vistos como algo fastidioso o una carga a la que </w:delText>
        </w:r>
        <w:r w:rsidR="002C4CA9" w:rsidRPr="00BA156B" w:rsidDel="00154DB8">
          <w:delText xml:space="preserve">los </w:delText>
        </w:r>
        <w:r w:rsidR="002C4CA9" w:rsidRPr="00BA156B" w:rsidDel="00154DB8">
          <w:lastRenderedPageBreak/>
          <w:delText xml:space="preserve">prestadores </w:delText>
        </w:r>
        <w:r w:rsidRPr="00BA156B" w:rsidDel="00154DB8">
          <w:delText>no le dan importancia, cuando deberían ser vistos como un reflejo del servicio que están brindando y que con ello pueden mejorar, encontrando fácilmente lo que no está funcionando dentro de su institución.</w:delText>
        </w:r>
      </w:del>
    </w:p>
    <w:p w14:paraId="6A0630E7" w14:textId="6D81544C" w:rsidR="00E77F1B" w:rsidRPr="008D23C7" w:rsidDel="00154DB8" w:rsidRDefault="00E77F1B" w:rsidP="008D23C7">
      <w:pPr>
        <w:pStyle w:val="Texto"/>
        <w:rPr>
          <w:del w:id="941" w:author="Regina Casanova" w:date="2018-06-25T12:32:00Z"/>
        </w:rPr>
      </w:pPr>
      <w:del w:id="942" w:author="Regina Casanova" w:date="2018-06-25T12:32:00Z">
        <w:r w:rsidRPr="00BA156B" w:rsidDel="00154DB8">
          <w:delTex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delText>
        </w:r>
        <w:r w:rsidR="00946A0E" w:rsidRPr="00BA156B" w:rsidDel="00154DB8">
          <w:delText>información que recibida</w:delText>
        </w:r>
        <w:r w:rsidRPr="00BA156B" w:rsidDel="00154DB8">
          <w:delText xml:space="preserve">; otros dijeron que sí manejan la </w:delText>
        </w:r>
        <w:r w:rsidR="00946A0E" w:rsidRPr="00BA156B" w:rsidDel="00154DB8">
          <w:delText>información proveniente de reclamos</w:delText>
        </w:r>
        <w:r w:rsidRPr="00BA156B" w:rsidDel="00154DB8">
          <w:delText xml:space="preserve"> pero que lo hacen de manera lenta y que no</w:delText>
        </w:r>
        <w:r w:rsidR="00946A0E" w:rsidRPr="00BA156B" w:rsidDel="00154DB8">
          <w:delText xml:space="preserve"> la</w:delText>
        </w:r>
        <w:r w:rsidRPr="00BA156B" w:rsidDel="00154DB8">
          <w:delText xml:space="preserve"> absorben. Incluso hubo una opinión de que solamente le toman importancia a los reclamos que llegan a los medios de comunicación. </w:delText>
        </w:r>
      </w:del>
    </w:p>
    <w:p w14:paraId="0A8EFCF7" w14:textId="4BFF6C3B" w:rsidR="00E77F1B" w:rsidRPr="00BA156B" w:rsidDel="00154DB8" w:rsidRDefault="00E77F1B" w:rsidP="008D23C7">
      <w:pPr>
        <w:pStyle w:val="Texto"/>
        <w:rPr>
          <w:del w:id="943" w:author="Regina Casanova" w:date="2018-06-25T12:32:00Z"/>
        </w:rPr>
      </w:pPr>
      <w:del w:id="944" w:author="Regina Casanova" w:date="2018-06-25T12:32:00Z">
        <w:r w:rsidRPr="00BA156B" w:rsidDel="00154DB8">
          <w:delText xml:space="preserve">Expresaron que, para ellos, la forma en que consideran que los reclamos deberían ser gestionados es teniendo </w:delText>
        </w:r>
        <w:r w:rsidR="00946A0E" w:rsidRPr="00BA156B" w:rsidDel="00154DB8">
          <w:delText xml:space="preserve">intenciones de resolverlo a </w:delText>
        </w:r>
        <w:r w:rsidRPr="00BA156B" w:rsidDel="00154DB8">
          <w:delText xml:space="preserve">profundidad mediante algún tipo de investigación que puedan realizar hacia el </w:delText>
        </w:r>
        <w:r w:rsidR="00946A0E" w:rsidRPr="00BA156B" w:rsidDel="00154DB8">
          <w:delText xml:space="preserve">problema del ciudadano afectado. Creen </w:delText>
        </w:r>
        <w:r w:rsidR="00465CE9" w:rsidRPr="00BA156B" w:rsidDel="00154DB8">
          <w:delText>que,</w:delText>
        </w:r>
        <w:r w:rsidRPr="00BA156B" w:rsidDel="00154DB8">
          <w:delTex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delText>
        </w:r>
      </w:del>
    </w:p>
    <w:p w14:paraId="2A8B4A8D" w14:textId="404E6A5B" w:rsidR="0033734E" w:rsidRPr="008D23C7" w:rsidDel="00154DB8" w:rsidRDefault="0033734E" w:rsidP="008D23C7">
      <w:pPr>
        <w:pStyle w:val="Cita"/>
        <w:rPr>
          <w:del w:id="945" w:author="Regina Casanova" w:date="2018-06-25T12:32:00Z"/>
        </w:rPr>
      </w:pPr>
      <w:del w:id="946" w:author="Regina Casanova" w:date="2018-06-25T12:32:00Z">
        <w:r w:rsidRPr="008D23C7" w:rsidDel="00154DB8">
          <w:delText xml:space="preserve">“Porque lo ideal es que haya una comunicación muchísimo más fluida, o sea que realmente la gente pueda hablar con gente o que por lo menos haya un sistema suficientemente inteligente </w:delText>
        </w:r>
        <w:r w:rsidRPr="008D23C7" w:rsidDel="00154DB8">
          <w:lastRenderedPageBreak/>
          <w:delText xml:space="preserve">como para que te </w:delText>
        </w:r>
        <w:r w:rsidR="005C6825" w:rsidRPr="008D23C7" w:rsidDel="00154DB8">
          <w:delText>dé</w:delText>
        </w:r>
        <w:r w:rsidRPr="008D23C7" w:rsidDel="00154DB8">
          <w:delText xml:space="preserve"> respuestas inmediatas y que las cosas se automaticen e incluso por un tema de costos”</w:delText>
        </w:r>
      </w:del>
    </w:p>
    <w:p w14:paraId="7249FBC5" w14:textId="56A92804" w:rsidR="00946A0E" w:rsidRPr="008D23C7" w:rsidDel="00154DB8" w:rsidRDefault="00946A0E" w:rsidP="008D23C7">
      <w:pPr>
        <w:pStyle w:val="Texto"/>
        <w:rPr>
          <w:del w:id="947" w:author="Regina Casanova" w:date="2018-06-25T12:32:00Z"/>
        </w:rPr>
      </w:pPr>
      <w:del w:id="948" w:author="Regina Casanova" w:date="2018-06-25T12:32:00Z">
        <w:r w:rsidRPr="00BA156B" w:rsidDel="00154DB8">
          <w:delTex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delText>
        </w:r>
      </w:del>
      <w:del w:id="949" w:author="Regina Casanova" w:date="2018-06-18T17:53:00Z">
        <w:r w:rsidRPr="00BA156B" w:rsidDel="00E94926">
          <w:delText xml:space="preserve">sistema </w:delText>
        </w:r>
      </w:del>
      <w:del w:id="950" w:author="Regina Casanova" w:date="2018-06-25T12:32:00Z">
        <w:r w:rsidRPr="00BA156B" w:rsidDel="00154DB8">
          <w:delText>tenga la importancia debida y ayude a mostrar mejoras dentro de</w:delText>
        </w:r>
      </w:del>
      <w:del w:id="951" w:author="Regina Casanova" w:date="2018-06-18T16:43:00Z">
        <w:r w:rsidRPr="00BA156B" w:rsidDel="00EF06FE">
          <w:delText>l sistema de salud</w:delText>
        </w:r>
      </w:del>
      <w:del w:id="952" w:author="Regina Casanova" w:date="2018-06-25T12:32:00Z">
        <w:r w:rsidRPr="00BA156B" w:rsidDel="00154DB8">
          <w:delText xml:space="preserve">; es por ello que consideraron que es necesario que el ciudadano se identifique con algún documento de identidad. </w:delText>
        </w:r>
      </w:del>
    </w:p>
    <w:p w14:paraId="1B4CA782" w14:textId="378FADF0" w:rsidR="00946A0E" w:rsidRPr="008D23C7" w:rsidDel="00154DB8" w:rsidRDefault="00946A0E" w:rsidP="008D23C7">
      <w:pPr>
        <w:pStyle w:val="Cita"/>
        <w:rPr>
          <w:del w:id="953" w:author="Regina Casanova" w:date="2018-06-25T12:32:00Z"/>
        </w:rPr>
      </w:pPr>
      <w:del w:id="954" w:author="Regina Casanova" w:date="2018-06-25T12:32:00Z">
        <w:r w:rsidRPr="008D23C7" w:rsidDel="00154DB8">
          <w:delTex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delText>
        </w:r>
      </w:del>
    </w:p>
    <w:p w14:paraId="5FD575A4" w14:textId="23EB2CDD" w:rsidR="00946A0E" w:rsidRPr="008D23C7" w:rsidDel="00154DB8" w:rsidRDefault="00946A0E" w:rsidP="008D23C7">
      <w:pPr>
        <w:pStyle w:val="Texto"/>
        <w:rPr>
          <w:del w:id="955" w:author="Regina Casanova" w:date="2018-06-25T12:32:00Z"/>
        </w:rPr>
      </w:pPr>
      <w:del w:id="956" w:author="Regina Casanova" w:date="2018-06-25T12:32:00Z">
        <w:r w:rsidRPr="00BA156B" w:rsidDel="00154DB8">
          <w:delText xml:space="preserve">Sobre la herramienta respondieron que consideraban como características importantes que esta herramienta cuente con una interfaz amigable para ellos, </w:delText>
        </w:r>
        <w:r w:rsidRPr="00BA156B" w:rsidDel="00154DB8">
          <w:lastRenderedPageBreak/>
          <w:delText xml:space="preserve">considerando bastante a personas que no se encuentran muy familiarizadas con los dispositivos digitales. También les gustaría que el </w:delText>
        </w:r>
      </w:del>
      <w:del w:id="957" w:author="Regina Casanova" w:date="2018-06-18T17:53:00Z">
        <w:r w:rsidRPr="00BA156B" w:rsidDel="00E94926">
          <w:delText>sistema</w:delText>
        </w:r>
      </w:del>
      <w:del w:id="958" w:author="Regina Casanova" w:date="2018-06-25T12:32:00Z">
        <w:r w:rsidRPr="00BA156B" w:rsidDel="00154DB8">
          <w:delTex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delText>
        </w:r>
      </w:del>
      <w:del w:id="959" w:author="Regina Casanova" w:date="2018-06-18T17:53:00Z">
        <w:r w:rsidRPr="00BA156B" w:rsidDel="00E94926">
          <w:delText>sistema</w:delText>
        </w:r>
      </w:del>
      <w:del w:id="960" w:author="Regina Casanova" w:date="2018-06-25T12:32:00Z">
        <w:r w:rsidRPr="00BA156B" w:rsidDel="00154DB8">
          <w:delText xml:space="preserve"> y sugirieron que debería mostrarse aspectos positivos resaltados por los ciudadanos. </w:delText>
        </w:r>
      </w:del>
    </w:p>
    <w:p w14:paraId="2B32DEA0" w14:textId="34135ACC" w:rsidR="00717F0C" w:rsidRPr="008D23C7" w:rsidDel="00154DB8" w:rsidRDefault="00E77F1B" w:rsidP="008D23C7">
      <w:pPr>
        <w:pStyle w:val="Texto"/>
        <w:rPr>
          <w:del w:id="961" w:author="Regina Casanova" w:date="2018-06-25T12:32:00Z"/>
        </w:rPr>
      </w:pPr>
      <w:del w:id="962" w:author="Regina Casanova" w:date="2018-06-25T12:32:00Z">
        <w:r w:rsidRPr="00BA156B" w:rsidDel="00154DB8">
          <w:delTex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delText>
        </w:r>
        <w:r w:rsidR="00614B17" w:rsidRPr="00BA156B" w:rsidDel="00154DB8">
          <w:delText>mejor,</w:delText>
        </w:r>
        <w:r w:rsidRPr="00BA156B" w:rsidDel="00154DB8">
          <w:delText xml:space="preserve"> sino que deberían poder unirse a reclamos similares que ya hayan sido presentados.</w:delText>
        </w:r>
      </w:del>
    </w:p>
    <w:p w14:paraId="06FD69F6" w14:textId="7B92FDF1" w:rsidR="008C4674" w:rsidRPr="008D23C7" w:rsidDel="00154DB8" w:rsidRDefault="00717F0C" w:rsidP="008D23C7">
      <w:pPr>
        <w:pStyle w:val="Texto"/>
        <w:rPr>
          <w:del w:id="963" w:author="Regina Casanova" w:date="2018-06-25T12:32:00Z"/>
        </w:rPr>
      </w:pPr>
      <w:del w:id="964" w:author="Regina Casanova" w:date="2018-06-25T12:32:00Z">
        <w:r w:rsidRPr="00BA156B" w:rsidDel="00154DB8">
          <w:delText xml:space="preserve">Los entrevistados aceptaron sin problemas de que se utilice el término ‘Solicitudes’ en lugar del término ‘Reclamos’ para el nombre del </w:delText>
        </w:r>
      </w:del>
      <w:del w:id="965" w:author="Regina Casanova" w:date="2018-06-18T17:53:00Z">
        <w:r w:rsidRPr="00BA156B" w:rsidDel="00E94926">
          <w:delText>sistema</w:delText>
        </w:r>
      </w:del>
      <w:del w:id="966" w:author="Regina Casanova" w:date="2018-06-25T12:32:00Z">
        <w:r w:rsidRPr="00BA156B" w:rsidDel="00154DB8">
          <w:delText xml:space="preserve">, solo 2 entrevistados dijeron de que sería mejor que se manejara solo como ‘Reclamos’ pero otros entrevistados resaltaron la importancia de no solo mostrar las cosas negativas. </w:delText>
        </w:r>
      </w:del>
    </w:p>
    <w:p w14:paraId="42D6BD7C" w14:textId="40934804" w:rsidR="00A0375B" w:rsidRPr="008D23C7" w:rsidRDefault="00A0375B" w:rsidP="008D23C7">
      <w:pPr>
        <w:pStyle w:val="Ttulo3"/>
      </w:pPr>
      <w:bookmarkStart w:id="967" w:name="_Toc511166311"/>
      <w:r w:rsidRPr="008D23C7">
        <w:t>Tabla</w:t>
      </w:r>
      <w:ins w:id="968" w:author="Regina Casanova" w:date="2018-06-18T16:35:00Z">
        <w:r w:rsidR="005C0CEB">
          <w:t>s</w:t>
        </w:r>
      </w:ins>
      <w:r w:rsidRPr="008D23C7">
        <w:t xml:space="preserve"> de hallazgos resaltantes</w:t>
      </w:r>
      <w:bookmarkEnd w:id="967"/>
      <w:r w:rsidR="001C33EF" w:rsidRPr="008D23C7">
        <w:t xml:space="preserve"> </w:t>
      </w:r>
    </w:p>
    <w:p w14:paraId="28DFFC51" w14:textId="41C5B551" w:rsidR="00EA0533" w:rsidRDefault="00A0375B" w:rsidP="008D23C7">
      <w:pPr>
        <w:pStyle w:val="Texto"/>
        <w:rPr>
          <w:ins w:id="969" w:author="Regina Casanova" w:date="2018-06-18T15:41:00Z"/>
        </w:rPr>
      </w:pPr>
      <w:r w:rsidRPr="00BA156B">
        <w:t>Luego de realizar el análisis por tipo de usuario, se resumieron los hallazgos más resaltantes en la siguiente tabla.</w:t>
      </w:r>
    </w:p>
    <w:p w14:paraId="4AE4DE8F" w14:textId="0946C312" w:rsidR="00F46AAA" w:rsidRDefault="00F46AAA">
      <w:pPr>
        <w:pStyle w:val="Ttulo4"/>
        <w:numPr>
          <w:ilvl w:val="0"/>
          <w:numId w:val="45"/>
        </w:numPr>
        <w:rPr>
          <w:ins w:id="970" w:author="Regina Casanova" w:date="2018-06-18T15:42:00Z"/>
        </w:rPr>
        <w:pPrChange w:id="971" w:author="Regina Casanova" w:date="2018-06-18T16:36:00Z">
          <w:pPr>
            <w:pStyle w:val="Texto"/>
          </w:pPr>
        </w:pPrChange>
      </w:pPr>
      <w:ins w:id="972" w:author="Regina Casanova" w:date="2018-06-18T15:42:00Z">
        <w:r>
          <w:lastRenderedPageBreak/>
          <w:t xml:space="preserve">Objetivos a cumplir dentro del </w:t>
        </w:r>
      </w:ins>
      <w:ins w:id="973" w:author="Regina Casanova" w:date="2018-06-18T17:53:00Z">
        <w:r w:rsidR="00E94926">
          <w:t>software</w:t>
        </w:r>
      </w:ins>
      <w:ins w:id="974" w:author="Regina Casanova" w:date="2018-06-18T15:42:00Z">
        <w:r>
          <w:t>:</w:t>
        </w:r>
      </w:ins>
    </w:p>
    <w:tbl>
      <w:tblPr>
        <w:tblStyle w:val="Tablaconcuadrcula"/>
        <w:tblW w:w="0" w:type="auto"/>
        <w:tblLook w:val="04A0" w:firstRow="1" w:lastRow="0" w:firstColumn="1" w:lastColumn="0" w:noHBand="0" w:noVBand="1"/>
      </w:tblPr>
      <w:tblGrid>
        <w:gridCol w:w="3960"/>
        <w:gridCol w:w="3961"/>
      </w:tblGrid>
      <w:tr w:rsidR="00F46AAA" w14:paraId="44A45321" w14:textId="77777777" w:rsidTr="00F46AAA">
        <w:trPr>
          <w:trHeight w:val="456"/>
          <w:ins w:id="975" w:author="Regina Casanova" w:date="2018-06-18T15:42:00Z"/>
        </w:trPr>
        <w:tc>
          <w:tcPr>
            <w:tcW w:w="3960" w:type="dxa"/>
            <w:vMerge w:val="restart"/>
          </w:tcPr>
          <w:p w14:paraId="4075B9D9" w14:textId="7FA9ADAF" w:rsidR="00F46AAA" w:rsidRDefault="00F46AAA" w:rsidP="008D23C7">
            <w:pPr>
              <w:pStyle w:val="Texto"/>
              <w:rPr>
                <w:ins w:id="976" w:author="Regina Casanova" w:date="2018-06-18T15:42:00Z"/>
              </w:rPr>
            </w:pPr>
            <w:ins w:id="977" w:author="Regina Casanova" w:date="2018-06-18T15:42:00Z">
              <w:r>
                <w:t>Personal de SUSALUD</w:t>
              </w:r>
            </w:ins>
          </w:p>
        </w:tc>
        <w:tc>
          <w:tcPr>
            <w:tcW w:w="3961" w:type="dxa"/>
          </w:tcPr>
          <w:p w14:paraId="7F679AA3" w14:textId="4301A913" w:rsidR="00F46AAA" w:rsidRDefault="00F46AAA" w:rsidP="00F46AAA">
            <w:pPr>
              <w:pStyle w:val="Texto"/>
              <w:rPr>
                <w:ins w:id="978" w:author="Regina Casanova" w:date="2018-06-18T15:42:00Z"/>
              </w:rPr>
            </w:pPr>
            <w:ins w:id="979" w:author="Regina Casanova" w:date="2018-06-18T15:44:00Z">
              <w:r>
                <w:t>Difundir la cultura de derechos en salud del ciudadano.</w:t>
              </w:r>
            </w:ins>
          </w:p>
        </w:tc>
      </w:tr>
      <w:tr w:rsidR="00F46AAA" w14:paraId="5CD5271F" w14:textId="77777777" w:rsidTr="00F46AAA">
        <w:trPr>
          <w:trHeight w:val="561"/>
        </w:trPr>
        <w:tc>
          <w:tcPr>
            <w:tcW w:w="3960" w:type="dxa"/>
            <w:vMerge/>
          </w:tcPr>
          <w:p w14:paraId="53989188" w14:textId="77777777" w:rsidR="00F46AAA" w:rsidRDefault="00F46AAA" w:rsidP="008D23C7">
            <w:pPr>
              <w:pStyle w:val="Texto"/>
            </w:pPr>
          </w:p>
        </w:tc>
        <w:tc>
          <w:tcPr>
            <w:tcW w:w="3961" w:type="dxa"/>
          </w:tcPr>
          <w:p w14:paraId="1F13FCC7" w14:textId="41185F43" w:rsidR="00F46AAA" w:rsidRDefault="00F46AAA" w:rsidP="00F46AAA">
            <w:pPr>
              <w:pStyle w:val="Texto"/>
            </w:pPr>
            <w:ins w:id="980" w:author="Regina Casanova" w:date="2018-06-18T15:44:00Z">
              <w:r w:rsidRPr="00BA156B">
                <w:t>Desmitificar el reclamo</w:t>
              </w:r>
              <w:r>
                <w:t>.</w:t>
              </w:r>
            </w:ins>
          </w:p>
        </w:tc>
      </w:tr>
      <w:tr w:rsidR="00F46AAA" w14:paraId="39EB602B" w14:textId="77777777" w:rsidTr="00F46AAA">
        <w:trPr>
          <w:trHeight w:val="486"/>
        </w:trPr>
        <w:tc>
          <w:tcPr>
            <w:tcW w:w="3960" w:type="dxa"/>
            <w:vMerge/>
          </w:tcPr>
          <w:p w14:paraId="0A30E714" w14:textId="77777777" w:rsidR="00F46AAA" w:rsidRDefault="00F46AAA" w:rsidP="008D23C7">
            <w:pPr>
              <w:pStyle w:val="Texto"/>
            </w:pPr>
          </w:p>
        </w:tc>
        <w:tc>
          <w:tcPr>
            <w:tcW w:w="3961" w:type="dxa"/>
          </w:tcPr>
          <w:p w14:paraId="111DA90F" w14:textId="18644A8B" w:rsidR="00F46AAA" w:rsidRDefault="00F46AAA" w:rsidP="00F46AAA">
            <w:pPr>
              <w:pStyle w:val="Texto"/>
            </w:pPr>
            <w:ins w:id="981" w:author="Regina Casanova" w:date="2018-06-18T15:45:00Z">
              <w:r>
                <w:t>Conocer parte positiva de las IPRESS.</w:t>
              </w:r>
            </w:ins>
          </w:p>
        </w:tc>
      </w:tr>
      <w:tr w:rsidR="00F46AAA" w14:paraId="3E477FB3" w14:textId="77777777" w:rsidTr="00F46AAA">
        <w:trPr>
          <w:trHeight w:val="441"/>
        </w:trPr>
        <w:tc>
          <w:tcPr>
            <w:tcW w:w="3960" w:type="dxa"/>
            <w:vMerge/>
          </w:tcPr>
          <w:p w14:paraId="593A00B3" w14:textId="77777777" w:rsidR="00F46AAA" w:rsidRDefault="00F46AAA" w:rsidP="008D23C7">
            <w:pPr>
              <w:pStyle w:val="Texto"/>
            </w:pPr>
          </w:p>
        </w:tc>
        <w:tc>
          <w:tcPr>
            <w:tcW w:w="3961" w:type="dxa"/>
          </w:tcPr>
          <w:p w14:paraId="2139B7A9" w14:textId="76EB673F" w:rsidR="00F46AAA" w:rsidRDefault="00F46AAA" w:rsidP="00F46AAA">
            <w:pPr>
              <w:pStyle w:val="Texto"/>
            </w:pPr>
            <w:ins w:id="982" w:author="Regina Casanova" w:date="2018-06-18T15:45:00Z">
              <w:r>
                <w:t>Visualizar pasos realizados para resolución de reclamos.</w:t>
              </w:r>
            </w:ins>
          </w:p>
        </w:tc>
      </w:tr>
      <w:tr w:rsidR="00F46AAA" w14:paraId="0AA9E04C" w14:textId="77777777" w:rsidTr="00F46AAA">
        <w:trPr>
          <w:trHeight w:val="500"/>
        </w:trPr>
        <w:tc>
          <w:tcPr>
            <w:tcW w:w="3960" w:type="dxa"/>
            <w:vMerge/>
          </w:tcPr>
          <w:p w14:paraId="0A35AD2D" w14:textId="77777777" w:rsidR="00F46AAA" w:rsidRDefault="00F46AAA" w:rsidP="008D23C7">
            <w:pPr>
              <w:pStyle w:val="Texto"/>
            </w:pPr>
          </w:p>
        </w:tc>
        <w:tc>
          <w:tcPr>
            <w:tcW w:w="3961" w:type="dxa"/>
          </w:tcPr>
          <w:p w14:paraId="484142BB" w14:textId="07DF5D57" w:rsidR="00F46AAA" w:rsidRDefault="00F46AAA" w:rsidP="008D23C7">
            <w:pPr>
              <w:pStyle w:val="Texto"/>
            </w:pPr>
            <w:ins w:id="983" w:author="Regina Casanova" w:date="2018-06-18T15:45:00Z">
              <w:r>
                <w:t>Brindar información fácil de entender por los ciudadanos y gestores.</w:t>
              </w:r>
            </w:ins>
          </w:p>
        </w:tc>
      </w:tr>
      <w:tr w:rsidR="00F46AAA" w14:paraId="7A75FA9F" w14:textId="77777777" w:rsidTr="00F46AAA">
        <w:trPr>
          <w:trHeight w:val="517"/>
        </w:trPr>
        <w:tc>
          <w:tcPr>
            <w:tcW w:w="3960" w:type="dxa"/>
            <w:vMerge/>
          </w:tcPr>
          <w:p w14:paraId="42B33929" w14:textId="77777777" w:rsidR="00F46AAA" w:rsidRDefault="00F46AAA" w:rsidP="008D23C7">
            <w:pPr>
              <w:pStyle w:val="Texto"/>
            </w:pPr>
          </w:p>
        </w:tc>
        <w:tc>
          <w:tcPr>
            <w:tcW w:w="3961" w:type="dxa"/>
          </w:tcPr>
          <w:p w14:paraId="70A4B9BA" w14:textId="51083AD2" w:rsidR="00F46AAA" w:rsidRDefault="00F46AAA" w:rsidP="00F46AAA">
            <w:pPr>
              <w:pStyle w:val="Texto"/>
            </w:pPr>
            <w:ins w:id="984" w:author="Regina Casanova" w:date="2018-06-18T15:45:00Z">
              <w:r>
                <w:t>Acortar procesos de resolución de reclamos.</w:t>
              </w:r>
            </w:ins>
          </w:p>
        </w:tc>
      </w:tr>
      <w:tr w:rsidR="00F46AAA" w14:paraId="1282B97B" w14:textId="77777777" w:rsidTr="00F46AAA">
        <w:trPr>
          <w:trHeight w:val="576"/>
          <w:ins w:id="985" w:author="Regina Casanova" w:date="2018-06-18T15:42:00Z"/>
        </w:trPr>
        <w:tc>
          <w:tcPr>
            <w:tcW w:w="3960" w:type="dxa"/>
            <w:vMerge w:val="restart"/>
          </w:tcPr>
          <w:p w14:paraId="6F15F2D3" w14:textId="5D98DC36" w:rsidR="00F46AAA" w:rsidRDefault="00F46AAA" w:rsidP="00F46AAA">
            <w:pPr>
              <w:pStyle w:val="Texto"/>
              <w:rPr>
                <w:ins w:id="986" w:author="Regina Casanova" w:date="2018-06-18T15:42:00Z"/>
              </w:rPr>
            </w:pPr>
            <w:ins w:id="987" w:author="Regina Casanova" w:date="2018-06-18T15:42:00Z">
              <w:r>
                <w:t>Gestores de IPRESS</w:t>
              </w:r>
            </w:ins>
          </w:p>
        </w:tc>
        <w:tc>
          <w:tcPr>
            <w:tcW w:w="3961" w:type="dxa"/>
          </w:tcPr>
          <w:p w14:paraId="381180B0" w14:textId="60D7E429" w:rsidR="00F46AAA" w:rsidRDefault="00F46AAA" w:rsidP="00F46AAA">
            <w:pPr>
              <w:pStyle w:val="Texto"/>
              <w:rPr>
                <w:ins w:id="988" w:author="Regina Casanova" w:date="2018-06-18T15:42:00Z"/>
              </w:rPr>
            </w:pPr>
            <w:ins w:id="989" w:author="Regina Casanova" w:date="2018-06-18T15:46:00Z">
              <w:r>
                <w:t>Identificar sus fallas dentro de procesos internos.</w:t>
              </w:r>
            </w:ins>
          </w:p>
        </w:tc>
      </w:tr>
      <w:tr w:rsidR="00F46AAA" w14:paraId="32D860C6" w14:textId="77777777" w:rsidTr="00F46AAA">
        <w:trPr>
          <w:trHeight w:val="455"/>
        </w:trPr>
        <w:tc>
          <w:tcPr>
            <w:tcW w:w="3960" w:type="dxa"/>
            <w:vMerge/>
          </w:tcPr>
          <w:p w14:paraId="22CA517B" w14:textId="77777777" w:rsidR="00F46AAA" w:rsidRDefault="00F46AAA" w:rsidP="00F46AAA">
            <w:pPr>
              <w:pStyle w:val="Texto"/>
            </w:pPr>
          </w:p>
        </w:tc>
        <w:tc>
          <w:tcPr>
            <w:tcW w:w="3961" w:type="dxa"/>
          </w:tcPr>
          <w:p w14:paraId="46A49441" w14:textId="5558E64A" w:rsidR="00F46AAA" w:rsidRDefault="00F46AAA" w:rsidP="00F46AAA">
            <w:pPr>
              <w:pStyle w:val="Texto"/>
            </w:pPr>
            <w:ins w:id="990" w:author="Regina Casanova" w:date="2018-06-18T15:46:00Z">
              <w:r>
                <w:t>Contar con medios para dar seguimiento a reclamos.</w:t>
              </w:r>
            </w:ins>
          </w:p>
        </w:tc>
      </w:tr>
      <w:tr w:rsidR="00F46AAA" w14:paraId="36CD00CF" w14:textId="77777777" w:rsidTr="00F46AAA">
        <w:trPr>
          <w:trHeight w:val="622"/>
        </w:trPr>
        <w:tc>
          <w:tcPr>
            <w:tcW w:w="3960" w:type="dxa"/>
            <w:vMerge/>
          </w:tcPr>
          <w:p w14:paraId="31DC862A" w14:textId="77777777" w:rsidR="00F46AAA" w:rsidRDefault="00F46AAA" w:rsidP="00F46AAA">
            <w:pPr>
              <w:pStyle w:val="Texto"/>
            </w:pPr>
          </w:p>
        </w:tc>
        <w:tc>
          <w:tcPr>
            <w:tcW w:w="3961" w:type="dxa"/>
          </w:tcPr>
          <w:p w14:paraId="7413CDD9" w14:textId="4E878637" w:rsidR="00F46AAA" w:rsidRDefault="00F46AAA" w:rsidP="00F46AAA">
            <w:pPr>
              <w:pStyle w:val="Texto"/>
            </w:pPr>
            <w:ins w:id="991" w:author="Regina Casanova" w:date="2018-06-18T15:46:00Z">
              <w:r>
                <w:t>Obtener de estadísticas y reportes precisos para toma de decisiones.</w:t>
              </w:r>
            </w:ins>
          </w:p>
        </w:tc>
      </w:tr>
      <w:tr w:rsidR="00F46AAA" w14:paraId="6A243EA7" w14:textId="77777777" w:rsidTr="00F46AAA">
        <w:trPr>
          <w:trHeight w:val="502"/>
        </w:trPr>
        <w:tc>
          <w:tcPr>
            <w:tcW w:w="3960" w:type="dxa"/>
            <w:vMerge/>
          </w:tcPr>
          <w:p w14:paraId="5617D16D" w14:textId="77777777" w:rsidR="00F46AAA" w:rsidRDefault="00F46AAA" w:rsidP="00F46AAA">
            <w:pPr>
              <w:pStyle w:val="Texto"/>
            </w:pPr>
          </w:p>
        </w:tc>
        <w:tc>
          <w:tcPr>
            <w:tcW w:w="3961" w:type="dxa"/>
          </w:tcPr>
          <w:p w14:paraId="6ACA3370" w14:textId="7B25DEDA" w:rsidR="00F46AAA" w:rsidRDefault="00F46AAA" w:rsidP="00F46AAA">
            <w:pPr>
              <w:pStyle w:val="Texto"/>
            </w:pPr>
            <w:ins w:id="992" w:author="Regina Casanova" w:date="2018-06-18T15:46:00Z">
              <w:r>
                <w:t>Obtener recomendaciones de ciudadanos por medio de la participación activa de ellos.</w:t>
              </w:r>
            </w:ins>
          </w:p>
        </w:tc>
      </w:tr>
      <w:tr w:rsidR="00F46AAA" w14:paraId="7760F5D7" w14:textId="77777777" w:rsidTr="00F46AAA">
        <w:trPr>
          <w:trHeight w:val="515"/>
        </w:trPr>
        <w:tc>
          <w:tcPr>
            <w:tcW w:w="3960" w:type="dxa"/>
            <w:vMerge/>
          </w:tcPr>
          <w:p w14:paraId="47EF464F" w14:textId="77777777" w:rsidR="00F46AAA" w:rsidRDefault="00F46AAA" w:rsidP="00F46AAA">
            <w:pPr>
              <w:pStyle w:val="Texto"/>
            </w:pPr>
          </w:p>
        </w:tc>
        <w:tc>
          <w:tcPr>
            <w:tcW w:w="3961" w:type="dxa"/>
          </w:tcPr>
          <w:p w14:paraId="4169153F" w14:textId="0F5BEA30" w:rsidR="00F46AAA" w:rsidRDefault="00F46AAA" w:rsidP="00F46AAA">
            <w:pPr>
              <w:pStyle w:val="Texto"/>
            </w:pPr>
            <w:ins w:id="993" w:author="Regina Casanova" w:date="2018-06-18T15:46:00Z">
              <w:r>
                <w:t>Educar a ciudadanos sobre servicios de salud brindados.</w:t>
              </w:r>
            </w:ins>
          </w:p>
        </w:tc>
      </w:tr>
      <w:tr w:rsidR="00F46AAA" w14:paraId="56F56480" w14:textId="77777777" w:rsidTr="00F46AAA">
        <w:trPr>
          <w:trHeight w:val="440"/>
        </w:trPr>
        <w:tc>
          <w:tcPr>
            <w:tcW w:w="3960" w:type="dxa"/>
            <w:vMerge/>
          </w:tcPr>
          <w:p w14:paraId="298CC663" w14:textId="77777777" w:rsidR="00F46AAA" w:rsidRDefault="00F46AAA" w:rsidP="00F46AAA">
            <w:pPr>
              <w:pStyle w:val="Texto"/>
            </w:pPr>
          </w:p>
        </w:tc>
        <w:tc>
          <w:tcPr>
            <w:tcW w:w="3961" w:type="dxa"/>
          </w:tcPr>
          <w:p w14:paraId="18A39770" w14:textId="7FB2F487" w:rsidR="00F46AAA" w:rsidRDefault="00F46AAA" w:rsidP="00F46AAA">
            <w:pPr>
              <w:pStyle w:val="Texto"/>
            </w:pPr>
            <w:ins w:id="994" w:author="Regina Casanova" w:date="2018-06-18T15:47:00Z">
              <w:r>
                <w:t>Visualizar pasos realizados para resolución de reclamos anteriores.</w:t>
              </w:r>
            </w:ins>
          </w:p>
        </w:tc>
      </w:tr>
      <w:tr w:rsidR="00797ADC" w14:paraId="39B213AD" w14:textId="77777777" w:rsidTr="00797ADC">
        <w:trPr>
          <w:trHeight w:val="516"/>
          <w:ins w:id="995" w:author="Regina Casanova" w:date="2018-06-18T15:42:00Z"/>
        </w:trPr>
        <w:tc>
          <w:tcPr>
            <w:tcW w:w="3960" w:type="dxa"/>
            <w:vMerge w:val="restart"/>
          </w:tcPr>
          <w:p w14:paraId="3C12597C" w14:textId="4C44DFC7" w:rsidR="00797ADC" w:rsidRDefault="00797ADC" w:rsidP="00F46AAA">
            <w:pPr>
              <w:pStyle w:val="Texto"/>
              <w:rPr>
                <w:ins w:id="996" w:author="Regina Casanova" w:date="2018-06-18T15:42:00Z"/>
              </w:rPr>
            </w:pPr>
            <w:ins w:id="997" w:author="Regina Casanova" w:date="2018-06-18T15:42:00Z">
              <w:r>
                <w:t>Ciudadanos</w:t>
              </w:r>
            </w:ins>
          </w:p>
        </w:tc>
        <w:tc>
          <w:tcPr>
            <w:tcW w:w="3961" w:type="dxa"/>
          </w:tcPr>
          <w:p w14:paraId="26FFAD8F" w14:textId="6B50291C" w:rsidR="00797ADC" w:rsidRDefault="0015231C" w:rsidP="00F46AAA">
            <w:pPr>
              <w:pStyle w:val="Texto"/>
              <w:rPr>
                <w:ins w:id="998" w:author="Regina Casanova" w:date="2018-06-18T15:42:00Z"/>
              </w:rPr>
            </w:pPr>
            <w:ins w:id="999" w:author="Regina Casanova" w:date="2018-06-18T16:29:00Z">
              <w:r>
                <w:t>Colocar un reclamo de forma simple y con posibilidad de subir material multimedia.</w:t>
              </w:r>
            </w:ins>
          </w:p>
        </w:tc>
      </w:tr>
      <w:tr w:rsidR="00797ADC" w14:paraId="4F16F629" w14:textId="77777777" w:rsidTr="0015231C">
        <w:trPr>
          <w:trHeight w:val="441"/>
        </w:trPr>
        <w:tc>
          <w:tcPr>
            <w:tcW w:w="3960" w:type="dxa"/>
            <w:vMerge/>
          </w:tcPr>
          <w:p w14:paraId="2086F170" w14:textId="77777777" w:rsidR="00797ADC" w:rsidRDefault="00797ADC" w:rsidP="00F46AAA">
            <w:pPr>
              <w:pStyle w:val="Texto"/>
            </w:pPr>
          </w:p>
        </w:tc>
        <w:tc>
          <w:tcPr>
            <w:tcW w:w="3961" w:type="dxa"/>
          </w:tcPr>
          <w:p w14:paraId="73E90FFB" w14:textId="28E16358" w:rsidR="00797ADC" w:rsidRDefault="0015231C" w:rsidP="00F46AAA">
            <w:pPr>
              <w:pStyle w:val="Texto"/>
            </w:pPr>
            <w:ins w:id="1000" w:author="Regina Casanova" w:date="2018-06-18T16:30:00Z">
              <w:r>
                <w:t>Saber quién está gestionando la resolución del reclamo.</w:t>
              </w:r>
            </w:ins>
          </w:p>
        </w:tc>
      </w:tr>
      <w:tr w:rsidR="0015231C" w14:paraId="7AF679E6" w14:textId="77777777" w:rsidTr="0015231C">
        <w:trPr>
          <w:trHeight w:val="502"/>
        </w:trPr>
        <w:tc>
          <w:tcPr>
            <w:tcW w:w="3960" w:type="dxa"/>
            <w:vMerge/>
          </w:tcPr>
          <w:p w14:paraId="07DDFC89" w14:textId="77777777" w:rsidR="0015231C" w:rsidRDefault="0015231C" w:rsidP="00F46AAA">
            <w:pPr>
              <w:pStyle w:val="Texto"/>
            </w:pPr>
          </w:p>
        </w:tc>
        <w:tc>
          <w:tcPr>
            <w:tcW w:w="3961" w:type="dxa"/>
          </w:tcPr>
          <w:p w14:paraId="6A2DD2A2" w14:textId="284CD450" w:rsidR="0015231C" w:rsidRDefault="0015231C" w:rsidP="00F46AAA">
            <w:pPr>
              <w:pStyle w:val="Texto"/>
            </w:pPr>
            <w:ins w:id="1001" w:author="Regina Casanova" w:date="2018-06-18T16:30:00Z">
              <w:r>
                <w:t>Visualizar estadísticas para tomar decisiones sobre próximas atenciones en salud.</w:t>
              </w:r>
            </w:ins>
          </w:p>
        </w:tc>
      </w:tr>
      <w:tr w:rsidR="0015231C" w14:paraId="0B881515" w14:textId="77777777" w:rsidTr="00797ADC">
        <w:trPr>
          <w:trHeight w:val="515"/>
        </w:trPr>
        <w:tc>
          <w:tcPr>
            <w:tcW w:w="3960" w:type="dxa"/>
            <w:vMerge/>
          </w:tcPr>
          <w:p w14:paraId="19C11218" w14:textId="77777777" w:rsidR="0015231C" w:rsidRDefault="0015231C" w:rsidP="00F46AAA">
            <w:pPr>
              <w:pStyle w:val="Texto"/>
            </w:pPr>
          </w:p>
        </w:tc>
        <w:tc>
          <w:tcPr>
            <w:tcW w:w="3961" w:type="dxa"/>
          </w:tcPr>
          <w:p w14:paraId="1EDFD200" w14:textId="69AD01C8" w:rsidR="0015231C" w:rsidRDefault="0015231C" w:rsidP="00F46AAA">
            <w:pPr>
              <w:pStyle w:val="Texto"/>
            </w:pPr>
            <w:ins w:id="1002" w:author="Regina Casanova" w:date="2018-06-18T16:30:00Z">
              <w:r>
                <w:t>Visualizar recomendaciones de otros pacientes.</w:t>
              </w:r>
            </w:ins>
          </w:p>
        </w:tc>
      </w:tr>
      <w:tr w:rsidR="00797ADC" w14:paraId="731B07E9" w14:textId="77777777" w:rsidTr="0015231C">
        <w:trPr>
          <w:trHeight w:val="426"/>
        </w:trPr>
        <w:tc>
          <w:tcPr>
            <w:tcW w:w="3960" w:type="dxa"/>
            <w:vMerge/>
          </w:tcPr>
          <w:p w14:paraId="6B353D05" w14:textId="77777777" w:rsidR="00797ADC" w:rsidRDefault="00797ADC" w:rsidP="00F46AAA">
            <w:pPr>
              <w:pStyle w:val="Texto"/>
            </w:pPr>
          </w:p>
        </w:tc>
        <w:tc>
          <w:tcPr>
            <w:tcW w:w="3961" w:type="dxa"/>
          </w:tcPr>
          <w:p w14:paraId="7472CC78" w14:textId="0D6103EF" w:rsidR="00797ADC" w:rsidRDefault="0015231C" w:rsidP="00F46AAA">
            <w:pPr>
              <w:pStyle w:val="Texto"/>
            </w:pPr>
            <w:ins w:id="1003" w:author="Regina Casanova" w:date="2018-06-18T16:31:00Z">
              <w:r>
                <w:t>Mejorar la comunicación con personal de la IPRESS.</w:t>
              </w:r>
            </w:ins>
          </w:p>
        </w:tc>
      </w:tr>
      <w:tr w:rsidR="0015231C" w14:paraId="62F26345" w14:textId="77777777" w:rsidTr="00797ADC">
        <w:trPr>
          <w:trHeight w:val="591"/>
        </w:trPr>
        <w:tc>
          <w:tcPr>
            <w:tcW w:w="3960" w:type="dxa"/>
            <w:vMerge/>
          </w:tcPr>
          <w:p w14:paraId="7E476BED" w14:textId="77777777" w:rsidR="0015231C" w:rsidRDefault="0015231C" w:rsidP="00F46AAA">
            <w:pPr>
              <w:pStyle w:val="Texto"/>
            </w:pPr>
          </w:p>
        </w:tc>
        <w:tc>
          <w:tcPr>
            <w:tcW w:w="3961" w:type="dxa"/>
          </w:tcPr>
          <w:p w14:paraId="150459B6" w14:textId="7F9D2B1B" w:rsidR="0015231C" w:rsidRDefault="0015231C" w:rsidP="00F46AAA">
            <w:pPr>
              <w:pStyle w:val="Texto"/>
            </w:pPr>
            <w:ins w:id="1004" w:author="Regina Casanova" w:date="2018-06-18T16:31:00Z">
              <w:r>
                <w:t>Cambiar percepción de reclamos de un fastidio al reflejo de la atenci</w:t>
              </w:r>
            </w:ins>
            <w:ins w:id="1005" w:author="Regina Casanova" w:date="2018-06-18T16:32:00Z">
              <w:r>
                <w:t>ón brindada.</w:t>
              </w:r>
            </w:ins>
          </w:p>
        </w:tc>
      </w:tr>
      <w:tr w:rsidR="00797ADC" w14:paraId="77BB91FF" w14:textId="77777777" w:rsidTr="00F46AAA">
        <w:trPr>
          <w:trHeight w:val="424"/>
        </w:trPr>
        <w:tc>
          <w:tcPr>
            <w:tcW w:w="3960" w:type="dxa"/>
            <w:vMerge/>
          </w:tcPr>
          <w:p w14:paraId="31E460E9" w14:textId="77777777" w:rsidR="00797ADC" w:rsidRDefault="00797ADC" w:rsidP="00F46AAA">
            <w:pPr>
              <w:pStyle w:val="Texto"/>
            </w:pPr>
          </w:p>
        </w:tc>
        <w:tc>
          <w:tcPr>
            <w:tcW w:w="3961" w:type="dxa"/>
          </w:tcPr>
          <w:p w14:paraId="21669700" w14:textId="58AB50F1" w:rsidR="00797ADC" w:rsidRDefault="0015231C" w:rsidP="00F46AAA">
            <w:pPr>
              <w:pStyle w:val="Texto"/>
            </w:pPr>
            <w:ins w:id="1006" w:author="Regina Casanova" w:date="2018-06-18T16:32:00Z">
              <w:r>
                <w:t>Hacer saber a la IPRESS sus fallas en atención.</w:t>
              </w:r>
            </w:ins>
          </w:p>
        </w:tc>
      </w:tr>
    </w:tbl>
    <w:p w14:paraId="2BC97892" w14:textId="1AF3DA32" w:rsidR="005C0CEB" w:rsidRPr="0051206E" w:rsidRDefault="00F305B6" w:rsidP="005C0CEB">
      <w:pPr>
        <w:pStyle w:val="Texto"/>
        <w:jc w:val="center"/>
        <w:rPr>
          <w:ins w:id="1007" w:author="Regina Casanova" w:date="2018-06-18T16:33:00Z"/>
          <w:sz w:val="22"/>
        </w:rPr>
      </w:pPr>
      <w:ins w:id="1008" w:author="Regina Casanova" w:date="2018-06-18T16:33:00Z">
        <w:r w:rsidRPr="00F305B6">
          <w:rPr>
            <w:sz w:val="22"/>
          </w:rPr>
          <w:t xml:space="preserve">Tabla </w:t>
        </w:r>
        <w:del w:id="1009" w:author="USER" w:date="2018-07-09T15:25:00Z">
          <w:r w:rsidRPr="00F305B6" w:rsidDel="00EC3670">
            <w:rPr>
              <w:sz w:val="22"/>
            </w:rPr>
            <w:delText>Nº</w:delText>
          </w:r>
        </w:del>
      </w:ins>
      <w:ins w:id="1010" w:author="USER" w:date="2018-07-09T15:25:00Z">
        <w:r w:rsidR="00EC3670" w:rsidRPr="00F305B6">
          <w:rPr>
            <w:sz w:val="22"/>
          </w:rPr>
          <w:t>N.º</w:t>
        </w:r>
      </w:ins>
      <w:ins w:id="1011" w:author="Regina Casanova" w:date="2018-06-18T16:33:00Z">
        <w:r w:rsidRPr="00F305B6">
          <w:rPr>
            <w:sz w:val="22"/>
          </w:rPr>
          <w:t xml:space="preserve"> </w:t>
        </w:r>
      </w:ins>
      <w:ins w:id="1012" w:author="Regina Casanova" w:date="2018-06-18T16:57:00Z">
        <w:r>
          <w:rPr>
            <w:sz w:val="22"/>
          </w:rPr>
          <w:t>2</w:t>
        </w:r>
      </w:ins>
      <w:ins w:id="1013" w:author="Regina Casanova" w:date="2018-06-18T16:33:00Z">
        <w:r w:rsidR="005C0CEB" w:rsidRPr="0051206E">
          <w:rPr>
            <w:sz w:val="22"/>
          </w:rPr>
          <w:t xml:space="preserve">. Tabla de hallazgos </w:t>
        </w:r>
      </w:ins>
      <w:ins w:id="1014" w:author="Regina Casanova" w:date="2018-06-18T16:34:00Z">
        <w:r w:rsidR="005C0CEB">
          <w:rPr>
            <w:sz w:val="22"/>
          </w:rPr>
          <w:t>objetivos</w:t>
        </w:r>
      </w:ins>
      <w:ins w:id="1015" w:author="Regina Casanova" w:date="2018-06-18T16:33:00Z">
        <w:r w:rsidR="005C0CEB" w:rsidRPr="005C0CEB">
          <w:rPr>
            <w:sz w:val="22"/>
          </w:rPr>
          <w:t xml:space="preserve"> encontrad</w:t>
        </w:r>
      </w:ins>
      <w:ins w:id="1016" w:author="Regina Casanova" w:date="2018-06-18T16:34:00Z">
        <w:r w:rsidR="005C0CEB">
          <w:rPr>
            <w:sz w:val="22"/>
          </w:rPr>
          <w:t>o</w:t>
        </w:r>
      </w:ins>
      <w:ins w:id="1017" w:author="Regina Casanova" w:date="2018-06-18T16:33:00Z">
        <w:r w:rsidR="005C0CEB" w:rsidRPr="0051206E">
          <w:rPr>
            <w:sz w:val="22"/>
          </w:rPr>
          <w:t>s por tipo de usuario.</w:t>
        </w:r>
      </w:ins>
    </w:p>
    <w:p w14:paraId="493AEAB7" w14:textId="3BF9EEDA" w:rsidR="00F46AAA" w:rsidRDefault="0015231C" w:rsidP="0051206E">
      <w:pPr>
        <w:pStyle w:val="Ttulo4"/>
        <w:rPr>
          <w:ins w:id="1018" w:author="Regina Casanova" w:date="2018-06-18T15:47:00Z"/>
        </w:rPr>
      </w:pPr>
      <w:ins w:id="1019" w:author="Regina Casanova" w:date="2018-06-18T16:29:00Z">
        <w:r>
          <w:t>Desafíos</w:t>
        </w:r>
      </w:ins>
      <w:ins w:id="1020" w:author="Regina Casanova" w:date="2018-06-18T15:47:00Z">
        <w:r w:rsidR="00F46AAA">
          <w:t xml:space="preserve"> y Limitaciones</w:t>
        </w:r>
      </w:ins>
    </w:p>
    <w:tbl>
      <w:tblPr>
        <w:tblStyle w:val="Tablaconcuadrcula"/>
        <w:tblW w:w="0" w:type="auto"/>
        <w:tblLook w:val="04A0" w:firstRow="1" w:lastRow="0" w:firstColumn="1" w:lastColumn="0" w:noHBand="0" w:noVBand="1"/>
      </w:tblPr>
      <w:tblGrid>
        <w:gridCol w:w="3960"/>
        <w:gridCol w:w="3961"/>
      </w:tblGrid>
      <w:tr w:rsidR="00F46AAA" w14:paraId="5AF6ED73" w14:textId="77777777" w:rsidTr="00F46AAA">
        <w:trPr>
          <w:trHeight w:val="531"/>
          <w:ins w:id="1021" w:author="Regina Casanova" w:date="2018-06-18T15:47:00Z"/>
        </w:trPr>
        <w:tc>
          <w:tcPr>
            <w:tcW w:w="3960" w:type="dxa"/>
            <w:vMerge w:val="restart"/>
          </w:tcPr>
          <w:p w14:paraId="2E50C7E1" w14:textId="73778B3A" w:rsidR="00F46AAA" w:rsidRDefault="00F46AAA" w:rsidP="008D23C7">
            <w:pPr>
              <w:pStyle w:val="Texto"/>
              <w:rPr>
                <w:ins w:id="1022" w:author="Regina Casanova" w:date="2018-06-18T15:47:00Z"/>
              </w:rPr>
            </w:pPr>
            <w:ins w:id="1023" w:author="Regina Casanova" w:date="2018-06-18T15:49:00Z">
              <w:r>
                <w:t>Personal de SUSALUD</w:t>
              </w:r>
            </w:ins>
          </w:p>
        </w:tc>
        <w:tc>
          <w:tcPr>
            <w:tcW w:w="3961" w:type="dxa"/>
          </w:tcPr>
          <w:p w14:paraId="6C10C8DE" w14:textId="002524AC" w:rsidR="00F46AAA" w:rsidRDefault="00F46AAA" w:rsidP="008D23C7">
            <w:pPr>
              <w:pStyle w:val="Texto"/>
              <w:rPr>
                <w:ins w:id="1024" w:author="Regina Casanova" w:date="2018-06-18T15:47:00Z"/>
              </w:rPr>
            </w:pPr>
            <w:ins w:id="1025" w:author="Regina Casanova" w:date="2018-06-18T15:49:00Z">
              <w:r>
                <w:t>Poblaciones lejanas con poca o nula conectividad.</w:t>
              </w:r>
            </w:ins>
          </w:p>
        </w:tc>
      </w:tr>
      <w:tr w:rsidR="00F46AAA" w14:paraId="4165A928" w14:textId="77777777" w:rsidTr="00F46AAA">
        <w:trPr>
          <w:trHeight w:val="486"/>
        </w:trPr>
        <w:tc>
          <w:tcPr>
            <w:tcW w:w="3960" w:type="dxa"/>
            <w:vMerge/>
          </w:tcPr>
          <w:p w14:paraId="283EE971" w14:textId="77777777" w:rsidR="00F46AAA" w:rsidRDefault="00F46AAA" w:rsidP="008D23C7">
            <w:pPr>
              <w:pStyle w:val="Texto"/>
            </w:pPr>
          </w:p>
        </w:tc>
        <w:tc>
          <w:tcPr>
            <w:tcW w:w="3961" w:type="dxa"/>
          </w:tcPr>
          <w:p w14:paraId="108E6281" w14:textId="64279D0E" w:rsidR="00F46AAA" w:rsidRDefault="00F46AAA" w:rsidP="008D23C7">
            <w:pPr>
              <w:pStyle w:val="Texto"/>
            </w:pPr>
            <w:ins w:id="1026" w:author="Regina Casanova" w:date="2018-06-18T15:49:00Z">
              <w:r>
                <w:t>Mala gestión de recursos económicos por parte de IPRESS.</w:t>
              </w:r>
            </w:ins>
          </w:p>
        </w:tc>
      </w:tr>
      <w:tr w:rsidR="00F46AAA" w14:paraId="5E547101" w14:textId="77777777" w:rsidTr="00F46AAA">
        <w:trPr>
          <w:trHeight w:val="441"/>
        </w:trPr>
        <w:tc>
          <w:tcPr>
            <w:tcW w:w="3960" w:type="dxa"/>
            <w:vMerge/>
          </w:tcPr>
          <w:p w14:paraId="516FD0C2" w14:textId="77777777" w:rsidR="00F46AAA" w:rsidRDefault="00F46AAA" w:rsidP="008D23C7">
            <w:pPr>
              <w:pStyle w:val="Texto"/>
            </w:pPr>
          </w:p>
        </w:tc>
        <w:tc>
          <w:tcPr>
            <w:tcW w:w="3961" w:type="dxa"/>
          </w:tcPr>
          <w:p w14:paraId="49A87319" w14:textId="777849A4" w:rsidR="00F46AAA" w:rsidRDefault="00F46AAA" w:rsidP="008D23C7">
            <w:pPr>
              <w:pStyle w:val="Texto"/>
            </w:pPr>
            <w:ins w:id="1027" w:author="Regina Casanova" w:date="2018-06-18T15:50:00Z">
              <w:r>
                <w:t>Personas no letradas.</w:t>
              </w:r>
            </w:ins>
          </w:p>
        </w:tc>
      </w:tr>
      <w:tr w:rsidR="00F46AAA" w14:paraId="67226A83" w14:textId="77777777" w:rsidTr="00F46AAA">
        <w:trPr>
          <w:trHeight w:val="576"/>
        </w:trPr>
        <w:tc>
          <w:tcPr>
            <w:tcW w:w="3960" w:type="dxa"/>
            <w:vMerge/>
          </w:tcPr>
          <w:p w14:paraId="13BA8CC5" w14:textId="2CB00338" w:rsidR="00F46AAA" w:rsidRDefault="00F46AAA" w:rsidP="008D23C7">
            <w:pPr>
              <w:pStyle w:val="Texto"/>
            </w:pPr>
          </w:p>
        </w:tc>
        <w:tc>
          <w:tcPr>
            <w:tcW w:w="3961" w:type="dxa"/>
          </w:tcPr>
          <w:p w14:paraId="76B70AB3" w14:textId="65B5B9E6" w:rsidR="00F46AAA" w:rsidRDefault="00F46AAA" w:rsidP="008D23C7">
            <w:pPr>
              <w:pStyle w:val="Texto"/>
            </w:pPr>
            <w:ins w:id="1028" w:author="Regina Casanova" w:date="2018-06-18T15:50:00Z">
              <w:r>
                <w:t xml:space="preserve">No hay procedimientos claros sobre </w:t>
              </w:r>
            </w:ins>
            <w:ins w:id="1029" w:author="Regina Casanova" w:date="2018-06-18T15:51:00Z">
              <w:r>
                <w:t>cómo</w:t>
              </w:r>
            </w:ins>
            <w:ins w:id="1030" w:author="Regina Casanova" w:date="2018-06-18T15:50:00Z">
              <w:r>
                <w:t xml:space="preserve"> </w:t>
              </w:r>
            </w:ins>
            <w:ins w:id="1031" w:author="Regina Casanova" w:date="2018-06-18T15:51:00Z">
              <w:r>
                <w:t>reaccionar para</w:t>
              </w:r>
            </w:ins>
            <w:ins w:id="1032" w:author="Regina Casanova" w:date="2018-06-18T15:50:00Z">
              <w:r>
                <w:t xml:space="preserve"> resolver reclamos.</w:t>
              </w:r>
            </w:ins>
          </w:p>
        </w:tc>
      </w:tr>
      <w:tr w:rsidR="00F46AAA" w14:paraId="4A8C71F7" w14:textId="77777777" w:rsidTr="00F46AAA">
        <w:trPr>
          <w:trHeight w:val="515"/>
        </w:trPr>
        <w:tc>
          <w:tcPr>
            <w:tcW w:w="3960" w:type="dxa"/>
            <w:vMerge/>
          </w:tcPr>
          <w:p w14:paraId="3BD4F79A" w14:textId="77777777" w:rsidR="00F46AAA" w:rsidRDefault="00F46AAA" w:rsidP="008D23C7">
            <w:pPr>
              <w:pStyle w:val="Texto"/>
            </w:pPr>
          </w:p>
        </w:tc>
        <w:tc>
          <w:tcPr>
            <w:tcW w:w="3961" w:type="dxa"/>
          </w:tcPr>
          <w:p w14:paraId="742BACAE" w14:textId="41201719" w:rsidR="00F46AAA" w:rsidRDefault="000E7F05" w:rsidP="008D23C7">
            <w:pPr>
              <w:pStyle w:val="Texto"/>
            </w:pPr>
            <w:ins w:id="1033" w:author="Regina Casanova" w:date="2018-06-18T15:52:00Z">
              <w:r>
                <w:t>Reclamos son vistos como trabas u ofensas hacia el personal prestador de salud.</w:t>
              </w:r>
            </w:ins>
          </w:p>
        </w:tc>
      </w:tr>
      <w:tr w:rsidR="000E7F05" w14:paraId="7E61175E" w14:textId="77777777" w:rsidTr="00F46AAA">
        <w:trPr>
          <w:trHeight w:val="576"/>
          <w:ins w:id="1034" w:author="Regina Casanova" w:date="2018-06-18T15:47:00Z"/>
        </w:trPr>
        <w:tc>
          <w:tcPr>
            <w:tcW w:w="3960" w:type="dxa"/>
            <w:vMerge w:val="restart"/>
          </w:tcPr>
          <w:p w14:paraId="4E0037E8" w14:textId="4C25208A" w:rsidR="000E7F05" w:rsidRDefault="000E7F05" w:rsidP="008D23C7">
            <w:pPr>
              <w:pStyle w:val="Texto"/>
              <w:rPr>
                <w:ins w:id="1035" w:author="Regina Casanova" w:date="2018-06-18T15:47:00Z"/>
              </w:rPr>
            </w:pPr>
            <w:ins w:id="1036" w:author="Regina Casanova" w:date="2018-06-18T15:49:00Z">
              <w:r>
                <w:t>Gestores de IPRESS</w:t>
              </w:r>
            </w:ins>
          </w:p>
        </w:tc>
        <w:tc>
          <w:tcPr>
            <w:tcW w:w="3961" w:type="dxa"/>
          </w:tcPr>
          <w:p w14:paraId="796DA508" w14:textId="310CB23E" w:rsidR="000E7F05" w:rsidRDefault="000E7F05" w:rsidP="008D23C7">
            <w:pPr>
              <w:pStyle w:val="Texto"/>
              <w:rPr>
                <w:ins w:id="1037" w:author="Regina Casanova" w:date="2018-06-18T15:47:00Z"/>
              </w:rPr>
            </w:pPr>
            <w:ins w:id="1038" w:author="Regina Casanova" w:date="2018-06-18T15:54:00Z">
              <w:r>
                <w:t>Reclamos son vistos de manera negativa.</w:t>
              </w:r>
            </w:ins>
          </w:p>
        </w:tc>
      </w:tr>
      <w:tr w:rsidR="000E7F05" w14:paraId="2E970A6C" w14:textId="77777777" w:rsidTr="00F46AAA">
        <w:trPr>
          <w:trHeight w:val="441"/>
        </w:trPr>
        <w:tc>
          <w:tcPr>
            <w:tcW w:w="3960" w:type="dxa"/>
            <w:vMerge/>
          </w:tcPr>
          <w:p w14:paraId="1AE33479" w14:textId="77777777" w:rsidR="000E7F05" w:rsidRDefault="000E7F05" w:rsidP="008D23C7">
            <w:pPr>
              <w:pStyle w:val="Texto"/>
            </w:pPr>
          </w:p>
        </w:tc>
        <w:tc>
          <w:tcPr>
            <w:tcW w:w="3961" w:type="dxa"/>
          </w:tcPr>
          <w:p w14:paraId="1960B89C" w14:textId="0A5F021F" w:rsidR="000E7F05" w:rsidRDefault="000E7F05" w:rsidP="008D23C7">
            <w:pPr>
              <w:pStyle w:val="Texto"/>
            </w:pPr>
            <w:ins w:id="1039" w:author="Regina Casanova" w:date="2018-06-18T15:55:00Z">
              <w:r>
                <w:t>Falta de comunicación con SUSALUD.</w:t>
              </w:r>
            </w:ins>
          </w:p>
        </w:tc>
      </w:tr>
      <w:tr w:rsidR="000E7F05" w14:paraId="6244FE4E" w14:textId="77777777" w:rsidTr="00F46AAA">
        <w:trPr>
          <w:trHeight w:val="471"/>
        </w:trPr>
        <w:tc>
          <w:tcPr>
            <w:tcW w:w="3960" w:type="dxa"/>
            <w:vMerge/>
          </w:tcPr>
          <w:p w14:paraId="57D356C4" w14:textId="77777777" w:rsidR="000E7F05" w:rsidRDefault="000E7F05" w:rsidP="008D23C7">
            <w:pPr>
              <w:pStyle w:val="Texto"/>
            </w:pPr>
          </w:p>
        </w:tc>
        <w:tc>
          <w:tcPr>
            <w:tcW w:w="3961" w:type="dxa"/>
          </w:tcPr>
          <w:p w14:paraId="61B4704C" w14:textId="6A7E8782" w:rsidR="000E7F05" w:rsidRDefault="000E7F05" w:rsidP="008D23C7">
            <w:pPr>
              <w:pStyle w:val="Texto"/>
            </w:pPr>
            <w:ins w:id="1040" w:author="Regina Casanova" w:date="2018-06-18T15:55:00Z">
              <w:r>
                <w:t>Excesiva delegación para resolución de reclamos.</w:t>
              </w:r>
            </w:ins>
          </w:p>
        </w:tc>
      </w:tr>
      <w:tr w:rsidR="000E7F05" w14:paraId="2D110FCC" w14:textId="77777777" w:rsidTr="00F46AAA">
        <w:trPr>
          <w:trHeight w:val="561"/>
        </w:trPr>
        <w:tc>
          <w:tcPr>
            <w:tcW w:w="3960" w:type="dxa"/>
            <w:vMerge/>
          </w:tcPr>
          <w:p w14:paraId="1526619E" w14:textId="77777777" w:rsidR="000E7F05" w:rsidRDefault="000E7F05" w:rsidP="008D23C7">
            <w:pPr>
              <w:pStyle w:val="Texto"/>
            </w:pPr>
          </w:p>
        </w:tc>
        <w:tc>
          <w:tcPr>
            <w:tcW w:w="3961" w:type="dxa"/>
          </w:tcPr>
          <w:p w14:paraId="7C7B9BB3" w14:textId="3582BE51" w:rsidR="000E7F05" w:rsidRDefault="000E7F05" w:rsidP="008D23C7">
            <w:pPr>
              <w:pStyle w:val="Texto"/>
            </w:pPr>
            <w:ins w:id="1041" w:author="Regina Casanova" w:date="2018-06-18T15:55:00Z">
              <w:r>
                <w:t>Procesos largos para resolución de reclamos.</w:t>
              </w:r>
            </w:ins>
          </w:p>
        </w:tc>
      </w:tr>
      <w:tr w:rsidR="000E7F05" w14:paraId="20472905" w14:textId="77777777" w:rsidTr="00F46AAA">
        <w:trPr>
          <w:trHeight w:val="546"/>
        </w:trPr>
        <w:tc>
          <w:tcPr>
            <w:tcW w:w="3960" w:type="dxa"/>
            <w:vMerge/>
          </w:tcPr>
          <w:p w14:paraId="45192E5F" w14:textId="77777777" w:rsidR="000E7F05" w:rsidRDefault="000E7F05" w:rsidP="008D23C7">
            <w:pPr>
              <w:pStyle w:val="Texto"/>
            </w:pPr>
          </w:p>
        </w:tc>
        <w:tc>
          <w:tcPr>
            <w:tcW w:w="3961" w:type="dxa"/>
          </w:tcPr>
          <w:p w14:paraId="7214BA97" w14:textId="73CBFE3E" w:rsidR="000E7F05" w:rsidRDefault="000E7F05" w:rsidP="008D23C7">
            <w:pPr>
              <w:pStyle w:val="Texto"/>
            </w:pPr>
            <w:ins w:id="1042" w:author="Regina Casanova" w:date="2018-06-18T15:56:00Z">
              <w:r>
                <w:t>Ciudadanos que reclaman con frecuencia sin sustento.</w:t>
              </w:r>
            </w:ins>
          </w:p>
        </w:tc>
      </w:tr>
      <w:tr w:rsidR="000E7F05" w14:paraId="3626EC09" w14:textId="77777777" w:rsidTr="00F46AAA">
        <w:trPr>
          <w:trHeight w:val="470"/>
        </w:trPr>
        <w:tc>
          <w:tcPr>
            <w:tcW w:w="3960" w:type="dxa"/>
            <w:vMerge/>
          </w:tcPr>
          <w:p w14:paraId="11D2E1C1" w14:textId="77777777" w:rsidR="000E7F05" w:rsidRDefault="000E7F05" w:rsidP="008D23C7">
            <w:pPr>
              <w:pStyle w:val="Texto"/>
            </w:pPr>
          </w:p>
        </w:tc>
        <w:tc>
          <w:tcPr>
            <w:tcW w:w="3961" w:type="dxa"/>
          </w:tcPr>
          <w:p w14:paraId="622B674D" w14:textId="27E3FA5B" w:rsidR="000E7F05" w:rsidRDefault="000E7F05" w:rsidP="008D23C7">
            <w:pPr>
              <w:pStyle w:val="Texto"/>
            </w:pPr>
            <w:ins w:id="1043" w:author="Regina Casanova" w:date="2018-06-18T15:56:00Z">
              <w:r>
                <w:t>Resolución de reclamos de manera aislada y sin identificaci</w:t>
              </w:r>
            </w:ins>
            <w:ins w:id="1044" w:author="Regina Casanova" w:date="2018-06-18T15:57:00Z">
              <w:r>
                <w:t>ón del problema en trasfondo.</w:t>
              </w:r>
            </w:ins>
          </w:p>
        </w:tc>
      </w:tr>
      <w:tr w:rsidR="0015231C" w14:paraId="02F8D784" w14:textId="77777777" w:rsidTr="0015231C">
        <w:trPr>
          <w:trHeight w:val="531"/>
          <w:ins w:id="1045" w:author="Regina Casanova" w:date="2018-06-18T15:47:00Z"/>
        </w:trPr>
        <w:tc>
          <w:tcPr>
            <w:tcW w:w="3960" w:type="dxa"/>
            <w:vMerge w:val="restart"/>
          </w:tcPr>
          <w:p w14:paraId="6DCA6DE7" w14:textId="475E1A56" w:rsidR="0015231C" w:rsidRDefault="0015231C" w:rsidP="008D23C7">
            <w:pPr>
              <w:pStyle w:val="Texto"/>
              <w:rPr>
                <w:ins w:id="1046" w:author="Regina Casanova" w:date="2018-06-18T15:47:00Z"/>
              </w:rPr>
            </w:pPr>
            <w:ins w:id="1047" w:author="Regina Casanova" w:date="2018-06-18T15:49:00Z">
              <w:r>
                <w:t>Ciudadanos</w:t>
              </w:r>
            </w:ins>
          </w:p>
        </w:tc>
        <w:tc>
          <w:tcPr>
            <w:tcW w:w="3961" w:type="dxa"/>
          </w:tcPr>
          <w:p w14:paraId="09E72165" w14:textId="7BBDF1FD" w:rsidR="0015231C" w:rsidRDefault="0015231C" w:rsidP="008D23C7">
            <w:pPr>
              <w:pStyle w:val="Texto"/>
              <w:rPr>
                <w:ins w:id="1048" w:author="Regina Casanova" w:date="2018-06-18T15:47:00Z"/>
              </w:rPr>
            </w:pPr>
            <w:ins w:id="1049" w:author="Regina Casanova" w:date="2018-06-18T16:26:00Z">
              <w:r>
                <w:t xml:space="preserve">Personas no proclives al uso de </w:t>
              </w:r>
            </w:ins>
            <w:ins w:id="1050" w:author="Regina Casanova" w:date="2018-06-18T16:27:00Z">
              <w:r>
                <w:t>tecnología</w:t>
              </w:r>
            </w:ins>
            <w:ins w:id="1051" w:author="Regina Casanova" w:date="2018-06-18T16:26:00Z">
              <w:r>
                <w:t>.</w:t>
              </w:r>
            </w:ins>
          </w:p>
        </w:tc>
      </w:tr>
      <w:tr w:rsidR="0015231C" w14:paraId="7F6E16FE" w14:textId="77777777" w:rsidTr="0015231C">
        <w:trPr>
          <w:trHeight w:val="486"/>
        </w:trPr>
        <w:tc>
          <w:tcPr>
            <w:tcW w:w="3960" w:type="dxa"/>
            <w:vMerge/>
          </w:tcPr>
          <w:p w14:paraId="59DE6066" w14:textId="77777777" w:rsidR="0015231C" w:rsidRDefault="0015231C" w:rsidP="008D23C7">
            <w:pPr>
              <w:pStyle w:val="Texto"/>
            </w:pPr>
          </w:p>
        </w:tc>
        <w:tc>
          <w:tcPr>
            <w:tcW w:w="3961" w:type="dxa"/>
          </w:tcPr>
          <w:p w14:paraId="43250CEF" w14:textId="0B5D1495" w:rsidR="0015231C" w:rsidRDefault="0015231C" w:rsidP="008D23C7">
            <w:pPr>
              <w:pStyle w:val="Texto"/>
            </w:pPr>
            <w:ins w:id="1052" w:author="Regina Casanova" w:date="2018-06-18T16:27:00Z">
              <w:r>
                <w:t>Ciudadanos no sabe sobre que debe reclamar y que no.</w:t>
              </w:r>
            </w:ins>
          </w:p>
        </w:tc>
      </w:tr>
      <w:tr w:rsidR="0015231C" w14:paraId="22580421" w14:textId="77777777" w:rsidTr="0015231C">
        <w:trPr>
          <w:trHeight w:val="426"/>
        </w:trPr>
        <w:tc>
          <w:tcPr>
            <w:tcW w:w="3960" w:type="dxa"/>
            <w:vMerge/>
          </w:tcPr>
          <w:p w14:paraId="42C9B56B" w14:textId="77777777" w:rsidR="0015231C" w:rsidRDefault="0015231C" w:rsidP="008D23C7">
            <w:pPr>
              <w:pStyle w:val="Texto"/>
            </w:pPr>
          </w:p>
        </w:tc>
        <w:tc>
          <w:tcPr>
            <w:tcW w:w="3961" w:type="dxa"/>
          </w:tcPr>
          <w:p w14:paraId="4F419759" w14:textId="0CEB3E45" w:rsidR="0015231C" w:rsidRDefault="0015231C" w:rsidP="008D23C7">
            <w:pPr>
              <w:pStyle w:val="Texto"/>
            </w:pPr>
            <w:ins w:id="1053" w:author="Regina Casanova" w:date="2018-06-18T16:27:00Z">
              <w:r>
                <w:t>Poco contacto de las autoridades con reclamos presentados por ciudadanos.</w:t>
              </w:r>
            </w:ins>
          </w:p>
        </w:tc>
      </w:tr>
      <w:tr w:rsidR="0015231C" w14:paraId="210784B5" w14:textId="77777777" w:rsidTr="0015231C">
        <w:trPr>
          <w:trHeight w:val="471"/>
        </w:trPr>
        <w:tc>
          <w:tcPr>
            <w:tcW w:w="3960" w:type="dxa"/>
            <w:vMerge/>
          </w:tcPr>
          <w:p w14:paraId="12961EDF" w14:textId="77777777" w:rsidR="0015231C" w:rsidRDefault="0015231C" w:rsidP="008D23C7">
            <w:pPr>
              <w:pStyle w:val="Texto"/>
            </w:pPr>
          </w:p>
        </w:tc>
        <w:tc>
          <w:tcPr>
            <w:tcW w:w="3961" w:type="dxa"/>
          </w:tcPr>
          <w:p w14:paraId="242B0264" w14:textId="31703A9A" w:rsidR="0015231C" w:rsidRDefault="0015231C" w:rsidP="008D23C7">
            <w:pPr>
              <w:pStyle w:val="Texto"/>
            </w:pPr>
            <w:ins w:id="1054" w:author="Regina Casanova" w:date="2018-06-18T16:29:00Z">
              <w:r>
                <w:t>Falta de</w:t>
              </w:r>
            </w:ins>
            <w:ins w:id="1055" w:author="Regina Casanova" w:date="2018-06-18T16:27:00Z">
              <w:r>
                <w:t xml:space="preserve"> capacidad de decisi</w:t>
              </w:r>
            </w:ins>
            <w:ins w:id="1056" w:author="Regina Casanova" w:date="2018-06-18T16:28:00Z">
              <w:r>
                <w:t xml:space="preserve">ón y de </w:t>
              </w:r>
            </w:ins>
            <w:ins w:id="1057" w:author="Regina Casanova" w:date="2018-06-18T16:29:00Z">
              <w:r>
                <w:t>autonomía</w:t>
              </w:r>
            </w:ins>
            <w:ins w:id="1058" w:author="Regina Casanova" w:date="2018-06-18T16:28:00Z">
              <w:r>
                <w:t xml:space="preserve"> para resolución de reclamos en niveles bajos de atención.</w:t>
              </w:r>
            </w:ins>
          </w:p>
        </w:tc>
      </w:tr>
      <w:tr w:rsidR="0015231C" w14:paraId="07169AF5" w14:textId="77777777" w:rsidTr="0015231C">
        <w:trPr>
          <w:trHeight w:val="515"/>
        </w:trPr>
        <w:tc>
          <w:tcPr>
            <w:tcW w:w="3960" w:type="dxa"/>
            <w:vMerge/>
          </w:tcPr>
          <w:p w14:paraId="7266408B" w14:textId="77777777" w:rsidR="0015231C" w:rsidRDefault="0015231C" w:rsidP="008D23C7">
            <w:pPr>
              <w:pStyle w:val="Texto"/>
            </w:pPr>
          </w:p>
        </w:tc>
        <w:tc>
          <w:tcPr>
            <w:tcW w:w="3961" w:type="dxa"/>
          </w:tcPr>
          <w:p w14:paraId="57C6F7A0" w14:textId="16019F19" w:rsidR="0015231C" w:rsidRDefault="0015231C" w:rsidP="008D23C7">
            <w:pPr>
              <w:pStyle w:val="Texto"/>
            </w:pPr>
            <w:ins w:id="1059" w:author="Regina Casanova" w:date="2018-06-18T16:28:00Z">
              <w:r>
                <w:t>Tiempos largos para resolución de reclamos.</w:t>
              </w:r>
            </w:ins>
          </w:p>
        </w:tc>
      </w:tr>
    </w:tbl>
    <w:p w14:paraId="5E334282" w14:textId="24824423" w:rsidR="00A0375B" w:rsidRPr="0051206E" w:rsidRDefault="000E179A" w:rsidP="008D23C7">
      <w:pPr>
        <w:pStyle w:val="Texto"/>
        <w:jc w:val="center"/>
        <w:rPr>
          <w:sz w:val="22"/>
        </w:rPr>
      </w:pPr>
      <w:r w:rsidRPr="0051206E">
        <w:rPr>
          <w:sz w:val="22"/>
        </w:rPr>
        <w:t xml:space="preserve">Tabla </w:t>
      </w:r>
      <w:del w:id="1060" w:author="USER" w:date="2018-07-09T15:25:00Z">
        <w:r w:rsidRPr="0051206E" w:rsidDel="00EC3670">
          <w:rPr>
            <w:sz w:val="22"/>
          </w:rPr>
          <w:delText>Nº</w:delText>
        </w:r>
      </w:del>
      <w:ins w:id="1061" w:author="USER" w:date="2018-07-09T15:25:00Z">
        <w:r w:rsidR="00EC3670" w:rsidRPr="0051206E">
          <w:rPr>
            <w:sz w:val="22"/>
          </w:rPr>
          <w:t>N.º</w:t>
        </w:r>
      </w:ins>
      <w:r w:rsidRPr="0051206E">
        <w:rPr>
          <w:sz w:val="22"/>
        </w:rPr>
        <w:t xml:space="preserve"> </w:t>
      </w:r>
      <w:ins w:id="1062" w:author="Regina Casanova" w:date="2018-06-18T16:57:00Z">
        <w:r w:rsidR="00F305B6">
          <w:rPr>
            <w:sz w:val="22"/>
          </w:rPr>
          <w:t>3</w:t>
        </w:r>
      </w:ins>
      <w:r w:rsidRPr="0051206E">
        <w:rPr>
          <w:sz w:val="22"/>
        </w:rPr>
        <w:t xml:space="preserve">. Tabla de </w:t>
      </w:r>
      <w:r w:rsidR="00A0375B" w:rsidRPr="0051206E">
        <w:rPr>
          <w:sz w:val="22"/>
        </w:rPr>
        <w:t xml:space="preserve">hallazgos </w:t>
      </w:r>
      <w:ins w:id="1063" w:author="Regina Casanova" w:date="2018-06-18T16:33:00Z">
        <w:r w:rsidR="005C0CEB" w:rsidRPr="0051206E">
          <w:rPr>
            <w:sz w:val="22"/>
          </w:rPr>
          <w:t>desafíos y limitaciones encontradas</w:t>
        </w:r>
      </w:ins>
      <w:r w:rsidR="00A0375B" w:rsidRPr="0051206E">
        <w:rPr>
          <w:sz w:val="22"/>
        </w:rPr>
        <w:t xml:space="preserve"> </w:t>
      </w:r>
      <w:r w:rsidRPr="0051206E">
        <w:rPr>
          <w:sz w:val="22"/>
        </w:rPr>
        <w:t>por tipo de usuario.</w:t>
      </w:r>
    </w:p>
    <w:p w14:paraId="6F8B580E" w14:textId="47C24ACA" w:rsidR="00820042" w:rsidRPr="008D23C7" w:rsidDel="00BA63BC" w:rsidRDefault="00820042" w:rsidP="008D23C7">
      <w:pPr>
        <w:pStyle w:val="Ttulo3"/>
        <w:rPr>
          <w:del w:id="1064" w:author="Regina Casanova" w:date="2018-07-07T15:18:00Z"/>
        </w:rPr>
      </w:pPr>
      <w:bookmarkStart w:id="1065" w:name="_Toc511166312"/>
      <w:del w:id="1066" w:author="Regina Casanova" w:date="2018-07-07T15:18:00Z">
        <w:r w:rsidRPr="008D23C7" w:rsidDel="00BA63BC">
          <w:lastRenderedPageBreak/>
          <w:delText>Tabla de requerimientos</w:delText>
        </w:r>
        <w:bookmarkEnd w:id="1065"/>
      </w:del>
    </w:p>
    <w:p w14:paraId="4745D140" w14:textId="75346B63" w:rsidR="001C33EF" w:rsidRPr="008D23C7" w:rsidDel="00BA63BC" w:rsidRDefault="0068015C" w:rsidP="008D23C7">
      <w:pPr>
        <w:pStyle w:val="Texto"/>
        <w:rPr>
          <w:del w:id="1067" w:author="Regina Casanova" w:date="2018-07-07T15:18:00Z"/>
        </w:rPr>
      </w:pPr>
      <w:del w:id="1068" w:author="Regina Casanova" w:date="2018-07-07T15:18:00Z">
        <w:r w:rsidRPr="00BA156B" w:rsidDel="00BA63BC">
          <w:delText xml:space="preserve">Con el análisis hecho se </w:delText>
        </w:r>
        <w:r w:rsidR="00495635" w:rsidRPr="00BA156B" w:rsidDel="00BA63BC">
          <w:delText>realizó</w:delText>
        </w:r>
        <w:r w:rsidRPr="00BA156B" w:rsidDel="00BA63BC">
          <w:delText xml:space="preserve"> una tabla de las necesidades de cada tipo de usuario. Se tuvieron en total 58 necesidades por los 3 tipos de usuarios</w:delText>
        </w:r>
        <w:r w:rsidR="00820042" w:rsidRPr="00BA156B" w:rsidDel="00BA63BC">
          <w:delText xml:space="preserve">, se eliminaron 3 de </w:delText>
        </w:r>
        <w:r w:rsidR="00E47C11" w:rsidRPr="00BA156B" w:rsidDel="00BA63BC">
          <w:delText>ellas</w:delText>
        </w:r>
        <w:r w:rsidR="00820042" w:rsidRPr="00BA156B" w:rsidDel="00BA63BC">
          <w:delText xml:space="preserve"> por </w:delText>
        </w:r>
        <w:r w:rsidR="00FC02F0" w:rsidRPr="00BA156B" w:rsidDel="00BA63BC">
          <w:delText>no estar en las competencias del estudio</w:delText>
        </w:r>
        <w:r w:rsidR="00820042" w:rsidRPr="00BA156B" w:rsidDel="00BA63BC">
          <w:delText>. Posteriormente, se pasó a encontrar necesidades similares entre los distintos tipos de usuario, encontrándose 35 necesidades que se repetían entre los distintos tipos de usuario. De ellas, se identificaron 11 requerimientos</w:delText>
        </w:r>
        <w:r w:rsidR="00E47C11" w:rsidRPr="00BA156B" w:rsidDel="00BA63BC">
          <w:delText xml:space="preserve"> del </w:delText>
        </w:r>
      </w:del>
      <w:del w:id="1069" w:author="Regina Casanova" w:date="2018-06-18T17:53:00Z">
        <w:r w:rsidR="00E47C11" w:rsidRPr="00BA156B" w:rsidDel="00E94926">
          <w:delText>sistema</w:delText>
        </w:r>
        <w:r w:rsidR="00820042" w:rsidRPr="00BA156B" w:rsidDel="00E94926">
          <w:delText xml:space="preserve"> </w:delText>
        </w:r>
      </w:del>
      <w:del w:id="1070" w:author="Regina Casanova" w:date="2018-07-07T15:18:00Z">
        <w:r w:rsidR="00820042" w:rsidRPr="00BA156B" w:rsidDel="00BA63BC">
          <w:delText xml:space="preserve">que podían resolver las 35 necesidades y se identificó 1 requerimiento por cada una de las 20 necesidades restantes. Se obtuvo una tabla </w:delText>
        </w:r>
        <w:r w:rsidR="00E47C11" w:rsidRPr="00BA156B" w:rsidDel="00BA63BC">
          <w:delText>con</w:delText>
        </w:r>
        <w:r w:rsidR="00820042" w:rsidRPr="00BA156B" w:rsidDel="00BA63BC">
          <w:delText xml:space="preserve"> un total de 31 requerimientos, a los cuales se les dio un </w:delText>
        </w:r>
        <w:r w:rsidR="00E47C11" w:rsidRPr="00BA156B" w:rsidDel="00BA63BC">
          <w:delText>valor</w:delText>
        </w:r>
        <w:r w:rsidR="00820042" w:rsidRPr="00BA156B" w:rsidDel="00BA63BC">
          <w:delText xml:space="preserve"> de prioridad</w:delText>
        </w:r>
        <w:r w:rsidR="00E47C11" w:rsidRPr="00BA156B" w:rsidDel="00BA63BC">
          <w:delText xml:space="preserve"> a cada uno, siend</w:delText>
        </w:r>
        <w:r w:rsidR="00820042" w:rsidRPr="00BA156B" w:rsidDel="00BA63BC">
          <w:delText>o “1” por prioridad baja, “2” por prioridad media y “3” por prioridad alta.</w:delText>
        </w:r>
      </w:del>
    </w:p>
    <w:p w14:paraId="38717AA3" w14:textId="1F84431C" w:rsidR="00BD5BF4" w:rsidRPr="008D23C7" w:rsidDel="00BA63BC" w:rsidRDefault="00D8310C" w:rsidP="008D23C7">
      <w:pPr>
        <w:pStyle w:val="Texto"/>
        <w:rPr>
          <w:del w:id="1071" w:author="Regina Casanova" w:date="2018-07-07T15:18:00Z"/>
        </w:rPr>
      </w:pPr>
      <w:del w:id="1072" w:author="Regina Casanova" w:date="2018-07-07T15:18:00Z">
        <w:r w:rsidRPr="00BA156B" w:rsidDel="00BA63BC">
          <w:delText>Al finalizar la etapa de análisis de necesidades y requerimientos, se vio necesario</w:delText>
        </w:r>
        <w:r w:rsidR="006F4488" w:rsidRPr="00BA156B" w:rsidDel="00BA63BC">
          <w:delText xml:space="preserve"> continuar con el modelo de </w:delText>
        </w:r>
        <w:r w:rsidR="00495635" w:rsidRPr="00BA156B" w:rsidDel="00BA63BC">
          <w:delText>‘</w:delText>
        </w:r>
        <w:r w:rsidR="006F4488" w:rsidRPr="00BA156B" w:rsidDel="00BA63BC">
          <w:delText>Solicitudes</w:delText>
        </w:r>
        <w:r w:rsidR="00495635" w:rsidRPr="00BA156B" w:rsidDel="00BA63BC">
          <w:delText>’</w:delText>
        </w:r>
        <w:r w:rsidR="006F4488" w:rsidRPr="00BA156B" w:rsidDel="00BA63BC">
          <w:delText xml:space="preserve"> </w:delText>
        </w:r>
        <w:r w:rsidR="00495635" w:rsidRPr="00BA156B" w:rsidDel="00BA63BC">
          <w:delText>usado</w:delText>
        </w:r>
        <w:r w:rsidR="006F4488" w:rsidRPr="00BA156B" w:rsidDel="00BA63BC">
          <w:delText xml:space="preserve"> por SUSALUD. Con </w:delText>
        </w:r>
        <w:r w:rsidR="00495635" w:rsidRPr="00BA156B" w:rsidDel="00BA63BC">
          <w:delText>este modelo</w:delText>
        </w:r>
        <w:r w:rsidR="006F4488" w:rsidRPr="00BA156B" w:rsidDel="00BA63BC">
          <w:delText xml:space="preserve">, se iban a poder recibir tanto reclamos, </w:delText>
        </w:r>
        <w:r w:rsidR="00241C1B" w:rsidRPr="00BA156B" w:rsidDel="00BA63BC">
          <w:delText xml:space="preserve">como </w:delText>
        </w:r>
        <w:r w:rsidR="006F4488" w:rsidRPr="00BA156B" w:rsidDel="00BA63BC">
          <w:delText xml:space="preserve">consultas y sugerencias dentro del mismo </w:delText>
        </w:r>
      </w:del>
      <w:del w:id="1073" w:author="Regina Casanova" w:date="2018-06-18T17:53:00Z">
        <w:r w:rsidR="006F4488" w:rsidRPr="00BA156B" w:rsidDel="00E94926">
          <w:delText>sistema</w:delText>
        </w:r>
      </w:del>
      <w:del w:id="1074" w:author="Regina Casanova" w:date="2018-07-07T15:18:00Z">
        <w:r w:rsidR="006F4488" w:rsidRPr="00BA156B" w:rsidDel="00BA63BC">
          <w:delText xml:space="preserve"> sin tener que realizar un </w:delText>
        </w:r>
      </w:del>
      <w:del w:id="1075" w:author="Regina Casanova" w:date="2018-06-18T17:53:00Z">
        <w:r w:rsidR="006F4488" w:rsidRPr="00BA156B" w:rsidDel="00E94926">
          <w:delText>sistema</w:delText>
        </w:r>
      </w:del>
      <w:del w:id="1076" w:author="Regina Casanova" w:date="2018-07-07T15:18:00Z">
        <w:r w:rsidR="006F4488" w:rsidRPr="00BA156B" w:rsidDel="00BA63BC">
          <w:delText xml:space="preserve"> diferente para cada uno de ellos. Lo único que agregaría a la idea original </w:delText>
        </w:r>
        <w:r w:rsidR="00980B82" w:rsidRPr="00BA156B" w:rsidDel="00BA63BC">
          <w:delText>sería</w:delText>
        </w:r>
        <w:r w:rsidR="006F4488" w:rsidRPr="00BA156B" w:rsidDel="00BA63BC">
          <w:delText xml:space="preserve"> una opción donde se tiene que elegir el tipo de solicitud se desea presentar.</w:delText>
        </w:r>
      </w:del>
    </w:p>
    <w:p w14:paraId="747AA0EB" w14:textId="300F53BA" w:rsidR="00BD5BF4" w:rsidRPr="00BA156B" w:rsidDel="00BA63BC" w:rsidRDefault="00BD5BF4" w:rsidP="000E179A">
      <w:pPr>
        <w:spacing w:line="360" w:lineRule="auto"/>
        <w:jc w:val="both"/>
        <w:rPr>
          <w:del w:id="1077" w:author="Regina Casanova" w:date="2018-07-07T15:18:00Z"/>
          <w:rFonts w:cs="Times New Roman"/>
          <w:lang w:val="es-PE"/>
        </w:rPr>
      </w:pPr>
      <w:del w:id="1078" w:author="Regina Casanova" w:date="2018-07-07T15:18:00Z">
        <w:r w:rsidRPr="00BA156B" w:rsidDel="00BA63BC">
          <w:rPr>
            <w:rFonts w:cs="Times New Roman"/>
            <w:lang w:val="es-PE"/>
          </w:rPr>
          <w:delText>La tabla de requerimientos se presenta a continuación.</w:delText>
        </w:r>
      </w:del>
    </w:p>
    <w:p w14:paraId="2AFEA4EA" w14:textId="7C231F88" w:rsidR="00BD5BF4" w:rsidRPr="00BA156B" w:rsidDel="00BA63BC" w:rsidRDefault="00BD5BF4" w:rsidP="000E179A">
      <w:pPr>
        <w:spacing w:line="360" w:lineRule="auto"/>
        <w:jc w:val="both"/>
        <w:rPr>
          <w:del w:id="1079" w:author="Regina Casanova" w:date="2018-07-07T15:18:00Z"/>
          <w:rFonts w:cs="Times New Roman"/>
          <w:lang w:val="es-PE"/>
        </w:rPr>
        <w:sectPr w:rsidR="00BD5BF4" w:rsidRPr="00BA156B" w:rsidDel="00BA63BC" w:rsidSect="00823DF7">
          <w:pgSz w:w="11900" w:h="16840"/>
          <w:pgMar w:top="1701" w:right="1701" w:bottom="1701" w:left="2268" w:header="708" w:footer="708" w:gutter="0"/>
          <w:pgNumType w:start="1"/>
          <w:cols w:space="708"/>
          <w:titlePg/>
          <w:docGrid w:linePitch="360"/>
        </w:sectPr>
      </w:pPr>
    </w:p>
    <w:p w14:paraId="06097017" w14:textId="6A7D994B" w:rsidR="00BD5BF4" w:rsidRPr="00BA156B" w:rsidDel="00BA63BC" w:rsidRDefault="00BD5BF4" w:rsidP="00ED4396">
      <w:pPr>
        <w:spacing w:line="360" w:lineRule="auto"/>
        <w:jc w:val="center"/>
        <w:rPr>
          <w:del w:id="1080" w:author="Regina Casanova" w:date="2018-07-07T15:18:00Z"/>
          <w:rFonts w:cs="Times New Roman"/>
          <w:b/>
          <w:lang w:val="es-PE"/>
        </w:rPr>
      </w:pPr>
      <w:del w:id="1081" w:author="Regina Casanova" w:date="2018-07-07T15:18:00Z">
        <w:r w:rsidRPr="00BA156B" w:rsidDel="00BA63BC">
          <w:rPr>
            <w:rFonts w:cs="Times New Roman"/>
            <w:b/>
            <w:lang w:val="es-PE"/>
          </w:rPr>
          <w:lastRenderedPageBreak/>
          <w:delText>Tabla de requerimientos</w:delText>
        </w:r>
      </w:del>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rsidDel="00BA63BC" w14:paraId="314C7A5B" w14:textId="3A2FE4E0" w:rsidTr="00ED4396">
        <w:trPr>
          <w:del w:id="1082"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6F6EB9DF" w:rsidR="00ED4396" w:rsidRPr="00BA156B" w:rsidDel="00BA63BC" w:rsidRDefault="00ED4396">
            <w:pPr>
              <w:autoSpaceDE w:val="0"/>
              <w:autoSpaceDN w:val="0"/>
              <w:adjustRightInd w:val="0"/>
              <w:spacing w:line="360" w:lineRule="atLeast"/>
              <w:rPr>
                <w:del w:id="1083" w:author="Regina Casanova" w:date="2018-07-07T15:18:00Z"/>
                <w:rFonts w:cs="Times New Roman"/>
                <w:b/>
                <w:bCs/>
                <w:color w:val="000000"/>
                <w:lang w:val="es-PE"/>
              </w:rPr>
            </w:pPr>
            <w:del w:id="1084" w:author="Regina Casanova" w:date="2018-07-07T15:18:00Z">
              <w:r w:rsidRPr="00BA156B" w:rsidDel="00BA63BC">
                <w:rPr>
                  <w:rFonts w:cs="Times New Roman"/>
                  <w:b/>
                  <w:bCs/>
                  <w:color w:val="000000"/>
                  <w:lang w:val="es-PE"/>
                </w:rPr>
                <w:delText>Nº</w:delText>
              </w:r>
            </w:del>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05DD81DF" w:rsidR="00ED4396" w:rsidRPr="00BA156B" w:rsidDel="00BA63BC" w:rsidRDefault="00ED4396">
            <w:pPr>
              <w:autoSpaceDE w:val="0"/>
              <w:autoSpaceDN w:val="0"/>
              <w:adjustRightInd w:val="0"/>
              <w:spacing w:line="360" w:lineRule="atLeast"/>
              <w:rPr>
                <w:del w:id="1085" w:author="Regina Casanova" w:date="2018-07-07T15:18:00Z"/>
                <w:rFonts w:cs="Times New Roman"/>
                <w:b/>
                <w:bCs/>
                <w:color w:val="000000"/>
                <w:lang w:val="es-PE"/>
              </w:rPr>
            </w:pPr>
            <w:del w:id="1086" w:author="Regina Casanova" w:date="2018-07-07T15:18:00Z">
              <w:r w:rsidRPr="00BA156B" w:rsidDel="00BA63BC">
                <w:rPr>
                  <w:rFonts w:cs="Times New Roman"/>
                  <w:b/>
                  <w:bCs/>
                  <w:color w:val="000000"/>
                  <w:lang w:val="es-PE"/>
                </w:rPr>
                <w:delText>Tipo de Usuario</w:delText>
              </w:r>
            </w:del>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1DCC042E" w:rsidR="00ED4396" w:rsidRPr="00BA156B" w:rsidDel="00BA63BC" w:rsidRDefault="00ED4396">
            <w:pPr>
              <w:autoSpaceDE w:val="0"/>
              <w:autoSpaceDN w:val="0"/>
              <w:adjustRightInd w:val="0"/>
              <w:spacing w:line="360" w:lineRule="atLeast"/>
              <w:rPr>
                <w:del w:id="1087" w:author="Regina Casanova" w:date="2018-07-07T15:18:00Z"/>
                <w:rFonts w:cs="Times New Roman"/>
                <w:b/>
                <w:bCs/>
                <w:color w:val="000000"/>
                <w:lang w:val="es-PE"/>
              </w:rPr>
            </w:pPr>
            <w:del w:id="1088" w:author="Regina Casanova" w:date="2018-07-07T15:18:00Z">
              <w:r w:rsidRPr="00BA156B" w:rsidDel="00BA63BC">
                <w:rPr>
                  <w:rFonts w:cs="Times New Roman"/>
                  <w:b/>
                  <w:bCs/>
                  <w:color w:val="000000"/>
                  <w:lang w:val="es-PE"/>
                </w:rPr>
                <w:delText>Requerimiento</w:delText>
              </w:r>
            </w:del>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36C92D15" w:rsidR="00ED4396" w:rsidRPr="00BA156B" w:rsidDel="00BA63BC" w:rsidRDefault="00ED4396">
            <w:pPr>
              <w:autoSpaceDE w:val="0"/>
              <w:autoSpaceDN w:val="0"/>
              <w:adjustRightInd w:val="0"/>
              <w:spacing w:line="360" w:lineRule="atLeast"/>
              <w:rPr>
                <w:del w:id="1089" w:author="Regina Casanova" w:date="2018-07-07T15:18:00Z"/>
                <w:rFonts w:cs="Times New Roman"/>
                <w:b/>
                <w:bCs/>
                <w:color w:val="000000"/>
                <w:lang w:val="es-PE"/>
              </w:rPr>
            </w:pPr>
            <w:del w:id="1090" w:author="Regina Casanova" w:date="2018-07-07T15:18:00Z">
              <w:r w:rsidRPr="00BA156B" w:rsidDel="00BA63BC">
                <w:rPr>
                  <w:rFonts w:cs="Times New Roman"/>
                  <w:b/>
                  <w:bCs/>
                  <w:color w:val="000000"/>
                  <w:lang w:val="es-PE"/>
                </w:rPr>
                <w:delText>Historia de Usuario</w:delText>
              </w:r>
            </w:del>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6A3E248F" w:rsidR="00ED4396" w:rsidRPr="00BA156B" w:rsidDel="00BA63BC" w:rsidRDefault="00BA156B">
            <w:pPr>
              <w:autoSpaceDE w:val="0"/>
              <w:autoSpaceDN w:val="0"/>
              <w:adjustRightInd w:val="0"/>
              <w:spacing w:line="360" w:lineRule="atLeast"/>
              <w:rPr>
                <w:del w:id="1091" w:author="Regina Casanova" w:date="2018-07-07T15:18:00Z"/>
                <w:rFonts w:cs="Times New Roman"/>
                <w:b/>
                <w:bCs/>
                <w:color w:val="000000"/>
                <w:lang w:val="es-PE"/>
              </w:rPr>
            </w:pPr>
            <w:del w:id="1092" w:author="Regina Casanova" w:date="2018-07-07T15:18:00Z">
              <w:r w:rsidRPr="00BA156B" w:rsidDel="00BA63BC">
                <w:rPr>
                  <w:rFonts w:cs="Times New Roman"/>
                  <w:b/>
                  <w:bCs/>
                  <w:color w:val="000000"/>
                  <w:lang w:val="es-PE"/>
                </w:rPr>
                <w:delText>Características</w:delText>
              </w:r>
              <w:r w:rsidR="00ED4396" w:rsidRPr="00BA156B" w:rsidDel="00BA63BC">
                <w:rPr>
                  <w:rFonts w:cs="Times New Roman"/>
                  <w:b/>
                  <w:bCs/>
                  <w:color w:val="000000"/>
                  <w:lang w:val="es-PE"/>
                </w:rPr>
                <w:delText xml:space="preserve"> de Diseño</w:delText>
              </w:r>
            </w:del>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6D0D818D" w:rsidR="00ED4396" w:rsidRPr="00BA156B" w:rsidDel="00BA63BC" w:rsidRDefault="00ED4396" w:rsidP="00ED4396">
            <w:pPr>
              <w:autoSpaceDE w:val="0"/>
              <w:autoSpaceDN w:val="0"/>
              <w:adjustRightInd w:val="0"/>
              <w:spacing w:line="360" w:lineRule="atLeast"/>
              <w:ind w:right="395"/>
              <w:rPr>
                <w:del w:id="1093" w:author="Regina Casanova" w:date="2018-07-07T15:18:00Z"/>
                <w:rFonts w:cs="Times New Roman"/>
                <w:b/>
                <w:bCs/>
                <w:color w:val="000000"/>
                <w:lang w:val="es-PE"/>
              </w:rPr>
            </w:pPr>
            <w:del w:id="1094" w:author="Regina Casanova" w:date="2018-07-07T15:18:00Z">
              <w:r w:rsidRPr="00BA156B" w:rsidDel="00BA63BC">
                <w:rPr>
                  <w:rFonts w:cs="Times New Roman"/>
                  <w:b/>
                  <w:bCs/>
                  <w:color w:val="000000"/>
                  <w:lang w:val="es-PE"/>
                </w:rPr>
                <w:delText>Prioridad</w:delText>
              </w:r>
            </w:del>
          </w:p>
        </w:tc>
      </w:tr>
      <w:tr w:rsidR="00ED4396" w:rsidRPr="00BA156B" w:rsidDel="00BA63BC" w14:paraId="35F4583B" w14:textId="27E4FD5D" w:rsidTr="00ED4396">
        <w:tblPrEx>
          <w:tblBorders>
            <w:top w:val="none" w:sz="0" w:space="0" w:color="auto"/>
          </w:tblBorders>
        </w:tblPrEx>
        <w:trPr>
          <w:del w:id="1095" w:author="Regina Casanova" w:date="2018-07-07T15:18:00Z"/>
        </w:trPr>
        <w:tc>
          <w:tcPr>
            <w:tcW w:w="504" w:type="dxa"/>
            <w:tcBorders>
              <w:left w:val="single" w:sz="8" w:space="0" w:color="000000"/>
              <w:bottom w:val="single" w:sz="8" w:space="0" w:color="000000"/>
              <w:right w:val="single" w:sz="8" w:space="0" w:color="000000"/>
            </w:tcBorders>
            <w:vAlign w:val="bottom"/>
          </w:tcPr>
          <w:p w14:paraId="5DFECCB9" w14:textId="5A6C3985" w:rsidR="00ED4396" w:rsidRPr="00BA156B" w:rsidDel="00BA63BC" w:rsidRDefault="00ED4396">
            <w:pPr>
              <w:autoSpaceDE w:val="0"/>
              <w:autoSpaceDN w:val="0"/>
              <w:adjustRightInd w:val="0"/>
              <w:spacing w:line="360" w:lineRule="atLeast"/>
              <w:jc w:val="right"/>
              <w:rPr>
                <w:del w:id="1096" w:author="Regina Casanova" w:date="2018-07-07T15:18:00Z"/>
                <w:rFonts w:cs="Times New Roman"/>
                <w:color w:val="000000"/>
                <w:lang w:val="es-PE"/>
              </w:rPr>
            </w:pPr>
            <w:del w:id="1097" w:author="Regina Casanova" w:date="2018-07-07T15:18:00Z">
              <w:r w:rsidRPr="00BA156B" w:rsidDel="00BA63BC">
                <w:rPr>
                  <w:rFonts w:cs="Times New Roman"/>
                  <w:color w:val="000000"/>
                  <w:lang w:val="es-PE"/>
                </w:rPr>
                <w:delText>1</w:delText>
              </w:r>
            </w:del>
          </w:p>
        </w:tc>
        <w:tc>
          <w:tcPr>
            <w:tcW w:w="1715" w:type="dxa"/>
            <w:tcBorders>
              <w:bottom w:val="single" w:sz="8" w:space="0" w:color="000000"/>
              <w:right w:val="single" w:sz="8" w:space="0" w:color="000000"/>
            </w:tcBorders>
            <w:vAlign w:val="bottom"/>
          </w:tcPr>
          <w:p w14:paraId="1300C2FB" w14:textId="04E77C7C" w:rsidR="00ED4396" w:rsidRPr="00BA156B" w:rsidDel="00BA63BC" w:rsidRDefault="00ED4396">
            <w:pPr>
              <w:autoSpaceDE w:val="0"/>
              <w:autoSpaceDN w:val="0"/>
              <w:adjustRightInd w:val="0"/>
              <w:spacing w:line="360" w:lineRule="atLeast"/>
              <w:rPr>
                <w:del w:id="1098" w:author="Regina Casanova" w:date="2018-07-07T15:18:00Z"/>
                <w:rFonts w:cs="Times New Roman"/>
                <w:color w:val="000000"/>
                <w:lang w:val="es-PE"/>
              </w:rPr>
            </w:pPr>
            <w:del w:id="1099"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1F44CEA2" w14:textId="3F9F5A5E" w:rsidR="00ED4396" w:rsidRPr="00BA156B" w:rsidDel="00BA63BC" w:rsidRDefault="00ED4396">
            <w:pPr>
              <w:autoSpaceDE w:val="0"/>
              <w:autoSpaceDN w:val="0"/>
              <w:adjustRightInd w:val="0"/>
              <w:spacing w:line="360" w:lineRule="atLeast"/>
              <w:rPr>
                <w:del w:id="1100" w:author="Regina Casanova" w:date="2018-07-07T15:18:00Z"/>
                <w:rFonts w:cs="Times New Roman"/>
                <w:color w:val="000000"/>
                <w:lang w:val="es-PE"/>
              </w:rPr>
            </w:pPr>
            <w:del w:id="1101" w:author="Regina Casanova" w:date="2018-07-07T15:18:00Z">
              <w:r w:rsidRPr="00BA156B" w:rsidDel="00BA63BC">
                <w:rPr>
                  <w:rFonts w:cs="Times New Roman"/>
                  <w:color w:val="000000"/>
                  <w:lang w:val="es-PE"/>
                </w:rPr>
                <w:delText>Motivos de reclamos</w:delText>
              </w:r>
            </w:del>
          </w:p>
        </w:tc>
        <w:tc>
          <w:tcPr>
            <w:tcW w:w="5380" w:type="dxa"/>
            <w:tcBorders>
              <w:bottom w:val="single" w:sz="8" w:space="0" w:color="000000"/>
              <w:right w:val="single" w:sz="8" w:space="0" w:color="000000"/>
            </w:tcBorders>
            <w:vAlign w:val="bottom"/>
          </w:tcPr>
          <w:p w14:paraId="2DB7E037" w14:textId="4E2BFFC3" w:rsidR="00ED4396" w:rsidRPr="00BA156B" w:rsidDel="00BA63BC" w:rsidRDefault="000E1E11">
            <w:pPr>
              <w:autoSpaceDE w:val="0"/>
              <w:autoSpaceDN w:val="0"/>
              <w:adjustRightInd w:val="0"/>
              <w:spacing w:line="360" w:lineRule="atLeast"/>
              <w:rPr>
                <w:del w:id="1102" w:author="Regina Casanova" w:date="2018-07-07T15:18:00Z"/>
                <w:rFonts w:cs="Times New Roman"/>
                <w:color w:val="000000"/>
                <w:lang w:val="es-PE"/>
              </w:rPr>
            </w:pPr>
            <w:del w:id="110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conocer los motivos de los reclamos para saber </w:delText>
              </w:r>
              <w:r w:rsidR="00BA156B" w:rsidRPr="00BA156B" w:rsidDel="00BA63BC">
                <w:rPr>
                  <w:rFonts w:cs="Times New Roman"/>
                  <w:color w:val="000000"/>
                  <w:lang w:val="es-PE"/>
                </w:rPr>
                <w:delText>dónde</w:delText>
              </w:r>
              <w:r w:rsidR="00ED4396" w:rsidRPr="00BA156B" w:rsidDel="00BA63BC">
                <w:rPr>
                  <w:rFonts w:cs="Times New Roman"/>
                  <w:color w:val="000000"/>
                  <w:lang w:val="es-PE"/>
                </w:rPr>
                <w:delText xml:space="preserve"> proponer mejoras</w:delText>
              </w:r>
            </w:del>
          </w:p>
        </w:tc>
        <w:tc>
          <w:tcPr>
            <w:tcW w:w="2341" w:type="dxa"/>
            <w:tcBorders>
              <w:bottom w:val="single" w:sz="8" w:space="0" w:color="000000"/>
              <w:right w:val="single" w:sz="8" w:space="0" w:color="000000"/>
            </w:tcBorders>
            <w:vAlign w:val="bottom"/>
          </w:tcPr>
          <w:p w14:paraId="02215CC6" w14:textId="08FFCC63" w:rsidR="00ED4396" w:rsidRPr="00BA156B" w:rsidDel="00BA63BC" w:rsidRDefault="00ED4396">
            <w:pPr>
              <w:autoSpaceDE w:val="0"/>
              <w:autoSpaceDN w:val="0"/>
              <w:adjustRightInd w:val="0"/>
              <w:spacing w:line="360" w:lineRule="atLeast"/>
              <w:rPr>
                <w:del w:id="1104" w:author="Regina Casanova" w:date="2018-07-07T15:18:00Z"/>
                <w:rFonts w:cs="Times New Roman"/>
                <w:color w:val="000000"/>
                <w:lang w:val="es-PE"/>
              </w:rPr>
            </w:pPr>
            <w:del w:id="1105" w:author="Regina Casanova" w:date="2018-07-07T15:18:00Z">
              <w:r w:rsidRPr="00BA156B" w:rsidDel="00BA63BC">
                <w:rPr>
                  <w:rFonts w:cs="Times New Roman"/>
                  <w:color w:val="000000"/>
                  <w:lang w:val="es-PE"/>
                </w:rPr>
                <w:delText>Gráficos por tipo de reclamo (pie chart)</w:delText>
              </w:r>
            </w:del>
          </w:p>
        </w:tc>
        <w:tc>
          <w:tcPr>
            <w:tcW w:w="1559" w:type="dxa"/>
            <w:tcBorders>
              <w:bottom w:val="single" w:sz="8" w:space="0" w:color="000000"/>
              <w:right w:val="single" w:sz="8" w:space="0" w:color="000000"/>
            </w:tcBorders>
            <w:vAlign w:val="bottom"/>
          </w:tcPr>
          <w:p w14:paraId="54F0D3A6" w14:textId="58509EB2" w:rsidR="00ED4396" w:rsidRPr="00BA156B" w:rsidDel="00BA63BC" w:rsidRDefault="00ED4396">
            <w:pPr>
              <w:autoSpaceDE w:val="0"/>
              <w:autoSpaceDN w:val="0"/>
              <w:adjustRightInd w:val="0"/>
              <w:spacing w:line="360" w:lineRule="atLeast"/>
              <w:rPr>
                <w:del w:id="1106" w:author="Regina Casanova" w:date="2018-07-07T15:18:00Z"/>
                <w:rFonts w:cs="Times New Roman"/>
                <w:color w:val="000000"/>
                <w:lang w:val="es-PE"/>
              </w:rPr>
            </w:pPr>
            <w:del w:id="1107" w:author="Regina Casanova" w:date="2018-07-07T15:18:00Z">
              <w:r w:rsidRPr="00BA156B" w:rsidDel="00BA63BC">
                <w:rPr>
                  <w:rFonts w:cs="Times New Roman"/>
                  <w:color w:val="000000"/>
                  <w:lang w:val="es-PE"/>
                </w:rPr>
                <w:delText>Alto - 3</w:delText>
              </w:r>
            </w:del>
          </w:p>
        </w:tc>
      </w:tr>
      <w:tr w:rsidR="00ED4396" w:rsidRPr="00BA156B" w:rsidDel="00BA63BC" w14:paraId="6CB07587" w14:textId="68C81D40" w:rsidTr="00ED4396">
        <w:tblPrEx>
          <w:tblBorders>
            <w:top w:val="none" w:sz="0" w:space="0" w:color="auto"/>
          </w:tblBorders>
        </w:tblPrEx>
        <w:trPr>
          <w:del w:id="110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9E9A081" w14:textId="16D8A571" w:rsidR="00ED4396" w:rsidRPr="00BA156B" w:rsidDel="00BA63BC" w:rsidRDefault="00ED4396">
            <w:pPr>
              <w:autoSpaceDE w:val="0"/>
              <w:autoSpaceDN w:val="0"/>
              <w:adjustRightInd w:val="0"/>
              <w:spacing w:line="360" w:lineRule="atLeast"/>
              <w:jc w:val="right"/>
              <w:rPr>
                <w:del w:id="1109" w:author="Regina Casanova" w:date="2018-07-07T15:18:00Z"/>
                <w:rFonts w:cs="Times New Roman"/>
                <w:color w:val="000000"/>
                <w:lang w:val="es-PE"/>
              </w:rPr>
            </w:pPr>
            <w:del w:id="1110" w:author="Regina Casanova" w:date="2018-07-07T15:18:00Z">
              <w:r w:rsidRPr="00BA156B" w:rsidDel="00BA63BC">
                <w:rPr>
                  <w:rFonts w:cs="Times New Roman"/>
                  <w:color w:val="000000"/>
                  <w:lang w:val="es-PE"/>
                </w:rPr>
                <w:delText>2</w:delText>
              </w:r>
            </w:del>
          </w:p>
        </w:tc>
        <w:tc>
          <w:tcPr>
            <w:tcW w:w="1715" w:type="dxa"/>
            <w:tcBorders>
              <w:bottom w:val="single" w:sz="8" w:space="0" w:color="000000"/>
              <w:right w:val="single" w:sz="8" w:space="0" w:color="000000"/>
            </w:tcBorders>
            <w:shd w:val="clear" w:color="auto" w:fill="E1E0E0"/>
            <w:vAlign w:val="bottom"/>
          </w:tcPr>
          <w:p w14:paraId="12BF633C" w14:textId="104F8C90" w:rsidR="00ED4396" w:rsidRPr="00BA156B" w:rsidDel="00BA63BC" w:rsidRDefault="00ED4396">
            <w:pPr>
              <w:autoSpaceDE w:val="0"/>
              <w:autoSpaceDN w:val="0"/>
              <w:adjustRightInd w:val="0"/>
              <w:spacing w:line="360" w:lineRule="atLeast"/>
              <w:rPr>
                <w:del w:id="1111" w:author="Regina Casanova" w:date="2018-07-07T15:18:00Z"/>
                <w:rFonts w:cs="Times New Roman"/>
                <w:color w:val="000000"/>
                <w:lang w:val="es-PE"/>
              </w:rPr>
            </w:pPr>
            <w:del w:id="1112"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34EBDB4" w14:textId="56D01FBE" w:rsidR="00ED4396" w:rsidRPr="00BA156B" w:rsidDel="00BA63BC" w:rsidRDefault="00ED4396">
            <w:pPr>
              <w:autoSpaceDE w:val="0"/>
              <w:autoSpaceDN w:val="0"/>
              <w:adjustRightInd w:val="0"/>
              <w:spacing w:line="360" w:lineRule="atLeast"/>
              <w:rPr>
                <w:del w:id="1113" w:author="Regina Casanova" w:date="2018-07-07T15:18:00Z"/>
                <w:rFonts w:cs="Times New Roman"/>
                <w:color w:val="000000"/>
                <w:lang w:val="es-PE"/>
              </w:rPr>
            </w:pPr>
            <w:del w:id="1114" w:author="Regina Casanova" w:date="2018-07-07T15:18:00Z">
              <w:r w:rsidRPr="00BA156B" w:rsidDel="00BA63BC">
                <w:rPr>
                  <w:rFonts w:cs="Times New Roman"/>
                  <w:color w:val="000000"/>
                  <w:lang w:val="es-PE"/>
                </w:rPr>
                <w:delText>Inclusivo (gente con otras lenguas y discapacitadas)</w:delText>
              </w:r>
            </w:del>
          </w:p>
        </w:tc>
        <w:tc>
          <w:tcPr>
            <w:tcW w:w="5380" w:type="dxa"/>
            <w:tcBorders>
              <w:bottom w:val="single" w:sz="8" w:space="0" w:color="000000"/>
              <w:right w:val="single" w:sz="8" w:space="0" w:color="000000"/>
            </w:tcBorders>
            <w:shd w:val="clear" w:color="auto" w:fill="E1E0E0"/>
            <w:vAlign w:val="bottom"/>
          </w:tcPr>
          <w:p w14:paraId="0ED0721E" w14:textId="26FA5EB0" w:rsidR="00ED4396" w:rsidRPr="00BA156B" w:rsidDel="00BA63BC" w:rsidRDefault="000E1E11">
            <w:pPr>
              <w:autoSpaceDE w:val="0"/>
              <w:autoSpaceDN w:val="0"/>
              <w:adjustRightInd w:val="0"/>
              <w:spacing w:line="360" w:lineRule="atLeast"/>
              <w:rPr>
                <w:del w:id="1115" w:author="Regina Casanova" w:date="2018-07-07T15:18:00Z"/>
                <w:rFonts w:cs="Times New Roman"/>
                <w:color w:val="000000"/>
                <w:lang w:val="es-PE"/>
              </w:rPr>
            </w:pPr>
            <w:del w:id="111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este </w:delText>
              </w:r>
            </w:del>
            <w:del w:id="1117" w:author="Regina Casanova" w:date="2018-06-18T17:53:00Z">
              <w:r w:rsidR="00ED4396" w:rsidRPr="00BA156B" w:rsidDel="00E94926">
                <w:rPr>
                  <w:rFonts w:cs="Times New Roman"/>
                  <w:color w:val="000000"/>
                  <w:lang w:val="es-PE"/>
                </w:rPr>
                <w:delText>sistema</w:delText>
              </w:r>
            </w:del>
            <w:del w:id="1118" w:author="Regina Casanova" w:date="2018-07-07T15:18:00Z">
              <w:r w:rsidR="00ED4396" w:rsidRPr="00BA156B" w:rsidDel="00BA63BC">
                <w:rPr>
                  <w:rFonts w:cs="Times New Roman"/>
                  <w:color w:val="000000"/>
                  <w:lang w:val="es-PE"/>
                </w:rPr>
                <w:delText xml:space="preserve"> sea inclusivo para poder incluir a todos los ciudadanos</w:delText>
              </w:r>
            </w:del>
          </w:p>
        </w:tc>
        <w:tc>
          <w:tcPr>
            <w:tcW w:w="2341" w:type="dxa"/>
            <w:tcBorders>
              <w:bottom w:val="single" w:sz="8" w:space="0" w:color="000000"/>
              <w:right w:val="single" w:sz="8" w:space="0" w:color="000000"/>
            </w:tcBorders>
            <w:shd w:val="clear" w:color="auto" w:fill="E1E0E0"/>
            <w:vAlign w:val="bottom"/>
          </w:tcPr>
          <w:p w14:paraId="6DB6A690" w14:textId="5CCC1EA1" w:rsidR="00ED4396" w:rsidRPr="00BA156B" w:rsidDel="00BA63BC" w:rsidRDefault="00ED4396">
            <w:pPr>
              <w:autoSpaceDE w:val="0"/>
              <w:autoSpaceDN w:val="0"/>
              <w:adjustRightInd w:val="0"/>
              <w:spacing w:line="360" w:lineRule="atLeast"/>
              <w:rPr>
                <w:del w:id="1119" w:author="Regina Casanova" w:date="2018-07-07T15:18:00Z"/>
                <w:rFonts w:cs="Times New Roman"/>
                <w:color w:val="000000"/>
                <w:lang w:val="es-PE"/>
              </w:rPr>
            </w:pPr>
            <w:del w:id="1120" w:author="Regina Casanova" w:date="2018-07-07T15:18:00Z">
              <w:r w:rsidRPr="00BA156B" w:rsidDel="00BA63BC">
                <w:rPr>
                  <w:rFonts w:cs="Times New Roman"/>
                  <w:color w:val="000000"/>
                  <w:lang w:val="es-PE"/>
                </w:rPr>
                <w:delText>Gestión de contenido para diversos idiomas</w:delText>
              </w:r>
            </w:del>
          </w:p>
        </w:tc>
        <w:tc>
          <w:tcPr>
            <w:tcW w:w="1559" w:type="dxa"/>
            <w:tcBorders>
              <w:bottom w:val="single" w:sz="8" w:space="0" w:color="000000"/>
              <w:right w:val="single" w:sz="8" w:space="0" w:color="000000"/>
            </w:tcBorders>
            <w:shd w:val="clear" w:color="auto" w:fill="E1E0E0"/>
            <w:vAlign w:val="bottom"/>
          </w:tcPr>
          <w:p w14:paraId="1320CEF6" w14:textId="1DBFF935" w:rsidR="00ED4396" w:rsidRPr="00BA156B" w:rsidDel="00BA63BC" w:rsidRDefault="00ED4396">
            <w:pPr>
              <w:autoSpaceDE w:val="0"/>
              <w:autoSpaceDN w:val="0"/>
              <w:adjustRightInd w:val="0"/>
              <w:spacing w:line="360" w:lineRule="atLeast"/>
              <w:rPr>
                <w:del w:id="1121" w:author="Regina Casanova" w:date="2018-07-07T15:18:00Z"/>
                <w:rFonts w:cs="Times New Roman"/>
                <w:color w:val="000000"/>
                <w:lang w:val="es-PE"/>
              </w:rPr>
            </w:pPr>
            <w:del w:id="1122" w:author="Regina Casanova" w:date="2018-07-07T15:18:00Z">
              <w:r w:rsidRPr="00BA156B" w:rsidDel="00BA63BC">
                <w:rPr>
                  <w:rFonts w:cs="Times New Roman"/>
                  <w:color w:val="000000"/>
                  <w:lang w:val="es-PE"/>
                </w:rPr>
                <w:delText>Medio - 2</w:delText>
              </w:r>
            </w:del>
          </w:p>
        </w:tc>
      </w:tr>
      <w:tr w:rsidR="00ED4396" w:rsidRPr="00BA156B" w:rsidDel="00BA63BC" w14:paraId="40F22FDE" w14:textId="4D94B6AB" w:rsidTr="00ED4396">
        <w:tblPrEx>
          <w:tblBorders>
            <w:top w:val="none" w:sz="0" w:space="0" w:color="auto"/>
          </w:tblBorders>
        </w:tblPrEx>
        <w:trPr>
          <w:del w:id="1123" w:author="Regina Casanova" w:date="2018-07-07T15:18:00Z"/>
        </w:trPr>
        <w:tc>
          <w:tcPr>
            <w:tcW w:w="504" w:type="dxa"/>
            <w:tcBorders>
              <w:left w:val="single" w:sz="8" w:space="0" w:color="000000"/>
              <w:bottom w:val="single" w:sz="8" w:space="0" w:color="000000"/>
              <w:right w:val="single" w:sz="8" w:space="0" w:color="000000"/>
            </w:tcBorders>
            <w:vAlign w:val="bottom"/>
          </w:tcPr>
          <w:p w14:paraId="4899A4CB" w14:textId="60170687" w:rsidR="00ED4396" w:rsidRPr="00BA156B" w:rsidDel="00BA63BC" w:rsidRDefault="00ED4396">
            <w:pPr>
              <w:autoSpaceDE w:val="0"/>
              <w:autoSpaceDN w:val="0"/>
              <w:adjustRightInd w:val="0"/>
              <w:spacing w:line="360" w:lineRule="atLeast"/>
              <w:jc w:val="right"/>
              <w:rPr>
                <w:del w:id="1124" w:author="Regina Casanova" w:date="2018-07-07T15:18:00Z"/>
                <w:rFonts w:cs="Times New Roman"/>
                <w:color w:val="000000"/>
                <w:lang w:val="es-PE"/>
              </w:rPr>
            </w:pPr>
            <w:del w:id="1125" w:author="Regina Casanova" w:date="2018-07-07T15:18:00Z">
              <w:r w:rsidRPr="00BA156B" w:rsidDel="00BA63BC">
                <w:rPr>
                  <w:rFonts w:cs="Times New Roman"/>
                  <w:color w:val="000000"/>
                  <w:lang w:val="es-PE"/>
                </w:rPr>
                <w:delText>3</w:delText>
              </w:r>
            </w:del>
          </w:p>
        </w:tc>
        <w:tc>
          <w:tcPr>
            <w:tcW w:w="1715" w:type="dxa"/>
            <w:tcBorders>
              <w:bottom w:val="single" w:sz="8" w:space="0" w:color="000000"/>
              <w:right w:val="single" w:sz="8" w:space="0" w:color="000000"/>
            </w:tcBorders>
            <w:vAlign w:val="bottom"/>
          </w:tcPr>
          <w:p w14:paraId="4953D730" w14:textId="6E62408F" w:rsidR="00ED4396" w:rsidRPr="00BA156B" w:rsidDel="00BA63BC" w:rsidRDefault="00ED4396">
            <w:pPr>
              <w:autoSpaceDE w:val="0"/>
              <w:autoSpaceDN w:val="0"/>
              <w:adjustRightInd w:val="0"/>
              <w:spacing w:line="360" w:lineRule="atLeast"/>
              <w:rPr>
                <w:del w:id="1126" w:author="Regina Casanova" w:date="2018-07-07T15:18:00Z"/>
                <w:rFonts w:cs="Times New Roman"/>
                <w:color w:val="000000"/>
                <w:lang w:val="es-PE"/>
              </w:rPr>
            </w:pPr>
            <w:del w:id="1127"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073254E" w14:textId="4A538DC8" w:rsidR="00ED4396" w:rsidRPr="00BA156B" w:rsidDel="00BA63BC" w:rsidRDefault="00ED4396">
            <w:pPr>
              <w:autoSpaceDE w:val="0"/>
              <w:autoSpaceDN w:val="0"/>
              <w:adjustRightInd w:val="0"/>
              <w:spacing w:line="360" w:lineRule="atLeast"/>
              <w:rPr>
                <w:del w:id="1128" w:author="Regina Casanova" w:date="2018-07-07T15:18:00Z"/>
                <w:rFonts w:cs="Times New Roman"/>
                <w:color w:val="000000"/>
                <w:lang w:val="es-PE"/>
              </w:rPr>
            </w:pPr>
            <w:del w:id="1129" w:author="Regina Casanova" w:date="2018-07-07T15:18:00Z">
              <w:r w:rsidRPr="00BA156B" w:rsidDel="00BA63BC">
                <w:rPr>
                  <w:rFonts w:cs="Times New Roman"/>
                  <w:color w:val="000000"/>
                  <w:lang w:val="es-PE"/>
                </w:rPr>
                <w:delText>Respuestas no específicas sino en general</w:delText>
              </w:r>
            </w:del>
          </w:p>
        </w:tc>
        <w:tc>
          <w:tcPr>
            <w:tcW w:w="5380" w:type="dxa"/>
            <w:tcBorders>
              <w:bottom w:val="single" w:sz="8" w:space="0" w:color="000000"/>
              <w:right w:val="single" w:sz="8" w:space="0" w:color="000000"/>
            </w:tcBorders>
            <w:vAlign w:val="bottom"/>
          </w:tcPr>
          <w:p w14:paraId="4C6AE525" w14:textId="1464439A" w:rsidR="00ED4396" w:rsidRPr="00BA156B" w:rsidDel="00BA63BC" w:rsidRDefault="000E1E11">
            <w:pPr>
              <w:autoSpaceDE w:val="0"/>
              <w:autoSpaceDN w:val="0"/>
              <w:adjustRightInd w:val="0"/>
              <w:spacing w:line="360" w:lineRule="atLeast"/>
              <w:rPr>
                <w:del w:id="1130" w:author="Regina Casanova" w:date="2018-07-07T15:18:00Z"/>
                <w:rFonts w:cs="Times New Roman"/>
                <w:color w:val="000000"/>
                <w:lang w:val="es-PE"/>
              </w:rPr>
            </w:pPr>
            <w:del w:id="113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que se implementen mejoras para todos los ciudadanos para poder mejorar el servicio de atención en salud</w:delText>
              </w:r>
            </w:del>
          </w:p>
        </w:tc>
        <w:tc>
          <w:tcPr>
            <w:tcW w:w="2341" w:type="dxa"/>
            <w:tcBorders>
              <w:bottom w:val="single" w:sz="8" w:space="0" w:color="000000"/>
              <w:right w:val="single" w:sz="8" w:space="0" w:color="000000"/>
            </w:tcBorders>
            <w:vAlign w:val="bottom"/>
          </w:tcPr>
          <w:p w14:paraId="3BE5A50B" w14:textId="4DF82556" w:rsidR="00ED4396" w:rsidRPr="00BA156B" w:rsidDel="00BA63BC" w:rsidRDefault="00ED4396">
            <w:pPr>
              <w:autoSpaceDE w:val="0"/>
              <w:autoSpaceDN w:val="0"/>
              <w:adjustRightInd w:val="0"/>
              <w:spacing w:line="360" w:lineRule="atLeast"/>
              <w:rPr>
                <w:del w:id="1132" w:author="Regina Casanova" w:date="2018-07-07T15:18:00Z"/>
                <w:rFonts w:cs="Times New Roman"/>
                <w:color w:val="000000"/>
                <w:lang w:val="es-PE"/>
              </w:rPr>
            </w:pPr>
            <w:del w:id="1133" w:author="Regina Casanova" w:date="2018-07-07T15:18:00Z">
              <w:r w:rsidRPr="00BA156B" w:rsidDel="00BA63BC">
                <w:rPr>
                  <w:rFonts w:cs="Times New Roman"/>
                  <w:color w:val="000000"/>
                  <w:lang w:val="es-PE"/>
                </w:rPr>
                <w:delText>Análisis del reclamo para solución general sobre el tipo de reclamo</w:delText>
              </w:r>
            </w:del>
          </w:p>
        </w:tc>
        <w:tc>
          <w:tcPr>
            <w:tcW w:w="1559" w:type="dxa"/>
            <w:tcBorders>
              <w:bottom w:val="single" w:sz="8" w:space="0" w:color="000000"/>
              <w:right w:val="single" w:sz="8" w:space="0" w:color="000000"/>
            </w:tcBorders>
            <w:vAlign w:val="bottom"/>
          </w:tcPr>
          <w:p w14:paraId="73F96059" w14:textId="43BD3B32" w:rsidR="00ED4396" w:rsidRPr="00BA156B" w:rsidDel="00BA63BC" w:rsidRDefault="00ED4396">
            <w:pPr>
              <w:autoSpaceDE w:val="0"/>
              <w:autoSpaceDN w:val="0"/>
              <w:adjustRightInd w:val="0"/>
              <w:spacing w:line="360" w:lineRule="atLeast"/>
              <w:rPr>
                <w:del w:id="1134" w:author="Regina Casanova" w:date="2018-07-07T15:18:00Z"/>
                <w:rFonts w:cs="Times New Roman"/>
                <w:color w:val="000000"/>
                <w:lang w:val="es-PE"/>
              </w:rPr>
            </w:pPr>
            <w:del w:id="1135" w:author="Regina Casanova" w:date="2018-07-07T15:18:00Z">
              <w:r w:rsidRPr="00BA156B" w:rsidDel="00BA63BC">
                <w:rPr>
                  <w:rFonts w:cs="Times New Roman"/>
                  <w:color w:val="000000"/>
                  <w:lang w:val="es-PE"/>
                </w:rPr>
                <w:delText>Medio - 2</w:delText>
              </w:r>
            </w:del>
          </w:p>
        </w:tc>
      </w:tr>
      <w:tr w:rsidR="00ED4396" w:rsidRPr="00BA156B" w:rsidDel="00BA63BC" w14:paraId="7FD94FCB" w14:textId="05759A7B" w:rsidTr="00ED4396">
        <w:tblPrEx>
          <w:tblBorders>
            <w:top w:val="none" w:sz="0" w:space="0" w:color="auto"/>
          </w:tblBorders>
        </w:tblPrEx>
        <w:trPr>
          <w:del w:id="113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623231A" w14:textId="5D309F3A" w:rsidR="00ED4396" w:rsidRPr="00BA156B" w:rsidDel="00BA63BC" w:rsidRDefault="00ED4396">
            <w:pPr>
              <w:autoSpaceDE w:val="0"/>
              <w:autoSpaceDN w:val="0"/>
              <w:adjustRightInd w:val="0"/>
              <w:spacing w:line="360" w:lineRule="atLeast"/>
              <w:jc w:val="right"/>
              <w:rPr>
                <w:del w:id="1137" w:author="Regina Casanova" w:date="2018-07-07T15:18:00Z"/>
                <w:rFonts w:cs="Times New Roman"/>
                <w:color w:val="000000"/>
                <w:lang w:val="es-PE"/>
              </w:rPr>
            </w:pPr>
            <w:del w:id="1138" w:author="Regina Casanova" w:date="2018-07-07T15:18:00Z">
              <w:r w:rsidRPr="00BA156B" w:rsidDel="00BA63BC">
                <w:rPr>
                  <w:rFonts w:cs="Times New Roman"/>
                  <w:color w:val="000000"/>
                  <w:lang w:val="es-PE"/>
                </w:rPr>
                <w:delText>4</w:delText>
              </w:r>
            </w:del>
          </w:p>
        </w:tc>
        <w:tc>
          <w:tcPr>
            <w:tcW w:w="1715" w:type="dxa"/>
            <w:tcBorders>
              <w:bottom w:val="single" w:sz="8" w:space="0" w:color="000000"/>
              <w:right w:val="single" w:sz="8" w:space="0" w:color="000000"/>
            </w:tcBorders>
            <w:shd w:val="clear" w:color="auto" w:fill="E1E0E0"/>
            <w:vAlign w:val="bottom"/>
          </w:tcPr>
          <w:p w14:paraId="2D0672EA" w14:textId="2D595D7F" w:rsidR="00ED4396" w:rsidRPr="00BA156B" w:rsidDel="00BA63BC" w:rsidRDefault="00ED4396">
            <w:pPr>
              <w:autoSpaceDE w:val="0"/>
              <w:autoSpaceDN w:val="0"/>
              <w:adjustRightInd w:val="0"/>
              <w:spacing w:line="360" w:lineRule="atLeast"/>
              <w:rPr>
                <w:del w:id="1139" w:author="Regina Casanova" w:date="2018-07-07T15:18:00Z"/>
                <w:rFonts w:cs="Times New Roman"/>
                <w:color w:val="000000"/>
                <w:lang w:val="es-PE"/>
              </w:rPr>
            </w:pPr>
            <w:del w:id="1140"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6B734602" w14:textId="58649A6A" w:rsidR="00ED4396" w:rsidRPr="00BA156B" w:rsidDel="00BA63BC" w:rsidRDefault="00ED4396">
            <w:pPr>
              <w:autoSpaceDE w:val="0"/>
              <w:autoSpaceDN w:val="0"/>
              <w:adjustRightInd w:val="0"/>
              <w:spacing w:line="360" w:lineRule="atLeast"/>
              <w:rPr>
                <w:del w:id="1141" w:author="Regina Casanova" w:date="2018-07-07T15:18:00Z"/>
                <w:rFonts w:cs="Times New Roman"/>
                <w:color w:val="000000"/>
                <w:lang w:val="es-PE"/>
              </w:rPr>
            </w:pPr>
            <w:del w:id="1142" w:author="Regina Casanova" w:date="2018-07-07T15:18:00Z">
              <w:r w:rsidRPr="00BA156B" w:rsidDel="00BA63BC">
                <w:rPr>
                  <w:rFonts w:cs="Times New Roman"/>
                  <w:color w:val="000000"/>
                  <w:lang w:val="es-PE"/>
                </w:rPr>
                <w:delText>Amigable e intuitivo (iconos y Gráficos)</w:delText>
              </w:r>
            </w:del>
          </w:p>
        </w:tc>
        <w:tc>
          <w:tcPr>
            <w:tcW w:w="5380" w:type="dxa"/>
            <w:tcBorders>
              <w:bottom w:val="single" w:sz="8" w:space="0" w:color="000000"/>
              <w:right w:val="single" w:sz="8" w:space="0" w:color="000000"/>
            </w:tcBorders>
            <w:shd w:val="clear" w:color="auto" w:fill="E1E0E0"/>
            <w:vAlign w:val="bottom"/>
          </w:tcPr>
          <w:p w14:paraId="4051B41C" w14:textId="4FC21421" w:rsidR="00ED4396" w:rsidRPr="00BA156B" w:rsidDel="00BA63BC" w:rsidRDefault="000E1E11">
            <w:pPr>
              <w:autoSpaceDE w:val="0"/>
              <w:autoSpaceDN w:val="0"/>
              <w:adjustRightInd w:val="0"/>
              <w:spacing w:line="360" w:lineRule="atLeast"/>
              <w:rPr>
                <w:del w:id="1143" w:author="Regina Casanova" w:date="2018-07-07T15:18:00Z"/>
                <w:rFonts w:cs="Times New Roman"/>
                <w:color w:val="000000"/>
                <w:lang w:val="es-PE"/>
              </w:rPr>
            </w:pPr>
            <w:del w:id="114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el </w:delText>
              </w:r>
            </w:del>
            <w:del w:id="1145" w:author="Regina Casanova" w:date="2018-06-18T17:53:00Z">
              <w:r w:rsidR="00ED4396" w:rsidRPr="00BA156B" w:rsidDel="00E94926">
                <w:rPr>
                  <w:rFonts w:cs="Times New Roman"/>
                  <w:color w:val="000000"/>
                  <w:lang w:val="es-PE"/>
                </w:rPr>
                <w:delText>sistema</w:delText>
              </w:r>
            </w:del>
            <w:del w:id="1146" w:author="Regina Casanova" w:date="2018-07-07T15:18:00Z">
              <w:r w:rsidR="00ED4396" w:rsidRPr="00BA156B" w:rsidDel="00BA63BC">
                <w:rPr>
                  <w:rFonts w:cs="Times New Roman"/>
                  <w:color w:val="000000"/>
                  <w:lang w:val="es-PE"/>
                </w:rPr>
                <w:delText xml:space="preserve"> sea amigable e intuitivo para poder buscar información de forma fácil</w:delText>
              </w:r>
            </w:del>
          </w:p>
        </w:tc>
        <w:tc>
          <w:tcPr>
            <w:tcW w:w="2341" w:type="dxa"/>
            <w:tcBorders>
              <w:bottom w:val="single" w:sz="8" w:space="0" w:color="000000"/>
              <w:right w:val="single" w:sz="8" w:space="0" w:color="000000"/>
            </w:tcBorders>
            <w:shd w:val="clear" w:color="auto" w:fill="E1E0E0"/>
            <w:vAlign w:val="bottom"/>
          </w:tcPr>
          <w:p w14:paraId="197779E7" w14:textId="0C6A239B" w:rsidR="00ED4396" w:rsidRPr="00BA156B" w:rsidDel="00BA63BC" w:rsidRDefault="00ED4396">
            <w:pPr>
              <w:autoSpaceDE w:val="0"/>
              <w:autoSpaceDN w:val="0"/>
              <w:adjustRightInd w:val="0"/>
              <w:spacing w:line="360" w:lineRule="atLeast"/>
              <w:rPr>
                <w:del w:id="1147" w:author="Regina Casanova" w:date="2018-07-07T15:18:00Z"/>
                <w:rFonts w:cs="Times New Roman"/>
                <w:color w:val="000000"/>
                <w:lang w:val="es-PE"/>
              </w:rPr>
            </w:pPr>
            <w:del w:id="1148" w:author="Regina Casanova" w:date="2018-07-07T15:18:00Z">
              <w:r w:rsidRPr="00BA156B" w:rsidDel="00BA63BC">
                <w:rPr>
                  <w:rFonts w:cs="Times New Roman"/>
                  <w:color w:val="000000"/>
                  <w:lang w:val="es-PE"/>
                </w:rPr>
                <w:delText>Defin</w:delText>
              </w:r>
              <w:r w:rsidR="00BA156B" w:rsidRPr="00BA156B" w:rsidDel="00BA63BC">
                <w:rPr>
                  <w:rFonts w:cs="Times New Roman"/>
                  <w:color w:val="000000"/>
                  <w:lang w:val="es-PE"/>
                </w:rPr>
                <w:delText>ir paleta de colores, utilizar iconografía</w:delText>
              </w:r>
              <w:r w:rsidRPr="00BA156B" w:rsidDel="00BA63BC">
                <w:rPr>
                  <w:rFonts w:cs="Times New Roman"/>
                  <w:color w:val="000000"/>
                  <w:lang w:val="es-PE"/>
                </w:rPr>
                <w:delText xml:space="preserve"> y hacerlo bastante visual</w:delText>
              </w:r>
            </w:del>
          </w:p>
        </w:tc>
        <w:tc>
          <w:tcPr>
            <w:tcW w:w="1559" w:type="dxa"/>
            <w:tcBorders>
              <w:bottom w:val="single" w:sz="8" w:space="0" w:color="000000"/>
              <w:right w:val="single" w:sz="8" w:space="0" w:color="000000"/>
            </w:tcBorders>
            <w:shd w:val="clear" w:color="auto" w:fill="E1E0E0"/>
            <w:vAlign w:val="bottom"/>
          </w:tcPr>
          <w:p w14:paraId="178C63B2" w14:textId="5EE4AAB4" w:rsidR="00ED4396" w:rsidRPr="00BA156B" w:rsidDel="00BA63BC" w:rsidRDefault="00ED4396">
            <w:pPr>
              <w:autoSpaceDE w:val="0"/>
              <w:autoSpaceDN w:val="0"/>
              <w:adjustRightInd w:val="0"/>
              <w:spacing w:line="360" w:lineRule="atLeast"/>
              <w:rPr>
                <w:del w:id="1149" w:author="Regina Casanova" w:date="2018-07-07T15:18:00Z"/>
                <w:rFonts w:cs="Times New Roman"/>
                <w:color w:val="000000"/>
                <w:lang w:val="es-PE"/>
              </w:rPr>
            </w:pPr>
            <w:del w:id="1150" w:author="Regina Casanova" w:date="2018-07-07T15:18:00Z">
              <w:r w:rsidRPr="00BA156B" w:rsidDel="00BA63BC">
                <w:rPr>
                  <w:rFonts w:cs="Times New Roman"/>
                  <w:color w:val="000000"/>
                  <w:lang w:val="es-PE"/>
                </w:rPr>
                <w:delText>Alto - 3</w:delText>
              </w:r>
            </w:del>
          </w:p>
        </w:tc>
      </w:tr>
      <w:tr w:rsidR="00ED4396" w:rsidRPr="00BA156B" w:rsidDel="00BA63BC" w14:paraId="02A83CF9" w14:textId="08F9CCAD" w:rsidTr="00ED4396">
        <w:tblPrEx>
          <w:tblBorders>
            <w:top w:val="none" w:sz="0" w:space="0" w:color="auto"/>
          </w:tblBorders>
        </w:tblPrEx>
        <w:trPr>
          <w:del w:id="1151" w:author="Regina Casanova" w:date="2018-07-07T15:18:00Z"/>
        </w:trPr>
        <w:tc>
          <w:tcPr>
            <w:tcW w:w="504" w:type="dxa"/>
            <w:tcBorders>
              <w:left w:val="single" w:sz="8" w:space="0" w:color="000000"/>
              <w:bottom w:val="single" w:sz="8" w:space="0" w:color="000000"/>
              <w:right w:val="single" w:sz="8" w:space="0" w:color="000000"/>
            </w:tcBorders>
            <w:vAlign w:val="bottom"/>
          </w:tcPr>
          <w:p w14:paraId="4ED71E6C" w14:textId="0BB4010E" w:rsidR="00ED4396" w:rsidRPr="00BA156B" w:rsidDel="00BA63BC" w:rsidRDefault="00ED4396">
            <w:pPr>
              <w:autoSpaceDE w:val="0"/>
              <w:autoSpaceDN w:val="0"/>
              <w:adjustRightInd w:val="0"/>
              <w:spacing w:line="360" w:lineRule="atLeast"/>
              <w:jc w:val="right"/>
              <w:rPr>
                <w:del w:id="1152" w:author="Regina Casanova" w:date="2018-07-07T15:18:00Z"/>
                <w:rFonts w:cs="Times New Roman"/>
                <w:color w:val="000000"/>
                <w:lang w:val="es-PE"/>
              </w:rPr>
            </w:pPr>
            <w:del w:id="1153" w:author="Regina Casanova" w:date="2018-07-07T15:18:00Z">
              <w:r w:rsidRPr="00BA156B" w:rsidDel="00BA63BC">
                <w:rPr>
                  <w:rFonts w:cs="Times New Roman"/>
                  <w:color w:val="000000"/>
                  <w:lang w:val="es-PE"/>
                </w:rPr>
                <w:delText>5</w:delText>
              </w:r>
            </w:del>
          </w:p>
        </w:tc>
        <w:tc>
          <w:tcPr>
            <w:tcW w:w="1715" w:type="dxa"/>
            <w:tcBorders>
              <w:bottom w:val="single" w:sz="8" w:space="0" w:color="000000"/>
              <w:right w:val="single" w:sz="8" w:space="0" w:color="000000"/>
            </w:tcBorders>
            <w:vAlign w:val="bottom"/>
          </w:tcPr>
          <w:p w14:paraId="2DB702DB" w14:textId="13993B8C" w:rsidR="00ED4396" w:rsidRPr="00BA156B" w:rsidDel="00BA63BC" w:rsidRDefault="00ED4396">
            <w:pPr>
              <w:autoSpaceDE w:val="0"/>
              <w:autoSpaceDN w:val="0"/>
              <w:adjustRightInd w:val="0"/>
              <w:spacing w:line="360" w:lineRule="atLeast"/>
              <w:rPr>
                <w:del w:id="1154" w:author="Regina Casanova" w:date="2018-07-07T15:18:00Z"/>
                <w:rFonts w:cs="Times New Roman"/>
                <w:color w:val="000000"/>
                <w:lang w:val="es-PE"/>
              </w:rPr>
            </w:pPr>
            <w:del w:id="1155"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0F55B6E" w14:textId="79DEBC26" w:rsidR="00ED4396" w:rsidRPr="00BA156B" w:rsidDel="00BA63BC" w:rsidRDefault="00BA156B">
            <w:pPr>
              <w:autoSpaceDE w:val="0"/>
              <w:autoSpaceDN w:val="0"/>
              <w:adjustRightInd w:val="0"/>
              <w:spacing w:line="360" w:lineRule="atLeast"/>
              <w:rPr>
                <w:del w:id="1156" w:author="Regina Casanova" w:date="2018-07-07T15:18:00Z"/>
                <w:rFonts w:cs="Times New Roman"/>
                <w:color w:val="000000"/>
                <w:lang w:val="es-PE"/>
              </w:rPr>
            </w:pPr>
            <w:del w:id="1157" w:author="Regina Casanova" w:date="2018-07-07T15:18:00Z">
              <w:r w:rsidRPr="0080563F" w:rsidDel="00BA63BC">
                <w:rPr>
                  <w:rFonts w:cs="Times New Roman"/>
                  <w:color w:val="000000"/>
                  <w:lang w:val="en-US"/>
                </w:rPr>
                <w:delText>B</w:delText>
              </w:r>
              <w:r w:rsidR="00ED4396" w:rsidRPr="0080563F" w:rsidDel="00BA63BC">
                <w:rPr>
                  <w:rFonts w:cs="Times New Roman"/>
                  <w:color w:val="000000"/>
                  <w:lang w:val="en-US"/>
                </w:rPr>
                <w:delText>ackup</w:delText>
              </w:r>
              <w:r w:rsidR="00ED4396" w:rsidRPr="00BA156B" w:rsidDel="00BA63BC">
                <w:rPr>
                  <w:rFonts w:cs="Times New Roman"/>
                  <w:color w:val="000000"/>
                  <w:lang w:val="es-PE"/>
                </w:rPr>
                <w:delText xml:space="preserve"> de reclamos</w:delText>
              </w:r>
            </w:del>
          </w:p>
        </w:tc>
        <w:tc>
          <w:tcPr>
            <w:tcW w:w="5380" w:type="dxa"/>
            <w:tcBorders>
              <w:bottom w:val="single" w:sz="8" w:space="0" w:color="000000"/>
              <w:right w:val="single" w:sz="8" w:space="0" w:color="000000"/>
            </w:tcBorders>
            <w:vAlign w:val="bottom"/>
          </w:tcPr>
          <w:p w14:paraId="3FC17CED" w14:textId="692BC37D" w:rsidR="00ED4396" w:rsidRPr="00BA156B" w:rsidDel="00BA63BC" w:rsidRDefault="000E1E11">
            <w:pPr>
              <w:autoSpaceDE w:val="0"/>
              <w:autoSpaceDN w:val="0"/>
              <w:adjustRightInd w:val="0"/>
              <w:spacing w:line="360" w:lineRule="atLeast"/>
              <w:rPr>
                <w:del w:id="1158" w:author="Regina Casanova" w:date="2018-07-07T15:18:00Z"/>
                <w:rFonts w:cs="Times New Roman"/>
                <w:color w:val="000000"/>
                <w:lang w:val="es-PE"/>
              </w:rPr>
            </w:pPr>
            <w:del w:id="115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contar con un </w:delText>
              </w:r>
              <w:r w:rsidR="00ED4396" w:rsidRPr="00160297" w:rsidDel="00BA63BC">
                <w:rPr>
                  <w:rFonts w:cs="Times New Roman"/>
                  <w:color w:val="000000"/>
                  <w:lang w:val="es-PE"/>
                </w:rPr>
                <w:delText>backup</w:delText>
              </w:r>
              <w:r w:rsidR="00ED4396" w:rsidRPr="00BA156B" w:rsidDel="00BA63BC">
                <w:rPr>
                  <w:rFonts w:cs="Times New Roman"/>
                  <w:color w:val="000000"/>
                  <w:lang w:val="es-PE"/>
                </w:rPr>
                <w:delText xml:space="preserve"> de todos los reclamos para poder tener un resguardo para cualquier eventualidad</w:delText>
              </w:r>
            </w:del>
          </w:p>
        </w:tc>
        <w:tc>
          <w:tcPr>
            <w:tcW w:w="2341" w:type="dxa"/>
            <w:tcBorders>
              <w:bottom w:val="single" w:sz="8" w:space="0" w:color="000000"/>
              <w:right w:val="single" w:sz="8" w:space="0" w:color="000000"/>
            </w:tcBorders>
            <w:vAlign w:val="bottom"/>
          </w:tcPr>
          <w:p w14:paraId="7CE27480" w14:textId="613181CC" w:rsidR="00ED4396" w:rsidRPr="00BA156B" w:rsidDel="00BA63BC" w:rsidRDefault="00ED4396">
            <w:pPr>
              <w:autoSpaceDE w:val="0"/>
              <w:autoSpaceDN w:val="0"/>
              <w:adjustRightInd w:val="0"/>
              <w:spacing w:line="360" w:lineRule="atLeast"/>
              <w:rPr>
                <w:del w:id="1160" w:author="Regina Casanova" w:date="2018-07-07T15:18:00Z"/>
                <w:rFonts w:cs="Times New Roman"/>
                <w:color w:val="000000"/>
                <w:lang w:val="es-PE"/>
              </w:rPr>
            </w:pPr>
            <w:del w:id="1161" w:author="Regina Casanova" w:date="2018-07-07T15:18:00Z">
              <w:r w:rsidRPr="00BA156B" w:rsidDel="00BA63BC">
                <w:rPr>
                  <w:rFonts w:cs="Times New Roman"/>
                  <w:color w:val="000000"/>
                  <w:lang w:val="es-PE"/>
                </w:rPr>
                <w:delText xml:space="preserve">Realizar </w:delText>
              </w:r>
              <w:r w:rsidRPr="0080563F" w:rsidDel="00BA63BC">
                <w:rPr>
                  <w:rFonts w:cs="Times New Roman"/>
                  <w:color w:val="000000"/>
                  <w:lang w:val="en-US"/>
                </w:rPr>
                <w:delText>backups</w:delText>
              </w:r>
              <w:r w:rsidRPr="00BA156B" w:rsidDel="00BA63BC">
                <w:rPr>
                  <w:rFonts w:cs="Times New Roman"/>
                  <w:color w:val="000000"/>
                  <w:lang w:val="es-PE"/>
                </w:rPr>
                <w:delText xml:space="preserve"> periódicos</w:delText>
              </w:r>
            </w:del>
          </w:p>
        </w:tc>
        <w:tc>
          <w:tcPr>
            <w:tcW w:w="1559" w:type="dxa"/>
            <w:tcBorders>
              <w:bottom w:val="single" w:sz="8" w:space="0" w:color="000000"/>
              <w:right w:val="single" w:sz="8" w:space="0" w:color="000000"/>
            </w:tcBorders>
            <w:vAlign w:val="bottom"/>
          </w:tcPr>
          <w:p w14:paraId="169C3BA1" w14:textId="434D5670" w:rsidR="00ED4396" w:rsidRPr="00BA156B" w:rsidDel="00BA63BC" w:rsidRDefault="00ED4396">
            <w:pPr>
              <w:autoSpaceDE w:val="0"/>
              <w:autoSpaceDN w:val="0"/>
              <w:adjustRightInd w:val="0"/>
              <w:spacing w:line="360" w:lineRule="atLeast"/>
              <w:rPr>
                <w:del w:id="1162" w:author="Regina Casanova" w:date="2018-07-07T15:18:00Z"/>
                <w:rFonts w:cs="Times New Roman"/>
                <w:color w:val="000000"/>
                <w:lang w:val="es-PE"/>
              </w:rPr>
            </w:pPr>
            <w:del w:id="1163" w:author="Regina Casanova" w:date="2018-07-07T15:18:00Z">
              <w:r w:rsidRPr="00BA156B" w:rsidDel="00BA63BC">
                <w:rPr>
                  <w:rFonts w:cs="Times New Roman"/>
                  <w:color w:val="000000"/>
                  <w:lang w:val="es-PE"/>
                </w:rPr>
                <w:delText>Bajo - 1</w:delText>
              </w:r>
            </w:del>
          </w:p>
        </w:tc>
      </w:tr>
      <w:tr w:rsidR="00ED4396" w:rsidRPr="00BA156B" w:rsidDel="00BA63BC" w14:paraId="3825780C" w14:textId="68F7749C" w:rsidTr="00ED4396">
        <w:tblPrEx>
          <w:tblBorders>
            <w:top w:val="none" w:sz="0" w:space="0" w:color="auto"/>
          </w:tblBorders>
        </w:tblPrEx>
        <w:trPr>
          <w:del w:id="116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B37D9C0" w14:textId="722DAEFC" w:rsidR="00ED4396" w:rsidRPr="00BA156B" w:rsidDel="00BA63BC" w:rsidRDefault="00ED4396">
            <w:pPr>
              <w:autoSpaceDE w:val="0"/>
              <w:autoSpaceDN w:val="0"/>
              <w:adjustRightInd w:val="0"/>
              <w:spacing w:line="360" w:lineRule="atLeast"/>
              <w:jc w:val="right"/>
              <w:rPr>
                <w:del w:id="1165" w:author="Regina Casanova" w:date="2018-07-07T15:18:00Z"/>
                <w:rFonts w:cs="Times New Roman"/>
                <w:color w:val="000000"/>
                <w:lang w:val="es-PE"/>
              </w:rPr>
            </w:pPr>
            <w:del w:id="1166" w:author="Regina Casanova" w:date="2018-07-07T15:18:00Z">
              <w:r w:rsidRPr="00BA156B" w:rsidDel="00BA63BC">
                <w:rPr>
                  <w:rFonts w:cs="Times New Roman"/>
                  <w:color w:val="000000"/>
                  <w:lang w:val="es-PE"/>
                </w:rPr>
                <w:delText>6</w:delText>
              </w:r>
            </w:del>
          </w:p>
        </w:tc>
        <w:tc>
          <w:tcPr>
            <w:tcW w:w="1715" w:type="dxa"/>
            <w:tcBorders>
              <w:bottom w:val="single" w:sz="8" w:space="0" w:color="000000"/>
              <w:right w:val="single" w:sz="8" w:space="0" w:color="000000"/>
            </w:tcBorders>
            <w:shd w:val="clear" w:color="auto" w:fill="E1E0E0"/>
            <w:vAlign w:val="bottom"/>
          </w:tcPr>
          <w:p w14:paraId="78A9648E" w14:textId="5D9EE4D8" w:rsidR="00ED4396" w:rsidRPr="00BA156B" w:rsidDel="00BA63BC" w:rsidRDefault="00ED4396">
            <w:pPr>
              <w:autoSpaceDE w:val="0"/>
              <w:autoSpaceDN w:val="0"/>
              <w:adjustRightInd w:val="0"/>
              <w:spacing w:line="360" w:lineRule="atLeast"/>
              <w:rPr>
                <w:del w:id="1167" w:author="Regina Casanova" w:date="2018-07-07T15:18:00Z"/>
                <w:rFonts w:cs="Times New Roman"/>
                <w:color w:val="000000"/>
                <w:lang w:val="es-PE"/>
              </w:rPr>
            </w:pPr>
            <w:del w:id="1168"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15838933" w14:textId="33BE1081" w:rsidR="00ED4396" w:rsidRPr="00BA156B" w:rsidDel="00BA63BC" w:rsidRDefault="00ED4396">
            <w:pPr>
              <w:autoSpaceDE w:val="0"/>
              <w:autoSpaceDN w:val="0"/>
              <w:adjustRightInd w:val="0"/>
              <w:spacing w:line="360" w:lineRule="atLeast"/>
              <w:rPr>
                <w:del w:id="1169" w:author="Regina Casanova" w:date="2018-07-07T15:18:00Z"/>
                <w:rFonts w:cs="Times New Roman"/>
                <w:color w:val="000000"/>
                <w:lang w:val="es-PE"/>
              </w:rPr>
            </w:pPr>
            <w:del w:id="1170" w:author="Regina Casanova" w:date="2018-07-07T15:18:00Z">
              <w:r w:rsidRPr="00BA156B" w:rsidDel="00BA63BC">
                <w:rPr>
                  <w:rFonts w:cs="Times New Roman"/>
                  <w:color w:val="000000"/>
                  <w:lang w:val="es-PE"/>
                </w:rPr>
                <w:delText>Pasos seguidos para solucionar un reclamo</w:delText>
              </w:r>
            </w:del>
          </w:p>
        </w:tc>
        <w:tc>
          <w:tcPr>
            <w:tcW w:w="5380" w:type="dxa"/>
            <w:tcBorders>
              <w:bottom w:val="single" w:sz="8" w:space="0" w:color="000000"/>
              <w:right w:val="single" w:sz="8" w:space="0" w:color="000000"/>
            </w:tcBorders>
            <w:shd w:val="clear" w:color="auto" w:fill="E1E0E0"/>
            <w:vAlign w:val="bottom"/>
          </w:tcPr>
          <w:p w14:paraId="72332A30" w14:textId="644FBC7F" w:rsidR="00ED4396" w:rsidRPr="00BA156B" w:rsidDel="00BA63BC" w:rsidRDefault="000E1E11">
            <w:pPr>
              <w:autoSpaceDE w:val="0"/>
              <w:autoSpaceDN w:val="0"/>
              <w:adjustRightInd w:val="0"/>
              <w:spacing w:line="360" w:lineRule="atLeast"/>
              <w:rPr>
                <w:del w:id="1171" w:author="Regina Casanova" w:date="2018-07-07T15:18:00Z"/>
                <w:rFonts w:cs="Times New Roman"/>
                <w:color w:val="000000"/>
                <w:lang w:val="es-PE"/>
              </w:rPr>
            </w:pPr>
            <w:del w:id="117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ver los pasos seguidos por la IPRESS para dar </w:delText>
              </w:r>
              <w:r w:rsidR="00ED4396" w:rsidRPr="00BA156B" w:rsidDel="00BA63BC">
                <w:rPr>
                  <w:rFonts w:cs="Times New Roman"/>
                  <w:color w:val="000000"/>
                  <w:lang w:val="es-PE"/>
                </w:rPr>
                <w:lastRenderedPageBreak/>
                <w:delText>solución a un reclamo para poder saber que se están tomando medidas</w:delText>
              </w:r>
            </w:del>
          </w:p>
        </w:tc>
        <w:tc>
          <w:tcPr>
            <w:tcW w:w="2341" w:type="dxa"/>
            <w:tcBorders>
              <w:bottom w:val="single" w:sz="8" w:space="0" w:color="000000"/>
              <w:right w:val="single" w:sz="8" w:space="0" w:color="000000"/>
            </w:tcBorders>
            <w:shd w:val="clear" w:color="auto" w:fill="E1E0E0"/>
            <w:vAlign w:val="bottom"/>
          </w:tcPr>
          <w:p w14:paraId="2FE66A46" w14:textId="61FF40DB" w:rsidR="00ED4396" w:rsidRPr="00BA156B" w:rsidDel="00BA63BC" w:rsidRDefault="00ED4396">
            <w:pPr>
              <w:autoSpaceDE w:val="0"/>
              <w:autoSpaceDN w:val="0"/>
              <w:adjustRightInd w:val="0"/>
              <w:spacing w:line="360" w:lineRule="atLeast"/>
              <w:rPr>
                <w:del w:id="1173" w:author="Regina Casanova" w:date="2018-07-07T15:18:00Z"/>
                <w:rFonts w:cs="Times New Roman"/>
                <w:color w:val="000000"/>
                <w:lang w:val="es-PE"/>
              </w:rPr>
            </w:pPr>
            <w:del w:id="1174" w:author="Regina Casanova" w:date="2018-07-07T15:18:00Z">
              <w:r w:rsidRPr="00BA156B" w:rsidDel="00BA63BC">
                <w:rPr>
                  <w:rFonts w:cs="Times New Roman"/>
                  <w:color w:val="000000"/>
                  <w:lang w:val="es-PE"/>
                </w:rPr>
                <w:lastRenderedPageBreak/>
                <w:delText xml:space="preserve">Mostrar dentro de la tabla de reclamos un desplegable donde se </w:delText>
              </w:r>
              <w:r w:rsidRPr="00BA156B" w:rsidDel="00BA63BC">
                <w:rPr>
                  <w:rFonts w:cs="Times New Roman"/>
                  <w:color w:val="000000"/>
                  <w:lang w:val="es-PE"/>
                </w:rPr>
                <w:lastRenderedPageBreak/>
                <w:delText>pueda ver los pasos realizados</w:delText>
              </w:r>
            </w:del>
          </w:p>
        </w:tc>
        <w:tc>
          <w:tcPr>
            <w:tcW w:w="1559" w:type="dxa"/>
            <w:tcBorders>
              <w:bottom w:val="single" w:sz="8" w:space="0" w:color="000000"/>
              <w:right w:val="single" w:sz="8" w:space="0" w:color="000000"/>
            </w:tcBorders>
            <w:shd w:val="clear" w:color="auto" w:fill="E1E0E0"/>
            <w:vAlign w:val="bottom"/>
          </w:tcPr>
          <w:p w14:paraId="3587DC91" w14:textId="186800E8" w:rsidR="00ED4396" w:rsidRPr="00BA156B" w:rsidDel="00BA63BC" w:rsidRDefault="00ED4396">
            <w:pPr>
              <w:autoSpaceDE w:val="0"/>
              <w:autoSpaceDN w:val="0"/>
              <w:adjustRightInd w:val="0"/>
              <w:spacing w:line="360" w:lineRule="atLeast"/>
              <w:rPr>
                <w:del w:id="1175" w:author="Regina Casanova" w:date="2018-07-07T15:18:00Z"/>
                <w:rFonts w:cs="Times New Roman"/>
                <w:color w:val="000000"/>
                <w:lang w:val="es-PE"/>
              </w:rPr>
            </w:pPr>
            <w:del w:id="1176" w:author="Regina Casanova" w:date="2018-07-07T15:18:00Z">
              <w:r w:rsidRPr="00BA156B" w:rsidDel="00BA63BC">
                <w:rPr>
                  <w:rFonts w:cs="Times New Roman"/>
                  <w:color w:val="000000"/>
                  <w:lang w:val="es-PE"/>
                </w:rPr>
                <w:lastRenderedPageBreak/>
                <w:delText>Medio - 2</w:delText>
              </w:r>
            </w:del>
          </w:p>
        </w:tc>
      </w:tr>
      <w:tr w:rsidR="00ED4396" w:rsidRPr="00BA156B" w:rsidDel="00BA63BC" w14:paraId="4BC11FEC" w14:textId="2E806676" w:rsidTr="00ED4396">
        <w:tblPrEx>
          <w:tblBorders>
            <w:top w:val="none" w:sz="0" w:space="0" w:color="auto"/>
          </w:tblBorders>
        </w:tblPrEx>
        <w:trPr>
          <w:del w:id="1177" w:author="Regina Casanova" w:date="2018-07-07T15:18:00Z"/>
        </w:trPr>
        <w:tc>
          <w:tcPr>
            <w:tcW w:w="504" w:type="dxa"/>
            <w:tcBorders>
              <w:left w:val="single" w:sz="8" w:space="0" w:color="000000"/>
              <w:bottom w:val="single" w:sz="8" w:space="0" w:color="000000"/>
              <w:right w:val="single" w:sz="8" w:space="0" w:color="000000"/>
            </w:tcBorders>
            <w:vAlign w:val="bottom"/>
          </w:tcPr>
          <w:p w14:paraId="107B483E" w14:textId="78416494" w:rsidR="00ED4396" w:rsidRPr="00BA156B" w:rsidDel="00BA63BC" w:rsidRDefault="00ED4396">
            <w:pPr>
              <w:autoSpaceDE w:val="0"/>
              <w:autoSpaceDN w:val="0"/>
              <w:adjustRightInd w:val="0"/>
              <w:spacing w:line="360" w:lineRule="atLeast"/>
              <w:jc w:val="right"/>
              <w:rPr>
                <w:del w:id="1178" w:author="Regina Casanova" w:date="2018-07-07T15:18:00Z"/>
                <w:rFonts w:cs="Times New Roman"/>
                <w:color w:val="000000"/>
                <w:lang w:val="es-PE"/>
              </w:rPr>
            </w:pPr>
            <w:del w:id="1179" w:author="Regina Casanova" w:date="2018-07-07T15:18:00Z">
              <w:r w:rsidRPr="00BA156B" w:rsidDel="00BA63BC">
                <w:rPr>
                  <w:rFonts w:cs="Times New Roman"/>
                  <w:color w:val="000000"/>
                  <w:lang w:val="es-PE"/>
                </w:rPr>
                <w:delText>7</w:delText>
              </w:r>
            </w:del>
          </w:p>
        </w:tc>
        <w:tc>
          <w:tcPr>
            <w:tcW w:w="1715" w:type="dxa"/>
            <w:tcBorders>
              <w:bottom w:val="single" w:sz="8" w:space="0" w:color="000000"/>
              <w:right w:val="single" w:sz="8" w:space="0" w:color="000000"/>
            </w:tcBorders>
            <w:vAlign w:val="bottom"/>
          </w:tcPr>
          <w:p w14:paraId="648F2ADE" w14:textId="7FBC6EC8" w:rsidR="00ED4396" w:rsidRPr="00BA156B" w:rsidDel="00BA63BC" w:rsidRDefault="00ED4396">
            <w:pPr>
              <w:autoSpaceDE w:val="0"/>
              <w:autoSpaceDN w:val="0"/>
              <w:adjustRightInd w:val="0"/>
              <w:spacing w:line="360" w:lineRule="atLeast"/>
              <w:rPr>
                <w:del w:id="1180" w:author="Regina Casanova" w:date="2018-07-07T15:18:00Z"/>
                <w:rFonts w:cs="Times New Roman"/>
                <w:color w:val="000000"/>
                <w:lang w:val="es-PE"/>
              </w:rPr>
            </w:pPr>
            <w:del w:id="1181"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36C7744" w14:textId="7AF2F9F2" w:rsidR="00ED4396" w:rsidRPr="00BA156B" w:rsidDel="00BA63BC" w:rsidRDefault="00ED4396">
            <w:pPr>
              <w:autoSpaceDE w:val="0"/>
              <w:autoSpaceDN w:val="0"/>
              <w:adjustRightInd w:val="0"/>
              <w:spacing w:line="360" w:lineRule="atLeast"/>
              <w:rPr>
                <w:del w:id="1182" w:author="Regina Casanova" w:date="2018-07-07T15:18:00Z"/>
                <w:rFonts w:cs="Times New Roman"/>
                <w:color w:val="000000"/>
                <w:lang w:val="es-PE"/>
              </w:rPr>
            </w:pPr>
            <w:del w:id="1183" w:author="Regina Casanova" w:date="2018-07-07T15:18:00Z">
              <w:r w:rsidRPr="00BA156B" w:rsidDel="00BA63BC">
                <w:rPr>
                  <w:rFonts w:cs="Times New Roman"/>
                  <w:color w:val="000000"/>
                  <w:lang w:val="es-PE"/>
                </w:rPr>
                <w:delText>Compartir con trabajadores internos</w:delText>
              </w:r>
            </w:del>
          </w:p>
        </w:tc>
        <w:tc>
          <w:tcPr>
            <w:tcW w:w="5380" w:type="dxa"/>
            <w:tcBorders>
              <w:bottom w:val="single" w:sz="8" w:space="0" w:color="000000"/>
              <w:right w:val="single" w:sz="8" w:space="0" w:color="000000"/>
            </w:tcBorders>
            <w:vAlign w:val="bottom"/>
          </w:tcPr>
          <w:p w14:paraId="532845C4" w14:textId="32463C25" w:rsidR="00ED4396" w:rsidRPr="00BA156B" w:rsidDel="00BA63BC" w:rsidRDefault="00D00DDC">
            <w:pPr>
              <w:autoSpaceDE w:val="0"/>
              <w:autoSpaceDN w:val="0"/>
              <w:adjustRightInd w:val="0"/>
              <w:spacing w:line="360" w:lineRule="atLeast"/>
              <w:rPr>
                <w:del w:id="1184" w:author="Regina Casanova" w:date="2018-07-07T15:18:00Z"/>
                <w:rFonts w:cs="Times New Roman"/>
                <w:color w:val="000000"/>
                <w:lang w:val="es-PE"/>
              </w:rPr>
            </w:pPr>
            <w:del w:id="118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compartir dicha información con otros trabajadores de SUSALUD par</w:delText>
              </w:r>
              <w:r w:rsidDel="00BA63BC">
                <w:rPr>
                  <w:rFonts w:cs="Times New Roman"/>
                  <w:color w:val="000000"/>
                  <w:lang w:val="es-PE"/>
                </w:rPr>
                <w:delText>a poder estar enterados todos co</w:delText>
              </w:r>
              <w:r w:rsidR="00ED4396" w:rsidRPr="00BA156B" w:rsidDel="00BA63BC">
                <w:rPr>
                  <w:rFonts w:cs="Times New Roman"/>
                  <w:color w:val="000000"/>
                  <w:lang w:val="es-PE"/>
                </w:rPr>
                <w:delText>mo entidad</w:delText>
              </w:r>
            </w:del>
          </w:p>
        </w:tc>
        <w:tc>
          <w:tcPr>
            <w:tcW w:w="2341" w:type="dxa"/>
            <w:tcBorders>
              <w:bottom w:val="single" w:sz="8" w:space="0" w:color="000000"/>
              <w:right w:val="single" w:sz="8" w:space="0" w:color="000000"/>
            </w:tcBorders>
            <w:vAlign w:val="bottom"/>
          </w:tcPr>
          <w:p w14:paraId="4B0956C8" w14:textId="4B7E20CC" w:rsidR="00ED4396" w:rsidRPr="00BA156B" w:rsidDel="00BA63BC" w:rsidRDefault="00ED4396">
            <w:pPr>
              <w:autoSpaceDE w:val="0"/>
              <w:autoSpaceDN w:val="0"/>
              <w:adjustRightInd w:val="0"/>
              <w:spacing w:line="360" w:lineRule="atLeast"/>
              <w:rPr>
                <w:del w:id="1186" w:author="Regina Casanova" w:date="2018-07-07T15:18:00Z"/>
                <w:rFonts w:cs="Times New Roman"/>
                <w:color w:val="000000"/>
                <w:lang w:val="es-PE"/>
              </w:rPr>
            </w:pPr>
            <w:del w:id="1187" w:author="Regina Casanova" w:date="2018-07-07T15:18:00Z">
              <w:r w:rsidRPr="00BA156B" w:rsidDel="00BA63BC">
                <w:rPr>
                  <w:rFonts w:cs="Times New Roman"/>
                  <w:color w:val="000000"/>
                  <w:lang w:val="es-PE"/>
                </w:rPr>
                <w:delText>Crear usuario genérico para visualización</w:delText>
              </w:r>
            </w:del>
          </w:p>
        </w:tc>
        <w:tc>
          <w:tcPr>
            <w:tcW w:w="1559" w:type="dxa"/>
            <w:tcBorders>
              <w:bottom w:val="single" w:sz="8" w:space="0" w:color="000000"/>
              <w:right w:val="single" w:sz="8" w:space="0" w:color="000000"/>
            </w:tcBorders>
            <w:vAlign w:val="bottom"/>
          </w:tcPr>
          <w:p w14:paraId="405303AF" w14:textId="40BD0548" w:rsidR="00ED4396" w:rsidRPr="00BA156B" w:rsidDel="00BA63BC" w:rsidRDefault="00ED4396">
            <w:pPr>
              <w:autoSpaceDE w:val="0"/>
              <w:autoSpaceDN w:val="0"/>
              <w:adjustRightInd w:val="0"/>
              <w:spacing w:line="360" w:lineRule="atLeast"/>
              <w:rPr>
                <w:del w:id="1188" w:author="Regina Casanova" w:date="2018-07-07T15:18:00Z"/>
                <w:rFonts w:cs="Times New Roman"/>
                <w:color w:val="000000"/>
                <w:lang w:val="es-PE"/>
              </w:rPr>
            </w:pPr>
            <w:del w:id="1189" w:author="Regina Casanova" w:date="2018-07-07T15:18:00Z">
              <w:r w:rsidRPr="00BA156B" w:rsidDel="00BA63BC">
                <w:rPr>
                  <w:rFonts w:cs="Times New Roman"/>
                  <w:color w:val="000000"/>
                  <w:lang w:val="es-PE"/>
                </w:rPr>
                <w:delText>bajo - 1</w:delText>
              </w:r>
            </w:del>
          </w:p>
        </w:tc>
      </w:tr>
      <w:tr w:rsidR="00ED4396" w:rsidRPr="00BA156B" w:rsidDel="00BA63BC" w14:paraId="4F4CCCDE" w14:textId="0F93C055" w:rsidTr="00ED4396">
        <w:tblPrEx>
          <w:tblBorders>
            <w:top w:val="none" w:sz="0" w:space="0" w:color="auto"/>
          </w:tblBorders>
        </w:tblPrEx>
        <w:trPr>
          <w:del w:id="119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AF28849" w14:textId="0EE78567" w:rsidR="00ED4396" w:rsidRPr="00BA156B" w:rsidDel="00BA63BC" w:rsidRDefault="00ED4396">
            <w:pPr>
              <w:autoSpaceDE w:val="0"/>
              <w:autoSpaceDN w:val="0"/>
              <w:adjustRightInd w:val="0"/>
              <w:spacing w:line="360" w:lineRule="atLeast"/>
              <w:jc w:val="right"/>
              <w:rPr>
                <w:del w:id="1191" w:author="Regina Casanova" w:date="2018-07-07T15:18:00Z"/>
                <w:rFonts w:cs="Times New Roman"/>
                <w:color w:val="000000"/>
                <w:lang w:val="es-PE"/>
              </w:rPr>
            </w:pPr>
            <w:del w:id="1192" w:author="Regina Casanova" w:date="2018-07-07T15:18:00Z">
              <w:r w:rsidRPr="00BA156B" w:rsidDel="00BA63BC">
                <w:rPr>
                  <w:rFonts w:cs="Times New Roman"/>
                  <w:color w:val="000000"/>
                  <w:lang w:val="es-PE"/>
                </w:rPr>
                <w:delText>8</w:delText>
              </w:r>
            </w:del>
          </w:p>
        </w:tc>
        <w:tc>
          <w:tcPr>
            <w:tcW w:w="1715" w:type="dxa"/>
            <w:tcBorders>
              <w:bottom w:val="single" w:sz="8" w:space="0" w:color="000000"/>
              <w:right w:val="single" w:sz="8" w:space="0" w:color="000000"/>
            </w:tcBorders>
            <w:shd w:val="clear" w:color="auto" w:fill="E1E0E0"/>
            <w:vAlign w:val="bottom"/>
          </w:tcPr>
          <w:p w14:paraId="55633368" w14:textId="62F56D4C" w:rsidR="00ED4396" w:rsidRPr="00BA156B" w:rsidDel="00BA63BC" w:rsidRDefault="00ED4396">
            <w:pPr>
              <w:autoSpaceDE w:val="0"/>
              <w:autoSpaceDN w:val="0"/>
              <w:adjustRightInd w:val="0"/>
              <w:spacing w:line="360" w:lineRule="atLeast"/>
              <w:rPr>
                <w:del w:id="1193" w:author="Regina Casanova" w:date="2018-07-07T15:18:00Z"/>
                <w:rFonts w:cs="Times New Roman"/>
                <w:color w:val="000000"/>
                <w:lang w:val="es-PE"/>
              </w:rPr>
            </w:pPr>
            <w:del w:id="1194"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9B80348" w14:textId="7C6EF53E" w:rsidR="00ED4396" w:rsidRPr="00BA156B" w:rsidDel="00BA63BC" w:rsidRDefault="00ED4396">
            <w:pPr>
              <w:autoSpaceDE w:val="0"/>
              <w:autoSpaceDN w:val="0"/>
              <w:adjustRightInd w:val="0"/>
              <w:spacing w:line="360" w:lineRule="atLeast"/>
              <w:rPr>
                <w:del w:id="1195" w:author="Regina Casanova" w:date="2018-07-07T15:18:00Z"/>
                <w:rFonts w:cs="Times New Roman"/>
                <w:color w:val="000000"/>
                <w:lang w:val="es-PE"/>
              </w:rPr>
            </w:pPr>
            <w:del w:id="1196" w:author="Regina Casanova" w:date="2018-07-07T15:18:00Z">
              <w:r w:rsidRPr="00BA156B" w:rsidDel="00BA63BC">
                <w:rPr>
                  <w:rFonts w:cs="Times New Roman"/>
                  <w:color w:val="000000"/>
                  <w:lang w:val="es-PE"/>
                </w:rPr>
                <w:delText>Clasificación del reclamo</w:delText>
              </w:r>
            </w:del>
          </w:p>
        </w:tc>
        <w:tc>
          <w:tcPr>
            <w:tcW w:w="5380" w:type="dxa"/>
            <w:tcBorders>
              <w:bottom w:val="single" w:sz="8" w:space="0" w:color="000000"/>
              <w:right w:val="single" w:sz="8" w:space="0" w:color="000000"/>
            </w:tcBorders>
            <w:shd w:val="clear" w:color="auto" w:fill="E1E0E0"/>
            <w:vAlign w:val="bottom"/>
          </w:tcPr>
          <w:p w14:paraId="0362CD95" w14:textId="4C31E70E" w:rsidR="00ED4396" w:rsidRPr="00BA156B" w:rsidDel="00BA63BC" w:rsidRDefault="00D00DDC">
            <w:pPr>
              <w:autoSpaceDE w:val="0"/>
              <w:autoSpaceDN w:val="0"/>
              <w:adjustRightInd w:val="0"/>
              <w:spacing w:line="360" w:lineRule="atLeast"/>
              <w:rPr>
                <w:del w:id="1197" w:author="Regina Casanova" w:date="2018-07-07T15:18:00Z"/>
                <w:rFonts w:cs="Times New Roman"/>
                <w:color w:val="000000"/>
                <w:lang w:val="es-PE"/>
              </w:rPr>
            </w:pPr>
            <w:del w:id="119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contar con una clasificación simple de reclamos para poder ordenar de forma sencilla los problemas más recurrentes</w:delText>
              </w:r>
            </w:del>
          </w:p>
        </w:tc>
        <w:tc>
          <w:tcPr>
            <w:tcW w:w="2341" w:type="dxa"/>
            <w:tcBorders>
              <w:bottom w:val="single" w:sz="8" w:space="0" w:color="000000"/>
              <w:right w:val="single" w:sz="8" w:space="0" w:color="000000"/>
            </w:tcBorders>
            <w:shd w:val="clear" w:color="auto" w:fill="E1E0E0"/>
            <w:vAlign w:val="bottom"/>
          </w:tcPr>
          <w:p w14:paraId="00757A3D" w14:textId="3179D622" w:rsidR="00ED4396" w:rsidRPr="00BA156B" w:rsidDel="00BA63BC" w:rsidRDefault="00ED4396">
            <w:pPr>
              <w:autoSpaceDE w:val="0"/>
              <w:autoSpaceDN w:val="0"/>
              <w:adjustRightInd w:val="0"/>
              <w:spacing w:line="360" w:lineRule="atLeast"/>
              <w:rPr>
                <w:del w:id="1199" w:author="Regina Casanova" w:date="2018-07-07T15:18:00Z"/>
                <w:rFonts w:cs="Times New Roman"/>
                <w:color w:val="000000"/>
                <w:lang w:val="es-PE"/>
              </w:rPr>
            </w:pPr>
            <w:del w:id="1200" w:author="Regina Casanova" w:date="2018-07-07T15:18:00Z">
              <w:r w:rsidRPr="00BA156B" w:rsidDel="00BA63BC">
                <w:rPr>
                  <w:rFonts w:cs="Times New Roman"/>
                  <w:color w:val="000000"/>
                  <w:lang w:val="es-PE"/>
                </w:rPr>
                <w:delText>Hacer clasificación de reclamos</w:delText>
              </w:r>
            </w:del>
          </w:p>
        </w:tc>
        <w:tc>
          <w:tcPr>
            <w:tcW w:w="1559" w:type="dxa"/>
            <w:tcBorders>
              <w:bottom w:val="single" w:sz="8" w:space="0" w:color="000000"/>
              <w:right w:val="single" w:sz="8" w:space="0" w:color="000000"/>
            </w:tcBorders>
            <w:shd w:val="clear" w:color="auto" w:fill="E1E0E0"/>
            <w:vAlign w:val="bottom"/>
          </w:tcPr>
          <w:p w14:paraId="35DF36F9" w14:textId="2A18AC39" w:rsidR="00ED4396" w:rsidRPr="00BA156B" w:rsidDel="00BA63BC" w:rsidRDefault="00ED4396">
            <w:pPr>
              <w:autoSpaceDE w:val="0"/>
              <w:autoSpaceDN w:val="0"/>
              <w:adjustRightInd w:val="0"/>
              <w:spacing w:line="360" w:lineRule="atLeast"/>
              <w:rPr>
                <w:del w:id="1201" w:author="Regina Casanova" w:date="2018-07-07T15:18:00Z"/>
                <w:rFonts w:cs="Times New Roman"/>
                <w:color w:val="000000"/>
                <w:lang w:val="es-PE"/>
              </w:rPr>
            </w:pPr>
            <w:del w:id="1202" w:author="Regina Casanova" w:date="2018-07-07T15:18:00Z">
              <w:r w:rsidRPr="00BA156B" w:rsidDel="00BA63BC">
                <w:rPr>
                  <w:rFonts w:cs="Times New Roman"/>
                  <w:color w:val="000000"/>
                  <w:lang w:val="es-PE"/>
                </w:rPr>
                <w:delText>Alto - 3</w:delText>
              </w:r>
            </w:del>
          </w:p>
        </w:tc>
      </w:tr>
      <w:tr w:rsidR="00ED4396" w:rsidRPr="00BA156B" w:rsidDel="00BA63BC" w14:paraId="57C7BBFC" w14:textId="309C17D2" w:rsidTr="00ED4396">
        <w:tblPrEx>
          <w:tblBorders>
            <w:top w:val="none" w:sz="0" w:space="0" w:color="auto"/>
          </w:tblBorders>
        </w:tblPrEx>
        <w:trPr>
          <w:del w:id="1203" w:author="Regina Casanova" w:date="2018-07-07T15:18:00Z"/>
        </w:trPr>
        <w:tc>
          <w:tcPr>
            <w:tcW w:w="504" w:type="dxa"/>
            <w:tcBorders>
              <w:left w:val="single" w:sz="8" w:space="0" w:color="000000"/>
              <w:bottom w:val="single" w:sz="8" w:space="0" w:color="000000"/>
              <w:right w:val="single" w:sz="8" w:space="0" w:color="000000"/>
            </w:tcBorders>
            <w:vAlign w:val="bottom"/>
          </w:tcPr>
          <w:p w14:paraId="505C40DB" w14:textId="32462424" w:rsidR="00ED4396" w:rsidRPr="00BA156B" w:rsidDel="00BA63BC" w:rsidRDefault="00ED4396">
            <w:pPr>
              <w:autoSpaceDE w:val="0"/>
              <w:autoSpaceDN w:val="0"/>
              <w:adjustRightInd w:val="0"/>
              <w:spacing w:line="360" w:lineRule="atLeast"/>
              <w:jc w:val="right"/>
              <w:rPr>
                <w:del w:id="1204" w:author="Regina Casanova" w:date="2018-07-07T15:18:00Z"/>
                <w:rFonts w:cs="Times New Roman"/>
                <w:color w:val="000000"/>
                <w:lang w:val="es-PE"/>
              </w:rPr>
            </w:pPr>
            <w:del w:id="1205" w:author="Regina Casanova" w:date="2018-07-07T15:18:00Z">
              <w:r w:rsidRPr="00BA156B" w:rsidDel="00BA63BC">
                <w:rPr>
                  <w:rFonts w:cs="Times New Roman"/>
                  <w:color w:val="000000"/>
                  <w:lang w:val="es-PE"/>
                </w:rPr>
                <w:delText>9</w:delText>
              </w:r>
            </w:del>
          </w:p>
        </w:tc>
        <w:tc>
          <w:tcPr>
            <w:tcW w:w="1715" w:type="dxa"/>
            <w:tcBorders>
              <w:bottom w:val="single" w:sz="8" w:space="0" w:color="000000"/>
              <w:right w:val="single" w:sz="8" w:space="0" w:color="000000"/>
            </w:tcBorders>
            <w:vAlign w:val="bottom"/>
          </w:tcPr>
          <w:p w14:paraId="7E30F416" w14:textId="47E559CF" w:rsidR="00ED4396" w:rsidRPr="00BA156B" w:rsidDel="00BA63BC" w:rsidRDefault="00ED4396">
            <w:pPr>
              <w:autoSpaceDE w:val="0"/>
              <w:autoSpaceDN w:val="0"/>
              <w:adjustRightInd w:val="0"/>
              <w:spacing w:line="360" w:lineRule="atLeast"/>
              <w:rPr>
                <w:del w:id="1206" w:author="Regina Casanova" w:date="2018-07-07T15:18:00Z"/>
                <w:rFonts w:cs="Times New Roman"/>
                <w:color w:val="000000"/>
                <w:lang w:val="es-PE"/>
              </w:rPr>
            </w:pPr>
            <w:del w:id="1207"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710EABA" w14:textId="2CBD3454" w:rsidR="00ED4396" w:rsidRPr="00BA156B" w:rsidDel="00BA63BC" w:rsidRDefault="00BA156B">
            <w:pPr>
              <w:autoSpaceDE w:val="0"/>
              <w:autoSpaceDN w:val="0"/>
              <w:adjustRightInd w:val="0"/>
              <w:spacing w:line="360" w:lineRule="atLeast"/>
              <w:rPr>
                <w:del w:id="1208" w:author="Regina Casanova" w:date="2018-07-07T15:18:00Z"/>
                <w:rFonts w:cs="Times New Roman"/>
                <w:color w:val="000000"/>
                <w:lang w:val="es-PE"/>
              </w:rPr>
            </w:pPr>
            <w:del w:id="1209" w:author="Regina Casanova" w:date="2018-07-07T15:18:00Z">
              <w:r w:rsidRPr="00BA156B" w:rsidDel="00BA63BC">
                <w:rPr>
                  <w:rFonts w:cs="Times New Roman"/>
                  <w:color w:val="000000"/>
                  <w:lang w:val="es-PE"/>
                </w:rPr>
                <w:delText>Clasificación</w:delText>
              </w:r>
              <w:r w:rsidR="00ED4396" w:rsidRPr="00BA156B" w:rsidDel="00BA63BC">
                <w:rPr>
                  <w:rFonts w:cs="Times New Roman"/>
                  <w:color w:val="000000"/>
                  <w:lang w:val="es-PE"/>
                </w:rPr>
                <w:delText xml:space="preserve"> por tipo de seguro</w:delText>
              </w:r>
            </w:del>
          </w:p>
        </w:tc>
        <w:tc>
          <w:tcPr>
            <w:tcW w:w="5380" w:type="dxa"/>
            <w:tcBorders>
              <w:bottom w:val="single" w:sz="8" w:space="0" w:color="000000"/>
              <w:right w:val="single" w:sz="8" w:space="0" w:color="000000"/>
            </w:tcBorders>
            <w:vAlign w:val="bottom"/>
          </w:tcPr>
          <w:p w14:paraId="1F09A96E" w14:textId="61085807" w:rsidR="00ED4396" w:rsidRPr="00BA156B" w:rsidDel="00BA63BC" w:rsidRDefault="00D00DDC">
            <w:pPr>
              <w:autoSpaceDE w:val="0"/>
              <w:autoSpaceDN w:val="0"/>
              <w:adjustRightInd w:val="0"/>
              <w:spacing w:line="360" w:lineRule="atLeast"/>
              <w:rPr>
                <w:del w:id="1210" w:author="Regina Casanova" w:date="2018-07-07T15:18:00Z"/>
                <w:rFonts w:cs="Times New Roman"/>
                <w:color w:val="000000"/>
                <w:lang w:val="es-PE"/>
              </w:rPr>
            </w:pPr>
            <w:del w:id="121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filtrar por tipo de seguro que tenga el ciudadano para poder ver si hay diferencias en atención de asegurados</w:delText>
              </w:r>
            </w:del>
          </w:p>
        </w:tc>
        <w:tc>
          <w:tcPr>
            <w:tcW w:w="2341" w:type="dxa"/>
            <w:tcBorders>
              <w:bottom w:val="single" w:sz="8" w:space="0" w:color="000000"/>
              <w:right w:val="single" w:sz="8" w:space="0" w:color="000000"/>
            </w:tcBorders>
            <w:vAlign w:val="bottom"/>
          </w:tcPr>
          <w:p w14:paraId="50B59BDB" w14:textId="1825FF47" w:rsidR="00ED4396" w:rsidRPr="00BA156B" w:rsidDel="00BA63BC" w:rsidRDefault="00ED4396">
            <w:pPr>
              <w:autoSpaceDE w:val="0"/>
              <w:autoSpaceDN w:val="0"/>
              <w:adjustRightInd w:val="0"/>
              <w:spacing w:line="360" w:lineRule="atLeast"/>
              <w:rPr>
                <w:del w:id="1212" w:author="Regina Casanova" w:date="2018-07-07T15:18:00Z"/>
                <w:rFonts w:cs="Times New Roman"/>
                <w:color w:val="000000"/>
                <w:lang w:val="es-PE"/>
              </w:rPr>
            </w:pPr>
            <w:del w:id="1213" w:author="Regina Casanova" w:date="2018-07-07T15:18:00Z">
              <w:r w:rsidRPr="00BA156B" w:rsidDel="00BA63BC">
                <w:rPr>
                  <w:rFonts w:cs="Times New Roman"/>
                  <w:color w:val="000000"/>
                  <w:lang w:val="es-PE"/>
                </w:rPr>
                <w:delText>Filtro por tipo de seguro que se jale desde el servicio de SUSALUD</w:delText>
              </w:r>
            </w:del>
          </w:p>
        </w:tc>
        <w:tc>
          <w:tcPr>
            <w:tcW w:w="1559" w:type="dxa"/>
            <w:tcBorders>
              <w:bottom w:val="single" w:sz="8" w:space="0" w:color="000000"/>
              <w:right w:val="single" w:sz="8" w:space="0" w:color="000000"/>
            </w:tcBorders>
            <w:vAlign w:val="bottom"/>
          </w:tcPr>
          <w:p w14:paraId="6228F18E" w14:textId="04BF0E81" w:rsidR="00ED4396" w:rsidRPr="00BA156B" w:rsidDel="00BA63BC" w:rsidRDefault="00ED4396">
            <w:pPr>
              <w:autoSpaceDE w:val="0"/>
              <w:autoSpaceDN w:val="0"/>
              <w:adjustRightInd w:val="0"/>
              <w:spacing w:line="360" w:lineRule="atLeast"/>
              <w:rPr>
                <w:del w:id="1214" w:author="Regina Casanova" w:date="2018-07-07T15:18:00Z"/>
                <w:rFonts w:cs="Times New Roman"/>
                <w:color w:val="000000"/>
                <w:lang w:val="es-PE"/>
              </w:rPr>
            </w:pPr>
            <w:del w:id="1215" w:author="Regina Casanova" w:date="2018-07-07T15:18:00Z">
              <w:r w:rsidRPr="00BA156B" w:rsidDel="00BA63BC">
                <w:rPr>
                  <w:rFonts w:cs="Times New Roman"/>
                  <w:color w:val="000000"/>
                  <w:lang w:val="es-PE"/>
                </w:rPr>
                <w:delText>bajo - 1</w:delText>
              </w:r>
            </w:del>
          </w:p>
        </w:tc>
      </w:tr>
      <w:tr w:rsidR="00ED4396" w:rsidRPr="00BA156B" w:rsidDel="00BA63BC" w14:paraId="69BA626D" w14:textId="0D58BE32" w:rsidTr="00ED4396">
        <w:tblPrEx>
          <w:tblBorders>
            <w:top w:val="none" w:sz="0" w:space="0" w:color="auto"/>
          </w:tblBorders>
        </w:tblPrEx>
        <w:trPr>
          <w:del w:id="121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483A5DD" w14:textId="6F4AAC87" w:rsidR="00ED4396" w:rsidRPr="00BA156B" w:rsidDel="00BA63BC" w:rsidRDefault="00ED4396">
            <w:pPr>
              <w:autoSpaceDE w:val="0"/>
              <w:autoSpaceDN w:val="0"/>
              <w:adjustRightInd w:val="0"/>
              <w:spacing w:line="360" w:lineRule="atLeast"/>
              <w:jc w:val="right"/>
              <w:rPr>
                <w:del w:id="1217" w:author="Regina Casanova" w:date="2018-07-07T15:18:00Z"/>
                <w:rFonts w:cs="Times New Roman"/>
                <w:color w:val="000000"/>
                <w:lang w:val="es-PE"/>
              </w:rPr>
            </w:pPr>
            <w:del w:id="1218" w:author="Regina Casanova" w:date="2018-07-07T15:18:00Z">
              <w:r w:rsidRPr="00BA156B" w:rsidDel="00BA63BC">
                <w:rPr>
                  <w:rFonts w:cs="Times New Roman"/>
                  <w:color w:val="000000"/>
                  <w:lang w:val="es-PE"/>
                </w:rPr>
                <w:delText>10</w:delText>
              </w:r>
            </w:del>
          </w:p>
        </w:tc>
        <w:tc>
          <w:tcPr>
            <w:tcW w:w="1715" w:type="dxa"/>
            <w:tcBorders>
              <w:bottom w:val="single" w:sz="8" w:space="0" w:color="000000"/>
              <w:right w:val="single" w:sz="8" w:space="0" w:color="000000"/>
            </w:tcBorders>
            <w:shd w:val="clear" w:color="auto" w:fill="E1E0E0"/>
            <w:vAlign w:val="bottom"/>
          </w:tcPr>
          <w:p w14:paraId="697ED7AA" w14:textId="1EC99DB2" w:rsidR="00ED4396" w:rsidRPr="00BA156B" w:rsidDel="00BA63BC" w:rsidRDefault="00ED4396">
            <w:pPr>
              <w:autoSpaceDE w:val="0"/>
              <w:autoSpaceDN w:val="0"/>
              <w:adjustRightInd w:val="0"/>
              <w:spacing w:line="360" w:lineRule="atLeast"/>
              <w:rPr>
                <w:del w:id="1219" w:author="Regina Casanova" w:date="2018-07-07T15:18:00Z"/>
                <w:rFonts w:cs="Times New Roman"/>
                <w:color w:val="000000"/>
                <w:lang w:val="es-PE"/>
              </w:rPr>
            </w:pPr>
            <w:del w:id="1220"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224806E" w14:textId="37B389CF" w:rsidR="00ED4396" w:rsidRPr="00BA156B" w:rsidDel="00BA63BC" w:rsidRDefault="00ED4396">
            <w:pPr>
              <w:autoSpaceDE w:val="0"/>
              <w:autoSpaceDN w:val="0"/>
              <w:adjustRightInd w:val="0"/>
              <w:spacing w:line="360" w:lineRule="atLeast"/>
              <w:rPr>
                <w:del w:id="1221" w:author="Regina Casanova" w:date="2018-07-07T15:18:00Z"/>
                <w:rFonts w:cs="Times New Roman"/>
                <w:color w:val="000000"/>
                <w:lang w:val="es-PE"/>
              </w:rPr>
            </w:pPr>
            <w:del w:id="1222" w:author="Regina Casanova" w:date="2018-07-07T15:18:00Z">
              <w:r w:rsidRPr="00BA156B" w:rsidDel="00BA63BC">
                <w:rPr>
                  <w:rFonts w:cs="Times New Roman"/>
                  <w:color w:val="000000"/>
                  <w:lang w:val="es-PE"/>
                </w:rPr>
                <w:delText>Confirmación de registro de reclamo</w:delText>
              </w:r>
            </w:del>
          </w:p>
        </w:tc>
        <w:tc>
          <w:tcPr>
            <w:tcW w:w="5380" w:type="dxa"/>
            <w:tcBorders>
              <w:bottom w:val="single" w:sz="8" w:space="0" w:color="000000"/>
              <w:right w:val="single" w:sz="8" w:space="0" w:color="000000"/>
            </w:tcBorders>
            <w:shd w:val="clear" w:color="auto" w:fill="E1E0E0"/>
            <w:vAlign w:val="bottom"/>
          </w:tcPr>
          <w:p w14:paraId="0D5FD67A" w14:textId="0D7701CA" w:rsidR="00ED4396" w:rsidRPr="00BA156B" w:rsidDel="00BA63BC" w:rsidRDefault="00D00DDC">
            <w:pPr>
              <w:autoSpaceDE w:val="0"/>
              <w:autoSpaceDN w:val="0"/>
              <w:adjustRightInd w:val="0"/>
              <w:spacing w:line="360" w:lineRule="atLeast"/>
              <w:rPr>
                <w:del w:id="1223" w:author="Regina Casanova" w:date="2018-07-07T15:18:00Z"/>
                <w:rFonts w:cs="Times New Roman"/>
                <w:color w:val="000000"/>
                <w:lang w:val="es-PE"/>
              </w:rPr>
            </w:pPr>
            <w:del w:id="122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recibir una confirmación del registro del reclamo para poder estar seguro que se registró correctamente</w:delText>
              </w:r>
            </w:del>
          </w:p>
        </w:tc>
        <w:tc>
          <w:tcPr>
            <w:tcW w:w="2341" w:type="dxa"/>
            <w:tcBorders>
              <w:bottom w:val="single" w:sz="8" w:space="0" w:color="000000"/>
              <w:right w:val="single" w:sz="8" w:space="0" w:color="000000"/>
            </w:tcBorders>
            <w:shd w:val="clear" w:color="auto" w:fill="E1E0E0"/>
            <w:vAlign w:val="bottom"/>
          </w:tcPr>
          <w:p w14:paraId="30B3C9FB" w14:textId="42638A33" w:rsidR="00ED4396" w:rsidRPr="00BA156B" w:rsidDel="00BA63BC" w:rsidRDefault="00ED4396" w:rsidP="00BA156B">
            <w:pPr>
              <w:autoSpaceDE w:val="0"/>
              <w:autoSpaceDN w:val="0"/>
              <w:adjustRightInd w:val="0"/>
              <w:spacing w:line="360" w:lineRule="atLeast"/>
              <w:rPr>
                <w:del w:id="1225" w:author="Regina Casanova" w:date="2018-07-07T15:18:00Z"/>
                <w:rFonts w:cs="Times New Roman"/>
                <w:color w:val="000000"/>
                <w:lang w:val="es-PE"/>
              </w:rPr>
            </w:pPr>
            <w:del w:id="1226" w:author="Regina Casanova" w:date="2018-07-07T15:18:00Z">
              <w:r w:rsidRPr="00BA156B" w:rsidDel="00BA63BC">
                <w:rPr>
                  <w:rFonts w:cs="Times New Roman"/>
                  <w:color w:val="000000"/>
                  <w:lang w:val="es-PE"/>
                </w:rPr>
                <w:delText xml:space="preserve">Enviar correo de confirmación / </w:delText>
              </w:r>
              <w:r w:rsidR="00BA156B" w:rsidRPr="00BA156B" w:rsidDel="00BA63BC">
                <w:rPr>
                  <w:rFonts w:cs="Times New Roman"/>
                  <w:color w:val="000000"/>
                  <w:lang w:val="es-PE"/>
                </w:rPr>
                <w:delText>SMS con número</w:delText>
              </w:r>
              <w:r w:rsidRPr="00BA156B" w:rsidDel="00BA63BC">
                <w:rPr>
                  <w:rFonts w:cs="Times New Roman"/>
                  <w:color w:val="000000"/>
                  <w:lang w:val="es-PE"/>
                </w:rPr>
                <w:delText xml:space="preserve"> de reclamo</w:delText>
              </w:r>
            </w:del>
          </w:p>
        </w:tc>
        <w:tc>
          <w:tcPr>
            <w:tcW w:w="1559" w:type="dxa"/>
            <w:tcBorders>
              <w:bottom w:val="single" w:sz="8" w:space="0" w:color="000000"/>
              <w:right w:val="single" w:sz="8" w:space="0" w:color="000000"/>
            </w:tcBorders>
            <w:shd w:val="clear" w:color="auto" w:fill="E1E0E0"/>
            <w:vAlign w:val="bottom"/>
          </w:tcPr>
          <w:p w14:paraId="7C587CD8" w14:textId="7FB99366" w:rsidR="00ED4396" w:rsidRPr="00BA156B" w:rsidDel="00BA63BC" w:rsidRDefault="00ED4396">
            <w:pPr>
              <w:autoSpaceDE w:val="0"/>
              <w:autoSpaceDN w:val="0"/>
              <w:adjustRightInd w:val="0"/>
              <w:spacing w:line="360" w:lineRule="atLeast"/>
              <w:rPr>
                <w:del w:id="1227" w:author="Regina Casanova" w:date="2018-07-07T15:18:00Z"/>
                <w:rFonts w:cs="Times New Roman"/>
                <w:color w:val="000000"/>
                <w:lang w:val="es-PE"/>
              </w:rPr>
            </w:pPr>
            <w:del w:id="1228" w:author="Regina Casanova" w:date="2018-07-07T15:18:00Z">
              <w:r w:rsidRPr="00BA156B" w:rsidDel="00BA63BC">
                <w:rPr>
                  <w:rFonts w:cs="Times New Roman"/>
                  <w:color w:val="000000"/>
                  <w:lang w:val="es-PE"/>
                </w:rPr>
                <w:delText>Alto - 3</w:delText>
              </w:r>
            </w:del>
          </w:p>
        </w:tc>
      </w:tr>
      <w:tr w:rsidR="00ED4396" w:rsidRPr="00BA156B" w:rsidDel="00BA63BC" w14:paraId="297E7421" w14:textId="7172E0DA" w:rsidTr="00ED4396">
        <w:tblPrEx>
          <w:tblBorders>
            <w:top w:val="none" w:sz="0" w:space="0" w:color="auto"/>
          </w:tblBorders>
        </w:tblPrEx>
        <w:trPr>
          <w:del w:id="1229" w:author="Regina Casanova" w:date="2018-07-07T15:18:00Z"/>
        </w:trPr>
        <w:tc>
          <w:tcPr>
            <w:tcW w:w="504" w:type="dxa"/>
            <w:tcBorders>
              <w:left w:val="single" w:sz="8" w:space="0" w:color="000000"/>
              <w:bottom w:val="single" w:sz="8" w:space="0" w:color="000000"/>
              <w:right w:val="single" w:sz="8" w:space="0" w:color="000000"/>
            </w:tcBorders>
            <w:vAlign w:val="bottom"/>
          </w:tcPr>
          <w:p w14:paraId="2E5EE875" w14:textId="20854DAC" w:rsidR="00ED4396" w:rsidRPr="00BA156B" w:rsidDel="00BA63BC" w:rsidRDefault="00ED4396">
            <w:pPr>
              <w:autoSpaceDE w:val="0"/>
              <w:autoSpaceDN w:val="0"/>
              <w:adjustRightInd w:val="0"/>
              <w:spacing w:line="360" w:lineRule="atLeast"/>
              <w:jc w:val="right"/>
              <w:rPr>
                <w:del w:id="1230" w:author="Regina Casanova" w:date="2018-07-07T15:18:00Z"/>
                <w:rFonts w:cs="Times New Roman"/>
                <w:color w:val="000000"/>
                <w:lang w:val="es-PE"/>
              </w:rPr>
            </w:pPr>
            <w:del w:id="1231" w:author="Regina Casanova" w:date="2018-07-07T15:18:00Z">
              <w:r w:rsidRPr="00BA156B" w:rsidDel="00BA63BC">
                <w:rPr>
                  <w:rFonts w:cs="Times New Roman"/>
                  <w:color w:val="000000"/>
                  <w:lang w:val="es-PE"/>
                </w:rPr>
                <w:delText>11</w:delText>
              </w:r>
            </w:del>
          </w:p>
        </w:tc>
        <w:tc>
          <w:tcPr>
            <w:tcW w:w="1715" w:type="dxa"/>
            <w:tcBorders>
              <w:bottom w:val="single" w:sz="8" w:space="0" w:color="000000"/>
              <w:right w:val="single" w:sz="8" w:space="0" w:color="000000"/>
            </w:tcBorders>
            <w:vAlign w:val="bottom"/>
          </w:tcPr>
          <w:p w14:paraId="0A08A9D2" w14:textId="35017A3B" w:rsidR="00ED4396" w:rsidRPr="00BA156B" w:rsidDel="00BA63BC" w:rsidRDefault="00ED4396">
            <w:pPr>
              <w:autoSpaceDE w:val="0"/>
              <w:autoSpaceDN w:val="0"/>
              <w:adjustRightInd w:val="0"/>
              <w:spacing w:line="360" w:lineRule="atLeast"/>
              <w:rPr>
                <w:del w:id="1232" w:author="Regina Casanova" w:date="2018-07-07T15:18:00Z"/>
                <w:rFonts w:cs="Times New Roman"/>
                <w:color w:val="000000"/>
                <w:lang w:val="es-PE"/>
              </w:rPr>
            </w:pPr>
            <w:del w:id="1233"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0967A48D" w14:textId="14BAEC7F" w:rsidR="00ED4396" w:rsidRPr="00BA156B" w:rsidDel="00BA63BC" w:rsidRDefault="00ED4396">
            <w:pPr>
              <w:autoSpaceDE w:val="0"/>
              <w:autoSpaceDN w:val="0"/>
              <w:adjustRightInd w:val="0"/>
              <w:spacing w:line="360" w:lineRule="atLeast"/>
              <w:rPr>
                <w:del w:id="1234" w:author="Regina Casanova" w:date="2018-07-07T15:18:00Z"/>
                <w:rFonts w:cs="Times New Roman"/>
                <w:color w:val="000000"/>
                <w:lang w:val="es-PE"/>
              </w:rPr>
            </w:pPr>
            <w:del w:id="1235" w:author="Regina Casanova" w:date="2018-07-07T15:18:00Z">
              <w:r w:rsidRPr="00BA156B" w:rsidDel="00BA63BC">
                <w:rPr>
                  <w:rFonts w:cs="Times New Roman"/>
                  <w:color w:val="000000"/>
                  <w:lang w:val="es-PE"/>
                </w:rPr>
                <w:delText>Identificación</w:delText>
              </w:r>
            </w:del>
          </w:p>
        </w:tc>
        <w:tc>
          <w:tcPr>
            <w:tcW w:w="5380" w:type="dxa"/>
            <w:tcBorders>
              <w:bottom w:val="single" w:sz="8" w:space="0" w:color="000000"/>
              <w:right w:val="single" w:sz="8" w:space="0" w:color="000000"/>
            </w:tcBorders>
            <w:vAlign w:val="bottom"/>
          </w:tcPr>
          <w:p w14:paraId="68205EBB" w14:textId="6B09F140" w:rsidR="00ED4396" w:rsidRPr="00BA156B" w:rsidDel="00BA63BC" w:rsidRDefault="00D00DDC">
            <w:pPr>
              <w:autoSpaceDE w:val="0"/>
              <w:autoSpaceDN w:val="0"/>
              <w:adjustRightInd w:val="0"/>
              <w:spacing w:line="360" w:lineRule="atLeast"/>
              <w:rPr>
                <w:del w:id="1236" w:author="Regina Casanova" w:date="2018-07-07T15:18:00Z"/>
                <w:rFonts w:cs="Times New Roman"/>
                <w:color w:val="000000"/>
                <w:lang w:val="es-PE"/>
              </w:rPr>
            </w:pPr>
            <w:del w:id="123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presentar un reclamo </w:delText>
              </w:r>
              <w:r w:rsidR="00BA156B" w:rsidRPr="00BA156B" w:rsidDel="00BA63BC">
                <w:rPr>
                  <w:rFonts w:cs="Times New Roman"/>
                  <w:color w:val="000000"/>
                  <w:lang w:val="es-PE"/>
                </w:rPr>
                <w:delText>identificándome</w:delText>
              </w:r>
              <w:r w:rsidR="00ED4396" w:rsidRPr="00BA156B" w:rsidDel="00BA63BC">
                <w:rPr>
                  <w:rFonts w:cs="Times New Roman"/>
                  <w:color w:val="000000"/>
                  <w:lang w:val="es-PE"/>
                </w:rPr>
                <w:delText xml:space="preserve"> para poder acelerar el proceso de resolución del reclamo</w:delText>
              </w:r>
            </w:del>
          </w:p>
        </w:tc>
        <w:tc>
          <w:tcPr>
            <w:tcW w:w="2341" w:type="dxa"/>
            <w:tcBorders>
              <w:bottom w:val="single" w:sz="8" w:space="0" w:color="000000"/>
              <w:right w:val="single" w:sz="8" w:space="0" w:color="000000"/>
            </w:tcBorders>
            <w:vAlign w:val="bottom"/>
          </w:tcPr>
          <w:p w14:paraId="3CDF1DE6" w14:textId="77790B20" w:rsidR="00ED4396" w:rsidRPr="00BA156B" w:rsidDel="00BA63BC" w:rsidRDefault="00ED4396">
            <w:pPr>
              <w:autoSpaceDE w:val="0"/>
              <w:autoSpaceDN w:val="0"/>
              <w:adjustRightInd w:val="0"/>
              <w:spacing w:line="360" w:lineRule="atLeast"/>
              <w:rPr>
                <w:del w:id="1238" w:author="Regina Casanova" w:date="2018-07-07T15:18:00Z"/>
                <w:rFonts w:cs="Times New Roman"/>
                <w:color w:val="000000"/>
                <w:lang w:val="es-PE"/>
              </w:rPr>
            </w:pPr>
            <w:del w:id="1239" w:author="Regina Casanova" w:date="2018-07-07T15:18:00Z">
              <w:r w:rsidRPr="00BA156B" w:rsidDel="00BA63BC">
                <w:rPr>
                  <w:rFonts w:cs="Times New Roman"/>
                  <w:color w:val="000000"/>
                  <w:lang w:val="es-PE"/>
                </w:rPr>
                <w:delText>Pedir DNI del que se queja y validarlo con fecha de cumpleaños</w:delText>
              </w:r>
            </w:del>
          </w:p>
        </w:tc>
        <w:tc>
          <w:tcPr>
            <w:tcW w:w="1559" w:type="dxa"/>
            <w:tcBorders>
              <w:bottom w:val="single" w:sz="8" w:space="0" w:color="000000"/>
              <w:right w:val="single" w:sz="8" w:space="0" w:color="000000"/>
            </w:tcBorders>
            <w:vAlign w:val="bottom"/>
          </w:tcPr>
          <w:p w14:paraId="568AE4F5" w14:textId="79ACB399" w:rsidR="00ED4396" w:rsidRPr="00BA156B" w:rsidDel="00BA63BC" w:rsidRDefault="00ED4396">
            <w:pPr>
              <w:autoSpaceDE w:val="0"/>
              <w:autoSpaceDN w:val="0"/>
              <w:adjustRightInd w:val="0"/>
              <w:spacing w:line="360" w:lineRule="atLeast"/>
              <w:rPr>
                <w:del w:id="1240" w:author="Regina Casanova" w:date="2018-07-07T15:18:00Z"/>
                <w:rFonts w:cs="Times New Roman"/>
                <w:color w:val="000000"/>
                <w:lang w:val="es-PE"/>
              </w:rPr>
            </w:pPr>
            <w:del w:id="1241" w:author="Regina Casanova" w:date="2018-07-07T15:18:00Z">
              <w:r w:rsidRPr="00BA156B" w:rsidDel="00BA63BC">
                <w:rPr>
                  <w:rFonts w:cs="Times New Roman"/>
                  <w:color w:val="000000"/>
                  <w:lang w:val="es-PE"/>
                </w:rPr>
                <w:delText>Alto - 3</w:delText>
              </w:r>
            </w:del>
          </w:p>
        </w:tc>
      </w:tr>
      <w:tr w:rsidR="00ED4396" w:rsidRPr="00BA156B" w:rsidDel="00BA63BC" w14:paraId="1D8BBECF" w14:textId="38B33088" w:rsidTr="00ED4396">
        <w:tblPrEx>
          <w:tblBorders>
            <w:top w:val="none" w:sz="0" w:space="0" w:color="auto"/>
          </w:tblBorders>
        </w:tblPrEx>
        <w:trPr>
          <w:del w:id="124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339E9C1" w14:textId="5F28F72A" w:rsidR="00ED4396" w:rsidRPr="00BA156B" w:rsidDel="00BA63BC" w:rsidRDefault="00ED4396">
            <w:pPr>
              <w:autoSpaceDE w:val="0"/>
              <w:autoSpaceDN w:val="0"/>
              <w:adjustRightInd w:val="0"/>
              <w:spacing w:line="360" w:lineRule="atLeast"/>
              <w:jc w:val="right"/>
              <w:rPr>
                <w:del w:id="1243" w:author="Regina Casanova" w:date="2018-07-07T15:18:00Z"/>
                <w:rFonts w:cs="Times New Roman"/>
                <w:color w:val="000000"/>
                <w:lang w:val="es-PE"/>
              </w:rPr>
            </w:pPr>
            <w:del w:id="1244" w:author="Regina Casanova" w:date="2018-07-07T15:18:00Z">
              <w:r w:rsidRPr="00BA156B" w:rsidDel="00BA63BC">
                <w:rPr>
                  <w:rFonts w:cs="Times New Roman"/>
                  <w:color w:val="000000"/>
                  <w:lang w:val="es-PE"/>
                </w:rPr>
                <w:lastRenderedPageBreak/>
                <w:delText>12</w:delText>
              </w:r>
            </w:del>
          </w:p>
        </w:tc>
        <w:tc>
          <w:tcPr>
            <w:tcW w:w="1715" w:type="dxa"/>
            <w:tcBorders>
              <w:bottom w:val="single" w:sz="8" w:space="0" w:color="000000"/>
              <w:right w:val="single" w:sz="8" w:space="0" w:color="000000"/>
            </w:tcBorders>
            <w:shd w:val="clear" w:color="auto" w:fill="E1E0E0"/>
            <w:vAlign w:val="bottom"/>
          </w:tcPr>
          <w:p w14:paraId="0FC9942B" w14:textId="419EFCB8" w:rsidR="00ED4396" w:rsidRPr="00BA156B" w:rsidDel="00BA63BC" w:rsidRDefault="00ED4396">
            <w:pPr>
              <w:autoSpaceDE w:val="0"/>
              <w:autoSpaceDN w:val="0"/>
              <w:adjustRightInd w:val="0"/>
              <w:spacing w:line="360" w:lineRule="atLeast"/>
              <w:rPr>
                <w:del w:id="1245" w:author="Regina Casanova" w:date="2018-07-07T15:18:00Z"/>
                <w:rFonts w:cs="Times New Roman"/>
                <w:color w:val="000000"/>
                <w:lang w:val="es-PE"/>
              </w:rPr>
            </w:pPr>
            <w:del w:id="1246"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345DD42" w14:textId="09D5D18C" w:rsidR="00ED4396" w:rsidRPr="00BA156B" w:rsidDel="00BA63BC" w:rsidRDefault="00ED4396" w:rsidP="00BA156B">
            <w:pPr>
              <w:autoSpaceDE w:val="0"/>
              <w:autoSpaceDN w:val="0"/>
              <w:adjustRightInd w:val="0"/>
              <w:spacing w:line="360" w:lineRule="atLeast"/>
              <w:rPr>
                <w:del w:id="1247" w:author="Regina Casanova" w:date="2018-07-07T15:18:00Z"/>
                <w:rFonts w:cs="Times New Roman"/>
                <w:color w:val="000000"/>
                <w:lang w:val="es-PE"/>
              </w:rPr>
            </w:pPr>
            <w:del w:id="1248" w:author="Regina Casanova" w:date="2018-07-07T15:18:00Z">
              <w:r w:rsidRPr="00BA156B" w:rsidDel="00BA63BC">
                <w:rPr>
                  <w:rFonts w:cs="Times New Roman"/>
                  <w:color w:val="000000"/>
                  <w:lang w:val="es-PE"/>
                </w:rPr>
                <w:delText>Temas parecidos a su reclamo y</w:delText>
              </w:r>
              <w:r w:rsidR="00BA156B" w:rsidRPr="00BA156B" w:rsidDel="00BA63BC">
                <w:rPr>
                  <w:rFonts w:cs="Times New Roman"/>
                  <w:color w:val="000000"/>
                  <w:lang w:val="es-PE"/>
                </w:rPr>
                <w:delText xml:space="preserve"> temas populares</w:delText>
              </w:r>
            </w:del>
          </w:p>
        </w:tc>
        <w:tc>
          <w:tcPr>
            <w:tcW w:w="5380" w:type="dxa"/>
            <w:tcBorders>
              <w:bottom w:val="single" w:sz="8" w:space="0" w:color="000000"/>
              <w:right w:val="single" w:sz="8" w:space="0" w:color="000000"/>
            </w:tcBorders>
            <w:shd w:val="clear" w:color="auto" w:fill="E1E0E0"/>
            <w:vAlign w:val="bottom"/>
          </w:tcPr>
          <w:p w14:paraId="6A460A2F" w14:textId="0A5D92CB" w:rsidR="00ED4396" w:rsidRPr="00BA156B" w:rsidDel="00BA63BC" w:rsidRDefault="00D00DDC" w:rsidP="00BA156B">
            <w:pPr>
              <w:autoSpaceDE w:val="0"/>
              <w:autoSpaceDN w:val="0"/>
              <w:adjustRightInd w:val="0"/>
              <w:spacing w:line="360" w:lineRule="atLeast"/>
              <w:rPr>
                <w:del w:id="1249" w:author="Regina Casanova" w:date="2018-07-07T15:18:00Z"/>
                <w:rFonts w:cs="Times New Roman"/>
                <w:color w:val="000000"/>
                <w:lang w:val="es-PE"/>
              </w:rPr>
            </w:pPr>
            <w:del w:id="125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ver temas parecidos a mi reclamo y </w:delText>
              </w:r>
              <w:r w:rsidR="00BA156B" w:rsidRPr="00BA156B" w:rsidDel="00BA63BC">
                <w:rPr>
                  <w:rFonts w:cs="Times New Roman"/>
                  <w:color w:val="000000"/>
                  <w:lang w:val="es-PE"/>
                </w:rPr>
                <w:delText>temas populares</w:delText>
              </w:r>
              <w:r w:rsidR="00ED4396" w:rsidRPr="00BA156B" w:rsidDel="00BA63BC">
                <w:rPr>
                  <w:rFonts w:cs="Times New Roman"/>
                  <w:color w:val="000000"/>
                  <w:lang w:val="es-PE"/>
                </w:rPr>
                <w:delText xml:space="preserve"> para poder comprobar que los problemas suceden a todos</w:delText>
              </w:r>
            </w:del>
          </w:p>
        </w:tc>
        <w:tc>
          <w:tcPr>
            <w:tcW w:w="2341" w:type="dxa"/>
            <w:tcBorders>
              <w:bottom w:val="single" w:sz="8" w:space="0" w:color="000000"/>
              <w:right w:val="single" w:sz="8" w:space="0" w:color="000000"/>
            </w:tcBorders>
            <w:shd w:val="clear" w:color="auto" w:fill="E1E0E0"/>
            <w:vAlign w:val="bottom"/>
          </w:tcPr>
          <w:p w14:paraId="1C01ABC8" w14:textId="42D52061" w:rsidR="00ED4396" w:rsidRPr="00BA156B" w:rsidDel="00BA63BC" w:rsidRDefault="00ED4396">
            <w:pPr>
              <w:autoSpaceDE w:val="0"/>
              <w:autoSpaceDN w:val="0"/>
              <w:adjustRightInd w:val="0"/>
              <w:spacing w:line="360" w:lineRule="atLeast"/>
              <w:rPr>
                <w:del w:id="1251" w:author="Regina Casanova" w:date="2018-07-07T15:18:00Z"/>
                <w:rFonts w:cs="Times New Roman"/>
                <w:color w:val="000000"/>
                <w:lang w:val="es-PE"/>
              </w:rPr>
            </w:pPr>
            <w:del w:id="1252" w:author="Regina Casanova" w:date="2018-07-07T15:18:00Z">
              <w:r w:rsidRPr="00BA156B" w:rsidDel="00BA63BC">
                <w:rPr>
                  <w:rFonts w:cs="Times New Roman"/>
                  <w:color w:val="000000"/>
                  <w:lang w:val="es-PE"/>
                </w:rPr>
                <w:delText>Armar web de tendencias y de temas populares</w:delText>
              </w:r>
            </w:del>
          </w:p>
        </w:tc>
        <w:tc>
          <w:tcPr>
            <w:tcW w:w="1559" w:type="dxa"/>
            <w:tcBorders>
              <w:bottom w:val="single" w:sz="8" w:space="0" w:color="000000"/>
              <w:right w:val="single" w:sz="8" w:space="0" w:color="000000"/>
            </w:tcBorders>
            <w:shd w:val="clear" w:color="auto" w:fill="E1E0E0"/>
            <w:vAlign w:val="bottom"/>
          </w:tcPr>
          <w:p w14:paraId="0727D10E" w14:textId="054810A5" w:rsidR="00ED4396" w:rsidRPr="00BA156B" w:rsidDel="00BA63BC" w:rsidRDefault="00ED4396">
            <w:pPr>
              <w:autoSpaceDE w:val="0"/>
              <w:autoSpaceDN w:val="0"/>
              <w:adjustRightInd w:val="0"/>
              <w:spacing w:line="360" w:lineRule="atLeast"/>
              <w:rPr>
                <w:del w:id="1253" w:author="Regina Casanova" w:date="2018-07-07T15:18:00Z"/>
                <w:rFonts w:cs="Times New Roman"/>
                <w:color w:val="000000"/>
                <w:lang w:val="es-PE"/>
              </w:rPr>
            </w:pPr>
            <w:del w:id="1254" w:author="Regina Casanova" w:date="2018-07-07T15:18:00Z">
              <w:r w:rsidRPr="00BA156B" w:rsidDel="00BA63BC">
                <w:rPr>
                  <w:rFonts w:cs="Times New Roman"/>
                  <w:color w:val="000000"/>
                  <w:lang w:val="es-PE"/>
                </w:rPr>
                <w:delText>Bajo - 1</w:delText>
              </w:r>
            </w:del>
          </w:p>
        </w:tc>
      </w:tr>
      <w:tr w:rsidR="00ED4396" w:rsidRPr="00BA156B" w:rsidDel="00BA63BC" w14:paraId="42F31ED6" w14:textId="32B37FD0" w:rsidTr="00ED4396">
        <w:tblPrEx>
          <w:tblBorders>
            <w:top w:val="none" w:sz="0" w:space="0" w:color="auto"/>
          </w:tblBorders>
        </w:tblPrEx>
        <w:trPr>
          <w:del w:id="1255" w:author="Regina Casanova" w:date="2018-07-07T15:18:00Z"/>
        </w:trPr>
        <w:tc>
          <w:tcPr>
            <w:tcW w:w="504" w:type="dxa"/>
            <w:tcBorders>
              <w:left w:val="single" w:sz="8" w:space="0" w:color="000000"/>
              <w:bottom w:val="single" w:sz="8" w:space="0" w:color="000000"/>
              <w:right w:val="single" w:sz="8" w:space="0" w:color="000000"/>
            </w:tcBorders>
            <w:vAlign w:val="bottom"/>
          </w:tcPr>
          <w:p w14:paraId="1523D1EF" w14:textId="4D5999C9" w:rsidR="00ED4396" w:rsidRPr="00BA156B" w:rsidDel="00BA63BC" w:rsidRDefault="00ED4396">
            <w:pPr>
              <w:autoSpaceDE w:val="0"/>
              <w:autoSpaceDN w:val="0"/>
              <w:adjustRightInd w:val="0"/>
              <w:spacing w:line="360" w:lineRule="atLeast"/>
              <w:jc w:val="right"/>
              <w:rPr>
                <w:del w:id="1256" w:author="Regina Casanova" w:date="2018-07-07T15:18:00Z"/>
                <w:rFonts w:cs="Times New Roman"/>
                <w:color w:val="000000"/>
                <w:lang w:val="es-PE"/>
              </w:rPr>
            </w:pPr>
            <w:del w:id="1257" w:author="Regina Casanova" w:date="2018-07-07T15:18:00Z">
              <w:r w:rsidRPr="00BA156B" w:rsidDel="00BA63BC">
                <w:rPr>
                  <w:rFonts w:cs="Times New Roman"/>
                  <w:color w:val="000000"/>
                  <w:lang w:val="es-PE"/>
                </w:rPr>
                <w:delText>13</w:delText>
              </w:r>
            </w:del>
          </w:p>
        </w:tc>
        <w:tc>
          <w:tcPr>
            <w:tcW w:w="1715" w:type="dxa"/>
            <w:tcBorders>
              <w:bottom w:val="single" w:sz="8" w:space="0" w:color="000000"/>
              <w:right w:val="single" w:sz="8" w:space="0" w:color="000000"/>
            </w:tcBorders>
            <w:vAlign w:val="bottom"/>
          </w:tcPr>
          <w:p w14:paraId="1A398349" w14:textId="016D9FB2" w:rsidR="00ED4396" w:rsidRPr="00BA156B" w:rsidDel="00BA63BC" w:rsidRDefault="00ED4396">
            <w:pPr>
              <w:autoSpaceDE w:val="0"/>
              <w:autoSpaceDN w:val="0"/>
              <w:adjustRightInd w:val="0"/>
              <w:spacing w:line="360" w:lineRule="atLeast"/>
              <w:rPr>
                <w:del w:id="1258" w:author="Regina Casanova" w:date="2018-07-07T15:18:00Z"/>
                <w:rFonts w:cs="Times New Roman"/>
                <w:color w:val="000000"/>
                <w:lang w:val="es-PE"/>
              </w:rPr>
            </w:pPr>
            <w:del w:id="1259"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B6E499C" w14:textId="659423D0" w:rsidR="00ED4396" w:rsidRPr="00BA156B" w:rsidDel="00BA63BC" w:rsidRDefault="00ED4396">
            <w:pPr>
              <w:autoSpaceDE w:val="0"/>
              <w:autoSpaceDN w:val="0"/>
              <w:adjustRightInd w:val="0"/>
              <w:spacing w:line="360" w:lineRule="atLeast"/>
              <w:rPr>
                <w:del w:id="1260" w:author="Regina Casanova" w:date="2018-07-07T15:18:00Z"/>
                <w:rFonts w:cs="Times New Roman"/>
                <w:color w:val="000000"/>
                <w:lang w:val="es-PE"/>
              </w:rPr>
            </w:pPr>
            <w:del w:id="1261" w:author="Regina Casanova" w:date="2018-07-07T15:18:00Z">
              <w:r w:rsidRPr="00BA156B" w:rsidDel="00BA63BC">
                <w:rPr>
                  <w:rFonts w:cs="Times New Roman"/>
                  <w:color w:val="000000"/>
                  <w:lang w:val="es-PE"/>
                </w:rPr>
                <w:delText>Asegurarse que el reclamo lo reciba alguien</w:delText>
              </w:r>
            </w:del>
          </w:p>
        </w:tc>
        <w:tc>
          <w:tcPr>
            <w:tcW w:w="5380" w:type="dxa"/>
            <w:tcBorders>
              <w:bottom w:val="single" w:sz="8" w:space="0" w:color="000000"/>
              <w:right w:val="single" w:sz="8" w:space="0" w:color="000000"/>
            </w:tcBorders>
            <w:vAlign w:val="bottom"/>
          </w:tcPr>
          <w:p w14:paraId="410AA117" w14:textId="5398A96A" w:rsidR="00ED4396" w:rsidRPr="00BA156B" w:rsidDel="00BA63BC" w:rsidRDefault="00D00DDC">
            <w:pPr>
              <w:autoSpaceDE w:val="0"/>
              <w:autoSpaceDN w:val="0"/>
              <w:adjustRightInd w:val="0"/>
              <w:spacing w:line="360" w:lineRule="atLeast"/>
              <w:rPr>
                <w:del w:id="1262" w:author="Regina Casanova" w:date="2018-07-07T15:18:00Z"/>
                <w:rFonts w:cs="Times New Roman"/>
                <w:color w:val="000000"/>
                <w:lang w:val="es-PE"/>
              </w:rPr>
            </w:pPr>
            <w:del w:id="126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asegurarme que mi reclamo sea recibido para poder sentirme tranquilo de que lo están revisando</w:delText>
              </w:r>
            </w:del>
          </w:p>
        </w:tc>
        <w:tc>
          <w:tcPr>
            <w:tcW w:w="2341" w:type="dxa"/>
            <w:tcBorders>
              <w:bottom w:val="single" w:sz="8" w:space="0" w:color="000000"/>
              <w:right w:val="single" w:sz="8" w:space="0" w:color="000000"/>
            </w:tcBorders>
            <w:vAlign w:val="bottom"/>
          </w:tcPr>
          <w:p w14:paraId="4FD2CAC4" w14:textId="22A8368E" w:rsidR="00ED4396" w:rsidRPr="00BA156B" w:rsidDel="00BA63BC" w:rsidRDefault="00ED4396">
            <w:pPr>
              <w:autoSpaceDE w:val="0"/>
              <w:autoSpaceDN w:val="0"/>
              <w:adjustRightInd w:val="0"/>
              <w:spacing w:line="360" w:lineRule="atLeast"/>
              <w:rPr>
                <w:del w:id="1264" w:author="Regina Casanova" w:date="2018-07-07T15:18:00Z"/>
                <w:rFonts w:cs="Times New Roman"/>
                <w:color w:val="000000"/>
                <w:lang w:val="es-PE"/>
              </w:rPr>
            </w:pPr>
            <w:del w:id="1265" w:author="Regina Casanova" w:date="2018-07-07T15:18:00Z">
              <w:r w:rsidRPr="00BA156B" w:rsidDel="00BA63BC">
                <w:rPr>
                  <w:rFonts w:cs="Times New Roman"/>
                  <w:color w:val="000000"/>
                  <w:lang w:val="es-PE"/>
                </w:rPr>
                <w:delText>Asignar reclamo a alguien por cada IPRESS y que tenga opción de Leído</w:delText>
              </w:r>
            </w:del>
          </w:p>
        </w:tc>
        <w:tc>
          <w:tcPr>
            <w:tcW w:w="1559" w:type="dxa"/>
            <w:tcBorders>
              <w:bottom w:val="single" w:sz="8" w:space="0" w:color="000000"/>
              <w:right w:val="single" w:sz="8" w:space="0" w:color="000000"/>
            </w:tcBorders>
            <w:vAlign w:val="bottom"/>
          </w:tcPr>
          <w:p w14:paraId="64B9B21E" w14:textId="2A41A068" w:rsidR="00ED4396" w:rsidRPr="00BA156B" w:rsidDel="00BA63BC" w:rsidRDefault="00ED4396">
            <w:pPr>
              <w:autoSpaceDE w:val="0"/>
              <w:autoSpaceDN w:val="0"/>
              <w:adjustRightInd w:val="0"/>
              <w:spacing w:line="360" w:lineRule="atLeast"/>
              <w:rPr>
                <w:del w:id="1266" w:author="Regina Casanova" w:date="2018-07-07T15:18:00Z"/>
                <w:rFonts w:cs="Times New Roman"/>
                <w:color w:val="000000"/>
                <w:lang w:val="es-PE"/>
              </w:rPr>
            </w:pPr>
            <w:del w:id="1267" w:author="Regina Casanova" w:date="2018-07-07T15:18:00Z">
              <w:r w:rsidRPr="00BA156B" w:rsidDel="00BA63BC">
                <w:rPr>
                  <w:rFonts w:cs="Times New Roman"/>
                  <w:color w:val="000000"/>
                  <w:lang w:val="es-PE"/>
                </w:rPr>
                <w:delText>Medio - 2</w:delText>
              </w:r>
            </w:del>
          </w:p>
        </w:tc>
      </w:tr>
      <w:tr w:rsidR="00ED4396" w:rsidRPr="00BA156B" w:rsidDel="00BA63BC" w14:paraId="49BADBDB" w14:textId="3A900F18" w:rsidTr="00ED4396">
        <w:tblPrEx>
          <w:tblBorders>
            <w:top w:val="none" w:sz="0" w:space="0" w:color="auto"/>
          </w:tblBorders>
        </w:tblPrEx>
        <w:trPr>
          <w:del w:id="126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3F2CDD7" w14:textId="2B3B13B9" w:rsidR="00ED4396" w:rsidRPr="00BA156B" w:rsidDel="00BA63BC" w:rsidRDefault="00ED4396">
            <w:pPr>
              <w:autoSpaceDE w:val="0"/>
              <w:autoSpaceDN w:val="0"/>
              <w:adjustRightInd w:val="0"/>
              <w:spacing w:line="360" w:lineRule="atLeast"/>
              <w:jc w:val="right"/>
              <w:rPr>
                <w:del w:id="1269" w:author="Regina Casanova" w:date="2018-07-07T15:18:00Z"/>
                <w:rFonts w:cs="Times New Roman"/>
                <w:color w:val="000000"/>
                <w:lang w:val="es-PE"/>
              </w:rPr>
            </w:pPr>
            <w:del w:id="1270" w:author="Regina Casanova" w:date="2018-07-07T15:18:00Z">
              <w:r w:rsidRPr="00BA156B" w:rsidDel="00BA63BC">
                <w:rPr>
                  <w:rFonts w:cs="Times New Roman"/>
                  <w:color w:val="000000"/>
                  <w:lang w:val="es-PE"/>
                </w:rPr>
                <w:delText>14</w:delText>
              </w:r>
            </w:del>
          </w:p>
        </w:tc>
        <w:tc>
          <w:tcPr>
            <w:tcW w:w="1715" w:type="dxa"/>
            <w:tcBorders>
              <w:bottom w:val="single" w:sz="8" w:space="0" w:color="000000"/>
              <w:right w:val="single" w:sz="8" w:space="0" w:color="000000"/>
            </w:tcBorders>
            <w:shd w:val="clear" w:color="auto" w:fill="E1E0E0"/>
            <w:vAlign w:val="bottom"/>
          </w:tcPr>
          <w:p w14:paraId="14CF5945" w14:textId="14706CC9" w:rsidR="00ED4396" w:rsidRPr="00BA156B" w:rsidDel="00BA63BC" w:rsidRDefault="00ED4396">
            <w:pPr>
              <w:autoSpaceDE w:val="0"/>
              <w:autoSpaceDN w:val="0"/>
              <w:adjustRightInd w:val="0"/>
              <w:spacing w:line="360" w:lineRule="atLeast"/>
              <w:rPr>
                <w:del w:id="1271" w:author="Regina Casanova" w:date="2018-07-07T15:18:00Z"/>
                <w:rFonts w:cs="Times New Roman"/>
                <w:color w:val="000000"/>
                <w:lang w:val="es-PE"/>
              </w:rPr>
            </w:pPr>
            <w:del w:id="1272"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71A06D54" w14:textId="380A26EC" w:rsidR="00ED4396" w:rsidRPr="00BA156B" w:rsidDel="00BA63BC" w:rsidRDefault="00ED4396">
            <w:pPr>
              <w:autoSpaceDE w:val="0"/>
              <w:autoSpaceDN w:val="0"/>
              <w:adjustRightInd w:val="0"/>
              <w:spacing w:line="360" w:lineRule="atLeast"/>
              <w:rPr>
                <w:del w:id="1273" w:author="Regina Casanova" w:date="2018-07-07T15:18:00Z"/>
                <w:rFonts w:cs="Times New Roman"/>
                <w:color w:val="000000"/>
                <w:lang w:val="es-PE"/>
              </w:rPr>
            </w:pPr>
            <w:del w:id="1274" w:author="Regina Casanova" w:date="2018-07-07T15:18:00Z">
              <w:r w:rsidRPr="00BA156B" w:rsidDel="00BA63BC">
                <w:rPr>
                  <w:rFonts w:cs="Times New Roman"/>
                  <w:color w:val="000000"/>
                  <w:lang w:val="es-PE"/>
                </w:rPr>
                <w:delText>Subir fotos y videos cómo pruebas</w:delText>
              </w:r>
            </w:del>
          </w:p>
        </w:tc>
        <w:tc>
          <w:tcPr>
            <w:tcW w:w="5380" w:type="dxa"/>
            <w:tcBorders>
              <w:bottom w:val="single" w:sz="8" w:space="0" w:color="000000"/>
              <w:right w:val="single" w:sz="8" w:space="0" w:color="000000"/>
            </w:tcBorders>
            <w:shd w:val="clear" w:color="auto" w:fill="E1E0E0"/>
            <w:vAlign w:val="bottom"/>
          </w:tcPr>
          <w:p w14:paraId="328F1160" w14:textId="7BD989F1" w:rsidR="00ED4396" w:rsidRPr="00BA156B" w:rsidDel="00BA63BC" w:rsidRDefault="00D00DDC">
            <w:pPr>
              <w:autoSpaceDE w:val="0"/>
              <w:autoSpaceDN w:val="0"/>
              <w:adjustRightInd w:val="0"/>
              <w:spacing w:line="360" w:lineRule="atLeast"/>
              <w:rPr>
                <w:del w:id="1275" w:author="Regina Casanova" w:date="2018-07-07T15:18:00Z"/>
                <w:rFonts w:cs="Times New Roman"/>
                <w:color w:val="000000"/>
                <w:lang w:val="es-PE"/>
              </w:rPr>
            </w:pPr>
            <w:del w:id="127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colocar evidencia multimedia de lo que me ocurrió para poder sustentar mi reclamo</w:delText>
              </w:r>
            </w:del>
          </w:p>
        </w:tc>
        <w:tc>
          <w:tcPr>
            <w:tcW w:w="2341" w:type="dxa"/>
            <w:tcBorders>
              <w:bottom w:val="single" w:sz="8" w:space="0" w:color="000000"/>
              <w:right w:val="single" w:sz="8" w:space="0" w:color="000000"/>
            </w:tcBorders>
            <w:shd w:val="clear" w:color="auto" w:fill="E1E0E0"/>
            <w:vAlign w:val="bottom"/>
          </w:tcPr>
          <w:p w14:paraId="359A4C0B" w14:textId="54945F9E" w:rsidR="00ED4396" w:rsidRPr="00BA156B" w:rsidDel="00BA63BC" w:rsidRDefault="00ED4396">
            <w:pPr>
              <w:autoSpaceDE w:val="0"/>
              <w:autoSpaceDN w:val="0"/>
              <w:adjustRightInd w:val="0"/>
              <w:spacing w:line="360" w:lineRule="atLeast"/>
              <w:rPr>
                <w:del w:id="1277" w:author="Regina Casanova" w:date="2018-07-07T15:18:00Z"/>
                <w:rFonts w:cs="Times New Roman"/>
                <w:color w:val="000000"/>
                <w:lang w:val="es-PE"/>
              </w:rPr>
            </w:pPr>
            <w:del w:id="1278" w:author="Regina Casanova" w:date="2018-07-07T15:18:00Z">
              <w:r w:rsidRPr="00BA156B" w:rsidDel="00BA63BC">
                <w:rPr>
                  <w:rFonts w:cs="Times New Roman"/>
                  <w:color w:val="000000"/>
                  <w:lang w:val="es-PE"/>
                </w:rPr>
                <w:delText>Colocar opción para subir foto/video al momento de colocar el reclamo</w:delText>
              </w:r>
            </w:del>
          </w:p>
        </w:tc>
        <w:tc>
          <w:tcPr>
            <w:tcW w:w="1559" w:type="dxa"/>
            <w:tcBorders>
              <w:bottom w:val="single" w:sz="8" w:space="0" w:color="000000"/>
              <w:right w:val="single" w:sz="8" w:space="0" w:color="000000"/>
            </w:tcBorders>
            <w:shd w:val="clear" w:color="auto" w:fill="E1E0E0"/>
            <w:vAlign w:val="bottom"/>
          </w:tcPr>
          <w:p w14:paraId="7B64165D" w14:textId="5B2521D7" w:rsidR="00ED4396" w:rsidRPr="00BA156B" w:rsidDel="00BA63BC" w:rsidRDefault="00ED4396">
            <w:pPr>
              <w:autoSpaceDE w:val="0"/>
              <w:autoSpaceDN w:val="0"/>
              <w:adjustRightInd w:val="0"/>
              <w:spacing w:line="360" w:lineRule="atLeast"/>
              <w:rPr>
                <w:del w:id="1279" w:author="Regina Casanova" w:date="2018-07-07T15:18:00Z"/>
                <w:rFonts w:cs="Times New Roman"/>
                <w:color w:val="000000"/>
                <w:lang w:val="es-PE"/>
              </w:rPr>
            </w:pPr>
            <w:del w:id="1280" w:author="Regina Casanova" w:date="2018-07-07T15:18:00Z">
              <w:r w:rsidRPr="00BA156B" w:rsidDel="00BA63BC">
                <w:rPr>
                  <w:rFonts w:cs="Times New Roman"/>
                  <w:color w:val="000000"/>
                  <w:lang w:val="es-PE"/>
                </w:rPr>
                <w:delText>Medio - 2</w:delText>
              </w:r>
            </w:del>
          </w:p>
        </w:tc>
      </w:tr>
      <w:tr w:rsidR="00ED4396" w:rsidRPr="00BA156B" w:rsidDel="00BA63BC" w14:paraId="22C65F34" w14:textId="6EE9FFC7" w:rsidTr="00ED4396">
        <w:tblPrEx>
          <w:tblBorders>
            <w:top w:val="none" w:sz="0" w:space="0" w:color="auto"/>
          </w:tblBorders>
        </w:tblPrEx>
        <w:trPr>
          <w:del w:id="1281" w:author="Regina Casanova" w:date="2018-07-07T15:18:00Z"/>
        </w:trPr>
        <w:tc>
          <w:tcPr>
            <w:tcW w:w="504" w:type="dxa"/>
            <w:tcBorders>
              <w:left w:val="single" w:sz="8" w:space="0" w:color="000000"/>
              <w:bottom w:val="single" w:sz="8" w:space="0" w:color="000000"/>
              <w:right w:val="single" w:sz="8" w:space="0" w:color="000000"/>
            </w:tcBorders>
            <w:vAlign w:val="bottom"/>
          </w:tcPr>
          <w:p w14:paraId="209133F5" w14:textId="439FEB54" w:rsidR="00ED4396" w:rsidRPr="00BA156B" w:rsidDel="00BA63BC" w:rsidRDefault="00ED4396">
            <w:pPr>
              <w:autoSpaceDE w:val="0"/>
              <w:autoSpaceDN w:val="0"/>
              <w:adjustRightInd w:val="0"/>
              <w:spacing w:line="360" w:lineRule="atLeast"/>
              <w:jc w:val="right"/>
              <w:rPr>
                <w:del w:id="1282" w:author="Regina Casanova" w:date="2018-07-07T15:18:00Z"/>
                <w:rFonts w:cs="Times New Roman"/>
                <w:color w:val="000000"/>
                <w:lang w:val="es-PE"/>
              </w:rPr>
            </w:pPr>
            <w:del w:id="1283" w:author="Regina Casanova" w:date="2018-07-07T15:18:00Z">
              <w:r w:rsidRPr="00BA156B" w:rsidDel="00BA63BC">
                <w:rPr>
                  <w:rFonts w:cs="Times New Roman"/>
                  <w:color w:val="000000"/>
                  <w:lang w:val="es-PE"/>
                </w:rPr>
                <w:delText>15</w:delText>
              </w:r>
            </w:del>
          </w:p>
        </w:tc>
        <w:tc>
          <w:tcPr>
            <w:tcW w:w="1715" w:type="dxa"/>
            <w:tcBorders>
              <w:bottom w:val="single" w:sz="8" w:space="0" w:color="000000"/>
              <w:right w:val="single" w:sz="8" w:space="0" w:color="000000"/>
            </w:tcBorders>
            <w:vAlign w:val="bottom"/>
          </w:tcPr>
          <w:p w14:paraId="7D82F7D8" w14:textId="6913C6A9" w:rsidR="00ED4396" w:rsidRPr="00BA156B" w:rsidDel="00BA63BC" w:rsidRDefault="00ED4396">
            <w:pPr>
              <w:autoSpaceDE w:val="0"/>
              <w:autoSpaceDN w:val="0"/>
              <w:adjustRightInd w:val="0"/>
              <w:spacing w:line="360" w:lineRule="atLeast"/>
              <w:rPr>
                <w:del w:id="1284" w:author="Regina Casanova" w:date="2018-07-07T15:18:00Z"/>
                <w:rFonts w:cs="Times New Roman"/>
                <w:color w:val="000000"/>
                <w:lang w:val="es-PE"/>
              </w:rPr>
            </w:pPr>
            <w:del w:id="1285"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46B225D" w14:textId="0AFC08DC" w:rsidR="00ED4396" w:rsidRPr="00BA156B" w:rsidDel="00BA63BC" w:rsidRDefault="00ED4396">
            <w:pPr>
              <w:autoSpaceDE w:val="0"/>
              <w:autoSpaceDN w:val="0"/>
              <w:adjustRightInd w:val="0"/>
              <w:spacing w:line="360" w:lineRule="atLeast"/>
              <w:rPr>
                <w:del w:id="1286" w:author="Regina Casanova" w:date="2018-07-07T15:18:00Z"/>
                <w:rFonts w:cs="Times New Roman"/>
                <w:color w:val="000000"/>
                <w:lang w:val="es-PE"/>
              </w:rPr>
            </w:pPr>
            <w:del w:id="1287" w:author="Regina Casanova" w:date="2018-07-07T15:18:00Z">
              <w:r w:rsidRPr="00BA156B" w:rsidDel="00BA63BC">
                <w:rPr>
                  <w:rFonts w:cs="Times New Roman"/>
                  <w:color w:val="000000"/>
                  <w:lang w:val="es-PE"/>
                </w:rPr>
                <w:delText xml:space="preserve">Ejemplos de casos que fueron a favor del ciudadano. Si se </w:delText>
              </w:r>
              <w:r w:rsidR="00BA156B" w:rsidRPr="00BA156B" w:rsidDel="00BA63BC">
                <w:rPr>
                  <w:rFonts w:cs="Times New Roman"/>
                  <w:color w:val="000000"/>
                  <w:lang w:val="es-PE"/>
                </w:rPr>
                <w:delText>solucionó</w:delText>
              </w:r>
              <w:r w:rsidRPr="00BA156B" w:rsidDel="00BA63BC">
                <w:rPr>
                  <w:rFonts w:cs="Times New Roman"/>
                  <w:color w:val="000000"/>
                  <w:lang w:val="es-PE"/>
                </w:rPr>
                <w:delText xml:space="preserve"> o no.</w:delText>
              </w:r>
            </w:del>
          </w:p>
        </w:tc>
        <w:tc>
          <w:tcPr>
            <w:tcW w:w="5380" w:type="dxa"/>
            <w:tcBorders>
              <w:bottom w:val="single" w:sz="8" w:space="0" w:color="000000"/>
              <w:right w:val="single" w:sz="8" w:space="0" w:color="000000"/>
            </w:tcBorders>
            <w:vAlign w:val="bottom"/>
          </w:tcPr>
          <w:p w14:paraId="3D121E3B" w14:textId="001C2639" w:rsidR="00ED4396" w:rsidRPr="00BA156B" w:rsidDel="00BA63BC" w:rsidRDefault="00D00DDC">
            <w:pPr>
              <w:autoSpaceDE w:val="0"/>
              <w:autoSpaceDN w:val="0"/>
              <w:adjustRightInd w:val="0"/>
              <w:spacing w:line="360" w:lineRule="atLeast"/>
              <w:rPr>
                <w:del w:id="1288" w:author="Regina Casanova" w:date="2018-07-07T15:18:00Z"/>
                <w:rFonts w:cs="Times New Roman"/>
                <w:color w:val="000000"/>
                <w:lang w:val="es-PE"/>
              </w:rPr>
            </w:pPr>
            <w:del w:id="128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ver si hay casos similares que fueron solucionados para poder saber que mi reclamo será tomado en cuenta</w:delText>
              </w:r>
            </w:del>
          </w:p>
        </w:tc>
        <w:tc>
          <w:tcPr>
            <w:tcW w:w="2341" w:type="dxa"/>
            <w:tcBorders>
              <w:bottom w:val="single" w:sz="8" w:space="0" w:color="000000"/>
              <w:right w:val="single" w:sz="8" w:space="0" w:color="000000"/>
            </w:tcBorders>
            <w:vAlign w:val="bottom"/>
          </w:tcPr>
          <w:p w14:paraId="7B1E8C1B" w14:textId="52F300CB" w:rsidR="00ED4396" w:rsidRPr="00BA156B" w:rsidDel="00BA63BC" w:rsidRDefault="00ED4396">
            <w:pPr>
              <w:autoSpaceDE w:val="0"/>
              <w:autoSpaceDN w:val="0"/>
              <w:adjustRightInd w:val="0"/>
              <w:spacing w:line="360" w:lineRule="atLeast"/>
              <w:rPr>
                <w:del w:id="1290" w:author="Regina Casanova" w:date="2018-07-07T15:18:00Z"/>
                <w:rFonts w:cs="Times New Roman"/>
                <w:color w:val="000000"/>
                <w:lang w:val="es-PE"/>
              </w:rPr>
            </w:pPr>
            <w:del w:id="1291" w:author="Regina Casanova" w:date="2018-07-07T15:18:00Z">
              <w:r w:rsidRPr="00BA156B" w:rsidDel="00BA63BC">
                <w:rPr>
                  <w:rFonts w:cs="Times New Roman"/>
                  <w:color w:val="000000"/>
                  <w:lang w:val="es-PE"/>
                </w:rPr>
                <w:delText>Listado de reclamos de la IPRESS luego de presentar el reclamo</w:delText>
              </w:r>
            </w:del>
          </w:p>
        </w:tc>
        <w:tc>
          <w:tcPr>
            <w:tcW w:w="1559" w:type="dxa"/>
            <w:tcBorders>
              <w:bottom w:val="single" w:sz="8" w:space="0" w:color="000000"/>
              <w:right w:val="single" w:sz="8" w:space="0" w:color="000000"/>
            </w:tcBorders>
            <w:vAlign w:val="bottom"/>
          </w:tcPr>
          <w:p w14:paraId="5DF1DD5F" w14:textId="4F724C68" w:rsidR="00ED4396" w:rsidRPr="00BA156B" w:rsidDel="00BA63BC" w:rsidRDefault="00ED4396">
            <w:pPr>
              <w:autoSpaceDE w:val="0"/>
              <w:autoSpaceDN w:val="0"/>
              <w:adjustRightInd w:val="0"/>
              <w:spacing w:line="360" w:lineRule="atLeast"/>
              <w:rPr>
                <w:del w:id="1292" w:author="Regina Casanova" w:date="2018-07-07T15:18:00Z"/>
                <w:rFonts w:cs="Times New Roman"/>
                <w:color w:val="000000"/>
                <w:lang w:val="es-PE"/>
              </w:rPr>
            </w:pPr>
            <w:del w:id="1293" w:author="Regina Casanova" w:date="2018-07-07T15:18:00Z">
              <w:r w:rsidRPr="00BA156B" w:rsidDel="00BA63BC">
                <w:rPr>
                  <w:rFonts w:cs="Times New Roman"/>
                  <w:color w:val="000000"/>
                  <w:lang w:val="es-PE"/>
                </w:rPr>
                <w:delText>Bajo - 1</w:delText>
              </w:r>
            </w:del>
          </w:p>
        </w:tc>
      </w:tr>
      <w:tr w:rsidR="00ED4396" w:rsidRPr="00BA156B" w:rsidDel="00BA63BC" w14:paraId="6C836BF1" w14:textId="7EAFBC1C" w:rsidTr="00ED4396">
        <w:tblPrEx>
          <w:tblBorders>
            <w:top w:val="none" w:sz="0" w:space="0" w:color="auto"/>
          </w:tblBorders>
        </w:tblPrEx>
        <w:trPr>
          <w:del w:id="129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F3F11A1" w14:textId="220678DF" w:rsidR="00ED4396" w:rsidRPr="00BA156B" w:rsidDel="00BA63BC" w:rsidRDefault="00ED4396">
            <w:pPr>
              <w:autoSpaceDE w:val="0"/>
              <w:autoSpaceDN w:val="0"/>
              <w:adjustRightInd w:val="0"/>
              <w:spacing w:line="360" w:lineRule="atLeast"/>
              <w:jc w:val="right"/>
              <w:rPr>
                <w:del w:id="1295" w:author="Regina Casanova" w:date="2018-07-07T15:18:00Z"/>
                <w:rFonts w:cs="Times New Roman"/>
                <w:color w:val="000000"/>
                <w:lang w:val="es-PE"/>
              </w:rPr>
            </w:pPr>
            <w:del w:id="1296" w:author="Regina Casanova" w:date="2018-07-07T15:18:00Z">
              <w:r w:rsidRPr="00BA156B" w:rsidDel="00BA63BC">
                <w:rPr>
                  <w:rFonts w:cs="Times New Roman"/>
                  <w:color w:val="000000"/>
                  <w:lang w:val="es-PE"/>
                </w:rPr>
                <w:delText>16</w:delText>
              </w:r>
            </w:del>
          </w:p>
        </w:tc>
        <w:tc>
          <w:tcPr>
            <w:tcW w:w="1715" w:type="dxa"/>
            <w:tcBorders>
              <w:bottom w:val="single" w:sz="8" w:space="0" w:color="000000"/>
              <w:right w:val="single" w:sz="8" w:space="0" w:color="000000"/>
            </w:tcBorders>
            <w:shd w:val="clear" w:color="auto" w:fill="E1E0E0"/>
            <w:vAlign w:val="bottom"/>
          </w:tcPr>
          <w:p w14:paraId="219408C2" w14:textId="6D57B4FD" w:rsidR="00ED4396" w:rsidRPr="00BA156B" w:rsidDel="00BA63BC" w:rsidRDefault="00ED4396">
            <w:pPr>
              <w:autoSpaceDE w:val="0"/>
              <w:autoSpaceDN w:val="0"/>
              <w:adjustRightInd w:val="0"/>
              <w:spacing w:line="360" w:lineRule="atLeast"/>
              <w:rPr>
                <w:del w:id="1297" w:author="Regina Casanova" w:date="2018-07-07T15:18:00Z"/>
                <w:rFonts w:cs="Times New Roman"/>
                <w:color w:val="000000"/>
                <w:lang w:val="es-PE"/>
              </w:rPr>
            </w:pPr>
            <w:del w:id="1298"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720C7F4" w14:textId="58C72DAB" w:rsidR="00ED4396" w:rsidRPr="00BA156B" w:rsidDel="00BA63BC" w:rsidRDefault="00ED4396">
            <w:pPr>
              <w:autoSpaceDE w:val="0"/>
              <w:autoSpaceDN w:val="0"/>
              <w:adjustRightInd w:val="0"/>
              <w:spacing w:line="360" w:lineRule="atLeast"/>
              <w:rPr>
                <w:del w:id="1299" w:author="Regina Casanova" w:date="2018-07-07T15:18:00Z"/>
                <w:rFonts w:cs="Times New Roman"/>
                <w:color w:val="000000"/>
                <w:lang w:val="es-PE"/>
              </w:rPr>
            </w:pPr>
            <w:del w:id="1300" w:author="Regina Casanova" w:date="2018-07-07T15:18:00Z">
              <w:r w:rsidRPr="00BA156B" w:rsidDel="00BA63BC">
                <w:rPr>
                  <w:rFonts w:cs="Times New Roman"/>
                  <w:color w:val="000000"/>
                  <w:lang w:val="es-PE"/>
                </w:rPr>
                <w:delText>Tiempo de respuesta estimada</w:delText>
              </w:r>
            </w:del>
          </w:p>
        </w:tc>
        <w:tc>
          <w:tcPr>
            <w:tcW w:w="5380" w:type="dxa"/>
            <w:tcBorders>
              <w:bottom w:val="single" w:sz="8" w:space="0" w:color="000000"/>
              <w:right w:val="single" w:sz="8" w:space="0" w:color="000000"/>
            </w:tcBorders>
            <w:shd w:val="clear" w:color="auto" w:fill="E1E0E0"/>
            <w:vAlign w:val="bottom"/>
          </w:tcPr>
          <w:p w14:paraId="4FA3AE70" w14:textId="54CA00E3" w:rsidR="00ED4396" w:rsidRPr="00BA156B" w:rsidDel="00BA63BC" w:rsidRDefault="00D00DDC">
            <w:pPr>
              <w:autoSpaceDE w:val="0"/>
              <w:autoSpaceDN w:val="0"/>
              <w:adjustRightInd w:val="0"/>
              <w:spacing w:line="360" w:lineRule="atLeast"/>
              <w:rPr>
                <w:del w:id="1301" w:author="Regina Casanova" w:date="2018-07-07T15:18:00Z"/>
                <w:rFonts w:cs="Times New Roman"/>
                <w:color w:val="000000"/>
                <w:lang w:val="es-PE"/>
              </w:rPr>
            </w:pPr>
            <w:del w:id="130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saber para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fecha me estarán contestando del reclamo para poder programar mis tiempos para darle seguimiento</w:delText>
              </w:r>
            </w:del>
          </w:p>
        </w:tc>
        <w:tc>
          <w:tcPr>
            <w:tcW w:w="2341" w:type="dxa"/>
            <w:tcBorders>
              <w:bottom w:val="single" w:sz="8" w:space="0" w:color="000000"/>
              <w:right w:val="single" w:sz="8" w:space="0" w:color="000000"/>
            </w:tcBorders>
            <w:shd w:val="clear" w:color="auto" w:fill="E1E0E0"/>
            <w:vAlign w:val="bottom"/>
          </w:tcPr>
          <w:p w14:paraId="5567CD83" w14:textId="6490D4B6" w:rsidR="00ED4396" w:rsidRPr="00BA156B" w:rsidDel="00BA63BC" w:rsidRDefault="00ED4396">
            <w:pPr>
              <w:autoSpaceDE w:val="0"/>
              <w:autoSpaceDN w:val="0"/>
              <w:adjustRightInd w:val="0"/>
              <w:spacing w:line="360" w:lineRule="atLeast"/>
              <w:rPr>
                <w:del w:id="1303" w:author="Regina Casanova" w:date="2018-07-07T15:18:00Z"/>
                <w:rFonts w:cs="Times New Roman"/>
                <w:color w:val="000000"/>
                <w:lang w:val="es-PE"/>
              </w:rPr>
            </w:pPr>
            <w:del w:id="1304" w:author="Regina Casanova" w:date="2018-07-07T15:18:00Z">
              <w:r w:rsidRPr="00BA156B" w:rsidDel="00BA63BC">
                <w:rPr>
                  <w:rFonts w:cs="Times New Roman"/>
                  <w:color w:val="000000"/>
                  <w:lang w:val="es-PE"/>
                </w:rPr>
                <w:delText>Al mandar confirmación del reclamo, enviar una posible fecha de respuesta (ideal en menos de 20 días)</w:delText>
              </w:r>
            </w:del>
          </w:p>
        </w:tc>
        <w:tc>
          <w:tcPr>
            <w:tcW w:w="1559" w:type="dxa"/>
            <w:tcBorders>
              <w:bottom w:val="single" w:sz="8" w:space="0" w:color="000000"/>
              <w:right w:val="single" w:sz="8" w:space="0" w:color="000000"/>
            </w:tcBorders>
            <w:shd w:val="clear" w:color="auto" w:fill="E1E0E0"/>
            <w:vAlign w:val="bottom"/>
          </w:tcPr>
          <w:p w14:paraId="0A43F7BB" w14:textId="233D3890" w:rsidR="00ED4396" w:rsidRPr="00BA156B" w:rsidDel="00BA63BC" w:rsidRDefault="00ED4396">
            <w:pPr>
              <w:autoSpaceDE w:val="0"/>
              <w:autoSpaceDN w:val="0"/>
              <w:adjustRightInd w:val="0"/>
              <w:spacing w:line="360" w:lineRule="atLeast"/>
              <w:rPr>
                <w:del w:id="1305" w:author="Regina Casanova" w:date="2018-07-07T15:18:00Z"/>
                <w:rFonts w:cs="Times New Roman"/>
                <w:color w:val="000000"/>
                <w:lang w:val="es-PE"/>
              </w:rPr>
            </w:pPr>
            <w:del w:id="1306" w:author="Regina Casanova" w:date="2018-07-07T15:18:00Z">
              <w:r w:rsidRPr="00BA156B" w:rsidDel="00BA63BC">
                <w:rPr>
                  <w:rFonts w:cs="Times New Roman"/>
                  <w:color w:val="000000"/>
                  <w:lang w:val="es-PE"/>
                </w:rPr>
                <w:delText>Medio - 2</w:delText>
              </w:r>
            </w:del>
          </w:p>
        </w:tc>
      </w:tr>
      <w:tr w:rsidR="00ED4396" w:rsidRPr="00BA156B" w:rsidDel="00BA63BC" w14:paraId="7DA00F9D" w14:textId="2FF1898A" w:rsidTr="00ED4396">
        <w:tblPrEx>
          <w:tblBorders>
            <w:top w:val="none" w:sz="0" w:space="0" w:color="auto"/>
          </w:tblBorders>
        </w:tblPrEx>
        <w:trPr>
          <w:del w:id="1307" w:author="Regina Casanova" w:date="2018-07-07T15:18:00Z"/>
        </w:trPr>
        <w:tc>
          <w:tcPr>
            <w:tcW w:w="504" w:type="dxa"/>
            <w:tcBorders>
              <w:left w:val="single" w:sz="8" w:space="0" w:color="000000"/>
              <w:bottom w:val="single" w:sz="8" w:space="0" w:color="000000"/>
              <w:right w:val="single" w:sz="8" w:space="0" w:color="000000"/>
            </w:tcBorders>
            <w:vAlign w:val="bottom"/>
          </w:tcPr>
          <w:p w14:paraId="08D0E06F" w14:textId="36D0692C" w:rsidR="00ED4396" w:rsidRPr="00BA156B" w:rsidDel="00BA63BC" w:rsidRDefault="00ED4396">
            <w:pPr>
              <w:autoSpaceDE w:val="0"/>
              <w:autoSpaceDN w:val="0"/>
              <w:adjustRightInd w:val="0"/>
              <w:spacing w:line="360" w:lineRule="atLeast"/>
              <w:jc w:val="right"/>
              <w:rPr>
                <w:del w:id="1308" w:author="Regina Casanova" w:date="2018-07-07T15:18:00Z"/>
                <w:rFonts w:cs="Times New Roman"/>
                <w:color w:val="000000"/>
                <w:lang w:val="es-PE"/>
              </w:rPr>
            </w:pPr>
            <w:del w:id="1309" w:author="Regina Casanova" w:date="2018-07-07T15:18:00Z">
              <w:r w:rsidRPr="00BA156B" w:rsidDel="00BA63BC">
                <w:rPr>
                  <w:rFonts w:cs="Times New Roman"/>
                  <w:color w:val="000000"/>
                  <w:lang w:val="es-PE"/>
                </w:rPr>
                <w:lastRenderedPageBreak/>
                <w:delText>17</w:delText>
              </w:r>
            </w:del>
          </w:p>
        </w:tc>
        <w:tc>
          <w:tcPr>
            <w:tcW w:w="1715" w:type="dxa"/>
            <w:tcBorders>
              <w:bottom w:val="single" w:sz="8" w:space="0" w:color="000000"/>
              <w:right w:val="single" w:sz="8" w:space="0" w:color="000000"/>
            </w:tcBorders>
            <w:vAlign w:val="bottom"/>
          </w:tcPr>
          <w:p w14:paraId="503EBABF" w14:textId="745F7F25" w:rsidR="00ED4396" w:rsidRPr="00BA156B" w:rsidDel="00BA63BC" w:rsidRDefault="00ED4396">
            <w:pPr>
              <w:autoSpaceDE w:val="0"/>
              <w:autoSpaceDN w:val="0"/>
              <w:adjustRightInd w:val="0"/>
              <w:spacing w:line="360" w:lineRule="atLeast"/>
              <w:rPr>
                <w:del w:id="1310" w:author="Regina Casanova" w:date="2018-07-07T15:18:00Z"/>
                <w:rFonts w:cs="Times New Roman"/>
                <w:color w:val="000000"/>
                <w:lang w:val="es-PE"/>
              </w:rPr>
            </w:pPr>
            <w:del w:id="1311"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118F029D" w14:textId="0E9D9732" w:rsidR="00ED4396" w:rsidRPr="00BA156B" w:rsidDel="00BA63BC" w:rsidRDefault="00ED4396">
            <w:pPr>
              <w:autoSpaceDE w:val="0"/>
              <w:autoSpaceDN w:val="0"/>
              <w:adjustRightInd w:val="0"/>
              <w:spacing w:line="360" w:lineRule="atLeast"/>
              <w:rPr>
                <w:del w:id="1312" w:author="Regina Casanova" w:date="2018-07-07T15:18:00Z"/>
                <w:rFonts w:cs="Times New Roman"/>
                <w:color w:val="000000"/>
                <w:lang w:val="es-PE"/>
              </w:rPr>
            </w:pPr>
            <w:del w:id="1313" w:author="Regina Casanova" w:date="2018-07-07T15:18:00Z">
              <w:r w:rsidRPr="00BA156B" w:rsidDel="00BA63BC">
                <w:rPr>
                  <w:rFonts w:cs="Times New Roman"/>
                  <w:color w:val="000000"/>
                  <w:lang w:val="es-PE"/>
                </w:rPr>
                <w:delText>Que no sea engorroso presentar un reclamo</w:delText>
              </w:r>
            </w:del>
          </w:p>
        </w:tc>
        <w:tc>
          <w:tcPr>
            <w:tcW w:w="5380" w:type="dxa"/>
            <w:tcBorders>
              <w:bottom w:val="single" w:sz="8" w:space="0" w:color="000000"/>
              <w:right w:val="single" w:sz="8" w:space="0" w:color="000000"/>
            </w:tcBorders>
            <w:vAlign w:val="bottom"/>
          </w:tcPr>
          <w:p w14:paraId="3663F09E" w14:textId="51F05123" w:rsidR="00ED4396" w:rsidRPr="00BA156B" w:rsidDel="00BA63BC" w:rsidRDefault="00D00DDC">
            <w:pPr>
              <w:autoSpaceDE w:val="0"/>
              <w:autoSpaceDN w:val="0"/>
              <w:adjustRightInd w:val="0"/>
              <w:spacing w:line="360" w:lineRule="atLeast"/>
              <w:rPr>
                <w:del w:id="1314" w:author="Regina Casanova" w:date="2018-07-07T15:18:00Z"/>
                <w:rFonts w:cs="Times New Roman"/>
                <w:color w:val="000000"/>
                <w:lang w:val="es-PE"/>
              </w:rPr>
            </w:pPr>
            <w:del w:id="131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presentar un reclamo de forma sencilla para poder presentar todos los reclamos que me ocurran</w:delText>
              </w:r>
            </w:del>
          </w:p>
        </w:tc>
        <w:tc>
          <w:tcPr>
            <w:tcW w:w="2341" w:type="dxa"/>
            <w:tcBorders>
              <w:bottom w:val="single" w:sz="8" w:space="0" w:color="000000"/>
              <w:right w:val="single" w:sz="8" w:space="0" w:color="000000"/>
            </w:tcBorders>
            <w:vAlign w:val="bottom"/>
          </w:tcPr>
          <w:p w14:paraId="33129DFD" w14:textId="586386F4" w:rsidR="00ED4396" w:rsidRPr="00BA156B" w:rsidDel="00BA63BC" w:rsidRDefault="00ED4396">
            <w:pPr>
              <w:autoSpaceDE w:val="0"/>
              <w:autoSpaceDN w:val="0"/>
              <w:adjustRightInd w:val="0"/>
              <w:spacing w:line="360" w:lineRule="atLeast"/>
              <w:rPr>
                <w:del w:id="1316" w:author="Regina Casanova" w:date="2018-07-07T15:18:00Z"/>
                <w:rFonts w:cs="Times New Roman"/>
                <w:color w:val="000000"/>
                <w:lang w:val="es-PE"/>
              </w:rPr>
            </w:pPr>
            <w:del w:id="1317" w:author="Regina Casanova" w:date="2018-07-07T15:18:00Z">
              <w:r w:rsidRPr="00BA156B" w:rsidDel="00BA63BC">
                <w:rPr>
                  <w:rFonts w:cs="Times New Roman"/>
                  <w:color w:val="000000"/>
                  <w:lang w:val="es-PE"/>
                </w:rPr>
                <w:delText xml:space="preserve">Hacer </w:delText>
              </w:r>
              <w:r w:rsidR="001D2091" w:rsidDel="00BA63BC">
                <w:rPr>
                  <w:rFonts w:cs="Times New Roman"/>
                  <w:color w:val="000000"/>
                  <w:lang w:val="es-PE"/>
                </w:rPr>
                <w:delText xml:space="preserve">que </w:delText>
              </w:r>
              <w:r w:rsidRPr="00BA156B" w:rsidDel="00BA63BC">
                <w:rPr>
                  <w:rFonts w:cs="Times New Roman"/>
                  <w:color w:val="000000"/>
                  <w:lang w:val="es-PE"/>
                </w:rPr>
                <w:delText xml:space="preserve">el </w:delText>
              </w:r>
            </w:del>
            <w:del w:id="1318" w:author="Regina Casanova" w:date="2018-06-18T17:53:00Z">
              <w:r w:rsidRPr="00BA156B" w:rsidDel="00E94926">
                <w:rPr>
                  <w:rFonts w:cs="Times New Roman"/>
                  <w:color w:val="000000"/>
                  <w:lang w:val="es-PE"/>
                </w:rPr>
                <w:delText>sistema</w:delText>
              </w:r>
            </w:del>
            <w:del w:id="1319" w:author="Regina Casanova" w:date="2018-07-07T15:18:00Z">
              <w:r w:rsidRPr="00BA156B" w:rsidDel="00BA63BC">
                <w:rPr>
                  <w:rFonts w:cs="Times New Roman"/>
                  <w:color w:val="000000"/>
                  <w:lang w:val="es-PE"/>
                </w:rPr>
                <w:delText xml:space="preserve"> </w:delText>
              </w:r>
              <w:r w:rsidR="001D2091" w:rsidDel="00BA63BC">
                <w:rPr>
                  <w:rFonts w:cs="Times New Roman"/>
                  <w:color w:val="000000"/>
                  <w:lang w:val="es-PE"/>
                </w:rPr>
                <w:delText>tenga</w:delText>
              </w:r>
            </w:del>
            <w:del w:id="1320" w:author="Regina Casanova" w:date="2018-06-18T23:51:00Z">
              <w:r w:rsidRPr="00BA156B" w:rsidDel="001D2091">
                <w:rPr>
                  <w:rFonts w:cs="Times New Roman"/>
                  <w:color w:val="000000"/>
                  <w:lang w:val="es-PE"/>
                </w:rPr>
                <w:delText>en</w:delText>
              </w:r>
            </w:del>
            <w:del w:id="1321" w:author="Regina Casanova" w:date="2018-07-07T15:18:00Z">
              <w:r w:rsidRPr="00BA156B" w:rsidDel="00BA63BC">
                <w:rPr>
                  <w:rFonts w:cs="Times New Roman"/>
                  <w:color w:val="000000"/>
                  <w:lang w:val="es-PE"/>
                </w:rPr>
                <w:delText xml:space="preserve"> pocos</w:delText>
              </w:r>
              <w:r w:rsidR="001D2091" w:rsidDel="00BA63BC">
                <w:rPr>
                  <w:rFonts w:cs="Times New Roman"/>
                  <w:color w:val="000000"/>
                  <w:lang w:val="es-PE"/>
                </w:rPr>
                <w:delText xml:space="preserve"> y sencillos</w:delText>
              </w:r>
              <w:r w:rsidRPr="00BA156B" w:rsidDel="00BA63BC">
                <w:rPr>
                  <w:rFonts w:cs="Times New Roman"/>
                  <w:color w:val="000000"/>
                  <w:lang w:val="es-PE"/>
                </w:rPr>
                <w:delText xml:space="preserve"> pasos </w:delText>
              </w:r>
            </w:del>
            <w:del w:id="1322" w:author="Regina Casanova" w:date="2018-06-18T23:51:00Z">
              <w:r w:rsidRPr="00BA156B" w:rsidDel="001D2091">
                <w:rPr>
                  <w:rFonts w:cs="Times New Roman"/>
                  <w:color w:val="000000"/>
                  <w:lang w:val="es-PE"/>
                </w:rPr>
                <w:delText>y que sean sencillos</w:delText>
              </w:r>
            </w:del>
          </w:p>
        </w:tc>
        <w:tc>
          <w:tcPr>
            <w:tcW w:w="1559" w:type="dxa"/>
            <w:tcBorders>
              <w:bottom w:val="single" w:sz="8" w:space="0" w:color="000000"/>
              <w:right w:val="single" w:sz="8" w:space="0" w:color="000000"/>
            </w:tcBorders>
            <w:vAlign w:val="bottom"/>
          </w:tcPr>
          <w:p w14:paraId="6C43BC6A" w14:textId="7D3D339A" w:rsidR="00ED4396" w:rsidRPr="00BA156B" w:rsidDel="00BA63BC" w:rsidRDefault="00ED4396">
            <w:pPr>
              <w:autoSpaceDE w:val="0"/>
              <w:autoSpaceDN w:val="0"/>
              <w:adjustRightInd w:val="0"/>
              <w:spacing w:line="360" w:lineRule="atLeast"/>
              <w:rPr>
                <w:del w:id="1323" w:author="Regina Casanova" w:date="2018-07-07T15:18:00Z"/>
                <w:rFonts w:cs="Times New Roman"/>
                <w:color w:val="000000"/>
                <w:lang w:val="es-PE"/>
              </w:rPr>
            </w:pPr>
            <w:del w:id="1324" w:author="Regina Casanova" w:date="2018-07-07T15:18:00Z">
              <w:r w:rsidRPr="00BA156B" w:rsidDel="00BA63BC">
                <w:rPr>
                  <w:rFonts w:cs="Times New Roman"/>
                  <w:color w:val="000000"/>
                  <w:lang w:val="es-PE"/>
                </w:rPr>
                <w:delText>Alto - 3</w:delText>
              </w:r>
            </w:del>
          </w:p>
        </w:tc>
      </w:tr>
      <w:tr w:rsidR="00ED4396" w:rsidRPr="00BA156B" w:rsidDel="00BA63BC" w14:paraId="2A170B2E" w14:textId="20DF42B7" w:rsidTr="00ED4396">
        <w:tblPrEx>
          <w:tblBorders>
            <w:top w:val="none" w:sz="0" w:space="0" w:color="auto"/>
          </w:tblBorders>
        </w:tblPrEx>
        <w:trPr>
          <w:del w:id="132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083E377" w14:textId="603650DE" w:rsidR="00ED4396" w:rsidRPr="00BA156B" w:rsidDel="00BA63BC" w:rsidRDefault="00ED4396">
            <w:pPr>
              <w:autoSpaceDE w:val="0"/>
              <w:autoSpaceDN w:val="0"/>
              <w:adjustRightInd w:val="0"/>
              <w:spacing w:line="360" w:lineRule="atLeast"/>
              <w:jc w:val="right"/>
              <w:rPr>
                <w:del w:id="1326" w:author="Regina Casanova" w:date="2018-07-07T15:18:00Z"/>
                <w:rFonts w:cs="Times New Roman"/>
                <w:color w:val="000000"/>
                <w:lang w:val="es-PE"/>
              </w:rPr>
            </w:pPr>
            <w:del w:id="1327" w:author="Regina Casanova" w:date="2018-07-07T15:18:00Z">
              <w:r w:rsidRPr="00BA156B" w:rsidDel="00BA63BC">
                <w:rPr>
                  <w:rFonts w:cs="Times New Roman"/>
                  <w:color w:val="000000"/>
                  <w:lang w:val="es-PE"/>
                </w:rPr>
                <w:delText>18</w:delText>
              </w:r>
            </w:del>
          </w:p>
        </w:tc>
        <w:tc>
          <w:tcPr>
            <w:tcW w:w="1715" w:type="dxa"/>
            <w:tcBorders>
              <w:bottom w:val="single" w:sz="8" w:space="0" w:color="000000"/>
              <w:right w:val="single" w:sz="8" w:space="0" w:color="000000"/>
            </w:tcBorders>
            <w:shd w:val="clear" w:color="auto" w:fill="E1E0E0"/>
            <w:vAlign w:val="bottom"/>
          </w:tcPr>
          <w:p w14:paraId="5EB9EF38" w14:textId="1EC93768" w:rsidR="00ED4396" w:rsidRPr="00BA156B" w:rsidDel="00BA63BC" w:rsidRDefault="00ED4396">
            <w:pPr>
              <w:autoSpaceDE w:val="0"/>
              <w:autoSpaceDN w:val="0"/>
              <w:adjustRightInd w:val="0"/>
              <w:spacing w:line="360" w:lineRule="atLeast"/>
              <w:rPr>
                <w:del w:id="1328" w:author="Regina Casanova" w:date="2018-07-07T15:18:00Z"/>
                <w:rFonts w:cs="Times New Roman"/>
                <w:color w:val="000000"/>
                <w:lang w:val="es-PE"/>
              </w:rPr>
            </w:pPr>
            <w:del w:id="1329"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1E1B30E2" w14:textId="285F53B2" w:rsidR="00ED4396" w:rsidRPr="00BA156B" w:rsidDel="00BA63BC" w:rsidRDefault="00ED4396">
            <w:pPr>
              <w:autoSpaceDE w:val="0"/>
              <w:autoSpaceDN w:val="0"/>
              <w:adjustRightInd w:val="0"/>
              <w:spacing w:line="360" w:lineRule="atLeast"/>
              <w:rPr>
                <w:del w:id="1330" w:author="Regina Casanova" w:date="2018-07-07T15:18:00Z"/>
                <w:rFonts w:cs="Times New Roman"/>
                <w:color w:val="000000"/>
                <w:lang w:val="es-PE"/>
              </w:rPr>
            </w:pPr>
            <w:del w:id="1331" w:author="Regina Casanova" w:date="2018-07-07T15:18:00Z">
              <w:r w:rsidRPr="00BA156B" w:rsidDel="00BA63BC">
                <w:rPr>
                  <w:rFonts w:cs="Times New Roman"/>
                  <w:color w:val="000000"/>
                  <w:lang w:val="es-PE"/>
                </w:rPr>
                <w:delText>Identificar ciudadano quejosos recurrentes</w:delText>
              </w:r>
            </w:del>
          </w:p>
        </w:tc>
        <w:tc>
          <w:tcPr>
            <w:tcW w:w="5380" w:type="dxa"/>
            <w:tcBorders>
              <w:bottom w:val="single" w:sz="8" w:space="0" w:color="000000"/>
              <w:right w:val="single" w:sz="8" w:space="0" w:color="000000"/>
            </w:tcBorders>
            <w:shd w:val="clear" w:color="auto" w:fill="E1E0E0"/>
            <w:vAlign w:val="bottom"/>
          </w:tcPr>
          <w:p w14:paraId="142EFE82" w14:textId="0F2BAABD" w:rsidR="00ED4396" w:rsidRPr="00BA156B" w:rsidDel="00BA63BC" w:rsidRDefault="00D00DDC">
            <w:pPr>
              <w:autoSpaceDE w:val="0"/>
              <w:autoSpaceDN w:val="0"/>
              <w:adjustRightInd w:val="0"/>
              <w:spacing w:line="360" w:lineRule="atLeast"/>
              <w:rPr>
                <w:del w:id="1332" w:author="Regina Casanova" w:date="2018-07-07T15:18:00Z"/>
                <w:rFonts w:cs="Times New Roman"/>
                <w:color w:val="000000"/>
                <w:lang w:val="es-PE"/>
              </w:rPr>
            </w:pPr>
            <w:del w:id="133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identificar a los ciudadanos quejosos recurrentes para poder tomar medidas sobre esos casos</w:delText>
              </w:r>
            </w:del>
          </w:p>
        </w:tc>
        <w:tc>
          <w:tcPr>
            <w:tcW w:w="2341" w:type="dxa"/>
            <w:tcBorders>
              <w:bottom w:val="single" w:sz="8" w:space="0" w:color="000000"/>
              <w:right w:val="single" w:sz="8" w:space="0" w:color="000000"/>
            </w:tcBorders>
            <w:shd w:val="clear" w:color="auto" w:fill="E1E0E0"/>
            <w:vAlign w:val="bottom"/>
          </w:tcPr>
          <w:p w14:paraId="69E681BD" w14:textId="1941C478" w:rsidR="00ED4396" w:rsidRPr="00BA156B" w:rsidDel="00BA63BC" w:rsidRDefault="00ED4396">
            <w:pPr>
              <w:autoSpaceDE w:val="0"/>
              <w:autoSpaceDN w:val="0"/>
              <w:adjustRightInd w:val="0"/>
              <w:spacing w:line="360" w:lineRule="atLeast"/>
              <w:rPr>
                <w:del w:id="1334" w:author="Regina Casanova" w:date="2018-07-07T15:18:00Z"/>
                <w:rFonts w:cs="Times New Roman"/>
                <w:color w:val="000000"/>
                <w:lang w:val="es-PE"/>
              </w:rPr>
            </w:pPr>
            <w:del w:id="1335" w:author="Regina Casanova" w:date="2018-07-07T15:18:00Z">
              <w:r w:rsidRPr="00BA156B" w:rsidDel="00BA63BC">
                <w:rPr>
                  <w:rFonts w:cs="Times New Roman"/>
                  <w:color w:val="000000"/>
                  <w:lang w:val="es-PE"/>
                </w:rPr>
                <w:delText>Perfil del ciudadano que se queja donde se pueda ver el historial de los reclamos que ha presentado</w:delText>
              </w:r>
            </w:del>
          </w:p>
        </w:tc>
        <w:tc>
          <w:tcPr>
            <w:tcW w:w="1559" w:type="dxa"/>
            <w:tcBorders>
              <w:bottom w:val="single" w:sz="8" w:space="0" w:color="000000"/>
              <w:right w:val="single" w:sz="8" w:space="0" w:color="000000"/>
            </w:tcBorders>
            <w:shd w:val="clear" w:color="auto" w:fill="E1E0E0"/>
            <w:vAlign w:val="bottom"/>
          </w:tcPr>
          <w:p w14:paraId="4B0C188F" w14:textId="0B1ADEBA" w:rsidR="00ED4396" w:rsidRPr="00BA156B" w:rsidDel="00BA63BC" w:rsidRDefault="00ED4396">
            <w:pPr>
              <w:autoSpaceDE w:val="0"/>
              <w:autoSpaceDN w:val="0"/>
              <w:adjustRightInd w:val="0"/>
              <w:spacing w:line="360" w:lineRule="atLeast"/>
              <w:rPr>
                <w:del w:id="1336" w:author="Regina Casanova" w:date="2018-07-07T15:18:00Z"/>
                <w:rFonts w:cs="Times New Roman"/>
                <w:color w:val="000000"/>
                <w:lang w:val="es-PE"/>
              </w:rPr>
            </w:pPr>
            <w:del w:id="1337" w:author="Regina Casanova" w:date="2018-07-07T15:18:00Z">
              <w:r w:rsidRPr="00BA156B" w:rsidDel="00BA63BC">
                <w:rPr>
                  <w:rFonts w:cs="Times New Roman"/>
                  <w:color w:val="000000"/>
                  <w:lang w:val="es-PE"/>
                </w:rPr>
                <w:delText>Medio - 2</w:delText>
              </w:r>
            </w:del>
          </w:p>
        </w:tc>
      </w:tr>
      <w:tr w:rsidR="00ED4396" w:rsidRPr="00BA156B" w:rsidDel="00BA63BC" w14:paraId="3716EB08" w14:textId="3F4538BC" w:rsidTr="00ED4396">
        <w:tblPrEx>
          <w:tblBorders>
            <w:top w:val="none" w:sz="0" w:space="0" w:color="auto"/>
          </w:tblBorders>
        </w:tblPrEx>
        <w:trPr>
          <w:del w:id="1338" w:author="Regina Casanova" w:date="2018-07-07T15:18:00Z"/>
        </w:trPr>
        <w:tc>
          <w:tcPr>
            <w:tcW w:w="504" w:type="dxa"/>
            <w:tcBorders>
              <w:left w:val="single" w:sz="8" w:space="0" w:color="000000"/>
              <w:bottom w:val="single" w:sz="8" w:space="0" w:color="000000"/>
              <w:right w:val="single" w:sz="8" w:space="0" w:color="000000"/>
            </w:tcBorders>
            <w:vAlign w:val="bottom"/>
          </w:tcPr>
          <w:p w14:paraId="5114A665" w14:textId="300F2259" w:rsidR="00ED4396" w:rsidRPr="00BA156B" w:rsidDel="00BA63BC" w:rsidRDefault="00ED4396">
            <w:pPr>
              <w:autoSpaceDE w:val="0"/>
              <w:autoSpaceDN w:val="0"/>
              <w:adjustRightInd w:val="0"/>
              <w:spacing w:line="360" w:lineRule="atLeast"/>
              <w:jc w:val="right"/>
              <w:rPr>
                <w:del w:id="1339" w:author="Regina Casanova" w:date="2018-07-07T15:18:00Z"/>
                <w:rFonts w:cs="Times New Roman"/>
                <w:color w:val="000000"/>
                <w:lang w:val="es-PE"/>
              </w:rPr>
            </w:pPr>
            <w:del w:id="1340" w:author="Regina Casanova" w:date="2018-07-07T15:18:00Z">
              <w:r w:rsidRPr="00BA156B" w:rsidDel="00BA63BC">
                <w:rPr>
                  <w:rFonts w:cs="Times New Roman"/>
                  <w:color w:val="000000"/>
                  <w:lang w:val="es-PE"/>
                </w:rPr>
                <w:delText>19</w:delText>
              </w:r>
            </w:del>
          </w:p>
        </w:tc>
        <w:tc>
          <w:tcPr>
            <w:tcW w:w="1715" w:type="dxa"/>
            <w:tcBorders>
              <w:bottom w:val="single" w:sz="8" w:space="0" w:color="000000"/>
              <w:right w:val="single" w:sz="8" w:space="0" w:color="000000"/>
            </w:tcBorders>
            <w:vAlign w:val="bottom"/>
          </w:tcPr>
          <w:p w14:paraId="204063DC" w14:textId="4FA58F31" w:rsidR="00ED4396" w:rsidRPr="00BA156B" w:rsidDel="00BA63BC" w:rsidRDefault="00ED4396">
            <w:pPr>
              <w:autoSpaceDE w:val="0"/>
              <w:autoSpaceDN w:val="0"/>
              <w:adjustRightInd w:val="0"/>
              <w:spacing w:line="360" w:lineRule="atLeast"/>
              <w:rPr>
                <w:del w:id="1341" w:author="Regina Casanova" w:date="2018-07-07T15:18:00Z"/>
                <w:rFonts w:cs="Times New Roman"/>
                <w:color w:val="000000"/>
                <w:lang w:val="es-PE"/>
              </w:rPr>
            </w:pPr>
            <w:del w:id="1342"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vAlign w:val="bottom"/>
          </w:tcPr>
          <w:p w14:paraId="6143A95D" w14:textId="65123C18" w:rsidR="00ED4396" w:rsidRPr="00BA156B" w:rsidDel="00BA63BC" w:rsidRDefault="00ED4396">
            <w:pPr>
              <w:autoSpaceDE w:val="0"/>
              <w:autoSpaceDN w:val="0"/>
              <w:adjustRightInd w:val="0"/>
              <w:spacing w:line="360" w:lineRule="atLeast"/>
              <w:rPr>
                <w:del w:id="1343" w:author="Regina Casanova" w:date="2018-07-07T15:18:00Z"/>
                <w:rFonts w:cs="Times New Roman"/>
                <w:color w:val="000000"/>
                <w:lang w:val="es-PE"/>
              </w:rPr>
            </w:pPr>
            <w:del w:id="1344" w:author="Regina Casanova" w:date="2018-07-07T15:18:00Z">
              <w:r w:rsidRPr="00BA156B" w:rsidDel="00BA63BC">
                <w:rPr>
                  <w:rFonts w:cs="Times New Roman"/>
                  <w:color w:val="000000"/>
                  <w:lang w:val="es-PE"/>
                </w:rPr>
                <w:delText>Llegar a al menos 2 personas encargadas para darle solución</w:delText>
              </w:r>
            </w:del>
          </w:p>
        </w:tc>
        <w:tc>
          <w:tcPr>
            <w:tcW w:w="5380" w:type="dxa"/>
            <w:tcBorders>
              <w:bottom w:val="single" w:sz="8" w:space="0" w:color="000000"/>
              <w:right w:val="single" w:sz="8" w:space="0" w:color="000000"/>
            </w:tcBorders>
            <w:vAlign w:val="bottom"/>
          </w:tcPr>
          <w:p w14:paraId="7BC548B2" w14:textId="78AA2E57" w:rsidR="00ED4396" w:rsidRPr="00BA156B" w:rsidDel="00BA63BC" w:rsidRDefault="00D00DDC">
            <w:pPr>
              <w:autoSpaceDE w:val="0"/>
              <w:autoSpaceDN w:val="0"/>
              <w:adjustRightInd w:val="0"/>
              <w:spacing w:line="360" w:lineRule="atLeast"/>
              <w:rPr>
                <w:del w:id="1345" w:author="Regina Casanova" w:date="2018-07-07T15:18:00Z"/>
                <w:rFonts w:cs="Times New Roman"/>
                <w:color w:val="000000"/>
                <w:lang w:val="es-PE"/>
              </w:rPr>
            </w:pPr>
            <w:del w:id="134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que cuando ingresen reclamos lleguen al menos a dos personas para poder evitar que se pierdan estos reclamos</w:delText>
              </w:r>
            </w:del>
          </w:p>
        </w:tc>
        <w:tc>
          <w:tcPr>
            <w:tcW w:w="2341" w:type="dxa"/>
            <w:tcBorders>
              <w:bottom w:val="single" w:sz="8" w:space="0" w:color="000000"/>
              <w:right w:val="single" w:sz="8" w:space="0" w:color="000000"/>
            </w:tcBorders>
            <w:vAlign w:val="bottom"/>
          </w:tcPr>
          <w:p w14:paraId="5A82D4CA" w14:textId="33C0B279" w:rsidR="00ED4396" w:rsidRPr="00BA156B" w:rsidDel="00BA63BC" w:rsidRDefault="00ED4396">
            <w:pPr>
              <w:autoSpaceDE w:val="0"/>
              <w:autoSpaceDN w:val="0"/>
              <w:adjustRightInd w:val="0"/>
              <w:spacing w:line="360" w:lineRule="atLeast"/>
              <w:rPr>
                <w:del w:id="1347" w:author="Regina Casanova" w:date="2018-07-07T15:18:00Z"/>
                <w:rFonts w:cs="Times New Roman"/>
                <w:color w:val="000000"/>
                <w:lang w:val="es-PE"/>
              </w:rPr>
            </w:pPr>
            <w:del w:id="1348" w:author="Regina Casanova" w:date="2018-07-07T15:18:00Z">
              <w:r w:rsidRPr="00BA156B" w:rsidDel="00BA63BC">
                <w:rPr>
                  <w:rFonts w:cs="Times New Roman"/>
                  <w:color w:val="000000"/>
                  <w:lang w:val="es-PE"/>
                </w:rPr>
                <w:delText>Enviar correo electrónico a personas designadas para recibir estos reclamos</w:delText>
              </w:r>
            </w:del>
          </w:p>
        </w:tc>
        <w:tc>
          <w:tcPr>
            <w:tcW w:w="1559" w:type="dxa"/>
            <w:tcBorders>
              <w:bottom w:val="single" w:sz="8" w:space="0" w:color="000000"/>
              <w:right w:val="single" w:sz="8" w:space="0" w:color="000000"/>
            </w:tcBorders>
            <w:vAlign w:val="bottom"/>
          </w:tcPr>
          <w:p w14:paraId="682A3A99" w14:textId="028B90F8" w:rsidR="00ED4396" w:rsidRPr="00BA156B" w:rsidDel="00BA63BC" w:rsidRDefault="00ED4396">
            <w:pPr>
              <w:autoSpaceDE w:val="0"/>
              <w:autoSpaceDN w:val="0"/>
              <w:adjustRightInd w:val="0"/>
              <w:spacing w:line="360" w:lineRule="atLeast"/>
              <w:rPr>
                <w:del w:id="1349" w:author="Regina Casanova" w:date="2018-07-07T15:18:00Z"/>
                <w:rFonts w:cs="Times New Roman"/>
                <w:color w:val="000000"/>
                <w:lang w:val="es-PE"/>
              </w:rPr>
            </w:pPr>
            <w:del w:id="1350" w:author="Regina Casanova" w:date="2018-07-07T15:18:00Z">
              <w:r w:rsidRPr="00BA156B" w:rsidDel="00BA63BC">
                <w:rPr>
                  <w:rFonts w:cs="Times New Roman"/>
                  <w:color w:val="000000"/>
                  <w:lang w:val="es-PE"/>
                </w:rPr>
                <w:delText>Alto - 3</w:delText>
              </w:r>
            </w:del>
          </w:p>
        </w:tc>
      </w:tr>
      <w:tr w:rsidR="00ED4396" w:rsidRPr="00BA156B" w:rsidDel="00BA63BC" w14:paraId="554C1432" w14:textId="37A5367A" w:rsidTr="00ED4396">
        <w:tblPrEx>
          <w:tblBorders>
            <w:top w:val="none" w:sz="0" w:space="0" w:color="auto"/>
          </w:tblBorders>
        </w:tblPrEx>
        <w:trPr>
          <w:del w:id="135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5435785" w14:textId="5D9E5871" w:rsidR="00ED4396" w:rsidRPr="00BA156B" w:rsidDel="00BA63BC" w:rsidRDefault="00ED4396">
            <w:pPr>
              <w:autoSpaceDE w:val="0"/>
              <w:autoSpaceDN w:val="0"/>
              <w:adjustRightInd w:val="0"/>
              <w:spacing w:line="360" w:lineRule="atLeast"/>
              <w:jc w:val="right"/>
              <w:rPr>
                <w:del w:id="1352" w:author="Regina Casanova" w:date="2018-07-07T15:18:00Z"/>
                <w:rFonts w:cs="Times New Roman"/>
                <w:color w:val="000000"/>
                <w:lang w:val="es-PE"/>
              </w:rPr>
            </w:pPr>
            <w:del w:id="1353" w:author="Regina Casanova" w:date="2018-07-07T15:18:00Z">
              <w:r w:rsidRPr="00BA156B" w:rsidDel="00BA63BC">
                <w:rPr>
                  <w:rFonts w:cs="Times New Roman"/>
                  <w:color w:val="000000"/>
                  <w:lang w:val="es-PE"/>
                </w:rPr>
                <w:delText>20</w:delText>
              </w:r>
            </w:del>
          </w:p>
        </w:tc>
        <w:tc>
          <w:tcPr>
            <w:tcW w:w="1715" w:type="dxa"/>
            <w:tcBorders>
              <w:bottom w:val="single" w:sz="8" w:space="0" w:color="000000"/>
              <w:right w:val="single" w:sz="8" w:space="0" w:color="000000"/>
            </w:tcBorders>
            <w:shd w:val="clear" w:color="auto" w:fill="E1E0E0"/>
            <w:vAlign w:val="bottom"/>
          </w:tcPr>
          <w:p w14:paraId="038132FB" w14:textId="745455F5" w:rsidR="00ED4396" w:rsidRPr="00BA156B" w:rsidDel="00BA63BC" w:rsidRDefault="00ED4396">
            <w:pPr>
              <w:autoSpaceDE w:val="0"/>
              <w:autoSpaceDN w:val="0"/>
              <w:adjustRightInd w:val="0"/>
              <w:spacing w:line="360" w:lineRule="atLeast"/>
              <w:rPr>
                <w:del w:id="1354" w:author="Regina Casanova" w:date="2018-07-07T15:18:00Z"/>
                <w:rFonts w:cs="Times New Roman"/>
                <w:color w:val="000000"/>
                <w:lang w:val="es-PE"/>
              </w:rPr>
            </w:pPr>
            <w:del w:id="1355"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0E8D7A5D" w14:textId="6272974E" w:rsidR="00ED4396" w:rsidRPr="00BA156B" w:rsidDel="00BA63BC" w:rsidRDefault="00ED4396">
            <w:pPr>
              <w:autoSpaceDE w:val="0"/>
              <w:autoSpaceDN w:val="0"/>
              <w:adjustRightInd w:val="0"/>
              <w:spacing w:line="360" w:lineRule="atLeast"/>
              <w:rPr>
                <w:del w:id="1356" w:author="Regina Casanova" w:date="2018-07-07T15:18:00Z"/>
                <w:rFonts w:cs="Times New Roman"/>
                <w:color w:val="000000"/>
                <w:lang w:val="es-PE"/>
              </w:rPr>
            </w:pPr>
            <w:del w:id="1357" w:author="Regina Casanova" w:date="2018-07-07T15:18:00Z">
              <w:r w:rsidRPr="00BA156B" w:rsidDel="00BA63BC">
                <w:rPr>
                  <w:rFonts w:cs="Times New Roman"/>
                  <w:color w:val="000000"/>
                  <w:lang w:val="es-PE"/>
                </w:rPr>
                <w:delText>Filtro de reclamos que no pertenezcan a la institución</w:delText>
              </w:r>
            </w:del>
          </w:p>
        </w:tc>
        <w:tc>
          <w:tcPr>
            <w:tcW w:w="5380" w:type="dxa"/>
            <w:tcBorders>
              <w:bottom w:val="single" w:sz="8" w:space="0" w:color="000000"/>
              <w:right w:val="single" w:sz="8" w:space="0" w:color="000000"/>
            </w:tcBorders>
            <w:shd w:val="clear" w:color="auto" w:fill="E1E0E0"/>
            <w:vAlign w:val="bottom"/>
          </w:tcPr>
          <w:p w14:paraId="649BF795" w14:textId="296E18AC" w:rsidR="00ED4396" w:rsidRPr="00BA156B" w:rsidDel="00BA63BC" w:rsidRDefault="00D00DDC">
            <w:pPr>
              <w:autoSpaceDE w:val="0"/>
              <w:autoSpaceDN w:val="0"/>
              <w:adjustRightInd w:val="0"/>
              <w:spacing w:line="360" w:lineRule="atLeast"/>
              <w:rPr>
                <w:del w:id="1358" w:author="Regina Casanova" w:date="2018-07-07T15:18:00Z"/>
                <w:rFonts w:cs="Times New Roman"/>
                <w:color w:val="000000"/>
                <w:lang w:val="es-PE"/>
              </w:rPr>
            </w:pPr>
            <w:del w:id="135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filtrar reclamos que no pertenezcan a mi institución para poder tener información verídica sin adicionales</w:delText>
              </w:r>
            </w:del>
          </w:p>
        </w:tc>
        <w:tc>
          <w:tcPr>
            <w:tcW w:w="2341" w:type="dxa"/>
            <w:tcBorders>
              <w:bottom w:val="single" w:sz="8" w:space="0" w:color="000000"/>
              <w:right w:val="single" w:sz="8" w:space="0" w:color="000000"/>
            </w:tcBorders>
            <w:shd w:val="clear" w:color="auto" w:fill="E1E0E0"/>
            <w:vAlign w:val="bottom"/>
          </w:tcPr>
          <w:p w14:paraId="4E75F901" w14:textId="68021CBD" w:rsidR="00ED4396" w:rsidRPr="00BA156B" w:rsidDel="00BA63BC" w:rsidRDefault="00ED4396">
            <w:pPr>
              <w:autoSpaceDE w:val="0"/>
              <w:autoSpaceDN w:val="0"/>
              <w:adjustRightInd w:val="0"/>
              <w:spacing w:line="360" w:lineRule="atLeast"/>
              <w:rPr>
                <w:del w:id="1360" w:author="Regina Casanova" w:date="2018-07-07T15:18:00Z"/>
                <w:rFonts w:cs="Times New Roman"/>
                <w:color w:val="000000"/>
                <w:lang w:val="es-PE"/>
              </w:rPr>
            </w:pPr>
            <w:del w:id="1361" w:author="Regina Casanova" w:date="2018-07-07T15:18:00Z">
              <w:r w:rsidRPr="00BA156B" w:rsidDel="00BA63BC">
                <w:rPr>
                  <w:rFonts w:cs="Times New Roman"/>
                  <w:color w:val="000000"/>
                  <w:lang w:val="es-PE"/>
                </w:rPr>
                <w:delText>nuevos reclamos que ingresen los usuarios deben ser aceptados por la IPRESS</w:delText>
              </w:r>
            </w:del>
          </w:p>
        </w:tc>
        <w:tc>
          <w:tcPr>
            <w:tcW w:w="1559" w:type="dxa"/>
            <w:tcBorders>
              <w:bottom w:val="single" w:sz="8" w:space="0" w:color="000000"/>
              <w:right w:val="single" w:sz="8" w:space="0" w:color="000000"/>
            </w:tcBorders>
            <w:shd w:val="clear" w:color="auto" w:fill="E1E0E0"/>
            <w:vAlign w:val="bottom"/>
          </w:tcPr>
          <w:p w14:paraId="1EDE6818" w14:textId="34157E90" w:rsidR="00ED4396" w:rsidRPr="00BA156B" w:rsidDel="00BA63BC" w:rsidRDefault="00ED4396">
            <w:pPr>
              <w:autoSpaceDE w:val="0"/>
              <w:autoSpaceDN w:val="0"/>
              <w:adjustRightInd w:val="0"/>
              <w:spacing w:line="360" w:lineRule="atLeast"/>
              <w:rPr>
                <w:del w:id="1362" w:author="Regina Casanova" w:date="2018-07-07T15:18:00Z"/>
                <w:rFonts w:cs="Times New Roman"/>
                <w:color w:val="000000"/>
                <w:lang w:val="es-PE"/>
              </w:rPr>
            </w:pPr>
            <w:del w:id="1363" w:author="Regina Casanova" w:date="2018-07-07T15:18:00Z">
              <w:r w:rsidRPr="00BA156B" w:rsidDel="00BA63BC">
                <w:rPr>
                  <w:rFonts w:cs="Times New Roman"/>
                  <w:color w:val="000000"/>
                  <w:lang w:val="es-PE"/>
                </w:rPr>
                <w:delText>Medio - 2</w:delText>
              </w:r>
            </w:del>
          </w:p>
        </w:tc>
      </w:tr>
      <w:tr w:rsidR="00ED4396" w:rsidRPr="00BA156B" w:rsidDel="00BA63BC" w14:paraId="5CAFAD66" w14:textId="1EEAC358" w:rsidTr="00ED4396">
        <w:tblPrEx>
          <w:tblBorders>
            <w:top w:val="none" w:sz="0" w:space="0" w:color="auto"/>
          </w:tblBorders>
        </w:tblPrEx>
        <w:trPr>
          <w:del w:id="1364" w:author="Regina Casanova" w:date="2018-07-07T15:18:00Z"/>
        </w:trPr>
        <w:tc>
          <w:tcPr>
            <w:tcW w:w="504" w:type="dxa"/>
            <w:tcBorders>
              <w:left w:val="single" w:sz="8" w:space="0" w:color="000000"/>
              <w:bottom w:val="single" w:sz="8" w:space="0" w:color="000000"/>
              <w:right w:val="single" w:sz="8" w:space="0" w:color="000000"/>
            </w:tcBorders>
            <w:vAlign w:val="bottom"/>
          </w:tcPr>
          <w:p w14:paraId="62AF93D6" w14:textId="5827A9D4" w:rsidR="00ED4396" w:rsidRPr="00BA156B" w:rsidDel="00BA63BC" w:rsidRDefault="00ED4396">
            <w:pPr>
              <w:autoSpaceDE w:val="0"/>
              <w:autoSpaceDN w:val="0"/>
              <w:adjustRightInd w:val="0"/>
              <w:spacing w:line="360" w:lineRule="atLeast"/>
              <w:jc w:val="right"/>
              <w:rPr>
                <w:del w:id="1365" w:author="Regina Casanova" w:date="2018-07-07T15:18:00Z"/>
                <w:rFonts w:cs="Times New Roman"/>
                <w:color w:val="000000"/>
                <w:lang w:val="es-PE"/>
              </w:rPr>
            </w:pPr>
            <w:del w:id="1366" w:author="Regina Casanova" w:date="2018-07-07T15:18:00Z">
              <w:r w:rsidRPr="00BA156B" w:rsidDel="00BA63BC">
                <w:rPr>
                  <w:rFonts w:cs="Times New Roman"/>
                  <w:color w:val="000000"/>
                  <w:lang w:val="es-PE"/>
                </w:rPr>
                <w:delText>21</w:delText>
              </w:r>
            </w:del>
          </w:p>
        </w:tc>
        <w:tc>
          <w:tcPr>
            <w:tcW w:w="1715" w:type="dxa"/>
            <w:tcBorders>
              <w:bottom w:val="single" w:sz="8" w:space="0" w:color="000000"/>
              <w:right w:val="single" w:sz="8" w:space="0" w:color="000000"/>
            </w:tcBorders>
            <w:vAlign w:val="bottom"/>
          </w:tcPr>
          <w:p w14:paraId="04C75223" w14:textId="04AB1D1C" w:rsidR="00ED4396" w:rsidRPr="00BA156B" w:rsidDel="00BA63BC" w:rsidRDefault="00ED4396">
            <w:pPr>
              <w:autoSpaceDE w:val="0"/>
              <w:autoSpaceDN w:val="0"/>
              <w:adjustRightInd w:val="0"/>
              <w:spacing w:line="360" w:lineRule="atLeast"/>
              <w:rPr>
                <w:del w:id="1367" w:author="Regina Casanova" w:date="2018-07-07T15:18:00Z"/>
                <w:rFonts w:cs="Times New Roman"/>
                <w:color w:val="000000"/>
                <w:lang w:val="es-PE"/>
              </w:rPr>
            </w:pPr>
            <w:del w:id="1368"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6DA6B093" w14:textId="33886EA6" w:rsidR="00ED4396" w:rsidRPr="00BA156B" w:rsidDel="00BA63BC" w:rsidRDefault="00ED4396">
            <w:pPr>
              <w:autoSpaceDE w:val="0"/>
              <w:autoSpaceDN w:val="0"/>
              <w:adjustRightInd w:val="0"/>
              <w:spacing w:line="360" w:lineRule="atLeast"/>
              <w:rPr>
                <w:del w:id="1369" w:author="Regina Casanova" w:date="2018-07-07T15:18:00Z"/>
                <w:rFonts w:cs="Times New Roman"/>
                <w:color w:val="000000"/>
                <w:lang w:val="es-PE"/>
              </w:rPr>
            </w:pPr>
            <w:del w:id="1370" w:author="Regina Casanova" w:date="2018-07-07T15:18:00Z">
              <w:r w:rsidRPr="00BA156B" w:rsidDel="00BA63BC">
                <w:rPr>
                  <w:rFonts w:cs="Times New Roman"/>
                  <w:color w:val="000000"/>
                  <w:lang w:val="es-PE"/>
                </w:rPr>
                <w:delText>Servicios y servidor más reclamados, y más felicitado</w:delText>
              </w:r>
            </w:del>
          </w:p>
        </w:tc>
        <w:tc>
          <w:tcPr>
            <w:tcW w:w="5380" w:type="dxa"/>
            <w:tcBorders>
              <w:bottom w:val="single" w:sz="8" w:space="0" w:color="000000"/>
              <w:right w:val="single" w:sz="8" w:space="0" w:color="000000"/>
            </w:tcBorders>
            <w:vAlign w:val="bottom"/>
          </w:tcPr>
          <w:p w14:paraId="2ED0E985" w14:textId="05EA6AD4" w:rsidR="00ED4396" w:rsidRPr="00BA156B" w:rsidDel="00BA63BC" w:rsidRDefault="00D00DDC">
            <w:pPr>
              <w:autoSpaceDE w:val="0"/>
              <w:autoSpaceDN w:val="0"/>
              <w:adjustRightInd w:val="0"/>
              <w:spacing w:line="360" w:lineRule="atLeast"/>
              <w:rPr>
                <w:del w:id="1371" w:author="Regina Casanova" w:date="2018-07-07T15:18:00Z"/>
                <w:rFonts w:cs="Times New Roman"/>
                <w:color w:val="000000"/>
                <w:lang w:val="es-PE"/>
              </w:rPr>
            </w:pPr>
            <w:del w:id="137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373" w:author="Regina Casanova" w:date="2018-06-18T17:53:00Z">
              <w:r w:rsidR="00ED4396" w:rsidRPr="00BA156B" w:rsidDel="00E94926">
                <w:rPr>
                  <w:rFonts w:cs="Times New Roman"/>
                  <w:color w:val="000000"/>
                  <w:lang w:val="es-PE"/>
                </w:rPr>
                <w:delText xml:space="preserve">sistema </w:delText>
              </w:r>
            </w:del>
            <w:del w:id="1374" w:author="Regina Casanova" w:date="2018-07-07T15:18:00Z">
              <w:r w:rsidR="00ED4396" w:rsidRPr="00BA156B" w:rsidDel="00BA63BC">
                <w:rPr>
                  <w:rFonts w:cs="Times New Roman"/>
                  <w:color w:val="000000"/>
                  <w:lang w:val="es-PE"/>
                </w:rPr>
                <w:delText xml:space="preserve">quiero conocer </w:delText>
              </w:r>
              <w:r w:rsidR="00BA156B" w:rsidRPr="00BA156B" w:rsidDel="00BA63BC">
                <w:rPr>
                  <w:rFonts w:cs="Times New Roman"/>
                  <w:color w:val="000000"/>
                  <w:lang w:val="es-PE"/>
                </w:rPr>
                <w:delText>cuáles</w:delText>
              </w:r>
              <w:r w:rsidR="00ED4396" w:rsidRPr="00BA156B" w:rsidDel="00BA63BC">
                <w:rPr>
                  <w:rFonts w:cs="Times New Roman"/>
                  <w:color w:val="000000"/>
                  <w:lang w:val="es-PE"/>
                </w:rPr>
                <w:delText xml:space="preserve"> son los servicios y servidor más reclamados y felicitados para poder tomar decisiones sobre el servicio</w:delText>
              </w:r>
            </w:del>
          </w:p>
        </w:tc>
        <w:tc>
          <w:tcPr>
            <w:tcW w:w="2341" w:type="dxa"/>
            <w:tcBorders>
              <w:bottom w:val="single" w:sz="8" w:space="0" w:color="000000"/>
              <w:right w:val="single" w:sz="8" w:space="0" w:color="000000"/>
            </w:tcBorders>
            <w:vAlign w:val="bottom"/>
          </w:tcPr>
          <w:p w14:paraId="1F9B5F5F" w14:textId="0D10EBBC" w:rsidR="00ED4396" w:rsidRPr="00BA156B" w:rsidDel="00BA63BC" w:rsidRDefault="00ED4396">
            <w:pPr>
              <w:autoSpaceDE w:val="0"/>
              <w:autoSpaceDN w:val="0"/>
              <w:adjustRightInd w:val="0"/>
              <w:spacing w:line="360" w:lineRule="atLeast"/>
              <w:rPr>
                <w:del w:id="1375" w:author="Regina Casanova" w:date="2018-07-07T15:18:00Z"/>
                <w:rFonts w:cs="Times New Roman"/>
                <w:color w:val="000000"/>
                <w:lang w:val="es-PE"/>
              </w:rPr>
            </w:pPr>
            <w:del w:id="1376" w:author="Regina Casanova" w:date="2018-07-07T15:18:00Z">
              <w:r w:rsidRPr="00BA156B" w:rsidDel="00BA63BC">
                <w:rPr>
                  <w:rFonts w:cs="Times New Roman"/>
                  <w:color w:val="000000"/>
                  <w:lang w:val="es-PE"/>
                </w:rPr>
                <w:delText>Listado de reclamos y felicitaciones por servicio y servidor</w:delText>
              </w:r>
            </w:del>
          </w:p>
        </w:tc>
        <w:tc>
          <w:tcPr>
            <w:tcW w:w="1559" w:type="dxa"/>
            <w:tcBorders>
              <w:bottom w:val="single" w:sz="8" w:space="0" w:color="000000"/>
              <w:right w:val="single" w:sz="8" w:space="0" w:color="000000"/>
            </w:tcBorders>
            <w:vAlign w:val="bottom"/>
          </w:tcPr>
          <w:p w14:paraId="26A68100" w14:textId="5D303EEC" w:rsidR="00ED4396" w:rsidRPr="00BA156B" w:rsidDel="00BA63BC" w:rsidRDefault="00ED4396">
            <w:pPr>
              <w:autoSpaceDE w:val="0"/>
              <w:autoSpaceDN w:val="0"/>
              <w:adjustRightInd w:val="0"/>
              <w:spacing w:line="360" w:lineRule="atLeast"/>
              <w:rPr>
                <w:del w:id="1377" w:author="Regina Casanova" w:date="2018-07-07T15:18:00Z"/>
                <w:rFonts w:cs="Times New Roman"/>
                <w:color w:val="000000"/>
                <w:lang w:val="es-PE"/>
              </w:rPr>
            </w:pPr>
            <w:del w:id="1378" w:author="Regina Casanova" w:date="2018-07-07T15:18:00Z">
              <w:r w:rsidRPr="00BA156B" w:rsidDel="00BA63BC">
                <w:rPr>
                  <w:rFonts w:cs="Times New Roman"/>
                  <w:color w:val="000000"/>
                  <w:lang w:val="es-PE"/>
                </w:rPr>
                <w:delText>Alto - 3</w:delText>
              </w:r>
            </w:del>
          </w:p>
        </w:tc>
      </w:tr>
      <w:tr w:rsidR="00ED4396" w:rsidRPr="00BA156B" w:rsidDel="00BA63BC" w14:paraId="168F69CF" w14:textId="3BA7A0C2" w:rsidTr="00ED4396">
        <w:tblPrEx>
          <w:tblBorders>
            <w:top w:val="none" w:sz="0" w:space="0" w:color="auto"/>
          </w:tblBorders>
        </w:tblPrEx>
        <w:trPr>
          <w:del w:id="137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A9BF812" w14:textId="2F54D81E" w:rsidR="00ED4396" w:rsidRPr="00BA156B" w:rsidDel="00BA63BC" w:rsidRDefault="00ED4396">
            <w:pPr>
              <w:autoSpaceDE w:val="0"/>
              <w:autoSpaceDN w:val="0"/>
              <w:adjustRightInd w:val="0"/>
              <w:spacing w:line="360" w:lineRule="atLeast"/>
              <w:jc w:val="right"/>
              <w:rPr>
                <w:del w:id="1380" w:author="Regina Casanova" w:date="2018-07-07T15:18:00Z"/>
                <w:rFonts w:cs="Times New Roman"/>
                <w:color w:val="000000"/>
                <w:lang w:val="es-PE"/>
              </w:rPr>
            </w:pPr>
            <w:del w:id="1381" w:author="Regina Casanova" w:date="2018-07-07T15:18:00Z">
              <w:r w:rsidRPr="00BA156B" w:rsidDel="00BA63BC">
                <w:rPr>
                  <w:rFonts w:cs="Times New Roman"/>
                  <w:color w:val="000000"/>
                  <w:lang w:val="es-PE"/>
                </w:rPr>
                <w:lastRenderedPageBreak/>
                <w:delText>22</w:delText>
              </w:r>
            </w:del>
          </w:p>
        </w:tc>
        <w:tc>
          <w:tcPr>
            <w:tcW w:w="1715" w:type="dxa"/>
            <w:tcBorders>
              <w:bottom w:val="single" w:sz="8" w:space="0" w:color="000000"/>
              <w:right w:val="single" w:sz="8" w:space="0" w:color="000000"/>
            </w:tcBorders>
            <w:shd w:val="clear" w:color="auto" w:fill="E1E0E0"/>
            <w:vAlign w:val="bottom"/>
          </w:tcPr>
          <w:p w14:paraId="2C88B876" w14:textId="64F3C5DF" w:rsidR="00ED4396" w:rsidRPr="00BA156B" w:rsidDel="00BA63BC" w:rsidRDefault="00ED4396">
            <w:pPr>
              <w:autoSpaceDE w:val="0"/>
              <w:autoSpaceDN w:val="0"/>
              <w:adjustRightInd w:val="0"/>
              <w:spacing w:line="360" w:lineRule="atLeast"/>
              <w:rPr>
                <w:del w:id="1382" w:author="Regina Casanova" w:date="2018-07-07T15:18:00Z"/>
                <w:rFonts w:cs="Times New Roman"/>
                <w:color w:val="000000"/>
                <w:lang w:val="es-PE"/>
              </w:rPr>
            </w:pPr>
            <w:del w:id="1383"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14194C41" w14:textId="76FAE715" w:rsidR="00ED4396" w:rsidRPr="00BA156B" w:rsidDel="00BA63BC" w:rsidRDefault="00ED4396">
            <w:pPr>
              <w:autoSpaceDE w:val="0"/>
              <w:autoSpaceDN w:val="0"/>
              <w:adjustRightInd w:val="0"/>
              <w:spacing w:line="360" w:lineRule="atLeast"/>
              <w:rPr>
                <w:del w:id="1384" w:author="Regina Casanova" w:date="2018-07-07T15:18:00Z"/>
                <w:rFonts w:cs="Times New Roman"/>
                <w:color w:val="000000"/>
                <w:lang w:val="es-PE"/>
              </w:rPr>
            </w:pPr>
            <w:del w:id="1385" w:author="Regina Casanova" w:date="2018-07-07T15:18:00Z">
              <w:r w:rsidRPr="00BA156B" w:rsidDel="00BA63BC">
                <w:rPr>
                  <w:rFonts w:cs="Times New Roman"/>
                  <w:color w:val="000000"/>
                  <w:lang w:val="es-PE"/>
                </w:rPr>
                <w:delText>Estado del reclamo</w:delText>
              </w:r>
            </w:del>
          </w:p>
        </w:tc>
        <w:tc>
          <w:tcPr>
            <w:tcW w:w="5380" w:type="dxa"/>
            <w:tcBorders>
              <w:bottom w:val="single" w:sz="8" w:space="0" w:color="000000"/>
              <w:right w:val="single" w:sz="8" w:space="0" w:color="000000"/>
            </w:tcBorders>
            <w:shd w:val="clear" w:color="auto" w:fill="E1E0E0"/>
            <w:vAlign w:val="bottom"/>
          </w:tcPr>
          <w:p w14:paraId="298F14BC" w14:textId="7EF9AE0E" w:rsidR="00ED4396" w:rsidRPr="00BA156B" w:rsidDel="00BA63BC" w:rsidRDefault="00D00DDC">
            <w:pPr>
              <w:autoSpaceDE w:val="0"/>
              <w:autoSpaceDN w:val="0"/>
              <w:adjustRightInd w:val="0"/>
              <w:spacing w:line="360" w:lineRule="atLeast"/>
              <w:rPr>
                <w:del w:id="1386" w:author="Regina Casanova" w:date="2018-07-07T15:18:00Z"/>
                <w:rFonts w:cs="Times New Roman"/>
                <w:color w:val="000000"/>
                <w:lang w:val="es-PE"/>
              </w:rPr>
            </w:pPr>
            <w:del w:id="138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388" w:author="Regina Casanova" w:date="2018-06-18T17:53:00Z">
              <w:r w:rsidR="00ED4396" w:rsidRPr="00BA156B" w:rsidDel="00E94926">
                <w:rPr>
                  <w:rFonts w:cs="Times New Roman"/>
                  <w:color w:val="000000"/>
                  <w:lang w:val="es-PE"/>
                </w:rPr>
                <w:delText>sistema</w:delText>
              </w:r>
            </w:del>
            <w:del w:id="1389" w:author="Regina Casanova" w:date="2018-07-07T15:18:00Z">
              <w:r w:rsidR="00ED4396" w:rsidRPr="00BA156B" w:rsidDel="00BA63BC">
                <w:rPr>
                  <w:rFonts w:cs="Times New Roman"/>
                  <w:color w:val="000000"/>
                  <w:lang w:val="es-PE"/>
                </w:rPr>
                <w:delText xml:space="preserve"> quiero conocer el estado de los reclamos para poder saber </w:delText>
              </w:r>
              <w:r w:rsidR="00BA156B" w:rsidRPr="00BA156B" w:rsidDel="00BA63BC">
                <w:rPr>
                  <w:rFonts w:cs="Times New Roman"/>
                  <w:color w:val="000000"/>
                  <w:lang w:val="es-PE"/>
                </w:rPr>
                <w:delText>cuándo</w:delText>
              </w:r>
              <w:r w:rsidR="00ED4396" w:rsidRPr="00BA156B" w:rsidDel="00BA63BC">
                <w:rPr>
                  <w:rFonts w:cs="Times New Roman"/>
                  <w:color w:val="000000"/>
                  <w:lang w:val="es-PE"/>
                </w:rPr>
                <w:delText xml:space="preserve"> intervenir por los ciudadanos</w:delText>
              </w:r>
            </w:del>
          </w:p>
        </w:tc>
        <w:tc>
          <w:tcPr>
            <w:tcW w:w="2341" w:type="dxa"/>
            <w:tcBorders>
              <w:bottom w:val="single" w:sz="8" w:space="0" w:color="000000"/>
              <w:right w:val="single" w:sz="8" w:space="0" w:color="000000"/>
            </w:tcBorders>
            <w:shd w:val="clear" w:color="auto" w:fill="E1E0E0"/>
            <w:vAlign w:val="bottom"/>
          </w:tcPr>
          <w:p w14:paraId="711B2FD5" w14:textId="087E87FA" w:rsidR="00ED4396" w:rsidRPr="00BA156B" w:rsidDel="00BA63BC" w:rsidRDefault="00ED4396">
            <w:pPr>
              <w:autoSpaceDE w:val="0"/>
              <w:autoSpaceDN w:val="0"/>
              <w:adjustRightInd w:val="0"/>
              <w:spacing w:line="360" w:lineRule="atLeast"/>
              <w:rPr>
                <w:del w:id="1390" w:author="Regina Casanova" w:date="2018-07-07T15:18:00Z"/>
                <w:rFonts w:cs="Times New Roman"/>
                <w:color w:val="000000"/>
                <w:lang w:val="es-PE"/>
              </w:rPr>
            </w:pPr>
            <w:del w:id="1391" w:author="Regina Casanova" w:date="2018-07-07T15:18:00Z">
              <w:r w:rsidRPr="00BA156B" w:rsidDel="00BA63BC">
                <w:rPr>
                  <w:rFonts w:cs="Times New Roman"/>
                  <w:color w:val="000000"/>
                  <w:lang w:val="es-PE"/>
                </w:rPr>
                <w:delText>Incluir estado del reclamo mediante semáforo (verde para &gt;10 días, 10 días&gt; amarillo para &lt; 20 días, &gt;20 días rojo)</w:delText>
              </w:r>
            </w:del>
          </w:p>
        </w:tc>
        <w:tc>
          <w:tcPr>
            <w:tcW w:w="1559" w:type="dxa"/>
            <w:tcBorders>
              <w:bottom w:val="single" w:sz="8" w:space="0" w:color="000000"/>
              <w:right w:val="single" w:sz="8" w:space="0" w:color="000000"/>
            </w:tcBorders>
            <w:shd w:val="clear" w:color="auto" w:fill="E1E0E0"/>
            <w:vAlign w:val="bottom"/>
          </w:tcPr>
          <w:p w14:paraId="3B06FFC8" w14:textId="79332F39" w:rsidR="00ED4396" w:rsidRPr="00BA156B" w:rsidDel="00BA63BC" w:rsidRDefault="00ED4396">
            <w:pPr>
              <w:autoSpaceDE w:val="0"/>
              <w:autoSpaceDN w:val="0"/>
              <w:adjustRightInd w:val="0"/>
              <w:spacing w:line="360" w:lineRule="atLeast"/>
              <w:rPr>
                <w:del w:id="1392" w:author="Regina Casanova" w:date="2018-07-07T15:18:00Z"/>
                <w:rFonts w:cs="Times New Roman"/>
                <w:color w:val="000000"/>
                <w:lang w:val="es-PE"/>
              </w:rPr>
            </w:pPr>
            <w:del w:id="1393" w:author="Regina Casanova" w:date="2018-07-07T15:18:00Z">
              <w:r w:rsidRPr="00BA156B" w:rsidDel="00BA63BC">
                <w:rPr>
                  <w:rFonts w:cs="Times New Roman"/>
                  <w:color w:val="000000"/>
                  <w:lang w:val="es-PE"/>
                </w:rPr>
                <w:delText>Alto - 3</w:delText>
              </w:r>
            </w:del>
          </w:p>
        </w:tc>
      </w:tr>
      <w:tr w:rsidR="00ED4396" w:rsidRPr="00BA156B" w:rsidDel="00BA63BC" w14:paraId="51E9A1D2" w14:textId="623868BD" w:rsidTr="00ED4396">
        <w:tblPrEx>
          <w:tblBorders>
            <w:top w:val="none" w:sz="0" w:space="0" w:color="auto"/>
          </w:tblBorders>
        </w:tblPrEx>
        <w:trPr>
          <w:del w:id="1394" w:author="Regina Casanova" w:date="2018-07-07T15:18:00Z"/>
        </w:trPr>
        <w:tc>
          <w:tcPr>
            <w:tcW w:w="504" w:type="dxa"/>
            <w:tcBorders>
              <w:left w:val="single" w:sz="8" w:space="0" w:color="000000"/>
              <w:bottom w:val="single" w:sz="8" w:space="0" w:color="000000"/>
              <w:right w:val="single" w:sz="8" w:space="0" w:color="000000"/>
            </w:tcBorders>
            <w:vAlign w:val="bottom"/>
          </w:tcPr>
          <w:p w14:paraId="16DAEEFC" w14:textId="28CF007B" w:rsidR="00ED4396" w:rsidRPr="00BA156B" w:rsidDel="00BA63BC" w:rsidRDefault="00ED4396">
            <w:pPr>
              <w:autoSpaceDE w:val="0"/>
              <w:autoSpaceDN w:val="0"/>
              <w:adjustRightInd w:val="0"/>
              <w:spacing w:line="360" w:lineRule="atLeast"/>
              <w:jc w:val="right"/>
              <w:rPr>
                <w:del w:id="1395" w:author="Regina Casanova" w:date="2018-07-07T15:18:00Z"/>
                <w:rFonts w:cs="Times New Roman"/>
                <w:color w:val="000000"/>
                <w:lang w:val="es-PE"/>
              </w:rPr>
            </w:pPr>
            <w:del w:id="1396" w:author="Regina Casanova" w:date="2018-07-07T15:18:00Z">
              <w:r w:rsidRPr="00BA156B" w:rsidDel="00BA63BC">
                <w:rPr>
                  <w:rFonts w:cs="Times New Roman"/>
                  <w:color w:val="000000"/>
                  <w:lang w:val="es-PE"/>
                </w:rPr>
                <w:delText>23</w:delText>
              </w:r>
            </w:del>
          </w:p>
        </w:tc>
        <w:tc>
          <w:tcPr>
            <w:tcW w:w="1715" w:type="dxa"/>
            <w:tcBorders>
              <w:bottom w:val="single" w:sz="8" w:space="0" w:color="000000"/>
              <w:right w:val="single" w:sz="8" w:space="0" w:color="000000"/>
            </w:tcBorders>
            <w:vAlign w:val="bottom"/>
          </w:tcPr>
          <w:p w14:paraId="680F09A5" w14:textId="28522588" w:rsidR="00ED4396" w:rsidRPr="00BA156B" w:rsidDel="00BA63BC" w:rsidRDefault="00ED4396">
            <w:pPr>
              <w:autoSpaceDE w:val="0"/>
              <w:autoSpaceDN w:val="0"/>
              <w:adjustRightInd w:val="0"/>
              <w:spacing w:line="360" w:lineRule="atLeast"/>
              <w:rPr>
                <w:del w:id="1397" w:author="Regina Casanova" w:date="2018-07-07T15:18:00Z"/>
                <w:rFonts w:cs="Times New Roman"/>
                <w:color w:val="000000"/>
                <w:lang w:val="es-PE"/>
              </w:rPr>
            </w:pPr>
            <w:del w:id="1398"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3F1DF73" w14:textId="7276AABE" w:rsidR="00ED4396" w:rsidRPr="00BA156B" w:rsidDel="00BA63BC" w:rsidRDefault="00ED4396">
            <w:pPr>
              <w:autoSpaceDE w:val="0"/>
              <w:autoSpaceDN w:val="0"/>
              <w:adjustRightInd w:val="0"/>
              <w:spacing w:line="360" w:lineRule="atLeast"/>
              <w:rPr>
                <w:del w:id="1399" w:author="Regina Casanova" w:date="2018-07-07T15:18:00Z"/>
                <w:rFonts w:cs="Times New Roman"/>
                <w:color w:val="000000"/>
                <w:lang w:val="es-PE"/>
              </w:rPr>
            </w:pPr>
            <w:del w:id="1400" w:author="Regina Casanova" w:date="2018-07-07T15:18:00Z">
              <w:r w:rsidRPr="00BA156B" w:rsidDel="00BA63BC">
                <w:rPr>
                  <w:rFonts w:cs="Times New Roman"/>
                  <w:color w:val="000000"/>
                  <w:lang w:val="es-PE"/>
                </w:rPr>
                <w:delText>Dispositivo móvil (cualquier terminal)</w:delText>
              </w:r>
            </w:del>
          </w:p>
        </w:tc>
        <w:tc>
          <w:tcPr>
            <w:tcW w:w="5380" w:type="dxa"/>
            <w:tcBorders>
              <w:bottom w:val="single" w:sz="8" w:space="0" w:color="000000"/>
              <w:right w:val="single" w:sz="8" w:space="0" w:color="000000"/>
            </w:tcBorders>
            <w:vAlign w:val="bottom"/>
          </w:tcPr>
          <w:p w14:paraId="111616D2" w14:textId="424A69B3" w:rsidR="00ED4396" w:rsidRPr="00BA156B" w:rsidDel="00BA63BC" w:rsidRDefault="00D00DDC">
            <w:pPr>
              <w:autoSpaceDE w:val="0"/>
              <w:autoSpaceDN w:val="0"/>
              <w:adjustRightInd w:val="0"/>
              <w:spacing w:line="360" w:lineRule="atLeast"/>
              <w:rPr>
                <w:del w:id="1401" w:author="Regina Casanova" w:date="2018-07-07T15:18:00Z"/>
                <w:rFonts w:cs="Times New Roman"/>
                <w:color w:val="000000"/>
                <w:lang w:val="es-PE"/>
              </w:rPr>
            </w:pPr>
            <w:del w:id="140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403" w:author="Regina Casanova" w:date="2018-06-18T17:53:00Z">
              <w:r w:rsidR="00ED4396" w:rsidRPr="00BA156B" w:rsidDel="00E94926">
                <w:rPr>
                  <w:rFonts w:cs="Times New Roman"/>
                  <w:color w:val="000000"/>
                  <w:lang w:val="es-PE"/>
                </w:rPr>
                <w:delText xml:space="preserve">sistema </w:delText>
              </w:r>
            </w:del>
            <w:del w:id="1404" w:author="Regina Casanova" w:date="2018-07-07T15:18:00Z">
              <w:r w:rsidR="00ED4396" w:rsidRPr="00BA156B" w:rsidDel="00BA63BC">
                <w:rPr>
                  <w:rFonts w:cs="Times New Roman"/>
                  <w:color w:val="000000"/>
                  <w:lang w:val="es-PE"/>
                </w:rPr>
                <w:delText>quiero poder revisar el sistema desde mi celular para poder ver datos de forma rápida</w:delText>
              </w:r>
            </w:del>
          </w:p>
        </w:tc>
        <w:tc>
          <w:tcPr>
            <w:tcW w:w="2341" w:type="dxa"/>
            <w:tcBorders>
              <w:bottom w:val="single" w:sz="8" w:space="0" w:color="000000"/>
              <w:right w:val="single" w:sz="8" w:space="0" w:color="000000"/>
            </w:tcBorders>
            <w:vAlign w:val="bottom"/>
          </w:tcPr>
          <w:p w14:paraId="17763A2D" w14:textId="3BC5CD5F" w:rsidR="00ED4396" w:rsidRPr="00BA156B" w:rsidDel="00BA63BC" w:rsidRDefault="00ED4396">
            <w:pPr>
              <w:autoSpaceDE w:val="0"/>
              <w:autoSpaceDN w:val="0"/>
              <w:adjustRightInd w:val="0"/>
              <w:spacing w:line="360" w:lineRule="atLeast"/>
              <w:rPr>
                <w:del w:id="1405" w:author="Regina Casanova" w:date="2018-07-07T15:18:00Z"/>
                <w:rFonts w:cs="Times New Roman"/>
                <w:color w:val="000000"/>
                <w:lang w:val="es-PE"/>
              </w:rPr>
            </w:pPr>
            <w:del w:id="1406" w:author="Regina Casanova" w:date="2018-07-07T15:18:00Z">
              <w:r w:rsidRPr="00BA156B" w:rsidDel="00BA63BC">
                <w:rPr>
                  <w:rFonts w:cs="Times New Roman"/>
                  <w:color w:val="000000"/>
                  <w:lang w:val="es-PE"/>
                </w:rPr>
                <w:delText>App con usuario y contraseña</w:delText>
              </w:r>
            </w:del>
          </w:p>
        </w:tc>
        <w:tc>
          <w:tcPr>
            <w:tcW w:w="1559" w:type="dxa"/>
            <w:tcBorders>
              <w:bottom w:val="single" w:sz="8" w:space="0" w:color="000000"/>
              <w:right w:val="single" w:sz="8" w:space="0" w:color="000000"/>
            </w:tcBorders>
            <w:vAlign w:val="bottom"/>
          </w:tcPr>
          <w:p w14:paraId="2DA2998E" w14:textId="2E648B15" w:rsidR="00ED4396" w:rsidRPr="00BA156B" w:rsidDel="00BA63BC" w:rsidRDefault="00ED4396">
            <w:pPr>
              <w:autoSpaceDE w:val="0"/>
              <w:autoSpaceDN w:val="0"/>
              <w:adjustRightInd w:val="0"/>
              <w:spacing w:line="360" w:lineRule="atLeast"/>
              <w:rPr>
                <w:del w:id="1407" w:author="Regina Casanova" w:date="2018-07-07T15:18:00Z"/>
                <w:rFonts w:cs="Times New Roman"/>
                <w:color w:val="000000"/>
                <w:lang w:val="es-PE"/>
              </w:rPr>
            </w:pPr>
            <w:del w:id="1408" w:author="Regina Casanova" w:date="2018-07-07T15:18:00Z">
              <w:r w:rsidRPr="00BA156B" w:rsidDel="00BA63BC">
                <w:rPr>
                  <w:rFonts w:cs="Times New Roman"/>
                  <w:color w:val="000000"/>
                  <w:lang w:val="es-PE"/>
                </w:rPr>
                <w:delText>Medio - 2</w:delText>
              </w:r>
            </w:del>
          </w:p>
        </w:tc>
      </w:tr>
      <w:tr w:rsidR="00ED4396" w:rsidRPr="00BA156B" w:rsidDel="00BA63BC" w14:paraId="2CA3BF97" w14:textId="3424C541" w:rsidTr="00ED4396">
        <w:tblPrEx>
          <w:tblBorders>
            <w:top w:val="none" w:sz="0" w:space="0" w:color="auto"/>
          </w:tblBorders>
        </w:tblPrEx>
        <w:trPr>
          <w:del w:id="140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AF1C8D6" w14:textId="2916F8C6" w:rsidR="00ED4396" w:rsidRPr="00BA156B" w:rsidDel="00BA63BC" w:rsidRDefault="00ED4396">
            <w:pPr>
              <w:autoSpaceDE w:val="0"/>
              <w:autoSpaceDN w:val="0"/>
              <w:adjustRightInd w:val="0"/>
              <w:spacing w:line="360" w:lineRule="atLeast"/>
              <w:jc w:val="right"/>
              <w:rPr>
                <w:del w:id="1410" w:author="Regina Casanova" w:date="2018-07-07T15:18:00Z"/>
                <w:rFonts w:cs="Times New Roman"/>
                <w:color w:val="000000"/>
                <w:lang w:val="es-PE"/>
              </w:rPr>
            </w:pPr>
            <w:del w:id="1411" w:author="Regina Casanova" w:date="2018-07-07T15:18:00Z">
              <w:r w:rsidRPr="00BA156B" w:rsidDel="00BA63BC">
                <w:rPr>
                  <w:rFonts w:cs="Times New Roman"/>
                  <w:color w:val="000000"/>
                  <w:lang w:val="es-PE"/>
                </w:rPr>
                <w:delText>24</w:delText>
              </w:r>
            </w:del>
          </w:p>
        </w:tc>
        <w:tc>
          <w:tcPr>
            <w:tcW w:w="1715" w:type="dxa"/>
            <w:tcBorders>
              <w:bottom w:val="single" w:sz="8" w:space="0" w:color="000000"/>
              <w:right w:val="single" w:sz="8" w:space="0" w:color="000000"/>
            </w:tcBorders>
            <w:shd w:val="clear" w:color="auto" w:fill="E1E0E0"/>
            <w:vAlign w:val="bottom"/>
          </w:tcPr>
          <w:p w14:paraId="78B28185" w14:textId="71527CCC" w:rsidR="00ED4396" w:rsidRPr="00BA156B" w:rsidDel="00BA63BC" w:rsidRDefault="00ED4396">
            <w:pPr>
              <w:autoSpaceDE w:val="0"/>
              <w:autoSpaceDN w:val="0"/>
              <w:adjustRightInd w:val="0"/>
              <w:spacing w:line="360" w:lineRule="atLeast"/>
              <w:rPr>
                <w:del w:id="1412" w:author="Regina Casanova" w:date="2018-07-07T15:18:00Z"/>
                <w:rFonts w:cs="Times New Roman"/>
                <w:color w:val="000000"/>
                <w:lang w:val="es-PE"/>
              </w:rPr>
            </w:pPr>
            <w:del w:id="1413"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731FCBF7" w14:textId="5421DDCF" w:rsidR="00ED4396" w:rsidRPr="00BA156B" w:rsidDel="00BA63BC" w:rsidRDefault="00BA156B">
            <w:pPr>
              <w:autoSpaceDE w:val="0"/>
              <w:autoSpaceDN w:val="0"/>
              <w:adjustRightInd w:val="0"/>
              <w:spacing w:line="360" w:lineRule="atLeast"/>
              <w:rPr>
                <w:del w:id="1414" w:author="Regina Casanova" w:date="2018-07-07T15:18:00Z"/>
                <w:rFonts w:cs="Times New Roman"/>
                <w:color w:val="000000"/>
                <w:lang w:val="es-PE"/>
              </w:rPr>
            </w:pPr>
            <w:del w:id="1415" w:author="Regina Casanova" w:date="2018-07-07T15:18:00Z">
              <w:r w:rsidRPr="00BA156B" w:rsidDel="00BA63BC">
                <w:rPr>
                  <w:rFonts w:cs="Times New Roman"/>
                  <w:color w:val="000000"/>
                  <w:lang w:val="es-PE"/>
                </w:rPr>
                <w:delText>Estadísticas</w:delText>
              </w:r>
              <w:r w:rsidR="00ED4396" w:rsidRPr="00BA156B" w:rsidDel="00BA63BC">
                <w:rPr>
                  <w:rFonts w:cs="Times New Roman"/>
                  <w:color w:val="000000"/>
                  <w:lang w:val="es-PE"/>
                </w:rPr>
                <w:delText xml:space="preserve"> de distintas IPRESS y ranking, tendencias e indicadores</w:delText>
              </w:r>
            </w:del>
          </w:p>
        </w:tc>
        <w:tc>
          <w:tcPr>
            <w:tcW w:w="5380" w:type="dxa"/>
            <w:tcBorders>
              <w:bottom w:val="single" w:sz="8" w:space="0" w:color="000000"/>
              <w:right w:val="single" w:sz="8" w:space="0" w:color="000000"/>
            </w:tcBorders>
            <w:shd w:val="clear" w:color="auto" w:fill="E1E0E0"/>
            <w:vAlign w:val="bottom"/>
          </w:tcPr>
          <w:p w14:paraId="25E0BE4A" w14:textId="3319BE96" w:rsidR="00ED4396" w:rsidRPr="00BA156B" w:rsidDel="00BA63BC" w:rsidRDefault="00D00DDC">
            <w:pPr>
              <w:autoSpaceDE w:val="0"/>
              <w:autoSpaceDN w:val="0"/>
              <w:adjustRightInd w:val="0"/>
              <w:spacing w:line="360" w:lineRule="atLeast"/>
              <w:rPr>
                <w:del w:id="1416" w:author="Regina Casanova" w:date="2018-07-07T15:18:00Z"/>
                <w:rFonts w:cs="Times New Roman"/>
                <w:color w:val="000000"/>
                <w:lang w:val="es-PE"/>
              </w:rPr>
            </w:pPr>
            <w:del w:id="141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418" w:author="Regina Casanova" w:date="2018-06-18T17:53:00Z">
              <w:r w:rsidR="00ED4396" w:rsidRPr="00BA156B" w:rsidDel="00E94926">
                <w:rPr>
                  <w:rFonts w:cs="Times New Roman"/>
                  <w:color w:val="000000"/>
                  <w:lang w:val="es-PE"/>
                </w:rPr>
                <w:delText xml:space="preserve">sistema </w:delText>
              </w:r>
            </w:del>
            <w:del w:id="1419" w:author="Regina Casanova" w:date="2018-07-07T15:18:00Z">
              <w:r w:rsidR="00ED4396" w:rsidRPr="00BA156B" w:rsidDel="00BA63BC">
                <w:rPr>
                  <w:rFonts w:cs="Times New Roman"/>
                  <w:color w:val="000000"/>
                  <w:lang w:val="es-PE"/>
                </w:rPr>
                <w:delText>quiero realizar un monitoreo general para poder planificar mis visitas</w:delText>
              </w:r>
            </w:del>
          </w:p>
        </w:tc>
        <w:tc>
          <w:tcPr>
            <w:tcW w:w="2341" w:type="dxa"/>
            <w:tcBorders>
              <w:bottom w:val="single" w:sz="8" w:space="0" w:color="000000"/>
              <w:right w:val="single" w:sz="8" w:space="0" w:color="000000"/>
            </w:tcBorders>
            <w:shd w:val="clear" w:color="auto" w:fill="E1E0E0"/>
            <w:vAlign w:val="bottom"/>
          </w:tcPr>
          <w:p w14:paraId="39F0E497" w14:textId="7DB13E88" w:rsidR="00ED4396" w:rsidRPr="00BA156B" w:rsidDel="00BA63BC" w:rsidRDefault="00ED4396">
            <w:pPr>
              <w:autoSpaceDE w:val="0"/>
              <w:autoSpaceDN w:val="0"/>
              <w:adjustRightInd w:val="0"/>
              <w:spacing w:line="360" w:lineRule="atLeast"/>
              <w:rPr>
                <w:del w:id="1420" w:author="Regina Casanova" w:date="2018-07-07T15:18:00Z"/>
                <w:rFonts w:cs="Times New Roman"/>
                <w:color w:val="000000"/>
                <w:lang w:val="es-PE"/>
              </w:rPr>
            </w:pPr>
            <w:del w:id="1421" w:author="Regina Casanova" w:date="2018-07-07T15:18:00Z">
              <w:r w:rsidRPr="00BA156B" w:rsidDel="00BA63BC">
                <w:rPr>
                  <w:rFonts w:cs="Times New Roman"/>
                  <w:color w:val="000000"/>
                  <w:lang w:val="es-PE"/>
                </w:rPr>
                <w:delText>Cuadros estadísticos y gráficas de los datos presentados</w:delText>
              </w:r>
            </w:del>
          </w:p>
        </w:tc>
        <w:tc>
          <w:tcPr>
            <w:tcW w:w="1559" w:type="dxa"/>
            <w:tcBorders>
              <w:bottom w:val="single" w:sz="8" w:space="0" w:color="000000"/>
              <w:right w:val="single" w:sz="8" w:space="0" w:color="000000"/>
            </w:tcBorders>
            <w:shd w:val="clear" w:color="auto" w:fill="E1E0E0"/>
            <w:vAlign w:val="bottom"/>
          </w:tcPr>
          <w:p w14:paraId="697E482C" w14:textId="13B8D089" w:rsidR="00ED4396" w:rsidRPr="00BA156B" w:rsidDel="00BA63BC" w:rsidRDefault="00ED4396">
            <w:pPr>
              <w:autoSpaceDE w:val="0"/>
              <w:autoSpaceDN w:val="0"/>
              <w:adjustRightInd w:val="0"/>
              <w:spacing w:line="360" w:lineRule="atLeast"/>
              <w:rPr>
                <w:del w:id="1422" w:author="Regina Casanova" w:date="2018-07-07T15:18:00Z"/>
                <w:rFonts w:cs="Times New Roman"/>
                <w:color w:val="000000"/>
                <w:lang w:val="es-PE"/>
              </w:rPr>
            </w:pPr>
            <w:del w:id="1423" w:author="Regina Casanova" w:date="2018-07-07T15:18:00Z">
              <w:r w:rsidRPr="00BA156B" w:rsidDel="00BA63BC">
                <w:rPr>
                  <w:rFonts w:cs="Times New Roman"/>
                  <w:color w:val="000000"/>
                  <w:lang w:val="es-PE"/>
                </w:rPr>
                <w:delText>Alto - 3</w:delText>
              </w:r>
            </w:del>
          </w:p>
        </w:tc>
      </w:tr>
      <w:tr w:rsidR="00ED4396" w:rsidRPr="00BA156B" w:rsidDel="00BA63BC" w14:paraId="7B305A08" w14:textId="618AE677" w:rsidTr="00ED4396">
        <w:tblPrEx>
          <w:tblBorders>
            <w:top w:val="none" w:sz="0" w:space="0" w:color="auto"/>
          </w:tblBorders>
        </w:tblPrEx>
        <w:trPr>
          <w:del w:id="1424" w:author="Regina Casanova" w:date="2018-07-07T15:18:00Z"/>
        </w:trPr>
        <w:tc>
          <w:tcPr>
            <w:tcW w:w="504" w:type="dxa"/>
            <w:tcBorders>
              <w:left w:val="single" w:sz="8" w:space="0" w:color="000000"/>
              <w:bottom w:val="single" w:sz="8" w:space="0" w:color="000000"/>
              <w:right w:val="single" w:sz="8" w:space="0" w:color="000000"/>
            </w:tcBorders>
            <w:vAlign w:val="bottom"/>
          </w:tcPr>
          <w:p w14:paraId="20F9C425" w14:textId="01B00BE9" w:rsidR="00ED4396" w:rsidRPr="00BA156B" w:rsidDel="00BA63BC" w:rsidRDefault="00ED4396">
            <w:pPr>
              <w:autoSpaceDE w:val="0"/>
              <w:autoSpaceDN w:val="0"/>
              <w:adjustRightInd w:val="0"/>
              <w:spacing w:line="360" w:lineRule="atLeast"/>
              <w:jc w:val="right"/>
              <w:rPr>
                <w:del w:id="1425" w:author="Regina Casanova" w:date="2018-07-07T15:18:00Z"/>
                <w:rFonts w:cs="Times New Roman"/>
                <w:color w:val="000000"/>
                <w:lang w:val="es-PE"/>
              </w:rPr>
            </w:pPr>
            <w:del w:id="1426" w:author="Regina Casanova" w:date="2018-07-07T15:18:00Z">
              <w:r w:rsidRPr="00BA156B" w:rsidDel="00BA63BC">
                <w:rPr>
                  <w:rFonts w:cs="Times New Roman"/>
                  <w:color w:val="000000"/>
                  <w:lang w:val="es-PE"/>
                </w:rPr>
                <w:delText>25</w:delText>
              </w:r>
            </w:del>
          </w:p>
        </w:tc>
        <w:tc>
          <w:tcPr>
            <w:tcW w:w="1715" w:type="dxa"/>
            <w:tcBorders>
              <w:bottom w:val="single" w:sz="8" w:space="0" w:color="000000"/>
              <w:right w:val="single" w:sz="8" w:space="0" w:color="000000"/>
            </w:tcBorders>
            <w:vAlign w:val="bottom"/>
          </w:tcPr>
          <w:p w14:paraId="28E69370" w14:textId="59C58D16" w:rsidR="00ED4396" w:rsidRPr="00BA156B" w:rsidDel="00BA63BC" w:rsidRDefault="00ED4396">
            <w:pPr>
              <w:autoSpaceDE w:val="0"/>
              <w:autoSpaceDN w:val="0"/>
              <w:adjustRightInd w:val="0"/>
              <w:spacing w:line="360" w:lineRule="atLeast"/>
              <w:rPr>
                <w:del w:id="1427" w:author="Regina Casanova" w:date="2018-07-07T15:18:00Z"/>
                <w:rFonts w:cs="Times New Roman"/>
                <w:color w:val="000000"/>
                <w:lang w:val="es-PE"/>
              </w:rPr>
            </w:pPr>
            <w:del w:id="1428"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30B2FAEB" w14:textId="0AC25B9D" w:rsidR="00ED4396" w:rsidRPr="00BA156B" w:rsidDel="00BA63BC" w:rsidRDefault="00ED4396">
            <w:pPr>
              <w:autoSpaceDE w:val="0"/>
              <w:autoSpaceDN w:val="0"/>
              <w:adjustRightInd w:val="0"/>
              <w:spacing w:line="360" w:lineRule="atLeast"/>
              <w:rPr>
                <w:del w:id="1429" w:author="Regina Casanova" w:date="2018-07-07T15:18:00Z"/>
                <w:rFonts w:cs="Times New Roman"/>
                <w:color w:val="000000"/>
                <w:lang w:val="es-PE"/>
              </w:rPr>
            </w:pPr>
            <w:del w:id="1430" w:author="Regina Casanova" w:date="2018-07-07T15:18:00Z">
              <w:r w:rsidRPr="00BA156B" w:rsidDel="00BA63BC">
                <w:rPr>
                  <w:rFonts w:cs="Times New Roman"/>
                  <w:color w:val="000000"/>
                  <w:lang w:val="es-PE"/>
                </w:rPr>
                <w:delText>Reportes consolidados (por tipo de nivel)</w:delText>
              </w:r>
            </w:del>
          </w:p>
        </w:tc>
        <w:tc>
          <w:tcPr>
            <w:tcW w:w="5380" w:type="dxa"/>
            <w:tcBorders>
              <w:bottom w:val="single" w:sz="8" w:space="0" w:color="000000"/>
              <w:right w:val="single" w:sz="8" w:space="0" w:color="000000"/>
            </w:tcBorders>
            <w:vAlign w:val="bottom"/>
          </w:tcPr>
          <w:p w14:paraId="5D50CAEF" w14:textId="646D3580" w:rsidR="00ED4396" w:rsidRPr="00BA156B" w:rsidDel="00BA63BC" w:rsidRDefault="00D00DDC">
            <w:pPr>
              <w:autoSpaceDE w:val="0"/>
              <w:autoSpaceDN w:val="0"/>
              <w:adjustRightInd w:val="0"/>
              <w:spacing w:line="360" w:lineRule="atLeast"/>
              <w:rPr>
                <w:del w:id="1431" w:author="Regina Casanova" w:date="2018-07-07T15:18:00Z"/>
                <w:rFonts w:cs="Times New Roman"/>
                <w:color w:val="000000"/>
                <w:lang w:val="es-PE"/>
              </w:rPr>
            </w:pPr>
            <w:del w:id="143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433" w:author="Regina Casanova" w:date="2018-06-18T17:53:00Z">
              <w:r w:rsidR="00ED4396" w:rsidRPr="00BA156B" w:rsidDel="00E94926">
                <w:rPr>
                  <w:rFonts w:cs="Times New Roman"/>
                  <w:color w:val="000000"/>
                  <w:lang w:val="es-PE"/>
                </w:rPr>
                <w:delText>sistema</w:delText>
              </w:r>
            </w:del>
            <w:del w:id="1434" w:author="Regina Casanova" w:date="2018-07-07T15:18:00Z">
              <w:r w:rsidR="00ED4396" w:rsidRPr="00BA156B" w:rsidDel="00BA63BC">
                <w:rPr>
                  <w:rFonts w:cs="Times New Roman"/>
                  <w:color w:val="000000"/>
                  <w:lang w:val="es-PE"/>
                </w:rPr>
                <w:delText xml:space="preserve"> quiero ver reportes de todos los reclamos presentados en diversas IPRESS clasificados por niveles para poder elaborar planes de acción en distintos niveles</w:delText>
              </w:r>
            </w:del>
          </w:p>
        </w:tc>
        <w:tc>
          <w:tcPr>
            <w:tcW w:w="2341" w:type="dxa"/>
            <w:tcBorders>
              <w:bottom w:val="single" w:sz="8" w:space="0" w:color="000000"/>
              <w:right w:val="single" w:sz="8" w:space="0" w:color="000000"/>
            </w:tcBorders>
            <w:vAlign w:val="bottom"/>
          </w:tcPr>
          <w:p w14:paraId="7F860A30" w14:textId="4CAA50AE" w:rsidR="00ED4396" w:rsidRPr="00BA156B" w:rsidDel="00BA63BC" w:rsidRDefault="00ED4396">
            <w:pPr>
              <w:autoSpaceDE w:val="0"/>
              <w:autoSpaceDN w:val="0"/>
              <w:adjustRightInd w:val="0"/>
              <w:spacing w:line="360" w:lineRule="atLeast"/>
              <w:rPr>
                <w:del w:id="1435" w:author="Regina Casanova" w:date="2018-07-07T15:18:00Z"/>
                <w:rFonts w:cs="Times New Roman"/>
                <w:color w:val="000000"/>
                <w:lang w:val="es-PE"/>
              </w:rPr>
            </w:pPr>
            <w:del w:id="1436" w:author="Regina Casanova" w:date="2018-07-07T15:18:00Z">
              <w:r w:rsidRPr="00BA156B" w:rsidDel="00BA63BC">
                <w:rPr>
                  <w:rFonts w:cs="Times New Roman"/>
                  <w:color w:val="000000"/>
                  <w:lang w:val="es-PE"/>
                </w:rPr>
                <w:delText>Tabla de reporte consolidado de todos los reclamos presentados. Descargable en Excel y PDF.</w:delText>
              </w:r>
            </w:del>
          </w:p>
        </w:tc>
        <w:tc>
          <w:tcPr>
            <w:tcW w:w="1559" w:type="dxa"/>
            <w:tcBorders>
              <w:bottom w:val="single" w:sz="8" w:space="0" w:color="000000"/>
              <w:right w:val="single" w:sz="8" w:space="0" w:color="000000"/>
            </w:tcBorders>
            <w:vAlign w:val="bottom"/>
          </w:tcPr>
          <w:p w14:paraId="5441CBB2" w14:textId="3CE6139B" w:rsidR="00ED4396" w:rsidRPr="00BA156B" w:rsidDel="00BA63BC" w:rsidRDefault="00ED4396">
            <w:pPr>
              <w:autoSpaceDE w:val="0"/>
              <w:autoSpaceDN w:val="0"/>
              <w:adjustRightInd w:val="0"/>
              <w:spacing w:line="360" w:lineRule="atLeast"/>
              <w:rPr>
                <w:del w:id="1437" w:author="Regina Casanova" w:date="2018-07-07T15:18:00Z"/>
                <w:rFonts w:cs="Times New Roman"/>
                <w:color w:val="000000"/>
                <w:lang w:val="es-PE"/>
              </w:rPr>
            </w:pPr>
            <w:del w:id="1438" w:author="Regina Casanova" w:date="2018-07-07T15:18:00Z">
              <w:r w:rsidRPr="00BA156B" w:rsidDel="00BA63BC">
                <w:rPr>
                  <w:rFonts w:cs="Times New Roman"/>
                  <w:color w:val="000000"/>
                  <w:lang w:val="es-PE"/>
                </w:rPr>
                <w:delText>Alto - 3</w:delText>
              </w:r>
            </w:del>
          </w:p>
        </w:tc>
      </w:tr>
      <w:tr w:rsidR="00ED4396" w:rsidRPr="00BA156B" w:rsidDel="00BA63BC" w14:paraId="1A9FC4EC" w14:textId="6672C3D9" w:rsidTr="00ED4396">
        <w:tblPrEx>
          <w:tblBorders>
            <w:top w:val="none" w:sz="0" w:space="0" w:color="auto"/>
          </w:tblBorders>
        </w:tblPrEx>
        <w:trPr>
          <w:del w:id="143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FAD41B" w14:textId="28B8562C" w:rsidR="00ED4396" w:rsidRPr="00BA156B" w:rsidDel="00BA63BC" w:rsidRDefault="00ED4396">
            <w:pPr>
              <w:autoSpaceDE w:val="0"/>
              <w:autoSpaceDN w:val="0"/>
              <w:adjustRightInd w:val="0"/>
              <w:spacing w:line="360" w:lineRule="atLeast"/>
              <w:jc w:val="right"/>
              <w:rPr>
                <w:del w:id="1440" w:author="Regina Casanova" w:date="2018-07-07T15:18:00Z"/>
                <w:rFonts w:cs="Times New Roman"/>
                <w:color w:val="000000"/>
                <w:lang w:val="es-PE"/>
              </w:rPr>
            </w:pPr>
            <w:del w:id="1441" w:author="Regina Casanova" w:date="2018-07-07T15:18:00Z">
              <w:r w:rsidRPr="00BA156B" w:rsidDel="00BA63BC">
                <w:rPr>
                  <w:rFonts w:cs="Times New Roman"/>
                  <w:color w:val="000000"/>
                  <w:lang w:val="es-PE"/>
                </w:rPr>
                <w:delText>26</w:delText>
              </w:r>
            </w:del>
          </w:p>
        </w:tc>
        <w:tc>
          <w:tcPr>
            <w:tcW w:w="1715" w:type="dxa"/>
            <w:tcBorders>
              <w:bottom w:val="single" w:sz="8" w:space="0" w:color="000000"/>
              <w:right w:val="single" w:sz="8" w:space="0" w:color="000000"/>
            </w:tcBorders>
            <w:shd w:val="clear" w:color="auto" w:fill="E1E0E0"/>
            <w:vAlign w:val="bottom"/>
          </w:tcPr>
          <w:p w14:paraId="19A7B234" w14:textId="42CEA1E3" w:rsidR="00ED4396" w:rsidRPr="00BA156B" w:rsidDel="00BA63BC" w:rsidRDefault="00ED4396">
            <w:pPr>
              <w:autoSpaceDE w:val="0"/>
              <w:autoSpaceDN w:val="0"/>
              <w:adjustRightInd w:val="0"/>
              <w:spacing w:line="360" w:lineRule="atLeast"/>
              <w:rPr>
                <w:del w:id="1442" w:author="Regina Casanova" w:date="2018-07-07T15:18:00Z"/>
                <w:rFonts w:cs="Times New Roman"/>
                <w:color w:val="000000"/>
                <w:lang w:val="es-PE"/>
              </w:rPr>
            </w:pPr>
            <w:del w:id="1443"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516C36AD" w14:textId="0C255B62" w:rsidR="00ED4396" w:rsidRPr="00BA156B" w:rsidDel="00BA63BC" w:rsidRDefault="00ED4396">
            <w:pPr>
              <w:autoSpaceDE w:val="0"/>
              <w:autoSpaceDN w:val="0"/>
              <w:adjustRightInd w:val="0"/>
              <w:spacing w:line="360" w:lineRule="atLeast"/>
              <w:rPr>
                <w:del w:id="1444" w:author="Regina Casanova" w:date="2018-07-07T15:18:00Z"/>
                <w:rFonts w:cs="Times New Roman"/>
                <w:color w:val="000000"/>
                <w:lang w:val="es-PE"/>
              </w:rPr>
            </w:pPr>
            <w:del w:id="1445" w:author="Regina Casanova" w:date="2018-07-07T15:18:00Z">
              <w:r w:rsidRPr="00BA156B" w:rsidDel="00BA63BC">
                <w:rPr>
                  <w:rFonts w:cs="Times New Roman"/>
                  <w:color w:val="000000"/>
                  <w:lang w:val="es-PE"/>
                </w:rPr>
                <w:delText>Componente educativo</w:delText>
              </w:r>
            </w:del>
          </w:p>
        </w:tc>
        <w:tc>
          <w:tcPr>
            <w:tcW w:w="5380" w:type="dxa"/>
            <w:tcBorders>
              <w:bottom w:val="single" w:sz="8" w:space="0" w:color="000000"/>
              <w:right w:val="single" w:sz="8" w:space="0" w:color="000000"/>
            </w:tcBorders>
            <w:shd w:val="clear" w:color="auto" w:fill="E1E0E0"/>
            <w:vAlign w:val="bottom"/>
          </w:tcPr>
          <w:p w14:paraId="3F7A771F" w14:textId="30690720" w:rsidR="00ED4396" w:rsidRPr="00BA156B" w:rsidDel="00BA63BC" w:rsidRDefault="00D00DDC">
            <w:pPr>
              <w:autoSpaceDE w:val="0"/>
              <w:autoSpaceDN w:val="0"/>
              <w:adjustRightInd w:val="0"/>
              <w:spacing w:line="360" w:lineRule="atLeast"/>
              <w:rPr>
                <w:del w:id="1446" w:author="Regina Casanova" w:date="2018-07-07T15:18:00Z"/>
                <w:rFonts w:cs="Times New Roman"/>
                <w:color w:val="000000"/>
                <w:lang w:val="es-PE"/>
              </w:rPr>
            </w:pPr>
            <w:del w:id="144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448" w:author="Regina Casanova" w:date="2018-06-18T17:53:00Z">
              <w:r w:rsidR="00ED4396" w:rsidRPr="00BA156B" w:rsidDel="00E94926">
                <w:rPr>
                  <w:rFonts w:cs="Times New Roman"/>
                  <w:color w:val="000000"/>
                  <w:lang w:val="es-PE"/>
                </w:rPr>
                <w:delText xml:space="preserve">sistema </w:delText>
              </w:r>
            </w:del>
            <w:del w:id="1449" w:author="Regina Casanova" w:date="2018-07-07T15:18:00Z">
              <w:r w:rsidR="00ED4396" w:rsidRPr="00BA156B" w:rsidDel="00BA63BC">
                <w:rPr>
                  <w:rFonts w:cs="Times New Roman"/>
                  <w:color w:val="000000"/>
                  <w:lang w:val="es-PE"/>
                </w:rPr>
                <w:delText>quiero poder inculcar la cultura de los reclamos a los ciudadano para poder tener buena información que sea verdaderamente reclamo</w:delText>
              </w:r>
            </w:del>
          </w:p>
        </w:tc>
        <w:tc>
          <w:tcPr>
            <w:tcW w:w="2341" w:type="dxa"/>
            <w:tcBorders>
              <w:bottom w:val="single" w:sz="8" w:space="0" w:color="000000"/>
              <w:right w:val="single" w:sz="8" w:space="0" w:color="000000"/>
            </w:tcBorders>
            <w:shd w:val="clear" w:color="auto" w:fill="E1E0E0"/>
            <w:vAlign w:val="bottom"/>
          </w:tcPr>
          <w:p w14:paraId="5838A5CB" w14:textId="36945671" w:rsidR="00ED4396" w:rsidRPr="00BA156B" w:rsidDel="00BA63BC" w:rsidRDefault="00ED4396">
            <w:pPr>
              <w:autoSpaceDE w:val="0"/>
              <w:autoSpaceDN w:val="0"/>
              <w:adjustRightInd w:val="0"/>
              <w:spacing w:line="360" w:lineRule="atLeast"/>
              <w:rPr>
                <w:del w:id="1450" w:author="Regina Casanova" w:date="2018-07-07T15:18:00Z"/>
                <w:rFonts w:cs="Times New Roman"/>
                <w:color w:val="000000"/>
                <w:lang w:val="es-PE"/>
              </w:rPr>
            </w:pPr>
            <w:del w:id="1451" w:author="Regina Casanova" w:date="2018-07-07T15:18:00Z">
              <w:r w:rsidRPr="00BA156B" w:rsidDel="00BA63BC">
                <w:rPr>
                  <w:rFonts w:cs="Times New Roman"/>
                  <w:color w:val="000000"/>
                  <w:lang w:val="es-PE"/>
                </w:rPr>
                <w:delText xml:space="preserve">Pequeño tutorial para poder explicar cómo funciona el </w:delText>
              </w:r>
            </w:del>
            <w:del w:id="1452" w:author="Regina Casanova" w:date="2018-06-18T17:53:00Z">
              <w:r w:rsidRPr="00BA156B" w:rsidDel="00E94926">
                <w:rPr>
                  <w:rFonts w:cs="Times New Roman"/>
                  <w:color w:val="000000"/>
                  <w:lang w:val="es-PE"/>
                </w:rPr>
                <w:delText>sistema</w:delText>
              </w:r>
            </w:del>
            <w:del w:id="1453" w:author="Regina Casanova" w:date="2018-07-07T15:18:00Z">
              <w:r w:rsidRPr="00BA156B" w:rsidDel="00BA63BC">
                <w:rPr>
                  <w:rFonts w:cs="Times New Roman"/>
                  <w:color w:val="000000"/>
                  <w:lang w:val="es-PE"/>
                </w:rPr>
                <w:delText xml:space="preserve"> y mostrar diferencias de </w:delText>
              </w:r>
              <w:r w:rsidRPr="00BA156B" w:rsidDel="00BA63BC">
                <w:rPr>
                  <w:rFonts w:cs="Times New Roman"/>
                  <w:color w:val="000000"/>
                  <w:lang w:val="es-PE"/>
                </w:rPr>
                <w:lastRenderedPageBreak/>
                <w:delText>reclamo, queja y sugerencia</w:delText>
              </w:r>
            </w:del>
          </w:p>
        </w:tc>
        <w:tc>
          <w:tcPr>
            <w:tcW w:w="1559" w:type="dxa"/>
            <w:tcBorders>
              <w:bottom w:val="single" w:sz="8" w:space="0" w:color="000000"/>
              <w:right w:val="single" w:sz="8" w:space="0" w:color="000000"/>
            </w:tcBorders>
            <w:shd w:val="clear" w:color="auto" w:fill="E1E0E0"/>
            <w:vAlign w:val="bottom"/>
          </w:tcPr>
          <w:p w14:paraId="103D4C2B" w14:textId="73C4F833" w:rsidR="00ED4396" w:rsidRPr="00BA156B" w:rsidDel="00BA63BC" w:rsidRDefault="00ED4396">
            <w:pPr>
              <w:autoSpaceDE w:val="0"/>
              <w:autoSpaceDN w:val="0"/>
              <w:adjustRightInd w:val="0"/>
              <w:spacing w:line="360" w:lineRule="atLeast"/>
              <w:rPr>
                <w:del w:id="1454" w:author="Regina Casanova" w:date="2018-07-07T15:18:00Z"/>
                <w:rFonts w:cs="Times New Roman"/>
                <w:color w:val="000000"/>
                <w:lang w:val="es-PE"/>
              </w:rPr>
            </w:pPr>
            <w:del w:id="1455" w:author="Regina Casanova" w:date="2018-07-07T15:18:00Z">
              <w:r w:rsidRPr="00BA156B" w:rsidDel="00BA63BC">
                <w:rPr>
                  <w:rFonts w:cs="Times New Roman"/>
                  <w:color w:val="000000"/>
                  <w:lang w:val="es-PE"/>
                </w:rPr>
                <w:lastRenderedPageBreak/>
                <w:delText>Medio - 2</w:delText>
              </w:r>
            </w:del>
          </w:p>
        </w:tc>
      </w:tr>
      <w:tr w:rsidR="00ED4396" w:rsidRPr="00BA156B" w:rsidDel="00BA63BC" w14:paraId="57440E68" w14:textId="439138D3" w:rsidTr="00ED4396">
        <w:tblPrEx>
          <w:tblBorders>
            <w:top w:val="none" w:sz="0" w:space="0" w:color="auto"/>
          </w:tblBorders>
        </w:tblPrEx>
        <w:trPr>
          <w:del w:id="1456" w:author="Regina Casanova" w:date="2018-07-07T15:18:00Z"/>
        </w:trPr>
        <w:tc>
          <w:tcPr>
            <w:tcW w:w="504" w:type="dxa"/>
            <w:tcBorders>
              <w:left w:val="single" w:sz="8" w:space="0" w:color="000000"/>
              <w:bottom w:val="single" w:sz="8" w:space="0" w:color="000000"/>
              <w:right w:val="single" w:sz="8" w:space="0" w:color="000000"/>
            </w:tcBorders>
            <w:vAlign w:val="bottom"/>
          </w:tcPr>
          <w:p w14:paraId="7E524728" w14:textId="5BD03778" w:rsidR="00ED4396" w:rsidRPr="00BA156B" w:rsidDel="00BA63BC" w:rsidRDefault="00ED4396">
            <w:pPr>
              <w:autoSpaceDE w:val="0"/>
              <w:autoSpaceDN w:val="0"/>
              <w:adjustRightInd w:val="0"/>
              <w:spacing w:line="360" w:lineRule="atLeast"/>
              <w:jc w:val="right"/>
              <w:rPr>
                <w:del w:id="1457" w:author="Regina Casanova" w:date="2018-07-07T15:18:00Z"/>
                <w:rFonts w:cs="Times New Roman"/>
                <w:color w:val="000000"/>
                <w:lang w:val="es-PE"/>
              </w:rPr>
            </w:pPr>
            <w:del w:id="1458" w:author="Regina Casanova" w:date="2018-07-07T15:18:00Z">
              <w:r w:rsidRPr="00BA156B" w:rsidDel="00BA63BC">
                <w:rPr>
                  <w:rFonts w:cs="Times New Roman"/>
                  <w:color w:val="000000"/>
                  <w:lang w:val="es-PE"/>
                </w:rPr>
                <w:delText>27</w:delText>
              </w:r>
            </w:del>
          </w:p>
        </w:tc>
        <w:tc>
          <w:tcPr>
            <w:tcW w:w="1715" w:type="dxa"/>
            <w:tcBorders>
              <w:bottom w:val="single" w:sz="8" w:space="0" w:color="000000"/>
              <w:right w:val="single" w:sz="8" w:space="0" w:color="000000"/>
            </w:tcBorders>
            <w:vAlign w:val="bottom"/>
          </w:tcPr>
          <w:p w14:paraId="3580B6ED" w14:textId="5DECD60D" w:rsidR="00ED4396" w:rsidRPr="00BA156B" w:rsidDel="00BA63BC" w:rsidRDefault="00ED4396">
            <w:pPr>
              <w:autoSpaceDE w:val="0"/>
              <w:autoSpaceDN w:val="0"/>
              <w:adjustRightInd w:val="0"/>
              <w:spacing w:line="360" w:lineRule="atLeast"/>
              <w:rPr>
                <w:del w:id="1459" w:author="Regina Casanova" w:date="2018-07-07T15:18:00Z"/>
                <w:rFonts w:cs="Times New Roman"/>
                <w:color w:val="000000"/>
                <w:lang w:val="es-PE"/>
              </w:rPr>
            </w:pPr>
            <w:del w:id="1460"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5F6836E" w14:textId="61DC9A4B" w:rsidR="00ED4396" w:rsidRPr="00BA156B" w:rsidDel="00BA63BC" w:rsidRDefault="00ED4396">
            <w:pPr>
              <w:autoSpaceDE w:val="0"/>
              <w:autoSpaceDN w:val="0"/>
              <w:adjustRightInd w:val="0"/>
              <w:spacing w:line="360" w:lineRule="atLeast"/>
              <w:rPr>
                <w:del w:id="1461" w:author="Regina Casanova" w:date="2018-07-07T15:18:00Z"/>
                <w:rFonts w:cs="Times New Roman"/>
                <w:color w:val="000000"/>
                <w:lang w:val="es-PE"/>
              </w:rPr>
            </w:pPr>
            <w:del w:id="1462" w:author="Regina Casanova" w:date="2018-07-07T15:18:00Z">
              <w:r w:rsidRPr="00BA156B" w:rsidDel="00BA63BC">
                <w:rPr>
                  <w:rFonts w:cs="Times New Roman"/>
                  <w:color w:val="000000"/>
                  <w:lang w:val="es-PE"/>
                </w:rPr>
                <w:delText>Mostrar que mejoras se hicieron x reclamos presentados</w:delText>
              </w:r>
            </w:del>
          </w:p>
        </w:tc>
        <w:tc>
          <w:tcPr>
            <w:tcW w:w="5380" w:type="dxa"/>
            <w:tcBorders>
              <w:bottom w:val="single" w:sz="8" w:space="0" w:color="000000"/>
              <w:right w:val="single" w:sz="8" w:space="0" w:color="000000"/>
            </w:tcBorders>
            <w:vAlign w:val="bottom"/>
          </w:tcPr>
          <w:p w14:paraId="7D1CEAEC" w14:textId="0E0CDEAC" w:rsidR="00ED4396" w:rsidRPr="00BA156B" w:rsidDel="00BA63BC" w:rsidRDefault="00D00DDC">
            <w:pPr>
              <w:autoSpaceDE w:val="0"/>
              <w:autoSpaceDN w:val="0"/>
              <w:adjustRightInd w:val="0"/>
              <w:spacing w:line="360" w:lineRule="atLeast"/>
              <w:rPr>
                <w:del w:id="1463" w:author="Regina Casanova" w:date="2018-07-07T15:18:00Z"/>
                <w:rFonts w:cs="Times New Roman"/>
                <w:color w:val="000000"/>
                <w:lang w:val="es-PE"/>
              </w:rPr>
            </w:pPr>
            <w:del w:id="146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465" w:author="Regina Casanova" w:date="2018-06-18T17:53:00Z">
              <w:r w:rsidR="00ED4396" w:rsidRPr="00BA156B" w:rsidDel="00E94926">
                <w:rPr>
                  <w:rFonts w:cs="Times New Roman"/>
                  <w:color w:val="000000"/>
                  <w:lang w:val="es-PE"/>
                </w:rPr>
                <w:delText xml:space="preserve">sistema </w:delText>
              </w:r>
            </w:del>
            <w:del w:id="1466" w:author="Regina Casanova" w:date="2018-07-07T15:18:00Z">
              <w:r w:rsidR="00ED4396" w:rsidRPr="00BA156B" w:rsidDel="00BA63BC">
                <w:rPr>
                  <w:rFonts w:cs="Times New Roman"/>
                  <w:color w:val="000000"/>
                  <w:lang w:val="es-PE"/>
                </w:rPr>
                <w:delText>quiero ver que mejoras se han implementado en la IPRESS para poder verificar la correcta inversión de recursos económicos</w:delText>
              </w:r>
            </w:del>
          </w:p>
        </w:tc>
        <w:tc>
          <w:tcPr>
            <w:tcW w:w="2341" w:type="dxa"/>
            <w:tcBorders>
              <w:bottom w:val="single" w:sz="8" w:space="0" w:color="000000"/>
              <w:right w:val="single" w:sz="8" w:space="0" w:color="000000"/>
            </w:tcBorders>
            <w:vAlign w:val="bottom"/>
          </w:tcPr>
          <w:p w14:paraId="596D6960" w14:textId="5AA5D512" w:rsidR="00ED4396" w:rsidRPr="00BA156B" w:rsidDel="00BA63BC" w:rsidRDefault="00ED4396">
            <w:pPr>
              <w:autoSpaceDE w:val="0"/>
              <w:autoSpaceDN w:val="0"/>
              <w:adjustRightInd w:val="0"/>
              <w:spacing w:line="360" w:lineRule="atLeast"/>
              <w:rPr>
                <w:del w:id="1467" w:author="Regina Casanova" w:date="2018-07-07T15:18:00Z"/>
                <w:rFonts w:cs="Times New Roman"/>
                <w:color w:val="000000"/>
                <w:lang w:val="es-PE"/>
              </w:rPr>
            </w:pPr>
            <w:del w:id="1468" w:author="Regina Casanova" w:date="2018-07-07T15:18:00Z">
              <w:r w:rsidRPr="00BA156B" w:rsidDel="00BA63BC">
                <w:rPr>
                  <w:rFonts w:cs="Times New Roman"/>
                  <w:color w:val="000000"/>
                  <w:lang w:val="es-PE"/>
                </w:rPr>
                <w:delText>Parte que enseñe las mejoras que se hicieron por diversos reclamos</w:delText>
              </w:r>
            </w:del>
          </w:p>
        </w:tc>
        <w:tc>
          <w:tcPr>
            <w:tcW w:w="1559" w:type="dxa"/>
            <w:tcBorders>
              <w:bottom w:val="single" w:sz="8" w:space="0" w:color="000000"/>
              <w:right w:val="single" w:sz="8" w:space="0" w:color="000000"/>
            </w:tcBorders>
            <w:vAlign w:val="bottom"/>
          </w:tcPr>
          <w:p w14:paraId="55707BA3" w14:textId="26EBEA88" w:rsidR="00ED4396" w:rsidRPr="00BA156B" w:rsidDel="00BA63BC" w:rsidRDefault="00ED4396">
            <w:pPr>
              <w:autoSpaceDE w:val="0"/>
              <w:autoSpaceDN w:val="0"/>
              <w:adjustRightInd w:val="0"/>
              <w:spacing w:line="360" w:lineRule="atLeast"/>
              <w:rPr>
                <w:del w:id="1469" w:author="Regina Casanova" w:date="2018-07-07T15:18:00Z"/>
                <w:rFonts w:cs="Times New Roman"/>
                <w:color w:val="000000"/>
                <w:lang w:val="es-PE"/>
              </w:rPr>
            </w:pPr>
            <w:del w:id="1470" w:author="Regina Casanova" w:date="2018-07-07T15:18:00Z">
              <w:r w:rsidRPr="00BA156B" w:rsidDel="00BA63BC">
                <w:rPr>
                  <w:rFonts w:cs="Times New Roman"/>
                  <w:color w:val="000000"/>
                  <w:lang w:val="es-PE"/>
                </w:rPr>
                <w:delText>Medio - 2</w:delText>
              </w:r>
            </w:del>
          </w:p>
        </w:tc>
      </w:tr>
      <w:tr w:rsidR="00ED4396" w:rsidRPr="00BA156B" w:rsidDel="00BA63BC" w14:paraId="0B583691" w14:textId="2C40B65B" w:rsidTr="00ED4396">
        <w:tblPrEx>
          <w:tblBorders>
            <w:top w:val="none" w:sz="0" w:space="0" w:color="auto"/>
          </w:tblBorders>
        </w:tblPrEx>
        <w:trPr>
          <w:del w:id="147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68E97EBA" w14:textId="353DD331" w:rsidR="00ED4396" w:rsidRPr="00BA156B" w:rsidDel="00BA63BC" w:rsidRDefault="00ED4396">
            <w:pPr>
              <w:autoSpaceDE w:val="0"/>
              <w:autoSpaceDN w:val="0"/>
              <w:adjustRightInd w:val="0"/>
              <w:spacing w:line="360" w:lineRule="atLeast"/>
              <w:jc w:val="right"/>
              <w:rPr>
                <w:del w:id="1472" w:author="Regina Casanova" w:date="2018-07-07T15:18:00Z"/>
                <w:rFonts w:cs="Times New Roman"/>
                <w:color w:val="000000"/>
                <w:lang w:val="es-PE"/>
              </w:rPr>
            </w:pPr>
            <w:del w:id="1473" w:author="Regina Casanova" w:date="2018-07-07T15:18:00Z">
              <w:r w:rsidRPr="00BA156B" w:rsidDel="00BA63BC">
                <w:rPr>
                  <w:rFonts w:cs="Times New Roman"/>
                  <w:color w:val="000000"/>
                  <w:lang w:val="es-PE"/>
                </w:rPr>
                <w:delText>28</w:delText>
              </w:r>
            </w:del>
          </w:p>
        </w:tc>
        <w:tc>
          <w:tcPr>
            <w:tcW w:w="1715" w:type="dxa"/>
            <w:tcBorders>
              <w:bottom w:val="single" w:sz="8" w:space="0" w:color="000000"/>
              <w:right w:val="single" w:sz="8" w:space="0" w:color="000000"/>
            </w:tcBorders>
            <w:shd w:val="clear" w:color="auto" w:fill="E1E0E0"/>
            <w:vAlign w:val="bottom"/>
          </w:tcPr>
          <w:p w14:paraId="60AF8254" w14:textId="1FDBBECB" w:rsidR="00ED4396" w:rsidRPr="00BA156B" w:rsidDel="00BA63BC" w:rsidRDefault="00ED4396">
            <w:pPr>
              <w:autoSpaceDE w:val="0"/>
              <w:autoSpaceDN w:val="0"/>
              <w:adjustRightInd w:val="0"/>
              <w:spacing w:line="360" w:lineRule="atLeast"/>
              <w:rPr>
                <w:del w:id="1474" w:author="Regina Casanova" w:date="2018-07-07T15:18:00Z"/>
                <w:rFonts w:cs="Times New Roman"/>
                <w:color w:val="000000"/>
                <w:lang w:val="es-PE"/>
              </w:rPr>
            </w:pPr>
            <w:del w:id="1475"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4827CBC6" w14:textId="4C3329DE" w:rsidR="00ED4396" w:rsidRPr="00BA156B" w:rsidDel="00BA63BC" w:rsidRDefault="00ED4396">
            <w:pPr>
              <w:autoSpaceDE w:val="0"/>
              <w:autoSpaceDN w:val="0"/>
              <w:adjustRightInd w:val="0"/>
              <w:spacing w:line="360" w:lineRule="atLeast"/>
              <w:rPr>
                <w:del w:id="1476" w:author="Regina Casanova" w:date="2018-07-07T15:18:00Z"/>
                <w:rFonts w:cs="Times New Roman"/>
                <w:color w:val="000000"/>
                <w:lang w:val="es-PE"/>
              </w:rPr>
            </w:pPr>
            <w:del w:id="1477" w:author="Regina Casanova" w:date="2018-07-07T15:18:00Z">
              <w:r w:rsidRPr="00BA156B" w:rsidDel="00BA63BC">
                <w:rPr>
                  <w:rFonts w:cs="Times New Roman"/>
                  <w:color w:val="000000"/>
                  <w:lang w:val="es-PE"/>
                </w:rPr>
                <w:delText>Que directivos se enteren de lo que ocurre en la IPRESS</w:delText>
              </w:r>
            </w:del>
          </w:p>
        </w:tc>
        <w:tc>
          <w:tcPr>
            <w:tcW w:w="5380" w:type="dxa"/>
            <w:tcBorders>
              <w:bottom w:val="single" w:sz="8" w:space="0" w:color="000000"/>
              <w:right w:val="single" w:sz="8" w:space="0" w:color="000000"/>
            </w:tcBorders>
            <w:shd w:val="clear" w:color="auto" w:fill="E1E0E0"/>
            <w:vAlign w:val="bottom"/>
          </w:tcPr>
          <w:p w14:paraId="39C13D0D" w14:textId="3CB66442" w:rsidR="00ED4396" w:rsidRPr="00BA156B" w:rsidDel="00BA63BC" w:rsidRDefault="00D00DDC">
            <w:pPr>
              <w:autoSpaceDE w:val="0"/>
              <w:autoSpaceDN w:val="0"/>
              <w:adjustRightInd w:val="0"/>
              <w:spacing w:line="360" w:lineRule="atLeast"/>
              <w:rPr>
                <w:del w:id="1478" w:author="Regina Casanova" w:date="2018-07-07T15:18:00Z"/>
                <w:rFonts w:cs="Times New Roman"/>
                <w:color w:val="000000"/>
                <w:lang w:val="es-PE"/>
              </w:rPr>
            </w:pPr>
            <w:del w:id="147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480" w:author="Regina Casanova" w:date="2018-06-18T17:53:00Z">
              <w:r w:rsidR="00ED4396" w:rsidRPr="00BA156B" w:rsidDel="00E94926">
                <w:rPr>
                  <w:rFonts w:cs="Times New Roman"/>
                  <w:color w:val="000000"/>
                  <w:lang w:val="es-PE"/>
                </w:rPr>
                <w:delText xml:space="preserve">sistema </w:delText>
              </w:r>
            </w:del>
            <w:del w:id="1481" w:author="Regina Casanova" w:date="2018-07-07T15:18:00Z">
              <w:r w:rsidR="00ED4396" w:rsidRPr="00BA156B" w:rsidDel="00BA63BC">
                <w:rPr>
                  <w:rFonts w:cs="Times New Roman"/>
                  <w:color w:val="000000"/>
                  <w:lang w:val="es-PE"/>
                </w:rPr>
                <w:delText>quiero que los gestores de IPRESS se enteren de todo lo que ocurre dentro para poder ver las mejoras que propongan a estos problemas</w:delText>
              </w:r>
            </w:del>
          </w:p>
        </w:tc>
        <w:tc>
          <w:tcPr>
            <w:tcW w:w="2341" w:type="dxa"/>
            <w:tcBorders>
              <w:bottom w:val="single" w:sz="8" w:space="0" w:color="000000"/>
              <w:right w:val="single" w:sz="8" w:space="0" w:color="000000"/>
            </w:tcBorders>
            <w:shd w:val="clear" w:color="auto" w:fill="E1E0E0"/>
            <w:vAlign w:val="bottom"/>
          </w:tcPr>
          <w:p w14:paraId="454FF88F" w14:textId="3C311D35" w:rsidR="00ED4396" w:rsidRPr="00BA156B" w:rsidDel="00BA63BC" w:rsidRDefault="00ED4396">
            <w:pPr>
              <w:autoSpaceDE w:val="0"/>
              <w:autoSpaceDN w:val="0"/>
              <w:adjustRightInd w:val="0"/>
              <w:spacing w:line="360" w:lineRule="atLeast"/>
              <w:rPr>
                <w:del w:id="1482" w:author="Regina Casanova" w:date="2018-07-07T15:18:00Z"/>
                <w:rFonts w:cs="Times New Roman"/>
                <w:color w:val="000000"/>
                <w:lang w:val="es-PE"/>
              </w:rPr>
            </w:pPr>
            <w:del w:id="1483" w:author="Regina Casanova" w:date="2018-07-07T15:18:00Z">
              <w:r w:rsidRPr="00BA156B" w:rsidDel="00BA63BC">
                <w:rPr>
                  <w:rFonts w:cs="Times New Roman"/>
                  <w:color w:val="000000"/>
                  <w:lang w:val="es-PE"/>
                </w:rPr>
                <w:delText>Función de visto por ciertos gestores en parte de reclamos</w:delText>
              </w:r>
            </w:del>
          </w:p>
        </w:tc>
        <w:tc>
          <w:tcPr>
            <w:tcW w:w="1559" w:type="dxa"/>
            <w:tcBorders>
              <w:bottom w:val="single" w:sz="8" w:space="0" w:color="000000"/>
              <w:right w:val="single" w:sz="8" w:space="0" w:color="000000"/>
            </w:tcBorders>
            <w:shd w:val="clear" w:color="auto" w:fill="E1E0E0"/>
            <w:vAlign w:val="bottom"/>
          </w:tcPr>
          <w:p w14:paraId="27FF61D0" w14:textId="433A3CF1" w:rsidR="00ED4396" w:rsidRPr="00BA156B" w:rsidDel="00BA63BC" w:rsidRDefault="00ED4396">
            <w:pPr>
              <w:autoSpaceDE w:val="0"/>
              <w:autoSpaceDN w:val="0"/>
              <w:adjustRightInd w:val="0"/>
              <w:spacing w:line="360" w:lineRule="atLeast"/>
              <w:rPr>
                <w:del w:id="1484" w:author="Regina Casanova" w:date="2018-07-07T15:18:00Z"/>
                <w:rFonts w:cs="Times New Roman"/>
                <w:color w:val="000000"/>
                <w:lang w:val="es-PE"/>
              </w:rPr>
            </w:pPr>
            <w:del w:id="1485" w:author="Regina Casanova" w:date="2018-07-07T15:18:00Z">
              <w:r w:rsidRPr="00BA156B" w:rsidDel="00BA63BC">
                <w:rPr>
                  <w:rFonts w:cs="Times New Roman"/>
                  <w:color w:val="000000"/>
                  <w:lang w:val="es-PE"/>
                </w:rPr>
                <w:delText>Medio - 2</w:delText>
              </w:r>
            </w:del>
          </w:p>
        </w:tc>
      </w:tr>
      <w:tr w:rsidR="00ED4396" w:rsidRPr="00BA156B" w:rsidDel="00BA63BC" w14:paraId="637EAF01" w14:textId="6B47C6E5" w:rsidTr="00ED4396">
        <w:tblPrEx>
          <w:tblBorders>
            <w:top w:val="none" w:sz="0" w:space="0" w:color="auto"/>
          </w:tblBorders>
        </w:tblPrEx>
        <w:trPr>
          <w:del w:id="1486" w:author="Regina Casanova" w:date="2018-07-07T15:18:00Z"/>
        </w:trPr>
        <w:tc>
          <w:tcPr>
            <w:tcW w:w="504" w:type="dxa"/>
            <w:tcBorders>
              <w:left w:val="single" w:sz="8" w:space="0" w:color="000000"/>
              <w:bottom w:val="single" w:sz="8" w:space="0" w:color="000000"/>
              <w:right w:val="single" w:sz="8" w:space="0" w:color="000000"/>
            </w:tcBorders>
            <w:vAlign w:val="bottom"/>
          </w:tcPr>
          <w:p w14:paraId="52320F86" w14:textId="49A07B81" w:rsidR="00ED4396" w:rsidRPr="00BA156B" w:rsidDel="00BA63BC" w:rsidRDefault="00ED4396">
            <w:pPr>
              <w:autoSpaceDE w:val="0"/>
              <w:autoSpaceDN w:val="0"/>
              <w:adjustRightInd w:val="0"/>
              <w:spacing w:line="360" w:lineRule="atLeast"/>
              <w:jc w:val="right"/>
              <w:rPr>
                <w:del w:id="1487" w:author="Regina Casanova" w:date="2018-07-07T15:18:00Z"/>
                <w:rFonts w:cs="Times New Roman"/>
                <w:color w:val="000000"/>
                <w:lang w:val="es-PE"/>
              </w:rPr>
            </w:pPr>
            <w:del w:id="1488" w:author="Regina Casanova" w:date="2018-07-07T15:18:00Z">
              <w:r w:rsidRPr="00BA156B" w:rsidDel="00BA63BC">
                <w:rPr>
                  <w:rFonts w:cs="Times New Roman"/>
                  <w:color w:val="000000"/>
                  <w:lang w:val="es-PE"/>
                </w:rPr>
                <w:delText>29</w:delText>
              </w:r>
            </w:del>
          </w:p>
        </w:tc>
        <w:tc>
          <w:tcPr>
            <w:tcW w:w="1715" w:type="dxa"/>
            <w:tcBorders>
              <w:bottom w:val="single" w:sz="8" w:space="0" w:color="000000"/>
              <w:right w:val="single" w:sz="8" w:space="0" w:color="000000"/>
            </w:tcBorders>
            <w:vAlign w:val="bottom"/>
          </w:tcPr>
          <w:p w14:paraId="658A6005" w14:textId="2CAED16A" w:rsidR="00ED4396" w:rsidRPr="00BA156B" w:rsidDel="00BA63BC" w:rsidRDefault="00ED4396">
            <w:pPr>
              <w:autoSpaceDE w:val="0"/>
              <w:autoSpaceDN w:val="0"/>
              <w:adjustRightInd w:val="0"/>
              <w:spacing w:line="360" w:lineRule="atLeast"/>
              <w:rPr>
                <w:del w:id="1489" w:author="Regina Casanova" w:date="2018-07-07T15:18:00Z"/>
                <w:rFonts w:cs="Times New Roman"/>
                <w:color w:val="000000"/>
                <w:lang w:val="es-PE"/>
              </w:rPr>
            </w:pPr>
            <w:del w:id="1490"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08927F94" w14:textId="49A4A946" w:rsidR="00ED4396" w:rsidRPr="00BA156B" w:rsidDel="00BA63BC" w:rsidRDefault="00ED4396">
            <w:pPr>
              <w:autoSpaceDE w:val="0"/>
              <w:autoSpaceDN w:val="0"/>
              <w:adjustRightInd w:val="0"/>
              <w:spacing w:line="360" w:lineRule="atLeast"/>
              <w:rPr>
                <w:del w:id="1491" w:author="Regina Casanova" w:date="2018-07-07T15:18:00Z"/>
                <w:rFonts w:cs="Times New Roman"/>
                <w:color w:val="000000"/>
                <w:lang w:val="es-PE"/>
              </w:rPr>
            </w:pPr>
            <w:del w:id="1492" w:author="Regina Casanova" w:date="2018-07-07T15:18:00Z">
              <w:r w:rsidRPr="00BA156B" w:rsidDel="00BA63BC">
                <w:rPr>
                  <w:rFonts w:cs="Times New Roman"/>
                  <w:color w:val="000000"/>
                  <w:lang w:val="es-PE"/>
                </w:rPr>
                <w:delText>Juntar reclamos para mostrar cuantos tienen el problema y posibles soluciones</w:delText>
              </w:r>
            </w:del>
          </w:p>
        </w:tc>
        <w:tc>
          <w:tcPr>
            <w:tcW w:w="5380" w:type="dxa"/>
            <w:tcBorders>
              <w:bottom w:val="single" w:sz="8" w:space="0" w:color="000000"/>
              <w:right w:val="single" w:sz="8" w:space="0" w:color="000000"/>
            </w:tcBorders>
            <w:vAlign w:val="bottom"/>
          </w:tcPr>
          <w:p w14:paraId="7735097C" w14:textId="3C10779A" w:rsidR="00ED4396" w:rsidRPr="00BA156B" w:rsidDel="00BA63BC" w:rsidRDefault="00D00DDC">
            <w:pPr>
              <w:autoSpaceDE w:val="0"/>
              <w:autoSpaceDN w:val="0"/>
              <w:adjustRightInd w:val="0"/>
              <w:spacing w:line="360" w:lineRule="atLeast"/>
              <w:rPr>
                <w:del w:id="1493" w:author="Regina Casanova" w:date="2018-07-07T15:18:00Z"/>
                <w:rFonts w:cs="Times New Roman"/>
                <w:color w:val="000000"/>
                <w:lang w:val="es-PE"/>
              </w:rPr>
            </w:pPr>
            <w:del w:id="149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495" w:author="Regina Casanova" w:date="2018-06-18T17:53:00Z">
              <w:r w:rsidR="00ED4396" w:rsidRPr="00BA156B" w:rsidDel="00E94926">
                <w:rPr>
                  <w:rFonts w:cs="Times New Roman"/>
                  <w:color w:val="000000"/>
                  <w:lang w:val="es-PE"/>
                </w:rPr>
                <w:delText xml:space="preserve">sistema </w:delText>
              </w:r>
            </w:del>
            <w:del w:id="1496" w:author="Regina Casanova" w:date="2018-07-07T15:18:00Z">
              <w:r w:rsidR="00ED4396" w:rsidRPr="00BA156B" w:rsidDel="00BA63BC">
                <w:rPr>
                  <w:rFonts w:cs="Times New Roman"/>
                  <w:color w:val="000000"/>
                  <w:lang w:val="es-PE"/>
                </w:rPr>
                <w:delText xml:space="preserve">quiero agrupar reclamos para poder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tan recurrente es dicho reclamo</w:delText>
              </w:r>
            </w:del>
          </w:p>
        </w:tc>
        <w:tc>
          <w:tcPr>
            <w:tcW w:w="2341" w:type="dxa"/>
            <w:tcBorders>
              <w:bottom w:val="single" w:sz="8" w:space="0" w:color="000000"/>
              <w:right w:val="single" w:sz="8" w:space="0" w:color="000000"/>
            </w:tcBorders>
            <w:vAlign w:val="bottom"/>
          </w:tcPr>
          <w:p w14:paraId="48B9C724" w14:textId="5EC910A8" w:rsidR="00ED4396" w:rsidRPr="00BA156B" w:rsidDel="00BA63BC" w:rsidRDefault="00ED4396">
            <w:pPr>
              <w:autoSpaceDE w:val="0"/>
              <w:autoSpaceDN w:val="0"/>
              <w:adjustRightInd w:val="0"/>
              <w:spacing w:line="360" w:lineRule="atLeast"/>
              <w:rPr>
                <w:del w:id="1497" w:author="Regina Casanova" w:date="2018-07-07T15:18:00Z"/>
                <w:rFonts w:cs="Times New Roman"/>
                <w:color w:val="000000"/>
                <w:lang w:val="es-PE"/>
              </w:rPr>
            </w:pPr>
            <w:del w:id="1498" w:author="Regina Casanova" w:date="2018-07-07T15:18:00Z">
              <w:r w:rsidRPr="00BA156B" w:rsidDel="00BA63BC">
                <w:rPr>
                  <w:rFonts w:cs="Times New Roman"/>
                  <w:color w:val="000000"/>
                  <w:lang w:val="es-PE"/>
                </w:rPr>
                <w:delText>Agrupación de reclamos por tipo. Filtro</w:delText>
              </w:r>
            </w:del>
          </w:p>
        </w:tc>
        <w:tc>
          <w:tcPr>
            <w:tcW w:w="1559" w:type="dxa"/>
            <w:tcBorders>
              <w:bottom w:val="single" w:sz="8" w:space="0" w:color="000000"/>
              <w:right w:val="single" w:sz="8" w:space="0" w:color="000000"/>
            </w:tcBorders>
            <w:vAlign w:val="bottom"/>
          </w:tcPr>
          <w:p w14:paraId="1A199BE7" w14:textId="6290E255" w:rsidR="00ED4396" w:rsidRPr="00BA156B" w:rsidDel="00BA63BC" w:rsidRDefault="00ED4396">
            <w:pPr>
              <w:autoSpaceDE w:val="0"/>
              <w:autoSpaceDN w:val="0"/>
              <w:adjustRightInd w:val="0"/>
              <w:spacing w:line="360" w:lineRule="atLeast"/>
              <w:rPr>
                <w:del w:id="1499" w:author="Regina Casanova" w:date="2018-07-07T15:18:00Z"/>
                <w:rFonts w:cs="Times New Roman"/>
                <w:color w:val="000000"/>
                <w:lang w:val="es-PE"/>
              </w:rPr>
            </w:pPr>
            <w:del w:id="1500" w:author="Regina Casanova" w:date="2018-07-07T15:18:00Z">
              <w:r w:rsidRPr="00BA156B" w:rsidDel="00BA63BC">
                <w:rPr>
                  <w:rFonts w:cs="Times New Roman"/>
                  <w:color w:val="000000"/>
                  <w:lang w:val="es-PE"/>
                </w:rPr>
                <w:delText>Alto - 3</w:delText>
              </w:r>
            </w:del>
          </w:p>
        </w:tc>
      </w:tr>
      <w:tr w:rsidR="00ED4396" w:rsidRPr="00BA156B" w:rsidDel="00BA63BC" w14:paraId="234338B3" w14:textId="0E564DFB" w:rsidTr="00ED4396">
        <w:tblPrEx>
          <w:tblBorders>
            <w:top w:val="none" w:sz="0" w:space="0" w:color="auto"/>
          </w:tblBorders>
        </w:tblPrEx>
        <w:trPr>
          <w:del w:id="150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E0C9B26" w14:textId="3BA62E3C" w:rsidR="00ED4396" w:rsidRPr="00BA156B" w:rsidDel="00BA63BC" w:rsidRDefault="00ED4396">
            <w:pPr>
              <w:autoSpaceDE w:val="0"/>
              <w:autoSpaceDN w:val="0"/>
              <w:adjustRightInd w:val="0"/>
              <w:spacing w:line="360" w:lineRule="atLeast"/>
              <w:jc w:val="right"/>
              <w:rPr>
                <w:del w:id="1502" w:author="Regina Casanova" w:date="2018-07-07T15:18:00Z"/>
                <w:rFonts w:cs="Times New Roman"/>
                <w:color w:val="000000"/>
                <w:lang w:val="es-PE"/>
              </w:rPr>
            </w:pPr>
            <w:del w:id="1503" w:author="Regina Casanova" w:date="2018-07-07T15:18:00Z">
              <w:r w:rsidRPr="00BA156B" w:rsidDel="00BA63BC">
                <w:rPr>
                  <w:rFonts w:cs="Times New Roman"/>
                  <w:color w:val="000000"/>
                  <w:lang w:val="es-PE"/>
                </w:rPr>
                <w:delText>30</w:delText>
              </w:r>
            </w:del>
          </w:p>
        </w:tc>
        <w:tc>
          <w:tcPr>
            <w:tcW w:w="1715" w:type="dxa"/>
            <w:tcBorders>
              <w:bottom w:val="single" w:sz="8" w:space="0" w:color="000000"/>
              <w:right w:val="single" w:sz="8" w:space="0" w:color="000000"/>
            </w:tcBorders>
            <w:shd w:val="clear" w:color="auto" w:fill="E1E0E0"/>
            <w:vAlign w:val="bottom"/>
          </w:tcPr>
          <w:p w14:paraId="14A8B5DB" w14:textId="71489520" w:rsidR="00ED4396" w:rsidRPr="00BA156B" w:rsidDel="00BA63BC" w:rsidRDefault="00ED4396">
            <w:pPr>
              <w:autoSpaceDE w:val="0"/>
              <w:autoSpaceDN w:val="0"/>
              <w:adjustRightInd w:val="0"/>
              <w:spacing w:line="360" w:lineRule="atLeast"/>
              <w:rPr>
                <w:del w:id="1504" w:author="Regina Casanova" w:date="2018-07-07T15:18:00Z"/>
                <w:rFonts w:cs="Times New Roman"/>
                <w:color w:val="000000"/>
                <w:lang w:val="es-PE"/>
              </w:rPr>
            </w:pPr>
            <w:del w:id="1505"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27555D1D" w14:textId="088DEAF5" w:rsidR="00ED4396" w:rsidRPr="00BA156B" w:rsidDel="00BA63BC" w:rsidRDefault="00ED4396">
            <w:pPr>
              <w:autoSpaceDE w:val="0"/>
              <w:autoSpaceDN w:val="0"/>
              <w:adjustRightInd w:val="0"/>
              <w:spacing w:line="360" w:lineRule="atLeast"/>
              <w:rPr>
                <w:del w:id="1506" w:author="Regina Casanova" w:date="2018-07-07T15:18:00Z"/>
                <w:rFonts w:cs="Times New Roman"/>
                <w:color w:val="000000"/>
                <w:lang w:val="es-PE"/>
              </w:rPr>
            </w:pPr>
            <w:del w:id="1507" w:author="Regina Casanova" w:date="2018-07-07T15:18:00Z">
              <w:r w:rsidRPr="00BA156B" w:rsidDel="00BA63BC">
                <w:rPr>
                  <w:rFonts w:cs="Times New Roman"/>
                  <w:color w:val="000000"/>
                  <w:lang w:val="es-PE"/>
                </w:rPr>
                <w:delText>Que el ciudadano pueda participar</w:delText>
              </w:r>
            </w:del>
          </w:p>
        </w:tc>
        <w:tc>
          <w:tcPr>
            <w:tcW w:w="5380" w:type="dxa"/>
            <w:tcBorders>
              <w:bottom w:val="single" w:sz="8" w:space="0" w:color="000000"/>
              <w:right w:val="single" w:sz="8" w:space="0" w:color="000000"/>
            </w:tcBorders>
            <w:shd w:val="clear" w:color="auto" w:fill="E1E0E0"/>
            <w:vAlign w:val="bottom"/>
          </w:tcPr>
          <w:p w14:paraId="10E1F11D" w14:textId="3426E88B" w:rsidR="00ED4396" w:rsidRPr="00BA156B" w:rsidDel="00BA63BC" w:rsidRDefault="00D00DDC">
            <w:pPr>
              <w:autoSpaceDE w:val="0"/>
              <w:autoSpaceDN w:val="0"/>
              <w:adjustRightInd w:val="0"/>
              <w:spacing w:line="360" w:lineRule="atLeast"/>
              <w:rPr>
                <w:del w:id="1508" w:author="Regina Casanova" w:date="2018-07-07T15:18:00Z"/>
                <w:rFonts w:cs="Times New Roman"/>
                <w:color w:val="000000"/>
                <w:lang w:val="es-PE"/>
              </w:rPr>
            </w:pPr>
            <w:del w:id="150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510" w:author="Regina Casanova" w:date="2018-06-18T17:53:00Z">
              <w:r w:rsidR="00ED4396" w:rsidRPr="00BA156B" w:rsidDel="00E94926">
                <w:rPr>
                  <w:rFonts w:cs="Times New Roman"/>
                  <w:color w:val="000000"/>
                  <w:lang w:val="es-PE"/>
                </w:rPr>
                <w:delText xml:space="preserve">sistema </w:delText>
              </w:r>
            </w:del>
            <w:del w:id="1511" w:author="Regina Casanova" w:date="2018-07-07T15:18:00Z">
              <w:r w:rsidR="00ED4396" w:rsidRPr="00BA156B" w:rsidDel="00BA63BC">
                <w:rPr>
                  <w:rFonts w:cs="Times New Roman"/>
                  <w:color w:val="000000"/>
                  <w:lang w:val="es-PE"/>
                </w:rPr>
                <w:delText xml:space="preserve">quiero poder ser </w:delText>
              </w:r>
              <w:r w:rsidR="00BA156B" w:rsidRPr="00BA156B" w:rsidDel="00BA63BC">
                <w:rPr>
                  <w:rFonts w:cs="Times New Roman"/>
                  <w:color w:val="000000"/>
                  <w:lang w:val="es-PE"/>
                </w:rPr>
                <w:delText>partícipe</w:delText>
              </w:r>
              <w:r w:rsidR="00ED4396" w:rsidRPr="00BA156B" w:rsidDel="00BA63BC">
                <w:rPr>
                  <w:rFonts w:cs="Times New Roman"/>
                  <w:color w:val="000000"/>
                  <w:lang w:val="es-PE"/>
                </w:rPr>
                <w:delText xml:space="preserve"> de las mejoras de mi centro de salud para poder dar mi opinión sobre los cambios hechos</w:delText>
              </w:r>
            </w:del>
          </w:p>
        </w:tc>
        <w:tc>
          <w:tcPr>
            <w:tcW w:w="2341" w:type="dxa"/>
            <w:tcBorders>
              <w:bottom w:val="single" w:sz="8" w:space="0" w:color="000000"/>
              <w:right w:val="single" w:sz="8" w:space="0" w:color="000000"/>
            </w:tcBorders>
            <w:shd w:val="clear" w:color="auto" w:fill="E1E0E0"/>
            <w:vAlign w:val="bottom"/>
          </w:tcPr>
          <w:p w14:paraId="46EB9544" w14:textId="53B3FC1B" w:rsidR="00ED4396" w:rsidRPr="00BA156B" w:rsidDel="00BA63BC" w:rsidRDefault="00ED4396">
            <w:pPr>
              <w:autoSpaceDE w:val="0"/>
              <w:autoSpaceDN w:val="0"/>
              <w:adjustRightInd w:val="0"/>
              <w:spacing w:line="360" w:lineRule="atLeast"/>
              <w:rPr>
                <w:del w:id="1512" w:author="Regina Casanova" w:date="2018-07-07T15:18:00Z"/>
                <w:rFonts w:cs="Times New Roman"/>
                <w:color w:val="000000"/>
                <w:lang w:val="es-PE"/>
              </w:rPr>
            </w:pPr>
            <w:del w:id="1513" w:author="Regina Casanova" w:date="2018-07-07T15:18:00Z">
              <w:r w:rsidRPr="00BA156B" w:rsidDel="00BA63BC">
                <w:rPr>
                  <w:rFonts w:cs="Times New Roman"/>
                  <w:color w:val="000000"/>
                  <w:lang w:val="es-PE"/>
                </w:rPr>
                <w:delText>Recabar no solo reclamos sino también opiniones o ideas de mejora para el centro de salud</w:delText>
              </w:r>
            </w:del>
          </w:p>
        </w:tc>
        <w:tc>
          <w:tcPr>
            <w:tcW w:w="1559" w:type="dxa"/>
            <w:tcBorders>
              <w:bottom w:val="single" w:sz="8" w:space="0" w:color="000000"/>
              <w:right w:val="single" w:sz="8" w:space="0" w:color="000000"/>
            </w:tcBorders>
            <w:shd w:val="clear" w:color="auto" w:fill="E1E0E0"/>
            <w:vAlign w:val="bottom"/>
          </w:tcPr>
          <w:p w14:paraId="56CA203A" w14:textId="3ADB68F5" w:rsidR="00ED4396" w:rsidRPr="00BA156B" w:rsidDel="00BA63BC" w:rsidRDefault="00ED4396">
            <w:pPr>
              <w:autoSpaceDE w:val="0"/>
              <w:autoSpaceDN w:val="0"/>
              <w:adjustRightInd w:val="0"/>
              <w:spacing w:line="360" w:lineRule="atLeast"/>
              <w:rPr>
                <w:del w:id="1514" w:author="Regina Casanova" w:date="2018-07-07T15:18:00Z"/>
                <w:rFonts w:cs="Times New Roman"/>
                <w:color w:val="000000"/>
                <w:lang w:val="es-PE"/>
              </w:rPr>
            </w:pPr>
            <w:del w:id="1515" w:author="Regina Casanova" w:date="2018-07-07T15:18:00Z">
              <w:r w:rsidRPr="00BA156B" w:rsidDel="00BA63BC">
                <w:rPr>
                  <w:rFonts w:cs="Times New Roman"/>
                  <w:color w:val="000000"/>
                  <w:lang w:val="es-PE"/>
                </w:rPr>
                <w:delText>Medio - 2</w:delText>
              </w:r>
            </w:del>
          </w:p>
        </w:tc>
      </w:tr>
      <w:tr w:rsidR="00ED4396" w:rsidRPr="00BA156B" w:rsidDel="00BA63BC" w14:paraId="3174E35F" w14:textId="0ABAA64F" w:rsidTr="00ED4396">
        <w:trPr>
          <w:del w:id="1516" w:author="Regina Casanova" w:date="2018-07-07T15:18:00Z"/>
        </w:trPr>
        <w:tc>
          <w:tcPr>
            <w:tcW w:w="504" w:type="dxa"/>
            <w:tcBorders>
              <w:left w:val="single" w:sz="8" w:space="0" w:color="000000"/>
              <w:bottom w:val="single" w:sz="8" w:space="0" w:color="000000"/>
              <w:right w:val="single" w:sz="8" w:space="0" w:color="000000"/>
            </w:tcBorders>
            <w:vAlign w:val="bottom"/>
          </w:tcPr>
          <w:p w14:paraId="64E2E685" w14:textId="1FFA5AE5" w:rsidR="00ED4396" w:rsidRPr="00BA156B" w:rsidDel="00BA63BC" w:rsidRDefault="00ED4396">
            <w:pPr>
              <w:autoSpaceDE w:val="0"/>
              <w:autoSpaceDN w:val="0"/>
              <w:adjustRightInd w:val="0"/>
              <w:spacing w:line="360" w:lineRule="atLeast"/>
              <w:jc w:val="right"/>
              <w:rPr>
                <w:del w:id="1517" w:author="Regina Casanova" w:date="2018-07-07T15:18:00Z"/>
                <w:rFonts w:cs="Times New Roman"/>
                <w:color w:val="000000"/>
                <w:lang w:val="es-PE"/>
              </w:rPr>
            </w:pPr>
            <w:del w:id="1518" w:author="Regina Casanova" w:date="2018-07-07T15:18:00Z">
              <w:r w:rsidRPr="00BA156B" w:rsidDel="00BA63BC">
                <w:rPr>
                  <w:rFonts w:cs="Times New Roman"/>
                  <w:color w:val="000000"/>
                  <w:lang w:val="es-PE"/>
                </w:rPr>
                <w:delText>31</w:delText>
              </w:r>
            </w:del>
          </w:p>
        </w:tc>
        <w:tc>
          <w:tcPr>
            <w:tcW w:w="1715" w:type="dxa"/>
            <w:tcBorders>
              <w:bottom w:val="single" w:sz="8" w:space="0" w:color="000000"/>
              <w:right w:val="single" w:sz="8" w:space="0" w:color="000000"/>
            </w:tcBorders>
            <w:vAlign w:val="bottom"/>
          </w:tcPr>
          <w:p w14:paraId="6FB25EB2" w14:textId="627DCC52" w:rsidR="00ED4396" w:rsidRPr="00BA156B" w:rsidDel="00BA63BC" w:rsidRDefault="00ED4396">
            <w:pPr>
              <w:autoSpaceDE w:val="0"/>
              <w:autoSpaceDN w:val="0"/>
              <w:adjustRightInd w:val="0"/>
              <w:spacing w:line="360" w:lineRule="atLeast"/>
              <w:rPr>
                <w:del w:id="1519" w:author="Regina Casanova" w:date="2018-07-07T15:18:00Z"/>
                <w:rFonts w:cs="Times New Roman"/>
                <w:color w:val="000000"/>
                <w:lang w:val="es-PE"/>
              </w:rPr>
            </w:pPr>
            <w:del w:id="1520"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8E7BF76" w14:textId="0F144A6C" w:rsidR="00ED4396" w:rsidRPr="00BA156B" w:rsidDel="00BA63BC" w:rsidRDefault="00ED4396">
            <w:pPr>
              <w:autoSpaceDE w:val="0"/>
              <w:autoSpaceDN w:val="0"/>
              <w:adjustRightInd w:val="0"/>
              <w:spacing w:line="360" w:lineRule="atLeast"/>
              <w:rPr>
                <w:del w:id="1521" w:author="Regina Casanova" w:date="2018-07-07T15:18:00Z"/>
                <w:rFonts w:cs="Times New Roman"/>
                <w:color w:val="000000"/>
                <w:lang w:val="es-PE"/>
              </w:rPr>
            </w:pPr>
            <w:del w:id="1522" w:author="Regina Casanova" w:date="2018-07-07T15:18:00Z">
              <w:r w:rsidRPr="00BA156B" w:rsidDel="00BA63BC">
                <w:rPr>
                  <w:rFonts w:cs="Times New Roman"/>
                  <w:color w:val="000000"/>
                  <w:lang w:val="es-PE"/>
                </w:rPr>
                <w:delText>Mejorar comunicación con IPRESS</w:delText>
              </w:r>
            </w:del>
          </w:p>
        </w:tc>
        <w:tc>
          <w:tcPr>
            <w:tcW w:w="5380" w:type="dxa"/>
            <w:tcBorders>
              <w:bottom w:val="single" w:sz="8" w:space="0" w:color="000000"/>
              <w:right w:val="single" w:sz="8" w:space="0" w:color="000000"/>
            </w:tcBorders>
            <w:vAlign w:val="bottom"/>
          </w:tcPr>
          <w:p w14:paraId="5DA8E1D0" w14:textId="0BC8BB96" w:rsidR="00ED4396" w:rsidRPr="00BA156B" w:rsidDel="00BA63BC" w:rsidRDefault="00D00DDC">
            <w:pPr>
              <w:autoSpaceDE w:val="0"/>
              <w:autoSpaceDN w:val="0"/>
              <w:adjustRightInd w:val="0"/>
              <w:spacing w:line="360" w:lineRule="atLeast"/>
              <w:rPr>
                <w:del w:id="1523" w:author="Regina Casanova" w:date="2018-07-07T15:18:00Z"/>
                <w:rFonts w:cs="Times New Roman"/>
                <w:color w:val="000000"/>
                <w:lang w:val="es-PE"/>
              </w:rPr>
            </w:pPr>
            <w:del w:id="152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525" w:author="Regina Casanova" w:date="2018-06-18T17:53:00Z">
              <w:r w:rsidR="00ED4396" w:rsidRPr="00BA156B" w:rsidDel="00E94926">
                <w:rPr>
                  <w:rFonts w:cs="Times New Roman"/>
                  <w:color w:val="000000"/>
                  <w:lang w:val="es-PE"/>
                </w:rPr>
                <w:delText xml:space="preserve">sistema </w:delText>
              </w:r>
            </w:del>
            <w:del w:id="1526" w:author="Regina Casanova" w:date="2018-07-07T15:18:00Z">
              <w:r w:rsidR="00ED4396" w:rsidRPr="00BA156B" w:rsidDel="00BA63BC">
                <w:rPr>
                  <w:rFonts w:cs="Times New Roman"/>
                  <w:color w:val="000000"/>
                  <w:lang w:val="es-PE"/>
                </w:rPr>
                <w:delText>quiero poder comunicarme de forma más fácil con mi centro de salud para poder expresar mis insatisfacciones</w:delText>
              </w:r>
            </w:del>
          </w:p>
        </w:tc>
        <w:tc>
          <w:tcPr>
            <w:tcW w:w="2341" w:type="dxa"/>
            <w:tcBorders>
              <w:bottom w:val="single" w:sz="8" w:space="0" w:color="000000"/>
              <w:right w:val="single" w:sz="8" w:space="0" w:color="000000"/>
            </w:tcBorders>
            <w:vAlign w:val="bottom"/>
          </w:tcPr>
          <w:p w14:paraId="32EBE17F" w14:textId="0A1702C0" w:rsidR="00ED4396" w:rsidRPr="00BA156B" w:rsidDel="00BA63BC" w:rsidRDefault="00ED4396">
            <w:pPr>
              <w:autoSpaceDE w:val="0"/>
              <w:autoSpaceDN w:val="0"/>
              <w:adjustRightInd w:val="0"/>
              <w:spacing w:line="360" w:lineRule="atLeast"/>
              <w:rPr>
                <w:del w:id="1527" w:author="Regina Casanova" w:date="2018-07-07T15:18:00Z"/>
                <w:rFonts w:cs="Times New Roman"/>
                <w:color w:val="000000"/>
                <w:lang w:val="es-PE"/>
              </w:rPr>
            </w:pPr>
            <w:del w:id="1528" w:author="Regina Casanova" w:date="2018-07-07T15:18:00Z">
              <w:r w:rsidRPr="00BA156B" w:rsidDel="00BA63BC">
                <w:rPr>
                  <w:rFonts w:cs="Times New Roman"/>
                  <w:color w:val="000000"/>
                  <w:lang w:val="es-PE"/>
                </w:rPr>
                <w:delText xml:space="preserve">Hacer el </w:delText>
              </w:r>
            </w:del>
            <w:del w:id="1529" w:author="Regina Casanova" w:date="2018-06-18T17:53:00Z">
              <w:r w:rsidRPr="00BA156B" w:rsidDel="00E94926">
                <w:rPr>
                  <w:rFonts w:cs="Times New Roman"/>
                  <w:color w:val="000000"/>
                  <w:lang w:val="es-PE"/>
                </w:rPr>
                <w:delText xml:space="preserve">sistema </w:delText>
              </w:r>
            </w:del>
            <w:del w:id="1530" w:author="Regina Casanova" w:date="2018-07-07T15:18:00Z">
              <w:r w:rsidRPr="00BA156B" w:rsidDel="00BA63BC">
                <w:rPr>
                  <w:rFonts w:cs="Times New Roman"/>
                  <w:color w:val="000000"/>
                  <w:lang w:val="es-PE"/>
                </w:rPr>
                <w:delText>de gestión de reclamos</w:delText>
              </w:r>
            </w:del>
          </w:p>
        </w:tc>
        <w:tc>
          <w:tcPr>
            <w:tcW w:w="1559" w:type="dxa"/>
            <w:tcBorders>
              <w:bottom w:val="single" w:sz="8" w:space="0" w:color="000000"/>
              <w:right w:val="single" w:sz="8" w:space="0" w:color="000000"/>
            </w:tcBorders>
            <w:vAlign w:val="bottom"/>
          </w:tcPr>
          <w:p w14:paraId="1E36A56C" w14:textId="2FD147C2" w:rsidR="00ED4396" w:rsidRPr="00BA156B" w:rsidDel="00BA63BC" w:rsidRDefault="00ED4396">
            <w:pPr>
              <w:autoSpaceDE w:val="0"/>
              <w:autoSpaceDN w:val="0"/>
              <w:adjustRightInd w:val="0"/>
              <w:spacing w:line="360" w:lineRule="atLeast"/>
              <w:rPr>
                <w:del w:id="1531" w:author="Regina Casanova" w:date="2018-07-07T15:18:00Z"/>
                <w:rFonts w:cs="Times New Roman"/>
                <w:color w:val="000000"/>
                <w:lang w:val="es-PE"/>
              </w:rPr>
            </w:pPr>
            <w:del w:id="1532" w:author="Regina Casanova" w:date="2018-07-07T15:18:00Z">
              <w:r w:rsidRPr="00BA156B" w:rsidDel="00BA63BC">
                <w:rPr>
                  <w:rFonts w:cs="Times New Roman"/>
                  <w:color w:val="000000"/>
                  <w:lang w:val="es-PE"/>
                </w:rPr>
                <w:delText>Alto - 3</w:delText>
              </w:r>
            </w:del>
          </w:p>
        </w:tc>
      </w:tr>
    </w:tbl>
    <w:p w14:paraId="6C4383C2" w14:textId="358AED75" w:rsidR="00ED4396" w:rsidRPr="00BA156B" w:rsidDel="00BA63BC" w:rsidRDefault="00ED4396" w:rsidP="000E179A">
      <w:pPr>
        <w:spacing w:line="360" w:lineRule="auto"/>
        <w:jc w:val="both"/>
        <w:rPr>
          <w:del w:id="1533" w:author="Regina Casanova" w:date="2018-07-07T15:18:00Z"/>
          <w:rFonts w:cs="Times New Roman"/>
          <w:lang w:val="es-PE"/>
        </w:rPr>
        <w:sectPr w:rsidR="00ED4396" w:rsidRPr="00BA156B" w:rsidDel="00BA63BC"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1534" w:name="_Toc511166313"/>
      <w:r w:rsidRPr="008D23C7">
        <w:lastRenderedPageBreak/>
        <w:t>Reclasificación de la Tabla de Clasificación de Reclamos</w:t>
      </w:r>
      <w:bookmarkEnd w:id="1534"/>
    </w:p>
    <w:p w14:paraId="1F16A6BA" w14:textId="3EA8899E"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1535" w:name="_Toc511166314"/>
      <w:r w:rsidRPr="00D756B8">
        <w:lastRenderedPageBreak/>
        <w:t>Fase de Diseño</w:t>
      </w:r>
      <w:bookmarkEnd w:id="1535"/>
    </w:p>
    <w:p w14:paraId="6221FA27" w14:textId="77777777" w:rsidR="00BA63BC" w:rsidRPr="008D23C7" w:rsidRDefault="00BA63BC" w:rsidP="00BA63BC">
      <w:pPr>
        <w:pStyle w:val="Ttulo3"/>
        <w:rPr>
          <w:ins w:id="1536" w:author="Regina Casanova" w:date="2018-07-07T15:18:00Z"/>
        </w:rPr>
      </w:pPr>
      <w:ins w:id="1537" w:author="Regina Casanova" w:date="2018-07-07T15:18:00Z">
        <w:r w:rsidRPr="008D23C7">
          <w:t>Tabla de requerimientos</w:t>
        </w:r>
      </w:ins>
    </w:p>
    <w:p w14:paraId="4C869610" w14:textId="77777777" w:rsidR="00BA63BC" w:rsidRPr="008D23C7" w:rsidRDefault="00BA63BC" w:rsidP="00BA63BC">
      <w:pPr>
        <w:pStyle w:val="Texto"/>
        <w:rPr>
          <w:ins w:id="1538" w:author="Regina Casanova" w:date="2018-07-07T15:18:00Z"/>
        </w:rPr>
      </w:pPr>
      <w:ins w:id="1539" w:author="Regina Casanova" w:date="2018-07-07T15:18:00Z">
        <w:r w:rsidRPr="00BA156B">
          <w:t xml:space="preserve">Con el análisis hecho se realizó una tabla de las necesidades de cada tipo de usuario. Se tuvieron en total 58 necesidades por los 3 tipos de usuarios, se eliminaron 3 de ellas por no estar en las competencias del estudio. Posteriormente, se pasó a encontrar necesidades similares entre los distintos tipos de usuario, encontrándose 35 necesidades que se repetían entre los distintos tipos de usuario. De ellas, se identificaron 11 requerimientos del </w:t>
        </w:r>
        <w:r>
          <w:t xml:space="preserve">software </w:t>
        </w:r>
        <w:r w:rsidRPr="00BA156B">
          <w:t>que podían resolver las 35 necesidades y se identificó 1 requerimiento por cada una de las 20 necesidades restantes. Se obtuvo una tabla con un total de 31 requerimientos, a los cuales se les dio un valor de prioridad a cada uno, siendo “1” por prioridad baja, “2” por prioridad media y “3” por prioridad alta.</w:t>
        </w:r>
      </w:ins>
    </w:p>
    <w:p w14:paraId="6237D33B" w14:textId="77777777" w:rsidR="00BA63BC" w:rsidRPr="008D23C7" w:rsidRDefault="00BA63BC" w:rsidP="00BA63BC">
      <w:pPr>
        <w:pStyle w:val="Texto"/>
        <w:rPr>
          <w:ins w:id="1540" w:author="Regina Casanova" w:date="2018-07-07T15:18:00Z"/>
        </w:rPr>
      </w:pPr>
      <w:ins w:id="1541" w:author="Regina Casanova" w:date="2018-07-07T15:18:00Z">
        <w:r w:rsidRPr="00BA156B">
          <w:t xml:space="preserve">Al finalizar la etapa de análisis de necesidades y requerimientos, se vio necesario continuar con el modelo de ‘Solicitudes’ usado por SUSALUD. Con este modelo, se iban a poder recibir tanto reclamos, como consultas y sugerencias dentro del mismo </w:t>
        </w:r>
        <w:r>
          <w:t>software</w:t>
        </w:r>
        <w:r w:rsidRPr="00BA156B">
          <w:t xml:space="preserve"> sin tener que realizar un </w:t>
        </w:r>
        <w:r>
          <w:t>software</w:t>
        </w:r>
        <w:r w:rsidRPr="00BA156B">
          <w:t xml:space="preserve"> diferente para cada uno de ellos. Lo único que agregaría a la idea original sería una opción donde se tiene que elegir el tipo de solicitud se desea presentar.</w:t>
        </w:r>
      </w:ins>
    </w:p>
    <w:p w14:paraId="12AF5C19" w14:textId="77777777" w:rsidR="00BA63BC" w:rsidRPr="00BA156B" w:rsidRDefault="00BA63BC" w:rsidP="00BA63BC">
      <w:pPr>
        <w:spacing w:line="360" w:lineRule="auto"/>
        <w:jc w:val="both"/>
        <w:rPr>
          <w:ins w:id="1542" w:author="Regina Casanova" w:date="2018-07-07T15:18:00Z"/>
          <w:rFonts w:cs="Times New Roman"/>
          <w:lang w:val="es-PE"/>
        </w:rPr>
      </w:pPr>
      <w:ins w:id="1543" w:author="Regina Casanova" w:date="2018-07-07T15:18:00Z">
        <w:r w:rsidRPr="00BA156B">
          <w:rPr>
            <w:rFonts w:cs="Times New Roman"/>
            <w:lang w:val="es-PE"/>
          </w:rPr>
          <w:t>La tabla de requerimientos se presenta a continuación.</w:t>
        </w:r>
      </w:ins>
    </w:p>
    <w:p w14:paraId="6C6CE081" w14:textId="77777777" w:rsidR="00BA63BC" w:rsidRPr="00BA156B" w:rsidRDefault="00BA63BC" w:rsidP="00BA63BC">
      <w:pPr>
        <w:spacing w:line="360" w:lineRule="auto"/>
        <w:jc w:val="both"/>
        <w:rPr>
          <w:ins w:id="1544" w:author="Regina Casanova" w:date="2018-07-07T15:18:00Z"/>
          <w:rFonts w:cs="Times New Roman"/>
          <w:lang w:val="es-PE"/>
        </w:rPr>
        <w:sectPr w:rsidR="00BA63BC" w:rsidRPr="00BA156B" w:rsidSect="00823DF7">
          <w:pgSz w:w="11900" w:h="16840"/>
          <w:pgMar w:top="1701" w:right="1701" w:bottom="1701" w:left="2268" w:header="708" w:footer="708" w:gutter="0"/>
          <w:pgNumType w:start="1"/>
          <w:cols w:space="708"/>
          <w:titlePg/>
          <w:docGrid w:linePitch="360"/>
        </w:sectPr>
      </w:pPr>
    </w:p>
    <w:p w14:paraId="27EDA243" w14:textId="77777777" w:rsidR="00BA63BC" w:rsidRPr="00BA156B" w:rsidRDefault="00BA63BC" w:rsidP="00BA63BC">
      <w:pPr>
        <w:spacing w:line="360" w:lineRule="auto"/>
        <w:jc w:val="center"/>
        <w:rPr>
          <w:ins w:id="1545" w:author="Regina Casanova" w:date="2018-07-07T15:18:00Z"/>
          <w:rFonts w:cs="Times New Roman"/>
          <w:b/>
          <w:lang w:val="es-PE"/>
        </w:rPr>
      </w:pPr>
      <w:ins w:id="1546" w:author="Regina Casanova" w:date="2018-07-07T15:18:00Z">
        <w:r w:rsidRPr="00BA156B">
          <w:rPr>
            <w:rFonts w:cs="Times New Roman"/>
            <w:b/>
            <w:lang w:val="es-PE"/>
          </w:rPr>
          <w:lastRenderedPageBreak/>
          <w:t>Tabla de requerimientos</w:t>
        </w:r>
      </w:ins>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BA63BC" w:rsidRPr="00BA156B" w14:paraId="27BE0B4E" w14:textId="77777777" w:rsidTr="00312225">
        <w:trPr>
          <w:ins w:id="1547"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62769F4E" w14:textId="115D8EBC" w:rsidR="00BA63BC" w:rsidRPr="00BA156B" w:rsidRDefault="00BA63BC" w:rsidP="00312225">
            <w:pPr>
              <w:autoSpaceDE w:val="0"/>
              <w:autoSpaceDN w:val="0"/>
              <w:adjustRightInd w:val="0"/>
              <w:spacing w:line="360" w:lineRule="atLeast"/>
              <w:rPr>
                <w:ins w:id="1548" w:author="Regina Casanova" w:date="2018-07-07T15:18:00Z"/>
                <w:rFonts w:cs="Times New Roman"/>
                <w:b/>
                <w:bCs/>
                <w:color w:val="000000"/>
                <w:lang w:val="es-PE"/>
              </w:rPr>
            </w:pPr>
            <w:ins w:id="1549" w:author="Regina Casanova" w:date="2018-07-07T15:18:00Z">
              <w:del w:id="1550" w:author="USER" w:date="2018-07-09T15:25:00Z">
                <w:r w:rsidRPr="00BA156B" w:rsidDel="00EC3670">
                  <w:rPr>
                    <w:rFonts w:cs="Times New Roman"/>
                    <w:b/>
                    <w:bCs/>
                    <w:color w:val="000000"/>
                    <w:lang w:val="es-PE"/>
                  </w:rPr>
                  <w:delText>Nº</w:delText>
                </w:r>
              </w:del>
            </w:ins>
            <w:ins w:id="1551" w:author="USER" w:date="2018-07-09T15:25:00Z">
              <w:r w:rsidR="00EC3670" w:rsidRPr="00BA156B">
                <w:rPr>
                  <w:rFonts w:cs="Times New Roman"/>
                  <w:b/>
                  <w:bCs/>
                  <w:color w:val="000000"/>
                  <w:lang w:val="es-PE"/>
                </w:rPr>
                <w:t>N.º</w:t>
              </w:r>
            </w:ins>
          </w:p>
        </w:tc>
        <w:tc>
          <w:tcPr>
            <w:tcW w:w="1715" w:type="dxa"/>
            <w:tcBorders>
              <w:top w:val="single" w:sz="8" w:space="0" w:color="000000"/>
              <w:bottom w:val="single" w:sz="8" w:space="0" w:color="000000"/>
              <w:right w:val="single" w:sz="8" w:space="0" w:color="000000"/>
            </w:tcBorders>
            <w:shd w:val="clear" w:color="auto" w:fill="A5B9E1"/>
            <w:vAlign w:val="bottom"/>
          </w:tcPr>
          <w:p w14:paraId="7BCA71A9" w14:textId="77777777" w:rsidR="00BA63BC" w:rsidRPr="00BA156B" w:rsidRDefault="00BA63BC" w:rsidP="00312225">
            <w:pPr>
              <w:autoSpaceDE w:val="0"/>
              <w:autoSpaceDN w:val="0"/>
              <w:adjustRightInd w:val="0"/>
              <w:spacing w:line="360" w:lineRule="atLeast"/>
              <w:rPr>
                <w:ins w:id="1552" w:author="Regina Casanova" w:date="2018-07-07T15:18:00Z"/>
                <w:rFonts w:cs="Times New Roman"/>
                <w:b/>
                <w:bCs/>
                <w:color w:val="000000"/>
                <w:lang w:val="es-PE"/>
              </w:rPr>
            </w:pPr>
            <w:ins w:id="1553" w:author="Regina Casanova" w:date="2018-07-07T15:18:00Z">
              <w:r w:rsidRPr="00BA156B">
                <w:rPr>
                  <w:rFonts w:cs="Times New Roman"/>
                  <w:b/>
                  <w:bCs/>
                  <w:color w:val="000000"/>
                  <w:lang w:val="es-PE"/>
                </w:rPr>
                <w:t>Tipo de Usuario</w:t>
              </w:r>
            </w:ins>
          </w:p>
        </w:tc>
        <w:tc>
          <w:tcPr>
            <w:tcW w:w="2501" w:type="dxa"/>
            <w:tcBorders>
              <w:top w:val="single" w:sz="8" w:space="0" w:color="000000"/>
              <w:bottom w:val="single" w:sz="8" w:space="0" w:color="000000"/>
              <w:right w:val="single" w:sz="8" w:space="0" w:color="000000"/>
            </w:tcBorders>
            <w:shd w:val="clear" w:color="auto" w:fill="A5B9E1"/>
            <w:vAlign w:val="bottom"/>
          </w:tcPr>
          <w:p w14:paraId="20776A0A" w14:textId="77777777" w:rsidR="00BA63BC" w:rsidRPr="00BA156B" w:rsidRDefault="00BA63BC" w:rsidP="00312225">
            <w:pPr>
              <w:autoSpaceDE w:val="0"/>
              <w:autoSpaceDN w:val="0"/>
              <w:adjustRightInd w:val="0"/>
              <w:spacing w:line="360" w:lineRule="atLeast"/>
              <w:rPr>
                <w:ins w:id="1554" w:author="Regina Casanova" w:date="2018-07-07T15:18:00Z"/>
                <w:rFonts w:cs="Times New Roman"/>
                <w:b/>
                <w:bCs/>
                <w:color w:val="000000"/>
                <w:lang w:val="es-PE"/>
              </w:rPr>
            </w:pPr>
            <w:ins w:id="1555" w:author="Regina Casanova" w:date="2018-07-07T15:18:00Z">
              <w:r w:rsidRPr="00BA156B">
                <w:rPr>
                  <w:rFonts w:cs="Times New Roman"/>
                  <w:b/>
                  <w:bCs/>
                  <w:color w:val="000000"/>
                  <w:lang w:val="es-PE"/>
                </w:rPr>
                <w:t>Requerimiento</w:t>
              </w:r>
            </w:ins>
          </w:p>
        </w:tc>
        <w:tc>
          <w:tcPr>
            <w:tcW w:w="5380" w:type="dxa"/>
            <w:tcBorders>
              <w:top w:val="single" w:sz="8" w:space="0" w:color="000000"/>
              <w:bottom w:val="single" w:sz="8" w:space="0" w:color="000000"/>
              <w:right w:val="single" w:sz="8" w:space="0" w:color="000000"/>
            </w:tcBorders>
            <w:shd w:val="clear" w:color="auto" w:fill="A5B9E1"/>
            <w:vAlign w:val="bottom"/>
          </w:tcPr>
          <w:p w14:paraId="202BCF09" w14:textId="77777777" w:rsidR="00BA63BC" w:rsidRPr="00BA156B" w:rsidRDefault="00BA63BC" w:rsidP="00312225">
            <w:pPr>
              <w:autoSpaceDE w:val="0"/>
              <w:autoSpaceDN w:val="0"/>
              <w:adjustRightInd w:val="0"/>
              <w:spacing w:line="360" w:lineRule="atLeast"/>
              <w:rPr>
                <w:ins w:id="1556" w:author="Regina Casanova" w:date="2018-07-07T15:18:00Z"/>
                <w:rFonts w:cs="Times New Roman"/>
                <w:b/>
                <w:bCs/>
                <w:color w:val="000000"/>
                <w:lang w:val="es-PE"/>
              </w:rPr>
            </w:pPr>
            <w:ins w:id="1557" w:author="Regina Casanova" w:date="2018-07-07T15:18:00Z">
              <w:r w:rsidRPr="00BA156B">
                <w:rPr>
                  <w:rFonts w:cs="Times New Roman"/>
                  <w:b/>
                  <w:bCs/>
                  <w:color w:val="000000"/>
                  <w:lang w:val="es-PE"/>
                </w:rPr>
                <w:t>Historia de Usuario</w:t>
              </w:r>
            </w:ins>
          </w:p>
        </w:tc>
        <w:tc>
          <w:tcPr>
            <w:tcW w:w="2341" w:type="dxa"/>
            <w:tcBorders>
              <w:top w:val="single" w:sz="8" w:space="0" w:color="000000"/>
              <w:bottom w:val="single" w:sz="8" w:space="0" w:color="000000"/>
              <w:right w:val="single" w:sz="8" w:space="0" w:color="000000"/>
            </w:tcBorders>
            <w:shd w:val="clear" w:color="auto" w:fill="A5B9E1"/>
            <w:vAlign w:val="bottom"/>
          </w:tcPr>
          <w:p w14:paraId="4BB25819" w14:textId="77777777" w:rsidR="00BA63BC" w:rsidRPr="00BA156B" w:rsidRDefault="00BA63BC" w:rsidP="00312225">
            <w:pPr>
              <w:autoSpaceDE w:val="0"/>
              <w:autoSpaceDN w:val="0"/>
              <w:adjustRightInd w:val="0"/>
              <w:spacing w:line="360" w:lineRule="atLeast"/>
              <w:rPr>
                <w:ins w:id="1558" w:author="Regina Casanova" w:date="2018-07-07T15:18:00Z"/>
                <w:rFonts w:cs="Times New Roman"/>
                <w:b/>
                <w:bCs/>
                <w:color w:val="000000"/>
                <w:lang w:val="es-PE"/>
              </w:rPr>
            </w:pPr>
            <w:ins w:id="1559" w:author="Regina Casanova" w:date="2018-07-07T15:18:00Z">
              <w:r w:rsidRPr="00BA156B">
                <w:rPr>
                  <w:rFonts w:cs="Times New Roman"/>
                  <w:b/>
                  <w:bCs/>
                  <w:color w:val="000000"/>
                  <w:lang w:val="es-PE"/>
                </w:rPr>
                <w:t>Características de Diseño</w:t>
              </w:r>
            </w:ins>
          </w:p>
        </w:tc>
        <w:tc>
          <w:tcPr>
            <w:tcW w:w="1559" w:type="dxa"/>
            <w:tcBorders>
              <w:top w:val="single" w:sz="8" w:space="0" w:color="000000"/>
              <w:bottom w:val="single" w:sz="8" w:space="0" w:color="000000"/>
              <w:right w:val="single" w:sz="8" w:space="0" w:color="000000"/>
            </w:tcBorders>
            <w:shd w:val="clear" w:color="auto" w:fill="A5B9E1"/>
            <w:vAlign w:val="bottom"/>
          </w:tcPr>
          <w:p w14:paraId="13EA8A08" w14:textId="77777777" w:rsidR="00BA63BC" w:rsidRPr="00BA156B" w:rsidRDefault="00BA63BC" w:rsidP="00312225">
            <w:pPr>
              <w:autoSpaceDE w:val="0"/>
              <w:autoSpaceDN w:val="0"/>
              <w:adjustRightInd w:val="0"/>
              <w:spacing w:line="360" w:lineRule="atLeast"/>
              <w:ind w:right="395"/>
              <w:rPr>
                <w:ins w:id="1560" w:author="Regina Casanova" w:date="2018-07-07T15:18:00Z"/>
                <w:rFonts w:cs="Times New Roman"/>
                <w:b/>
                <w:bCs/>
                <w:color w:val="000000"/>
                <w:lang w:val="es-PE"/>
              </w:rPr>
            </w:pPr>
            <w:ins w:id="1561" w:author="Regina Casanova" w:date="2018-07-07T15:18:00Z">
              <w:r w:rsidRPr="00BA156B">
                <w:rPr>
                  <w:rFonts w:cs="Times New Roman"/>
                  <w:b/>
                  <w:bCs/>
                  <w:color w:val="000000"/>
                  <w:lang w:val="es-PE"/>
                </w:rPr>
                <w:t>Prioridad</w:t>
              </w:r>
            </w:ins>
          </w:p>
        </w:tc>
      </w:tr>
      <w:tr w:rsidR="00BA63BC" w:rsidRPr="00BA156B" w14:paraId="13835352" w14:textId="77777777" w:rsidTr="00312225">
        <w:tblPrEx>
          <w:tblBorders>
            <w:top w:val="none" w:sz="0" w:space="0" w:color="auto"/>
          </w:tblBorders>
        </w:tblPrEx>
        <w:trPr>
          <w:ins w:id="1562" w:author="Regina Casanova" w:date="2018-07-07T15:18:00Z"/>
        </w:trPr>
        <w:tc>
          <w:tcPr>
            <w:tcW w:w="504" w:type="dxa"/>
            <w:tcBorders>
              <w:left w:val="single" w:sz="8" w:space="0" w:color="000000"/>
              <w:bottom w:val="single" w:sz="8" w:space="0" w:color="000000"/>
              <w:right w:val="single" w:sz="8" w:space="0" w:color="000000"/>
            </w:tcBorders>
            <w:vAlign w:val="bottom"/>
          </w:tcPr>
          <w:p w14:paraId="40C4843B" w14:textId="77777777" w:rsidR="00BA63BC" w:rsidRPr="00BA156B" w:rsidRDefault="00BA63BC" w:rsidP="00312225">
            <w:pPr>
              <w:autoSpaceDE w:val="0"/>
              <w:autoSpaceDN w:val="0"/>
              <w:adjustRightInd w:val="0"/>
              <w:spacing w:line="360" w:lineRule="atLeast"/>
              <w:jc w:val="right"/>
              <w:rPr>
                <w:ins w:id="1563" w:author="Regina Casanova" w:date="2018-07-07T15:18:00Z"/>
                <w:rFonts w:cs="Times New Roman"/>
                <w:color w:val="000000"/>
                <w:lang w:val="es-PE"/>
              </w:rPr>
            </w:pPr>
            <w:ins w:id="1564" w:author="Regina Casanova" w:date="2018-07-07T15:18:00Z">
              <w:r w:rsidRPr="00BA156B">
                <w:rPr>
                  <w:rFonts w:cs="Times New Roman"/>
                  <w:color w:val="000000"/>
                  <w:lang w:val="es-PE"/>
                </w:rPr>
                <w:t>1</w:t>
              </w:r>
            </w:ins>
          </w:p>
        </w:tc>
        <w:tc>
          <w:tcPr>
            <w:tcW w:w="1715" w:type="dxa"/>
            <w:tcBorders>
              <w:bottom w:val="single" w:sz="8" w:space="0" w:color="000000"/>
              <w:right w:val="single" w:sz="8" w:space="0" w:color="000000"/>
            </w:tcBorders>
            <w:vAlign w:val="bottom"/>
          </w:tcPr>
          <w:p w14:paraId="4E119D8E" w14:textId="77777777" w:rsidR="00BA63BC" w:rsidRPr="00BA156B" w:rsidRDefault="00BA63BC" w:rsidP="00312225">
            <w:pPr>
              <w:autoSpaceDE w:val="0"/>
              <w:autoSpaceDN w:val="0"/>
              <w:adjustRightInd w:val="0"/>
              <w:spacing w:line="360" w:lineRule="atLeast"/>
              <w:rPr>
                <w:ins w:id="1565" w:author="Regina Casanova" w:date="2018-07-07T15:18:00Z"/>
                <w:rFonts w:cs="Times New Roman"/>
                <w:color w:val="000000"/>
                <w:lang w:val="es-PE"/>
              </w:rPr>
            </w:pPr>
            <w:ins w:id="1566"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4D62D6D" w14:textId="77777777" w:rsidR="00BA63BC" w:rsidRPr="00BA156B" w:rsidRDefault="00BA63BC" w:rsidP="00312225">
            <w:pPr>
              <w:autoSpaceDE w:val="0"/>
              <w:autoSpaceDN w:val="0"/>
              <w:adjustRightInd w:val="0"/>
              <w:spacing w:line="360" w:lineRule="atLeast"/>
              <w:rPr>
                <w:ins w:id="1567" w:author="Regina Casanova" w:date="2018-07-07T15:18:00Z"/>
                <w:rFonts w:cs="Times New Roman"/>
                <w:color w:val="000000"/>
                <w:lang w:val="es-PE"/>
              </w:rPr>
            </w:pPr>
            <w:ins w:id="1568" w:author="Regina Casanova" w:date="2018-07-07T15:18:00Z">
              <w:r w:rsidRPr="00BA156B">
                <w:rPr>
                  <w:rFonts w:cs="Times New Roman"/>
                  <w:color w:val="000000"/>
                  <w:lang w:val="es-PE"/>
                </w:rPr>
                <w:t>Motivos de reclamos</w:t>
              </w:r>
            </w:ins>
          </w:p>
        </w:tc>
        <w:tc>
          <w:tcPr>
            <w:tcW w:w="5380" w:type="dxa"/>
            <w:tcBorders>
              <w:bottom w:val="single" w:sz="8" w:space="0" w:color="000000"/>
              <w:right w:val="single" w:sz="8" w:space="0" w:color="000000"/>
            </w:tcBorders>
            <w:vAlign w:val="bottom"/>
          </w:tcPr>
          <w:p w14:paraId="77996418" w14:textId="77777777" w:rsidR="00BA63BC" w:rsidRPr="00BA156B" w:rsidRDefault="00BA63BC" w:rsidP="00312225">
            <w:pPr>
              <w:autoSpaceDE w:val="0"/>
              <w:autoSpaceDN w:val="0"/>
              <w:adjustRightInd w:val="0"/>
              <w:spacing w:line="360" w:lineRule="atLeast"/>
              <w:rPr>
                <w:ins w:id="1569" w:author="Regina Casanova" w:date="2018-07-07T15:18:00Z"/>
                <w:rFonts w:cs="Times New Roman"/>
                <w:color w:val="000000"/>
                <w:lang w:val="es-PE"/>
              </w:rPr>
            </w:pPr>
            <w:ins w:id="1570" w:author="Regina Casanova" w:date="2018-07-07T15:18:00Z">
              <w:r>
                <w:rPr>
                  <w:rFonts w:cs="Times New Roman"/>
                  <w:color w:val="000000"/>
                  <w:lang w:val="es-PE"/>
                </w:rPr>
                <w:t>Co</w:t>
              </w:r>
              <w:r w:rsidRPr="00BA156B">
                <w:rPr>
                  <w:rFonts w:cs="Times New Roman"/>
                  <w:color w:val="000000"/>
                  <w:lang w:val="es-PE"/>
                </w:rPr>
                <w:t>mo trabajador administrativo de SUSALUD quiero conocer los motivos de los reclamos para saber dónde proponer mejoras</w:t>
              </w:r>
            </w:ins>
          </w:p>
        </w:tc>
        <w:tc>
          <w:tcPr>
            <w:tcW w:w="2341" w:type="dxa"/>
            <w:tcBorders>
              <w:bottom w:val="single" w:sz="8" w:space="0" w:color="000000"/>
              <w:right w:val="single" w:sz="8" w:space="0" w:color="000000"/>
            </w:tcBorders>
            <w:vAlign w:val="bottom"/>
          </w:tcPr>
          <w:p w14:paraId="52A1E115" w14:textId="77777777" w:rsidR="00BA63BC" w:rsidRPr="00BA156B" w:rsidRDefault="00BA63BC" w:rsidP="00312225">
            <w:pPr>
              <w:autoSpaceDE w:val="0"/>
              <w:autoSpaceDN w:val="0"/>
              <w:adjustRightInd w:val="0"/>
              <w:spacing w:line="360" w:lineRule="atLeast"/>
              <w:rPr>
                <w:ins w:id="1571" w:author="Regina Casanova" w:date="2018-07-07T15:18:00Z"/>
                <w:rFonts w:cs="Times New Roman"/>
                <w:color w:val="000000"/>
                <w:lang w:val="es-PE"/>
              </w:rPr>
            </w:pPr>
            <w:ins w:id="1572" w:author="Regina Casanova" w:date="2018-07-07T15:18:00Z">
              <w:r w:rsidRPr="00BA156B">
                <w:rPr>
                  <w:rFonts w:cs="Times New Roman"/>
                  <w:color w:val="000000"/>
                  <w:lang w:val="es-PE"/>
                </w:rPr>
                <w:t>Gráficos por tipo de reclamo (pie chart)</w:t>
              </w:r>
            </w:ins>
          </w:p>
        </w:tc>
        <w:tc>
          <w:tcPr>
            <w:tcW w:w="1559" w:type="dxa"/>
            <w:tcBorders>
              <w:bottom w:val="single" w:sz="8" w:space="0" w:color="000000"/>
              <w:right w:val="single" w:sz="8" w:space="0" w:color="000000"/>
            </w:tcBorders>
            <w:vAlign w:val="bottom"/>
          </w:tcPr>
          <w:p w14:paraId="2744BFEB" w14:textId="77777777" w:rsidR="00BA63BC" w:rsidRPr="00BA156B" w:rsidRDefault="00BA63BC" w:rsidP="00312225">
            <w:pPr>
              <w:autoSpaceDE w:val="0"/>
              <w:autoSpaceDN w:val="0"/>
              <w:adjustRightInd w:val="0"/>
              <w:spacing w:line="360" w:lineRule="atLeast"/>
              <w:rPr>
                <w:ins w:id="1573" w:author="Regina Casanova" w:date="2018-07-07T15:18:00Z"/>
                <w:rFonts w:cs="Times New Roman"/>
                <w:color w:val="000000"/>
                <w:lang w:val="es-PE"/>
              </w:rPr>
            </w:pPr>
            <w:ins w:id="1574" w:author="Regina Casanova" w:date="2018-07-07T15:18:00Z">
              <w:r w:rsidRPr="00BA156B">
                <w:rPr>
                  <w:rFonts w:cs="Times New Roman"/>
                  <w:color w:val="000000"/>
                  <w:lang w:val="es-PE"/>
                </w:rPr>
                <w:t>Alto - 3</w:t>
              </w:r>
            </w:ins>
          </w:p>
        </w:tc>
      </w:tr>
      <w:tr w:rsidR="00BA63BC" w:rsidRPr="00BA156B" w14:paraId="0DB3D699" w14:textId="77777777" w:rsidTr="00312225">
        <w:tblPrEx>
          <w:tblBorders>
            <w:top w:val="none" w:sz="0" w:space="0" w:color="auto"/>
          </w:tblBorders>
        </w:tblPrEx>
        <w:trPr>
          <w:ins w:id="157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02610" w14:textId="77777777" w:rsidR="00BA63BC" w:rsidRPr="00BA156B" w:rsidRDefault="00BA63BC" w:rsidP="00312225">
            <w:pPr>
              <w:autoSpaceDE w:val="0"/>
              <w:autoSpaceDN w:val="0"/>
              <w:adjustRightInd w:val="0"/>
              <w:spacing w:line="360" w:lineRule="atLeast"/>
              <w:jc w:val="right"/>
              <w:rPr>
                <w:ins w:id="1576" w:author="Regina Casanova" w:date="2018-07-07T15:18:00Z"/>
                <w:rFonts w:cs="Times New Roman"/>
                <w:color w:val="000000"/>
                <w:lang w:val="es-PE"/>
              </w:rPr>
            </w:pPr>
            <w:ins w:id="1577" w:author="Regina Casanova" w:date="2018-07-07T15:18:00Z">
              <w:r w:rsidRPr="00BA156B">
                <w:rPr>
                  <w:rFonts w:cs="Times New Roman"/>
                  <w:color w:val="000000"/>
                  <w:lang w:val="es-PE"/>
                </w:rPr>
                <w:t>2</w:t>
              </w:r>
            </w:ins>
          </w:p>
        </w:tc>
        <w:tc>
          <w:tcPr>
            <w:tcW w:w="1715" w:type="dxa"/>
            <w:tcBorders>
              <w:bottom w:val="single" w:sz="8" w:space="0" w:color="000000"/>
              <w:right w:val="single" w:sz="8" w:space="0" w:color="000000"/>
            </w:tcBorders>
            <w:shd w:val="clear" w:color="auto" w:fill="E1E0E0"/>
            <w:vAlign w:val="bottom"/>
          </w:tcPr>
          <w:p w14:paraId="5C611345" w14:textId="77777777" w:rsidR="00BA63BC" w:rsidRPr="00BA156B" w:rsidRDefault="00BA63BC" w:rsidP="00312225">
            <w:pPr>
              <w:autoSpaceDE w:val="0"/>
              <w:autoSpaceDN w:val="0"/>
              <w:adjustRightInd w:val="0"/>
              <w:spacing w:line="360" w:lineRule="atLeast"/>
              <w:rPr>
                <w:ins w:id="1578" w:author="Regina Casanova" w:date="2018-07-07T15:18:00Z"/>
                <w:rFonts w:cs="Times New Roman"/>
                <w:color w:val="000000"/>
                <w:lang w:val="es-PE"/>
              </w:rPr>
            </w:pPr>
            <w:ins w:id="1579"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132D27A5" w14:textId="77777777" w:rsidR="00BA63BC" w:rsidRPr="00BA156B" w:rsidRDefault="00BA63BC" w:rsidP="00312225">
            <w:pPr>
              <w:autoSpaceDE w:val="0"/>
              <w:autoSpaceDN w:val="0"/>
              <w:adjustRightInd w:val="0"/>
              <w:spacing w:line="360" w:lineRule="atLeast"/>
              <w:rPr>
                <w:ins w:id="1580" w:author="Regina Casanova" w:date="2018-07-07T15:18:00Z"/>
                <w:rFonts w:cs="Times New Roman"/>
                <w:color w:val="000000"/>
                <w:lang w:val="es-PE"/>
              </w:rPr>
            </w:pPr>
            <w:ins w:id="1581" w:author="Regina Casanova" w:date="2018-07-07T15:18:00Z">
              <w:r w:rsidRPr="00BA156B">
                <w:rPr>
                  <w:rFonts w:cs="Times New Roman"/>
                  <w:color w:val="000000"/>
                  <w:lang w:val="es-PE"/>
                </w:rPr>
                <w:t>Inclusivo (gente con otras lenguas y discapacitadas)</w:t>
              </w:r>
            </w:ins>
          </w:p>
        </w:tc>
        <w:tc>
          <w:tcPr>
            <w:tcW w:w="5380" w:type="dxa"/>
            <w:tcBorders>
              <w:bottom w:val="single" w:sz="8" w:space="0" w:color="000000"/>
              <w:right w:val="single" w:sz="8" w:space="0" w:color="000000"/>
            </w:tcBorders>
            <w:shd w:val="clear" w:color="auto" w:fill="E1E0E0"/>
            <w:vAlign w:val="bottom"/>
          </w:tcPr>
          <w:p w14:paraId="465695CB" w14:textId="77777777" w:rsidR="00BA63BC" w:rsidRPr="00BA156B" w:rsidRDefault="00BA63BC" w:rsidP="00312225">
            <w:pPr>
              <w:autoSpaceDE w:val="0"/>
              <w:autoSpaceDN w:val="0"/>
              <w:adjustRightInd w:val="0"/>
              <w:spacing w:line="360" w:lineRule="atLeast"/>
              <w:rPr>
                <w:ins w:id="1582" w:author="Regina Casanova" w:date="2018-07-07T15:18:00Z"/>
                <w:rFonts w:cs="Times New Roman"/>
                <w:color w:val="000000"/>
                <w:lang w:val="es-PE"/>
              </w:rPr>
            </w:pPr>
            <w:ins w:id="1583"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este </w:t>
              </w:r>
              <w:r>
                <w:rPr>
                  <w:rFonts w:cs="Times New Roman"/>
                  <w:color w:val="000000"/>
                  <w:lang w:val="es-PE"/>
                </w:rPr>
                <w:t>software</w:t>
              </w:r>
              <w:r w:rsidRPr="00BA156B">
                <w:rPr>
                  <w:rFonts w:cs="Times New Roman"/>
                  <w:color w:val="000000"/>
                  <w:lang w:val="es-PE"/>
                </w:rPr>
                <w:t xml:space="preserve"> sea inclusivo para poder incluir a todos los ciudadanos</w:t>
              </w:r>
            </w:ins>
          </w:p>
        </w:tc>
        <w:tc>
          <w:tcPr>
            <w:tcW w:w="2341" w:type="dxa"/>
            <w:tcBorders>
              <w:bottom w:val="single" w:sz="8" w:space="0" w:color="000000"/>
              <w:right w:val="single" w:sz="8" w:space="0" w:color="000000"/>
            </w:tcBorders>
            <w:shd w:val="clear" w:color="auto" w:fill="E1E0E0"/>
            <w:vAlign w:val="bottom"/>
          </w:tcPr>
          <w:p w14:paraId="02BD7713" w14:textId="77777777" w:rsidR="00BA63BC" w:rsidRPr="00BA156B" w:rsidRDefault="00BA63BC" w:rsidP="00312225">
            <w:pPr>
              <w:autoSpaceDE w:val="0"/>
              <w:autoSpaceDN w:val="0"/>
              <w:adjustRightInd w:val="0"/>
              <w:spacing w:line="360" w:lineRule="atLeast"/>
              <w:rPr>
                <w:ins w:id="1584" w:author="Regina Casanova" w:date="2018-07-07T15:18:00Z"/>
                <w:rFonts w:cs="Times New Roman"/>
                <w:color w:val="000000"/>
                <w:lang w:val="es-PE"/>
              </w:rPr>
            </w:pPr>
            <w:ins w:id="1585" w:author="Regina Casanova" w:date="2018-07-07T15:18:00Z">
              <w:r w:rsidRPr="00BA156B">
                <w:rPr>
                  <w:rFonts w:cs="Times New Roman"/>
                  <w:color w:val="000000"/>
                  <w:lang w:val="es-PE"/>
                </w:rPr>
                <w:t>Gestión de contenido para diversos idiomas</w:t>
              </w:r>
            </w:ins>
          </w:p>
        </w:tc>
        <w:tc>
          <w:tcPr>
            <w:tcW w:w="1559" w:type="dxa"/>
            <w:tcBorders>
              <w:bottom w:val="single" w:sz="8" w:space="0" w:color="000000"/>
              <w:right w:val="single" w:sz="8" w:space="0" w:color="000000"/>
            </w:tcBorders>
            <w:shd w:val="clear" w:color="auto" w:fill="E1E0E0"/>
            <w:vAlign w:val="bottom"/>
          </w:tcPr>
          <w:p w14:paraId="398DBDB7" w14:textId="77777777" w:rsidR="00BA63BC" w:rsidRPr="00BA156B" w:rsidRDefault="00BA63BC" w:rsidP="00312225">
            <w:pPr>
              <w:autoSpaceDE w:val="0"/>
              <w:autoSpaceDN w:val="0"/>
              <w:adjustRightInd w:val="0"/>
              <w:spacing w:line="360" w:lineRule="atLeast"/>
              <w:rPr>
                <w:ins w:id="1586" w:author="Regina Casanova" w:date="2018-07-07T15:18:00Z"/>
                <w:rFonts w:cs="Times New Roman"/>
                <w:color w:val="000000"/>
                <w:lang w:val="es-PE"/>
              </w:rPr>
            </w:pPr>
            <w:ins w:id="1587" w:author="Regina Casanova" w:date="2018-07-07T15:18:00Z">
              <w:r w:rsidRPr="00BA156B">
                <w:rPr>
                  <w:rFonts w:cs="Times New Roman"/>
                  <w:color w:val="000000"/>
                  <w:lang w:val="es-PE"/>
                </w:rPr>
                <w:t>Medio - 2</w:t>
              </w:r>
            </w:ins>
          </w:p>
        </w:tc>
      </w:tr>
      <w:tr w:rsidR="00BA63BC" w:rsidRPr="00BA156B" w14:paraId="2686F422" w14:textId="77777777" w:rsidTr="00312225">
        <w:tblPrEx>
          <w:tblBorders>
            <w:top w:val="none" w:sz="0" w:space="0" w:color="auto"/>
          </w:tblBorders>
        </w:tblPrEx>
        <w:trPr>
          <w:ins w:id="1588" w:author="Regina Casanova" w:date="2018-07-07T15:18:00Z"/>
        </w:trPr>
        <w:tc>
          <w:tcPr>
            <w:tcW w:w="504" w:type="dxa"/>
            <w:tcBorders>
              <w:left w:val="single" w:sz="8" w:space="0" w:color="000000"/>
              <w:bottom w:val="single" w:sz="8" w:space="0" w:color="000000"/>
              <w:right w:val="single" w:sz="8" w:space="0" w:color="000000"/>
            </w:tcBorders>
            <w:vAlign w:val="bottom"/>
          </w:tcPr>
          <w:p w14:paraId="473C7024" w14:textId="77777777" w:rsidR="00BA63BC" w:rsidRPr="00BA156B" w:rsidRDefault="00BA63BC" w:rsidP="00312225">
            <w:pPr>
              <w:autoSpaceDE w:val="0"/>
              <w:autoSpaceDN w:val="0"/>
              <w:adjustRightInd w:val="0"/>
              <w:spacing w:line="360" w:lineRule="atLeast"/>
              <w:jc w:val="right"/>
              <w:rPr>
                <w:ins w:id="1589" w:author="Regina Casanova" w:date="2018-07-07T15:18:00Z"/>
                <w:rFonts w:cs="Times New Roman"/>
                <w:color w:val="000000"/>
                <w:lang w:val="es-PE"/>
              </w:rPr>
            </w:pPr>
            <w:ins w:id="1590" w:author="Regina Casanova" w:date="2018-07-07T15:18:00Z">
              <w:r w:rsidRPr="00BA156B">
                <w:rPr>
                  <w:rFonts w:cs="Times New Roman"/>
                  <w:color w:val="000000"/>
                  <w:lang w:val="es-PE"/>
                </w:rPr>
                <w:t>3</w:t>
              </w:r>
            </w:ins>
          </w:p>
        </w:tc>
        <w:tc>
          <w:tcPr>
            <w:tcW w:w="1715" w:type="dxa"/>
            <w:tcBorders>
              <w:bottom w:val="single" w:sz="8" w:space="0" w:color="000000"/>
              <w:right w:val="single" w:sz="8" w:space="0" w:color="000000"/>
            </w:tcBorders>
            <w:vAlign w:val="bottom"/>
          </w:tcPr>
          <w:p w14:paraId="74A6F6A2" w14:textId="77777777" w:rsidR="00BA63BC" w:rsidRPr="00BA156B" w:rsidRDefault="00BA63BC" w:rsidP="00312225">
            <w:pPr>
              <w:autoSpaceDE w:val="0"/>
              <w:autoSpaceDN w:val="0"/>
              <w:adjustRightInd w:val="0"/>
              <w:spacing w:line="360" w:lineRule="atLeast"/>
              <w:rPr>
                <w:ins w:id="1591" w:author="Regina Casanova" w:date="2018-07-07T15:18:00Z"/>
                <w:rFonts w:cs="Times New Roman"/>
                <w:color w:val="000000"/>
                <w:lang w:val="es-PE"/>
              </w:rPr>
            </w:pPr>
            <w:ins w:id="1592"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445091B9" w14:textId="77777777" w:rsidR="00BA63BC" w:rsidRPr="00BA156B" w:rsidRDefault="00BA63BC" w:rsidP="00312225">
            <w:pPr>
              <w:autoSpaceDE w:val="0"/>
              <w:autoSpaceDN w:val="0"/>
              <w:adjustRightInd w:val="0"/>
              <w:spacing w:line="360" w:lineRule="atLeast"/>
              <w:rPr>
                <w:ins w:id="1593" w:author="Regina Casanova" w:date="2018-07-07T15:18:00Z"/>
                <w:rFonts w:cs="Times New Roman"/>
                <w:color w:val="000000"/>
                <w:lang w:val="es-PE"/>
              </w:rPr>
            </w:pPr>
            <w:ins w:id="1594" w:author="Regina Casanova" w:date="2018-07-07T15:18:00Z">
              <w:r w:rsidRPr="00BA156B">
                <w:rPr>
                  <w:rFonts w:cs="Times New Roman"/>
                  <w:color w:val="000000"/>
                  <w:lang w:val="es-PE"/>
                </w:rPr>
                <w:t>Respuestas no específicas sino en general</w:t>
              </w:r>
            </w:ins>
          </w:p>
        </w:tc>
        <w:tc>
          <w:tcPr>
            <w:tcW w:w="5380" w:type="dxa"/>
            <w:tcBorders>
              <w:bottom w:val="single" w:sz="8" w:space="0" w:color="000000"/>
              <w:right w:val="single" w:sz="8" w:space="0" w:color="000000"/>
            </w:tcBorders>
            <w:vAlign w:val="bottom"/>
          </w:tcPr>
          <w:p w14:paraId="61F33D32" w14:textId="77777777" w:rsidR="00BA63BC" w:rsidRPr="00BA156B" w:rsidRDefault="00BA63BC" w:rsidP="00312225">
            <w:pPr>
              <w:autoSpaceDE w:val="0"/>
              <w:autoSpaceDN w:val="0"/>
              <w:adjustRightInd w:val="0"/>
              <w:spacing w:line="360" w:lineRule="atLeast"/>
              <w:rPr>
                <w:ins w:id="1595" w:author="Regina Casanova" w:date="2018-07-07T15:18:00Z"/>
                <w:rFonts w:cs="Times New Roman"/>
                <w:color w:val="000000"/>
                <w:lang w:val="es-PE"/>
              </w:rPr>
            </w:pPr>
            <w:ins w:id="1596" w:author="Regina Casanova" w:date="2018-07-07T15:18:00Z">
              <w:r>
                <w:rPr>
                  <w:rFonts w:cs="Times New Roman"/>
                  <w:color w:val="000000"/>
                  <w:lang w:val="es-PE"/>
                </w:rPr>
                <w:t>Co</w:t>
              </w:r>
              <w:r w:rsidRPr="00BA156B">
                <w:rPr>
                  <w:rFonts w:cs="Times New Roman"/>
                  <w:color w:val="000000"/>
                  <w:lang w:val="es-PE"/>
                </w:rPr>
                <w:t>mo trabajador administrativo de SUSALUD quiero que se implementen mejoras para todos los ciudadanos para poder mejorar el servicio de atención en salud</w:t>
              </w:r>
            </w:ins>
          </w:p>
        </w:tc>
        <w:tc>
          <w:tcPr>
            <w:tcW w:w="2341" w:type="dxa"/>
            <w:tcBorders>
              <w:bottom w:val="single" w:sz="8" w:space="0" w:color="000000"/>
              <w:right w:val="single" w:sz="8" w:space="0" w:color="000000"/>
            </w:tcBorders>
            <w:vAlign w:val="bottom"/>
          </w:tcPr>
          <w:p w14:paraId="4B7FA2F2" w14:textId="77777777" w:rsidR="00BA63BC" w:rsidRPr="00BA156B" w:rsidRDefault="00BA63BC" w:rsidP="00312225">
            <w:pPr>
              <w:autoSpaceDE w:val="0"/>
              <w:autoSpaceDN w:val="0"/>
              <w:adjustRightInd w:val="0"/>
              <w:spacing w:line="360" w:lineRule="atLeast"/>
              <w:rPr>
                <w:ins w:id="1597" w:author="Regina Casanova" w:date="2018-07-07T15:18:00Z"/>
                <w:rFonts w:cs="Times New Roman"/>
                <w:color w:val="000000"/>
                <w:lang w:val="es-PE"/>
              </w:rPr>
            </w:pPr>
            <w:ins w:id="1598" w:author="Regina Casanova" w:date="2018-07-07T15:18:00Z">
              <w:r w:rsidRPr="00BA156B">
                <w:rPr>
                  <w:rFonts w:cs="Times New Roman"/>
                  <w:color w:val="000000"/>
                  <w:lang w:val="es-PE"/>
                </w:rPr>
                <w:t>Análisis del reclamo para solución general sobre el tipo de reclamo</w:t>
              </w:r>
            </w:ins>
          </w:p>
        </w:tc>
        <w:tc>
          <w:tcPr>
            <w:tcW w:w="1559" w:type="dxa"/>
            <w:tcBorders>
              <w:bottom w:val="single" w:sz="8" w:space="0" w:color="000000"/>
              <w:right w:val="single" w:sz="8" w:space="0" w:color="000000"/>
            </w:tcBorders>
            <w:vAlign w:val="bottom"/>
          </w:tcPr>
          <w:p w14:paraId="7A9AFA72" w14:textId="77777777" w:rsidR="00BA63BC" w:rsidRPr="00BA156B" w:rsidRDefault="00BA63BC" w:rsidP="00312225">
            <w:pPr>
              <w:autoSpaceDE w:val="0"/>
              <w:autoSpaceDN w:val="0"/>
              <w:adjustRightInd w:val="0"/>
              <w:spacing w:line="360" w:lineRule="atLeast"/>
              <w:rPr>
                <w:ins w:id="1599" w:author="Regina Casanova" w:date="2018-07-07T15:18:00Z"/>
                <w:rFonts w:cs="Times New Roman"/>
                <w:color w:val="000000"/>
                <w:lang w:val="es-PE"/>
              </w:rPr>
            </w:pPr>
            <w:ins w:id="1600" w:author="Regina Casanova" w:date="2018-07-07T15:18:00Z">
              <w:r w:rsidRPr="00BA156B">
                <w:rPr>
                  <w:rFonts w:cs="Times New Roman"/>
                  <w:color w:val="000000"/>
                  <w:lang w:val="es-PE"/>
                </w:rPr>
                <w:t>Medio - 2</w:t>
              </w:r>
            </w:ins>
          </w:p>
        </w:tc>
      </w:tr>
      <w:tr w:rsidR="00BA63BC" w:rsidRPr="00BA156B" w14:paraId="2EDE3DFC" w14:textId="77777777" w:rsidTr="00312225">
        <w:tblPrEx>
          <w:tblBorders>
            <w:top w:val="none" w:sz="0" w:space="0" w:color="auto"/>
          </w:tblBorders>
        </w:tblPrEx>
        <w:trPr>
          <w:ins w:id="160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25074A0" w14:textId="77777777" w:rsidR="00BA63BC" w:rsidRPr="00BA156B" w:rsidRDefault="00BA63BC" w:rsidP="00312225">
            <w:pPr>
              <w:autoSpaceDE w:val="0"/>
              <w:autoSpaceDN w:val="0"/>
              <w:adjustRightInd w:val="0"/>
              <w:spacing w:line="360" w:lineRule="atLeast"/>
              <w:jc w:val="right"/>
              <w:rPr>
                <w:ins w:id="1602" w:author="Regina Casanova" w:date="2018-07-07T15:18:00Z"/>
                <w:rFonts w:cs="Times New Roman"/>
                <w:color w:val="000000"/>
                <w:lang w:val="es-PE"/>
              </w:rPr>
            </w:pPr>
            <w:ins w:id="1603" w:author="Regina Casanova" w:date="2018-07-07T15:18:00Z">
              <w:r w:rsidRPr="00BA156B">
                <w:rPr>
                  <w:rFonts w:cs="Times New Roman"/>
                  <w:color w:val="000000"/>
                  <w:lang w:val="es-PE"/>
                </w:rPr>
                <w:t>4</w:t>
              </w:r>
            </w:ins>
          </w:p>
        </w:tc>
        <w:tc>
          <w:tcPr>
            <w:tcW w:w="1715" w:type="dxa"/>
            <w:tcBorders>
              <w:bottom w:val="single" w:sz="8" w:space="0" w:color="000000"/>
              <w:right w:val="single" w:sz="8" w:space="0" w:color="000000"/>
            </w:tcBorders>
            <w:shd w:val="clear" w:color="auto" w:fill="E1E0E0"/>
            <w:vAlign w:val="bottom"/>
          </w:tcPr>
          <w:p w14:paraId="0396E16A" w14:textId="77777777" w:rsidR="00BA63BC" w:rsidRPr="00BA156B" w:rsidRDefault="00BA63BC" w:rsidP="00312225">
            <w:pPr>
              <w:autoSpaceDE w:val="0"/>
              <w:autoSpaceDN w:val="0"/>
              <w:adjustRightInd w:val="0"/>
              <w:spacing w:line="360" w:lineRule="atLeast"/>
              <w:rPr>
                <w:ins w:id="1604" w:author="Regina Casanova" w:date="2018-07-07T15:18:00Z"/>
                <w:rFonts w:cs="Times New Roman"/>
                <w:color w:val="000000"/>
                <w:lang w:val="es-PE"/>
              </w:rPr>
            </w:pPr>
            <w:ins w:id="1605"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E525754" w14:textId="77777777" w:rsidR="00BA63BC" w:rsidRPr="00BA156B" w:rsidRDefault="00BA63BC" w:rsidP="00312225">
            <w:pPr>
              <w:autoSpaceDE w:val="0"/>
              <w:autoSpaceDN w:val="0"/>
              <w:adjustRightInd w:val="0"/>
              <w:spacing w:line="360" w:lineRule="atLeast"/>
              <w:rPr>
                <w:ins w:id="1606" w:author="Regina Casanova" w:date="2018-07-07T15:18:00Z"/>
                <w:rFonts w:cs="Times New Roman"/>
                <w:color w:val="000000"/>
                <w:lang w:val="es-PE"/>
              </w:rPr>
            </w:pPr>
            <w:ins w:id="1607" w:author="Regina Casanova" w:date="2018-07-07T15:18:00Z">
              <w:r w:rsidRPr="00BA156B">
                <w:rPr>
                  <w:rFonts w:cs="Times New Roman"/>
                  <w:color w:val="000000"/>
                  <w:lang w:val="es-PE"/>
                </w:rPr>
                <w:t>Amigable e intuitivo (iconos y Gráficos)</w:t>
              </w:r>
            </w:ins>
          </w:p>
        </w:tc>
        <w:tc>
          <w:tcPr>
            <w:tcW w:w="5380" w:type="dxa"/>
            <w:tcBorders>
              <w:bottom w:val="single" w:sz="8" w:space="0" w:color="000000"/>
              <w:right w:val="single" w:sz="8" w:space="0" w:color="000000"/>
            </w:tcBorders>
            <w:shd w:val="clear" w:color="auto" w:fill="E1E0E0"/>
            <w:vAlign w:val="bottom"/>
          </w:tcPr>
          <w:p w14:paraId="47ED17B8" w14:textId="77777777" w:rsidR="00BA63BC" w:rsidRPr="00BA156B" w:rsidRDefault="00BA63BC" w:rsidP="00312225">
            <w:pPr>
              <w:autoSpaceDE w:val="0"/>
              <w:autoSpaceDN w:val="0"/>
              <w:adjustRightInd w:val="0"/>
              <w:spacing w:line="360" w:lineRule="atLeast"/>
              <w:rPr>
                <w:ins w:id="1608" w:author="Regina Casanova" w:date="2018-07-07T15:18:00Z"/>
                <w:rFonts w:cs="Times New Roman"/>
                <w:color w:val="000000"/>
                <w:lang w:val="es-PE"/>
              </w:rPr>
            </w:pPr>
            <w:ins w:id="1609"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el </w:t>
              </w:r>
              <w:r>
                <w:rPr>
                  <w:rFonts w:cs="Times New Roman"/>
                  <w:color w:val="000000"/>
                  <w:lang w:val="es-PE"/>
                </w:rPr>
                <w:t>software</w:t>
              </w:r>
              <w:r w:rsidRPr="00BA156B">
                <w:rPr>
                  <w:rFonts w:cs="Times New Roman"/>
                  <w:color w:val="000000"/>
                  <w:lang w:val="es-PE"/>
                </w:rPr>
                <w:t xml:space="preserve"> sea amigable e intuitivo para poder buscar información de forma fácil</w:t>
              </w:r>
            </w:ins>
          </w:p>
        </w:tc>
        <w:tc>
          <w:tcPr>
            <w:tcW w:w="2341" w:type="dxa"/>
            <w:tcBorders>
              <w:bottom w:val="single" w:sz="8" w:space="0" w:color="000000"/>
              <w:right w:val="single" w:sz="8" w:space="0" w:color="000000"/>
            </w:tcBorders>
            <w:shd w:val="clear" w:color="auto" w:fill="E1E0E0"/>
            <w:vAlign w:val="bottom"/>
          </w:tcPr>
          <w:p w14:paraId="6DB3BE64" w14:textId="77777777" w:rsidR="00BA63BC" w:rsidRPr="00BA156B" w:rsidRDefault="00BA63BC" w:rsidP="00312225">
            <w:pPr>
              <w:autoSpaceDE w:val="0"/>
              <w:autoSpaceDN w:val="0"/>
              <w:adjustRightInd w:val="0"/>
              <w:spacing w:line="360" w:lineRule="atLeast"/>
              <w:rPr>
                <w:ins w:id="1610" w:author="Regina Casanova" w:date="2018-07-07T15:18:00Z"/>
                <w:rFonts w:cs="Times New Roman"/>
                <w:color w:val="000000"/>
                <w:lang w:val="es-PE"/>
              </w:rPr>
            </w:pPr>
            <w:ins w:id="1611" w:author="Regina Casanova" w:date="2018-07-07T15:18:00Z">
              <w:r w:rsidRPr="00BA156B">
                <w:rPr>
                  <w:rFonts w:cs="Times New Roman"/>
                  <w:color w:val="000000"/>
                  <w:lang w:val="es-PE"/>
                </w:rPr>
                <w:t>Definir paleta de colores, utilizar iconografía y hacerlo bastante visual</w:t>
              </w:r>
            </w:ins>
          </w:p>
        </w:tc>
        <w:tc>
          <w:tcPr>
            <w:tcW w:w="1559" w:type="dxa"/>
            <w:tcBorders>
              <w:bottom w:val="single" w:sz="8" w:space="0" w:color="000000"/>
              <w:right w:val="single" w:sz="8" w:space="0" w:color="000000"/>
            </w:tcBorders>
            <w:shd w:val="clear" w:color="auto" w:fill="E1E0E0"/>
            <w:vAlign w:val="bottom"/>
          </w:tcPr>
          <w:p w14:paraId="239BE649" w14:textId="77777777" w:rsidR="00BA63BC" w:rsidRPr="00BA156B" w:rsidRDefault="00BA63BC" w:rsidP="00312225">
            <w:pPr>
              <w:autoSpaceDE w:val="0"/>
              <w:autoSpaceDN w:val="0"/>
              <w:adjustRightInd w:val="0"/>
              <w:spacing w:line="360" w:lineRule="atLeast"/>
              <w:rPr>
                <w:ins w:id="1612" w:author="Regina Casanova" w:date="2018-07-07T15:18:00Z"/>
                <w:rFonts w:cs="Times New Roman"/>
                <w:color w:val="000000"/>
                <w:lang w:val="es-PE"/>
              </w:rPr>
            </w:pPr>
            <w:ins w:id="1613" w:author="Regina Casanova" w:date="2018-07-07T15:18:00Z">
              <w:r w:rsidRPr="00BA156B">
                <w:rPr>
                  <w:rFonts w:cs="Times New Roman"/>
                  <w:color w:val="000000"/>
                  <w:lang w:val="es-PE"/>
                </w:rPr>
                <w:t>Alto - 3</w:t>
              </w:r>
            </w:ins>
          </w:p>
        </w:tc>
      </w:tr>
      <w:tr w:rsidR="00BA63BC" w:rsidRPr="00BA156B" w14:paraId="03E40C06" w14:textId="77777777" w:rsidTr="00312225">
        <w:tblPrEx>
          <w:tblBorders>
            <w:top w:val="none" w:sz="0" w:space="0" w:color="auto"/>
          </w:tblBorders>
        </w:tblPrEx>
        <w:trPr>
          <w:ins w:id="1614" w:author="Regina Casanova" w:date="2018-07-07T15:18:00Z"/>
        </w:trPr>
        <w:tc>
          <w:tcPr>
            <w:tcW w:w="504" w:type="dxa"/>
            <w:tcBorders>
              <w:left w:val="single" w:sz="8" w:space="0" w:color="000000"/>
              <w:bottom w:val="single" w:sz="8" w:space="0" w:color="000000"/>
              <w:right w:val="single" w:sz="8" w:space="0" w:color="000000"/>
            </w:tcBorders>
            <w:vAlign w:val="bottom"/>
          </w:tcPr>
          <w:p w14:paraId="1EFCC09E" w14:textId="77777777" w:rsidR="00BA63BC" w:rsidRPr="00BA156B" w:rsidRDefault="00BA63BC" w:rsidP="00312225">
            <w:pPr>
              <w:autoSpaceDE w:val="0"/>
              <w:autoSpaceDN w:val="0"/>
              <w:adjustRightInd w:val="0"/>
              <w:spacing w:line="360" w:lineRule="atLeast"/>
              <w:jc w:val="right"/>
              <w:rPr>
                <w:ins w:id="1615" w:author="Regina Casanova" w:date="2018-07-07T15:18:00Z"/>
                <w:rFonts w:cs="Times New Roman"/>
                <w:color w:val="000000"/>
                <w:lang w:val="es-PE"/>
              </w:rPr>
            </w:pPr>
            <w:ins w:id="1616" w:author="Regina Casanova" w:date="2018-07-07T15:18:00Z">
              <w:r w:rsidRPr="00BA156B">
                <w:rPr>
                  <w:rFonts w:cs="Times New Roman"/>
                  <w:color w:val="000000"/>
                  <w:lang w:val="es-PE"/>
                </w:rPr>
                <w:t>5</w:t>
              </w:r>
            </w:ins>
          </w:p>
        </w:tc>
        <w:tc>
          <w:tcPr>
            <w:tcW w:w="1715" w:type="dxa"/>
            <w:tcBorders>
              <w:bottom w:val="single" w:sz="8" w:space="0" w:color="000000"/>
              <w:right w:val="single" w:sz="8" w:space="0" w:color="000000"/>
            </w:tcBorders>
            <w:vAlign w:val="bottom"/>
          </w:tcPr>
          <w:p w14:paraId="61763F98" w14:textId="77777777" w:rsidR="00BA63BC" w:rsidRPr="00BA156B" w:rsidRDefault="00BA63BC" w:rsidP="00312225">
            <w:pPr>
              <w:autoSpaceDE w:val="0"/>
              <w:autoSpaceDN w:val="0"/>
              <w:adjustRightInd w:val="0"/>
              <w:spacing w:line="360" w:lineRule="atLeast"/>
              <w:rPr>
                <w:ins w:id="1617" w:author="Regina Casanova" w:date="2018-07-07T15:18:00Z"/>
                <w:rFonts w:cs="Times New Roman"/>
                <w:color w:val="000000"/>
                <w:lang w:val="es-PE"/>
              </w:rPr>
            </w:pPr>
            <w:ins w:id="1618"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0728E07" w14:textId="77777777" w:rsidR="00BA63BC" w:rsidRPr="00BA156B" w:rsidRDefault="00BA63BC" w:rsidP="00312225">
            <w:pPr>
              <w:autoSpaceDE w:val="0"/>
              <w:autoSpaceDN w:val="0"/>
              <w:adjustRightInd w:val="0"/>
              <w:spacing w:line="360" w:lineRule="atLeast"/>
              <w:rPr>
                <w:ins w:id="1619" w:author="Regina Casanova" w:date="2018-07-07T15:18:00Z"/>
                <w:rFonts w:cs="Times New Roman"/>
                <w:color w:val="000000"/>
                <w:lang w:val="es-PE"/>
              </w:rPr>
            </w:pPr>
            <w:ins w:id="1620" w:author="Regina Casanova" w:date="2018-07-07T15:18:00Z">
              <w:r w:rsidRPr="0080563F">
                <w:rPr>
                  <w:rFonts w:cs="Times New Roman"/>
                  <w:color w:val="000000"/>
                  <w:lang w:val="en-US"/>
                </w:rPr>
                <w:t>Backup</w:t>
              </w:r>
              <w:r w:rsidRPr="00BA156B">
                <w:rPr>
                  <w:rFonts w:cs="Times New Roman"/>
                  <w:color w:val="000000"/>
                  <w:lang w:val="es-PE"/>
                </w:rPr>
                <w:t xml:space="preserve"> de reclamos</w:t>
              </w:r>
            </w:ins>
          </w:p>
        </w:tc>
        <w:tc>
          <w:tcPr>
            <w:tcW w:w="5380" w:type="dxa"/>
            <w:tcBorders>
              <w:bottom w:val="single" w:sz="8" w:space="0" w:color="000000"/>
              <w:right w:val="single" w:sz="8" w:space="0" w:color="000000"/>
            </w:tcBorders>
            <w:vAlign w:val="bottom"/>
          </w:tcPr>
          <w:p w14:paraId="15BF53EC" w14:textId="77777777" w:rsidR="00BA63BC" w:rsidRPr="00BA156B" w:rsidRDefault="00BA63BC" w:rsidP="00312225">
            <w:pPr>
              <w:autoSpaceDE w:val="0"/>
              <w:autoSpaceDN w:val="0"/>
              <w:adjustRightInd w:val="0"/>
              <w:spacing w:line="360" w:lineRule="atLeast"/>
              <w:rPr>
                <w:ins w:id="1621" w:author="Regina Casanova" w:date="2018-07-07T15:18:00Z"/>
                <w:rFonts w:cs="Times New Roman"/>
                <w:color w:val="000000"/>
                <w:lang w:val="es-PE"/>
              </w:rPr>
            </w:pPr>
            <w:ins w:id="1622"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contar con un </w:t>
              </w:r>
              <w:r w:rsidRPr="00160297">
                <w:rPr>
                  <w:rFonts w:cs="Times New Roman"/>
                  <w:color w:val="000000"/>
                  <w:lang w:val="es-PE"/>
                </w:rPr>
                <w:t>backup</w:t>
              </w:r>
              <w:r w:rsidRPr="00BA156B">
                <w:rPr>
                  <w:rFonts w:cs="Times New Roman"/>
                  <w:color w:val="000000"/>
                  <w:lang w:val="es-PE"/>
                </w:rPr>
                <w:t xml:space="preserve"> de todos los reclamos para poder tener un resguardo para cualquier eventualidad</w:t>
              </w:r>
            </w:ins>
          </w:p>
        </w:tc>
        <w:tc>
          <w:tcPr>
            <w:tcW w:w="2341" w:type="dxa"/>
            <w:tcBorders>
              <w:bottom w:val="single" w:sz="8" w:space="0" w:color="000000"/>
              <w:right w:val="single" w:sz="8" w:space="0" w:color="000000"/>
            </w:tcBorders>
            <w:vAlign w:val="bottom"/>
          </w:tcPr>
          <w:p w14:paraId="6803531B" w14:textId="77777777" w:rsidR="00BA63BC" w:rsidRPr="00BA156B" w:rsidRDefault="00BA63BC" w:rsidP="00312225">
            <w:pPr>
              <w:autoSpaceDE w:val="0"/>
              <w:autoSpaceDN w:val="0"/>
              <w:adjustRightInd w:val="0"/>
              <w:spacing w:line="360" w:lineRule="atLeast"/>
              <w:rPr>
                <w:ins w:id="1623" w:author="Regina Casanova" w:date="2018-07-07T15:18:00Z"/>
                <w:rFonts w:cs="Times New Roman"/>
                <w:color w:val="000000"/>
                <w:lang w:val="es-PE"/>
              </w:rPr>
            </w:pPr>
            <w:ins w:id="1624" w:author="Regina Casanova" w:date="2018-07-07T15:18:00Z">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ins>
          </w:p>
        </w:tc>
        <w:tc>
          <w:tcPr>
            <w:tcW w:w="1559" w:type="dxa"/>
            <w:tcBorders>
              <w:bottom w:val="single" w:sz="8" w:space="0" w:color="000000"/>
              <w:right w:val="single" w:sz="8" w:space="0" w:color="000000"/>
            </w:tcBorders>
            <w:vAlign w:val="bottom"/>
          </w:tcPr>
          <w:p w14:paraId="629832DC" w14:textId="77777777" w:rsidR="00BA63BC" w:rsidRPr="00BA156B" w:rsidRDefault="00BA63BC" w:rsidP="00312225">
            <w:pPr>
              <w:autoSpaceDE w:val="0"/>
              <w:autoSpaceDN w:val="0"/>
              <w:adjustRightInd w:val="0"/>
              <w:spacing w:line="360" w:lineRule="atLeast"/>
              <w:rPr>
                <w:ins w:id="1625" w:author="Regina Casanova" w:date="2018-07-07T15:18:00Z"/>
                <w:rFonts w:cs="Times New Roman"/>
                <w:color w:val="000000"/>
                <w:lang w:val="es-PE"/>
              </w:rPr>
            </w:pPr>
            <w:ins w:id="1626" w:author="Regina Casanova" w:date="2018-07-07T15:18:00Z">
              <w:r w:rsidRPr="00BA156B">
                <w:rPr>
                  <w:rFonts w:cs="Times New Roman"/>
                  <w:color w:val="000000"/>
                  <w:lang w:val="es-PE"/>
                </w:rPr>
                <w:t>Bajo - 1</w:t>
              </w:r>
            </w:ins>
          </w:p>
        </w:tc>
      </w:tr>
      <w:tr w:rsidR="00BA63BC" w:rsidRPr="00BA156B" w14:paraId="431E95B7" w14:textId="77777777" w:rsidTr="00312225">
        <w:tblPrEx>
          <w:tblBorders>
            <w:top w:val="none" w:sz="0" w:space="0" w:color="auto"/>
          </w:tblBorders>
        </w:tblPrEx>
        <w:trPr>
          <w:ins w:id="162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EADFD72" w14:textId="77777777" w:rsidR="00BA63BC" w:rsidRPr="00BA156B" w:rsidRDefault="00BA63BC" w:rsidP="00312225">
            <w:pPr>
              <w:autoSpaceDE w:val="0"/>
              <w:autoSpaceDN w:val="0"/>
              <w:adjustRightInd w:val="0"/>
              <w:spacing w:line="360" w:lineRule="atLeast"/>
              <w:jc w:val="right"/>
              <w:rPr>
                <w:ins w:id="1628" w:author="Regina Casanova" w:date="2018-07-07T15:18:00Z"/>
                <w:rFonts w:cs="Times New Roman"/>
                <w:color w:val="000000"/>
                <w:lang w:val="es-PE"/>
              </w:rPr>
            </w:pPr>
            <w:ins w:id="1629" w:author="Regina Casanova" w:date="2018-07-07T15:18:00Z">
              <w:r w:rsidRPr="00BA156B">
                <w:rPr>
                  <w:rFonts w:cs="Times New Roman"/>
                  <w:color w:val="000000"/>
                  <w:lang w:val="es-PE"/>
                </w:rPr>
                <w:t>6</w:t>
              </w:r>
            </w:ins>
          </w:p>
        </w:tc>
        <w:tc>
          <w:tcPr>
            <w:tcW w:w="1715" w:type="dxa"/>
            <w:tcBorders>
              <w:bottom w:val="single" w:sz="8" w:space="0" w:color="000000"/>
              <w:right w:val="single" w:sz="8" w:space="0" w:color="000000"/>
            </w:tcBorders>
            <w:shd w:val="clear" w:color="auto" w:fill="E1E0E0"/>
            <w:vAlign w:val="bottom"/>
          </w:tcPr>
          <w:p w14:paraId="53E0F241" w14:textId="77777777" w:rsidR="00BA63BC" w:rsidRPr="00BA156B" w:rsidRDefault="00BA63BC" w:rsidP="00312225">
            <w:pPr>
              <w:autoSpaceDE w:val="0"/>
              <w:autoSpaceDN w:val="0"/>
              <w:adjustRightInd w:val="0"/>
              <w:spacing w:line="360" w:lineRule="atLeast"/>
              <w:rPr>
                <w:ins w:id="1630" w:author="Regina Casanova" w:date="2018-07-07T15:18:00Z"/>
                <w:rFonts w:cs="Times New Roman"/>
                <w:color w:val="000000"/>
                <w:lang w:val="es-PE"/>
              </w:rPr>
            </w:pPr>
            <w:ins w:id="1631"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77BA7A68" w14:textId="77777777" w:rsidR="00BA63BC" w:rsidRPr="00BA156B" w:rsidRDefault="00BA63BC" w:rsidP="00312225">
            <w:pPr>
              <w:autoSpaceDE w:val="0"/>
              <w:autoSpaceDN w:val="0"/>
              <w:adjustRightInd w:val="0"/>
              <w:spacing w:line="360" w:lineRule="atLeast"/>
              <w:rPr>
                <w:ins w:id="1632" w:author="Regina Casanova" w:date="2018-07-07T15:18:00Z"/>
                <w:rFonts w:cs="Times New Roman"/>
                <w:color w:val="000000"/>
                <w:lang w:val="es-PE"/>
              </w:rPr>
            </w:pPr>
            <w:ins w:id="1633" w:author="Regina Casanova" w:date="2018-07-07T15:18:00Z">
              <w:r w:rsidRPr="00BA156B">
                <w:rPr>
                  <w:rFonts w:cs="Times New Roman"/>
                  <w:color w:val="000000"/>
                  <w:lang w:val="es-PE"/>
                </w:rPr>
                <w:t>Pasos seguidos para solucionar un reclamo</w:t>
              </w:r>
            </w:ins>
          </w:p>
        </w:tc>
        <w:tc>
          <w:tcPr>
            <w:tcW w:w="5380" w:type="dxa"/>
            <w:tcBorders>
              <w:bottom w:val="single" w:sz="8" w:space="0" w:color="000000"/>
              <w:right w:val="single" w:sz="8" w:space="0" w:color="000000"/>
            </w:tcBorders>
            <w:shd w:val="clear" w:color="auto" w:fill="E1E0E0"/>
            <w:vAlign w:val="bottom"/>
          </w:tcPr>
          <w:p w14:paraId="47F6DCF8" w14:textId="77777777" w:rsidR="00BA63BC" w:rsidRPr="00BA156B" w:rsidRDefault="00BA63BC" w:rsidP="00312225">
            <w:pPr>
              <w:autoSpaceDE w:val="0"/>
              <w:autoSpaceDN w:val="0"/>
              <w:adjustRightInd w:val="0"/>
              <w:spacing w:line="360" w:lineRule="atLeast"/>
              <w:rPr>
                <w:ins w:id="1634" w:author="Regina Casanova" w:date="2018-07-07T15:18:00Z"/>
                <w:rFonts w:cs="Times New Roman"/>
                <w:color w:val="000000"/>
                <w:lang w:val="es-PE"/>
              </w:rPr>
            </w:pPr>
            <w:ins w:id="1635"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ver los pasos seguidos por la IPRESS para dar </w:t>
              </w:r>
              <w:r w:rsidRPr="00BA156B">
                <w:rPr>
                  <w:rFonts w:cs="Times New Roman"/>
                  <w:color w:val="000000"/>
                  <w:lang w:val="es-PE"/>
                </w:rPr>
                <w:lastRenderedPageBreak/>
                <w:t>solución a un reclamo para poder saber que se están tomando medidas</w:t>
              </w:r>
            </w:ins>
          </w:p>
        </w:tc>
        <w:tc>
          <w:tcPr>
            <w:tcW w:w="2341" w:type="dxa"/>
            <w:tcBorders>
              <w:bottom w:val="single" w:sz="8" w:space="0" w:color="000000"/>
              <w:right w:val="single" w:sz="8" w:space="0" w:color="000000"/>
            </w:tcBorders>
            <w:shd w:val="clear" w:color="auto" w:fill="E1E0E0"/>
            <w:vAlign w:val="bottom"/>
          </w:tcPr>
          <w:p w14:paraId="6487F33A" w14:textId="77777777" w:rsidR="00BA63BC" w:rsidRPr="00BA156B" w:rsidRDefault="00BA63BC" w:rsidP="00312225">
            <w:pPr>
              <w:autoSpaceDE w:val="0"/>
              <w:autoSpaceDN w:val="0"/>
              <w:adjustRightInd w:val="0"/>
              <w:spacing w:line="360" w:lineRule="atLeast"/>
              <w:rPr>
                <w:ins w:id="1636" w:author="Regina Casanova" w:date="2018-07-07T15:18:00Z"/>
                <w:rFonts w:cs="Times New Roman"/>
                <w:color w:val="000000"/>
                <w:lang w:val="es-PE"/>
              </w:rPr>
            </w:pPr>
            <w:ins w:id="1637" w:author="Regina Casanova" w:date="2018-07-07T15:18:00Z">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ins>
          </w:p>
        </w:tc>
        <w:tc>
          <w:tcPr>
            <w:tcW w:w="1559" w:type="dxa"/>
            <w:tcBorders>
              <w:bottom w:val="single" w:sz="8" w:space="0" w:color="000000"/>
              <w:right w:val="single" w:sz="8" w:space="0" w:color="000000"/>
            </w:tcBorders>
            <w:shd w:val="clear" w:color="auto" w:fill="E1E0E0"/>
            <w:vAlign w:val="bottom"/>
          </w:tcPr>
          <w:p w14:paraId="4E8AEFCE" w14:textId="77777777" w:rsidR="00BA63BC" w:rsidRPr="00BA156B" w:rsidRDefault="00BA63BC" w:rsidP="00312225">
            <w:pPr>
              <w:autoSpaceDE w:val="0"/>
              <w:autoSpaceDN w:val="0"/>
              <w:adjustRightInd w:val="0"/>
              <w:spacing w:line="360" w:lineRule="atLeast"/>
              <w:rPr>
                <w:ins w:id="1638" w:author="Regina Casanova" w:date="2018-07-07T15:18:00Z"/>
                <w:rFonts w:cs="Times New Roman"/>
                <w:color w:val="000000"/>
                <w:lang w:val="es-PE"/>
              </w:rPr>
            </w:pPr>
            <w:ins w:id="1639" w:author="Regina Casanova" w:date="2018-07-07T15:18:00Z">
              <w:r w:rsidRPr="00BA156B">
                <w:rPr>
                  <w:rFonts w:cs="Times New Roman"/>
                  <w:color w:val="000000"/>
                  <w:lang w:val="es-PE"/>
                </w:rPr>
                <w:lastRenderedPageBreak/>
                <w:t>Medio - 2</w:t>
              </w:r>
            </w:ins>
          </w:p>
        </w:tc>
      </w:tr>
      <w:tr w:rsidR="00BA63BC" w:rsidRPr="00BA156B" w14:paraId="0C86F330" w14:textId="77777777" w:rsidTr="00312225">
        <w:tblPrEx>
          <w:tblBorders>
            <w:top w:val="none" w:sz="0" w:space="0" w:color="auto"/>
          </w:tblBorders>
        </w:tblPrEx>
        <w:trPr>
          <w:ins w:id="1640" w:author="Regina Casanova" w:date="2018-07-07T15:18:00Z"/>
        </w:trPr>
        <w:tc>
          <w:tcPr>
            <w:tcW w:w="504" w:type="dxa"/>
            <w:tcBorders>
              <w:left w:val="single" w:sz="8" w:space="0" w:color="000000"/>
              <w:bottom w:val="single" w:sz="8" w:space="0" w:color="000000"/>
              <w:right w:val="single" w:sz="8" w:space="0" w:color="000000"/>
            </w:tcBorders>
            <w:vAlign w:val="bottom"/>
          </w:tcPr>
          <w:p w14:paraId="07626C32" w14:textId="77777777" w:rsidR="00BA63BC" w:rsidRPr="00BA156B" w:rsidRDefault="00BA63BC" w:rsidP="00312225">
            <w:pPr>
              <w:autoSpaceDE w:val="0"/>
              <w:autoSpaceDN w:val="0"/>
              <w:adjustRightInd w:val="0"/>
              <w:spacing w:line="360" w:lineRule="atLeast"/>
              <w:jc w:val="right"/>
              <w:rPr>
                <w:ins w:id="1641" w:author="Regina Casanova" w:date="2018-07-07T15:18:00Z"/>
                <w:rFonts w:cs="Times New Roman"/>
                <w:color w:val="000000"/>
                <w:lang w:val="es-PE"/>
              </w:rPr>
            </w:pPr>
            <w:ins w:id="1642" w:author="Regina Casanova" w:date="2018-07-07T15:18:00Z">
              <w:r w:rsidRPr="00BA156B">
                <w:rPr>
                  <w:rFonts w:cs="Times New Roman"/>
                  <w:color w:val="000000"/>
                  <w:lang w:val="es-PE"/>
                </w:rPr>
                <w:t>7</w:t>
              </w:r>
            </w:ins>
          </w:p>
        </w:tc>
        <w:tc>
          <w:tcPr>
            <w:tcW w:w="1715" w:type="dxa"/>
            <w:tcBorders>
              <w:bottom w:val="single" w:sz="8" w:space="0" w:color="000000"/>
              <w:right w:val="single" w:sz="8" w:space="0" w:color="000000"/>
            </w:tcBorders>
            <w:vAlign w:val="bottom"/>
          </w:tcPr>
          <w:p w14:paraId="65DD5E0E" w14:textId="77777777" w:rsidR="00BA63BC" w:rsidRPr="00BA156B" w:rsidRDefault="00BA63BC" w:rsidP="00312225">
            <w:pPr>
              <w:autoSpaceDE w:val="0"/>
              <w:autoSpaceDN w:val="0"/>
              <w:adjustRightInd w:val="0"/>
              <w:spacing w:line="360" w:lineRule="atLeast"/>
              <w:rPr>
                <w:ins w:id="1643" w:author="Regina Casanova" w:date="2018-07-07T15:18:00Z"/>
                <w:rFonts w:cs="Times New Roman"/>
                <w:color w:val="000000"/>
                <w:lang w:val="es-PE"/>
              </w:rPr>
            </w:pPr>
            <w:ins w:id="1644"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786E1926" w14:textId="77777777" w:rsidR="00BA63BC" w:rsidRPr="00BA156B" w:rsidRDefault="00BA63BC" w:rsidP="00312225">
            <w:pPr>
              <w:autoSpaceDE w:val="0"/>
              <w:autoSpaceDN w:val="0"/>
              <w:adjustRightInd w:val="0"/>
              <w:spacing w:line="360" w:lineRule="atLeast"/>
              <w:rPr>
                <w:ins w:id="1645" w:author="Regina Casanova" w:date="2018-07-07T15:18:00Z"/>
                <w:rFonts w:cs="Times New Roman"/>
                <w:color w:val="000000"/>
                <w:lang w:val="es-PE"/>
              </w:rPr>
            </w:pPr>
            <w:ins w:id="1646" w:author="Regina Casanova" w:date="2018-07-07T15:18:00Z">
              <w:r w:rsidRPr="00BA156B">
                <w:rPr>
                  <w:rFonts w:cs="Times New Roman"/>
                  <w:color w:val="000000"/>
                  <w:lang w:val="es-PE"/>
                </w:rPr>
                <w:t>Compartir con trabajadores internos</w:t>
              </w:r>
            </w:ins>
          </w:p>
        </w:tc>
        <w:tc>
          <w:tcPr>
            <w:tcW w:w="5380" w:type="dxa"/>
            <w:tcBorders>
              <w:bottom w:val="single" w:sz="8" w:space="0" w:color="000000"/>
              <w:right w:val="single" w:sz="8" w:space="0" w:color="000000"/>
            </w:tcBorders>
            <w:vAlign w:val="bottom"/>
          </w:tcPr>
          <w:p w14:paraId="32C7AD62" w14:textId="77777777" w:rsidR="00BA63BC" w:rsidRPr="00BA156B" w:rsidRDefault="00BA63BC" w:rsidP="00312225">
            <w:pPr>
              <w:autoSpaceDE w:val="0"/>
              <w:autoSpaceDN w:val="0"/>
              <w:adjustRightInd w:val="0"/>
              <w:spacing w:line="360" w:lineRule="atLeast"/>
              <w:rPr>
                <w:ins w:id="1647" w:author="Regina Casanova" w:date="2018-07-07T15:18:00Z"/>
                <w:rFonts w:cs="Times New Roman"/>
                <w:color w:val="000000"/>
                <w:lang w:val="es-PE"/>
              </w:rPr>
            </w:pPr>
            <w:ins w:id="1648" w:author="Regina Casanova" w:date="2018-07-07T15:18:00Z">
              <w:r>
                <w:rPr>
                  <w:rFonts w:cs="Times New Roman"/>
                  <w:color w:val="000000"/>
                  <w:lang w:val="es-PE"/>
                </w:rPr>
                <w:t>Co</w:t>
              </w:r>
              <w:r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Pr="00BA156B">
                <w:rPr>
                  <w:rFonts w:cs="Times New Roman"/>
                  <w:color w:val="000000"/>
                  <w:lang w:val="es-PE"/>
                </w:rPr>
                <w:t>mo entidad</w:t>
              </w:r>
            </w:ins>
          </w:p>
        </w:tc>
        <w:tc>
          <w:tcPr>
            <w:tcW w:w="2341" w:type="dxa"/>
            <w:tcBorders>
              <w:bottom w:val="single" w:sz="8" w:space="0" w:color="000000"/>
              <w:right w:val="single" w:sz="8" w:space="0" w:color="000000"/>
            </w:tcBorders>
            <w:vAlign w:val="bottom"/>
          </w:tcPr>
          <w:p w14:paraId="315355B4" w14:textId="77777777" w:rsidR="00BA63BC" w:rsidRPr="00BA156B" w:rsidRDefault="00BA63BC" w:rsidP="00312225">
            <w:pPr>
              <w:autoSpaceDE w:val="0"/>
              <w:autoSpaceDN w:val="0"/>
              <w:adjustRightInd w:val="0"/>
              <w:spacing w:line="360" w:lineRule="atLeast"/>
              <w:rPr>
                <w:ins w:id="1649" w:author="Regina Casanova" w:date="2018-07-07T15:18:00Z"/>
                <w:rFonts w:cs="Times New Roman"/>
                <w:color w:val="000000"/>
                <w:lang w:val="es-PE"/>
              </w:rPr>
            </w:pPr>
            <w:ins w:id="1650" w:author="Regina Casanova" w:date="2018-07-07T15:18:00Z">
              <w:r w:rsidRPr="00BA156B">
                <w:rPr>
                  <w:rFonts w:cs="Times New Roman"/>
                  <w:color w:val="000000"/>
                  <w:lang w:val="es-PE"/>
                </w:rPr>
                <w:t>Crear usuario genérico para visualización</w:t>
              </w:r>
            </w:ins>
          </w:p>
        </w:tc>
        <w:tc>
          <w:tcPr>
            <w:tcW w:w="1559" w:type="dxa"/>
            <w:tcBorders>
              <w:bottom w:val="single" w:sz="8" w:space="0" w:color="000000"/>
              <w:right w:val="single" w:sz="8" w:space="0" w:color="000000"/>
            </w:tcBorders>
            <w:vAlign w:val="bottom"/>
          </w:tcPr>
          <w:p w14:paraId="650BB0B5" w14:textId="77777777" w:rsidR="00BA63BC" w:rsidRPr="00BA156B" w:rsidRDefault="00BA63BC" w:rsidP="00312225">
            <w:pPr>
              <w:autoSpaceDE w:val="0"/>
              <w:autoSpaceDN w:val="0"/>
              <w:adjustRightInd w:val="0"/>
              <w:spacing w:line="360" w:lineRule="atLeast"/>
              <w:rPr>
                <w:ins w:id="1651" w:author="Regina Casanova" w:date="2018-07-07T15:18:00Z"/>
                <w:rFonts w:cs="Times New Roman"/>
                <w:color w:val="000000"/>
                <w:lang w:val="es-PE"/>
              </w:rPr>
            </w:pPr>
            <w:ins w:id="1652" w:author="Regina Casanova" w:date="2018-07-07T15:18:00Z">
              <w:r w:rsidRPr="00BA156B">
                <w:rPr>
                  <w:rFonts w:cs="Times New Roman"/>
                  <w:color w:val="000000"/>
                  <w:lang w:val="es-PE"/>
                </w:rPr>
                <w:t>bajo - 1</w:t>
              </w:r>
            </w:ins>
          </w:p>
        </w:tc>
      </w:tr>
      <w:tr w:rsidR="00BA63BC" w:rsidRPr="00BA156B" w14:paraId="2EEDB508" w14:textId="77777777" w:rsidTr="00312225">
        <w:tblPrEx>
          <w:tblBorders>
            <w:top w:val="none" w:sz="0" w:space="0" w:color="auto"/>
          </w:tblBorders>
        </w:tblPrEx>
        <w:trPr>
          <w:ins w:id="165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C2D57" w14:textId="77777777" w:rsidR="00BA63BC" w:rsidRPr="00BA156B" w:rsidRDefault="00BA63BC" w:rsidP="00312225">
            <w:pPr>
              <w:autoSpaceDE w:val="0"/>
              <w:autoSpaceDN w:val="0"/>
              <w:adjustRightInd w:val="0"/>
              <w:spacing w:line="360" w:lineRule="atLeast"/>
              <w:jc w:val="right"/>
              <w:rPr>
                <w:ins w:id="1654" w:author="Regina Casanova" w:date="2018-07-07T15:18:00Z"/>
                <w:rFonts w:cs="Times New Roman"/>
                <w:color w:val="000000"/>
                <w:lang w:val="es-PE"/>
              </w:rPr>
            </w:pPr>
            <w:ins w:id="1655" w:author="Regina Casanova" w:date="2018-07-07T15:18:00Z">
              <w:r w:rsidRPr="00BA156B">
                <w:rPr>
                  <w:rFonts w:cs="Times New Roman"/>
                  <w:color w:val="000000"/>
                  <w:lang w:val="es-PE"/>
                </w:rPr>
                <w:t>8</w:t>
              </w:r>
            </w:ins>
          </w:p>
        </w:tc>
        <w:tc>
          <w:tcPr>
            <w:tcW w:w="1715" w:type="dxa"/>
            <w:tcBorders>
              <w:bottom w:val="single" w:sz="8" w:space="0" w:color="000000"/>
              <w:right w:val="single" w:sz="8" w:space="0" w:color="000000"/>
            </w:tcBorders>
            <w:shd w:val="clear" w:color="auto" w:fill="E1E0E0"/>
            <w:vAlign w:val="bottom"/>
          </w:tcPr>
          <w:p w14:paraId="29D41F39" w14:textId="77777777" w:rsidR="00BA63BC" w:rsidRPr="00BA156B" w:rsidRDefault="00BA63BC" w:rsidP="00312225">
            <w:pPr>
              <w:autoSpaceDE w:val="0"/>
              <w:autoSpaceDN w:val="0"/>
              <w:adjustRightInd w:val="0"/>
              <w:spacing w:line="360" w:lineRule="atLeast"/>
              <w:rPr>
                <w:ins w:id="1656" w:author="Regina Casanova" w:date="2018-07-07T15:18:00Z"/>
                <w:rFonts w:cs="Times New Roman"/>
                <w:color w:val="000000"/>
                <w:lang w:val="es-PE"/>
              </w:rPr>
            </w:pPr>
            <w:ins w:id="1657"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9BEA586" w14:textId="77777777" w:rsidR="00BA63BC" w:rsidRPr="00BA156B" w:rsidRDefault="00BA63BC" w:rsidP="00312225">
            <w:pPr>
              <w:autoSpaceDE w:val="0"/>
              <w:autoSpaceDN w:val="0"/>
              <w:adjustRightInd w:val="0"/>
              <w:spacing w:line="360" w:lineRule="atLeast"/>
              <w:rPr>
                <w:ins w:id="1658" w:author="Regina Casanova" w:date="2018-07-07T15:18:00Z"/>
                <w:rFonts w:cs="Times New Roman"/>
                <w:color w:val="000000"/>
                <w:lang w:val="es-PE"/>
              </w:rPr>
            </w:pPr>
            <w:ins w:id="1659" w:author="Regina Casanova" w:date="2018-07-07T15:18:00Z">
              <w:r w:rsidRPr="00BA156B">
                <w:rPr>
                  <w:rFonts w:cs="Times New Roman"/>
                  <w:color w:val="000000"/>
                  <w:lang w:val="es-PE"/>
                </w:rPr>
                <w:t>Clasificación del reclamo</w:t>
              </w:r>
            </w:ins>
          </w:p>
        </w:tc>
        <w:tc>
          <w:tcPr>
            <w:tcW w:w="5380" w:type="dxa"/>
            <w:tcBorders>
              <w:bottom w:val="single" w:sz="8" w:space="0" w:color="000000"/>
              <w:right w:val="single" w:sz="8" w:space="0" w:color="000000"/>
            </w:tcBorders>
            <w:shd w:val="clear" w:color="auto" w:fill="E1E0E0"/>
            <w:vAlign w:val="bottom"/>
          </w:tcPr>
          <w:p w14:paraId="31E0DB06" w14:textId="77777777" w:rsidR="00BA63BC" w:rsidRPr="00BA156B" w:rsidRDefault="00BA63BC" w:rsidP="00312225">
            <w:pPr>
              <w:autoSpaceDE w:val="0"/>
              <w:autoSpaceDN w:val="0"/>
              <w:adjustRightInd w:val="0"/>
              <w:spacing w:line="360" w:lineRule="atLeast"/>
              <w:rPr>
                <w:ins w:id="1660" w:author="Regina Casanova" w:date="2018-07-07T15:18:00Z"/>
                <w:rFonts w:cs="Times New Roman"/>
                <w:color w:val="000000"/>
                <w:lang w:val="es-PE"/>
              </w:rPr>
            </w:pPr>
            <w:ins w:id="1661" w:author="Regina Casanova" w:date="2018-07-07T15:18:00Z">
              <w:r>
                <w:rPr>
                  <w:rFonts w:cs="Times New Roman"/>
                  <w:color w:val="000000"/>
                  <w:lang w:val="es-PE"/>
                </w:rPr>
                <w:t>Co</w:t>
              </w:r>
              <w:r w:rsidRPr="00BA156B">
                <w:rPr>
                  <w:rFonts w:cs="Times New Roman"/>
                  <w:color w:val="000000"/>
                  <w:lang w:val="es-PE"/>
                </w:rPr>
                <w:t>mo trabajador administrativo de SUSALUD quiero contar con una clasificación simple de reclamos para poder ordenar de forma sencilla los problemas más recurrentes</w:t>
              </w:r>
            </w:ins>
          </w:p>
        </w:tc>
        <w:tc>
          <w:tcPr>
            <w:tcW w:w="2341" w:type="dxa"/>
            <w:tcBorders>
              <w:bottom w:val="single" w:sz="8" w:space="0" w:color="000000"/>
              <w:right w:val="single" w:sz="8" w:space="0" w:color="000000"/>
            </w:tcBorders>
            <w:shd w:val="clear" w:color="auto" w:fill="E1E0E0"/>
            <w:vAlign w:val="bottom"/>
          </w:tcPr>
          <w:p w14:paraId="1A3F4AC0" w14:textId="77777777" w:rsidR="00BA63BC" w:rsidRPr="00BA156B" w:rsidRDefault="00BA63BC" w:rsidP="00312225">
            <w:pPr>
              <w:autoSpaceDE w:val="0"/>
              <w:autoSpaceDN w:val="0"/>
              <w:adjustRightInd w:val="0"/>
              <w:spacing w:line="360" w:lineRule="atLeast"/>
              <w:rPr>
                <w:ins w:id="1662" w:author="Regina Casanova" w:date="2018-07-07T15:18:00Z"/>
                <w:rFonts w:cs="Times New Roman"/>
                <w:color w:val="000000"/>
                <w:lang w:val="es-PE"/>
              </w:rPr>
            </w:pPr>
            <w:ins w:id="1663" w:author="Regina Casanova" w:date="2018-07-07T15:18:00Z">
              <w:r w:rsidRPr="00BA156B">
                <w:rPr>
                  <w:rFonts w:cs="Times New Roman"/>
                  <w:color w:val="000000"/>
                  <w:lang w:val="es-PE"/>
                </w:rPr>
                <w:t>Hacer clasificación de reclamos</w:t>
              </w:r>
            </w:ins>
          </w:p>
        </w:tc>
        <w:tc>
          <w:tcPr>
            <w:tcW w:w="1559" w:type="dxa"/>
            <w:tcBorders>
              <w:bottom w:val="single" w:sz="8" w:space="0" w:color="000000"/>
              <w:right w:val="single" w:sz="8" w:space="0" w:color="000000"/>
            </w:tcBorders>
            <w:shd w:val="clear" w:color="auto" w:fill="E1E0E0"/>
            <w:vAlign w:val="bottom"/>
          </w:tcPr>
          <w:p w14:paraId="09236BDD" w14:textId="77777777" w:rsidR="00BA63BC" w:rsidRPr="00BA156B" w:rsidRDefault="00BA63BC" w:rsidP="00312225">
            <w:pPr>
              <w:autoSpaceDE w:val="0"/>
              <w:autoSpaceDN w:val="0"/>
              <w:adjustRightInd w:val="0"/>
              <w:spacing w:line="360" w:lineRule="atLeast"/>
              <w:rPr>
                <w:ins w:id="1664" w:author="Regina Casanova" w:date="2018-07-07T15:18:00Z"/>
                <w:rFonts w:cs="Times New Roman"/>
                <w:color w:val="000000"/>
                <w:lang w:val="es-PE"/>
              </w:rPr>
            </w:pPr>
            <w:ins w:id="1665" w:author="Regina Casanova" w:date="2018-07-07T15:18:00Z">
              <w:r w:rsidRPr="00BA156B">
                <w:rPr>
                  <w:rFonts w:cs="Times New Roman"/>
                  <w:color w:val="000000"/>
                  <w:lang w:val="es-PE"/>
                </w:rPr>
                <w:t>Alto - 3</w:t>
              </w:r>
            </w:ins>
          </w:p>
        </w:tc>
      </w:tr>
      <w:tr w:rsidR="00BA63BC" w:rsidRPr="00BA156B" w14:paraId="6D3B09C1" w14:textId="77777777" w:rsidTr="00312225">
        <w:tblPrEx>
          <w:tblBorders>
            <w:top w:val="none" w:sz="0" w:space="0" w:color="auto"/>
          </w:tblBorders>
        </w:tblPrEx>
        <w:trPr>
          <w:ins w:id="1666" w:author="Regina Casanova" w:date="2018-07-07T15:18:00Z"/>
        </w:trPr>
        <w:tc>
          <w:tcPr>
            <w:tcW w:w="504" w:type="dxa"/>
            <w:tcBorders>
              <w:left w:val="single" w:sz="8" w:space="0" w:color="000000"/>
              <w:bottom w:val="single" w:sz="8" w:space="0" w:color="000000"/>
              <w:right w:val="single" w:sz="8" w:space="0" w:color="000000"/>
            </w:tcBorders>
            <w:vAlign w:val="bottom"/>
          </w:tcPr>
          <w:p w14:paraId="7046D323" w14:textId="77777777" w:rsidR="00BA63BC" w:rsidRPr="00BA156B" w:rsidRDefault="00BA63BC" w:rsidP="00312225">
            <w:pPr>
              <w:autoSpaceDE w:val="0"/>
              <w:autoSpaceDN w:val="0"/>
              <w:adjustRightInd w:val="0"/>
              <w:spacing w:line="360" w:lineRule="atLeast"/>
              <w:jc w:val="right"/>
              <w:rPr>
                <w:ins w:id="1667" w:author="Regina Casanova" w:date="2018-07-07T15:18:00Z"/>
                <w:rFonts w:cs="Times New Roman"/>
                <w:color w:val="000000"/>
                <w:lang w:val="es-PE"/>
              </w:rPr>
            </w:pPr>
            <w:ins w:id="1668" w:author="Regina Casanova" w:date="2018-07-07T15:18:00Z">
              <w:r w:rsidRPr="00BA156B">
                <w:rPr>
                  <w:rFonts w:cs="Times New Roman"/>
                  <w:color w:val="000000"/>
                  <w:lang w:val="es-PE"/>
                </w:rPr>
                <w:t>9</w:t>
              </w:r>
            </w:ins>
          </w:p>
        </w:tc>
        <w:tc>
          <w:tcPr>
            <w:tcW w:w="1715" w:type="dxa"/>
            <w:tcBorders>
              <w:bottom w:val="single" w:sz="8" w:space="0" w:color="000000"/>
              <w:right w:val="single" w:sz="8" w:space="0" w:color="000000"/>
            </w:tcBorders>
            <w:vAlign w:val="bottom"/>
          </w:tcPr>
          <w:p w14:paraId="681EE0BF" w14:textId="77777777" w:rsidR="00BA63BC" w:rsidRPr="00BA156B" w:rsidRDefault="00BA63BC" w:rsidP="00312225">
            <w:pPr>
              <w:autoSpaceDE w:val="0"/>
              <w:autoSpaceDN w:val="0"/>
              <w:adjustRightInd w:val="0"/>
              <w:spacing w:line="360" w:lineRule="atLeast"/>
              <w:rPr>
                <w:ins w:id="1669" w:author="Regina Casanova" w:date="2018-07-07T15:18:00Z"/>
                <w:rFonts w:cs="Times New Roman"/>
                <w:color w:val="000000"/>
                <w:lang w:val="es-PE"/>
              </w:rPr>
            </w:pPr>
            <w:ins w:id="1670"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03A0E31F" w14:textId="77777777" w:rsidR="00BA63BC" w:rsidRPr="00BA156B" w:rsidRDefault="00BA63BC" w:rsidP="00312225">
            <w:pPr>
              <w:autoSpaceDE w:val="0"/>
              <w:autoSpaceDN w:val="0"/>
              <w:adjustRightInd w:val="0"/>
              <w:spacing w:line="360" w:lineRule="atLeast"/>
              <w:rPr>
                <w:ins w:id="1671" w:author="Regina Casanova" w:date="2018-07-07T15:18:00Z"/>
                <w:rFonts w:cs="Times New Roman"/>
                <w:color w:val="000000"/>
                <w:lang w:val="es-PE"/>
              </w:rPr>
            </w:pPr>
            <w:ins w:id="1672" w:author="Regina Casanova" w:date="2018-07-07T15:18:00Z">
              <w:r w:rsidRPr="00BA156B">
                <w:rPr>
                  <w:rFonts w:cs="Times New Roman"/>
                  <w:color w:val="000000"/>
                  <w:lang w:val="es-PE"/>
                </w:rPr>
                <w:t>Clasificación por tipo de seguro</w:t>
              </w:r>
            </w:ins>
          </w:p>
        </w:tc>
        <w:tc>
          <w:tcPr>
            <w:tcW w:w="5380" w:type="dxa"/>
            <w:tcBorders>
              <w:bottom w:val="single" w:sz="8" w:space="0" w:color="000000"/>
              <w:right w:val="single" w:sz="8" w:space="0" w:color="000000"/>
            </w:tcBorders>
            <w:vAlign w:val="bottom"/>
          </w:tcPr>
          <w:p w14:paraId="4E35C6AC" w14:textId="77777777" w:rsidR="00BA63BC" w:rsidRPr="00BA156B" w:rsidRDefault="00BA63BC" w:rsidP="00312225">
            <w:pPr>
              <w:autoSpaceDE w:val="0"/>
              <w:autoSpaceDN w:val="0"/>
              <w:adjustRightInd w:val="0"/>
              <w:spacing w:line="360" w:lineRule="atLeast"/>
              <w:rPr>
                <w:ins w:id="1673" w:author="Regina Casanova" w:date="2018-07-07T15:18:00Z"/>
                <w:rFonts w:cs="Times New Roman"/>
                <w:color w:val="000000"/>
                <w:lang w:val="es-PE"/>
              </w:rPr>
            </w:pPr>
            <w:ins w:id="1674" w:author="Regina Casanova" w:date="2018-07-07T15:18:00Z">
              <w:r>
                <w:rPr>
                  <w:rFonts w:cs="Times New Roman"/>
                  <w:color w:val="000000"/>
                  <w:lang w:val="es-PE"/>
                </w:rPr>
                <w:t>Co</w:t>
              </w:r>
              <w:r w:rsidRPr="00BA156B">
                <w:rPr>
                  <w:rFonts w:cs="Times New Roman"/>
                  <w:color w:val="000000"/>
                  <w:lang w:val="es-PE"/>
                </w:rPr>
                <w:t>mo trabajador administrativo de SUSALUD quiero poder filtrar por tipo de seguro que tenga el ciudadano para poder ver si hay diferencias en atención de asegurados</w:t>
              </w:r>
            </w:ins>
          </w:p>
        </w:tc>
        <w:tc>
          <w:tcPr>
            <w:tcW w:w="2341" w:type="dxa"/>
            <w:tcBorders>
              <w:bottom w:val="single" w:sz="8" w:space="0" w:color="000000"/>
              <w:right w:val="single" w:sz="8" w:space="0" w:color="000000"/>
            </w:tcBorders>
            <w:vAlign w:val="bottom"/>
          </w:tcPr>
          <w:p w14:paraId="001386FC" w14:textId="77777777" w:rsidR="00BA63BC" w:rsidRPr="00BA156B" w:rsidRDefault="00BA63BC" w:rsidP="00312225">
            <w:pPr>
              <w:autoSpaceDE w:val="0"/>
              <w:autoSpaceDN w:val="0"/>
              <w:adjustRightInd w:val="0"/>
              <w:spacing w:line="360" w:lineRule="atLeast"/>
              <w:rPr>
                <w:ins w:id="1675" w:author="Regina Casanova" w:date="2018-07-07T15:18:00Z"/>
                <w:rFonts w:cs="Times New Roman"/>
                <w:color w:val="000000"/>
                <w:lang w:val="es-PE"/>
              </w:rPr>
            </w:pPr>
            <w:ins w:id="1676" w:author="Regina Casanova" w:date="2018-07-07T15:18:00Z">
              <w:r w:rsidRPr="00BA156B">
                <w:rPr>
                  <w:rFonts w:cs="Times New Roman"/>
                  <w:color w:val="000000"/>
                  <w:lang w:val="es-PE"/>
                </w:rPr>
                <w:t>Filtro por tipo de seguro que se jale desde el servicio de SUSALUD</w:t>
              </w:r>
            </w:ins>
          </w:p>
        </w:tc>
        <w:tc>
          <w:tcPr>
            <w:tcW w:w="1559" w:type="dxa"/>
            <w:tcBorders>
              <w:bottom w:val="single" w:sz="8" w:space="0" w:color="000000"/>
              <w:right w:val="single" w:sz="8" w:space="0" w:color="000000"/>
            </w:tcBorders>
            <w:vAlign w:val="bottom"/>
          </w:tcPr>
          <w:p w14:paraId="082E2480" w14:textId="77777777" w:rsidR="00BA63BC" w:rsidRPr="00BA156B" w:rsidRDefault="00BA63BC" w:rsidP="00312225">
            <w:pPr>
              <w:autoSpaceDE w:val="0"/>
              <w:autoSpaceDN w:val="0"/>
              <w:adjustRightInd w:val="0"/>
              <w:spacing w:line="360" w:lineRule="atLeast"/>
              <w:rPr>
                <w:ins w:id="1677" w:author="Regina Casanova" w:date="2018-07-07T15:18:00Z"/>
                <w:rFonts w:cs="Times New Roman"/>
                <w:color w:val="000000"/>
                <w:lang w:val="es-PE"/>
              </w:rPr>
            </w:pPr>
            <w:ins w:id="1678" w:author="Regina Casanova" w:date="2018-07-07T15:18:00Z">
              <w:r w:rsidRPr="00BA156B">
                <w:rPr>
                  <w:rFonts w:cs="Times New Roman"/>
                  <w:color w:val="000000"/>
                  <w:lang w:val="es-PE"/>
                </w:rPr>
                <w:t>bajo - 1</w:t>
              </w:r>
            </w:ins>
          </w:p>
        </w:tc>
      </w:tr>
      <w:tr w:rsidR="00BA63BC" w:rsidRPr="00BA156B" w14:paraId="06AB5305" w14:textId="77777777" w:rsidTr="00312225">
        <w:tblPrEx>
          <w:tblBorders>
            <w:top w:val="none" w:sz="0" w:space="0" w:color="auto"/>
          </w:tblBorders>
        </w:tblPrEx>
        <w:trPr>
          <w:ins w:id="167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23502" w14:textId="77777777" w:rsidR="00BA63BC" w:rsidRPr="00BA156B" w:rsidRDefault="00BA63BC" w:rsidP="00312225">
            <w:pPr>
              <w:autoSpaceDE w:val="0"/>
              <w:autoSpaceDN w:val="0"/>
              <w:adjustRightInd w:val="0"/>
              <w:spacing w:line="360" w:lineRule="atLeast"/>
              <w:jc w:val="right"/>
              <w:rPr>
                <w:ins w:id="1680" w:author="Regina Casanova" w:date="2018-07-07T15:18:00Z"/>
                <w:rFonts w:cs="Times New Roman"/>
                <w:color w:val="000000"/>
                <w:lang w:val="es-PE"/>
              </w:rPr>
            </w:pPr>
            <w:ins w:id="1681" w:author="Regina Casanova" w:date="2018-07-07T15:18:00Z">
              <w:r w:rsidRPr="00BA156B">
                <w:rPr>
                  <w:rFonts w:cs="Times New Roman"/>
                  <w:color w:val="000000"/>
                  <w:lang w:val="es-PE"/>
                </w:rPr>
                <w:t>10</w:t>
              </w:r>
            </w:ins>
          </w:p>
        </w:tc>
        <w:tc>
          <w:tcPr>
            <w:tcW w:w="1715" w:type="dxa"/>
            <w:tcBorders>
              <w:bottom w:val="single" w:sz="8" w:space="0" w:color="000000"/>
              <w:right w:val="single" w:sz="8" w:space="0" w:color="000000"/>
            </w:tcBorders>
            <w:shd w:val="clear" w:color="auto" w:fill="E1E0E0"/>
            <w:vAlign w:val="bottom"/>
          </w:tcPr>
          <w:p w14:paraId="42E853C9" w14:textId="77777777" w:rsidR="00BA63BC" w:rsidRPr="00BA156B" w:rsidRDefault="00BA63BC" w:rsidP="00312225">
            <w:pPr>
              <w:autoSpaceDE w:val="0"/>
              <w:autoSpaceDN w:val="0"/>
              <w:adjustRightInd w:val="0"/>
              <w:spacing w:line="360" w:lineRule="atLeast"/>
              <w:rPr>
                <w:ins w:id="1682" w:author="Regina Casanova" w:date="2018-07-07T15:18:00Z"/>
                <w:rFonts w:cs="Times New Roman"/>
                <w:color w:val="000000"/>
                <w:lang w:val="es-PE"/>
              </w:rPr>
            </w:pPr>
            <w:ins w:id="1683"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65E3197D" w14:textId="77777777" w:rsidR="00BA63BC" w:rsidRPr="00BA156B" w:rsidRDefault="00BA63BC" w:rsidP="00312225">
            <w:pPr>
              <w:autoSpaceDE w:val="0"/>
              <w:autoSpaceDN w:val="0"/>
              <w:adjustRightInd w:val="0"/>
              <w:spacing w:line="360" w:lineRule="atLeast"/>
              <w:rPr>
                <w:ins w:id="1684" w:author="Regina Casanova" w:date="2018-07-07T15:18:00Z"/>
                <w:rFonts w:cs="Times New Roman"/>
                <w:color w:val="000000"/>
                <w:lang w:val="es-PE"/>
              </w:rPr>
            </w:pPr>
            <w:ins w:id="1685" w:author="Regina Casanova" w:date="2018-07-07T15:18:00Z">
              <w:r w:rsidRPr="00BA156B">
                <w:rPr>
                  <w:rFonts w:cs="Times New Roman"/>
                  <w:color w:val="000000"/>
                  <w:lang w:val="es-PE"/>
                </w:rPr>
                <w:t>Confirmación de registro de reclamo</w:t>
              </w:r>
            </w:ins>
          </w:p>
        </w:tc>
        <w:tc>
          <w:tcPr>
            <w:tcW w:w="5380" w:type="dxa"/>
            <w:tcBorders>
              <w:bottom w:val="single" w:sz="8" w:space="0" w:color="000000"/>
              <w:right w:val="single" w:sz="8" w:space="0" w:color="000000"/>
            </w:tcBorders>
            <w:shd w:val="clear" w:color="auto" w:fill="E1E0E0"/>
            <w:vAlign w:val="bottom"/>
          </w:tcPr>
          <w:p w14:paraId="5455B796" w14:textId="77777777" w:rsidR="00BA63BC" w:rsidRPr="00BA156B" w:rsidRDefault="00BA63BC" w:rsidP="00312225">
            <w:pPr>
              <w:autoSpaceDE w:val="0"/>
              <w:autoSpaceDN w:val="0"/>
              <w:adjustRightInd w:val="0"/>
              <w:spacing w:line="360" w:lineRule="atLeast"/>
              <w:rPr>
                <w:ins w:id="1686" w:author="Regina Casanova" w:date="2018-07-07T15:18:00Z"/>
                <w:rFonts w:cs="Times New Roman"/>
                <w:color w:val="000000"/>
                <w:lang w:val="es-PE"/>
              </w:rPr>
            </w:pPr>
            <w:ins w:id="1687" w:author="Regina Casanova" w:date="2018-07-07T15:18:00Z">
              <w:r>
                <w:rPr>
                  <w:rFonts w:cs="Times New Roman"/>
                  <w:color w:val="000000"/>
                  <w:lang w:val="es-PE"/>
                </w:rPr>
                <w:t>Co</w:t>
              </w:r>
              <w:r w:rsidRPr="00BA156B">
                <w:rPr>
                  <w:rFonts w:cs="Times New Roman"/>
                  <w:color w:val="000000"/>
                  <w:lang w:val="es-PE"/>
                </w:rPr>
                <w:t>mo ciudadano quiero recibir una confirmación del registro del reclamo para poder estar seguro que se registró correctamente</w:t>
              </w:r>
            </w:ins>
          </w:p>
        </w:tc>
        <w:tc>
          <w:tcPr>
            <w:tcW w:w="2341" w:type="dxa"/>
            <w:tcBorders>
              <w:bottom w:val="single" w:sz="8" w:space="0" w:color="000000"/>
              <w:right w:val="single" w:sz="8" w:space="0" w:color="000000"/>
            </w:tcBorders>
            <w:shd w:val="clear" w:color="auto" w:fill="E1E0E0"/>
            <w:vAlign w:val="bottom"/>
          </w:tcPr>
          <w:p w14:paraId="7770D3E6" w14:textId="77777777" w:rsidR="00BA63BC" w:rsidRPr="00BA156B" w:rsidRDefault="00BA63BC" w:rsidP="00312225">
            <w:pPr>
              <w:autoSpaceDE w:val="0"/>
              <w:autoSpaceDN w:val="0"/>
              <w:adjustRightInd w:val="0"/>
              <w:spacing w:line="360" w:lineRule="atLeast"/>
              <w:rPr>
                <w:ins w:id="1688" w:author="Regina Casanova" w:date="2018-07-07T15:18:00Z"/>
                <w:rFonts w:cs="Times New Roman"/>
                <w:color w:val="000000"/>
                <w:lang w:val="es-PE"/>
              </w:rPr>
            </w:pPr>
            <w:ins w:id="1689" w:author="Regina Casanova" w:date="2018-07-07T15:18:00Z">
              <w:r w:rsidRPr="00BA156B">
                <w:rPr>
                  <w:rFonts w:cs="Times New Roman"/>
                  <w:color w:val="000000"/>
                  <w:lang w:val="es-PE"/>
                </w:rPr>
                <w:t>Enviar correo de confirmación / SMS con número de reclamo</w:t>
              </w:r>
            </w:ins>
          </w:p>
        </w:tc>
        <w:tc>
          <w:tcPr>
            <w:tcW w:w="1559" w:type="dxa"/>
            <w:tcBorders>
              <w:bottom w:val="single" w:sz="8" w:space="0" w:color="000000"/>
              <w:right w:val="single" w:sz="8" w:space="0" w:color="000000"/>
            </w:tcBorders>
            <w:shd w:val="clear" w:color="auto" w:fill="E1E0E0"/>
            <w:vAlign w:val="bottom"/>
          </w:tcPr>
          <w:p w14:paraId="3E7E19AA" w14:textId="77777777" w:rsidR="00BA63BC" w:rsidRPr="00BA156B" w:rsidRDefault="00BA63BC" w:rsidP="00312225">
            <w:pPr>
              <w:autoSpaceDE w:val="0"/>
              <w:autoSpaceDN w:val="0"/>
              <w:adjustRightInd w:val="0"/>
              <w:spacing w:line="360" w:lineRule="atLeast"/>
              <w:rPr>
                <w:ins w:id="1690" w:author="Regina Casanova" w:date="2018-07-07T15:18:00Z"/>
                <w:rFonts w:cs="Times New Roman"/>
                <w:color w:val="000000"/>
                <w:lang w:val="es-PE"/>
              </w:rPr>
            </w:pPr>
            <w:ins w:id="1691" w:author="Regina Casanova" w:date="2018-07-07T15:18:00Z">
              <w:r w:rsidRPr="00BA156B">
                <w:rPr>
                  <w:rFonts w:cs="Times New Roman"/>
                  <w:color w:val="000000"/>
                  <w:lang w:val="es-PE"/>
                </w:rPr>
                <w:t>Alto - 3</w:t>
              </w:r>
            </w:ins>
          </w:p>
        </w:tc>
      </w:tr>
      <w:tr w:rsidR="00BA63BC" w:rsidRPr="00BA156B" w14:paraId="2DC54679" w14:textId="77777777" w:rsidTr="00312225">
        <w:tblPrEx>
          <w:tblBorders>
            <w:top w:val="none" w:sz="0" w:space="0" w:color="auto"/>
          </w:tblBorders>
        </w:tblPrEx>
        <w:trPr>
          <w:ins w:id="1692" w:author="Regina Casanova" w:date="2018-07-07T15:18:00Z"/>
        </w:trPr>
        <w:tc>
          <w:tcPr>
            <w:tcW w:w="504" w:type="dxa"/>
            <w:tcBorders>
              <w:left w:val="single" w:sz="8" w:space="0" w:color="000000"/>
              <w:bottom w:val="single" w:sz="8" w:space="0" w:color="000000"/>
              <w:right w:val="single" w:sz="8" w:space="0" w:color="000000"/>
            </w:tcBorders>
            <w:vAlign w:val="bottom"/>
          </w:tcPr>
          <w:p w14:paraId="759CAC7F" w14:textId="77777777" w:rsidR="00BA63BC" w:rsidRPr="00BA156B" w:rsidRDefault="00BA63BC" w:rsidP="00312225">
            <w:pPr>
              <w:autoSpaceDE w:val="0"/>
              <w:autoSpaceDN w:val="0"/>
              <w:adjustRightInd w:val="0"/>
              <w:spacing w:line="360" w:lineRule="atLeast"/>
              <w:jc w:val="right"/>
              <w:rPr>
                <w:ins w:id="1693" w:author="Regina Casanova" w:date="2018-07-07T15:18:00Z"/>
                <w:rFonts w:cs="Times New Roman"/>
                <w:color w:val="000000"/>
                <w:lang w:val="es-PE"/>
              </w:rPr>
            </w:pPr>
            <w:ins w:id="1694" w:author="Regina Casanova" w:date="2018-07-07T15:18:00Z">
              <w:r w:rsidRPr="00BA156B">
                <w:rPr>
                  <w:rFonts w:cs="Times New Roman"/>
                  <w:color w:val="000000"/>
                  <w:lang w:val="es-PE"/>
                </w:rPr>
                <w:t>11</w:t>
              </w:r>
            </w:ins>
          </w:p>
        </w:tc>
        <w:tc>
          <w:tcPr>
            <w:tcW w:w="1715" w:type="dxa"/>
            <w:tcBorders>
              <w:bottom w:val="single" w:sz="8" w:space="0" w:color="000000"/>
              <w:right w:val="single" w:sz="8" w:space="0" w:color="000000"/>
            </w:tcBorders>
            <w:vAlign w:val="bottom"/>
          </w:tcPr>
          <w:p w14:paraId="1692817F" w14:textId="77777777" w:rsidR="00BA63BC" w:rsidRPr="00BA156B" w:rsidRDefault="00BA63BC" w:rsidP="00312225">
            <w:pPr>
              <w:autoSpaceDE w:val="0"/>
              <w:autoSpaceDN w:val="0"/>
              <w:adjustRightInd w:val="0"/>
              <w:spacing w:line="360" w:lineRule="atLeast"/>
              <w:rPr>
                <w:ins w:id="1695" w:author="Regina Casanova" w:date="2018-07-07T15:18:00Z"/>
                <w:rFonts w:cs="Times New Roman"/>
                <w:color w:val="000000"/>
                <w:lang w:val="es-PE"/>
              </w:rPr>
            </w:pPr>
            <w:ins w:id="1696"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0D7E9445" w14:textId="77777777" w:rsidR="00BA63BC" w:rsidRPr="00BA156B" w:rsidRDefault="00BA63BC" w:rsidP="00312225">
            <w:pPr>
              <w:autoSpaceDE w:val="0"/>
              <w:autoSpaceDN w:val="0"/>
              <w:adjustRightInd w:val="0"/>
              <w:spacing w:line="360" w:lineRule="atLeast"/>
              <w:rPr>
                <w:ins w:id="1697" w:author="Regina Casanova" w:date="2018-07-07T15:18:00Z"/>
                <w:rFonts w:cs="Times New Roman"/>
                <w:color w:val="000000"/>
                <w:lang w:val="es-PE"/>
              </w:rPr>
            </w:pPr>
            <w:ins w:id="1698" w:author="Regina Casanova" w:date="2018-07-07T15:18:00Z">
              <w:r w:rsidRPr="00BA156B">
                <w:rPr>
                  <w:rFonts w:cs="Times New Roman"/>
                  <w:color w:val="000000"/>
                  <w:lang w:val="es-PE"/>
                </w:rPr>
                <w:t>Identificación</w:t>
              </w:r>
            </w:ins>
          </w:p>
        </w:tc>
        <w:tc>
          <w:tcPr>
            <w:tcW w:w="5380" w:type="dxa"/>
            <w:tcBorders>
              <w:bottom w:val="single" w:sz="8" w:space="0" w:color="000000"/>
              <w:right w:val="single" w:sz="8" w:space="0" w:color="000000"/>
            </w:tcBorders>
            <w:vAlign w:val="bottom"/>
          </w:tcPr>
          <w:p w14:paraId="4C0AD835" w14:textId="77777777" w:rsidR="00BA63BC" w:rsidRPr="00BA156B" w:rsidRDefault="00BA63BC" w:rsidP="00312225">
            <w:pPr>
              <w:autoSpaceDE w:val="0"/>
              <w:autoSpaceDN w:val="0"/>
              <w:adjustRightInd w:val="0"/>
              <w:spacing w:line="360" w:lineRule="atLeast"/>
              <w:rPr>
                <w:ins w:id="1699" w:author="Regina Casanova" w:date="2018-07-07T15:18:00Z"/>
                <w:rFonts w:cs="Times New Roman"/>
                <w:color w:val="000000"/>
                <w:lang w:val="es-PE"/>
              </w:rPr>
            </w:pPr>
            <w:ins w:id="1700" w:author="Regina Casanova" w:date="2018-07-07T15:18:00Z">
              <w:r>
                <w:rPr>
                  <w:rFonts w:cs="Times New Roman"/>
                  <w:color w:val="000000"/>
                  <w:lang w:val="es-PE"/>
                </w:rPr>
                <w:t>Co</w:t>
              </w:r>
              <w:r w:rsidRPr="00BA156B">
                <w:rPr>
                  <w:rFonts w:cs="Times New Roman"/>
                  <w:color w:val="000000"/>
                  <w:lang w:val="es-PE"/>
                </w:rPr>
                <w:t>mo ciudadano quiero poder presentar un reclamo identificándome para poder acelerar el proceso de resolución del reclamo</w:t>
              </w:r>
            </w:ins>
          </w:p>
        </w:tc>
        <w:tc>
          <w:tcPr>
            <w:tcW w:w="2341" w:type="dxa"/>
            <w:tcBorders>
              <w:bottom w:val="single" w:sz="8" w:space="0" w:color="000000"/>
              <w:right w:val="single" w:sz="8" w:space="0" w:color="000000"/>
            </w:tcBorders>
            <w:vAlign w:val="bottom"/>
          </w:tcPr>
          <w:p w14:paraId="57154B7C" w14:textId="77777777" w:rsidR="00BA63BC" w:rsidRPr="00BA156B" w:rsidRDefault="00BA63BC" w:rsidP="00312225">
            <w:pPr>
              <w:autoSpaceDE w:val="0"/>
              <w:autoSpaceDN w:val="0"/>
              <w:adjustRightInd w:val="0"/>
              <w:spacing w:line="360" w:lineRule="atLeast"/>
              <w:rPr>
                <w:ins w:id="1701" w:author="Regina Casanova" w:date="2018-07-07T15:18:00Z"/>
                <w:rFonts w:cs="Times New Roman"/>
                <w:color w:val="000000"/>
                <w:lang w:val="es-PE"/>
              </w:rPr>
            </w:pPr>
            <w:ins w:id="1702" w:author="Regina Casanova" w:date="2018-07-07T15:18:00Z">
              <w:r w:rsidRPr="00BA156B">
                <w:rPr>
                  <w:rFonts w:cs="Times New Roman"/>
                  <w:color w:val="000000"/>
                  <w:lang w:val="es-PE"/>
                </w:rPr>
                <w:t>Pedir DNI del que se queja y validarlo con fecha de cumpleaños</w:t>
              </w:r>
            </w:ins>
          </w:p>
        </w:tc>
        <w:tc>
          <w:tcPr>
            <w:tcW w:w="1559" w:type="dxa"/>
            <w:tcBorders>
              <w:bottom w:val="single" w:sz="8" w:space="0" w:color="000000"/>
              <w:right w:val="single" w:sz="8" w:space="0" w:color="000000"/>
            </w:tcBorders>
            <w:vAlign w:val="bottom"/>
          </w:tcPr>
          <w:p w14:paraId="66FDB2E7" w14:textId="77777777" w:rsidR="00BA63BC" w:rsidRPr="00BA156B" w:rsidRDefault="00BA63BC" w:rsidP="00312225">
            <w:pPr>
              <w:autoSpaceDE w:val="0"/>
              <w:autoSpaceDN w:val="0"/>
              <w:adjustRightInd w:val="0"/>
              <w:spacing w:line="360" w:lineRule="atLeast"/>
              <w:rPr>
                <w:ins w:id="1703" w:author="Regina Casanova" w:date="2018-07-07T15:18:00Z"/>
                <w:rFonts w:cs="Times New Roman"/>
                <w:color w:val="000000"/>
                <w:lang w:val="es-PE"/>
              </w:rPr>
            </w:pPr>
            <w:ins w:id="1704" w:author="Regina Casanova" w:date="2018-07-07T15:18:00Z">
              <w:r w:rsidRPr="00BA156B">
                <w:rPr>
                  <w:rFonts w:cs="Times New Roman"/>
                  <w:color w:val="000000"/>
                  <w:lang w:val="es-PE"/>
                </w:rPr>
                <w:t>Alto - 3</w:t>
              </w:r>
            </w:ins>
          </w:p>
        </w:tc>
      </w:tr>
      <w:tr w:rsidR="00BA63BC" w:rsidRPr="00BA156B" w14:paraId="7DCE3687" w14:textId="77777777" w:rsidTr="00312225">
        <w:tblPrEx>
          <w:tblBorders>
            <w:top w:val="none" w:sz="0" w:space="0" w:color="auto"/>
          </w:tblBorders>
        </w:tblPrEx>
        <w:trPr>
          <w:ins w:id="170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2D61C8" w14:textId="77777777" w:rsidR="00BA63BC" w:rsidRPr="00BA156B" w:rsidRDefault="00BA63BC" w:rsidP="00312225">
            <w:pPr>
              <w:autoSpaceDE w:val="0"/>
              <w:autoSpaceDN w:val="0"/>
              <w:adjustRightInd w:val="0"/>
              <w:spacing w:line="360" w:lineRule="atLeast"/>
              <w:jc w:val="right"/>
              <w:rPr>
                <w:ins w:id="1706" w:author="Regina Casanova" w:date="2018-07-07T15:18:00Z"/>
                <w:rFonts w:cs="Times New Roman"/>
                <w:color w:val="000000"/>
                <w:lang w:val="es-PE"/>
              </w:rPr>
            </w:pPr>
            <w:ins w:id="1707" w:author="Regina Casanova" w:date="2018-07-07T15:18:00Z">
              <w:r w:rsidRPr="00BA156B">
                <w:rPr>
                  <w:rFonts w:cs="Times New Roman"/>
                  <w:color w:val="000000"/>
                  <w:lang w:val="es-PE"/>
                </w:rPr>
                <w:lastRenderedPageBreak/>
                <w:t>12</w:t>
              </w:r>
            </w:ins>
          </w:p>
        </w:tc>
        <w:tc>
          <w:tcPr>
            <w:tcW w:w="1715" w:type="dxa"/>
            <w:tcBorders>
              <w:bottom w:val="single" w:sz="8" w:space="0" w:color="000000"/>
              <w:right w:val="single" w:sz="8" w:space="0" w:color="000000"/>
            </w:tcBorders>
            <w:shd w:val="clear" w:color="auto" w:fill="E1E0E0"/>
            <w:vAlign w:val="bottom"/>
          </w:tcPr>
          <w:p w14:paraId="5C0CF69E" w14:textId="77777777" w:rsidR="00BA63BC" w:rsidRPr="00BA156B" w:rsidRDefault="00BA63BC" w:rsidP="00312225">
            <w:pPr>
              <w:autoSpaceDE w:val="0"/>
              <w:autoSpaceDN w:val="0"/>
              <w:adjustRightInd w:val="0"/>
              <w:spacing w:line="360" w:lineRule="atLeast"/>
              <w:rPr>
                <w:ins w:id="1708" w:author="Regina Casanova" w:date="2018-07-07T15:18:00Z"/>
                <w:rFonts w:cs="Times New Roman"/>
                <w:color w:val="000000"/>
                <w:lang w:val="es-PE"/>
              </w:rPr>
            </w:pPr>
            <w:ins w:id="1709"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785DF7BE" w14:textId="77777777" w:rsidR="00BA63BC" w:rsidRPr="00BA156B" w:rsidRDefault="00BA63BC" w:rsidP="00312225">
            <w:pPr>
              <w:autoSpaceDE w:val="0"/>
              <w:autoSpaceDN w:val="0"/>
              <w:adjustRightInd w:val="0"/>
              <w:spacing w:line="360" w:lineRule="atLeast"/>
              <w:rPr>
                <w:ins w:id="1710" w:author="Regina Casanova" w:date="2018-07-07T15:18:00Z"/>
                <w:rFonts w:cs="Times New Roman"/>
                <w:color w:val="000000"/>
                <w:lang w:val="es-PE"/>
              </w:rPr>
            </w:pPr>
            <w:ins w:id="1711" w:author="Regina Casanova" w:date="2018-07-07T15:18:00Z">
              <w:r w:rsidRPr="00BA156B">
                <w:rPr>
                  <w:rFonts w:cs="Times New Roman"/>
                  <w:color w:val="000000"/>
                  <w:lang w:val="es-PE"/>
                </w:rPr>
                <w:t>Temas parecidos a su reclamo y temas populares</w:t>
              </w:r>
            </w:ins>
          </w:p>
        </w:tc>
        <w:tc>
          <w:tcPr>
            <w:tcW w:w="5380" w:type="dxa"/>
            <w:tcBorders>
              <w:bottom w:val="single" w:sz="8" w:space="0" w:color="000000"/>
              <w:right w:val="single" w:sz="8" w:space="0" w:color="000000"/>
            </w:tcBorders>
            <w:shd w:val="clear" w:color="auto" w:fill="E1E0E0"/>
            <w:vAlign w:val="bottom"/>
          </w:tcPr>
          <w:p w14:paraId="47F626E3" w14:textId="77777777" w:rsidR="00BA63BC" w:rsidRPr="00BA156B" w:rsidRDefault="00BA63BC" w:rsidP="00312225">
            <w:pPr>
              <w:autoSpaceDE w:val="0"/>
              <w:autoSpaceDN w:val="0"/>
              <w:adjustRightInd w:val="0"/>
              <w:spacing w:line="360" w:lineRule="atLeast"/>
              <w:rPr>
                <w:ins w:id="1712" w:author="Regina Casanova" w:date="2018-07-07T15:18:00Z"/>
                <w:rFonts w:cs="Times New Roman"/>
                <w:color w:val="000000"/>
                <w:lang w:val="es-PE"/>
              </w:rPr>
            </w:pPr>
            <w:ins w:id="1713" w:author="Regina Casanova" w:date="2018-07-07T15:18:00Z">
              <w:r>
                <w:rPr>
                  <w:rFonts w:cs="Times New Roman"/>
                  <w:color w:val="000000"/>
                  <w:lang w:val="es-PE"/>
                </w:rPr>
                <w:t>Co</w:t>
              </w:r>
              <w:r w:rsidRPr="00BA156B">
                <w:rPr>
                  <w:rFonts w:cs="Times New Roman"/>
                  <w:color w:val="000000"/>
                  <w:lang w:val="es-PE"/>
                </w:rPr>
                <w:t>mo ciudadano quiero poder ver temas parecidos a mi reclamo y temas populares para poder comprobar que los problemas suceden a todos</w:t>
              </w:r>
            </w:ins>
          </w:p>
        </w:tc>
        <w:tc>
          <w:tcPr>
            <w:tcW w:w="2341" w:type="dxa"/>
            <w:tcBorders>
              <w:bottom w:val="single" w:sz="8" w:space="0" w:color="000000"/>
              <w:right w:val="single" w:sz="8" w:space="0" w:color="000000"/>
            </w:tcBorders>
            <w:shd w:val="clear" w:color="auto" w:fill="E1E0E0"/>
            <w:vAlign w:val="bottom"/>
          </w:tcPr>
          <w:p w14:paraId="493EBDD6" w14:textId="77777777" w:rsidR="00BA63BC" w:rsidRPr="00BA156B" w:rsidRDefault="00BA63BC" w:rsidP="00312225">
            <w:pPr>
              <w:autoSpaceDE w:val="0"/>
              <w:autoSpaceDN w:val="0"/>
              <w:adjustRightInd w:val="0"/>
              <w:spacing w:line="360" w:lineRule="atLeast"/>
              <w:rPr>
                <w:ins w:id="1714" w:author="Regina Casanova" w:date="2018-07-07T15:18:00Z"/>
                <w:rFonts w:cs="Times New Roman"/>
                <w:color w:val="000000"/>
                <w:lang w:val="es-PE"/>
              </w:rPr>
            </w:pPr>
            <w:ins w:id="1715" w:author="Regina Casanova" w:date="2018-07-07T15:18:00Z">
              <w:r w:rsidRPr="00BA156B">
                <w:rPr>
                  <w:rFonts w:cs="Times New Roman"/>
                  <w:color w:val="000000"/>
                  <w:lang w:val="es-PE"/>
                </w:rPr>
                <w:t>Armar web de tendencias y de temas populares</w:t>
              </w:r>
            </w:ins>
          </w:p>
        </w:tc>
        <w:tc>
          <w:tcPr>
            <w:tcW w:w="1559" w:type="dxa"/>
            <w:tcBorders>
              <w:bottom w:val="single" w:sz="8" w:space="0" w:color="000000"/>
              <w:right w:val="single" w:sz="8" w:space="0" w:color="000000"/>
            </w:tcBorders>
            <w:shd w:val="clear" w:color="auto" w:fill="E1E0E0"/>
            <w:vAlign w:val="bottom"/>
          </w:tcPr>
          <w:p w14:paraId="07059FC0" w14:textId="77777777" w:rsidR="00BA63BC" w:rsidRPr="00BA156B" w:rsidRDefault="00BA63BC" w:rsidP="00312225">
            <w:pPr>
              <w:autoSpaceDE w:val="0"/>
              <w:autoSpaceDN w:val="0"/>
              <w:adjustRightInd w:val="0"/>
              <w:spacing w:line="360" w:lineRule="atLeast"/>
              <w:rPr>
                <w:ins w:id="1716" w:author="Regina Casanova" w:date="2018-07-07T15:18:00Z"/>
                <w:rFonts w:cs="Times New Roman"/>
                <w:color w:val="000000"/>
                <w:lang w:val="es-PE"/>
              </w:rPr>
            </w:pPr>
            <w:ins w:id="1717" w:author="Regina Casanova" w:date="2018-07-07T15:18:00Z">
              <w:r w:rsidRPr="00BA156B">
                <w:rPr>
                  <w:rFonts w:cs="Times New Roman"/>
                  <w:color w:val="000000"/>
                  <w:lang w:val="es-PE"/>
                </w:rPr>
                <w:t>Bajo - 1</w:t>
              </w:r>
            </w:ins>
          </w:p>
        </w:tc>
      </w:tr>
      <w:tr w:rsidR="00BA63BC" w:rsidRPr="00BA156B" w14:paraId="06370B32" w14:textId="77777777" w:rsidTr="00312225">
        <w:tblPrEx>
          <w:tblBorders>
            <w:top w:val="none" w:sz="0" w:space="0" w:color="auto"/>
          </w:tblBorders>
        </w:tblPrEx>
        <w:trPr>
          <w:ins w:id="1718" w:author="Regina Casanova" w:date="2018-07-07T15:18:00Z"/>
        </w:trPr>
        <w:tc>
          <w:tcPr>
            <w:tcW w:w="504" w:type="dxa"/>
            <w:tcBorders>
              <w:left w:val="single" w:sz="8" w:space="0" w:color="000000"/>
              <w:bottom w:val="single" w:sz="8" w:space="0" w:color="000000"/>
              <w:right w:val="single" w:sz="8" w:space="0" w:color="000000"/>
            </w:tcBorders>
            <w:vAlign w:val="bottom"/>
          </w:tcPr>
          <w:p w14:paraId="6B0ED892" w14:textId="77777777" w:rsidR="00BA63BC" w:rsidRPr="00BA156B" w:rsidRDefault="00BA63BC" w:rsidP="00312225">
            <w:pPr>
              <w:autoSpaceDE w:val="0"/>
              <w:autoSpaceDN w:val="0"/>
              <w:adjustRightInd w:val="0"/>
              <w:spacing w:line="360" w:lineRule="atLeast"/>
              <w:jc w:val="right"/>
              <w:rPr>
                <w:ins w:id="1719" w:author="Regina Casanova" w:date="2018-07-07T15:18:00Z"/>
                <w:rFonts w:cs="Times New Roman"/>
                <w:color w:val="000000"/>
                <w:lang w:val="es-PE"/>
              </w:rPr>
            </w:pPr>
            <w:ins w:id="1720" w:author="Regina Casanova" w:date="2018-07-07T15:18:00Z">
              <w:r w:rsidRPr="00BA156B">
                <w:rPr>
                  <w:rFonts w:cs="Times New Roman"/>
                  <w:color w:val="000000"/>
                  <w:lang w:val="es-PE"/>
                </w:rPr>
                <w:t>13</w:t>
              </w:r>
            </w:ins>
          </w:p>
        </w:tc>
        <w:tc>
          <w:tcPr>
            <w:tcW w:w="1715" w:type="dxa"/>
            <w:tcBorders>
              <w:bottom w:val="single" w:sz="8" w:space="0" w:color="000000"/>
              <w:right w:val="single" w:sz="8" w:space="0" w:color="000000"/>
            </w:tcBorders>
            <w:vAlign w:val="bottom"/>
          </w:tcPr>
          <w:p w14:paraId="339738E0" w14:textId="77777777" w:rsidR="00BA63BC" w:rsidRPr="00BA156B" w:rsidRDefault="00BA63BC" w:rsidP="00312225">
            <w:pPr>
              <w:autoSpaceDE w:val="0"/>
              <w:autoSpaceDN w:val="0"/>
              <w:adjustRightInd w:val="0"/>
              <w:spacing w:line="360" w:lineRule="atLeast"/>
              <w:rPr>
                <w:ins w:id="1721" w:author="Regina Casanova" w:date="2018-07-07T15:18:00Z"/>
                <w:rFonts w:cs="Times New Roman"/>
                <w:color w:val="000000"/>
                <w:lang w:val="es-PE"/>
              </w:rPr>
            </w:pPr>
            <w:ins w:id="1722"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4B6DA923" w14:textId="77777777" w:rsidR="00BA63BC" w:rsidRPr="00BA156B" w:rsidRDefault="00BA63BC" w:rsidP="00312225">
            <w:pPr>
              <w:autoSpaceDE w:val="0"/>
              <w:autoSpaceDN w:val="0"/>
              <w:adjustRightInd w:val="0"/>
              <w:spacing w:line="360" w:lineRule="atLeast"/>
              <w:rPr>
                <w:ins w:id="1723" w:author="Regina Casanova" w:date="2018-07-07T15:18:00Z"/>
                <w:rFonts w:cs="Times New Roman"/>
                <w:color w:val="000000"/>
                <w:lang w:val="es-PE"/>
              </w:rPr>
            </w:pPr>
            <w:ins w:id="1724" w:author="Regina Casanova" w:date="2018-07-07T15:18:00Z">
              <w:r w:rsidRPr="00BA156B">
                <w:rPr>
                  <w:rFonts w:cs="Times New Roman"/>
                  <w:color w:val="000000"/>
                  <w:lang w:val="es-PE"/>
                </w:rPr>
                <w:t>Asegurarse que el reclamo lo reciba alguien</w:t>
              </w:r>
            </w:ins>
          </w:p>
        </w:tc>
        <w:tc>
          <w:tcPr>
            <w:tcW w:w="5380" w:type="dxa"/>
            <w:tcBorders>
              <w:bottom w:val="single" w:sz="8" w:space="0" w:color="000000"/>
              <w:right w:val="single" w:sz="8" w:space="0" w:color="000000"/>
            </w:tcBorders>
            <w:vAlign w:val="bottom"/>
          </w:tcPr>
          <w:p w14:paraId="48FE93A8" w14:textId="77777777" w:rsidR="00BA63BC" w:rsidRPr="00BA156B" w:rsidRDefault="00BA63BC" w:rsidP="00312225">
            <w:pPr>
              <w:autoSpaceDE w:val="0"/>
              <w:autoSpaceDN w:val="0"/>
              <w:adjustRightInd w:val="0"/>
              <w:spacing w:line="360" w:lineRule="atLeast"/>
              <w:rPr>
                <w:ins w:id="1725" w:author="Regina Casanova" w:date="2018-07-07T15:18:00Z"/>
                <w:rFonts w:cs="Times New Roman"/>
                <w:color w:val="000000"/>
                <w:lang w:val="es-PE"/>
              </w:rPr>
            </w:pPr>
            <w:ins w:id="1726" w:author="Regina Casanova" w:date="2018-07-07T15:18:00Z">
              <w:r>
                <w:rPr>
                  <w:rFonts w:cs="Times New Roman"/>
                  <w:color w:val="000000"/>
                  <w:lang w:val="es-PE"/>
                </w:rPr>
                <w:t>Co</w:t>
              </w:r>
              <w:r w:rsidRPr="00BA156B">
                <w:rPr>
                  <w:rFonts w:cs="Times New Roman"/>
                  <w:color w:val="000000"/>
                  <w:lang w:val="es-PE"/>
                </w:rPr>
                <w:t>mo ciudadano quiero asegurarme que mi reclamo sea recibido para poder sentirme tranquilo de que lo están revisando</w:t>
              </w:r>
            </w:ins>
          </w:p>
        </w:tc>
        <w:tc>
          <w:tcPr>
            <w:tcW w:w="2341" w:type="dxa"/>
            <w:tcBorders>
              <w:bottom w:val="single" w:sz="8" w:space="0" w:color="000000"/>
              <w:right w:val="single" w:sz="8" w:space="0" w:color="000000"/>
            </w:tcBorders>
            <w:vAlign w:val="bottom"/>
          </w:tcPr>
          <w:p w14:paraId="69737C1B" w14:textId="77777777" w:rsidR="00BA63BC" w:rsidRPr="00BA156B" w:rsidRDefault="00BA63BC" w:rsidP="00312225">
            <w:pPr>
              <w:autoSpaceDE w:val="0"/>
              <w:autoSpaceDN w:val="0"/>
              <w:adjustRightInd w:val="0"/>
              <w:spacing w:line="360" w:lineRule="atLeast"/>
              <w:rPr>
                <w:ins w:id="1727" w:author="Regina Casanova" w:date="2018-07-07T15:18:00Z"/>
                <w:rFonts w:cs="Times New Roman"/>
                <w:color w:val="000000"/>
                <w:lang w:val="es-PE"/>
              </w:rPr>
            </w:pPr>
            <w:ins w:id="1728" w:author="Regina Casanova" w:date="2018-07-07T15:18:00Z">
              <w:r w:rsidRPr="00BA156B">
                <w:rPr>
                  <w:rFonts w:cs="Times New Roman"/>
                  <w:color w:val="000000"/>
                  <w:lang w:val="es-PE"/>
                </w:rPr>
                <w:t>Asignar reclamo a alguien por cada IPRESS y que tenga opción de Leído</w:t>
              </w:r>
            </w:ins>
          </w:p>
        </w:tc>
        <w:tc>
          <w:tcPr>
            <w:tcW w:w="1559" w:type="dxa"/>
            <w:tcBorders>
              <w:bottom w:val="single" w:sz="8" w:space="0" w:color="000000"/>
              <w:right w:val="single" w:sz="8" w:space="0" w:color="000000"/>
            </w:tcBorders>
            <w:vAlign w:val="bottom"/>
          </w:tcPr>
          <w:p w14:paraId="0E6CFD1D" w14:textId="77777777" w:rsidR="00BA63BC" w:rsidRPr="00BA156B" w:rsidRDefault="00BA63BC" w:rsidP="00312225">
            <w:pPr>
              <w:autoSpaceDE w:val="0"/>
              <w:autoSpaceDN w:val="0"/>
              <w:adjustRightInd w:val="0"/>
              <w:spacing w:line="360" w:lineRule="atLeast"/>
              <w:rPr>
                <w:ins w:id="1729" w:author="Regina Casanova" w:date="2018-07-07T15:18:00Z"/>
                <w:rFonts w:cs="Times New Roman"/>
                <w:color w:val="000000"/>
                <w:lang w:val="es-PE"/>
              </w:rPr>
            </w:pPr>
            <w:ins w:id="1730" w:author="Regina Casanova" w:date="2018-07-07T15:18:00Z">
              <w:r w:rsidRPr="00BA156B">
                <w:rPr>
                  <w:rFonts w:cs="Times New Roman"/>
                  <w:color w:val="000000"/>
                  <w:lang w:val="es-PE"/>
                </w:rPr>
                <w:t>Medio - 2</w:t>
              </w:r>
            </w:ins>
          </w:p>
        </w:tc>
      </w:tr>
      <w:tr w:rsidR="00BA63BC" w:rsidRPr="00BA156B" w14:paraId="18AE24F8" w14:textId="77777777" w:rsidTr="00312225">
        <w:tblPrEx>
          <w:tblBorders>
            <w:top w:val="none" w:sz="0" w:space="0" w:color="auto"/>
          </w:tblBorders>
        </w:tblPrEx>
        <w:trPr>
          <w:ins w:id="173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B51F7C" w14:textId="77777777" w:rsidR="00BA63BC" w:rsidRPr="00BA156B" w:rsidRDefault="00BA63BC" w:rsidP="00312225">
            <w:pPr>
              <w:autoSpaceDE w:val="0"/>
              <w:autoSpaceDN w:val="0"/>
              <w:adjustRightInd w:val="0"/>
              <w:spacing w:line="360" w:lineRule="atLeast"/>
              <w:jc w:val="right"/>
              <w:rPr>
                <w:ins w:id="1732" w:author="Regina Casanova" w:date="2018-07-07T15:18:00Z"/>
                <w:rFonts w:cs="Times New Roman"/>
                <w:color w:val="000000"/>
                <w:lang w:val="es-PE"/>
              </w:rPr>
            </w:pPr>
            <w:ins w:id="1733" w:author="Regina Casanova" w:date="2018-07-07T15:18:00Z">
              <w:r w:rsidRPr="00BA156B">
                <w:rPr>
                  <w:rFonts w:cs="Times New Roman"/>
                  <w:color w:val="000000"/>
                  <w:lang w:val="es-PE"/>
                </w:rPr>
                <w:t>14</w:t>
              </w:r>
            </w:ins>
          </w:p>
        </w:tc>
        <w:tc>
          <w:tcPr>
            <w:tcW w:w="1715" w:type="dxa"/>
            <w:tcBorders>
              <w:bottom w:val="single" w:sz="8" w:space="0" w:color="000000"/>
              <w:right w:val="single" w:sz="8" w:space="0" w:color="000000"/>
            </w:tcBorders>
            <w:shd w:val="clear" w:color="auto" w:fill="E1E0E0"/>
            <w:vAlign w:val="bottom"/>
          </w:tcPr>
          <w:p w14:paraId="278592DE" w14:textId="77777777" w:rsidR="00BA63BC" w:rsidRPr="00BA156B" w:rsidRDefault="00BA63BC" w:rsidP="00312225">
            <w:pPr>
              <w:autoSpaceDE w:val="0"/>
              <w:autoSpaceDN w:val="0"/>
              <w:adjustRightInd w:val="0"/>
              <w:spacing w:line="360" w:lineRule="atLeast"/>
              <w:rPr>
                <w:ins w:id="1734" w:author="Regina Casanova" w:date="2018-07-07T15:18:00Z"/>
                <w:rFonts w:cs="Times New Roman"/>
                <w:color w:val="000000"/>
                <w:lang w:val="es-PE"/>
              </w:rPr>
            </w:pPr>
            <w:ins w:id="1735"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4A6018AD" w14:textId="77777777" w:rsidR="00BA63BC" w:rsidRPr="00BA156B" w:rsidRDefault="00BA63BC" w:rsidP="00312225">
            <w:pPr>
              <w:autoSpaceDE w:val="0"/>
              <w:autoSpaceDN w:val="0"/>
              <w:adjustRightInd w:val="0"/>
              <w:spacing w:line="360" w:lineRule="atLeast"/>
              <w:rPr>
                <w:ins w:id="1736" w:author="Regina Casanova" w:date="2018-07-07T15:18:00Z"/>
                <w:rFonts w:cs="Times New Roman"/>
                <w:color w:val="000000"/>
                <w:lang w:val="es-PE"/>
              </w:rPr>
            </w:pPr>
            <w:ins w:id="1737" w:author="Regina Casanova" w:date="2018-07-07T15:18:00Z">
              <w:r w:rsidRPr="00BA156B">
                <w:rPr>
                  <w:rFonts w:cs="Times New Roman"/>
                  <w:color w:val="000000"/>
                  <w:lang w:val="es-PE"/>
                </w:rPr>
                <w:t>Subir fotos y videos cómo pruebas</w:t>
              </w:r>
            </w:ins>
          </w:p>
        </w:tc>
        <w:tc>
          <w:tcPr>
            <w:tcW w:w="5380" w:type="dxa"/>
            <w:tcBorders>
              <w:bottom w:val="single" w:sz="8" w:space="0" w:color="000000"/>
              <w:right w:val="single" w:sz="8" w:space="0" w:color="000000"/>
            </w:tcBorders>
            <w:shd w:val="clear" w:color="auto" w:fill="E1E0E0"/>
            <w:vAlign w:val="bottom"/>
          </w:tcPr>
          <w:p w14:paraId="639F905E" w14:textId="77777777" w:rsidR="00BA63BC" w:rsidRPr="00BA156B" w:rsidRDefault="00BA63BC" w:rsidP="00312225">
            <w:pPr>
              <w:autoSpaceDE w:val="0"/>
              <w:autoSpaceDN w:val="0"/>
              <w:adjustRightInd w:val="0"/>
              <w:spacing w:line="360" w:lineRule="atLeast"/>
              <w:rPr>
                <w:ins w:id="1738" w:author="Regina Casanova" w:date="2018-07-07T15:18:00Z"/>
                <w:rFonts w:cs="Times New Roman"/>
                <w:color w:val="000000"/>
                <w:lang w:val="es-PE"/>
              </w:rPr>
            </w:pPr>
            <w:ins w:id="1739" w:author="Regina Casanova" w:date="2018-07-07T15:18:00Z">
              <w:r>
                <w:rPr>
                  <w:rFonts w:cs="Times New Roman"/>
                  <w:color w:val="000000"/>
                  <w:lang w:val="es-PE"/>
                </w:rPr>
                <w:t>Co</w:t>
              </w:r>
              <w:r w:rsidRPr="00BA156B">
                <w:rPr>
                  <w:rFonts w:cs="Times New Roman"/>
                  <w:color w:val="000000"/>
                  <w:lang w:val="es-PE"/>
                </w:rPr>
                <w:t>mo ciudadano quiero poder colocar evidencia multimedia de lo que me ocurrió para poder sustentar mi reclamo</w:t>
              </w:r>
            </w:ins>
          </w:p>
        </w:tc>
        <w:tc>
          <w:tcPr>
            <w:tcW w:w="2341" w:type="dxa"/>
            <w:tcBorders>
              <w:bottom w:val="single" w:sz="8" w:space="0" w:color="000000"/>
              <w:right w:val="single" w:sz="8" w:space="0" w:color="000000"/>
            </w:tcBorders>
            <w:shd w:val="clear" w:color="auto" w:fill="E1E0E0"/>
            <w:vAlign w:val="bottom"/>
          </w:tcPr>
          <w:p w14:paraId="7B725916" w14:textId="77777777" w:rsidR="00BA63BC" w:rsidRPr="00BA156B" w:rsidRDefault="00BA63BC" w:rsidP="00312225">
            <w:pPr>
              <w:autoSpaceDE w:val="0"/>
              <w:autoSpaceDN w:val="0"/>
              <w:adjustRightInd w:val="0"/>
              <w:spacing w:line="360" w:lineRule="atLeast"/>
              <w:rPr>
                <w:ins w:id="1740" w:author="Regina Casanova" w:date="2018-07-07T15:18:00Z"/>
                <w:rFonts w:cs="Times New Roman"/>
                <w:color w:val="000000"/>
                <w:lang w:val="es-PE"/>
              </w:rPr>
            </w:pPr>
            <w:ins w:id="1741" w:author="Regina Casanova" w:date="2018-07-07T15:18:00Z">
              <w:r w:rsidRPr="00BA156B">
                <w:rPr>
                  <w:rFonts w:cs="Times New Roman"/>
                  <w:color w:val="000000"/>
                  <w:lang w:val="es-PE"/>
                </w:rPr>
                <w:t>Colocar opción para subir foto/video al momento de colocar el reclamo</w:t>
              </w:r>
            </w:ins>
          </w:p>
        </w:tc>
        <w:tc>
          <w:tcPr>
            <w:tcW w:w="1559" w:type="dxa"/>
            <w:tcBorders>
              <w:bottom w:val="single" w:sz="8" w:space="0" w:color="000000"/>
              <w:right w:val="single" w:sz="8" w:space="0" w:color="000000"/>
            </w:tcBorders>
            <w:shd w:val="clear" w:color="auto" w:fill="E1E0E0"/>
            <w:vAlign w:val="bottom"/>
          </w:tcPr>
          <w:p w14:paraId="6CD09341" w14:textId="77777777" w:rsidR="00BA63BC" w:rsidRPr="00BA156B" w:rsidRDefault="00BA63BC" w:rsidP="00312225">
            <w:pPr>
              <w:autoSpaceDE w:val="0"/>
              <w:autoSpaceDN w:val="0"/>
              <w:adjustRightInd w:val="0"/>
              <w:spacing w:line="360" w:lineRule="atLeast"/>
              <w:rPr>
                <w:ins w:id="1742" w:author="Regina Casanova" w:date="2018-07-07T15:18:00Z"/>
                <w:rFonts w:cs="Times New Roman"/>
                <w:color w:val="000000"/>
                <w:lang w:val="es-PE"/>
              </w:rPr>
            </w:pPr>
            <w:ins w:id="1743" w:author="Regina Casanova" w:date="2018-07-07T15:18:00Z">
              <w:r w:rsidRPr="00BA156B">
                <w:rPr>
                  <w:rFonts w:cs="Times New Roman"/>
                  <w:color w:val="000000"/>
                  <w:lang w:val="es-PE"/>
                </w:rPr>
                <w:t>Medio - 2</w:t>
              </w:r>
            </w:ins>
          </w:p>
        </w:tc>
      </w:tr>
      <w:tr w:rsidR="00BA63BC" w:rsidRPr="00BA156B" w14:paraId="6CD6B655" w14:textId="77777777" w:rsidTr="00312225">
        <w:tblPrEx>
          <w:tblBorders>
            <w:top w:val="none" w:sz="0" w:space="0" w:color="auto"/>
          </w:tblBorders>
        </w:tblPrEx>
        <w:trPr>
          <w:ins w:id="1744" w:author="Regina Casanova" w:date="2018-07-07T15:18:00Z"/>
        </w:trPr>
        <w:tc>
          <w:tcPr>
            <w:tcW w:w="504" w:type="dxa"/>
            <w:tcBorders>
              <w:left w:val="single" w:sz="8" w:space="0" w:color="000000"/>
              <w:bottom w:val="single" w:sz="8" w:space="0" w:color="000000"/>
              <w:right w:val="single" w:sz="8" w:space="0" w:color="000000"/>
            </w:tcBorders>
            <w:vAlign w:val="bottom"/>
          </w:tcPr>
          <w:p w14:paraId="6BCCF769" w14:textId="77777777" w:rsidR="00BA63BC" w:rsidRPr="00BA156B" w:rsidRDefault="00BA63BC" w:rsidP="00312225">
            <w:pPr>
              <w:autoSpaceDE w:val="0"/>
              <w:autoSpaceDN w:val="0"/>
              <w:adjustRightInd w:val="0"/>
              <w:spacing w:line="360" w:lineRule="atLeast"/>
              <w:jc w:val="right"/>
              <w:rPr>
                <w:ins w:id="1745" w:author="Regina Casanova" w:date="2018-07-07T15:18:00Z"/>
                <w:rFonts w:cs="Times New Roman"/>
                <w:color w:val="000000"/>
                <w:lang w:val="es-PE"/>
              </w:rPr>
            </w:pPr>
            <w:ins w:id="1746" w:author="Regina Casanova" w:date="2018-07-07T15:18:00Z">
              <w:r w:rsidRPr="00BA156B">
                <w:rPr>
                  <w:rFonts w:cs="Times New Roman"/>
                  <w:color w:val="000000"/>
                  <w:lang w:val="es-PE"/>
                </w:rPr>
                <w:t>15</w:t>
              </w:r>
            </w:ins>
          </w:p>
        </w:tc>
        <w:tc>
          <w:tcPr>
            <w:tcW w:w="1715" w:type="dxa"/>
            <w:tcBorders>
              <w:bottom w:val="single" w:sz="8" w:space="0" w:color="000000"/>
              <w:right w:val="single" w:sz="8" w:space="0" w:color="000000"/>
            </w:tcBorders>
            <w:vAlign w:val="bottom"/>
          </w:tcPr>
          <w:p w14:paraId="313C75A0" w14:textId="77777777" w:rsidR="00BA63BC" w:rsidRPr="00BA156B" w:rsidRDefault="00BA63BC" w:rsidP="00312225">
            <w:pPr>
              <w:autoSpaceDE w:val="0"/>
              <w:autoSpaceDN w:val="0"/>
              <w:adjustRightInd w:val="0"/>
              <w:spacing w:line="360" w:lineRule="atLeast"/>
              <w:rPr>
                <w:ins w:id="1747" w:author="Regina Casanova" w:date="2018-07-07T15:18:00Z"/>
                <w:rFonts w:cs="Times New Roman"/>
                <w:color w:val="000000"/>
                <w:lang w:val="es-PE"/>
              </w:rPr>
            </w:pPr>
            <w:ins w:id="1748"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777945FA" w14:textId="77777777" w:rsidR="00BA63BC" w:rsidRPr="00BA156B" w:rsidRDefault="00BA63BC" w:rsidP="00312225">
            <w:pPr>
              <w:autoSpaceDE w:val="0"/>
              <w:autoSpaceDN w:val="0"/>
              <w:adjustRightInd w:val="0"/>
              <w:spacing w:line="360" w:lineRule="atLeast"/>
              <w:rPr>
                <w:ins w:id="1749" w:author="Regina Casanova" w:date="2018-07-07T15:18:00Z"/>
                <w:rFonts w:cs="Times New Roman"/>
                <w:color w:val="000000"/>
                <w:lang w:val="es-PE"/>
              </w:rPr>
            </w:pPr>
            <w:ins w:id="1750" w:author="Regina Casanova" w:date="2018-07-07T15:18:00Z">
              <w:r w:rsidRPr="00BA156B">
                <w:rPr>
                  <w:rFonts w:cs="Times New Roman"/>
                  <w:color w:val="000000"/>
                  <w:lang w:val="es-PE"/>
                </w:rPr>
                <w:t>Ejemplos de casos que fueron a favor del ciudadano. Si se solucionó o no.</w:t>
              </w:r>
            </w:ins>
          </w:p>
        </w:tc>
        <w:tc>
          <w:tcPr>
            <w:tcW w:w="5380" w:type="dxa"/>
            <w:tcBorders>
              <w:bottom w:val="single" w:sz="8" w:space="0" w:color="000000"/>
              <w:right w:val="single" w:sz="8" w:space="0" w:color="000000"/>
            </w:tcBorders>
            <w:vAlign w:val="bottom"/>
          </w:tcPr>
          <w:p w14:paraId="027E7346" w14:textId="77777777" w:rsidR="00BA63BC" w:rsidRPr="00BA156B" w:rsidRDefault="00BA63BC" w:rsidP="00312225">
            <w:pPr>
              <w:autoSpaceDE w:val="0"/>
              <w:autoSpaceDN w:val="0"/>
              <w:adjustRightInd w:val="0"/>
              <w:spacing w:line="360" w:lineRule="atLeast"/>
              <w:rPr>
                <w:ins w:id="1751" w:author="Regina Casanova" w:date="2018-07-07T15:18:00Z"/>
                <w:rFonts w:cs="Times New Roman"/>
                <w:color w:val="000000"/>
                <w:lang w:val="es-PE"/>
              </w:rPr>
            </w:pPr>
            <w:ins w:id="1752" w:author="Regina Casanova" w:date="2018-07-07T15:18:00Z">
              <w:r>
                <w:rPr>
                  <w:rFonts w:cs="Times New Roman"/>
                  <w:color w:val="000000"/>
                  <w:lang w:val="es-PE"/>
                </w:rPr>
                <w:t>Co</w:t>
              </w:r>
              <w:r w:rsidRPr="00BA156B">
                <w:rPr>
                  <w:rFonts w:cs="Times New Roman"/>
                  <w:color w:val="000000"/>
                  <w:lang w:val="es-PE"/>
                </w:rPr>
                <w:t>mo ciudadano quiero ver si hay casos similares que fueron solucionados para poder saber que mi reclamo será tomado en cuenta</w:t>
              </w:r>
            </w:ins>
          </w:p>
        </w:tc>
        <w:tc>
          <w:tcPr>
            <w:tcW w:w="2341" w:type="dxa"/>
            <w:tcBorders>
              <w:bottom w:val="single" w:sz="8" w:space="0" w:color="000000"/>
              <w:right w:val="single" w:sz="8" w:space="0" w:color="000000"/>
            </w:tcBorders>
            <w:vAlign w:val="bottom"/>
          </w:tcPr>
          <w:p w14:paraId="4818E3D3" w14:textId="77777777" w:rsidR="00BA63BC" w:rsidRPr="00BA156B" w:rsidRDefault="00BA63BC" w:rsidP="00312225">
            <w:pPr>
              <w:autoSpaceDE w:val="0"/>
              <w:autoSpaceDN w:val="0"/>
              <w:adjustRightInd w:val="0"/>
              <w:spacing w:line="360" w:lineRule="atLeast"/>
              <w:rPr>
                <w:ins w:id="1753" w:author="Regina Casanova" w:date="2018-07-07T15:18:00Z"/>
                <w:rFonts w:cs="Times New Roman"/>
                <w:color w:val="000000"/>
                <w:lang w:val="es-PE"/>
              </w:rPr>
            </w:pPr>
            <w:ins w:id="1754" w:author="Regina Casanova" w:date="2018-07-07T15:18:00Z">
              <w:r w:rsidRPr="00BA156B">
                <w:rPr>
                  <w:rFonts w:cs="Times New Roman"/>
                  <w:color w:val="000000"/>
                  <w:lang w:val="es-PE"/>
                </w:rPr>
                <w:t>Listado de reclamos de la IPRESS luego de presentar el reclamo</w:t>
              </w:r>
            </w:ins>
          </w:p>
        </w:tc>
        <w:tc>
          <w:tcPr>
            <w:tcW w:w="1559" w:type="dxa"/>
            <w:tcBorders>
              <w:bottom w:val="single" w:sz="8" w:space="0" w:color="000000"/>
              <w:right w:val="single" w:sz="8" w:space="0" w:color="000000"/>
            </w:tcBorders>
            <w:vAlign w:val="bottom"/>
          </w:tcPr>
          <w:p w14:paraId="7DE8F39C" w14:textId="77777777" w:rsidR="00BA63BC" w:rsidRPr="00BA156B" w:rsidRDefault="00BA63BC" w:rsidP="00312225">
            <w:pPr>
              <w:autoSpaceDE w:val="0"/>
              <w:autoSpaceDN w:val="0"/>
              <w:adjustRightInd w:val="0"/>
              <w:spacing w:line="360" w:lineRule="atLeast"/>
              <w:rPr>
                <w:ins w:id="1755" w:author="Regina Casanova" w:date="2018-07-07T15:18:00Z"/>
                <w:rFonts w:cs="Times New Roman"/>
                <w:color w:val="000000"/>
                <w:lang w:val="es-PE"/>
              </w:rPr>
            </w:pPr>
            <w:ins w:id="1756" w:author="Regina Casanova" w:date="2018-07-07T15:18:00Z">
              <w:r w:rsidRPr="00BA156B">
                <w:rPr>
                  <w:rFonts w:cs="Times New Roman"/>
                  <w:color w:val="000000"/>
                  <w:lang w:val="es-PE"/>
                </w:rPr>
                <w:t>Bajo - 1</w:t>
              </w:r>
            </w:ins>
          </w:p>
        </w:tc>
      </w:tr>
      <w:tr w:rsidR="00BA63BC" w:rsidRPr="00BA156B" w14:paraId="3491B3D9" w14:textId="77777777" w:rsidTr="00312225">
        <w:tblPrEx>
          <w:tblBorders>
            <w:top w:val="none" w:sz="0" w:space="0" w:color="auto"/>
          </w:tblBorders>
        </w:tblPrEx>
        <w:trPr>
          <w:ins w:id="175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1DD517" w14:textId="77777777" w:rsidR="00BA63BC" w:rsidRPr="00BA156B" w:rsidRDefault="00BA63BC" w:rsidP="00312225">
            <w:pPr>
              <w:autoSpaceDE w:val="0"/>
              <w:autoSpaceDN w:val="0"/>
              <w:adjustRightInd w:val="0"/>
              <w:spacing w:line="360" w:lineRule="atLeast"/>
              <w:jc w:val="right"/>
              <w:rPr>
                <w:ins w:id="1758" w:author="Regina Casanova" w:date="2018-07-07T15:18:00Z"/>
                <w:rFonts w:cs="Times New Roman"/>
                <w:color w:val="000000"/>
                <w:lang w:val="es-PE"/>
              </w:rPr>
            </w:pPr>
            <w:ins w:id="1759" w:author="Regina Casanova" w:date="2018-07-07T15:18:00Z">
              <w:r w:rsidRPr="00BA156B">
                <w:rPr>
                  <w:rFonts w:cs="Times New Roman"/>
                  <w:color w:val="000000"/>
                  <w:lang w:val="es-PE"/>
                </w:rPr>
                <w:t>16</w:t>
              </w:r>
            </w:ins>
          </w:p>
        </w:tc>
        <w:tc>
          <w:tcPr>
            <w:tcW w:w="1715" w:type="dxa"/>
            <w:tcBorders>
              <w:bottom w:val="single" w:sz="8" w:space="0" w:color="000000"/>
              <w:right w:val="single" w:sz="8" w:space="0" w:color="000000"/>
            </w:tcBorders>
            <w:shd w:val="clear" w:color="auto" w:fill="E1E0E0"/>
            <w:vAlign w:val="bottom"/>
          </w:tcPr>
          <w:p w14:paraId="078490BA" w14:textId="77777777" w:rsidR="00BA63BC" w:rsidRPr="00BA156B" w:rsidRDefault="00BA63BC" w:rsidP="00312225">
            <w:pPr>
              <w:autoSpaceDE w:val="0"/>
              <w:autoSpaceDN w:val="0"/>
              <w:adjustRightInd w:val="0"/>
              <w:spacing w:line="360" w:lineRule="atLeast"/>
              <w:rPr>
                <w:ins w:id="1760" w:author="Regina Casanova" w:date="2018-07-07T15:18:00Z"/>
                <w:rFonts w:cs="Times New Roman"/>
                <w:color w:val="000000"/>
                <w:lang w:val="es-PE"/>
              </w:rPr>
            </w:pPr>
            <w:ins w:id="1761"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03B0D9FC" w14:textId="77777777" w:rsidR="00BA63BC" w:rsidRPr="00BA156B" w:rsidRDefault="00BA63BC" w:rsidP="00312225">
            <w:pPr>
              <w:autoSpaceDE w:val="0"/>
              <w:autoSpaceDN w:val="0"/>
              <w:adjustRightInd w:val="0"/>
              <w:spacing w:line="360" w:lineRule="atLeast"/>
              <w:rPr>
                <w:ins w:id="1762" w:author="Regina Casanova" w:date="2018-07-07T15:18:00Z"/>
                <w:rFonts w:cs="Times New Roman"/>
                <w:color w:val="000000"/>
                <w:lang w:val="es-PE"/>
              </w:rPr>
            </w:pPr>
            <w:ins w:id="1763" w:author="Regina Casanova" w:date="2018-07-07T15:18:00Z">
              <w:r w:rsidRPr="00BA156B">
                <w:rPr>
                  <w:rFonts w:cs="Times New Roman"/>
                  <w:color w:val="000000"/>
                  <w:lang w:val="es-PE"/>
                </w:rPr>
                <w:t>Tiempo de respuesta estimada</w:t>
              </w:r>
            </w:ins>
          </w:p>
        </w:tc>
        <w:tc>
          <w:tcPr>
            <w:tcW w:w="5380" w:type="dxa"/>
            <w:tcBorders>
              <w:bottom w:val="single" w:sz="8" w:space="0" w:color="000000"/>
              <w:right w:val="single" w:sz="8" w:space="0" w:color="000000"/>
            </w:tcBorders>
            <w:shd w:val="clear" w:color="auto" w:fill="E1E0E0"/>
            <w:vAlign w:val="bottom"/>
          </w:tcPr>
          <w:p w14:paraId="32A744AE" w14:textId="77777777" w:rsidR="00BA63BC" w:rsidRPr="00BA156B" w:rsidRDefault="00BA63BC" w:rsidP="00312225">
            <w:pPr>
              <w:autoSpaceDE w:val="0"/>
              <w:autoSpaceDN w:val="0"/>
              <w:adjustRightInd w:val="0"/>
              <w:spacing w:line="360" w:lineRule="atLeast"/>
              <w:rPr>
                <w:ins w:id="1764" w:author="Regina Casanova" w:date="2018-07-07T15:18:00Z"/>
                <w:rFonts w:cs="Times New Roman"/>
                <w:color w:val="000000"/>
                <w:lang w:val="es-PE"/>
              </w:rPr>
            </w:pPr>
            <w:ins w:id="1765" w:author="Regina Casanova" w:date="2018-07-07T15:18:00Z">
              <w:r>
                <w:rPr>
                  <w:rFonts w:cs="Times New Roman"/>
                  <w:color w:val="000000"/>
                  <w:lang w:val="es-PE"/>
                </w:rPr>
                <w:t>Co</w:t>
              </w:r>
              <w:r w:rsidRPr="00BA156B">
                <w:rPr>
                  <w:rFonts w:cs="Times New Roman"/>
                  <w:color w:val="000000"/>
                  <w:lang w:val="es-PE"/>
                </w:rPr>
                <w:t>mo ciudadano quiero saber para qué fecha me estarán contestando del reclamo para poder programar mis tiempos para darle seguimiento</w:t>
              </w:r>
            </w:ins>
          </w:p>
        </w:tc>
        <w:tc>
          <w:tcPr>
            <w:tcW w:w="2341" w:type="dxa"/>
            <w:tcBorders>
              <w:bottom w:val="single" w:sz="8" w:space="0" w:color="000000"/>
              <w:right w:val="single" w:sz="8" w:space="0" w:color="000000"/>
            </w:tcBorders>
            <w:shd w:val="clear" w:color="auto" w:fill="E1E0E0"/>
            <w:vAlign w:val="bottom"/>
          </w:tcPr>
          <w:p w14:paraId="5602A086" w14:textId="77777777" w:rsidR="00BA63BC" w:rsidRPr="00BA156B" w:rsidRDefault="00BA63BC" w:rsidP="00312225">
            <w:pPr>
              <w:autoSpaceDE w:val="0"/>
              <w:autoSpaceDN w:val="0"/>
              <w:adjustRightInd w:val="0"/>
              <w:spacing w:line="360" w:lineRule="atLeast"/>
              <w:rPr>
                <w:ins w:id="1766" w:author="Regina Casanova" w:date="2018-07-07T15:18:00Z"/>
                <w:rFonts w:cs="Times New Roman"/>
                <w:color w:val="000000"/>
                <w:lang w:val="es-PE"/>
              </w:rPr>
            </w:pPr>
            <w:ins w:id="1767" w:author="Regina Casanova" w:date="2018-07-07T15:18:00Z">
              <w:r w:rsidRPr="00BA156B">
                <w:rPr>
                  <w:rFonts w:cs="Times New Roman"/>
                  <w:color w:val="000000"/>
                  <w:lang w:val="es-PE"/>
                </w:rPr>
                <w:t>Al mandar confirmación del reclamo, enviar una posible fecha de respuesta (ideal en menos de 20 días)</w:t>
              </w:r>
            </w:ins>
          </w:p>
        </w:tc>
        <w:tc>
          <w:tcPr>
            <w:tcW w:w="1559" w:type="dxa"/>
            <w:tcBorders>
              <w:bottom w:val="single" w:sz="8" w:space="0" w:color="000000"/>
              <w:right w:val="single" w:sz="8" w:space="0" w:color="000000"/>
            </w:tcBorders>
            <w:shd w:val="clear" w:color="auto" w:fill="E1E0E0"/>
            <w:vAlign w:val="bottom"/>
          </w:tcPr>
          <w:p w14:paraId="3DD5224D" w14:textId="77777777" w:rsidR="00BA63BC" w:rsidRPr="00BA156B" w:rsidRDefault="00BA63BC" w:rsidP="00312225">
            <w:pPr>
              <w:autoSpaceDE w:val="0"/>
              <w:autoSpaceDN w:val="0"/>
              <w:adjustRightInd w:val="0"/>
              <w:spacing w:line="360" w:lineRule="atLeast"/>
              <w:rPr>
                <w:ins w:id="1768" w:author="Regina Casanova" w:date="2018-07-07T15:18:00Z"/>
                <w:rFonts w:cs="Times New Roman"/>
                <w:color w:val="000000"/>
                <w:lang w:val="es-PE"/>
              </w:rPr>
            </w:pPr>
            <w:ins w:id="1769" w:author="Regina Casanova" w:date="2018-07-07T15:18:00Z">
              <w:r w:rsidRPr="00BA156B">
                <w:rPr>
                  <w:rFonts w:cs="Times New Roman"/>
                  <w:color w:val="000000"/>
                  <w:lang w:val="es-PE"/>
                </w:rPr>
                <w:t>Medio - 2</w:t>
              </w:r>
            </w:ins>
          </w:p>
        </w:tc>
      </w:tr>
      <w:tr w:rsidR="00BA63BC" w:rsidRPr="00BA156B" w14:paraId="5C5318B2" w14:textId="77777777" w:rsidTr="00312225">
        <w:tblPrEx>
          <w:tblBorders>
            <w:top w:val="none" w:sz="0" w:space="0" w:color="auto"/>
          </w:tblBorders>
        </w:tblPrEx>
        <w:trPr>
          <w:ins w:id="1770" w:author="Regina Casanova" w:date="2018-07-07T15:18:00Z"/>
        </w:trPr>
        <w:tc>
          <w:tcPr>
            <w:tcW w:w="504" w:type="dxa"/>
            <w:tcBorders>
              <w:left w:val="single" w:sz="8" w:space="0" w:color="000000"/>
              <w:bottom w:val="single" w:sz="8" w:space="0" w:color="000000"/>
              <w:right w:val="single" w:sz="8" w:space="0" w:color="000000"/>
            </w:tcBorders>
            <w:vAlign w:val="bottom"/>
          </w:tcPr>
          <w:p w14:paraId="54AD576F" w14:textId="77777777" w:rsidR="00BA63BC" w:rsidRPr="00BA156B" w:rsidRDefault="00BA63BC" w:rsidP="00312225">
            <w:pPr>
              <w:autoSpaceDE w:val="0"/>
              <w:autoSpaceDN w:val="0"/>
              <w:adjustRightInd w:val="0"/>
              <w:spacing w:line="360" w:lineRule="atLeast"/>
              <w:jc w:val="right"/>
              <w:rPr>
                <w:ins w:id="1771" w:author="Regina Casanova" w:date="2018-07-07T15:18:00Z"/>
                <w:rFonts w:cs="Times New Roman"/>
                <w:color w:val="000000"/>
                <w:lang w:val="es-PE"/>
              </w:rPr>
            </w:pPr>
            <w:ins w:id="1772" w:author="Regina Casanova" w:date="2018-07-07T15:18:00Z">
              <w:r w:rsidRPr="00BA156B">
                <w:rPr>
                  <w:rFonts w:cs="Times New Roman"/>
                  <w:color w:val="000000"/>
                  <w:lang w:val="es-PE"/>
                </w:rPr>
                <w:lastRenderedPageBreak/>
                <w:t>17</w:t>
              </w:r>
            </w:ins>
          </w:p>
        </w:tc>
        <w:tc>
          <w:tcPr>
            <w:tcW w:w="1715" w:type="dxa"/>
            <w:tcBorders>
              <w:bottom w:val="single" w:sz="8" w:space="0" w:color="000000"/>
              <w:right w:val="single" w:sz="8" w:space="0" w:color="000000"/>
            </w:tcBorders>
            <w:vAlign w:val="bottom"/>
          </w:tcPr>
          <w:p w14:paraId="190021BB" w14:textId="77777777" w:rsidR="00BA63BC" w:rsidRPr="00BA156B" w:rsidRDefault="00BA63BC" w:rsidP="00312225">
            <w:pPr>
              <w:autoSpaceDE w:val="0"/>
              <w:autoSpaceDN w:val="0"/>
              <w:adjustRightInd w:val="0"/>
              <w:spacing w:line="360" w:lineRule="atLeast"/>
              <w:rPr>
                <w:ins w:id="1773" w:author="Regina Casanova" w:date="2018-07-07T15:18:00Z"/>
                <w:rFonts w:cs="Times New Roman"/>
                <w:color w:val="000000"/>
                <w:lang w:val="es-PE"/>
              </w:rPr>
            </w:pPr>
            <w:ins w:id="1774"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351AC5B2" w14:textId="77777777" w:rsidR="00BA63BC" w:rsidRPr="00BA156B" w:rsidRDefault="00BA63BC" w:rsidP="00312225">
            <w:pPr>
              <w:autoSpaceDE w:val="0"/>
              <w:autoSpaceDN w:val="0"/>
              <w:adjustRightInd w:val="0"/>
              <w:spacing w:line="360" w:lineRule="atLeast"/>
              <w:rPr>
                <w:ins w:id="1775" w:author="Regina Casanova" w:date="2018-07-07T15:18:00Z"/>
                <w:rFonts w:cs="Times New Roman"/>
                <w:color w:val="000000"/>
                <w:lang w:val="es-PE"/>
              </w:rPr>
            </w:pPr>
            <w:ins w:id="1776" w:author="Regina Casanova" w:date="2018-07-07T15:18:00Z">
              <w:r w:rsidRPr="00BA156B">
                <w:rPr>
                  <w:rFonts w:cs="Times New Roman"/>
                  <w:color w:val="000000"/>
                  <w:lang w:val="es-PE"/>
                </w:rPr>
                <w:t>Que no sea engorroso presentar un reclamo</w:t>
              </w:r>
            </w:ins>
          </w:p>
        </w:tc>
        <w:tc>
          <w:tcPr>
            <w:tcW w:w="5380" w:type="dxa"/>
            <w:tcBorders>
              <w:bottom w:val="single" w:sz="8" w:space="0" w:color="000000"/>
              <w:right w:val="single" w:sz="8" w:space="0" w:color="000000"/>
            </w:tcBorders>
            <w:vAlign w:val="bottom"/>
          </w:tcPr>
          <w:p w14:paraId="5F1F116F" w14:textId="77777777" w:rsidR="00BA63BC" w:rsidRPr="00BA156B" w:rsidRDefault="00BA63BC" w:rsidP="00312225">
            <w:pPr>
              <w:autoSpaceDE w:val="0"/>
              <w:autoSpaceDN w:val="0"/>
              <w:adjustRightInd w:val="0"/>
              <w:spacing w:line="360" w:lineRule="atLeast"/>
              <w:rPr>
                <w:ins w:id="1777" w:author="Regina Casanova" w:date="2018-07-07T15:18:00Z"/>
                <w:rFonts w:cs="Times New Roman"/>
                <w:color w:val="000000"/>
                <w:lang w:val="es-PE"/>
              </w:rPr>
            </w:pPr>
            <w:ins w:id="1778" w:author="Regina Casanova" w:date="2018-07-07T15:18:00Z">
              <w:r>
                <w:rPr>
                  <w:rFonts w:cs="Times New Roman"/>
                  <w:color w:val="000000"/>
                  <w:lang w:val="es-PE"/>
                </w:rPr>
                <w:t>Co</w:t>
              </w:r>
              <w:r w:rsidRPr="00BA156B">
                <w:rPr>
                  <w:rFonts w:cs="Times New Roman"/>
                  <w:color w:val="000000"/>
                  <w:lang w:val="es-PE"/>
                </w:rPr>
                <w:t>mo ciudadano quiero poder presentar un reclamo de forma sencilla para poder presentar todos los reclamos que me ocurran</w:t>
              </w:r>
            </w:ins>
          </w:p>
        </w:tc>
        <w:tc>
          <w:tcPr>
            <w:tcW w:w="2341" w:type="dxa"/>
            <w:tcBorders>
              <w:bottom w:val="single" w:sz="8" w:space="0" w:color="000000"/>
              <w:right w:val="single" w:sz="8" w:space="0" w:color="000000"/>
            </w:tcBorders>
            <w:vAlign w:val="bottom"/>
          </w:tcPr>
          <w:p w14:paraId="45ECAC03" w14:textId="77777777" w:rsidR="00BA63BC" w:rsidRPr="00BA156B" w:rsidRDefault="00BA63BC" w:rsidP="00312225">
            <w:pPr>
              <w:autoSpaceDE w:val="0"/>
              <w:autoSpaceDN w:val="0"/>
              <w:adjustRightInd w:val="0"/>
              <w:spacing w:line="360" w:lineRule="atLeast"/>
              <w:rPr>
                <w:ins w:id="1779" w:author="Regina Casanova" w:date="2018-07-07T15:18:00Z"/>
                <w:rFonts w:cs="Times New Roman"/>
                <w:color w:val="000000"/>
                <w:lang w:val="es-PE"/>
              </w:rPr>
            </w:pPr>
            <w:ins w:id="1780" w:author="Regina Casanova" w:date="2018-07-07T15:18:00Z">
              <w:r w:rsidRPr="00BA156B">
                <w:rPr>
                  <w:rFonts w:cs="Times New Roman"/>
                  <w:color w:val="000000"/>
                  <w:lang w:val="es-PE"/>
                </w:rPr>
                <w:t xml:space="preserve">Hacer </w:t>
              </w:r>
              <w:r>
                <w:rPr>
                  <w:rFonts w:cs="Times New Roman"/>
                  <w:color w:val="000000"/>
                  <w:lang w:val="es-PE"/>
                </w:rPr>
                <w:t xml:space="preserve">que </w:t>
              </w:r>
              <w:r w:rsidRPr="00BA156B">
                <w:rPr>
                  <w:rFonts w:cs="Times New Roman"/>
                  <w:color w:val="000000"/>
                  <w:lang w:val="es-PE"/>
                </w:rPr>
                <w:t xml:space="preserve">el </w:t>
              </w:r>
              <w:r>
                <w:rPr>
                  <w:rFonts w:cs="Times New Roman"/>
                  <w:color w:val="000000"/>
                  <w:lang w:val="es-PE"/>
                </w:rPr>
                <w:t>software</w:t>
              </w:r>
              <w:r w:rsidRPr="00BA156B">
                <w:rPr>
                  <w:rFonts w:cs="Times New Roman"/>
                  <w:color w:val="000000"/>
                  <w:lang w:val="es-PE"/>
                </w:rPr>
                <w:t xml:space="preserve"> </w:t>
              </w:r>
              <w:r>
                <w:rPr>
                  <w:rFonts w:cs="Times New Roman"/>
                  <w:color w:val="000000"/>
                  <w:lang w:val="es-PE"/>
                </w:rPr>
                <w:t>tenga</w:t>
              </w:r>
              <w:r w:rsidRPr="00BA156B">
                <w:rPr>
                  <w:rFonts w:cs="Times New Roman"/>
                  <w:color w:val="000000"/>
                  <w:lang w:val="es-PE"/>
                </w:rPr>
                <w:t xml:space="preserve"> pocos</w:t>
              </w:r>
              <w:r>
                <w:rPr>
                  <w:rFonts w:cs="Times New Roman"/>
                  <w:color w:val="000000"/>
                  <w:lang w:val="es-PE"/>
                </w:rPr>
                <w:t xml:space="preserve"> y sencillos</w:t>
              </w:r>
              <w:r w:rsidRPr="00BA156B">
                <w:rPr>
                  <w:rFonts w:cs="Times New Roman"/>
                  <w:color w:val="000000"/>
                  <w:lang w:val="es-PE"/>
                </w:rPr>
                <w:t xml:space="preserve"> pasos </w:t>
              </w:r>
            </w:ins>
          </w:p>
        </w:tc>
        <w:tc>
          <w:tcPr>
            <w:tcW w:w="1559" w:type="dxa"/>
            <w:tcBorders>
              <w:bottom w:val="single" w:sz="8" w:space="0" w:color="000000"/>
              <w:right w:val="single" w:sz="8" w:space="0" w:color="000000"/>
            </w:tcBorders>
            <w:vAlign w:val="bottom"/>
          </w:tcPr>
          <w:p w14:paraId="238FBD04" w14:textId="77777777" w:rsidR="00BA63BC" w:rsidRPr="00BA156B" w:rsidRDefault="00BA63BC" w:rsidP="00312225">
            <w:pPr>
              <w:autoSpaceDE w:val="0"/>
              <w:autoSpaceDN w:val="0"/>
              <w:adjustRightInd w:val="0"/>
              <w:spacing w:line="360" w:lineRule="atLeast"/>
              <w:rPr>
                <w:ins w:id="1781" w:author="Regina Casanova" w:date="2018-07-07T15:18:00Z"/>
                <w:rFonts w:cs="Times New Roman"/>
                <w:color w:val="000000"/>
                <w:lang w:val="es-PE"/>
              </w:rPr>
            </w:pPr>
            <w:ins w:id="1782" w:author="Regina Casanova" w:date="2018-07-07T15:18:00Z">
              <w:r w:rsidRPr="00BA156B">
                <w:rPr>
                  <w:rFonts w:cs="Times New Roman"/>
                  <w:color w:val="000000"/>
                  <w:lang w:val="es-PE"/>
                </w:rPr>
                <w:t>Alto - 3</w:t>
              </w:r>
            </w:ins>
          </w:p>
        </w:tc>
      </w:tr>
      <w:tr w:rsidR="00BA63BC" w:rsidRPr="00BA156B" w14:paraId="2EAD0F9F" w14:textId="77777777" w:rsidTr="00312225">
        <w:tblPrEx>
          <w:tblBorders>
            <w:top w:val="none" w:sz="0" w:space="0" w:color="auto"/>
          </w:tblBorders>
        </w:tblPrEx>
        <w:trPr>
          <w:ins w:id="178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AE7411F" w14:textId="77777777" w:rsidR="00BA63BC" w:rsidRPr="00BA156B" w:rsidRDefault="00BA63BC" w:rsidP="00312225">
            <w:pPr>
              <w:autoSpaceDE w:val="0"/>
              <w:autoSpaceDN w:val="0"/>
              <w:adjustRightInd w:val="0"/>
              <w:spacing w:line="360" w:lineRule="atLeast"/>
              <w:jc w:val="right"/>
              <w:rPr>
                <w:ins w:id="1784" w:author="Regina Casanova" w:date="2018-07-07T15:18:00Z"/>
                <w:rFonts w:cs="Times New Roman"/>
                <w:color w:val="000000"/>
                <w:lang w:val="es-PE"/>
              </w:rPr>
            </w:pPr>
            <w:ins w:id="1785" w:author="Regina Casanova" w:date="2018-07-07T15:18:00Z">
              <w:r w:rsidRPr="00BA156B">
                <w:rPr>
                  <w:rFonts w:cs="Times New Roman"/>
                  <w:color w:val="000000"/>
                  <w:lang w:val="es-PE"/>
                </w:rPr>
                <w:t>18</w:t>
              </w:r>
            </w:ins>
          </w:p>
        </w:tc>
        <w:tc>
          <w:tcPr>
            <w:tcW w:w="1715" w:type="dxa"/>
            <w:tcBorders>
              <w:bottom w:val="single" w:sz="8" w:space="0" w:color="000000"/>
              <w:right w:val="single" w:sz="8" w:space="0" w:color="000000"/>
            </w:tcBorders>
            <w:shd w:val="clear" w:color="auto" w:fill="E1E0E0"/>
            <w:vAlign w:val="bottom"/>
          </w:tcPr>
          <w:p w14:paraId="14BA4803" w14:textId="77777777" w:rsidR="00BA63BC" w:rsidRPr="00BA156B" w:rsidRDefault="00BA63BC" w:rsidP="00312225">
            <w:pPr>
              <w:autoSpaceDE w:val="0"/>
              <w:autoSpaceDN w:val="0"/>
              <w:adjustRightInd w:val="0"/>
              <w:spacing w:line="360" w:lineRule="atLeast"/>
              <w:rPr>
                <w:ins w:id="1786" w:author="Regina Casanova" w:date="2018-07-07T15:18:00Z"/>
                <w:rFonts w:cs="Times New Roman"/>
                <w:color w:val="000000"/>
                <w:lang w:val="es-PE"/>
              </w:rPr>
            </w:pPr>
            <w:ins w:id="1787"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49695768" w14:textId="7B644028" w:rsidR="00BA63BC" w:rsidRPr="00BA156B" w:rsidRDefault="00BA63BC" w:rsidP="00312225">
            <w:pPr>
              <w:autoSpaceDE w:val="0"/>
              <w:autoSpaceDN w:val="0"/>
              <w:adjustRightInd w:val="0"/>
              <w:spacing w:line="360" w:lineRule="atLeast"/>
              <w:rPr>
                <w:ins w:id="1788" w:author="Regina Casanova" w:date="2018-07-07T15:18:00Z"/>
                <w:rFonts w:cs="Times New Roman"/>
                <w:color w:val="000000"/>
                <w:lang w:val="es-PE"/>
              </w:rPr>
            </w:pPr>
            <w:ins w:id="1789" w:author="Regina Casanova" w:date="2018-07-07T15:18:00Z">
              <w:r w:rsidRPr="00BA156B">
                <w:rPr>
                  <w:rFonts w:cs="Times New Roman"/>
                  <w:color w:val="000000"/>
                  <w:lang w:val="es-PE"/>
                </w:rPr>
                <w:t xml:space="preserve">Identificar </w:t>
              </w:r>
              <w:del w:id="1790" w:author="USER" w:date="2018-07-09T15:25:00Z">
                <w:r w:rsidRPr="00BA156B" w:rsidDel="00EC3670">
                  <w:rPr>
                    <w:rFonts w:cs="Times New Roman"/>
                    <w:color w:val="000000"/>
                    <w:lang w:val="es-PE"/>
                  </w:rPr>
                  <w:delText>ciudadano quejosos</w:delText>
                </w:r>
              </w:del>
            </w:ins>
            <w:ins w:id="1791" w:author="USER" w:date="2018-07-09T15:25:00Z">
              <w:r w:rsidR="00EC3670" w:rsidRPr="00BA156B">
                <w:rPr>
                  <w:rFonts w:cs="Times New Roman"/>
                  <w:color w:val="000000"/>
                  <w:lang w:val="es-PE"/>
                </w:rPr>
                <w:t>ciudadanos quejosos</w:t>
              </w:r>
            </w:ins>
            <w:ins w:id="1792" w:author="Regina Casanova" w:date="2018-07-07T15:18:00Z">
              <w:r w:rsidRPr="00BA156B">
                <w:rPr>
                  <w:rFonts w:cs="Times New Roman"/>
                  <w:color w:val="000000"/>
                  <w:lang w:val="es-PE"/>
                </w:rPr>
                <w:t xml:space="preserve"> recurrentes</w:t>
              </w:r>
            </w:ins>
          </w:p>
        </w:tc>
        <w:tc>
          <w:tcPr>
            <w:tcW w:w="5380" w:type="dxa"/>
            <w:tcBorders>
              <w:bottom w:val="single" w:sz="8" w:space="0" w:color="000000"/>
              <w:right w:val="single" w:sz="8" w:space="0" w:color="000000"/>
            </w:tcBorders>
            <w:shd w:val="clear" w:color="auto" w:fill="E1E0E0"/>
            <w:vAlign w:val="bottom"/>
          </w:tcPr>
          <w:p w14:paraId="694B1316" w14:textId="77777777" w:rsidR="00BA63BC" w:rsidRPr="00BA156B" w:rsidRDefault="00BA63BC" w:rsidP="00312225">
            <w:pPr>
              <w:autoSpaceDE w:val="0"/>
              <w:autoSpaceDN w:val="0"/>
              <w:adjustRightInd w:val="0"/>
              <w:spacing w:line="360" w:lineRule="atLeast"/>
              <w:rPr>
                <w:ins w:id="1793" w:author="Regina Casanova" w:date="2018-07-07T15:18:00Z"/>
                <w:rFonts w:cs="Times New Roman"/>
                <w:color w:val="000000"/>
                <w:lang w:val="es-PE"/>
              </w:rPr>
            </w:pPr>
            <w:ins w:id="1794" w:author="Regina Casanova" w:date="2018-07-07T15:18:00Z">
              <w:r>
                <w:rPr>
                  <w:rFonts w:cs="Times New Roman"/>
                  <w:color w:val="000000"/>
                  <w:lang w:val="es-PE"/>
                </w:rPr>
                <w:t>Co</w:t>
              </w:r>
              <w:r w:rsidRPr="00BA156B">
                <w:rPr>
                  <w:rFonts w:cs="Times New Roman"/>
                  <w:color w:val="000000"/>
                  <w:lang w:val="es-PE"/>
                </w:rPr>
                <w:t>mo gestor de una IPRESS quiero identificar a los ciudadanos quejosos recurrentes para poder tomar medidas sobre esos casos</w:t>
              </w:r>
            </w:ins>
          </w:p>
        </w:tc>
        <w:tc>
          <w:tcPr>
            <w:tcW w:w="2341" w:type="dxa"/>
            <w:tcBorders>
              <w:bottom w:val="single" w:sz="8" w:space="0" w:color="000000"/>
              <w:right w:val="single" w:sz="8" w:space="0" w:color="000000"/>
            </w:tcBorders>
            <w:shd w:val="clear" w:color="auto" w:fill="E1E0E0"/>
            <w:vAlign w:val="bottom"/>
          </w:tcPr>
          <w:p w14:paraId="002818D3" w14:textId="77777777" w:rsidR="00BA63BC" w:rsidRPr="00BA156B" w:rsidRDefault="00BA63BC" w:rsidP="00312225">
            <w:pPr>
              <w:autoSpaceDE w:val="0"/>
              <w:autoSpaceDN w:val="0"/>
              <w:adjustRightInd w:val="0"/>
              <w:spacing w:line="360" w:lineRule="atLeast"/>
              <w:rPr>
                <w:ins w:id="1795" w:author="Regina Casanova" w:date="2018-07-07T15:18:00Z"/>
                <w:rFonts w:cs="Times New Roman"/>
                <w:color w:val="000000"/>
                <w:lang w:val="es-PE"/>
              </w:rPr>
            </w:pPr>
            <w:ins w:id="1796" w:author="Regina Casanova" w:date="2018-07-07T15:18:00Z">
              <w:r w:rsidRPr="00BA156B">
                <w:rPr>
                  <w:rFonts w:cs="Times New Roman"/>
                  <w:color w:val="000000"/>
                  <w:lang w:val="es-PE"/>
                </w:rPr>
                <w:t>Perfil del ciudadano que se queja donde se pueda ver el historial de los reclamos que ha presentado</w:t>
              </w:r>
            </w:ins>
          </w:p>
        </w:tc>
        <w:tc>
          <w:tcPr>
            <w:tcW w:w="1559" w:type="dxa"/>
            <w:tcBorders>
              <w:bottom w:val="single" w:sz="8" w:space="0" w:color="000000"/>
              <w:right w:val="single" w:sz="8" w:space="0" w:color="000000"/>
            </w:tcBorders>
            <w:shd w:val="clear" w:color="auto" w:fill="E1E0E0"/>
            <w:vAlign w:val="bottom"/>
          </w:tcPr>
          <w:p w14:paraId="1D4D045C" w14:textId="77777777" w:rsidR="00BA63BC" w:rsidRPr="00BA156B" w:rsidRDefault="00BA63BC" w:rsidP="00312225">
            <w:pPr>
              <w:autoSpaceDE w:val="0"/>
              <w:autoSpaceDN w:val="0"/>
              <w:adjustRightInd w:val="0"/>
              <w:spacing w:line="360" w:lineRule="atLeast"/>
              <w:rPr>
                <w:ins w:id="1797" w:author="Regina Casanova" w:date="2018-07-07T15:18:00Z"/>
                <w:rFonts w:cs="Times New Roman"/>
                <w:color w:val="000000"/>
                <w:lang w:val="es-PE"/>
              </w:rPr>
            </w:pPr>
            <w:ins w:id="1798" w:author="Regina Casanova" w:date="2018-07-07T15:18:00Z">
              <w:r w:rsidRPr="00BA156B">
                <w:rPr>
                  <w:rFonts w:cs="Times New Roman"/>
                  <w:color w:val="000000"/>
                  <w:lang w:val="es-PE"/>
                </w:rPr>
                <w:t>Medio - 2</w:t>
              </w:r>
            </w:ins>
          </w:p>
        </w:tc>
      </w:tr>
      <w:tr w:rsidR="00BA63BC" w:rsidRPr="00BA156B" w14:paraId="1A92F6D6" w14:textId="77777777" w:rsidTr="00312225">
        <w:tblPrEx>
          <w:tblBorders>
            <w:top w:val="none" w:sz="0" w:space="0" w:color="auto"/>
          </w:tblBorders>
        </w:tblPrEx>
        <w:trPr>
          <w:ins w:id="1799" w:author="Regina Casanova" w:date="2018-07-07T15:18:00Z"/>
        </w:trPr>
        <w:tc>
          <w:tcPr>
            <w:tcW w:w="504" w:type="dxa"/>
            <w:tcBorders>
              <w:left w:val="single" w:sz="8" w:space="0" w:color="000000"/>
              <w:bottom w:val="single" w:sz="8" w:space="0" w:color="000000"/>
              <w:right w:val="single" w:sz="8" w:space="0" w:color="000000"/>
            </w:tcBorders>
            <w:vAlign w:val="bottom"/>
          </w:tcPr>
          <w:p w14:paraId="403D1297" w14:textId="77777777" w:rsidR="00BA63BC" w:rsidRPr="00BA156B" w:rsidRDefault="00BA63BC" w:rsidP="00312225">
            <w:pPr>
              <w:autoSpaceDE w:val="0"/>
              <w:autoSpaceDN w:val="0"/>
              <w:adjustRightInd w:val="0"/>
              <w:spacing w:line="360" w:lineRule="atLeast"/>
              <w:jc w:val="right"/>
              <w:rPr>
                <w:ins w:id="1800" w:author="Regina Casanova" w:date="2018-07-07T15:18:00Z"/>
                <w:rFonts w:cs="Times New Roman"/>
                <w:color w:val="000000"/>
                <w:lang w:val="es-PE"/>
              </w:rPr>
            </w:pPr>
            <w:ins w:id="1801" w:author="Regina Casanova" w:date="2018-07-07T15:18:00Z">
              <w:r w:rsidRPr="00BA156B">
                <w:rPr>
                  <w:rFonts w:cs="Times New Roman"/>
                  <w:color w:val="000000"/>
                  <w:lang w:val="es-PE"/>
                </w:rPr>
                <w:t>19</w:t>
              </w:r>
            </w:ins>
          </w:p>
        </w:tc>
        <w:tc>
          <w:tcPr>
            <w:tcW w:w="1715" w:type="dxa"/>
            <w:tcBorders>
              <w:bottom w:val="single" w:sz="8" w:space="0" w:color="000000"/>
              <w:right w:val="single" w:sz="8" w:space="0" w:color="000000"/>
            </w:tcBorders>
            <w:vAlign w:val="bottom"/>
          </w:tcPr>
          <w:p w14:paraId="01FEFDCE" w14:textId="77777777" w:rsidR="00BA63BC" w:rsidRPr="00BA156B" w:rsidRDefault="00BA63BC" w:rsidP="00312225">
            <w:pPr>
              <w:autoSpaceDE w:val="0"/>
              <w:autoSpaceDN w:val="0"/>
              <w:adjustRightInd w:val="0"/>
              <w:spacing w:line="360" w:lineRule="atLeast"/>
              <w:rPr>
                <w:ins w:id="1802" w:author="Regina Casanova" w:date="2018-07-07T15:18:00Z"/>
                <w:rFonts w:cs="Times New Roman"/>
                <w:color w:val="000000"/>
                <w:lang w:val="es-PE"/>
              </w:rPr>
            </w:pPr>
            <w:ins w:id="1803"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vAlign w:val="bottom"/>
          </w:tcPr>
          <w:p w14:paraId="2E5B7E3C" w14:textId="77777777" w:rsidR="00BA63BC" w:rsidRPr="00BA156B" w:rsidRDefault="00BA63BC" w:rsidP="00312225">
            <w:pPr>
              <w:autoSpaceDE w:val="0"/>
              <w:autoSpaceDN w:val="0"/>
              <w:adjustRightInd w:val="0"/>
              <w:spacing w:line="360" w:lineRule="atLeast"/>
              <w:rPr>
                <w:ins w:id="1804" w:author="Regina Casanova" w:date="2018-07-07T15:18:00Z"/>
                <w:rFonts w:cs="Times New Roman"/>
                <w:color w:val="000000"/>
                <w:lang w:val="es-PE"/>
              </w:rPr>
            </w:pPr>
            <w:ins w:id="1805" w:author="Regina Casanova" w:date="2018-07-07T15:18:00Z">
              <w:r w:rsidRPr="00BA156B">
                <w:rPr>
                  <w:rFonts w:cs="Times New Roman"/>
                  <w:color w:val="000000"/>
                  <w:lang w:val="es-PE"/>
                </w:rPr>
                <w:t>Llegar a al menos 2 personas encargadas para darle solución</w:t>
              </w:r>
            </w:ins>
          </w:p>
        </w:tc>
        <w:tc>
          <w:tcPr>
            <w:tcW w:w="5380" w:type="dxa"/>
            <w:tcBorders>
              <w:bottom w:val="single" w:sz="8" w:space="0" w:color="000000"/>
              <w:right w:val="single" w:sz="8" w:space="0" w:color="000000"/>
            </w:tcBorders>
            <w:vAlign w:val="bottom"/>
          </w:tcPr>
          <w:p w14:paraId="070698B2" w14:textId="77777777" w:rsidR="00BA63BC" w:rsidRPr="00BA156B" w:rsidRDefault="00BA63BC" w:rsidP="00312225">
            <w:pPr>
              <w:autoSpaceDE w:val="0"/>
              <w:autoSpaceDN w:val="0"/>
              <w:adjustRightInd w:val="0"/>
              <w:spacing w:line="360" w:lineRule="atLeast"/>
              <w:rPr>
                <w:ins w:id="1806" w:author="Regina Casanova" w:date="2018-07-07T15:18:00Z"/>
                <w:rFonts w:cs="Times New Roman"/>
                <w:color w:val="000000"/>
                <w:lang w:val="es-PE"/>
              </w:rPr>
            </w:pPr>
            <w:ins w:id="1807" w:author="Regina Casanova" w:date="2018-07-07T15:18:00Z">
              <w:r>
                <w:rPr>
                  <w:rFonts w:cs="Times New Roman"/>
                  <w:color w:val="000000"/>
                  <w:lang w:val="es-PE"/>
                </w:rPr>
                <w:t>Co</w:t>
              </w:r>
              <w:r w:rsidRPr="00BA156B">
                <w:rPr>
                  <w:rFonts w:cs="Times New Roman"/>
                  <w:color w:val="000000"/>
                  <w:lang w:val="es-PE"/>
                </w:rPr>
                <w:t>mo gestor de una IPRESS quiero que cuando ingresen reclamos lleguen al menos a dos personas para poder evitar que se pierdan estos reclamos</w:t>
              </w:r>
            </w:ins>
          </w:p>
        </w:tc>
        <w:tc>
          <w:tcPr>
            <w:tcW w:w="2341" w:type="dxa"/>
            <w:tcBorders>
              <w:bottom w:val="single" w:sz="8" w:space="0" w:color="000000"/>
              <w:right w:val="single" w:sz="8" w:space="0" w:color="000000"/>
            </w:tcBorders>
            <w:vAlign w:val="bottom"/>
          </w:tcPr>
          <w:p w14:paraId="231CA76D" w14:textId="77777777" w:rsidR="00BA63BC" w:rsidRPr="00BA156B" w:rsidRDefault="00BA63BC" w:rsidP="00312225">
            <w:pPr>
              <w:autoSpaceDE w:val="0"/>
              <w:autoSpaceDN w:val="0"/>
              <w:adjustRightInd w:val="0"/>
              <w:spacing w:line="360" w:lineRule="atLeast"/>
              <w:rPr>
                <w:ins w:id="1808" w:author="Regina Casanova" w:date="2018-07-07T15:18:00Z"/>
                <w:rFonts w:cs="Times New Roman"/>
                <w:color w:val="000000"/>
                <w:lang w:val="es-PE"/>
              </w:rPr>
            </w:pPr>
            <w:ins w:id="1809" w:author="Regina Casanova" w:date="2018-07-07T15:18:00Z">
              <w:r w:rsidRPr="00BA156B">
                <w:rPr>
                  <w:rFonts w:cs="Times New Roman"/>
                  <w:color w:val="000000"/>
                  <w:lang w:val="es-PE"/>
                </w:rPr>
                <w:t>Enviar correo electrónico a personas designadas para recibir estos reclamos</w:t>
              </w:r>
            </w:ins>
          </w:p>
        </w:tc>
        <w:tc>
          <w:tcPr>
            <w:tcW w:w="1559" w:type="dxa"/>
            <w:tcBorders>
              <w:bottom w:val="single" w:sz="8" w:space="0" w:color="000000"/>
              <w:right w:val="single" w:sz="8" w:space="0" w:color="000000"/>
            </w:tcBorders>
            <w:vAlign w:val="bottom"/>
          </w:tcPr>
          <w:p w14:paraId="1D4FD45F" w14:textId="77777777" w:rsidR="00BA63BC" w:rsidRPr="00BA156B" w:rsidRDefault="00BA63BC" w:rsidP="00312225">
            <w:pPr>
              <w:autoSpaceDE w:val="0"/>
              <w:autoSpaceDN w:val="0"/>
              <w:adjustRightInd w:val="0"/>
              <w:spacing w:line="360" w:lineRule="atLeast"/>
              <w:rPr>
                <w:ins w:id="1810" w:author="Regina Casanova" w:date="2018-07-07T15:18:00Z"/>
                <w:rFonts w:cs="Times New Roman"/>
                <w:color w:val="000000"/>
                <w:lang w:val="es-PE"/>
              </w:rPr>
            </w:pPr>
            <w:ins w:id="1811" w:author="Regina Casanova" w:date="2018-07-07T15:18:00Z">
              <w:r w:rsidRPr="00BA156B">
                <w:rPr>
                  <w:rFonts w:cs="Times New Roman"/>
                  <w:color w:val="000000"/>
                  <w:lang w:val="es-PE"/>
                </w:rPr>
                <w:t>Alto - 3</w:t>
              </w:r>
            </w:ins>
          </w:p>
        </w:tc>
      </w:tr>
      <w:tr w:rsidR="00BA63BC" w:rsidRPr="00BA156B" w14:paraId="091CEF3E" w14:textId="77777777" w:rsidTr="00312225">
        <w:tblPrEx>
          <w:tblBorders>
            <w:top w:val="none" w:sz="0" w:space="0" w:color="auto"/>
          </w:tblBorders>
        </w:tblPrEx>
        <w:trPr>
          <w:ins w:id="181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13143DAC" w14:textId="77777777" w:rsidR="00BA63BC" w:rsidRPr="00BA156B" w:rsidRDefault="00BA63BC" w:rsidP="00312225">
            <w:pPr>
              <w:autoSpaceDE w:val="0"/>
              <w:autoSpaceDN w:val="0"/>
              <w:adjustRightInd w:val="0"/>
              <w:spacing w:line="360" w:lineRule="atLeast"/>
              <w:jc w:val="right"/>
              <w:rPr>
                <w:ins w:id="1813" w:author="Regina Casanova" w:date="2018-07-07T15:18:00Z"/>
                <w:rFonts w:cs="Times New Roman"/>
                <w:color w:val="000000"/>
                <w:lang w:val="es-PE"/>
              </w:rPr>
            </w:pPr>
            <w:ins w:id="1814" w:author="Regina Casanova" w:date="2018-07-07T15:18:00Z">
              <w:r w:rsidRPr="00BA156B">
                <w:rPr>
                  <w:rFonts w:cs="Times New Roman"/>
                  <w:color w:val="000000"/>
                  <w:lang w:val="es-PE"/>
                </w:rPr>
                <w:t>20</w:t>
              </w:r>
            </w:ins>
          </w:p>
        </w:tc>
        <w:tc>
          <w:tcPr>
            <w:tcW w:w="1715" w:type="dxa"/>
            <w:tcBorders>
              <w:bottom w:val="single" w:sz="8" w:space="0" w:color="000000"/>
              <w:right w:val="single" w:sz="8" w:space="0" w:color="000000"/>
            </w:tcBorders>
            <w:shd w:val="clear" w:color="auto" w:fill="E1E0E0"/>
            <w:vAlign w:val="bottom"/>
          </w:tcPr>
          <w:p w14:paraId="0A8E9F5E" w14:textId="77777777" w:rsidR="00BA63BC" w:rsidRPr="00BA156B" w:rsidRDefault="00BA63BC" w:rsidP="00312225">
            <w:pPr>
              <w:autoSpaceDE w:val="0"/>
              <w:autoSpaceDN w:val="0"/>
              <w:adjustRightInd w:val="0"/>
              <w:spacing w:line="360" w:lineRule="atLeast"/>
              <w:rPr>
                <w:ins w:id="1815" w:author="Regina Casanova" w:date="2018-07-07T15:18:00Z"/>
                <w:rFonts w:cs="Times New Roman"/>
                <w:color w:val="000000"/>
                <w:lang w:val="es-PE"/>
              </w:rPr>
            </w:pPr>
            <w:ins w:id="1816"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1C848F40" w14:textId="77777777" w:rsidR="00BA63BC" w:rsidRPr="00BA156B" w:rsidRDefault="00BA63BC" w:rsidP="00312225">
            <w:pPr>
              <w:autoSpaceDE w:val="0"/>
              <w:autoSpaceDN w:val="0"/>
              <w:adjustRightInd w:val="0"/>
              <w:spacing w:line="360" w:lineRule="atLeast"/>
              <w:rPr>
                <w:ins w:id="1817" w:author="Regina Casanova" w:date="2018-07-07T15:18:00Z"/>
                <w:rFonts w:cs="Times New Roman"/>
                <w:color w:val="000000"/>
                <w:lang w:val="es-PE"/>
              </w:rPr>
            </w:pPr>
            <w:ins w:id="1818" w:author="Regina Casanova" w:date="2018-07-07T15:18:00Z">
              <w:r w:rsidRPr="00BA156B">
                <w:rPr>
                  <w:rFonts w:cs="Times New Roman"/>
                  <w:color w:val="000000"/>
                  <w:lang w:val="es-PE"/>
                </w:rPr>
                <w:t>Filtro de reclamos que no pertenezcan a la institución</w:t>
              </w:r>
            </w:ins>
          </w:p>
        </w:tc>
        <w:tc>
          <w:tcPr>
            <w:tcW w:w="5380" w:type="dxa"/>
            <w:tcBorders>
              <w:bottom w:val="single" w:sz="8" w:space="0" w:color="000000"/>
              <w:right w:val="single" w:sz="8" w:space="0" w:color="000000"/>
            </w:tcBorders>
            <w:shd w:val="clear" w:color="auto" w:fill="E1E0E0"/>
            <w:vAlign w:val="bottom"/>
          </w:tcPr>
          <w:p w14:paraId="24784346" w14:textId="77777777" w:rsidR="00BA63BC" w:rsidRPr="00BA156B" w:rsidRDefault="00BA63BC" w:rsidP="00312225">
            <w:pPr>
              <w:autoSpaceDE w:val="0"/>
              <w:autoSpaceDN w:val="0"/>
              <w:adjustRightInd w:val="0"/>
              <w:spacing w:line="360" w:lineRule="atLeast"/>
              <w:rPr>
                <w:ins w:id="1819" w:author="Regina Casanova" w:date="2018-07-07T15:18:00Z"/>
                <w:rFonts w:cs="Times New Roman"/>
                <w:color w:val="000000"/>
                <w:lang w:val="es-PE"/>
              </w:rPr>
            </w:pPr>
            <w:ins w:id="1820" w:author="Regina Casanova" w:date="2018-07-07T15:18:00Z">
              <w:r>
                <w:rPr>
                  <w:rFonts w:cs="Times New Roman"/>
                  <w:color w:val="000000"/>
                  <w:lang w:val="es-PE"/>
                </w:rPr>
                <w:t>Co</w:t>
              </w:r>
              <w:r w:rsidRPr="00BA156B">
                <w:rPr>
                  <w:rFonts w:cs="Times New Roman"/>
                  <w:color w:val="000000"/>
                  <w:lang w:val="es-PE"/>
                </w:rPr>
                <w:t>mo gestor de una IPRESS quiero filtrar reclamos que no pertenezcan a mi institución para poder tener información verídica sin adicionales</w:t>
              </w:r>
            </w:ins>
          </w:p>
        </w:tc>
        <w:tc>
          <w:tcPr>
            <w:tcW w:w="2341" w:type="dxa"/>
            <w:tcBorders>
              <w:bottom w:val="single" w:sz="8" w:space="0" w:color="000000"/>
              <w:right w:val="single" w:sz="8" w:space="0" w:color="000000"/>
            </w:tcBorders>
            <w:shd w:val="clear" w:color="auto" w:fill="E1E0E0"/>
            <w:vAlign w:val="bottom"/>
          </w:tcPr>
          <w:p w14:paraId="34B990AC" w14:textId="77777777" w:rsidR="00BA63BC" w:rsidRPr="00BA156B" w:rsidRDefault="00BA63BC" w:rsidP="00312225">
            <w:pPr>
              <w:autoSpaceDE w:val="0"/>
              <w:autoSpaceDN w:val="0"/>
              <w:adjustRightInd w:val="0"/>
              <w:spacing w:line="360" w:lineRule="atLeast"/>
              <w:rPr>
                <w:ins w:id="1821" w:author="Regina Casanova" w:date="2018-07-07T15:18:00Z"/>
                <w:rFonts w:cs="Times New Roman"/>
                <w:color w:val="000000"/>
                <w:lang w:val="es-PE"/>
              </w:rPr>
            </w:pPr>
            <w:ins w:id="1822" w:author="Regina Casanova" w:date="2018-07-07T15:18:00Z">
              <w:r w:rsidRPr="00BA156B">
                <w:rPr>
                  <w:rFonts w:cs="Times New Roman"/>
                  <w:color w:val="000000"/>
                  <w:lang w:val="es-PE"/>
                </w:rPr>
                <w:t>nuevos reclamos que ingresen los usuarios deben ser aceptados por la IPRESS</w:t>
              </w:r>
            </w:ins>
          </w:p>
        </w:tc>
        <w:tc>
          <w:tcPr>
            <w:tcW w:w="1559" w:type="dxa"/>
            <w:tcBorders>
              <w:bottom w:val="single" w:sz="8" w:space="0" w:color="000000"/>
              <w:right w:val="single" w:sz="8" w:space="0" w:color="000000"/>
            </w:tcBorders>
            <w:shd w:val="clear" w:color="auto" w:fill="E1E0E0"/>
            <w:vAlign w:val="bottom"/>
          </w:tcPr>
          <w:p w14:paraId="4DEFF1D2" w14:textId="77777777" w:rsidR="00BA63BC" w:rsidRPr="00BA156B" w:rsidRDefault="00BA63BC" w:rsidP="00312225">
            <w:pPr>
              <w:autoSpaceDE w:val="0"/>
              <w:autoSpaceDN w:val="0"/>
              <w:adjustRightInd w:val="0"/>
              <w:spacing w:line="360" w:lineRule="atLeast"/>
              <w:rPr>
                <w:ins w:id="1823" w:author="Regina Casanova" w:date="2018-07-07T15:18:00Z"/>
                <w:rFonts w:cs="Times New Roman"/>
                <w:color w:val="000000"/>
                <w:lang w:val="es-PE"/>
              </w:rPr>
            </w:pPr>
            <w:ins w:id="1824" w:author="Regina Casanova" w:date="2018-07-07T15:18:00Z">
              <w:r w:rsidRPr="00BA156B">
                <w:rPr>
                  <w:rFonts w:cs="Times New Roman"/>
                  <w:color w:val="000000"/>
                  <w:lang w:val="es-PE"/>
                </w:rPr>
                <w:t>Medio - 2</w:t>
              </w:r>
            </w:ins>
          </w:p>
        </w:tc>
      </w:tr>
      <w:tr w:rsidR="00BA63BC" w:rsidRPr="00BA156B" w14:paraId="65D3E494" w14:textId="77777777" w:rsidTr="00312225">
        <w:tblPrEx>
          <w:tblBorders>
            <w:top w:val="none" w:sz="0" w:space="0" w:color="auto"/>
          </w:tblBorders>
        </w:tblPrEx>
        <w:trPr>
          <w:ins w:id="1825" w:author="Regina Casanova" w:date="2018-07-07T15:18:00Z"/>
        </w:trPr>
        <w:tc>
          <w:tcPr>
            <w:tcW w:w="504" w:type="dxa"/>
            <w:tcBorders>
              <w:left w:val="single" w:sz="8" w:space="0" w:color="000000"/>
              <w:bottom w:val="single" w:sz="8" w:space="0" w:color="000000"/>
              <w:right w:val="single" w:sz="8" w:space="0" w:color="000000"/>
            </w:tcBorders>
            <w:vAlign w:val="bottom"/>
          </w:tcPr>
          <w:p w14:paraId="3612CADB" w14:textId="77777777" w:rsidR="00BA63BC" w:rsidRPr="00BA156B" w:rsidRDefault="00BA63BC" w:rsidP="00312225">
            <w:pPr>
              <w:autoSpaceDE w:val="0"/>
              <w:autoSpaceDN w:val="0"/>
              <w:adjustRightInd w:val="0"/>
              <w:spacing w:line="360" w:lineRule="atLeast"/>
              <w:jc w:val="right"/>
              <w:rPr>
                <w:ins w:id="1826" w:author="Regina Casanova" w:date="2018-07-07T15:18:00Z"/>
                <w:rFonts w:cs="Times New Roman"/>
                <w:color w:val="000000"/>
                <w:lang w:val="es-PE"/>
              </w:rPr>
            </w:pPr>
            <w:ins w:id="1827" w:author="Regina Casanova" w:date="2018-07-07T15:18:00Z">
              <w:r w:rsidRPr="00BA156B">
                <w:rPr>
                  <w:rFonts w:cs="Times New Roman"/>
                  <w:color w:val="000000"/>
                  <w:lang w:val="es-PE"/>
                </w:rPr>
                <w:t>21</w:t>
              </w:r>
            </w:ins>
          </w:p>
        </w:tc>
        <w:tc>
          <w:tcPr>
            <w:tcW w:w="1715" w:type="dxa"/>
            <w:tcBorders>
              <w:bottom w:val="single" w:sz="8" w:space="0" w:color="000000"/>
              <w:right w:val="single" w:sz="8" w:space="0" w:color="000000"/>
            </w:tcBorders>
            <w:vAlign w:val="bottom"/>
          </w:tcPr>
          <w:p w14:paraId="09FD0948" w14:textId="77777777" w:rsidR="00BA63BC" w:rsidRPr="00BA156B" w:rsidRDefault="00BA63BC" w:rsidP="00312225">
            <w:pPr>
              <w:autoSpaceDE w:val="0"/>
              <w:autoSpaceDN w:val="0"/>
              <w:adjustRightInd w:val="0"/>
              <w:spacing w:line="360" w:lineRule="atLeast"/>
              <w:rPr>
                <w:ins w:id="1828" w:author="Regina Casanova" w:date="2018-07-07T15:18:00Z"/>
                <w:rFonts w:cs="Times New Roman"/>
                <w:color w:val="000000"/>
                <w:lang w:val="es-PE"/>
              </w:rPr>
            </w:pPr>
            <w:ins w:id="1829"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4B59BAD7" w14:textId="77777777" w:rsidR="00BA63BC" w:rsidRPr="00BA156B" w:rsidRDefault="00BA63BC" w:rsidP="00312225">
            <w:pPr>
              <w:autoSpaceDE w:val="0"/>
              <w:autoSpaceDN w:val="0"/>
              <w:adjustRightInd w:val="0"/>
              <w:spacing w:line="360" w:lineRule="atLeast"/>
              <w:rPr>
                <w:ins w:id="1830" w:author="Regina Casanova" w:date="2018-07-07T15:18:00Z"/>
                <w:rFonts w:cs="Times New Roman"/>
                <w:color w:val="000000"/>
                <w:lang w:val="es-PE"/>
              </w:rPr>
            </w:pPr>
            <w:ins w:id="1831" w:author="Regina Casanova" w:date="2018-07-07T15:18:00Z">
              <w:r w:rsidRPr="00BA156B">
                <w:rPr>
                  <w:rFonts w:cs="Times New Roman"/>
                  <w:color w:val="000000"/>
                  <w:lang w:val="es-PE"/>
                </w:rPr>
                <w:t>Servicios y servidor más reclamados, y más felicitado</w:t>
              </w:r>
            </w:ins>
          </w:p>
        </w:tc>
        <w:tc>
          <w:tcPr>
            <w:tcW w:w="5380" w:type="dxa"/>
            <w:tcBorders>
              <w:bottom w:val="single" w:sz="8" w:space="0" w:color="000000"/>
              <w:right w:val="single" w:sz="8" w:space="0" w:color="000000"/>
            </w:tcBorders>
            <w:vAlign w:val="bottom"/>
          </w:tcPr>
          <w:p w14:paraId="4C619FF9" w14:textId="77777777" w:rsidR="00BA63BC" w:rsidRPr="00BA156B" w:rsidRDefault="00BA63BC" w:rsidP="00312225">
            <w:pPr>
              <w:autoSpaceDE w:val="0"/>
              <w:autoSpaceDN w:val="0"/>
              <w:adjustRightInd w:val="0"/>
              <w:spacing w:line="360" w:lineRule="atLeast"/>
              <w:rPr>
                <w:ins w:id="1832" w:author="Regina Casanova" w:date="2018-07-07T15:18:00Z"/>
                <w:rFonts w:cs="Times New Roman"/>
                <w:color w:val="000000"/>
                <w:lang w:val="es-PE"/>
              </w:rPr>
            </w:pPr>
            <w:ins w:id="1833"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conocer cuáles son los servicios y servidor más reclamados y felicitados para poder tomar decisiones sobre el servicio</w:t>
              </w:r>
            </w:ins>
          </w:p>
        </w:tc>
        <w:tc>
          <w:tcPr>
            <w:tcW w:w="2341" w:type="dxa"/>
            <w:tcBorders>
              <w:bottom w:val="single" w:sz="8" w:space="0" w:color="000000"/>
              <w:right w:val="single" w:sz="8" w:space="0" w:color="000000"/>
            </w:tcBorders>
            <w:vAlign w:val="bottom"/>
          </w:tcPr>
          <w:p w14:paraId="5842F370" w14:textId="77777777" w:rsidR="00BA63BC" w:rsidRPr="00BA156B" w:rsidRDefault="00BA63BC" w:rsidP="00312225">
            <w:pPr>
              <w:autoSpaceDE w:val="0"/>
              <w:autoSpaceDN w:val="0"/>
              <w:adjustRightInd w:val="0"/>
              <w:spacing w:line="360" w:lineRule="atLeast"/>
              <w:rPr>
                <w:ins w:id="1834" w:author="Regina Casanova" w:date="2018-07-07T15:18:00Z"/>
                <w:rFonts w:cs="Times New Roman"/>
                <w:color w:val="000000"/>
                <w:lang w:val="es-PE"/>
              </w:rPr>
            </w:pPr>
            <w:ins w:id="1835" w:author="Regina Casanova" w:date="2018-07-07T15:18:00Z">
              <w:r w:rsidRPr="00BA156B">
                <w:rPr>
                  <w:rFonts w:cs="Times New Roman"/>
                  <w:color w:val="000000"/>
                  <w:lang w:val="es-PE"/>
                </w:rPr>
                <w:t>Listado de reclamos y felicitaciones por servicio y servidor</w:t>
              </w:r>
            </w:ins>
          </w:p>
        </w:tc>
        <w:tc>
          <w:tcPr>
            <w:tcW w:w="1559" w:type="dxa"/>
            <w:tcBorders>
              <w:bottom w:val="single" w:sz="8" w:space="0" w:color="000000"/>
              <w:right w:val="single" w:sz="8" w:space="0" w:color="000000"/>
            </w:tcBorders>
            <w:vAlign w:val="bottom"/>
          </w:tcPr>
          <w:p w14:paraId="1B8203AE" w14:textId="77777777" w:rsidR="00BA63BC" w:rsidRPr="00BA156B" w:rsidRDefault="00BA63BC" w:rsidP="00312225">
            <w:pPr>
              <w:autoSpaceDE w:val="0"/>
              <w:autoSpaceDN w:val="0"/>
              <w:adjustRightInd w:val="0"/>
              <w:spacing w:line="360" w:lineRule="atLeast"/>
              <w:rPr>
                <w:ins w:id="1836" w:author="Regina Casanova" w:date="2018-07-07T15:18:00Z"/>
                <w:rFonts w:cs="Times New Roman"/>
                <w:color w:val="000000"/>
                <w:lang w:val="es-PE"/>
              </w:rPr>
            </w:pPr>
            <w:ins w:id="1837" w:author="Regina Casanova" w:date="2018-07-07T15:18:00Z">
              <w:r w:rsidRPr="00BA156B">
                <w:rPr>
                  <w:rFonts w:cs="Times New Roman"/>
                  <w:color w:val="000000"/>
                  <w:lang w:val="es-PE"/>
                </w:rPr>
                <w:t>Alto - 3</w:t>
              </w:r>
            </w:ins>
          </w:p>
        </w:tc>
      </w:tr>
      <w:tr w:rsidR="00BA63BC" w:rsidRPr="00BA156B" w14:paraId="05A61B89" w14:textId="77777777" w:rsidTr="00312225">
        <w:tblPrEx>
          <w:tblBorders>
            <w:top w:val="none" w:sz="0" w:space="0" w:color="auto"/>
          </w:tblBorders>
        </w:tblPrEx>
        <w:trPr>
          <w:ins w:id="183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4EEB7" w14:textId="77777777" w:rsidR="00BA63BC" w:rsidRPr="00BA156B" w:rsidRDefault="00BA63BC" w:rsidP="00312225">
            <w:pPr>
              <w:autoSpaceDE w:val="0"/>
              <w:autoSpaceDN w:val="0"/>
              <w:adjustRightInd w:val="0"/>
              <w:spacing w:line="360" w:lineRule="atLeast"/>
              <w:jc w:val="right"/>
              <w:rPr>
                <w:ins w:id="1839" w:author="Regina Casanova" w:date="2018-07-07T15:18:00Z"/>
                <w:rFonts w:cs="Times New Roman"/>
                <w:color w:val="000000"/>
                <w:lang w:val="es-PE"/>
              </w:rPr>
            </w:pPr>
            <w:ins w:id="1840" w:author="Regina Casanova" w:date="2018-07-07T15:18:00Z">
              <w:r w:rsidRPr="00BA156B">
                <w:rPr>
                  <w:rFonts w:cs="Times New Roman"/>
                  <w:color w:val="000000"/>
                  <w:lang w:val="es-PE"/>
                </w:rPr>
                <w:t>22</w:t>
              </w:r>
            </w:ins>
          </w:p>
        </w:tc>
        <w:tc>
          <w:tcPr>
            <w:tcW w:w="1715" w:type="dxa"/>
            <w:tcBorders>
              <w:bottom w:val="single" w:sz="8" w:space="0" w:color="000000"/>
              <w:right w:val="single" w:sz="8" w:space="0" w:color="000000"/>
            </w:tcBorders>
            <w:shd w:val="clear" w:color="auto" w:fill="E1E0E0"/>
            <w:vAlign w:val="bottom"/>
          </w:tcPr>
          <w:p w14:paraId="2B769A01" w14:textId="77777777" w:rsidR="00BA63BC" w:rsidRPr="00BA156B" w:rsidRDefault="00BA63BC" w:rsidP="00312225">
            <w:pPr>
              <w:autoSpaceDE w:val="0"/>
              <w:autoSpaceDN w:val="0"/>
              <w:adjustRightInd w:val="0"/>
              <w:spacing w:line="360" w:lineRule="atLeast"/>
              <w:rPr>
                <w:ins w:id="1841" w:author="Regina Casanova" w:date="2018-07-07T15:18:00Z"/>
                <w:rFonts w:cs="Times New Roman"/>
                <w:color w:val="000000"/>
                <w:lang w:val="es-PE"/>
              </w:rPr>
            </w:pPr>
            <w:ins w:id="1842"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7FFEE2B0" w14:textId="77777777" w:rsidR="00BA63BC" w:rsidRPr="00BA156B" w:rsidRDefault="00BA63BC" w:rsidP="00312225">
            <w:pPr>
              <w:autoSpaceDE w:val="0"/>
              <w:autoSpaceDN w:val="0"/>
              <w:adjustRightInd w:val="0"/>
              <w:spacing w:line="360" w:lineRule="atLeast"/>
              <w:rPr>
                <w:ins w:id="1843" w:author="Regina Casanova" w:date="2018-07-07T15:18:00Z"/>
                <w:rFonts w:cs="Times New Roman"/>
                <w:color w:val="000000"/>
                <w:lang w:val="es-PE"/>
              </w:rPr>
            </w:pPr>
            <w:ins w:id="1844" w:author="Regina Casanova" w:date="2018-07-07T15:18:00Z">
              <w:r w:rsidRPr="00BA156B">
                <w:rPr>
                  <w:rFonts w:cs="Times New Roman"/>
                  <w:color w:val="000000"/>
                  <w:lang w:val="es-PE"/>
                </w:rPr>
                <w:t>Estado del reclamo</w:t>
              </w:r>
            </w:ins>
          </w:p>
        </w:tc>
        <w:tc>
          <w:tcPr>
            <w:tcW w:w="5380" w:type="dxa"/>
            <w:tcBorders>
              <w:bottom w:val="single" w:sz="8" w:space="0" w:color="000000"/>
              <w:right w:val="single" w:sz="8" w:space="0" w:color="000000"/>
            </w:tcBorders>
            <w:shd w:val="clear" w:color="auto" w:fill="E1E0E0"/>
            <w:vAlign w:val="bottom"/>
          </w:tcPr>
          <w:p w14:paraId="704B8155" w14:textId="77777777" w:rsidR="00BA63BC" w:rsidRPr="00BA156B" w:rsidRDefault="00BA63BC" w:rsidP="00312225">
            <w:pPr>
              <w:autoSpaceDE w:val="0"/>
              <w:autoSpaceDN w:val="0"/>
              <w:adjustRightInd w:val="0"/>
              <w:spacing w:line="360" w:lineRule="atLeast"/>
              <w:rPr>
                <w:ins w:id="1845" w:author="Regina Casanova" w:date="2018-07-07T15:18:00Z"/>
                <w:rFonts w:cs="Times New Roman"/>
                <w:color w:val="000000"/>
                <w:lang w:val="es-PE"/>
              </w:rPr>
            </w:pPr>
            <w:ins w:id="1846"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software</w:t>
              </w:r>
              <w:r w:rsidRPr="00BA156B">
                <w:rPr>
                  <w:rFonts w:cs="Times New Roman"/>
                  <w:color w:val="000000"/>
                  <w:lang w:val="es-PE"/>
                </w:rPr>
                <w:t xml:space="preserve"> quiero conocer el estado de los reclamos para poder saber cuándo intervenir por los ciudadanos</w:t>
              </w:r>
            </w:ins>
          </w:p>
        </w:tc>
        <w:tc>
          <w:tcPr>
            <w:tcW w:w="2341" w:type="dxa"/>
            <w:tcBorders>
              <w:bottom w:val="single" w:sz="8" w:space="0" w:color="000000"/>
              <w:right w:val="single" w:sz="8" w:space="0" w:color="000000"/>
            </w:tcBorders>
            <w:shd w:val="clear" w:color="auto" w:fill="E1E0E0"/>
            <w:vAlign w:val="bottom"/>
          </w:tcPr>
          <w:p w14:paraId="1BAD7C6A" w14:textId="77777777" w:rsidR="00BA63BC" w:rsidRPr="00BA156B" w:rsidRDefault="00BA63BC" w:rsidP="00312225">
            <w:pPr>
              <w:autoSpaceDE w:val="0"/>
              <w:autoSpaceDN w:val="0"/>
              <w:adjustRightInd w:val="0"/>
              <w:spacing w:line="360" w:lineRule="atLeast"/>
              <w:rPr>
                <w:ins w:id="1847" w:author="Regina Casanova" w:date="2018-07-07T15:18:00Z"/>
                <w:rFonts w:cs="Times New Roman"/>
                <w:color w:val="000000"/>
                <w:lang w:val="es-PE"/>
              </w:rPr>
            </w:pPr>
            <w:ins w:id="1848" w:author="Regina Casanova" w:date="2018-07-07T15:18:00Z">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ins>
          </w:p>
        </w:tc>
        <w:tc>
          <w:tcPr>
            <w:tcW w:w="1559" w:type="dxa"/>
            <w:tcBorders>
              <w:bottom w:val="single" w:sz="8" w:space="0" w:color="000000"/>
              <w:right w:val="single" w:sz="8" w:space="0" w:color="000000"/>
            </w:tcBorders>
            <w:shd w:val="clear" w:color="auto" w:fill="E1E0E0"/>
            <w:vAlign w:val="bottom"/>
          </w:tcPr>
          <w:p w14:paraId="698A9C96" w14:textId="77777777" w:rsidR="00BA63BC" w:rsidRPr="00BA156B" w:rsidRDefault="00BA63BC" w:rsidP="00312225">
            <w:pPr>
              <w:autoSpaceDE w:val="0"/>
              <w:autoSpaceDN w:val="0"/>
              <w:adjustRightInd w:val="0"/>
              <w:spacing w:line="360" w:lineRule="atLeast"/>
              <w:rPr>
                <w:ins w:id="1849" w:author="Regina Casanova" w:date="2018-07-07T15:18:00Z"/>
                <w:rFonts w:cs="Times New Roman"/>
                <w:color w:val="000000"/>
                <w:lang w:val="es-PE"/>
              </w:rPr>
            </w:pPr>
            <w:ins w:id="1850" w:author="Regina Casanova" w:date="2018-07-07T15:18:00Z">
              <w:r w:rsidRPr="00BA156B">
                <w:rPr>
                  <w:rFonts w:cs="Times New Roman"/>
                  <w:color w:val="000000"/>
                  <w:lang w:val="es-PE"/>
                </w:rPr>
                <w:lastRenderedPageBreak/>
                <w:t>Alto - 3</w:t>
              </w:r>
            </w:ins>
          </w:p>
        </w:tc>
      </w:tr>
      <w:tr w:rsidR="00BA63BC" w:rsidRPr="00BA156B" w14:paraId="4162A277" w14:textId="77777777" w:rsidTr="00312225">
        <w:tblPrEx>
          <w:tblBorders>
            <w:top w:val="none" w:sz="0" w:space="0" w:color="auto"/>
          </w:tblBorders>
        </w:tblPrEx>
        <w:trPr>
          <w:ins w:id="1851" w:author="Regina Casanova" w:date="2018-07-07T15:18:00Z"/>
        </w:trPr>
        <w:tc>
          <w:tcPr>
            <w:tcW w:w="504" w:type="dxa"/>
            <w:tcBorders>
              <w:left w:val="single" w:sz="8" w:space="0" w:color="000000"/>
              <w:bottom w:val="single" w:sz="8" w:space="0" w:color="000000"/>
              <w:right w:val="single" w:sz="8" w:space="0" w:color="000000"/>
            </w:tcBorders>
            <w:vAlign w:val="bottom"/>
          </w:tcPr>
          <w:p w14:paraId="507AFF9B" w14:textId="77777777" w:rsidR="00BA63BC" w:rsidRPr="00BA156B" w:rsidRDefault="00BA63BC" w:rsidP="00312225">
            <w:pPr>
              <w:autoSpaceDE w:val="0"/>
              <w:autoSpaceDN w:val="0"/>
              <w:adjustRightInd w:val="0"/>
              <w:spacing w:line="360" w:lineRule="atLeast"/>
              <w:jc w:val="right"/>
              <w:rPr>
                <w:ins w:id="1852" w:author="Regina Casanova" w:date="2018-07-07T15:18:00Z"/>
                <w:rFonts w:cs="Times New Roman"/>
                <w:color w:val="000000"/>
                <w:lang w:val="es-PE"/>
              </w:rPr>
            </w:pPr>
            <w:ins w:id="1853" w:author="Regina Casanova" w:date="2018-07-07T15:18:00Z">
              <w:r w:rsidRPr="00BA156B">
                <w:rPr>
                  <w:rFonts w:cs="Times New Roman"/>
                  <w:color w:val="000000"/>
                  <w:lang w:val="es-PE"/>
                </w:rPr>
                <w:t>23</w:t>
              </w:r>
            </w:ins>
          </w:p>
        </w:tc>
        <w:tc>
          <w:tcPr>
            <w:tcW w:w="1715" w:type="dxa"/>
            <w:tcBorders>
              <w:bottom w:val="single" w:sz="8" w:space="0" w:color="000000"/>
              <w:right w:val="single" w:sz="8" w:space="0" w:color="000000"/>
            </w:tcBorders>
            <w:vAlign w:val="bottom"/>
          </w:tcPr>
          <w:p w14:paraId="19ACB6ED" w14:textId="77777777" w:rsidR="00BA63BC" w:rsidRPr="00BA156B" w:rsidRDefault="00BA63BC" w:rsidP="00312225">
            <w:pPr>
              <w:autoSpaceDE w:val="0"/>
              <w:autoSpaceDN w:val="0"/>
              <w:adjustRightInd w:val="0"/>
              <w:spacing w:line="360" w:lineRule="atLeast"/>
              <w:rPr>
                <w:ins w:id="1854" w:author="Regina Casanova" w:date="2018-07-07T15:18:00Z"/>
                <w:rFonts w:cs="Times New Roman"/>
                <w:color w:val="000000"/>
                <w:lang w:val="es-PE"/>
              </w:rPr>
            </w:pPr>
            <w:ins w:id="1855"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11F25EDE" w14:textId="77777777" w:rsidR="00BA63BC" w:rsidRPr="00BA156B" w:rsidRDefault="00BA63BC" w:rsidP="00312225">
            <w:pPr>
              <w:autoSpaceDE w:val="0"/>
              <w:autoSpaceDN w:val="0"/>
              <w:adjustRightInd w:val="0"/>
              <w:spacing w:line="360" w:lineRule="atLeast"/>
              <w:rPr>
                <w:ins w:id="1856" w:author="Regina Casanova" w:date="2018-07-07T15:18:00Z"/>
                <w:rFonts w:cs="Times New Roman"/>
                <w:color w:val="000000"/>
                <w:lang w:val="es-PE"/>
              </w:rPr>
            </w:pPr>
            <w:ins w:id="1857" w:author="Regina Casanova" w:date="2018-07-07T15:18:00Z">
              <w:r w:rsidRPr="00BA156B">
                <w:rPr>
                  <w:rFonts w:cs="Times New Roman"/>
                  <w:color w:val="000000"/>
                  <w:lang w:val="es-PE"/>
                </w:rPr>
                <w:t>Dispositivo móvil (cualquier terminal)</w:t>
              </w:r>
            </w:ins>
          </w:p>
        </w:tc>
        <w:tc>
          <w:tcPr>
            <w:tcW w:w="5380" w:type="dxa"/>
            <w:tcBorders>
              <w:bottom w:val="single" w:sz="8" w:space="0" w:color="000000"/>
              <w:right w:val="single" w:sz="8" w:space="0" w:color="000000"/>
            </w:tcBorders>
            <w:vAlign w:val="bottom"/>
          </w:tcPr>
          <w:p w14:paraId="1A2E2A0A" w14:textId="77777777" w:rsidR="00BA63BC" w:rsidRPr="00BA156B" w:rsidRDefault="00BA63BC" w:rsidP="00312225">
            <w:pPr>
              <w:autoSpaceDE w:val="0"/>
              <w:autoSpaceDN w:val="0"/>
              <w:adjustRightInd w:val="0"/>
              <w:spacing w:line="360" w:lineRule="atLeast"/>
              <w:rPr>
                <w:ins w:id="1858" w:author="Regina Casanova" w:date="2018-07-07T15:18:00Z"/>
                <w:rFonts w:cs="Times New Roman"/>
                <w:color w:val="000000"/>
                <w:lang w:val="es-PE"/>
              </w:rPr>
            </w:pPr>
            <w:ins w:id="1859"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revisar el sistema desde mi celular para poder ver datos de forma rápida</w:t>
              </w:r>
            </w:ins>
          </w:p>
        </w:tc>
        <w:tc>
          <w:tcPr>
            <w:tcW w:w="2341" w:type="dxa"/>
            <w:tcBorders>
              <w:bottom w:val="single" w:sz="8" w:space="0" w:color="000000"/>
              <w:right w:val="single" w:sz="8" w:space="0" w:color="000000"/>
            </w:tcBorders>
            <w:vAlign w:val="bottom"/>
          </w:tcPr>
          <w:p w14:paraId="780F8EBB" w14:textId="77777777" w:rsidR="00BA63BC" w:rsidRPr="00BA156B" w:rsidRDefault="00BA63BC" w:rsidP="00312225">
            <w:pPr>
              <w:autoSpaceDE w:val="0"/>
              <w:autoSpaceDN w:val="0"/>
              <w:adjustRightInd w:val="0"/>
              <w:spacing w:line="360" w:lineRule="atLeast"/>
              <w:rPr>
                <w:ins w:id="1860" w:author="Regina Casanova" w:date="2018-07-07T15:18:00Z"/>
                <w:rFonts w:cs="Times New Roman"/>
                <w:color w:val="000000"/>
                <w:lang w:val="es-PE"/>
              </w:rPr>
            </w:pPr>
            <w:ins w:id="1861" w:author="Regina Casanova" w:date="2018-07-07T15:18:00Z">
              <w:r w:rsidRPr="00BA156B">
                <w:rPr>
                  <w:rFonts w:cs="Times New Roman"/>
                  <w:color w:val="000000"/>
                  <w:lang w:val="es-PE"/>
                </w:rPr>
                <w:t>App con usuario y contraseña</w:t>
              </w:r>
            </w:ins>
          </w:p>
        </w:tc>
        <w:tc>
          <w:tcPr>
            <w:tcW w:w="1559" w:type="dxa"/>
            <w:tcBorders>
              <w:bottom w:val="single" w:sz="8" w:space="0" w:color="000000"/>
              <w:right w:val="single" w:sz="8" w:space="0" w:color="000000"/>
            </w:tcBorders>
            <w:vAlign w:val="bottom"/>
          </w:tcPr>
          <w:p w14:paraId="07E3989E" w14:textId="77777777" w:rsidR="00BA63BC" w:rsidRPr="00BA156B" w:rsidRDefault="00BA63BC" w:rsidP="00312225">
            <w:pPr>
              <w:autoSpaceDE w:val="0"/>
              <w:autoSpaceDN w:val="0"/>
              <w:adjustRightInd w:val="0"/>
              <w:spacing w:line="360" w:lineRule="atLeast"/>
              <w:rPr>
                <w:ins w:id="1862" w:author="Regina Casanova" w:date="2018-07-07T15:18:00Z"/>
                <w:rFonts w:cs="Times New Roman"/>
                <w:color w:val="000000"/>
                <w:lang w:val="es-PE"/>
              </w:rPr>
            </w:pPr>
            <w:ins w:id="1863" w:author="Regina Casanova" w:date="2018-07-07T15:18:00Z">
              <w:r w:rsidRPr="00BA156B">
                <w:rPr>
                  <w:rFonts w:cs="Times New Roman"/>
                  <w:color w:val="000000"/>
                  <w:lang w:val="es-PE"/>
                </w:rPr>
                <w:t>Medio - 2</w:t>
              </w:r>
            </w:ins>
          </w:p>
        </w:tc>
      </w:tr>
      <w:tr w:rsidR="00BA63BC" w:rsidRPr="00BA156B" w14:paraId="02AB2550" w14:textId="77777777" w:rsidTr="00312225">
        <w:tblPrEx>
          <w:tblBorders>
            <w:top w:val="none" w:sz="0" w:space="0" w:color="auto"/>
          </w:tblBorders>
        </w:tblPrEx>
        <w:trPr>
          <w:ins w:id="186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FFF8A7D" w14:textId="77777777" w:rsidR="00BA63BC" w:rsidRPr="00BA156B" w:rsidRDefault="00BA63BC" w:rsidP="00312225">
            <w:pPr>
              <w:autoSpaceDE w:val="0"/>
              <w:autoSpaceDN w:val="0"/>
              <w:adjustRightInd w:val="0"/>
              <w:spacing w:line="360" w:lineRule="atLeast"/>
              <w:jc w:val="right"/>
              <w:rPr>
                <w:ins w:id="1865" w:author="Regina Casanova" w:date="2018-07-07T15:18:00Z"/>
                <w:rFonts w:cs="Times New Roman"/>
                <w:color w:val="000000"/>
                <w:lang w:val="es-PE"/>
              </w:rPr>
            </w:pPr>
            <w:ins w:id="1866" w:author="Regina Casanova" w:date="2018-07-07T15:18:00Z">
              <w:r w:rsidRPr="00BA156B">
                <w:rPr>
                  <w:rFonts w:cs="Times New Roman"/>
                  <w:color w:val="000000"/>
                  <w:lang w:val="es-PE"/>
                </w:rPr>
                <w:t>24</w:t>
              </w:r>
            </w:ins>
          </w:p>
        </w:tc>
        <w:tc>
          <w:tcPr>
            <w:tcW w:w="1715" w:type="dxa"/>
            <w:tcBorders>
              <w:bottom w:val="single" w:sz="8" w:space="0" w:color="000000"/>
              <w:right w:val="single" w:sz="8" w:space="0" w:color="000000"/>
            </w:tcBorders>
            <w:shd w:val="clear" w:color="auto" w:fill="E1E0E0"/>
            <w:vAlign w:val="bottom"/>
          </w:tcPr>
          <w:p w14:paraId="0970E6C2" w14:textId="77777777" w:rsidR="00BA63BC" w:rsidRPr="00BA156B" w:rsidRDefault="00BA63BC" w:rsidP="00312225">
            <w:pPr>
              <w:autoSpaceDE w:val="0"/>
              <w:autoSpaceDN w:val="0"/>
              <w:adjustRightInd w:val="0"/>
              <w:spacing w:line="360" w:lineRule="atLeast"/>
              <w:rPr>
                <w:ins w:id="1867" w:author="Regina Casanova" w:date="2018-07-07T15:18:00Z"/>
                <w:rFonts w:cs="Times New Roman"/>
                <w:color w:val="000000"/>
                <w:lang w:val="es-PE"/>
              </w:rPr>
            </w:pPr>
            <w:ins w:id="1868"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4B515201" w14:textId="77777777" w:rsidR="00BA63BC" w:rsidRPr="00BA156B" w:rsidRDefault="00BA63BC" w:rsidP="00312225">
            <w:pPr>
              <w:autoSpaceDE w:val="0"/>
              <w:autoSpaceDN w:val="0"/>
              <w:adjustRightInd w:val="0"/>
              <w:spacing w:line="360" w:lineRule="atLeast"/>
              <w:rPr>
                <w:ins w:id="1869" w:author="Regina Casanova" w:date="2018-07-07T15:18:00Z"/>
                <w:rFonts w:cs="Times New Roman"/>
                <w:color w:val="000000"/>
                <w:lang w:val="es-PE"/>
              </w:rPr>
            </w:pPr>
            <w:ins w:id="1870" w:author="Regina Casanova" w:date="2018-07-07T15:18:00Z">
              <w:r w:rsidRPr="00BA156B">
                <w:rPr>
                  <w:rFonts w:cs="Times New Roman"/>
                  <w:color w:val="000000"/>
                  <w:lang w:val="es-PE"/>
                </w:rPr>
                <w:t>Estadísticas de distintas IPRESS y ranking, tendencias e indicadores</w:t>
              </w:r>
            </w:ins>
          </w:p>
        </w:tc>
        <w:tc>
          <w:tcPr>
            <w:tcW w:w="5380" w:type="dxa"/>
            <w:tcBorders>
              <w:bottom w:val="single" w:sz="8" w:space="0" w:color="000000"/>
              <w:right w:val="single" w:sz="8" w:space="0" w:color="000000"/>
            </w:tcBorders>
            <w:shd w:val="clear" w:color="auto" w:fill="E1E0E0"/>
            <w:vAlign w:val="bottom"/>
          </w:tcPr>
          <w:p w14:paraId="09C3CCAE" w14:textId="77777777" w:rsidR="00BA63BC" w:rsidRPr="00BA156B" w:rsidRDefault="00BA63BC" w:rsidP="00312225">
            <w:pPr>
              <w:autoSpaceDE w:val="0"/>
              <w:autoSpaceDN w:val="0"/>
              <w:adjustRightInd w:val="0"/>
              <w:spacing w:line="360" w:lineRule="atLeast"/>
              <w:rPr>
                <w:ins w:id="1871" w:author="Regina Casanova" w:date="2018-07-07T15:18:00Z"/>
                <w:rFonts w:cs="Times New Roman"/>
                <w:color w:val="000000"/>
                <w:lang w:val="es-PE"/>
              </w:rPr>
            </w:pPr>
            <w:ins w:id="1872"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realizar un monitoreo general para poder planificar mis visitas</w:t>
              </w:r>
            </w:ins>
          </w:p>
        </w:tc>
        <w:tc>
          <w:tcPr>
            <w:tcW w:w="2341" w:type="dxa"/>
            <w:tcBorders>
              <w:bottom w:val="single" w:sz="8" w:space="0" w:color="000000"/>
              <w:right w:val="single" w:sz="8" w:space="0" w:color="000000"/>
            </w:tcBorders>
            <w:shd w:val="clear" w:color="auto" w:fill="E1E0E0"/>
            <w:vAlign w:val="bottom"/>
          </w:tcPr>
          <w:p w14:paraId="378FDA4C" w14:textId="77777777" w:rsidR="00BA63BC" w:rsidRPr="00BA156B" w:rsidRDefault="00BA63BC" w:rsidP="00312225">
            <w:pPr>
              <w:autoSpaceDE w:val="0"/>
              <w:autoSpaceDN w:val="0"/>
              <w:adjustRightInd w:val="0"/>
              <w:spacing w:line="360" w:lineRule="atLeast"/>
              <w:rPr>
                <w:ins w:id="1873" w:author="Regina Casanova" w:date="2018-07-07T15:18:00Z"/>
                <w:rFonts w:cs="Times New Roman"/>
                <w:color w:val="000000"/>
                <w:lang w:val="es-PE"/>
              </w:rPr>
            </w:pPr>
            <w:ins w:id="1874" w:author="Regina Casanova" w:date="2018-07-07T15:18:00Z">
              <w:r w:rsidRPr="00BA156B">
                <w:rPr>
                  <w:rFonts w:cs="Times New Roman"/>
                  <w:color w:val="000000"/>
                  <w:lang w:val="es-PE"/>
                </w:rPr>
                <w:t>Cuadros estadísticos y gráficas de los datos presentados</w:t>
              </w:r>
            </w:ins>
          </w:p>
        </w:tc>
        <w:tc>
          <w:tcPr>
            <w:tcW w:w="1559" w:type="dxa"/>
            <w:tcBorders>
              <w:bottom w:val="single" w:sz="8" w:space="0" w:color="000000"/>
              <w:right w:val="single" w:sz="8" w:space="0" w:color="000000"/>
            </w:tcBorders>
            <w:shd w:val="clear" w:color="auto" w:fill="E1E0E0"/>
            <w:vAlign w:val="bottom"/>
          </w:tcPr>
          <w:p w14:paraId="24B65A19" w14:textId="77777777" w:rsidR="00BA63BC" w:rsidRPr="00BA156B" w:rsidRDefault="00BA63BC" w:rsidP="00312225">
            <w:pPr>
              <w:autoSpaceDE w:val="0"/>
              <w:autoSpaceDN w:val="0"/>
              <w:adjustRightInd w:val="0"/>
              <w:spacing w:line="360" w:lineRule="atLeast"/>
              <w:rPr>
                <w:ins w:id="1875" w:author="Regina Casanova" w:date="2018-07-07T15:18:00Z"/>
                <w:rFonts w:cs="Times New Roman"/>
                <w:color w:val="000000"/>
                <w:lang w:val="es-PE"/>
              </w:rPr>
            </w:pPr>
            <w:ins w:id="1876" w:author="Regina Casanova" w:date="2018-07-07T15:18:00Z">
              <w:r w:rsidRPr="00BA156B">
                <w:rPr>
                  <w:rFonts w:cs="Times New Roman"/>
                  <w:color w:val="000000"/>
                  <w:lang w:val="es-PE"/>
                </w:rPr>
                <w:t>Alto - 3</w:t>
              </w:r>
            </w:ins>
          </w:p>
        </w:tc>
      </w:tr>
      <w:tr w:rsidR="00BA63BC" w:rsidRPr="00BA156B" w14:paraId="724155A5" w14:textId="77777777" w:rsidTr="00312225">
        <w:tblPrEx>
          <w:tblBorders>
            <w:top w:val="none" w:sz="0" w:space="0" w:color="auto"/>
          </w:tblBorders>
        </w:tblPrEx>
        <w:trPr>
          <w:ins w:id="1877" w:author="Regina Casanova" w:date="2018-07-07T15:18:00Z"/>
        </w:trPr>
        <w:tc>
          <w:tcPr>
            <w:tcW w:w="504" w:type="dxa"/>
            <w:tcBorders>
              <w:left w:val="single" w:sz="8" w:space="0" w:color="000000"/>
              <w:bottom w:val="single" w:sz="8" w:space="0" w:color="000000"/>
              <w:right w:val="single" w:sz="8" w:space="0" w:color="000000"/>
            </w:tcBorders>
            <w:vAlign w:val="bottom"/>
          </w:tcPr>
          <w:p w14:paraId="7AC31253" w14:textId="77777777" w:rsidR="00BA63BC" w:rsidRPr="00BA156B" w:rsidRDefault="00BA63BC" w:rsidP="00312225">
            <w:pPr>
              <w:autoSpaceDE w:val="0"/>
              <w:autoSpaceDN w:val="0"/>
              <w:adjustRightInd w:val="0"/>
              <w:spacing w:line="360" w:lineRule="atLeast"/>
              <w:jc w:val="right"/>
              <w:rPr>
                <w:ins w:id="1878" w:author="Regina Casanova" w:date="2018-07-07T15:18:00Z"/>
                <w:rFonts w:cs="Times New Roman"/>
                <w:color w:val="000000"/>
                <w:lang w:val="es-PE"/>
              </w:rPr>
            </w:pPr>
            <w:ins w:id="1879" w:author="Regina Casanova" w:date="2018-07-07T15:18:00Z">
              <w:r w:rsidRPr="00BA156B">
                <w:rPr>
                  <w:rFonts w:cs="Times New Roman"/>
                  <w:color w:val="000000"/>
                  <w:lang w:val="es-PE"/>
                </w:rPr>
                <w:t>25</w:t>
              </w:r>
            </w:ins>
          </w:p>
        </w:tc>
        <w:tc>
          <w:tcPr>
            <w:tcW w:w="1715" w:type="dxa"/>
            <w:tcBorders>
              <w:bottom w:val="single" w:sz="8" w:space="0" w:color="000000"/>
              <w:right w:val="single" w:sz="8" w:space="0" w:color="000000"/>
            </w:tcBorders>
            <w:vAlign w:val="bottom"/>
          </w:tcPr>
          <w:p w14:paraId="28A2F710" w14:textId="77777777" w:rsidR="00BA63BC" w:rsidRPr="00BA156B" w:rsidRDefault="00BA63BC" w:rsidP="00312225">
            <w:pPr>
              <w:autoSpaceDE w:val="0"/>
              <w:autoSpaceDN w:val="0"/>
              <w:adjustRightInd w:val="0"/>
              <w:spacing w:line="360" w:lineRule="atLeast"/>
              <w:rPr>
                <w:ins w:id="1880" w:author="Regina Casanova" w:date="2018-07-07T15:18:00Z"/>
                <w:rFonts w:cs="Times New Roman"/>
                <w:color w:val="000000"/>
                <w:lang w:val="es-PE"/>
              </w:rPr>
            </w:pPr>
            <w:ins w:id="1881"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EECE36D" w14:textId="77777777" w:rsidR="00BA63BC" w:rsidRPr="00BA156B" w:rsidRDefault="00BA63BC" w:rsidP="00312225">
            <w:pPr>
              <w:autoSpaceDE w:val="0"/>
              <w:autoSpaceDN w:val="0"/>
              <w:adjustRightInd w:val="0"/>
              <w:spacing w:line="360" w:lineRule="atLeast"/>
              <w:rPr>
                <w:ins w:id="1882" w:author="Regina Casanova" w:date="2018-07-07T15:18:00Z"/>
                <w:rFonts w:cs="Times New Roman"/>
                <w:color w:val="000000"/>
                <w:lang w:val="es-PE"/>
              </w:rPr>
            </w:pPr>
            <w:ins w:id="1883" w:author="Regina Casanova" w:date="2018-07-07T15:18:00Z">
              <w:r w:rsidRPr="00BA156B">
                <w:rPr>
                  <w:rFonts w:cs="Times New Roman"/>
                  <w:color w:val="000000"/>
                  <w:lang w:val="es-PE"/>
                </w:rPr>
                <w:t>Reportes consolidados (por tipo de nivel)</w:t>
              </w:r>
            </w:ins>
          </w:p>
        </w:tc>
        <w:tc>
          <w:tcPr>
            <w:tcW w:w="5380" w:type="dxa"/>
            <w:tcBorders>
              <w:bottom w:val="single" w:sz="8" w:space="0" w:color="000000"/>
              <w:right w:val="single" w:sz="8" w:space="0" w:color="000000"/>
            </w:tcBorders>
            <w:vAlign w:val="bottom"/>
          </w:tcPr>
          <w:p w14:paraId="30DD926F" w14:textId="77777777" w:rsidR="00BA63BC" w:rsidRPr="00BA156B" w:rsidRDefault="00BA63BC" w:rsidP="00312225">
            <w:pPr>
              <w:autoSpaceDE w:val="0"/>
              <w:autoSpaceDN w:val="0"/>
              <w:adjustRightInd w:val="0"/>
              <w:spacing w:line="360" w:lineRule="atLeast"/>
              <w:rPr>
                <w:ins w:id="1884" w:author="Regina Casanova" w:date="2018-07-07T15:18:00Z"/>
                <w:rFonts w:cs="Times New Roman"/>
                <w:color w:val="000000"/>
                <w:lang w:val="es-PE"/>
              </w:rPr>
            </w:pPr>
            <w:ins w:id="1885"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software</w:t>
              </w:r>
              <w:r w:rsidRPr="00BA156B">
                <w:rPr>
                  <w:rFonts w:cs="Times New Roman"/>
                  <w:color w:val="000000"/>
                  <w:lang w:val="es-PE"/>
                </w:rPr>
                <w:t xml:space="preserve"> quiero ver reportes de todos los reclamos presentados en diversas IPRESS clasificados por niveles para poder elaborar planes de acción en distintos niveles</w:t>
              </w:r>
            </w:ins>
          </w:p>
        </w:tc>
        <w:tc>
          <w:tcPr>
            <w:tcW w:w="2341" w:type="dxa"/>
            <w:tcBorders>
              <w:bottom w:val="single" w:sz="8" w:space="0" w:color="000000"/>
              <w:right w:val="single" w:sz="8" w:space="0" w:color="000000"/>
            </w:tcBorders>
            <w:vAlign w:val="bottom"/>
          </w:tcPr>
          <w:p w14:paraId="3F476AE4" w14:textId="77777777" w:rsidR="00BA63BC" w:rsidRPr="00BA156B" w:rsidRDefault="00BA63BC" w:rsidP="00312225">
            <w:pPr>
              <w:autoSpaceDE w:val="0"/>
              <w:autoSpaceDN w:val="0"/>
              <w:adjustRightInd w:val="0"/>
              <w:spacing w:line="360" w:lineRule="atLeast"/>
              <w:rPr>
                <w:ins w:id="1886" w:author="Regina Casanova" w:date="2018-07-07T15:18:00Z"/>
                <w:rFonts w:cs="Times New Roman"/>
                <w:color w:val="000000"/>
                <w:lang w:val="es-PE"/>
              </w:rPr>
            </w:pPr>
            <w:ins w:id="1887" w:author="Regina Casanova" w:date="2018-07-07T15:18:00Z">
              <w:r w:rsidRPr="00BA156B">
                <w:rPr>
                  <w:rFonts w:cs="Times New Roman"/>
                  <w:color w:val="000000"/>
                  <w:lang w:val="es-PE"/>
                </w:rPr>
                <w:t>Tabla de reporte consolidado de todos los reclamos presentados. Descargable en Excel y PDF.</w:t>
              </w:r>
            </w:ins>
          </w:p>
        </w:tc>
        <w:tc>
          <w:tcPr>
            <w:tcW w:w="1559" w:type="dxa"/>
            <w:tcBorders>
              <w:bottom w:val="single" w:sz="8" w:space="0" w:color="000000"/>
              <w:right w:val="single" w:sz="8" w:space="0" w:color="000000"/>
            </w:tcBorders>
            <w:vAlign w:val="bottom"/>
          </w:tcPr>
          <w:p w14:paraId="31DC7A01" w14:textId="77777777" w:rsidR="00BA63BC" w:rsidRPr="00BA156B" w:rsidRDefault="00BA63BC" w:rsidP="00312225">
            <w:pPr>
              <w:autoSpaceDE w:val="0"/>
              <w:autoSpaceDN w:val="0"/>
              <w:adjustRightInd w:val="0"/>
              <w:spacing w:line="360" w:lineRule="atLeast"/>
              <w:rPr>
                <w:ins w:id="1888" w:author="Regina Casanova" w:date="2018-07-07T15:18:00Z"/>
                <w:rFonts w:cs="Times New Roman"/>
                <w:color w:val="000000"/>
                <w:lang w:val="es-PE"/>
              </w:rPr>
            </w:pPr>
            <w:ins w:id="1889" w:author="Regina Casanova" w:date="2018-07-07T15:18:00Z">
              <w:r w:rsidRPr="00BA156B">
                <w:rPr>
                  <w:rFonts w:cs="Times New Roman"/>
                  <w:color w:val="000000"/>
                  <w:lang w:val="es-PE"/>
                </w:rPr>
                <w:t>Alto - 3</w:t>
              </w:r>
            </w:ins>
          </w:p>
        </w:tc>
      </w:tr>
      <w:tr w:rsidR="00BA63BC" w:rsidRPr="00BA156B" w14:paraId="5313AA8A" w14:textId="77777777" w:rsidTr="00312225">
        <w:tblPrEx>
          <w:tblBorders>
            <w:top w:val="none" w:sz="0" w:space="0" w:color="auto"/>
          </w:tblBorders>
        </w:tblPrEx>
        <w:trPr>
          <w:ins w:id="189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F7FA09D" w14:textId="77777777" w:rsidR="00BA63BC" w:rsidRPr="00BA156B" w:rsidRDefault="00BA63BC" w:rsidP="00312225">
            <w:pPr>
              <w:autoSpaceDE w:val="0"/>
              <w:autoSpaceDN w:val="0"/>
              <w:adjustRightInd w:val="0"/>
              <w:spacing w:line="360" w:lineRule="atLeast"/>
              <w:jc w:val="right"/>
              <w:rPr>
                <w:ins w:id="1891" w:author="Regina Casanova" w:date="2018-07-07T15:18:00Z"/>
                <w:rFonts w:cs="Times New Roman"/>
                <w:color w:val="000000"/>
                <w:lang w:val="es-PE"/>
              </w:rPr>
            </w:pPr>
            <w:ins w:id="1892" w:author="Regina Casanova" w:date="2018-07-07T15:18:00Z">
              <w:r w:rsidRPr="00BA156B">
                <w:rPr>
                  <w:rFonts w:cs="Times New Roman"/>
                  <w:color w:val="000000"/>
                  <w:lang w:val="es-PE"/>
                </w:rPr>
                <w:t>26</w:t>
              </w:r>
            </w:ins>
          </w:p>
        </w:tc>
        <w:tc>
          <w:tcPr>
            <w:tcW w:w="1715" w:type="dxa"/>
            <w:tcBorders>
              <w:bottom w:val="single" w:sz="8" w:space="0" w:color="000000"/>
              <w:right w:val="single" w:sz="8" w:space="0" w:color="000000"/>
            </w:tcBorders>
            <w:shd w:val="clear" w:color="auto" w:fill="E1E0E0"/>
            <w:vAlign w:val="bottom"/>
          </w:tcPr>
          <w:p w14:paraId="6E4182AC" w14:textId="77777777" w:rsidR="00BA63BC" w:rsidRPr="00BA156B" w:rsidRDefault="00BA63BC" w:rsidP="00312225">
            <w:pPr>
              <w:autoSpaceDE w:val="0"/>
              <w:autoSpaceDN w:val="0"/>
              <w:adjustRightInd w:val="0"/>
              <w:spacing w:line="360" w:lineRule="atLeast"/>
              <w:rPr>
                <w:ins w:id="1893" w:author="Regina Casanova" w:date="2018-07-07T15:18:00Z"/>
                <w:rFonts w:cs="Times New Roman"/>
                <w:color w:val="000000"/>
                <w:lang w:val="es-PE"/>
              </w:rPr>
            </w:pPr>
            <w:ins w:id="1894"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623EDFF1" w14:textId="77777777" w:rsidR="00BA63BC" w:rsidRPr="00BA156B" w:rsidRDefault="00BA63BC" w:rsidP="00312225">
            <w:pPr>
              <w:autoSpaceDE w:val="0"/>
              <w:autoSpaceDN w:val="0"/>
              <w:adjustRightInd w:val="0"/>
              <w:spacing w:line="360" w:lineRule="atLeast"/>
              <w:rPr>
                <w:ins w:id="1895" w:author="Regina Casanova" w:date="2018-07-07T15:18:00Z"/>
                <w:rFonts w:cs="Times New Roman"/>
                <w:color w:val="000000"/>
                <w:lang w:val="es-PE"/>
              </w:rPr>
            </w:pPr>
            <w:ins w:id="1896" w:author="Regina Casanova" w:date="2018-07-07T15:18:00Z">
              <w:r w:rsidRPr="00BA156B">
                <w:rPr>
                  <w:rFonts w:cs="Times New Roman"/>
                  <w:color w:val="000000"/>
                  <w:lang w:val="es-PE"/>
                </w:rPr>
                <w:t>Componente educativo</w:t>
              </w:r>
            </w:ins>
          </w:p>
        </w:tc>
        <w:tc>
          <w:tcPr>
            <w:tcW w:w="5380" w:type="dxa"/>
            <w:tcBorders>
              <w:bottom w:val="single" w:sz="8" w:space="0" w:color="000000"/>
              <w:right w:val="single" w:sz="8" w:space="0" w:color="000000"/>
            </w:tcBorders>
            <w:shd w:val="clear" w:color="auto" w:fill="E1E0E0"/>
            <w:vAlign w:val="bottom"/>
          </w:tcPr>
          <w:p w14:paraId="21220A47" w14:textId="61166571" w:rsidR="00BA63BC" w:rsidRPr="00BA156B" w:rsidRDefault="00BA63BC" w:rsidP="00312225">
            <w:pPr>
              <w:autoSpaceDE w:val="0"/>
              <w:autoSpaceDN w:val="0"/>
              <w:adjustRightInd w:val="0"/>
              <w:spacing w:line="360" w:lineRule="atLeast"/>
              <w:rPr>
                <w:ins w:id="1897" w:author="Regina Casanova" w:date="2018-07-07T15:18:00Z"/>
                <w:rFonts w:cs="Times New Roman"/>
                <w:color w:val="000000"/>
                <w:lang w:val="es-PE"/>
              </w:rPr>
            </w:pPr>
            <w:ins w:id="1898"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 xml:space="preserve">quiero poder inculcar la cultura de los reclamos </w:t>
              </w:r>
              <w:del w:id="1899" w:author="USER" w:date="2018-07-09T15:25:00Z">
                <w:r w:rsidRPr="00BA156B" w:rsidDel="00EC3670">
                  <w:rPr>
                    <w:rFonts w:cs="Times New Roman"/>
                    <w:color w:val="000000"/>
                    <w:lang w:val="es-PE"/>
                  </w:rPr>
                  <w:delText>a los ciudadano</w:delText>
                </w:r>
              </w:del>
            </w:ins>
            <w:ins w:id="1900" w:author="USER" w:date="2018-07-09T15:25:00Z">
              <w:r w:rsidR="00EC3670" w:rsidRPr="00BA156B">
                <w:rPr>
                  <w:rFonts w:cs="Times New Roman"/>
                  <w:color w:val="000000"/>
                  <w:lang w:val="es-PE"/>
                </w:rPr>
                <w:t>a los ciudadanos</w:t>
              </w:r>
            </w:ins>
            <w:ins w:id="1901" w:author="Regina Casanova" w:date="2018-07-07T15:18:00Z">
              <w:r w:rsidRPr="00BA156B">
                <w:rPr>
                  <w:rFonts w:cs="Times New Roman"/>
                  <w:color w:val="000000"/>
                  <w:lang w:val="es-PE"/>
                </w:rPr>
                <w:t xml:space="preserve"> para poder tener buena información que sea verdaderamente reclamo</w:t>
              </w:r>
            </w:ins>
          </w:p>
        </w:tc>
        <w:tc>
          <w:tcPr>
            <w:tcW w:w="2341" w:type="dxa"/>
            <w:tcBorders>
              <w:bottom w:val="single" w:sz="8" w:space="0" w:color="000000"/>
              <w:right w:val="single" w:sz="8" w:space="0" w:color="000000"/>
            </w:tcBorders>
            <w:shd w:val="clear" w:color="auto" w:fill="E1E0E0"/>
            <w:vAlign w:val="bottom"/>
          </w:tcPr>
          <w:p w14:paraId="31F10496" w14:textId="77777777" w:rsidR="00BA63BC" w:rsidRPr="00BA156B" w:rsidRDefault="00BA63BC" w:rsidP="00312225">
            <w:pPr>
              <w:autoSpaceDE w:val="0"/>
              <w:autoSpaceDN w:val="0"/>
              <w:adjustRightInd w:val="0"/>
              <w:spacing w:line="360" w:lineRule="atLeast"/>
              <w:rPr>
                <w:ins w:id="1902" w:author="Regina Casanova" w:date="2018-07-07T15:18:00Z"/>
                <w:rFonts w:cs="Times New Roman"/>
                <w:color w:val="000000"/>
                <w:lang w:val="es-PE"/>
              </w:rPr>
            </w:pPr>
            <w:ins w:id="1903" w:author="Regina Casanova" w:date="2018-07-07T15:18:00Z">
              <w:r w:rsidRPr="00BA156B">
                <w:rPr>
                  <w:rFonts w:cs="Times New Roman"/>
                  <w:color w:val="000000"/>
                  <w:lang w:val="es-PE"/>
                </w:rPr>
                <w:t xml:space="preserve">Pequeño tutorial para poder explicar cómo funciona el </w:t>
              </w:r>
              <w:r>
                <w:rPr>
                  <w:rFonts w:cs="Times New Roman"/>
                  <w:color w:val="000000"/>
                  <w:lang w:val="es-PE"/>
                </w:rPr>
                <w:t>software</w:t>
              </w:r>
              <w:r w:rsidRPr="00BA156B">
                <w:rPr>
                  <w:rFonts w:cs="Times New Roman"/>
                  <w:color w:val="000000"/>
                  <w:lang w:val="es-PE"/>
                </w:rPr>
                <w:t xml:space="preserve"> y mostrar diferencias de reclamo, queja y sugerencia</w:t>
              </w:r>
            </w:ins>
          </w:p>
        </w:tc>
        <w:tc>
          <w:tcPr>
            <w:tcW w:w="1559" w:type="dxa"/>
            <w:tcBorders>
              <w:bottom w:val="single" w:sz="8" w:space="0" w:color="000000"/>
              <w:right w:val="single" w:sz="8" w:space="0" w:color="000000"/>
            </w:tcBorders>
            <w:shd w:val="clear" w:color="auto" w:fill="E1E0E0"/>
            <w:vAlign w:val="bottom"/>
          </w:tcPr>
          <w:p w14:paraId="0649AA37" w14:textId="77777777" w:rsidR="00BA63BC" w:rsidRPr="00BA156B" w:rsidRDefault="00BA63BC" w:rsidP="00312225">
            <w:pPr>
              <w:autoSpaceDE w:val="0"/>
              <w:autoSpaceDN w:val="0"/>
              <w:adjustRightInd w:val="0"/>
              <w:spacing w:line="360" w:lineRule="atLeast"/>
              <w:rPr>
                <w:ins w:id="1904" w:author="Regina Casanova" w:date="2018-07-07T15:18:00Z"/>
                <w:rFonts w:cs="Times New Roman"/>
                <w:color w:val="000000"/>
                <w:lang w:val="es-PE"/>
              </w:rPr>
            </w:pPr>
            <w:ins w:id="1905" w:author="Regina Casanova" w:date="2018-07-07T15:18:00Z">
              <w:r w:rsidRPr="00BA156B">
                <w:rPr>
                  <w:rFonts w:cs="Times New Roman"/>
                  <w:color w:val="000000"/>
                  <w:lang w:val="es-PE"/>
                </w:rPr>
                <w:t>Medio - 2</w:t>
              </w:r>
            </w:ins>
          </w:p>
        </w:tc>
      </w:tr>
      <w:tr w:rsidR="00BA63BC" w:rsidRPr="00BA156B" w14:paraId="52287F06" w14:textId="77777777" w:rsidTr="00312225">
        <w:tblPrEx>
          <w:tblBorders>
            <w:top w:val="none" w:sz="0" w:space="0" w:color="auto"/>
          </w:tblBorders>
        </w:tblPrEx>
        <w:trPr>
          <w:ins w:id="1906" w:author="Regina Casanova" w:date="2018-07-07T15:18:00Z"/>
        </w:trPr>
        <w:tc>
          <w:tcPr>
            <w:tcW w:w="504" w:type="dxa"/>
            <w:tcBorders>
              <w:left w:val="single" w:sz="8" w:space="0" w:color="000000"/>
              <w:bottom w:val="single" w:sz="8" w:space="0" w:color="000000"/>
              <w:right w:val="single" w:sz="8" w:space="0" w:color="000000"/>
            </w:tcBorders>
            <w:vAlign w:val="bottom"/>
          </w:tcPr>
          <w:p w14:paraId="34825091" w14:textId="77777777" w:rsidR="00BA63BC" w:rsidRPr="00BA156B" w:rsidRDefault="00BA63BC" w:rsidP="00312225">
            <w:pPr>
              <w:autoSpaceDE w:val="0"/>
              <w:autoSpaceDN w:val="0"/>
              <w:adjustRightInd w:val="0"/>
              <w:spacing w:line="360" w:lineRule="atLeast"/>
              <w:jc w:val="right"/>
              <w:rPr>
                <w:ins w:id="1907" w:author="Regina Casanova" w:date="2018-07-07T15:18:00Z"/>
                <w:rFonts w:cs="Times New Roman"/>
                <w:color w:val="000000"/>
                <w:lang w:val="es-PE"/>
              </w:rPr>
            </w:pPr>
            <w:ins w:id="1908" w:author="Regina Casanova" w:date="2018-07-07T15:18:00Z">
              <w:r w:rsidRPr="00BA156B">
                <w:rPr>
                  <w:rFonts w:cs="Times New Roman"/>
                  <w:color w:val="000000"/>
                  <w:lang w:val="es-PE"/>
                </w:rPr>
                <w:lastRenderedPageBreak/>
                <w:t>27</w:t>
              </w:r>
            </w:ins>
          </w:p>
        </w:tc>
        <w:tc>
          <w:tcPr>
            <w:tcW w:w="1715" w:type="dxa"/>
            <w:tcBorders>
              <w:bottom w:val="single" w:sz="8" w:space="0" w:color="000000"/>
              <w:right w:val="single" w:sz="8" w:space="0" w:color="000000"/>
            </w:tcBorders>
            <w:vAlign w:val="bottom"/>
          </w:tcPr>
          <w:p w14:paraId="06599BC1" w14:textId="77777777" w:rsidR="00BA63BC" w:rsidRPr="00BA156B" w:rsidRDefault="00BA63BC" w:rsidP="00312225">
            <w:pPr>
              <w:autoSpaceDE w:val="0"/>
              <w:autoSpaceDN w:val="0"/>
              <w:adjustRightInd w:val="0"/>
              <w:spacing w:line="360" w:lineRule="atLeast"/>
              <w:rPr>
                <w:ins w:id="1909" w:author="Regina Casanova" w:date="2018-07-07T15:18:00Z"/>
                <w:rFonts w:cs="Times New Roman"/>
                <w:color w:val="000000"/>
                <w:lang w:val="es-PE"/>
              </w:rPr>
            </w:pPr>
            <w:ins w:id="1910"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36B8DCC2" w14:textId="77777777" w:rsidR="00BA63BC" w:rsidRPr="00BA156B" w:rsidRDefault="00BA63BC" w:rsidP="00312225">
            <w:pPr>
              <w:autoSpaceDE w:val="0"/>
              <w:autoSpaceDN w:val="0"/>
              <w:adjustRightInd w:val="0"/>
              <w:spacing w:line="360" w:lineRule="atLeast"/>
              <w:rPr>
                <w:ins w:id="1911" w:author="Regina Casanova" w:date="2018-07-07T15:18:00Z"/>
                <w:rFonts w:cs="Times New Roman"/>
                <w:color w:val="000000"/>
                <w:lang w:val="es-PE"/>
              </w:rPr>
            </w:pPr>
            <w:ins w:id="1912" w:author="Regina Casanova" w:date="2018-07-07T15:18:00Z">
              <w:r w:rsidRPr="00BA156B">
                <w:rPr>
                  <w:rFonts w:cs="Times New Roman"/>
                  <w:color w:val="000000"/>
                  <w:lang w:val="es-PE"/>
                </w:rPr>
                <w:t>Mostrar que mejoras se hicieron x reclamos presentados</w:t>
              </w:r>
            </w:ins>
          </w:p>
        </w:tc>
        <w:tc>
          <w:tcPr>
            <w:tcW w:w="5380" w:type="dxa"/>
            <w:tcBorders>
              <w:bottom w:val="single" w:sz="8" w:space="0" w:color="000000"/>
              <w:right w:val="single" w:sz="8" w:space="0" w:color="000000"/>
            </w:tcBorders>
            <w:vAlign w:val="bottom"/>
          </w:tcPr>
          <w:p w14:paraId="6CF9C74E" w14:textId="77777777" w:rsidR="00BA63BC" w:rsidRPr="00BA156B" w:rsidRDefault="00BA63BC" w:rsidP="00312225">
            <w:pPr>
              <w:autoSpaceDE w:val="0"/>
              <w:autoSpaceDN w:val="0"/>
              <w:adjustRightInd w:val="0"/>
              <w:spacing w:line="360" w:lineRule="atLeast"/>
              <w:rPr>
                <w:ins w:id="1913" w:author="Regina Casanova" w:date="2018-07-07T15:18:00Z"/>
                <w:rFonts w:cs="Times New Roman"/>
                <w:color w:val="000000"/>
                <w:lang w:val="es-PE"/>
              </w:rPr>
            </w:pPr>
            <w:ins w:id="1914"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ver que mejoras se han implementado en la IPRESS para poder verificar la correcta inversión de recursos económicos</w:t>
              </w:r>
            </w:ins>
          </w:p>
        </w:tc>
        <w:tc>
          <w:tcPr>
            <w:tcW w:w="2341" w:type="dxa"/>
            <w:tcBorders>
              <w:bottom w:val="single" w:sz="8" w:space="0" w:color="000000"/>
              <w:right w:val="single" w:sz="8" w:space="0" w:color="000000"/>
            </w:tcBorders>
            <w:vAlign w:val="bottom"/>
          </w:tcPr>
          <w:p w14:paraId="455FEA74" w14:textId="77777777" w:rsidR="00BA63BC" w:rsidRPr="00BA156B" w:rsidRDefault="00BA63BC" w:rsidP="00312225">
            <w:pPr>
              <w:autoSpaceDE w:val="0"/>
              <w:autoSpaceDN w:val="0"/>
              <w:adjustRightInd w:val="0"/>
              <w:spacing w:line="360" w:lineRule="atLeast"/>
              <w:rPr>
                <w:ins w:id="1915" w:author="Regina Casanova" w:date="2018-07-07T15:18:00Z"/>
                <w:rFonts w:cs="Times New Roman"/>
                <w:color w:val="000000"/>
                <w:lang w:val="es-PE"/>
              </w:rPr>
            </w:pPr>
            <w:ins w:id="1916" w:author="Regina Casanova" w:date="2018-07-07T15:18:00Z">
              <w:r w:rsidRPr="00BA156B">
                <w:rPr>
                  <w:rFonts w:cs="Times New Roman"/>
                  <w:color w:val="000000"/>
                  <w:lang w:val="es-PE"/>
                </w:rPr>
                <w:t>Parte que enseñe las mejoras que se hicieron por diversos reclamos</w:t>
              </w:r>
            </w:ins>
          </w:p>
        </w:tc>
        <w:tc>
          <w:tcPr>
            <w:tcW w:w="1559" w:type="dxa"/>
            <w:tcBorders>
              <w:bottom w:val="single" w:sz="8" w:space="0" w:color="000000"/>
              <w:right w:val="single" w:sz="8" w:space="0" w:color="000000"/>
            </w:tcBorders>
            <w:vAlign w:val="bottom"/>
          </w:tcPr>
          <w:p w14:paraId="0BB24C5F" w14:textId="77777777" w:rsidR="00BA63BC" w:rsidRPr="00BA156B" w:rsidRDefault="00BA63BC" w:rsidP="00312225">
            <w:pPr>
              <w:autoSpaceDE w:val="0"/>
              <w:autoSpaceDN w:val="0"/>
              <w:adjustRightInd w:val="0"/>
              <w:spacing w:line="360" w:lineRule="atLeast"/>
              <w:rPr>
                <w:ins w:id="1917" w:author="Regina Casanova" w:date="2018-07-07T15:18:00Z"/>
                <w:rFonts w:cs="Times New Roman"/>
                <w:color w:val="000000"/>
                <w:lang w:val="es-PE"/>
              </w:rPr>
            </w:pPr>
            <w:ins w:id="1918" w:author="Regina Casanova" w:date="2018-07-07T15:18:00Z">
              <w:r w:rsidRPr="00BA156B">
                <w:rPr>
                  <w:rFonts w:cs="Times New Roman"/>
                  <w:color w:val="000000"/>
                  <w:lang w:val="es-PE"/>
                </w:rPr>
                <w:t>Medio - 2</w:t>
              </w:r>
            </w:ins>
          </w:p>
        </w:tc>
      </w:tr>
      <w:tr w:rsidR="00BA63BC" w:rsidRPr="00BA156B" w14:paraId="645EE076" w14:textId="77777777" w:rsidTr="00312225">
        <w:tblPrEx>
          <w:tblBorders>
            <w:top w:val="none" w:sz="0" w:space="0" w:color="auto"/>
          </w:tblBorders>
        </w:tblPrEx>
        <w:trPr>
          <w:ins w:id="191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69DF0F4" w14:textId="77777777" w:rsidR="00BA63BC" w:rsidRPr="00BA156B" w:rsidRDefault="00BA63BC" w:rsidP="00312225">
            <w:pPr>
              <w:autoSpaceDE w:val="0"/>
              <w:autoSpaceDN w:val="0"/>
              <w:adjustRightInd w:val="0"/>
              <w:spacing w:line="360" w:lineRule="atLeast"/>
              <w:jc w:val="right"/>
              <w:rPr>
                <w:ins w:id="1920" w:author="Regina Casanova" w:date="2018-07-07T15:18:00Z"/>
                <w:rFonts w:cs="Times New Roman"/>
                <w:color w:val="000000"/>
                <w:lang w:val="es-PE"/>
              </w:rPr>
            </w:pPr>
            <w:ins w:id="1921" w:author="Regina Casanova" w:date="2018-07-07T15:18:00Z">
              <w:r w:rsidRPr="00BA156B">
                <w:rPr>
                  <w:rFonts w:cs="Times New Roman"/>
                  <w:color w:val="000000"/>
                  <w:lang w:val="es-PE"/>
                </w:rPr>
                <w:t>28</w:t>
              </w:r>
            </w:ins>
          </w:p>
        </w:tc>
        <w:tc>
          <w:tcPr>
            <w:tcW w:w="1715" w:type="dxa"/>
            <w:tcBorders>
              <w:bottom w:val="single" w:sz="8" w:space="0" w:color="000000"/>
              <w:right w:val="single" w:sz="8" w:space="0" w:color="000000"/>
            </w:tcBorders>
            <w:shd w:val="clear" w:color="auto" w:fill="E1E0E0"/>
            <w:vAlign w:val="bottom"/>
          </w:tcPr>
          <w:p w14:paraId="2431B070" w14:textId="77777777" w:rsidR="00BA63BC" w:rsidRPr="00BA156B" w:rsidRDefault="00BA63BC" w:rsidP="00312225">
            <w:pPr>
              <w:autoSpaceDE w:val="0"/>
              <w:autoSpaceDN w:val="0"/>
              <w:adjustRightInd w:val="0"/>
              <w:spacing w:line="360" w:lineRule="atLeast"/>
              <w:rPr>
                <w:ins w:id="1922" w:author="Regina Casanova" w:date="2018-07-07T15:18:00Z"/>
                <w:rFonts w:cs="Times New Roman"/>
                <w:color w:val="000000"/>
                <w:lang w:val="es-PE"/>
              </w:rPr>
            </w:pPr>
            <w:ins w:id="1923"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14A6C77" w14:textId="77777777" w:rsidR="00BA63BC" w:rsidRPr="00BA156B" w:rsidRDefault="00BA63BC" w:rsidP="00312225">
            <w:pPr>
              <w:autoSpaceDE w:val="0"/>
              <w:autoSpaceDN w:val="0"/>
              <w:adjustRightInd w:val="0"/>
              <w:spacing w:line="360" w:lineRule="atLeast"/>
              <w:rPr>
                <w:ins w:id="1924" w:author="Regina Casanova" w:date="2018-07-07T15:18:00Z"/>
                <w:rFonts w:cs="Times New Roman"/>
                <w:color w:val="000000"/>
                <w:lang w:val="es-PE"/>
              </w:rPr>
            </w:pPr>
            <w:ins w:id="1925" w:author="Regina Casanova" w:date="2018-07-07T15:18:00Z">
              <w:r w:rsidRPr="00BA156B">
                <w:rPr>
                  <w:rFonts w:cs="Times New Roman"/>
                  <w:color w:val="000000"/>
                  <w:lang w:val="es-PE"/>
                </w:rPr>
                <w:t>Que directivos se enteren de lo que ocurre en la IPRESS</w:t>
              </w:r>
            </w:ins>
          </w:p>
        </w:tc>
        <w:tc>
          <w:tcPr>
            <w:tcW w:w="5380" w:type="dxa"/>
            <w:tcBorders>
              <w:bottom w:val="single" w:sz="8" w:space="0" w:color="000000"/>
              <w:right w:val="single" w:sz="8" w:space="0" w:color="000000"/>
            </w:tcBorders>
            <w:shd w:val="clear" w:color="auto" w:fill="E1E0E0"/>
            <w:vAlign w:val="bottom"/>
          </w:tcPr>
          <w:p w14:paraId="3F2FD86A" w14:textId="77777777" w:rsidR="00BA63BC" w:rsidRPr="00BA156B" w:rsidRDefault="00BA63BC" w:rsidP="00312225">
            <w:pPr>
              <w:autoSpaceDE w:val="0"/>
              <w:autoSpaceDN w:val="0"/>
              <w:adjustRightInd w:val="0"/>
              <w:spacing w:line="360" w:lineRule="atLeast"/>
              <w:rPr>
                <w:ins w:id="1926" w:author="Regina Casanova" w:date="2018-07-07T15:18:00Z"/>
                <w:rFonts w:cs="Times New Roman"/>
                <w:color w:val="000000"/>
                <w:lang w:val="es-PE"/>
              </w:rPr>
            </w:pPr>
            <w:ins w:id="1927"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que los gestores de IPRESS se enteren de todo lo que ocurre dentro para poder ver las mejoras que propongan a estos problemas</w:t>
              </w:r>
            </w:ins>
          </w:p>
        </w:tc>
        <w:tc>
          <w:tcPr>
            <w:tcW w:w="2341" w:type="dxa"/>
            <w:tcBorders>
              <w:bottom w:val="single" w:sz="8" w:space="0" w:color="000000"/>
              <w:right w:val="single" w:sz="8" w:space="0" w:color="000000"/>
            </w:tcBorders>
            <w:shd w:val="clear" w:color="auto" w:fill="E1E0E0"/>
            <w:vAlign w:val="bottom"/>
          </w:tcPr>
          <w:p w14:paraId="298E236A" w14:textId="77777777" w:rsidR="00BA63BC" w:rsidRPr="00BA156B" w:rsidRDefault="00BA63BC" w:rsidP="00312225">
            <w:pPr>
              <w:autoSpaceDE w:val="0"/>
              <w:autoSpaceDN w:val="0"/>
              <w:adjustRightInd w:val="0"/>
              <w:spacing w:line="360" w:lineRule="atLeast"/>
              <w:rPr>
                <w:ins w:id="1928" w:author="Regina Casanova" w:date="2018-07-07T15:18:00Z"/>
                <w:rFonts w:cs="Times New Roman"/>
                <w:color w:val="000000"/>
                <w:lang w:val="es-PE"/>
              </w:rPr>
            </w:pPr>
            <w:ins w:id="1929" w:author="Regina Casanova" w:date="2018-07-07T15:18:00Z">
              <w:r w:rsidRPr="00BA156B">
                <w:rPr>
                  <w:rFonts w:cs="Times New Roman"/>
                  <w:color w:val="000000"/>
                  <w:lang w:val="es-PE"/>
                </w:rPr>
                <w:t>Función de visto por ciertos gestores en parte de reclamos</w:t>
              </w:r>
            </w:ins>
          </w:p>
        </w:tc>
        <w:tc>
          <w:tcPr>
            <w:tcW w:w="1559" w:type="dxa"/>
            <w:tcBorders>
              <w:bottom w:val="single" w:sz="8" w:space="0" w:color="000000"/>
              <w:right w:val="single" w:sz="8" w:space="0" w:color="000000"/>
            </w:tcBorders>
            <w:shd w:val="clear" w:color="auto" w:fill="E1E0E0"/>
            <w:vAlign w:val="bottom"/>
          </w:tcPr>
          <w:p w14:paraId="4CF1693B" w14:textId="77777777" w:rsidR="00BA63BC" w:rsidRPr="00BA156B" w:rsidRDefault="00BA63BC" w:rsidP="00312225">
            <w:pPr>
              <w:autoSpaceDE w:val="0"/>
              <w:autoSpaceDN w:val="0"/>
              <w:adjustRightInd w:val="0"/>
              <w:spacing w:line="360" w:lineRule="atLeast"/>
              <w:rPr>
                <w:ins w:id="1930" w:author="Regina Casanova" w:date="2018-07-07T15:18:00Z"/>
                <w:rFonts w:cs="Times New Roman"/>
                <w:color w:val="000000"/>
                <w:lang w:val="es-PE"/>
              </w:rPr>
            </w:pPr>
            <w:ins w:id="1931" w:author="Regina Casanova" w:date="2018-07-07T15:18:00Z">
              <w:r w:rsidRPr="00BA156B">
                <w:rPr>
                  <w:rFonts w:cs="Times New Roman"/>
                  <w:color w:val="000000"/>
                  <w:lang w:val="es-PE"/>
                </w:rPr>
                <w:t>Medio - 2</w:t>
              </w:r>
            </w:ins>
          </w:p>
        </w:tc>
      </w:tr>
      <w:tr w:rsidR="00BA63BC" w:rsidRPr="00BA156B" w14:paraId="132B38B1" w14:textId="77777777" w:rsidTr="00312225">
        <w:tblPrEx>
          <w:tblBorders>
            <w:top w:val="none" w:sz="0" w:space="0" w:color="auto"/>
          </w:tblBorders>
        </w:tblPrEx>
        <w:trPr>
          <w:ins w:id="1932" w:author="Regina Casanova" w:date="2018-07-07T15:18:00Z"/>
        </w:trPr>
        <w:tc>
          <w:tcPr>
            <w:tcW w:w="504" w:type="dxa"/>
            <w:tcBorders>
              <w:left w:val="single" w:sz="8" w:space="0" w:color="000000"/>
              <w:bottom w:val="single" w:sz="8" w:space="0" w:color="000000"/>
              <w:right w:val="single" w:sz="8" w:space="0" w:color="000000"/>
            </w:tcBorders>
            <w:vAlign w:val="bottom"/>
          </w:tcPr>
          <w:p w14:paraId="26D5FB84" w14:textId="77777777" w:rsidR="00BA63BC" w:rsidRPr="00BA156B" w:rsidRDefault="00BA63BC" w:rsidP="00312225">
            <w:pPr>
              <w:autoSpaceDE w:val="0"/>
              <w:autoSpaceDN w:val="0"/>
              <w:adjustRightInd w:val="0"/>
              <w:spacing w:line="360" w:lineRule="atLeast"/>
              <w:jc w:val="right"/>
              <w:rPr>
                <w:ins w:id="1933" w:author="Regina Casanova" w:date="2018-07-07T15:18:00Z"/>
                <w:rFonts w:cs="Times New Roman"/>
                <w:color w:val="000000"/>
                <w:lang w:val="es-PE"/>
              </w:rPr>
            </w:pPr>
            <w:ins w:id="1934" w:author="Regina Casanova" w:date="2018-07-07T15:18:00Z">
              <w:r w:rsidRPr="00BA156B">
                <w:rPr>
                  <w:rFonts w:cs="Times New Roman"/>
                  <w:color w:val="000000"/>
                  <w:lang w:val="es-PE"/>
                </w:rPr>
                <w:t>29</w:t>
              </w:r>
            </w:ins>
          </w:p>
        </w:tc>
        <w:tc>
          <w:tcPr>
            <w:tcW w:w="1715" w:type="dxa"/>
            <w:tcBorders>
              <w:bottom w:val="single" w:sz="8" w:space="0" w:color="000000"/>
              <w:right w:val="single" w:sz="8" w:space="0" w:color="000000"/>
            </w:tcBorders>
            <w:vAlign w:val="bottom"/>
          </w:tcPr>
          <w:p w14:paraId="7A1EB8F6" w14:textId="77777777" w:rsidR="00BA63BC" w:rsidRPr="00BA156B" w:rsidRDefault="00BA63BC" w:rsidP="00312225">
            <w:pPr>
              <w:autoSpaceDE w:val="0"/>
              <w:autoSpaceDN w:val="0"/>
              <w:adjustRightInd w:val="0"/>
              <w:spacing w:line="360" w:lineRule="atLeast"/>
              <w:rPr>
                <w:ins w:id="1935" w:author="Regina Casanova" w:date="2018-07-07T15:18:00Z"/>
                <w:rFonts w:cs="Times New Roman"/>
                <w:color w:val="000000"/>
                <w:lang w:val="es-PE"/>
              </w:rPr>
            </w:pPr>
            <w:ins w:id="1936"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7AAB68C" w14:textId="77777777" w:rsidR="00BA63BC" w:rsidRPr="00BA156B" w:rsidRDefault="00BA63BC" w:rsidP="00312225">
            <w:pPr>
              <w:autoSpaceDE w:val="0"/>
              <w:autoSpaceDN w:val="0"/>
              <w:adjustRightInd w:val="0"/>
              <w:spacing w:line="360" w:lineRule="atLeast"/>
              <w:rPr>
                <w:ins w:id="1937" w:author="Regina Casanova" w:date="2018-07-07T15:18:00Z"/>
                <w:rFonts w:cs="Times New Roman"/>
                <w:color w:val="000000"/>
                <w:lang w:val="es-PE"/>
              </w:rPr>
            </w:pPr>
            <w:ins w:id="1938" w:author="Regina Casanova" w:date="2018-07-07T15:18:00Z">
              <w:r w:rsidRPr="00BA156B">
                <w:rPr>
                  <w:rFonts w:cs="Times New Roman"/>
                  <w:color w:val="000000"/>
                  <w:lang w:val="es-PE"/>
                </w:rPr>
                <w:t>Juntar reclamos para mostrar cuantos tienen el problema y posibles soluciones</w:t>
              </w:r>
            </w:ins>
          </w:p>
        </w:tc>
        <w:tc>
          <w:tcPr>
            <w:tcW w:w="5380" w:type="dxa"/>
            <w:tcBorders>
              <w:bottom w:val="single" w:sz="8" w:space="0" w:color="000000"/>
              <w:right w:val="single" w:sz="8" w:space="0" w:color="000000"/>
            </w:tcBorders>
            <w:vAlign w:val="bottom"/>
          </w:tcPr>
          <w:p w14:paraId="3B29D208" w14:textId="77777777" w:rsidR="00BA63BC" w:rsidRPr="00BA156B" w:rsidRDefault="00BA63BC" w:rsidP="00312225">
            <w:pPr>
              <w:autoSpaceDE w:val="0"/>
              <w:autoSpaceDN w:val="0"/>
              <w:adjustRightInd w:val="0"/>
              <w:spacing w:line="360" w:lineRule="atLeast"/>
              <w:rPr>
                <w:ins w:id="1939" w:author="Regina Casanova" w:date="2018-07-07T15:18:00Z"/>
                <w:rFonts w:cs="Times New Roman"/>
                <w:color w:val="000000"/>
                <w:lang w:val="es-PE"/>
              </w:rPr>
            </w:pPr>
            <w:ins w:id="1940"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agrupar reclamos para poder qué tan recurrente es dicho reclamo</w:t>
              </w:r>
            </w:ins>
          </w:p>
        </w:tc>
        <w:tc>
          <w:tcPr>
            <w:tcW w:w="2341" w:type="dxa"/>
            <w:tcBorders>
              <w:bottom w:val="single" w:sz="8" w:space="0" w:color="000000"/>
              <w:right w:val="single" w:sz="8" w:space="0" w:color="000000"/>
            </w:tcBorders>
            <w:vAlign w:val="bottom"/>
          </w:tcPr>
          <w:p w14:paraId="4E6B4716" w14:textId="77777777" w:rsidR="00BA63BC" w:rsidRPr="00BA156B" w:rsidRDefault="00BA63BC" w:rsidP="00312225">
            <w:pPr>
              <w:autoSpaceDE w:val="0"/>
              <w:autoSpaceDN w:val="0"/>
              <w:adjustRightInd w:val="0"/>
              <w:spacing w:line="360" w:lineRule="atLeast"/>
              <w:rPr>
                <w:ins w:id="1941" w:author="Regina Casanova" w:date="2018-07-07T15:18:00Z"/>
                <w:rFonts w:cs="Times New Roman"/>
                <w:color w:val="000000"/>
                <w:lang w:val="es-PE"/>
              </w:rPr>
            </w:pPr>
            <w:ins w:id="1942" w:author="Regina Casanova" w:date="2018-07-07T15:18:00Z">
              <w:r w:rsidRPr="00BA156B">
                <w:rPr>
                  <w:rFonts w:cs="Times New Roman"/>
                  <w:color w:val="000000"/>
                  <w:lang w:val="es-PE"/>
                </w:rPr>
                <w:t>Agrupación de reclamos por tipo. Filtro</w:t>
              </w:r>
            </w:ins>
          </w:p>
        </w:tc>
        <w:tc>
          <w:tcPr>
            <w:tcW w:w="1559" w:type="dxa"/>
            <w:tcBorders>
              <w:bottom w:val="single" w:sz="8" w:space="0" w:color="000000"/>
              <w:right w:val="single" w:sz="8" w:space="0" w:color="000000"/>
            </w:tcBorders>
            <w:vAlign w:val="bottom"/>
          </w:tcPr>
          <w:p w14:paraId="0492EA17" w14:textId="77777777" w:rsidR="00BA63BC" w:rsidRPr="00BA156B" w:rsidRDefault="00BA63BC" w:rsidP="00312225">
            <w:pPr>
              <w:autoSpaceDE w:val="0"/>
              <w:autoSpaceDN w:val="0"/>
              <w:adjustRightInd w:val="0"/>
              <w:spacing w:line="360" w:lineRule="atLeast"/>
              <w:rPr>
                <w:ins w:id="1943" w:author="Regina Casanova" w:date="2018-07-07T15:18:00Z"/>
                <w:rFonts w:cs="Times New Roman"/>
                <w:color w:val="000000"/>
                <w:lang w:val="es-PE"/>
              </w:rPr>
            </w:pPr>
            <w:ins w:id="1944" w:author="Regina Casanova" w:date="2018-07-07T15:18:00Z">
              <w:r w:rsidRPr="00BA156B">
                <w:rPr>
                  <w:rFonts w:cs="Times New Roman"/>
                  <w:color w:val="000000"/>
                  <w:lang w:val="es-PE"/>
                </w:rPr>
                <w:t>Alto - 3</w:t>
              </w:r>
            </w:ins>
          </w:p>
        </w:tc>
      </w:tr>
      <w:tr w:rsidR="00BA63BC" w:rsidRPr="00BA156B" w14:paraId="4B4DD750" w14:textId="77777777" w:rsidTr="00312225">
        <w:tblPrEx>
          <w:tblBorders>
            <w:top w:val="none" w:sz="0" w:space="0" w:color="auto"/>
          </w:tblBorders>
        </w:tblPrEx>
        <w:trPr>
          <w:ins w:id="194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C2AAAF3" w14:textId="77777777" w:rsidR="00BA63BC" w:rsidRPr="00BA156B" w:rsidRDefault="00BA63BC" w:rsidP="00312225">
            <w:pPr>
              <w:autoSpaceDE w:val="0"/>
              <w:autoSpaceDN w:val="0"/>
              <w:adjustRightInd w:val="0"/>
              <w:spacing w:line="360" w:lineRule="atLeast"/>
              <w:jc w:val="right"/>
              <w:rPr>
                <w:ins w:id="1946" w:author="Regina Casanova" w:date="2018-07-07T15:18:00Z"/>
                <w:rFonts w:cs="Times New Roman"/>
                <w:color w:val="000000"/>
                <w:lang w:val="es-PE"/>
              </w:rPr>
            </w:pPr>
            <w:ins w:id="1947" w:author="Regina Casanova" w:date="2018-07-07T15:18:00Z">
              <w:r w:rsidRPr="00BA156B">
                <w:rPr>
                  <w:rFonts w:cs="Times New Roman"/>
                  <w:color w:val="000000"/>
                  <w:lang w:val="es-PE"/>
                </w:rPr>
                <w:t>30</w:t>
              </w:r>
            </w:ins>
          </w:p>
        </w:tc>
        <w:tc>
          <w:tcPr>
            <w:tcW w:w="1715" w:type="dxa"/>
            <w:tcBorders>
              <w:bottom w:val="single" w:sz="8" w:space="0" w:color="000000"/>
              <w:right w:val="single" w:sz="8" w:space="0" w:color="000000"/>
            </w:tcBorders>
            <w:shd w:val="clear" w:color="auto" w:fill="E1E0E0"/>
            <w:vAlign w:val="bottom"/>
          </w:tcPr>
          <w:p w14:paraId="0BED2584" w14:textId="77777777" w:rsidR="00BA63BC" w:rsidRPr="00BA156B" w:rsidRDefault="00BA63BC" w:rsidP="00312225">
            <w:pPr>
              <w:autoSpaceDE w:val="0"/>
              <w:autoSpaceDN w:val="0"/>
              <w:adjustRightInd w:val="0"/>
              <w:spacing w:line="360" w:lineRule="atLeast"/>
              <w:rPr>
                <w:ins w:id="1948" w:author="Regina Casanova" w:date="2018-07-07T15:18:00Z"/>
                <w:rFonts w:cs="Times New Roman"/>
                <w:color w:val="000000"/>
                <w:lang w:val="es-PE"/>
              </w:rPr>
            </w:pPr>
            <w:ins w:id="1949"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3C4E889" w14:textId="77777777" w:rsidR="00BA63BC" w:rsidRPr="00BA156B" w:rsidRDefault="00BA63BC" w:rsidP="00312225">
            <w:pPr>
              <w:autoSpaceDE w:val="0"/>
              <w:autoSpaceDN w:val="0"/>
              <w:adjustRightInd w:val="0"/>
              <w:spacing w:line="360" w:lineRule="atLeast"/>
              <w:rPr>
                <w:ins w:id="1950" w:author="Regina Casanova" w:date="2018-07-07T15:18:00Z"/>
                <w:rFonts w:cs="Times New Roman"/>
                <w:color w:val="000000"/>
                <w:lang w:val="es-PE"/>
              </w:rPr>
            </w:pPr>
            <w:ins w:id="1951" w:author="Regina Casanova" w:date="2018-07-07T15:18:00Z">
              <w:r w:rsidRPr="00BA156B">
                <w:rPr>
                  <w:rFonts w:cs="Times New Roman"/>
                  <w:color w:val="000000"/>
                  <w:lang w:val="es-PE"/>
                </w:rPr>
                <w:t>Que el ciudadano pueda participar</w:t>
              </w:r>
            </w:ins>
          </w:p>
        </w:tc>
        <w:tc>
          <w:tcPr>
            <w:tcW w:w="5380" w:type="dxa"/>
            <w:tcBorders>
              <w:bottom w:val="single" w:sz="8" w:space="0" w:color="000000"/>
              <w:right w:val="single" w:sz="8" w:space="0" w:color="000000"/>
            </w:tcBorders>
            <w:shd w:val="clear" w:color="auto" w:fill="E1E0E0"/>
            <w:vAlign w:val="bottom"/>
          </w:tcPr>
          <w:p w14:paraId="5419905B" w14:textId="77777777" w:rsidR="00BA63BC" w:rsidRPr="00BA156B" w:rsidRDefault="00BA63BC" w:rsidP="00312225">
            <w:pPr>
              <w:autoSpaceDE w:val="0"/>
              <w:autoSpaceDN w:val="0"/>
              <w:adjustRightInd w:val="0"/>
              <w:spacing w:line="360" w:lineRule="atLeast"/>
              <w:rPr>
                <w:ins w:id="1952" w:author="Regina Casanova" w:date="2018-07-07T15:18:00Z"/>
                <w:rFonts w:cs="Times New Roman"/>
                <w:color w:val="000000"/>
                <w:lang w:val="es-PE"/>
              </w:rPr>
            </w:pPr>
            <w:ins w:id="1953"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ser partícipe de las mejoras de mi centro de salud para poder dar mi opinión sobre los cambios hechos</w:t>
              </w:r>
            </w:ins>
          </w:p>
        </w:tc>
        <w:tc>
          <w:tcPr>
            <w:tcW w:w="2341" w:type="dxa"/>
            <w:tcBorders>
              <w:bottom w:val="single" w:sz="8" w:space="0" w:color="000000"/>
              <w:right w:val="single" w:sz="8" w:space="0" w:color="000000"/>
            </w:tcBorders>
            <w:shd w:val="clear" w:color="auto" w:fill="E1E0E0"/>
            <w:vAlign w:val="bottom"/>
          </w:tcPr>
          <w:p w14:paraId="73C3E2EC" w14:textId="77777777" w:rsidR="00BA63BC" w:rsidRPr="00BA156B" w:rsidRDefault="00BA63BC" w:rsidP="00312225">
            <w:pPr>
              <w:autoSpaceDE w:val="0"/>
              <w:autoSpaceDN w:val="0"/>
              <w:adjustRightInd w:val="0"/>
              <w:spacing w:line="360" w:lineRule="atLeast"/>
              <w:rPr>
                <w:ins w:id="1954" w:author="Regina Casanova" w:date="2018-07-07T15:18:00Z"/>
                <w:rFonts w:cs="Times New Roman"/>
                <w:color w:val="000000"/>
                <w:lang w:val="es-PE"/>
              </w:rPr>
            </w:pPr>
            <w:ins w:id="1955" w:author="Regina Casanova" w:date="2018-07-07T15:18:00Z">
              <w:r w:rsidRPr="00BA156B">
                <w:rPr>
                  <w:rFonts w:cs="Times New Roman"/>
                  <w:color w:val="000000"/>
                  <w:lang w:val="es-PE"/>
                </w:rPr>
                <w:t>Recabar no solo reclamos sino también opiniones o ideas de mejora para el centro de salud</w:t>
              </w:r>
            </w:ins>
          </w:p>
        </w:tc>
        <w:tc>
          <w:tcPr>
            <w:tcW w:w="1559" w:type="dxa"/>
            <w:tcBorders>
              <w:bottom w:val="single" w:sz="8" w:space="0" w:color="000000"/>
              <w:right w:val="single" w:sz="8" w:space="0" w:color="000000"/>
            </w:tcBorders>
            <w:shd w:val="clear" w:color="auto" w:fill="E1E0E0"/>
            <w:vAlign w:val="bottom"/>
          </w:tcPr>
          <w:p w14:paraId="3CE57F35" w14:textId="77777777" w:rsidR="00BA63BC" w:rsidRPr="00BA156B" w:rsidRDefault="00BA63BC" w:rsidP="00312225">
            <w:pPr>
              <w:autoSpaceDE w:val="0"/>
              <w:autoSpaceDN w:val="0"/>
              <w:adjustRightInd w:val="0"/>
              <w:spacing w:line="360" w:lineRule="atLeast"/>
              <w:rPr>
                <w:ins w:id="1956" w:author="Regina Casanova" w:date="2018-07-07T15:18:00Z"/>
                <w:rFonts w:cs="Times New Roman"/>
                <w:color w:val="000000"/>
                <w:lang w:val="es-PE"/>
              </w:rPr>
            </w:pPr>
            <w:ins w:id="1957" w:author="Regina Casanova" w:date="2018-07-07T15:18:00Z">
              <w:r w:rsidRPr="00BA156B">
                <w:rPr>
                  <w:rFonts w:cs="Times New Roman"/>
                  <w:color w:val="000000"/>
                  <w:lang w:val="es-PE"/>
                </w:rPr>
                <w:t>Medio - 2</w:t>
              </w:r>
            </w:ins>
          </w:p>
        </w:tc>
      </w:tr>
      <w:tr w:rsidR="00BA63BC" w:rsidRPr="00BA156B" w14:paraId="5530C4C0" w14:textId="77777777" w:rsidTr="00312225">
        <w:trPr>
          <w:ins w:id="1958" w:author="Regina Casanova" w:date="2018-07-07T15:18:00Z"/>
        </w:trPr>
        <w:tc>
          <w:tcPr>
            <w:tcW w:w="504" w:type="dxa"/>
            <w:tcBorders>
              <w:left w:val="single" w:sz="8" w:space="0" w:color="000000"/>
              <w:bottom w:val="single" w:sz="8" w:space="0" w:color="000000"/>
              <w:right w:val="single" w:sz="8" w:space="0" w:color="000000"/>
            </w:tcBorders>
            <w:vAlign w:val="bottom"/>
          </w:tcPr>
          <w:p w14:paraId="044A07B6" w14:textId="77777777" w:rsidR="00BA63BC" w:rsidRPr="00BA156B" w:rsidRDefault="00BA63BC" w:rsidP="00312225">
            <w:pPr>
              <w:autoSpaceDE w:val="0"/>
              <w:autoSpaceDN w:val="0"/>
              <w:adjustRightInd w:val="0"/>
              <w:spacing w:line="360" w:lineRule="atLeast"/>
              <w:jc w:val="right"/>
              <w:rPr>
                <w:ins w:id="1959" w:author="Regina Casanova" w:date="2018-07-07T15:18:00Z"/>
                <w:rFonts w:cs="Times New Roman"/>
                <w:color w:val="000000"/>
                <w:lang w:val="es-PE"/>
              </w:rPr>
            </w:pPr>
            <w:ins w:id="1960" w:author="Regina Casanova" w:date="2018-07-07T15:18:00Z">
              <w:r w:rsidRPr="00BA156B">
                <w:rPr>
                  <w:rFonts w:cs="Times New Roman"/>
                  <w:color w:val="000000"/>
                  <w:lang w:val="es-PE"/>
                </w:rPr>
                <w:t>31</w:t>
              </w:r>
            </w:ins>
          </w:p>
        </w:tc>
        <w:tc>
          <w:tcPr>
            <w:tcW w:w="1715" w:type="dxa"/>
            <w:tcBorders>
              <w:bottom w:val="single" w:sz="8" w:space="0" w:color="000000"/>
              <w:right w:val="single" w:sz="8" w:space="0" w:color="000000"/>
            </w:tcBorders>
            <w:vAlign w:val="bottom"/>
          </w:tcPr>
          <w:p w14:paraId="271676F5" w14:textId="77777777" w:rsidR="00BA63BC" w:rsidRPr="00BA156B" w:rsidRDefault="00BA63BC" w:rsidP="00312225">
            <w:pPr>
              <w:autoSpaceDE w:val="0"/>
              <w:autoSpaceDN w:val="0"/>
              <w:adjustRightInd w:val="0"/>
              <w:spacing w:line="360" w:lineRule="atLeast"/>
              <w:rPr>
                <w:ins w:id="1961" w:author="Regina Casanova" w:date="2018-07-07T15:18:00Z"/>
                <w:rFonts w:cs="Times New Roman"/>
                <w:color w:val="000000"/>
                <w:lang w:val="es-PE"/>
              </w:rPr>
            </w:pPr>
            <w:ins w:id="1962"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23DE646E" w14:textId="77777777" w:rsidR="00BA63BC" w:rsidRPr="00BA156B" w:rsidRDefault="00BA63BC" w:rsidP="00312225">
            <w:pPr>
              <w:autoSpaceDE w:val="0"/>
              <w:autoSpaceDN w:val="0"/>
              <w:adjustRightInd w:val="0"/>
              <w:spacing w:line="360" w:lineRule="atLeast"/>
              <w:rPr>
                <w:ins w:id="1963" w:author="Regina Casanova" w:date="2018-07-07T15:18:00Z"/>
                <w:rFonts w:cs="Times New Roman"/>
                <w:color w:val="000000"/>
                <w:lang w:val="es-PE"/>
              </w:rPr>
            </w:pPr>
            <w:ins w:id="1964" w:author="Regina Casanova" w:date="2018-07-07T15:18:00Z">
              <w:r w:rsidRPr="00BA156B">
                <w:rPr>
                  <w:rFonts w:cs="Times New Roman"/>
                  <w:color w:val="000000"/>
                  <w:lang w:val="es-PE"/>
                </w:rPr>
                <w:t>Mejorar comunicación con IPRESS</w:t>
              </w:r>
            </w:ins>
          </w:p>
        </w:tc>
        <w:tc>
          <w:tcPr>
            <w:tcW w:w="5380" w:type="dxa"/>
            <w:tcBorders>
              <w:bottom w:val="single" w:sz="8" w:space="0" w:color="000000"/>
              <w:right w:val="single" w:sz="8" w:space="0" w:color="000000"/>
            </w:tcBorders>
            <w:vAlign w:val="bottom"/>
          </w:tcPr>
          <w:p w14:paraId="25BF981E" w14:textId="77777777" w:rsidR="00BA63BC" w:rsidRPr="00BA156B" w:rsidRDefault="00BA63BC" w:rsidP="00312225">
            <w:pPr>
              <w:autoSpaceDE w:val="0"/>
              <w:autoSpaceDN w:val="0"/>
              <w:adjustRightInd w:val="0"/>
              <w:spacing w:line="360" w:lineRule="atLeast"/>
              <w:rPr>
                <w:ins w:id="1965" w:author="Regina Casanova" w:date="2018-07-07T15:18:00Z"/>
                <w:rFonts w:cs="Times New Roman"/>
                <w:color w:val="000000"/>
                <w:lang w:val="es-PE"/>
              </w:rPr>
            </w:pPr>
            <w:ins w:id="1966"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comunicarme de forma más fácil con mi centro de salud para poder expresar mis insatisfacciones</w:t>
              </w:r>
            </w:ins>
          </w:p>
        </w:tc>
        <w:tc>
          <w:tcPr>
            <w:tcW w:w="2341" w:type="dxa"/>
            <w:tcBorders>
              <w:bottom w:val="single" w:sz="8" w:space="0" w:color="000000"/>
              <w:right w:val="single" w:sz="8" w:space="0" w:color="000000"/>
            </w:tcBorders>
            <w:vAlign w:val="bottom"/>
          </w:tcPr>
          <w:p w14:paraId="423B8DAA" w14:textId="77777777" w:rsidR="00BA63BC" w:rsidRPr="00BA156B" w:rsidRDefault="00BA63BC" w:rsidP="00312225">
            <w:pPr>
              <w:autoSpaceDE w:val="0"/>
              <w:autoSpaceDN w:val="0"/>
              <w:adjustRightInd w:val="0"/>
              <w:spacing w:line="360" w:lineRule="atLeast"/>
              <w:rPr>
                <w:ins w:id="1967" w:author="Regina Casanova" w:date="2018-07-07T15:18:00Z"/>
                <w:rFonts w:cs="Times New Roman"/>
                <w:color w:val="000000"/>
                <w:lang w:val="es-PE"/>
              </w:rPr>
            </w:pPr>
            <w:ins w:id="1968" w:author="Regina Casanova" w:date="2018-07-07T15:18:00Z">
              <w:r w:rsidRPr="00BA156B">
                <w:rPr>
                  <w:rFonts w:cs="Times New Roman"/>
                  <w:color w:val="000000"/>
                  <w:lang w:val="es-PE"/>
                </w:rPr>
                <w:t xml:space="preserve">Hacer el </w:t>
              </w:r>
              <w:r>
                <w:rPr>
                  <w:rFonts w:cs="Times New Roman"/>
                  <w:color w:val="000000"/>
                  <w:lang w:val="es-PE"/>
                </w:rPr>
                <w:t xml:space="preserve">software </w:t>
              </w:r>
              <w:r w:rsidRPr="00BA156B">
                <w:rPr>
                  <w:rFonts w:cs="Times New Roman"/>
                  <w:color w:val="000000"/>
                  <w:lang w:val="es-PE"/>
                </w:rPr>
                <w:t>de gestión de reclamos</w:t>
              </w:r>
            </w:ins>
          </w:p>
        </w:tc>
        <w:tc>
          <w:tcPr>
            <w:tcW w:w="1559" w:type="dxa"/>
            <w:tcBorders>
              <w:bottom w:val="single" w:sz="8" w:space="0" w:color="000000"/>
              <w:right w:val="single" w:sz="8" w:space="0" w:color="000000"/>
            </w:tcBorders>
            <w:vAlign w:val="bottom"/>
          </w:tcPr>
          <w:p w14:paraId="01B699A3" w14:textId="77777777" w:rsidR="00BA63BC" w:rsidRPr="00BA156B" w:rsidRDefault="00BA63BC" w:rsidP="00312225">
            <w:pPr>
              <w:autoSpaceDE w:val="0"/>
              <w:autoSpaceDN w:val="0"/>
              <w:adjustRightInd w:val="0"/>
              <w:spacing w:line="360" w:lineRule="atLeast"/>
              <w:rPr>
                <w:ins w:id="1969" w:author="Regina Casanova" w:date="2018-07-07T15:18:00Z"/>
                <w:rFonts w:cs="Times New Roman"/>
                <w:color w:val="000000"/>
                <w:lang w:val="es-PE"/>
              </w:rPr>
            </w:pPr>
            <w:ins w:id="1970" w:author="Regina Casanova" w:date="2018-07-07T15:18:00Z">
              <w:r w:rsidRPr="00BA156B">
                <w:rPr>
                  <w:rFonts w:cs="Times New Roman"/>
                  <w:color w:val="000000"/>
                  <w:lang w:val="es-PE"/>
                </w:rPr>
                <w:t>Alto - 3</w:t>
              </w:r>
            </w:ins>
          </w:p>
        </w:tc>
      </w:tr>
    </w:tbl>
    <w:p w14:paraId="4AF8DEFB" w14:textId="77777777" w:rsidR="00BA63BC" w:rsidRPr="00BA156B" w:rsidRDefault="00BA63BC" w:rsidP="00BA63BC">
      <w:pPr>
        <w:spacing w:line="360" w:lineRule="auto"/>
        <w:jc w:val="both"/>
        <w:rPr>
          <w:ins w:id="1971" w:author="Regina Casanova" w:date="2018-07-07T15:18:00Z"/>
          <w:rFonts w:cs="Times New Roman"/>
          <w:lang w:val="es-PE"/>
        </w:rPr>
        <w:sectPr w:rsidR="00BA63BC" w:rsidRPr="00BA156B" w:rsidSect="00C271AB">
          <w:pgSz w:w="16840" w:h="11900" w:orient="landscape"/>
          <w:pgMar w:top="1701" w:right="1418" w:bottom="1701" w:left="2268" w:header="709" w:footer="709" w:gutter="0"/>
          <w:cols w:space="708"/>
          <w:titlePg/>
          <w:docGrid w:linePitch="360"/>
        </w:sectPr>
      </w:pPr>
    </w:p>
    <w:p w14:paraId="04CA0BDA" w14:textId="493FEFE9" w:rsidR="008E0B0A" w:rsidRDefault="008E0B0A" w:rsidP="00842BF2">
      <w:pPr>
        <w:pStyle w:val="Texto"/>
        <w:rPr>
          <w:ins w:id="1972" w:author="Regina Casanova" w:date="2018-07-07T15:19:00Z"/>
        </w:rPr>
      </w:pPr>
      <w:ins w:id="1973" w:author="Regina Casanova" w:date="2018-06-20T12:03:00Z">
        <w:r>
          <w:lastRenderedPageBreak/>
          <w:t xml:space="preserve">Mientras se estaba armando la tabla de requerimientos, uno de los componentes de dicha tabla era </w:t>
        </w:r>
      </w:ins>
      <w:ins w:id="1974" w:author="Regina Casanova" w:date="2018-06-20T12:04:00Z">
        <w:r>
          <w:t xml:space="preserve">colocar la característica de diseño que el investigador considerara que iba a poder resolver un requerimiento especifico. </w:t>
        </w:r>
      </w:ins>
      <w:ins w:id="1975" w:author="Regina Casanova" w:date="2018-06-20T12:05:00Z">
        <w:r>
          <w:t xml:space="preserve">Estas características de diseño se propusieron considerando el </w:t>
        </w:r>
      </w:ins>
      <w:ins w:id="1976" w:author="Regina Casanova" w:date="2018-06-20T12:06:00Z">
        <w:r>
          <w:t xml:space="preserve">tipo de </w:t>
        </w:r>
      </w:ins>
      <w:ins w:id="1977" w:author="Regina Casanova" w:date="2018-06-20T12:05:00Z">
        <w:r>
          <w:t xml:space="preserve">usuario especifico </w:t>
        </w:r>
      </w:ins>
      <w:ins w:id="1978" w:author="Regina Casanova" w:date="2018-06-20T12:06:00Z">
        <w:r>
          <w:t xml:space="preserve">que presentada cierta necesidad, en ciertos casos, se consideraron varios tipos de usuarios que tenían una necesidad igual o similar para cierta característica de diseño. </w:t>
        </w:r>
      </w:ins>
      <w:ins w:id="1979" w:author="Regina Casanova" w:date="2018-06-20T12:04:00Z">
        <w:r>
          <w:t xml:space="preserve">Dichas </w:t>
        </w:r>
      </w:ins>
      <w:ins w:id="1980" w:author="Regina Casanova" w:date="2018-06-20T12:05:00Z">
        <w:r>
          <w:t>características</w:t>
        </w:r>
      </w:ins>
      <w:ins w:id="1981" w:author="Regina Casanova" w:date="2018-06-20T12:04:00Z">
        <w:r>
          <w:t xml:space="preserve"> </w:t>
        </w:r>
      </w:ins>
      <w:ins w:id="1982" w:author="Regina Casanova" w:date="2018-06-20T12:05:00Z">
        <w:r>
          <w:t>de diseño se encuentran detalladas en la tabla de requerimientos antes presentada.</w:t>
        </w:r>
      </w:ins>
    </w:p>
    <w:p w14:paraId="488F1CDF" w14:textId="3553811C" w:rsidR="00BA63BC" w:rsidRDefault="00BA63BC">
      <w:pPr>
        <w:pStyle w:val="Ttulo3"/>
        <w:rPr>
          <w:ins w:id="1983" w:author="Regina Casanova" w:date="2018-06-20T12:03:00Z"/>
        </w:rPr>
        <w:pPrChange w:id="1984" w:author="Regina Casanova" w:date="2018-07-07T15:19:00Z">
          <w:pPr>
            <w:pStyle w:val="Texto"/>
          </w:pPr>
        </w:pPrChange>
      </w:pPr>
      <w:ins w:id="1985" w:author="Regina Casanova" w:date="2018-07-07T15:19:00Z">
        <w:r>
          <w:t>Diseño y Prototipado</w:t>
        </w:r>
      </w:ins>
    </w:p>
    <w:p w14:paraId="5A3AA707" w14:textId="55ACF45D" w:rsidR="007D7316" w:rsidRDefault="003E111A" w:rsidP="00842BF2">
      <w:pPr>
        <w:pStyle w:val="Texto"/>
        <w:rPr>
          <w:ins w:id="1986" w:author="Regina Casanova" w:date="2018-06-20T12:44:00Z"/>
        </w:rPr>
      </w:pPr>
      <w:r w:rsidRPr="00BA156B">
        <w:t xml:space="preserve">Con los requerimientos del </w:t>
      </w:r>
      <w:del w:id="1987" w:author="Regina Casanova" w:date="2018-06-18T17:53:00Z">
        <w:r w:rsidRPr="00BA156B" w:rsidDel="00E94926">
          <w:delText>sistema</w:delText>
        </w:r>
      </w:del>
      <w:ins w:id="1988" w:author="Regina Casanova" w:date="2018-06-18T17:53:00Z">
        <w:del w:id="1989" w:author="USER" w:date="2018-07-09T15:25:00Z">
          <w:r w:rsidR="00E94926" w:rsidDel="00EC3670">
            <w:delText>software</w:delText>
          </w:r>
        </w:del>
      </w:ins>
      <w:del w:id="1990" w:author="USER" w:date="2018-07-09T15:25:00Z">
        <w:r w:rsidRPr="00BA156B" w:rsidDel="00EC3670">
          <w:delText xml:space="preserve"> identificados</w:delText>
        </w:r>
      </w:del>
      <w:ins w:id="1991" w:author="USER" w:date="2018-07-09T15:25:00Z">
        <w:r w:rsidR="00EC3670">
          <w:t>software</w:t>
        </w:r>
        <w:r w:rsidR="00EC3670" w:rsidRPr="00BA156B">
          <w:t>s identificados</w:t>
        </w:r>
      </w:ins>
      <w:r w:rsidRPr="00BA156B">
        <w:t xml:space="preserve">, se </w:t>
      </w:r>
      <w:r w:rsidR="00F931EE" w:rsidRPr="00BA156B">
        <w:t>pasó</w:t>
      </w:r>
      <w:r w:rsidRPr="00BA156B">
        <w:t xml:space="preserve"> a la fase de diseño</w:t>
      </w:r>
      <w:r w:rsidR="008B5507" w:rsidRPr="00BA156B">
        <w:t xml:space="preserve">. </w:t>
      </w:r>
      <w:ins w:id="1992" w:author="Regina Casanova" w:date="2018-06-20T12:07:00Z">
        <w:r w:rsidR="008E0B0A">
          <w:t xml:space="preserve">En primer lugar, considerando características de diseño especifico por cada tipo de usuario, se </w:t>
        </w:r>
      </w:ins>
      <w:ins w:id="1993" w:author="Regina Casanova" w:date="2018-06-20T12:12:00Z">
        <w:r w:rsidR="00CF573B">
          <w:t>delimitó que características de diseño implicaban varias pantallas dentro del software planteado.</w:t>
        </w:r>
      </w:ins>
      <w:ins w:id="1994" w:author="Regina Casanova" w:date="2018-06-20T12:13:00Z">
        <w:r w:rsidR="00CF573B">
          <w:t xml:space="preserve"> Se </w:t>
        </w:r>
      </w:ins>
      <w:ins w:id="1995" w:author="Regina Casanova" w:date="2018-06-20T12:21:00Z">
        <w:r w:rsidR="00CF573B">
          <w:t>consideró</w:t>
        </w:r>
      </w:ins>
      <w:ins w:id="1996" w:author="Regina Casanova" w:date="2018-06-20T12:20:00Z">
        <w:r w:rsidR="00CF573B">
          <w:t xml:space="preserve"> la información solicitada por normativa para </w:t>
        </w:r>
      </w:ins>
      <w:ins w:id="1997" w:author="Regina Casanova" w:date="2018-06-20T12:42:00Z">
        <w:r w:rsidR="007D7316">
          <w:t>el formulario de</w:t>
        </w:r>
      </w:ins>
      <w:ins w:id="1998" w:author="Regina Casanova" w:date="2018-06-20T12:20:00Z">
        <w:r w:rsidR="00CF573B">
          <w:t xml:space="preserve"> un</w:t>
        </w:r>
      </w:ins>
      <w:ins w:id="1999" w:author="Regina Casanova" w:date="2018-06-20T12:42:00Z">
        <w:r w:rsidR="007D7316">
          <w:t>a</w:t>
        </w:r>
      </w:ins>
      <w:ins w:id="2000" w:author="Regina Casanova" w:date="2018-06-20T12:20:00Z">
        <w:r w:rsidR="00CF573B">
          <w:t xml:space="preserve"> </w:t>
        </w:r>
      </w:ins>
      <w:ins w:id="2001" w:author="Regina Casanova" w:date="2018-06-20T12:42:00Z">
        <w:r w:rsidR="007D7316">
          <w:t>solicitud</w:t>
        </w:r>
      </w:ins>
      <w:ins w:id="2002" w:author="Regina Casanova" w:date="2018-06-20T12:20:00Z">
        <w:r w:rsidR="00CF573B">
          <w:t xml:space="preserve"> y se </w:t>
        </w:r>
      </w:ins>
      <w:ins w:id="2003" w:author="Regina Casanova" w:date="2018-06-20T12:23:00Z">
        <w:r w:rsidR="00CF573B">
          <w:t>dividió</w:t>
        </w:r>
      </w:ins>
      <w:ins w:id="2004" w:author="Regina Casanova" w:date="2018-06-20T12:21:00Z">
        <w:r w:rsidR="00CF573B">
          <w:t xml:space="preserve"> e</w:t>
        </w:r>
      </w:ins>
      <w:ins w:id="2005" w:author="Regina Casanova" w:date="2018-06-20T12:23:00Z">
        <w:r w:rsidR="00CF573B">
          <w:t>l</w:t>
        </w:r>
      </w:ins>
      <w:ins w:id="2006" w:author="Regina Casanova" w:date="2018-06-20T12:21:00Z">
        <w:r w:rsidR="00CF573B">
          <w:t xml:space="preserve"> tipo de información solicitada para poder tener un formulario con </w:t>
        </w:r>
      </w:ins>
      <w:ins w:id="2007" w:author="Regina Casanova" w:date="2018-06-20T12:23:00Z">
        <w:r w:rsidR="005E12DB">
          <w:t>3 p</w:t>
        </w:r>
      </w:ins>
      <w:ins w:id="2008" w:author="Regina Casanova" w:date="2018-06-20T12:24:00Z">
        <w:r w:rsidR="005E12DB">
          <w:t>asos</w:t>
        </w:r>
      </w:ins>
      <w:ins w:id="2009" w:author="Regina Casanova" w:date="2018-06-20T12:23:00Z">
        <w:r w:rsidR="005E12DB">
          <w:t xml:space="preserve"> donde cada paso pidiera información </w:t>
        </w:r>
      </w:ins>
      <w:ins w:id="2010" w:author="Regina Casanova" w:date="2018-06-20T12:24:00Z">
        <w:r w:rsidR="005E12DB">
          <w:t>específica</w:t>
        </w:r>
      </w:ins>
      <w:ins w:id="2011" w:author="Regina Casanova" w:date="2018-06-20T12:38:00Z">
        <w:r w:rsidR="007D7316">
          <w:t xml:space="preserve"> sobre lo ocurrido</w:t>
        </w:r>
      </w:ins>
      <w:ins w:id="2012" w:author="Regina Casanova" w:date="2018-06-20T12:23:00Z">
        <w:r w:rsidR="005E12DB">
          <w:t>.</w:t>
        </w:r>
      </w:ins>
      <w:ins w:id="2013" w:author="Regina Casanova" w:date="2018-06-20T12:38:00Z">
        <w:r w:rsidR="007D7316">
          <w:t xml:space="preserve"> </w:t>
        </w:r>
      </w:ins>
      <w:ins w:id="2014" w:author="Regina Casanova" w:date="2018-06-20T12:59:00Z">
        <w:r w:rsidR="00F61885">
          <w:t xml:space="preserve">Esta vista iba a encontrarse disponible para gestores de IPRESS y ciudadanos, solo </w:t>
        </w:r>
      </w:ins>
      <w:ins w:id="2015" w:author="Regina Casanova" w:date="2018-06-20T13:00:00Z">
        <w:r w:rsidR="00F61885">
          <w:t>diferenciándose</w:t>
        </w:r>
      </w:ins>
      <w:ins w:id="2016" w:author="Regina Casanova" w:date="2018-06-20T12:59:00Z">
        <w:r w:rsidR="00F61885">
          <w:t xml:space="preserve"> </w:t>
        </w:r>
      </w:ins>
      <w:ins w:id="2017" w:author="Regina Casanova" w:date="2018-06-20T13:00:00Z">
        <w:r w:rsidR="00F61885">
          <w:t xml:space="preserve">que los gestores de IPRESS no iban a poder seleccionar un establecimiento de salud diferente al que tuvieran asignados a su usuario. </w:t>
        </w:r>
      </w:ins>
      <w:ins w:id="2018" w:author="Regina Casanova" w:date="2018-06-20T12:38:00Z">
        <w:r w:rsidR="007D7316">
          <w:t>Se delimit</w:t>
        </w:r>
      </w:ins>
      <w:ins w:id="2019" w:author="Regina Casanova" w:date="2018-06-20T12:41:00Z">
        <w:r w:rsidR="007D7316">
          <w:t>ó</w:t>
        </w:r>
      </w:ins>
      <w:ins w:id="2020" w:author="Regina Casanova" w:date="2018-06-20T12:38:00Z">
        <w:r w:rsidR="007D7316">
          <w:t xml:space="preserve"> de esta manera ya que </w:t>
        </w:r>
      </w:ins>
      <w:ins w:id="2021" w:author="Regina Casanova" w:date="2018-06-20T12:40:00Z">
        <w:r w:rsidR="007D7316">
          <w:t xml:space="preserve">se pensó que </w:t>
        </w:r>
      </w:ins>
      <w:ins w:id="2022" w:author="Regina Casanova" w:date="2018-06-20T12:41:00Z">
        <w:r w:rsidR="007D7316">
          <w:t>representaría</w:t>
        </w:r>
      </w:ins>
      <w:ins w:id="2023" w:author="Regina Casanova" w:date="2018-06-20T12:40:00Z">
        <w:r w:rsidR="007D7316">
          <w:t xml:space="preserve"> una forma fluida en la que el </w:t>
        </w:r>
      </w:ins>
      <w:ins w:id="2024" w:author="Regina Casanova" w:date="2018-06-20T12:41:00Z">
        <w:r w:rsidR="007D7316">
          <w:t>ciudadano solicitante pudiera colocar tanto información del suceso como suya</w:t>
        </w:r>
      </w:ins>
      <w:ins w:id="2025" w:author="Regina Casanova" w:date="2018-06-20T12:42:00Z">
        <w:r w:rsidR="007D7316">
          <w:t xml:space="preserve"> para identificación.</w:t>
        </w:r>
      </w:ins>
      <w:ins w:id="2026" w:author="Regina Casanova" w:date="2018-06-20T12:41:00Z">
        <w:r w:rsidR="007D7316">
          <w:t xml:space="preserve"> </w:t>
        </w:r>
      </w:ins>
      <w:ins w:id="2027" w:author="Regina Casanova" w:date="2018-06-20T12:23:00Z">
        <w:r w:rsidR="005E12DB">
          <w:t xml:space="preserve"> La primera parte </w:t>
        </w:r>
      </w:ins>
      <w:ins w:id="2028" w:author="Regina Casanova" w:date="2018-06-20T12:24:00Z">
        <w:r w:rsidR="005E12DB">
          <w:t>pedía</w:t>
        </w:r>
      </w:ins>
      <w:ins w:id="2029" w:author="Regina Casanova" w:date="2018-06-20T12:23:00Z">
        <w:r w:rsidR="005E12DB">
          <w:t xml:space="preserve"> </w:t>
        </w:r>
      </w:ins>
      <w:ins w:id="2030" w:author="Regina Casanova" w:date="2018-06-20T12:31:00Z">
        <w:r w:rsidR="005E12DB">
          <w:t xml:space="preserve">que tipo de solitud </w:t>
        </w:r>
      </w:ins>
      <w:ins w:id="2031" w:author="Regina Casanova" w:date="2018-06-20T12:33:00Z">
        <w:r w:rsidR="005E12DB">
          <w:t xml:space="preserve">(consulta, reclamos o sugerencia) </w:t>
        </w:r>
      </w:ins>
      <w:ins w:id="2032" w:author="Regina Casanova" w:date="2018-06-20T12:31:00Z">
        <w:r w:rsidR="005E12DB">
          <w:t xml:space="preserve">se iba a </w:t>
        </w:r>
        <w:del w:id="2033" w:author="USER" w:date="2018-07-09T15:25:00Z">
          <w:r w:rsidR="005E12DB" w:rsidDel="00EC3670">
            <w:delText>colocar</w:delText>
          </w:r>
        </w:del>
      </w:ins>
      <w:ins w:id="2034" w:author="USER" w:date="2018-07-09T15:25:00Z">
        <w:r w:rsidR="00EC3670">
          <w:t>colocar,</w:t>
        </w:r>
      </w:ins>
      <w:ins w:id="2035" w:author="Regina Casanova" w:date="2018-06-20T12:33:00Z">
        <w:r w:rsidR="005E12DB">
          <w:t xml:space="preserve"> así como información del establecimiento de salud en que </w:t>
        </w:r>
      </w:ins>
      <w:ins w:id="2036" w:author="Regina Casanova" w:date="2018-06-20T12:34:00Z">
        <w:r w:rsidR="005E12DB">
          <w:t>ocurrió</w:t>
        </w:r>
      </w:ins>
      <w:ins w:id="2037" w:author="Regina Casanova" w:date="2018-06-20T12:33:00Z">
        <w:r w:rsidR="005E12DB">
          <w:t xml:space="preserve"> el hecho.</w:t>
        </w:r>
      </w:ins>
      <w:ins w:id="2038" w:author="Regina Casanova" w:date="2018-06-20T12:34:00Z">
        <w:r w:rsidR="005E12DB" w:rsidRPr="005E12DB">
          <w:t xml:space="preserve"> </w:t>
        </w:r>
        <w:r w:rsidR="005E12DB">
          <w:t>El segundo paso pedía</w:t>
        </w:r>
      </w:ins>
      <w:ins w:id="2039" w:author="Regina Casanova" w:date="2018-06-20T12:33:00Z">
        <w:r w:rsidR="005E12DB">
          <w:t xml:space="preserve"> </w:t>
        </w:r>
      </w:ins>
      <w:ins w:id="2040" w:author="Regina Casanova" w:date="2018-06-20T12:24:00Z">
        <w:r w:rsidR="005E12DB">
          <w:t xml:space="preserve">información personal sobre la persona que estaba </w:t>
        </w:r>
        <w:r w:rsidR="005E12DB">
          <w:lastRenderedPageBreak/>
          <w:t>interponiendo</w:t>
        </w:r>
      </w:ins>
      <w:ins w:id="2041" w:author="Regina Casanova" w:date="2018-06-20T12:31:00Z">
        <w:r w:rsidR="005E12DB">
          <w:t xml:space="preserve"> la solicitud</w:t>
        </w:r>
      </w:ins>
      <w:ins w:id="2042" w:author="Regina Casanova" w:date="2018-06-20T12:24:00Z">
        <w:r w:rsidR="005E12DB">
          <w:t xml:space="preserve"> y, en caso ser necesario, la información de la persona afectada</w:t>
        </w:r>
      </w:ins>
      <w:ins w:id="2043" w:author="Regina Casanova" w:date="2018-06-20T12:34:00Z">
        <w:r w:rsidR="005E12DB">
          <w:t xml:space="preserve"> </w:t>
        </w:r>
      </w:ins>
      <w:ins w:id="2044" w:author="Regina Casanova" w:date="2018-06-20T12:36:00Z">
        <w:r w:rsidR="007D7316">
          <w:t>e</w:t>
        </w:r>
      </w:ins>
      <w:ins w:id="2045" w:author="Regina Casanova" w:date="2018-06-20T12:25:00Z">
        <w:r w:rsidR="005E12DB">
          <w:t xml:space="preserve"> información acerca del hecho ocurrido. </w:t>
        </w:r>
      </w:ins>
      <w:ins w:id="2046" w:author="Regina Casanova" w:date="2018-06-20T12:36:00Z">
        <w:r w:rsidR="007D7316">
          <w:t xml:space="preserve">El tercer paso solo </w:t>
        </w:r>
      </w:ins>
      <w:ins w:id="2047" w:author="Regina Casanova" w:date="2018-06-20T12:38:00Z">
        <w:r w:rsidR="007D7316">
          <w:t>pedía</w:t>
        </w:r>
      </w:ins>
      <w:ins w:id="2048" w:author="Regina Casanova" w:date="2018-06-20T12:36:00Z">
        <w:r w:rsidR="007D7316">
          <w:t xml:space="preserve"> información sobre como contactar a la persona que estaba interponiendo la solicitud. </w:t>
        </w:r>
      </w:ins>
      <w:ins w:id="2049" w:author="Regina Casanova" w:date="2018-06-20T12:38:00Z">
        <w:r w:rsidR="007D7316">
          <w:t xml:space="preserve"> </w:t>
        </w:r>
      </w:ins>
      <w:ins w:id="2050" w:author="Regina Casanova" w:date="2018-06-20T12:37:00Z">
        <w:r w:rsidR="007D7316">
          <w:t xml:space="preserve"> </w:t>
        </w:r>
      </w:ins>
      <w:ins w:id="2051" w:author="Regina Casanova" w:date="2018-06-20T12:26:00Z">
        <w:r w:rsidR="005E12DB">
          <w:t xml:space="preserve">Posteriormente, se delimito que era necesario añadir 2 pasos adicionales, uno de resumen de lo interpuesto por el usuario para </w:t>
        </w:r>
      </w:ins>
      <w:ins w:id="2052" w:author="Regina Casanova" w:date="2018-06-20T12:29:00Z">
        <w:r w:rsidR="005E12DB">
          <w:t xml:space="preserve">que pueda ser revisada </w:t>
        </w:r>
      </w:ins>
      <w:ins w:id="2053" w:author="Regina Casanova" w:date="2018-06-20T12:30:00Z">
        <w:r w:rsidR="005E12DB">
          <w:t xml:space="preserve">y corregida en caso hubiera ocurrido un error y un paso de confirmación del </w:t>
        </w:r>
      </w:ins>
      <w:ins w:id="2054" w:author="Regina Casanova" w:date="2018-06-20T12:31:00Z">
        <w:r w:rsidR="005E12DB">
          <w:t>envió</w:t>
        </w:r>
      </w:ins>
      <w:ins w:id="2055" w:author="Regina Casanova" w:date="2018-06-20T12:30:00Z">
        <w:r w:rsidR="005E12DB">
          <w:t xml:space="preserve"> de la </w:t>
        </w:r>
        <w:del w:id="2056" w:author="USER" w:date="2018-07-09T15:25:00Z">
          <w:r w:rsidR="005E12DB" w:rsidDel="00EC3670">
            <w:delText xml:space="preserve">solicitud </w:delText>
          </w:r>
        </w:del>
      </w:ins>
      <w:ins w:id="2057" w:author="Regina Casanova" w:date="2018-06-20T12:25:00Z">
        <w:del w:id="2058" w:author="USER" w:date="2018-07-09T15:25:00Z">
          <w:r w:rsidR="005E12DB" w:rsidDel="00EC3670">
            <w:delText xml:space="preserve"> </w:delText>
          </w:r>
        </w:del>
      </w:ins>
      <w:ins w:id="2059" w:author="Regina Casanova" w:date="2018-06-20T12:31:00Z">
        <w:del w:id="2060" w:author="USER" w:date="2018-07-09T15:25:00Z">
          <w:r w:rsidR="005E12DB" w:rsidDel="00EC3670">
            <w:delText>con</w:delText>
          </w:r>
        </w:del>
      </w:ins>
      <w:ins w:id="2061" w:author="USER" w:date="2018-07-09T15:25:00Z">
        <w:r w:rsidR="00EC3670">
          <w:t>solicitud con</w:t>
        </w:r>
      </w:ins>
      <w:ins w:id="2062" w:author="Regina Casanova" w:date="2018-06-20T12:31:00Z">
        <w:r w:rsidR="005E12DB">
          <w:t xml:space="preserve"> un numero de confirmación</w:t>
        </w:r>
      </w:ins>
      <w:ins w:id="2063" w:author="Regina Casanova" w:date="2018-06-20T12:35:00Z">
        <w:r w:rsidR="007D7316">
          <w:t xml:space="preserve"> y el anuncio que se </w:t>
        </w:r>
      </w:ins>
      <w:ins w:id="2064" w:author="Regina Casanova" w:date="2018-06-20T12:42:00Z">
        <w:r w:rsidR="007D7316">
          <w:t>envió</w:t>
        </w:r>
      </w:ins>
      <w:ins w:id="2065" w:author="Regina Casanova" w:date="2018-06-20T12:35:00Z">
        <w:r w:rsidR="007D7316">
          <w:t xml:space="preserve"> una copia de la solicitud al correo electrónico</w:t>
        </w:r>
      </w:ins>
      <w:ins w:id="2066" w:author="Regina Casanova" w:date="2018-06-20T12:31:00Z">
        <w:r w:rsidR="005E12DB">
          <w:t>.</w:t>
        </w:r>
      </w:ins>
      <w:ins w:id="2067" w:author="Regina Casanova" w:date="2018-06-20T12:42:00Z">
        <w:r w:rsidR="007D7316">
          <w:t xml:space="preserve"> </w:t>
        </w:r>
      </w:ins>
      <w:ins w:id="2068" w:author="Regina Casanova" w:date="2018-06-20T12:24:00Z">
        <w:r w:rsidR="005E12DB">
          <w:t xml:space="preserve"> </w:t>
        </w:r>
      </w:ins>
      <w:ins w:id="2069" w:author="Regina Casanova" w:date="2018-06-20T12:43:00Z">
        <w:r w:rsidR="007D7316">
          <w:t xml:space="preserve">Ya que el componente principal de este software </w:t>
        </w:r>
        <w:del w:id="2070" w:author="USER" w:date="2018-07-09T15:25:00Z">
          <w:r w:rsidR="007D7316" w:rsidDel="00EC3670">
            <w:delText>seria</w:delText>
          </w:r>
        </w:del>
      </w:ins>
      <w:ins w:id="2071" w:author="USER" w:date="2018-07-09T15:25:00Z">
        <w:r w:rsidR="00EC3670">
          <w:t>sería</w:t>
        </w:r>
      </w:ins>
      <w:ins w:id="2072" w:author="Regina Casanova" w:date="2018-06-20T12:43:00Z">
        <w:r w:rsidR="007D7316">
          <w:t xml:space="preserve"> el formulario para colocar una solicitud, fue la característica de diseño m</w:t>
        </w:r>
        <w:r w:rsidR="001144DA">
          <w:t xml:space="preserve">ás elaborada y </w:t>
        </w:r>
      </w:ins>
      <w:ins w:id="2073" w:author="Regina Casanova" w:date="2018-06-20T12:44:00Z">
        <w:r w:rsidR="001144DA">
          <w:t xml:space="preserve">detallada. </w:t>
        </w:r>
      </w:ins>
    </w:p>
    <w:p w14:paraId="71C6D80B" w14:textId="77777777" w:rsidR="001144DA" w:rsidRDefault="001144DA" w:rsidP="00842BF2">
      <w:pPr>
        <w:pStyle w:val="Texto"/>
        <w:rPr>
          <w:ins w:id="2074" w:author="Regina Casanova" w:date="2018-06-20T12:52:00Z"/>
        </w:rPr>
      </w:pPr>
      <w:ins w:id="2075" w:author="Regina Casanova" w:date="2018-06-20T12:44:00Z">
        <w:r>
          <w:t>Adicionalmente, el software debía permitir</w:t>
        </w:r>
      </w:ins>
      <w:ins w:id="2076" w:author="Regina Casanova" w:date="2018-06-20T12:45:00Z">
        <w:r>
          <w:t>, dependiendo del tipo de usuario,</w:t>
        </w:r>
      </w:ins>
      <w:ins w:id="2077" w:author="Regina Casanova" w:date="2018-06-20T12:44:00Z">
        <w:r>
          <w:t xml:space="preserve"> manejar y gestionar las solicitudes</w:t>
        </w:r>
      </w:ins>
      <w:ins w:id="2078" w:author="Regina Casanova" w:date="2018-06-20T12:45:00Z">
        <w:r>
          <w:t xml:space="preserve">. Entonces se creó las pantallas de Gestión que iban a ser utilizadas solo por los usuarios gestores de IPRESS y por personal de SUSALUD, no iba a ser visible para los ciudadanos. </w:t>
        </w:r>
      </w:ins>
      <w:ins w:id="2079" w:author="Regina Casanova" w:date="2018-06-20T12:46:00Z">
        <w:r>
          <w:t xml:space="preserve">En estas pantallas se </w:t>
        </w:r>
      </w:ins>
      <w:ins w:id="2080" w:author="Regina Casanova" w:date="2018-06-20T12:47:00Z">
        <w:r>
          <w:t>podían</w:t>
        </w:r>
      </w:ins>
      <w:ins w:id="2081" w:author="Regina Casanova" w:date="2018-06-20T12:46:00Z">
        <w:r>
          <w:t xml:space="preserve"> </w:t>
        </w:r>
      </w:ins>
      <w:ins w:id="2082" w:author="Regina Casanova" w:date="2018-06-20T12:47:00Z">
        <w:r>
          <w:t xml:space="preserve">ver las solicitudes que se encontraran pendientes de solución y se podían agregar los diversos pasos realizados para poder llegar a una solución del mismo. En esta pantalla se </w:t>
        </w:r>
      </w:ins>
      <w:ins w:id="2083" w:author="Regina Casanova" w:date="2018-06-20T12:48:00Z">
        <w:r>
          <w:t>utilizó</w:t>
        </w:r>
      </w:ins>
      <w:ins w:id="2084" w:author="Regina Casanova" w:date="2018-06-20T12:47:00Z">
        <w:r>
          <w:t xml:space="preserve"> una semaforización de las solicitudes vigentes para poder identificar de forma </w:t>
        </w:r>
      </w:ins>
      <w:ins w:id="2085" w:author="Regina Casanova" w:date="2018-06-20T12:48:00Z">
        <w:r>
          <w:t>rápida</w:t>
        </w:r>
      </w:ins>
      <w:ins w:id="2086" w:author="Regina Casanova" w:date="2018-06-20T12:47:00Z">
        <w:r>
          <w:t xml:space="preserve"> </w:t>
        </w:r>
      </w:ins>
      <w:ins w:id="2087" w:author="Regina Casanova" w:date="2018-06-20T12:48:00Z">
        <w:r>
          <w:t>y visual las solicitudes que se encontraban próximas a vencer el tiempo de 30 días hábiles para ser resueltas.</w:t>
        </w:r>
      </w:ins>
      <w:ins w:id="2088" w:author="Regina Casanova" w:date="2018-06-20T12:49:00Z">
        <w:r>
          <w:t xml:space="preserve"> Para esta pantalla, se ideo que se podría colocar una parte especifica que referenciara a las solicitudes nuevas para poder resolver el problema en el que ciudadanos colocaban solicitudes en centros de salud donde no </w:t>
        </w:r>
      </w:ins>
      <w:ins w:id="2089" w:author="Regina Casanova" w:date="2018-06-20T12:50:00Z">
        <w:r>
          <w:t>correspondía</w:t>
        </w:r>
      </w:ins>
      <w:ins w:id="2090" w:author="Regina Casanova" w:date="2018-06-20T12:49:00Z">
        <w:r>
          <w:t xml:space="preserve"> dicho reclamo.</w:t>
        </w:r>
      </w:ins>
      <w:ins w:id="2091" w:author="Regina Casanova" w:date="2018-06-20T12:50:00Z">
        <w:r>
          <w:t xml:space="preserve"> </w:t>
        </w:r>
      </w:ins>
      <w:ins w:id="2092" w:author="Regina Casanova" w:date="2018-06-20T12:51:00Z">
        <w:r>
          <w:t xml:space="preserve">Con la pantalla de solicitudes nuevas, cada gestor de IPRESS iba a poder ‘Admitir’ las solicitudes que </w:t>
        </w:r>
        <w:r>
          <w:lastRenderedPageBreak/>
          <w:t>fueran correspondientes a su establecimiento y rechazar las que no correspondían a su él.</w:t>
        </w:r>
      </w:ins>
    </w:p>
    <w:p w14:paraId="68FEB715" w14:textId="11F34097" w:rsidR="001144DA" w:rsidRDefault="001144DA" w:rsidP="00842BF2">
      <w:pPr>
        <w:pStyle w:val="Texto"/>
        <w:rPr>
          <w:ins w:id="2093" w:author="Regina Casanova" w:date="2018-06-20T12:34:00Z"/>
        </w:rPr>
      </w:pPr>
      <w:ins w:id="2094" w:author="Regina Casanova" w:date="2018-06-20T12:52:00Z">
        <w:r>
          <w:t>Otras pantallas planteadas fueron las de ‘Solicitudes Vigentes’ e ‘</w:t>
        </w:r>
      </w:ins>
      <w:ins w:id="2095" w:author="Regina Casanova" w:date="2018-06-20T12:53:00Z">
        <w:r>
          <w:t>Histórico</w:t>
        </w:r>
      </w:ins>
      <w:ins w:id="2096" w:author="Regina Casanova" w:date="2018-06-20T12:52:00Z">
        <w:r>
          <w:t xml:space="preserve"> de Solicitudes’</w:t>
        </w:r>
      </w:ins>
      <w:ins w:id="2097" w:author="Regina Casanova" w:date="2018-06-20T12:58:00Z">
        <w:r w:rsidR="00F61885">
          <w:t>. Estas pantallas solo iban a encontrarse disponibles para gestores de IPRESS y personal de SUSALUD y</w:t>
        </w:r>
      </w:ins>
      <w:ins w:id="2098" w:author="Regina Casanova" w:date="2018-06-20T12:52:00Z">
        <w:r>
          <w:t xml:space="preserve"> en ellas se podían exclusivamente visualizar los reclamos </w:t>
        </w:r>
      </w:ins>
      <w:ins w:id="2099" w:author="Regina Casanova" w:date="2018-06-20T12:51:00Z">
        <w:r>
          <w:t xml:space="preserve">vigentes </w:t>
        </w:r>
      </w:ins>
      <w:ins w:id="2100" w:author="Regina Casanova" w:date="2018-06-20T12:53:00Z">
        <w:r>
          <w:t xml:space="preserve">que no habían sido resueltos todavía y los que ya habían sido resueltos respectivamente. En ambas pantallas se podría visualizar </w:t>
        </w:r>
      </w:ins>
      <w:ins w:id="2101" w:author="Regina Casanova" w:date="2018-06-20T12:54:00Z">
        <w:r w:rsidR="00F61885">
          <w:t xml:space="preserve">cuando y cuáles fueron </w:t>
        </w:r>
      </w:ins>
      <w:ins w:id="2102" w:author="Regina Casanova" w:date="2018-06-20T12:53:00Z">
        <w:r>
          <w:t>los pasos realizados para encontrar una soluci</w:t>
        </w:r>
      </w:ins>
      <w:ins w:id="2103" w:author="Regina Casanova" w:date="2018-06-20T12:54:00Z">
        <w:r w:rsidR="00F61885">
          <w:t xml:space="preserve">ón a la solicitud. </w:t>
        </w:r>
      </w:ins>
      <w:ins w:id="2104" w:author="Regina Casanova" w:date="2018-06-20T12:55:00Z">
        <w:r w:rsidR="00F61885">
          <w:t xml:space="preserve">Estos pasos iban a poder ser impresos, descargados y enviados a un correo </w:t>
        </w:r>
      </w:ins>
      <w:ins w:id="2105" w:author="Regina Casanova" w:date="2018-06-20T12:56:00Z">
        <w:r w:rsidR="00F61885">
          <w:t>electrónico</w:t>
        </w:r>
      </w:ins>
      <w:ins w:id="2106" w:author="Regina Casanova" w:date="2018-06-20T12:55:00Z">
        <w:r w:rsidR="00F61885">
          <w:t>.</w:t>
        </w:r>
      </w:ins>
      <w:ins w:id="2107" w:author="Regina Casanova" w:date="2018-06-20T12:56:00Z">
        <w:r w:rsidR="00F61885">
          <w:t xml:space="preserve"> </w:t>
        </w:r>
      </w:ins>
      <w:ins w:id="2108" w:author="Regina Casanova" w:date="2018-06-20T12:55:00Z">
        <w:r w:rsidR="00F61885">
          <w:t>También</w:t>
        </w:r>
      </w:ins>
      <w:ins w:id="2109" w:author="Regina Casanova" w:date="2018-06-20T12:54:00Z">
        <w:r w:rsidR="00F61885">
          <w:t xml:space="preserve"> se les incluyo una pantalla adicional que permitiera realizar filtros en donde se iba a poder obtener m</w:t>
        </w:r>
      </w:ins>
      <w:ins w:id="2110" w:author="Regina Casanova" w:date="2018-06-20T12:55:00Z">
        <w:r w:rsidR="00F61885">
          <w:t xml:space="preserve">ás detallada para la realización de reportes. </w:t>
        </w:r>
      </w:ins>
      <w:ins w:id="2111" w:author="Regina Casanova" w:date="2018-06-20T12:56:00Z">
        <w:r w:rsidR="00F61885">
          <w:t>En el caso exclusivo del tipo de usuarios de ciudadanos, se iba a colocar una versi</w:t>
        </w:r>
      </w:ins>
      <w:ins w:id="2112" w:author="Regina Casanova" w:date="2018-06-20T12:57:00Z">
        <w:r w:rsidR="00F61885">
          <w:t>ón adaptada de dichas pantallas donde solo se iban a poder visualizar las solicitudes vigentes y pasadas interpuestas por ese ciudadano exclusivamente.</w:t>
        </w:r>
      </w:ins>
    </w:p>
    <w:p w14:paraId="3FFA1360" w14:textId="430DF840" w:rsidR="007D7316" w:rsidRDefault="00F61885" w:rsidP="00842BF2">
      <w:pPr>
        <w:pStyle w:val="Texto"/>
        <w:rPr>
          <w:ins w:id="2113" w:author="Regina Casanova" w:date="2018-06-20T13:01:00Z"/>
        </w:rPr>
      </w:pPr>
      <w:ins w:id="2114" w:author="Regina Casanova" w:date="2018-06-20T13:02:00Z">
        <w:r>
          <w:t>P</w:t>
        </w:r>
      </w:ins>
      <w:ins w:id="2115" w:author="Regina Casanova" w:date="2018-06-20T12:56:00Z">
        <w:r>
          <w:t xml:space="preserve">ara la característica de diseño de estadísticas </w:t>
        </w:r>
      </w:ins>
      <w:ins w:id="2116" w:author="Regina Casanova" w:date="2018-06-20T12:58:00Z">
        <w:r>
          <w:t xml:space="preserve">se vio necesaria </w:t>
        </w:r>
      </w:ins>
      <w:ins w:id="2117" w:author="Regina Casanova" w:date="2018-06-20T13:02:00Z">
        <w:r>
          <w:t xml:space="preserve">la creación de dos pantallas que iban a encontrarse disponibles </w:t>
        </w:r>
      </w:ins>
      <w:ins w:id="2118" w:author="Regina Casanova" w:date="2018-06-20T12:58:00Z">
        <w:r>
          <w:t xml:space="preserve">para todos los tipos de usuarios </w:t>
        </w:r>
      </w:ins>
      <w:ins w:id="2119" w:author="Regina Casanova" w:date="2018-06-20T13:02:00Z">
        <w:r>
          <w:t>en donde pudieran ver estadísticas de un</w:t>
        </w:r>
      </w:ins>
      <w:ins w:id="2120" w:author="Regina Casanova" w:date="2018-06-20T13:04:00Z">
        <w:r>
          <w:t xml:space="preserve"> establecimiento de salud</w:t>
        </w:r>
      </w:ins>
      <w:ins w:id="2121" w:author="Regina Casanova" w:date="2018-06-20T13:02:00Z">
        <w:r>
          <w:t xml:space="preserve"> en </w:t>
        </w:r>
      </w:ins>
      <w:ins w:id="2122" w:author="Regina Casanova" w:date="2018-06-20T13:04:00Z">
        <w:r>
          <w:t>específico</w:t>
        </w:r>
      </w:ins>
      <w:ins w:id="2123" w:author="Regina Casanova" w:date="2018-06-20T13:02:00Z">
        <w:r>
          <w:t xml:space="preserve"> o realizar filtros a nivel nacional, regional o distrital donde pudieran ver </w:t>
        </w:r>
      </w:ins>
      <w:ins w:id="2124" w:author="Regina Casanova" w:date="2018-06-20T13:03:00Z">
        <w:r>
          <w:t>estadísticas</w:t>
        </w:r>
      </w:ins>
      <w:ins w:id="2125" w:author="Regina Casanova" w:date="2018-06-20T13:02:00Z">
        <w:r>
          <w:t xml:space="preserve"> </w:t>
        </w:r>
      </w:ins>
      <w:ins w:id="2126" w:author="Regina Casanova" w:date="2018-06-20T13:03:00Z">
        <w:r>
          <w:t xml:space="preserve">de diversos establecimientos de salud con el fin que los ciudadanos pudieran tomar decisiones sobre donde les </w:t>
        </w:r>
      </w:ins>
      <w:ins w:id="2127" w:author="Regina Casanova" w:date="2018-06-20T13:04:00Z">
        <w:r>
          <w:t>convenía</w:t>
        </w:r>
      </w:ins>
      <w:ins w:id="2128" w:author="Regina Casanova" w:date="2018-06-20T13:03:00Z">
        <w:r>
          <w:t xml:space="preserve"> buscar atención </w:t>
        </w:r>
      </w:ins>
      <w:ins w:id="2129" w:author="Regina Casanova" w:date="2018-06-20T13:04:00Z">
        <w:r w:rsidR="00F37427">
          <w:t>médica</w:t>
        </w:r>
      </w:ins>
      <w:ins w:id="2130" w:author="Regina Casanova" w:date="2018-06-20T13:03:00Z">
        <w:r>
          <w:t xml:space="preserve"> y para el personal de SUSALUD, poder decidir donde era necesaria una fiscalizaci</w:t>
        </w:r>
      </w:ins>
      <w:ins w:id="2131" w:author="Regina Casanova" w:date="2018-06-20T13:04:00Z">
        <w:r>
          <w:t xml:space="preserve">ón. En el caso de los gestores de IPRESS, </w:t>
        </w:r>
        <w:r w:rsidR="00F37427">
          <w:t xml:space="preserve">solo iban a poder visualizar estadísticas de la misma IPRESS para poder encontrar en </w:t>
        </w:r>
      </w:ins>
      <w:ins w:id="2132" w:author="Regina Casanova" w:date="2018-06-20T13:05:00Z">
        <w:r w:rsidR="00F37427">
          <w:t>qué</w:t>
        </w:r>
      </w:ins>
      <w:ins w:id="2133" w:author="Regina Casanova" w:date="2018-06-20T13:04:00Z">
        <w:r w:rsidR="00F37427">
          <w:t xml:space="preserve"> </w:t>
        </w:r>
      </w:ins>
      <w:ins w:id="2134" w:author="Regina Casanova" w:date="2018-06-20T13:05:00Z">
        <w:r w:rsidR="00F37427">
          <w:t>áreas</w:t>
        </w:r>
      </w:ins>
      <w:ins w:id="2135" w:author="Regina Casanova" w:date="2018-06-20T13:04:00Z">
        <w:r w:rsidR="00F37427">
          <w:t xml:space="preserve"> </w:t>
        </w:r>
      </w:ins>
      <w:ins w:id="2136" w:author="Regina Casanova" w:date="2018-06-20T13:05:00Z">
        <w:r w:rsidR="00F37427">
          <w:t xml:space="preserve">era prioritario realizar proyectos de mejora. </w:t>
        </w:r>
      </w:ins>
    </w:p>
    <w:p w14:paraId="47AD0D7F" w14:textId="711AE879" w:rsidR="00F61885" w:rsidRDefault="00F61885" w:rsidP="00842BF2">
      <w:pPr>
        <w:pStyle w:val="Texto"/>
        <w:rPr>
          <w:ins w:id="2137" w:author="Regina Casanova" w:date="2018-06-20T13:14:00Z"/>
        </w:rPr>
      </w:pPr>
      <w:ins w:id="2138" w:author="Regina Casanova" w:date="2018-06-20T13:01:00Z">
        <w:r>
          <w:lastRenderedPageBreak/>
          <w:t xml:space="preserve">Finalmente, </w:t>
        </w:r>
      </w:ins>
      <w:ins w:id="2139" w:author="Regina Casanova" w:date="2018-06-20T13:06:00Z">
        <w:r w:rsidR="00F37427">
          <w:t xml:space="preserve">se vio necesaria la creación de dos tipos de </w:t>
        </w:r>
      </w:ins>
      <w:ins w:id="2140" w:author="Regina Casanova" w:date="2018-06-20T13:07:00Z">
        <w:r w:rsidR="00F37427">
          <w:t>páginas</w:t>
        </w:r>
      </w:ins>
      <w:ins w:id="2141" w:author="Regina Casanova" w:date="2018-06-20T13:06:00Z">
        <w:r w:rsidR="00F37427">
          <w:t xml:space="preserve"> de ingreso, una para los ciudadanos donde se tenían que identificar con su </w:t>
        </w:r>
      </w:ins>
      <w:ins w:id="2142" w:author="Regina Casanova" w:date="2018-06-20T13:07:00Z">
        <w:r w:rsidR="00F37427">
          <w:t>número</w:t>
        </w:r>
      </w:ins>
      <w:ins w:id="2143" w:author="Regina Casanova" w:date="2018-06-20T13:06:00Z">
        <w:r w:rsidR="00F37427">
          <w:t xml:space="preserve"> de Documento Nacional de Identidad</w:t>
        </w:r>
      </w:ins>
      <w:ins w:id="2144" w:author="Regina Casanova" w:date="2018-06-20T13:12:00Z">
        <w:r w:rsidR="00F37427">
          <w:t xml:space="preserve"> (DNI)</w:t>
        </w:r>
      </w:ins>
      <w:ins w:id="2145" w:author="Regina Casanova" w:date="2018-06-20T13:06:00Z">
        <w:r w:rsidR="00F37427">
          <w:t xml:space="preserve"> y se iba a validar dicho </w:t>
        </w:r>
        <w:del w:id="2146" w:author="USER" w:date="2018-07-09T15:26:00Z">
          <w:r w:rsidR="00F37427" w:rsidDel="00EC3670">
            <w:delText>numero</w:delText>
          </w:r>
        </w:del>
      </w:ins>
      <w:ins w:id="2147" w:author="USER" w:date="2018-07-09T15:26:00Z">
        <w:r w:rsidR="00EC3670">
          <w:t>número</w:t>
        </w:r>
      </w:ins>
      <w:ins w:id="2148" w:author="Regina Casanova" w:date="2018-06-20T13:06:00Z">
        <w:r w:rsidR="00F37427">
          <w:t xml:space="preserve"> colocando la fecha de su nacimiento. </w:t>
        </w:r>
      </w:ins>
      <w:ins w:id="2149" w:author="Regina Casanova" w:date="2018-06-20T13:07:00Z">
        <w:r w:rsidR="00F37427">
          <w:t xml:space="preserve">Esto se hizo </w:t>
        </w:r>
      </w:ins>
      <w:ins w:id="2150" w:author="Regina Casanova" w:date="2018-06-20T13:12:00Z">
        <w:r w:rsidR="00F37427">
          <w:t xml:space="preserve">como una forma de protección para evitar que un ciudadano pueda anteponer varias solicitudes pidiendo lo mismo utilizando diferentes DNIs. En el caso de gestores de IPRESS y personal de SUSALUD, se hizo una </w:t>
        </w:r>
      </w:ins>
      <w:ins w:id="2151" w:author="Regina Casanova" w:date="2018-06-20T13:13:00Z">
        <w:r w:rsidR="00F37427">
          <w:t>página</w:t>
        </w:r>
      </w:ins>
      <w:ins w:id="2152" w:author="Regina Casanova" w:date="2018-06-20T13:12:00Z">
        <w:r w:rsidR="00F37427">
          <w:t xml:space="preserve"> de inicio en donde iban a poder ingresar con un usuario y contraseña que hubiera sido creado por el administrador del software.</w:t>
        </w:r>
      </w:ins>
    </w:p>
    <w:p w14:paraId="7EDBF066" w14:textId="64386C22" w:rsidR="009D6532" w:rsidRDefault="009D6532" w:rsidP="00842BF2">
      <w:pPr>
        <w:pStyle w:val="Texto"/>
        <w:rPr>
          <w:ins w:id="2153" w:author="Regina Casanova" w:date="2018-06-20T13:15:00Z"/>
        </w:rPr>
      </w:pPr>
      <w:ins w:id="2154" w:author="Regina Casanova" w:date="2018-06-20T13:15:00Z">
        <w:r>
          <w:t xml:space="preserve">Cabe resaltar </w:t>
        </w:r>
        <w:del w:id="2155" w:author="USER" w:date="2018-07-09T15:26:00Z">
          <w:r w:rsidDel="00EC3670">
            <w:delText>que</w:delText>
          </w:r>
        </w:del>
      </w:ins>
      <w:ins w:id="2156" w:author="USER" w:date="2018-07-09T15:26:00Z">
        <w:r w:rsidR="00EC3670">
          <w:t>que,</w:t>
        </w:r>
      </w:ins>
      <w:ins w:id="2157" w:author="Regina Casanova" w:date="2018-06-20T13:15:00Z">
        <w:r>
          <w:t xml:space="preserve"> en esta parte, algunos requerimientos que se encuentran detallados en la tabla de requerimientos no fueron considerados para las primeras versiones del prototipo. </w:t>
        </w:r>
      </w:ins>
      <w:ins w:id="2158" w:author="Regina Casanova" w:date="2018-06-20T13:16:00Z">
        <w:r>
          <w:t xml:space="preserve">Estos requerimientos eran los correspondientes a diferentes lenguajes con los que </w:t>
        </w:r>
      </w:ins>
      <w:ins w:id="2159" w:author="Regina Casanova" w:date="2018-06-20T13:17:00Z">
        <w:r>
          <w:t>debería</w:t>
        </w:r>
      </w:ins>
      <w:ins w:id="2160" w:author="Regina Casanova" w:date="2018-06-20T13:16:00Z">
        <w:r>
          <w:t xml:space="preserve"> contar el software</w:t>
        </w:r>
      </w:ins>
      <w:ins w:id="2161" w:author="Regina Casanova" w:date="2018-06-20T13:17:00Z">
        <w:r>
          <w:t xml:space="preserve"> o</w:t>
        </w:r>
      </w:ins>
      <w:ins w:id="2162" w:author="Regina Casanova" w:date="2018-06-20T13:16:00Z">
        <w:r>
          <w:t xml:space="preserve"> </w:t>
        </w:r>
      </w:ins>
      <w:ins w:id="2163" w:author="Regina Casanova" w:date="2018-06-20T13:18:00Z">
        <w:r>
          <w:t>periodicidad</w:t>
        </w:r>
      </w:ins>
      <w:ins w:id="2164" w:author="Regina Casanova" w:date="2018-06-20T13:16:00Z">
        <w:r>
          <w:t xml:space="preserve"> de un </w:t>
        </w:r>
      </w:ins>
      <w:ins w:id="2165" w:author="Regina Casanova" w:date="2018-06-20T13:17:00Z">
        <w:r>
          <w:t>respaldo de la información almacenada dentro del software.</w:t>
        </w:r>
      </w:ins>
      <w:ins w:id="2166" w:author="Regina Casanova" w:date="2018-06-20T13:18:00Z">
        <w:r>
          <w:t xml:space="preserve"> Ellos no fueron considerados ya que el alcance de este proyecto </w:t>
        </w:r>
      </w:ins>
      <w:ins w:id="2167" w:author="Regina Casanova" w:date="2018-06-20T13:19:00Z">
        <w:r>
          <w:t>era menor a esos detalles que son de importancia para la implementación del software mas no para la ideación del diseño del mismo.</w:t>
        </w:r>
      </w:ins>
    </w:p>
    <w:p w14:paraId="6B807925" w14:textId="7A1BE183" w:rsidR="007A411A" w:rsidRPr="00BA156B" w:rsidRDefault="00331B1D" w:rsidP="00842BF2">
      <w:pPr>
        <w:pStyle w:val="Texto"/>
      </w:pPr>
      <w:ins w:id="2168" w:author="Regina Casanova" w:date="2018-06-20T13:14:00Z">
        <w:r>
          <w:t xml:space="preserve">Con estas características de diseño </w:t>
        </w:r>
      </w:ins>
      <w:ins w:id="2169" w:author="Regina Casanova" w:date="2018-06-20T13:21:00Z">
        <w:r w:rsidR="009D6532">
          <w:t xml:space="preserve">definidas en pantallas a diseñarse, se </w:t>
        </w:r>
      </w:ins>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2170" w:author="Regina Casanova" w:date="2018-06-18T17:53:00Z">
        <w:r w:rsidR="00B561E1" w:rsidRPr="00BA156B" w:rsidDel="00E94926">
          <w:delText>sistema</w:delText>
        </w:r>
      </w:del>
      <w:ins w:id="2171" w:author="Regina Casanova" w:date="2018-06-18T17:53:00Z">
        <w:r w:rsidR="00E94926">
          <w:t>software</w:t>
        </w:r>
      </w:ins>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r w:rsidR="009D6532">
        <w:t>s los</w:t>
      </w:r>
      <w:r w:rsidR="00766B86" w:rsidRPr="00BA156B">
        <w:t xml:space="preserve"> flujo</w:t>
      </w:r>
      <w:r w:rsidR="009D6532">
        <w:t>s</w:t>
      </w:r>
      <w:r w:rsidR="00766B86" w:rsidRPr="00BA156B">
        <w:t xml:space="preserve"> a seguir en</w:t>
      </w:r>
      <w:r w:rsidR="00B92B5C" w:rsidRPr="00BA156B">
        <w:t xml:space="preserve"> cada tipo d</w:t>
      </w:r>
      <w:r w:rsidR="00D5095B" w:rsidRPr="00BA156B">
        <w:t xml:space="preserve">e usuario en el </w:t>
      </w:r>
      <w:ins w:id="2172" w:author="Regina Casanova" w:date="2018-06-18T17:53:00Z">
        <w:r w:rsidR="00E94926">
          <w:t>software</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r w:rsidR="009D6532">
        <w:t>características de diseño antes planteadas</w:t>
      </w:r>
      <w:r w:rsidR="001F439D" w:rsidRPr="00BA156B">
        <w:t>.</w:t>
      </w:r>
      <w:del w:id="2173" w:author="Regina Casanova" w:date="2018-06-20T13:22:00Z">
        <w:r w:rsidR="001F439D" w:rsidRPr="00BA156B" w:rsidDel="009D6532">
          <w:delText xml:space="preserve"> Se </w:delText>
        </w:r>
        <w:r w:rsidR="00766B86" w:rsidRPr="00BA156B" w:rsidDel="009D6532">
          <w:delText>plantearon</w:delText>
        </w:r>
        <w:r w:rsidR="001F439D" w:rsidRPr="00BA156B" w:rsidDel="009D6532">
          <w:delText xml:space="preserve"> pantallas para el llenado </w:delText>
        </w:r>
        <w:r w:rsidR="001F439D" w:rsidRPr="00BA156B" w:rsidDel="009D6532">
          <w:lastRenderedPageBreak/>
          <w:delText>de un nuevo tipo de solicitud</w:delText>
        </w:r>
        <w:r w:rsidR="00FA4EA4" w:rsidRPr="00BA156B" w:rsidDel="009D6532">
          <w:delText>, listado</w:delText>
        </w:r>
        <w:r w:rsidR="001F439D" w:rsidRPr="00BA156B" w:rsidDel="009D6532">
          <w:delText xml:space="preserve"> de </w:delText>
        </w:r>
        <w:r w:rsidR="00FA4EA4" w:rsidRPr="00BA156B" w:rsidDel="009D6532">
          <w:delText>solicitudes</w:delText>
        </w:r>
        <w:r w:rsidR="001F439D" w:rsidRPr="00BA156B" w:rsidDel="009D6532">
          <w:delText xml:space="preserve"> vigentes, </w:delText>
        </w:r>
        <w:r w:rsidR="00FA4EA4" w:rsidRPr="00BA156B" w:rsidDel="009D6532">
          <w:delText>listado de histórico de solicitudes, gestión de solicitudes vigentes y estadísticas.</w:delText>
        </w:r>
      </w:del>
      <w:r w:rsidR="001B1619" w:rsidRPr="00BA156B">
        <w:t xml:space="preserve"> Debido a que los tipos de usuario tienen </w:t>
      </w:r>
      <w:r w:rsidR="009D6532">
        <w:t>objetivos</w:t>
      </w:r>
      <w:del w:id="2174" w:author="Regina Casanova" w:date="2018-06-20T13:22:00Z">
        <w:r w:rsidR="001B1619" w:rsidRPr="00BA156B" w:rsidDel="009D6532">
          <w:delText>tareas</w:delText>
        </w:r>
      </w:del>
      <w:r w:rsidR="001B1619" w:rsidRPr="00BA156B">
        <w:t xml:space="preserve">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t xml:space="preserve">Personal de SUSALUD: </w:t>
      </w:r>
      <w:r w:rsidRPr="00F916E3">
        <w:t>Login</w:t>
      </w:r>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r w:rsidRPr="00F916E3">
        <w:t>Login</w:t>
      </w:r>
      <w:r w:rsidRPr="00BA156B">
        <w:t xml:space="preserve"> con usuario y contraseña, </w:t>
      </w:r>
      <w:r w:rsidR="00AD5B2F" w:rsidRPr="00BA156B">
        <w:t>nueva solicitud, estadísticas, gestión de solicitudes e histórico de solicitudes.</w:t>
      </w:r>
    </w:p>
    <w:p w14:paraId="58CD6354" w14:textId="216979B1" w:rsidR="00BA239F" w:rsidRPr="00842BF2" w:rsidRDefault="001B1619" w:rsidP="00A50DD7">
      <w:pPr>
        <w:pStyle w:val="Texto"/>
        <w:numPr>
          <w:ilvl w:val="0"/>
          <w:numId w:val="31"/>
        </w:numPr>
      </w:pPr>
      <w:r w:rsidRPr="00BA156B">
        <w:t xml:space="preserve">Ciudadanos: </w:t>
      </w:r>
      <w:r w:rsidRPr="00F916E3">
        <w:t>Login</w:t>
      </w:r>
      <w:r w:rsidRPr="00BA156B">
        <w:t xml:space="preserve"> con </w:t>
      </w:r>
      <w:del w:id="2175" w:author="USER" w:date="2018-07-09T15:26:00Z">
        <w:r w:rsidRPr="00BA156B" w:rsidDel="00EC3670">
          <w:delText>Nº</w:delText>
        </w:r>
      </w:del>
      <w:ins w:id="2176" w:author="USER" w:date="2018-07-09T15:26:00Z">
        <w:r w:rsidR="00EC3670" w:rsidRPr="00BA156B">
          <w:t>N.º</w:t>
        </w:r>
      </w:ins>
      <w:r w:rsidRPr="00BA156B">
        <w:t xml:space="preserve">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F916E3">
        <w:t>wireframes</w:t>
      </w:r>
      <w:bookmarkStart w:id="2177" w:name="_GoBack"/>
      <w:bookmarkEnd w:id="2177"/>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w:t>
      </w:r>
      <w:r w:rsidRPr="00BA156B">
        <w:lastRenderedPageBreak/>
        <w:t>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18E6BAEC" w:rsidR="00901DC8" w:rsidRPr="00BA156B" w:rsidRDefault="00766B86" w:rsidP="00842BF2">
      <w:pPr>
        <w:pStyle w:val="Texto"/>
      </w:pPr>
      <w:r w:rsidRPr="00BA156B">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2178" w:author="Regina Casanova" w:date="2018-06-18T17:53:00Z">
        <w:r w:rsidR="00A901F3" w:rsidRPr="00BA156B" w:rsidDel="00E94926">
          <w:delText>sistema</w:delText>
        </w:r>
      </w:del>
      <w:ins w:id="2179" w:author="Regina Casanova" w:date="2018-06-18T17:53:00Z">
        <w:r w:rsidR="00E94926">
          <w:t>software</w:t>
        </w:r>
      </w:ins>
      <w:r w:rsidR="00A901F3" w:rsidRPr="00BA156B">
        <w:t>.</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312225" w:rsidP="00842BF2">
      <w:pPr>
        <w:pStyle w:val="Texto"/>
        <w:jc w:val="center"/>
        <w:rPr>
          <w:sz w:val="16"/>
          <w:szCs w:val="16"/>
          <w:lang w:val="es-PE"/>
        </w:rPr>
      </w:pPr>
      <w:hyperlink r:id="rId16"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2180" w:name="_Toc511166315"/>
      <w:r w:rsidRPr="00BA156B">
        <w:rPr>
          <w:lang w:val="es-PE"/>
        </w:rPr>
        <w:t>Fase de Pruebas</w:t>
      </w:r>
      <w:bookmarkEnd w:id="2180"/>
    </w:p>
    <w:p w14:paraId="7B1CAEE0" w14:textId="01EACBE6"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r w:rsidR="00C556E9">
        <w:t>En su lugar</w:t>
      </w:r>
      <w:r w:rsidRPr="00BA156B">
        <w:t xml:space="preserve">, se entrevistaron a 5 personas </w:t>
      </w:r>
      <w:r w:rsidR="00C556E9">
        <w:t>extra</w:t>
      </w:r>
      <w:del w:id="2181" w:author="Regina Casanova" w:date="2018-06-20T17:01:00Z">
        <w:r w:rsidRPr="00BA156B" w:rsidDel="00C556E9">
          <w:delText>más</w:delText>
        </w:r>
      </w:del>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lastRenderedPageBreak/>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636114B9" w14:textId="77777777" w:rsidR="003E0AA6" w:rsidRDefault="005F185B" w:rsidP="00842BF2">
      <w:pPr>
        <w:pStyle w:val="Texto"/>
        <w:rPr>
          <w:ins w:id="2182" w:author="Regina Casanova" w:date="2018-06-21T20:44:00Z"/>
        </w:rPr>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4A6B9641" w14:textId="6FB2E539" w:rsidR="002D5208" w:rsidRDefault="002D5208" w:rsidP="00842BF2">
      <w:pPr>
        <w:pStyle w:val="Texto"/>
        <w:rPr>
          <w:ins w:id="2183" w:author="Regina Casanova" w:date="2018-06-25T14:54:00Z"/>
        </w:rPr>
      </w:pPr>
      <w:ins w:id="2184" w:author="Regina Casanova" w:date="2018-06-21T20:44:00Z">
        <w:r>
          <w:lastRenderedPageBreak/>
          <w:t xml:space="preserve">El personal de SUSALUD </w:t>
        </w:r>
      </w:ins>
      <w:ins w:id="2185" w:author="Regina Casanova" w:date="2018-06-21T20:45:00Z">
        <w:r>
          <w:t xml:space="preserve">realizaron las tareas indicadas de la manera en que el investigador planteo en un inicio. Dieron comentarios acerca de cómo podía mejorarse </w:t>
        </w:r>
      </w:ins>
      <w:ins w:id="2186" w:author="Regina Casanova" w:date="2018-06-21T20:46:00Z">
        <w:r>
          <w:t>agrupándose</w:t>
        </w:r>
      </w:ins>
      <w:ins w:id="2187" w:author="Regina Casanova" w:date="2018-06-21T20:45:00Z">
        <w:r>
          <w:t xml:space="preserve"> </w:t>
        </w:r>
      </w:ins>
      <w:ins w:id="2188" w:author="Regina Casanova" w:date="2018-06-21T20:46:00Z">
        <w:r>
          <w:t xml:space="preserve">de forma diferente en el menú para que fuera más intuitivo, cosa que fue tomada para iteraciones con los otros tipos de usuarios adicionalmente. </w:t>
        </w:r>
        <w:r w:rsidR="007C0DFF">
          <w:t>Los problemas que encontraban en la agrupaci</w:t>
        </w:r>
      </w:ins>
      <w:ins w:id="2189" w:author="Regina Casanova" w:date="2018-06-21T20:47:00Z">
        <w:r w:rsidR="007C0DFF">
          <w:t xml:space="preserve">ón inicial que se había colocado, era por el uso de la palabra “Vigente” de forma repetitiva en dos </w:t>
        </w:r>
        <w:del w:id="2190" w:author="USER" w:date="2018-07-09T15:26:00Z">
          <w:r w:rsidR="007C0DFF" w:rsidDel="00EC3670">
            <w:delText>sección distintas</w:delText>
          </w:r>
        </w:del>
      </w:ins>
      <w:ins w:id="2191" w:author="USER" w:date="2018-07-09T15:26:00Z">
        <w:r w:rsidR="00EC3670">
          <w:t>secciones distintas</w:t>
        </w:r>
      </w:ins>
      <w:ins w:id="2192" w:author="Regina Casanova" w:date="2018-06-21T20:47:00Z">
        <w:r w:rsidR="007C0DFF">
          <w:t xml:space="preserve"> del prototipo. Mencionaron que, en el caso de solicitudes </w:t>
        </w:r>
      </w:ins>
      <w:ins w:id="2193" w:author="Regina Casanova" w:date="2018-06-21T20:48:00Z">
        <w:r w:rsidR="007C0DFF">
          <w:t>erróneamente</w:t>
        </w:r>
      </w:ins>
      <w:ins w:id="2194" w:author="Regina Casanova" w:date="2018-06-21T20:47:00Z">
        <w:r w:rsidR="007C0DFF">
          <w:t xml:space="preserve"> </w:t>
        </w:r>
      </w:ins>
      <w:ins w:id="2195" w:author="Regina Casanova" w:date="2018-06-21T20:48:00Z">
        <w:r w:rsidR="007C0DFF">
          <w:t>colocadas en cierto establecimiento de salud,</w:t>
        </w:r>
      </w:ins>
      <w:ins w:id="2196" w:author="Regina Casanova" w:date="2018-06-21T20:47:00Z">
        <w:r w:rsidR="007C0DFF">
          <w:t xml:space="preserve"> </w:t>
        </w:r>
      </w:ins>
      <w:ins w:id="2197" w:author="Regina Casanova" w:date="2018-06-21T20:48:00Z">
        <w:r w:rsidR="007C0DFF">
          <w:t>sería</w:t>
        </w:r>
      </w:ins>
      <w:ins w:id="2198" w:author="Regina Casanova" w:date="2018-06-21T20:47:00Z">
        <w:r w:rsidR="007C0DFF">
          <w:t xml:space="preserve"> adecuado poder derivar de manera rápida y sencilla</w:t>
        </w:r>
      </w:ins>
      <w:ins w:id="2199" w:author="Regina Casanova" w:date="2018-06-21T20:48:00Z">
        <w:r w:rsidR="007C0DFF">
          <w:t xml:space="preserve"> al establecimiento correcto. Sobre el estado de “Apelado”</w:t>
        </w:r>
      </w:ins>
      <w:ins w:id="2200" w:author="Regina Casanova" w:date="2018-06-21T20:49:00Z">
        <w:r w:rsidR="007C0DFF">
          <w:t xml:space="preserve"> </w:t>
        </w:r>
      </w:ins>
      <w:ins w:id="2201" w:author="Regina Casanova" w:date="2018-06-21T20:48:00Z">
        <w:r w:rsidR="007C0DFF">
          <w:t xml:space="preserve">les </w:t>
        </w:r>
      </w:ins>
      <w:ins w:id="2202" w:author="Regina Casanova" w:date="2018-06-21T20:49:00Z">
        <w:r w:rsidR="007C0DFF">
          <w:t>pareció</w:t>
        </w:r>
      </w:ins>
      <w:ins w:id="2203" w:author="Regina Casanova" w:date="2018-06-21T20:48:00Z">
        <w:r w:rsidR="007C0DFF">
          <w:t xml:space="preserve"> una </w:t>
        </w:r>
      </w:ins>
      <w:ins w:id="2204" w:author="Regina Casanova" w:date="2018-06-21T20:49:00Z">
        <w:r w:rsidR="007C0DFF">
          <w:t xml:space="preserve">interesante en la que SUSALUD podía ser partícipe del proceso, sin tener que estar guiando a la IPRESS en todo momento. En un caso con el personal de SUSALUD, no se </w:t>
        </w:r>
      </w:ins>
      <w:ins w:id="2205" w:author="Regina Casanova" w:date="2018-06-21T20:53:00Z">
        <w:r w:rsidR="007C0DFF">
          <w:t>comprendió</w:t>
        </w:r>
      </w:ins>
      <w:ins w:id="2206" w:author="Regina Casanova" w:date="2018-06-21T20:49:00Z">
        <w:r w:rsidR="001E2FF3">
          <w:t xml:space="preserve"> bien </w:t>
        </w:r>
      </w:ins>
      <w:ins w:id="2207" w:author="Regina Casanova" w:date="2018-06-21T21:01:00Z">
        <w:r w:rsidR="001E2FF3">
          <w:t>la semaforización</w:t>
        </w:r>
      </w:ins>
      <w:ins w:id="2208" w:author="Regina Casanova" w:date="2018-06-21T20:50:00Z">
        <w:r w:rsidR="007C0DFF">
          <w:t xml:space="preserve"> de los reclamos, ya que pensó que se </w:t>
        </w:r>
      </w:ins>
      <w:ins w:id="2209" w:author="Regina Casanova" w:date="2018-06-21T20:53:00Z">
        <w:r w:rsidR="007C0DFF">
          <w:t>atribuía</w:t>
        </w:r>
      </w:ins>
      <w:ins w:id="2210" w:author="Regina Casanova" w:date="2018-06-21T20:50:00Z">
        <w:r w:rsidR="007C0DFF">
          <w:t xml:space="preserve"> a de lo más sencillo a lo más difícil de resolver. Sin embargo, una vez explicado, explico que le parecía una buena forma de llamar la atención a los reclamos que necesitan m</w:t>
        </w:r>
      </w:ins>
      <w:ins w:id="2211" w:author="Regina Casanova" w:date="2018-06-21T20:51:00Z">
        <w:r w:rsidR="007C0DFF">
          <w:t>ás atención. Ninguno tuvo problemas con entender los elementos presentados en las pantallas y en el caso de la re-clasificación de reclamos, no dieron opiniones debido a que referenciaban que existe una nueva clasificaci</w:t>
        </w:r>
      </w:ins>
      <w:ins w:id="2212" w:author="Regina Casanova" w:date="2018-06-21T20:52:00Z">
        <w:r w:rsidR="007C0DFF">
          <w:t xml:space="preserve">ón de reclamos que se encontraba en ese momento en revisión y por ello preferían no opinar. Sobre colocar la palabra “Solicitudes” en el </w:t>
        </w:r>
      </w:ins>
      <w:ins w:id="2213" w:author="Regina Casanova" w:date="2018-06-21T20:53:00Z">
        <w:r w:rsidR="007C0DFF">
          <w:t>título</w:t>
        </w:r>
      </w:ins>
      <w:ins w:id="2214" w:author="Regina Casanova" w:date="2018-06-21T20:52:00Z">
        <w:r w:rsidR="007C0DFF">
          <w:t xml:space="preserve"> del software, se mostraron de acuerdo ya que sigue el modelo que ellos cuentan actualmente.</w:t>
        </w:r>
      </w:ins>
    </w:p>
    <w:p w14:paraId="1703EC45" w14:textId="29D25E98" w:rsidR="00E6095B" w:rsidRDefault="00E6095B">
      <w:pPr>
        <w:pStyle w:val="Cita"/>
        <w:rPr>
          <w:ins w:id="2215" w:author="Regina Casanova" w:date="2018-06-25T15:04:00Z"/>
          <w:lang w:val="es-PE"/>
        </w:rPr>
        <w:pPrChange w:id="2216" w:author="Regina Casanova" w:date="2018-06-25T15:03:00Z">
          <w:pPr>
            <w:pStyle w:val="Texto"/>
          </w:pPr>
        </w:pPrChange>
      </w:pPr>
      <w:ins w:id="2217" w:author="Regina Casanova" w:date="2018-06-25T15:04:00Z">
        <w:r w:rsidRPr="00E6095B">
          <w:rPr>
            <w:lang w:val="es-PE"/>
          </w:rPr>
          <w:t xml:space="preserve">"Estoy de acuerdo que primero uno </w:t>
        </w:r>
        <w:del w:id="2218" w:author="USER" w:date="2018-07-09T15:26:00Z">
          <w:r w:rsidRPr="00E6095B" w:rsidDel="00EC3670">
            <w:rPr>
              <w:lang w:val="es-PE"/>
            </w:rPr>
            <w:delText>deberia</w:delText>
          </w:r>
        </w:del>
      </w:ins>
      <w:ins w:id="2219" w:author="USER" w:date="2018-07-09T15:26:00Z">
        <w:r w:rsidR="00EC3670" w:rsidRPr="00E6095B">
          <w:rPr>
            <w:lang w:val="es-PE"/>
          </w:rPr>
          <w:t>debería</w:t>
        </w:r>
      </w:ins>
      <w:ins w:id="2220" w:author="Regina Casanova" w:date="2018-06-25T15:04:00Z">
        <w:r w:rsidRPr="00E6095B">
          <w:rPr>
            <w:lang w:val="es-PE"/>
          </w:rPr>
          <w:t xml:space="preserve"> presentar su inconformidad </w:t>
        </w:r>
        <w:del w:id="2221" w:author="USER" w:date="2018-07-09T15:26:00Z">
          <w:r w:rsidRPr="00E6095B" w:rsidDel="00EC3670">
            <w:rPr>
              <w:lang w:val="es-PE"/>
            </w:rPr>
            <w:delText>llamalo</w:delText>
          </w:r>
        </w:del>
      </w:ins>
      <w:ins w:id="2222" w:author="USER" w:date="2018-07-09T15:26:00Z">
        <w:r w:rsidR="00EC3670" w:rsidRPr="00E6095B">
          <w:rPr>
            <w:lang w:val="es-PE"/>
          </w:rPr>
          <w:t>llámalo</w:t>
        </w:r>
      </w:ins>
      <w:ins w:id="2223" w:author="Regina Casanova" w:date="2018-06-25T15:04:00Z">
        <w:r w:rsidRPr="00E6095B">
          <w:rPr>
            <w:lang w:val="es-PE"/>
          </w:rPr>
          <w:t xml:space="preserve"> reclamo o queja, no </w:t>
        </w:r>
        <w:del w:id="2224" w:author="USER" w:date="2018-07-09T15:26:00Z">
          <w:r w:rsidRPr="00E6095B" w:rsidDel="00EC3670">
            <w:rPr>
              <w:lang w:val="es-PE"/>
            </w:rPr>
            <w:delText>se</w:delText>
          </w:r>
        </w:del>
      </w:ins>
      <w:ins w:id="2225" w:author="USER" w:date="2018-07-09T15:26:00Z">
        <w:r w:rsidR="00EC3670" w:rsidRPr="00E6095B">
          <w:rPr>
            <w:lang w:val="es-PE"/>
          </w:rPr>
          <w:t>sé</w:t>
        </w:r>
      </w:ins>
      <w:ins w:id="2226" w:author="Regina Casanova" w:date="2018-06-25T15:04:00Z">
        <w:r w:rsidRPr="00E6095B">
          <w:rPr>
            <w:lang w:val="es-PE"/>
          </w:rPr>
          <w:t xml:space="preserve"> </w:t>
        </w:r>
        <w:del w:id="2227" w:author="USER" w:date="2018-07-09T15:26:00Z">
          <w:r w:rsidRPr="00E6095B" w:rsidDel="00EC3670">
            <w:rPr>
              <w:lang w:val="es-PE"/>
            </w:rPr>
            <w:delText>que</w:delText>
          </w:r>
        </w:del>
      </w:ins>
      <w:ins w:id="2228" w:author="USER" w:date="2018-07-09T15:26:00Z">
        <w:r w:rsidR="00EC3670" w:rsidRPr="00E6095B">
          <w:rPr>
            <w:lang w:val="es-PE"/>
          </w:rPr>
          <w:t>qué</w:t>
        </w:r>
      </w:ins>
      <w:ins w:id="2229" w:author="Regina Casanova" w:date="2018-06-25T15:04:00Z">
        <w:r w:rsidRPr="00E6095B">
          <w:rPr>
            <w:lang w:val="es-PE"/>
          </w:rPr>
          <w:t xml:space="preserve">, </w:t>
        </w:r>
        <w:r w:rsidRPr="00E6095B">
          <w:rPr>
            <w:lang w:val="es-PE"/>
          </w:rPr>
          <w:lastRenderedPageBreak/>
          <w:t xml:space="preserve">primero ante la IPRESS y si no </w:t>
        </w:r>
        <w:del w:id="2230" w:author="USER" w:date="2018-07-09T15:26:00Z">
          <w:r w:rsidRPr="00E6095B" w:rsidDel="00EC3670">
            <w:rPr>
              <w:lang w:val="es-PE"/>
            </w:rPr>
            <w:delText>estas</w:delText>
          </w:r>
        </w:del>
      </w:ins>
      <w:ins w:id="2231" w:author="USER" w:date="2018-07-09T15:26:00Z">
        <w:r w:rsidR="00EC3670" w:rsidRPr="00E6095B">
          <w:rPr>
            <w:lang w:val="es-PE"/>
          </w:rPr>
          <w:t>estás</w:t>
        </w:r>
      </w:ins>
      <w:ins w:id="2232" w:author="Regina Casanova" w:date="2018-06-25T15:04:00Z">
        <w:r w:rsidRPr="00E6095B">
          <w:rPr>
            <w:lang w:val="es-PE"/>
          </w:rPr>
          <w:t xml:space="preserve"> de acuerdo, ir a SUSALUD"</w:t>
        </w:r>
      </w:ins>
    </w:p>
    <w:p w14:paraId="205C5DA9" w14:textId="6465DA23" w:rsidR="00E6095B" w:rsidRPr="00E6095B" w:rsidRDefault="00E6095B">
      <w:pPr>
        <w:pStyle w:val="Cita"/>
        <w:rPr>
          <w:ins w:id="2233" w:author="Regina Casanova" w:date="2018-06-21T21:01:00Z"/>
          <w:lang w:val="es-PE"/>
          <w:rPrChange w:id="2234" w:author="Regina Casanova" w:date="2018-06-25T15:03:00Z">
            <w:rPr>
              <w:ins w:id="2235" w:author="Regina Casanova" w:date="2018-06-21T21:01:00Z"/>
            </w:rPr>
          </w:rPrChange>
        </w:rPr>
        <w:pPrChange w:id="2236" w:author="Regina Casanova" w:date="2018-06-25T15:03:00Z">
          <w:pPr>
            <w:pStyle w:val="Texto"/>
          </w:pPr>
        </w:pPrChange>
      </w:pPr>
      <w:ins w:id="2237" w:author="Regina Casanova" w:date="2018-06-25T15:03:00Z">
        <w:r w:rsidRPr="00E6095B">
          <w:rPr>
            <w:lang w:val="es-PE"/>
          </w:rPr>
          <w:t xml:space="preserve">"Se supone que Gestión de las Solicitudes es un detalle de las solicitudes vigentes no? Pero en </w:t>
        </w:r>
        <w:del w:id="2238" w:author="USER" w:date="2018-07-09T15:26:00Z">
          <w:r w:rsidRPr="00E6095B" w:rsidDel="00EC3670">
            <w:rPr>
              <w:lang w:val="es-PE"/>
            </w:rPr>
            <w:delText>Gestion</w:delText>
          </w:r>
        </w:del>
      </w:ins>
      <w:ins w:id="2239" w:author="USER" w:date="2018-07-09T15:26:00Z">
        <w:r w:rsidR="00EC3670" w:rsidRPr="00E6095B">
          <w:rPr>
            <w:lang w:val="es-PE"/>
          </w:rPr>
          <w:t>Gestión</w:t>
        </w:r>
      </w:ins>
      <w:ins w:id="2240" w:author="Regina Casanova" w:date="2018-06-25T15:03:00Z">
        <w:r w:rsidRPr="00E6095B">
          <w:rPr>
            <w:lang w:val="es-PE"/>
          </w:rPr>
          <w:t xml:space="preserve"> de Solicitudes tu abres y encuentras una pestaña de Nuevos y otra pestaña de Vigentes. O sea, otra vez Vigentes, no </w:t>
        </w:r>
        <w:del w:id="2241" w:author="USER" w:date="2018-07-09T15:26:00Z">
          <w:r w:rsidRPr="00E6095B" w:rsidDel="00EC3670">
            <w:rPr>
              <w:lang w:val="es-PE"/>
            </w:rPr>
            <w:delText>deberias</w:delText>
          </w:r>
        </w:del>
      </w:ins>
      <w:ins w:id="2242" w:author="USER" w:date="2018-07-09T15:26:00Z">
        <w:r w:rsidR="00EC3670" w:rsidRPr="00E6095B">
          <w:rPr>
            <w:lang w:val="es-PE"/>
          </w:rPr>
          <w:t>deberías</w:t>
        </w:r>
      </w:ins>
      <w:ins w:id="2243" w:author="Regina Casanova" w:date="2018-06-25T15:03:00Z">
        <w:r w:rsidRPr="00E6095B">
          <w:rPr>
            <w:lang w:val="es-PE"/>
          </w:rPr>
          <w:t xml:space="preserve"> tener la misma descripción en el detalle"</w:t>
        </w:r>
      </w:ins>
    </w:p>
    <w:p w14:paraId="48C33AC2" w14:textId="2C22DA99" w:rsidR="001E2FF3" w:rsidRDefault="00C514C4" w:rsidP="00842BF2">
      <w:pPr>
        <w:pStyle w:val="Texto"/>
        <w:rPr>
          <w:ins w:id="2244" w:author="Regina Casanova" w:date="2018-06-25T15:17:00Z"/>
        </w:rPr>
      </w:pPr>
      <w:ins w:id="2245" w:author="Regina Casanova" w:date="2018-06-21T21:02:00Z">
        <w:r>
          <w:t>En l</w:t>
        </w:r>
      </w:ins>
      <w:ins w:id="2246" w:author="Regina Casanova" w:date="2018-06-21T21:01:00Z">
        <w:r w:rsidR="001E2FF3">
          <w:t>os gestores de las IPRESS</w:t>
        </w:r>
      </w:ins>
      <w:ins w:id="2247" w:author="Regina Casanova" w:date="2018-06-21T21:02:00Z">
        <w:r>
          <w:t xml:space="preserve">, </w:t>
        </w:r>
      </w:ins>
      <w:ins w:id="2248" w:author="Regina Casanova" w:date="2018-06-21T21:03:00Z">
        <w:r>
          <w:t>se presentaron dos</w:t>
        </w:r>
      </w:ins>
      <w:ins w:id="2249" w:author="Regina Casanova" w:date="2018-06-21T21:02:00Z">
        <w:r>
          <w:t xml:space="preserve"> de casos en los que se tuvo que guiar un poco </w:t>
        </w:r>
      </w:ins>
      <w:ins w:id="2250" w:author="Regina Casanova" w:date="2018-06-21T21:36:00Z">
        <w:r w:rsidR="00B11AB1">
          <w:t>en la</w:t>
        </w:r>
      </w:ins>
      <w:ins w:id="2251" w:author="Regina Casanova" w:date="2018-06-21T21:02:00Z">
        <w:r w:rsidR="00B11AB1">
          <w:t xml:space="preserve"> interac</w:t>
        </w:r>
      </w:ins>
      <w:ins w:id="2252" w:author="Regina Casanova" w:date="2018-06-21T21:36:00Z">
        <w:r w:rsidR="00B11AB1">
          <w:t>ción</w:t>
        </w:r>
      </w:ins>
      <w:ins w:id="2253" w:author="Regina Casanova" w:date="2018-06-21T21:02:00Z">
        <w:r>
          <w:t xml:space="preserve"> con el </w:t>
        </w:r>
        <w:del w:id="2254" w:author="USER" w:date="2018-07-09T15:26:00Z">
          <w:r w:rsidDel="00EC3670">
            <w:delText>prototipo</w:delText>
          </w:r>
        </w:del>
      </w:ins>
      <w:ins w:id="2255" w:author="USER" w:date="2018-07-09T15:26:00Z">
        <w:r w:rsidR="00EC3670">
          <w:t>prototipo,</w:t>
        </w:r>
      </w:ins>
      <w:ins w:id="2256" w:author="Regina Casanova" w:date="2018-06-21T21:03:00Z">
        <w:r>
          <w:t xml:space="preserve"> pero lograron entender de manera correcta los objetivos de cada pantalla, el resto de gestores no presentaron problema</w:t>
        </w:r>
      </w:ins>
      <w:ins w:id="2257" w:author="Regina Casanova" w:date="2018-06-21T21:35:00Z">
        <w:r w:rsidR="00B11AB1">
          <w:t>s</w:t>
        </w:r>
      </w:ins>
      <w:ins w:id="2258" w:author="Regina Casanova" w:date="2018-06-21T21:03:00Z">
        <w:r>
          <w:t xml:space="preserve"> en interactuar con el sistema</w:t>
        </w:r>
      </w:ins>
      <w:ins w:id="2259" w:author="Regina Casanova" w:date="2018-06-21T21:09:00Z">
        <w:r>
          <w:t xml:space="preserve"> y comprender el objetivo de cada pantalla. Sobre la resolución de tareas, hubo un gestor que propuso pantallas adicionales para hacer m</w:t>
        </w:r>
      </w:ins>
      <w:ins w:id="2260" w:author="Regina Casanova" w:date="2018-06-21T21:10:00Z">
        <w:r>
          <w:t>ás especifica la búsqueda de información</w:t>
        </w:r>
        <w:r w:rsidR="00487969">
          <w:t xml:space="preserve">, </w:t>
        </w:r>
      </w:ins>
      <w:ins w:id="2261" w:author="Regina Casanova" w:date="2018-06-21T21:36:00Z">
        <w:r w:rsidR="00487969">
          <w:t>lo cual</w:t>
        </w:r>
      </w:ins>
      <w:ins w:id="2262" w:author="Regina Casanova" w:date="2018-06-21T21:10:00Z">
        <w:r>
          <w:t xml:space="preserve"> probablemente se debía a conveniencia y rapidez. </w:t>
        </w:r>
      </w:ins>
      <w:ins w:id="2263" w:author="Regina Casanova" w:date="2018-06-21T21:16:00Z">
        <w:r>
          <w:t xml:space="preserve">Sobre la re-clasificación de reclamos, </w:t>
        </w:r>
      </w:ins>
      <w:ins w:id="2264" w:author="Regina Casanova" w:date="2018-06-21T21:17:00Z">
        <w:r w:rsidR="001272F0">
          <w:t xml:space="preserve">algunos gestores tuvieron un poco de dificultades para poder interactuar con el servicio web donde se estaba mostrando la clasificación, </w:t>
        </w:r>
      </w:ins>
      <w:ins w:id="2265" w:author="Regina Casanova" w:date="2018-06-21T21:36:00Z">
        <w:r w:rsidR="00487969">
          <w:t>luego</w:t>
        </w:r>
      </w:ins>
      <w:ins w:id="2266" w:author="Regina Casanova" w:date="2018-06-21T21:17:00Z">
        <w:r w:rsidR="001272F0">
          <w:t xml:space="preserve"> revisaron las </w:t>
        </w:r>
      </w:ins>
      <w:ins w:id="2267" w:author="Regina Casanova" w:date="2018-06-21T21:18:00Z">
        <w:r w:rsidR="001272F0">
          <w:t>categorías</w:t>
        </w:r>
      </w:ins>
      <w:ins w:id="2268" w:author="Regina Casanova" w:date="2018-06-21T21:17:00Z">
        <w:r w:rsidR="001272F0">
          <w:t xml:space="preserve"> </w:t>
        </w:r>
      </w:ins>
      <w:ins w:id="2269" w:author="Regina Casanova" w:date="2018-06-21T21:18:00Z">
        <w:r w:rsidR="00487969">
          <w:t xml:space="preserve">planteadas </w:t>
        </w:r>
      </w:ins>
      <w:ins w:id="2270" w:author="Regina Casanova" w:date="2018-06-21T21:36:00Z">
        <w:r w:rsidR="00487969">
          <w:t>y</w:t>
        </w:r>
      </w:ins>
      <w:ins w:id="2271" w:author="Regina Casanova" w:date="2018-06-21T21:18:00Z">
        <w:r w:rsidR="001272F0">
          <w:t xml:space="preserve"> no indicaron cambios ante la clasificaci</w:t>
        </w:r>
      </w:ins>
      <w:ins w:id="2272" w:author="Regina Casanova" w:date="2018-06-21T21:19:00Z">
        <w:r w:rsidR="001272F0">
          <w:t>ón presentada.</w:t>
        </w:r>
      </w:ins>
      <w:ins w:id="2273" w:author="Regina Casanova" w:date="2018-06-21T21:20:00Z">
        <w:r w:rsidR="001272F0">
          <w:t xml:space="preserve"> La idea de un </w:t>
        </w:r>
      </w:ins>
      <w:ins w:id="2274" w:author="Regina Casanova" w:date="2018-06-21T21:21:00Z">
        <w:r w:rsidR="001272F0">
          <w:t xml:space="preserve">sistema centralizado les </w:t>
        </w:r>
      </w:ins>
      <w:ins w:id="2275" w:author="Regina Casanova" w:date="2018-06-21T21:25:00Z">
        <w:r w:rsidR="001272F0">
          <w:t>pareció</w:t>
        </w:r>
      </w:ins>
      <w:ins w:id="2276" w:author="Regina Casanova" w:date="2018-06-21T21:21:00Z">
        <w:r w:rsidR="001272F0">
          <w:t xml:space="preserve"> atractiva y tuvieron comentarios positivos </w:t>
        </w:r>
        <w:r w:rsidR="00487969">
          <w:t>acerca del prototipo presentado</w:t>
        </w:r>
      </w:ins>
      <w:ins w:id="2277" w:author="Regina Casanova" w:date="2018-06-21T21:37:00Z">
        <w:r w:rsidR="00487969">
          <w:t>. P</w:t>
        </w:r>
      </w:ins>
      <w:ins w:id="2278" w:author="Regina Casanova" w:date="2018-06-21T21:21:00Z">
        <w:r w:rsidR="001272F0">
          <w:t>resentaron algunos inconvenientes en la ubicació</w:t>
        </w:r>
      </w:ins>
      <w:ins w:id="2279" w:author="Regina Casanova" w:date="2018-06-21T21:22:00Z">
        <w:r w:rsidR="001272F0">
          <w:t>n</w:t>
        </w:r>
      </w:ins>
      <w:ins w:id="2280" w:author="Regina Casanova" w:date="2018-06-21T21:21:00Z">
        <w:r w:rsidR="001272F0">
          <w:t xml:space="preserve"> de c</w:t>
        </w:r>
        <w:r w:rsidR="00487969">
          <w:t xml:space="preserve">iertos elementos en el paso de </w:t>
        </w:r>
      </w:ins>
      <w:ins w:id="2281" w:author="Regina Casanova" w:date="2018-06-21T21:37:00Z">
        <w:r w:rsidR="00487969">
          <w:t>“C</w:t>
        </w:r>
      </w:ins>
      <w:ins w:id="2282" w:author="Regina Casanova" w:date="2018-06-21T21:21:00Z">
        <w:r w:rsidR="001272F0">
          <w:t>ontacto</w:t>
        </w:r>
      </w:ins>
      <w:ins w:id="2283" w:author="Regina Casanova" w:date="2018-06-21T21:37:00Z">
        <w:r w:rsidR="00487969">
          <w:t>”</w:t>
        </w:r>
      </w:ins>
      <w:ins w:id="2284" w:author="Regina Casanova" w:date="2018-06-21T21:21:00Z">
        <w:r w:rsidR="001272F0">
          <w:t xml:space="preserve"> del ciudadano solicitante </w:t>
        </w:r>
      </w:ins>
      <w:ins w:id="2285" w:author="Regina Casanova" w:date="2018-06-21T21:33:00Z">
        <w:r w:rsidR="00B11AB1">
          <w:t>y con algunos links que se encontraban mal colocados</w:t>
        </w:r>
      </w:ins>
      <w:ins w:id="2286" w:author="Regina Casanova" w:date="2018-06-21T21:37:00Z">
        <w:r w:rsidR="00487969">
          <w:t xml:space="preserve"> que fueron solucionados en la siguiente iteración.</w:t>
        </w:r>
      </w:ins>
      <w:ins w:id="2287" w:author="Regina Casanova" w:date="2018-06-21T21:33:00Z">
        <w:r w:rsidR="00487969">
          <w:t xml:space="preserve"> </w:t>
        </w:r>
      </w:ins>
      <w:ins w:id="2288" w:author="Regina Casanova" w:date="2018-06-21T21:37:00Z">
        <w:r w:rsidR="00487969">
          <w:t>S</w:t>
        </w:r>
      </w:ins>
      <w:ins w:id="2289" w:author="Regina Casanova" w:date="2018-06-21T21:33:00Z">
        <w:r w:rsidR="00B11AB1">
          <w:t>ugirieron pequeños cambios de texto</w:t>
        </w:r>
      </w:ins>
      <w:ins w:id="2290" w:author="Regina Casanova" w:date="2018-06-21T21:37:00Z">
        <w:r w:rsidR="00487969">
          <w:t>s</w:t>
        </w:r>
      </w:ins>
      <w:ins w:id="2291" w:author="Regina Casanova" w:date="2018-06-21T21:33:00Z">
        <w:r w:rsidR="00B11AB1">
          <w:t xml:space="preserve"> en el formulario para que fuera m</w:t>
        </w:r>
      </w:ins>
      <w:ins w:id="2292" w:author="Regina Casanova" w:date="2018-06-21T21:34:00Z">
        <w:r w:rsidR="00B11AB1">
          <w:t>ás comprensible.</w:t>
        </w:r>
      </w:ins>
      <w:ins w:id="2293" w:author="Regina Casanova" w:date="2018-06-21T21:22:00Z">
        <w:r w:rsidR="00B11AB1">
          <w:t xml:space="preserve"> </w:t>
        </w:r>
      </w:ins>
      <w:ins w:id="2294" w:author="Regina Casanova" w:date="2018-06-21T21:34:00Z">
        <w:r w:rsidR="00B11AB1">
          <w:t>U</w:t>
        </w:r>
      </w:ins>
      <w:ins w:id="2295" w:author="Regina Casanova" w:date="2018-06-21T21:22:00Z">
        <w:r w:rsidR="001272F0">
          <w:t xml:space="preserve">n gestor propuso el estado de “No Solucionable” para poder </w:t>
        </w:r>
        <w:r w:rsidR="001272F0">
          <w:lastRenderedPageBreak/>
          <w:t>clasificar reclamos que no depende</w:t>
        </w:r>
      </w:ins>
      <w:ins w:id="2296" w:author="Regina Casanova" w:date="2018-06-21T21:38:00Z">
        <w:r w:rsidR="00487969">
          <w:t>n enteramente</w:t>
        </w:r>
      </w:ins>
      <w:ins w:id="2297" w:author="Regina Casanova" w:date="2018-06-21T21:22:00Z">
        <w:r w:rsidR="001272F0">
          <w:t xml:space="preserve"> de la jurisdicci</w:t>
        </w:r>
      </w:ins>
      <w:ins w:id="2298" w:author="Regina Casanova" w:date="2018-06-21T21:23:00Z">
        <w:r w:rsidR="001272F0">
          <w:t>ón de la I</w:t>
        </w:r>
        <w:r w:rsidR="00487969">
          <w:t>PRESS</w:t>
        </w:r>
      </w:ins>
      <w:ins w:id="2299" w:author="Regina Casanova" w:date="2018-06-21T21:38:00Z">
        <w:r w:rsidR="00487969">
          <w:t>.</w:t>
        </w:r>
      </w:ins>
      <w:ins w:id="2300" w:author="Regina Casanova" w:date="2018-06-21T21:23:00Z">
        <w:r w:rsidR="00487969">
          <w:t xml:space="preserve"> </w:t>
        </w:r>
      </w:ins>
      <w:ins w:id="2301" w:author="Regina Casanova" w:date="2018-06-21T21:38:00Z">
        <w:r w:rsidR="00487969">
          <w:t>L</w:t>
        </w:r>
      </w:ins>
      <w:ins w:id="2302" w:author="Regina Casanova" w:date="2018-06-21T21:23:00Z">
        <w:r w:rsidR="001272F0">
          <w:t xml:space="preserve">a semaforización de los reclamos les </w:t>
        </w:r>
      </w:ins>
      <w:ins w:id="2303" w:author="Regina Casanova" w:date="2018-06-21T21:24:00Z">
        <w:r w:rsidR="001272F0">
          <w:t>pareció</w:t>
        </w:r>
      </w:ins>
      <w:ins w:id="2304" w:author="Regina Casanova" w:date="2018-06-21T21:23:00Z">
        <w:r w:rsidR="001272F0">
          <w:t xml:space="preserve"> conveniente y comentaron que, aunque les es de gran utilidad el poder ver el historial del ciudadano solicitante, va a necesitar capacitaci</w:t>
        </w:r>
      </w:ins>
      <w:ins w:id="2305" w:author="Regina Casanova" w:date="2018-06-21T21:24:00Z">
        <w:r w:rsidR="001272F0">
          <w:t>ón para que el personal de la PAUS pueda manejarlo de forma conveniente.</w:t>
        </w:r>
      </w:ins>
      <w:ins w:id="2306" w:author="Regina Casanova" w:date="2018-06-21T21:28:00Z">
        <w:r w:rsidR="001272F0">
          <w:t xml:space="preserve"> Como observaciones hacia la herramienta, mencionaron que </w:t>
        </w:r>
      </w:ins>
      <w:ins w:id="2307" w:author="Regina Casanova" w:date="2018-06-21T21:32:00Z">
        <w:r w:rsidR="00B11AB1">
          <w:t>debería</w:t>
        </w:r>
      </w:ins>
      <w:ins w:id="2308" w:author="Regina Casanova" w:date="2018-06-21T21:28:00Z">
        <w:r w:rsidR="001272F0">
          <w:t xml:space="preserve"> </w:t>
        </w:r>
        <w:r w:rsidR="00487969">
          <w:t xml:space="preserve">diferenciarse </w:t>
        </w:r>
      </w:ins>
      <w:ins w:id="2309" w:author="Regina Casanova" w:date="2018-06-21T21:38:00Z">
        <w:del w:id="2310" w:author="USER" w:date="2018-07-09T15:26:00Z">
          <w:r w:rsidR="00487969" w:rsidDel="00EC3670">
            <w:delText>los</w:delText>
          </w:r>
        </w:del>
      </w:ins>
      <w:ins w:id="2311" w:author="Regina Casanova" w:date="2018-06-21T21:28:00Z">
        <w:del w:id="2312" w:author="USER" w:date="2018-07-09T15:26:00Z">
          <w:r w:rsidR="00B11AB1" w:rsidDel="00EC3670">
            <w:delText xml:space="preserve"> link</w:delText>
          </w:r>
        </w:del>
      </w:ins>
      <w:ins w:id="2313" w:author="USER" w:date="2018-07-09T15:26:00Z">
        <w:r w:rsidR="00EC3670">
          <w:t>los links</w:t>
        </w:r>
      </w:ins>
      <w:ins w:id="2314" w:author="Regina Casanova" w:date="2018-06-21T21:28:00Z">
        <w:r w:rsidR="00B11AB1">
          <w:t xml:space="preserve"> de entrada para los distintos tipos de usuarios, solo hubo un caso en que se encontraba a favor de poder presentar solicitudes de manera </w:t>
        </w:r>
      </w:ins>
      <w:ins w:id="2315" w:author="Regina Casanova" w:date="2018-06-21T21:29:00Z">
        <w:r w:rsidR="00B11AB1">
          <w:t>anónima</w:t>
        </w:r>
      </w:ins>
      <w:ins w:id="2316" w:author="Regina Casanova" w:date="2018-06-21T21:28:00Z">
        <w:r w:rsidR="00B11AB1">
          <w:t xml:space="preserve"> </w:t>
        </w:r>
      </w:ins>
      <w:ins w:id="2317" w:author="Regina Casanova" w:date="2018-06-21T21:29:00Z">
        <w:r w:rsidR="00B11AB1">
          <w:t>y no se encontraba tan conforme con la identificaci</w:t>
        </w:r>
      </w:ins>
      <w:ins w:id="2318" w:author="Regina Casanova" w:date="2018-06-21T21:30:00Z">
        <w:r w:rsidR="00B11AB1">
          <w:t xml:space="preserve">ón inicial del ciudadano. Acerca del estado “Nuevo” para admitir solicitudes dependiendo de si corresponden o no al establecimiento, algunos no comprendieron el estado de una manera directa y tuvo que ser explicada. </w:t>
        </w:r>
      </w:ins>
      <w:ins w:id="2319" w:author="Regina Casanova" w:date="2018-06-21T21:39:00Z">
        <w:r w:rsidR="00FB6BB3">
          <w:t>Una vez comprendido dicho estado, sugirieron la opción de derivación hacia el establecimiento adecuado.</w:t>
        </w:r>
      </w:ins>
    </w:p>
    <w:p w14:paraId="5FF061C9" w14:textId="459A6442" w:rsidR="006B6B9E" w:rsidRDefault="006B6B9E">
      <w:pPr>
        <w:pStyle w:val="Cita"/>
        <w:rPr>
          <w:ins w:id="2320" w:author="Regina Casanova" w:date="2018-06-25T16:47:00Z"/>
        </w:rPr>
        <w:pPrChange w:id="2321" w:author="Regina Casanova" w:date="2018-06-25T16:21:00Z">
          <w:pPr>
            <w:pStyle w:val="Texto"/>
          </w:pPr>
        </w:pPrChange>
      </w:pPr>
      <w:ins w:id="2322" w:author="Regina Casanova" w:date="2018-06-25T16:21:00Z">
        <w:r w:rsidRPr="006B6B9E">
          <w:t>" Esta bien que</w:t>
        </w:r>
        <w:r>
          <w:t xml:space="preserve"> en</w:t>
        </w:r>
        <w:r w:rsidRPr="006B6B9E">
          <w:t xml:space="preserve"> la hoja resumen jale la información </w:t>
        </w:r>
        <w:r>
          <w:t>n</w:t>
        </w:r>
        <w:r w:rsidRPr="006B6B9E">
          <w:t>o tienes que escribir de nuevo porque el tiempo de espera cuenta, quizás los pacientes de atrás se están</w:t>
        </w:r>
        <w:r>
          <w:t xml:space="preserve"> quejando.</w:t>
        </w:r>
        <w:r w:rsidRPr="006B6B9E">
          <w:t>"</w:t>
        </w:r>
      </w:ins>
    </w:p>
    <w:p w14:paraId="206DF457" w14:textId="4AF623F2" w:rsidR="00EE36D6" w:rsidRPr="00EE36D6" w:rsidRDefault="00EE36D6">
      <w:pPr>
        <w:pStyle w:val="Cita"/>
        <w:rPr>
          <w:ins w:id="2323" w:author="Regina Casanova" w:date="2018-06-25T15:16:00Z"/>
        </w:rPr>
        <w:pPrChange w:id="2324" w:author="Regina Casanova" w:date="2018-06-25T16:47:00Z">
          <w:pPr>
            <w:pStyle w:val="Texto"/>
          </w:pPr>
        </w:pPrChange>
      </w:pPr>
      <w:ins w:id="2325" w:author="Regina Casanova" w:date="2018-06-25T16:47:00Z">
        <w:r w:rsidRPr="00EE36D6">
          <w:t xml:space="preserve">"Esto también </w:t>
        </w:r>
        <w:del w:id="2326" w:author="USER" w:date="2018-07-09T15:26:00Z">
          <w:r w:rsidRPr="00EE36D6" w:rsidDel="00EC3670">
            <w:delText>esta</w:delText>
          </w:r>
        </w:del>
      </w:ins>
      <w:ins w:id="2327" w:author="USER" w:date="2018-07-09T15:26:00Z">
        <w:r w:rsidR="00EC3670" w:rsidRPr="00EE36D6">
          <w:t>está</w:t>
        </w:r>
      </w:ins>
      <w:ins w:id="2328" w:author="Regina Casanova" w:date="2018-06-25T16:47:00Z">
        <w:r w:rsidRPr="00EE36D6">
          <w:t xml:space="preserve"> interesante, porque </w:t>
        </w:r>
      </w:ins>
      <w:ins w:id="2329" w:author="Regina Casanova" w:date="2018-06-25T16:48:00Z">
        <w:r w:rsidRPr="00EE36D6">
          <w:t>últimamente</w:t>
        </w:r>
      </w:ins>
      <w:ins w:id="2330" w:author="Regina Casanova" w:date="2018-06-25T16:47:00Z">
        <w:r w:rsidRPr="00EE36D6">
          <w:t xml:space="preserve"> </w:t>
        </w:r>
      </w:ins>
      <w:ins w:id="2331" w:author="Regina Casanova" w:date="2018-06-25T16:48:00Z">
        <w:r w:rsidRPr="00EE36D6">
          <w:t>están</w:t>
        </w:r>
      </w:ins>
      <w:ins w:id="2332" w:author="Regina Casanova" w:date="2018-06-25T16:47:00Z">
        <w:r w:rsidRPr="00EE36D6">
          <w:t xml:space="preserve"> exigiendo que tiene que llegarte una respuesta en cambio antes era una respuesta verbal, ahora es por escrito y detallado como esta </w:t>
        </w:r>
      </w:ins>
      <w:ins w:id="2333" w:author="Regina Casanova" w:date="2018-06-25T16:48:00Z">
        <w:r w:rsidRPr="00EE36D6">
          <w:t>acá</w:t>
        </w:r>
      </w:ins>
      <w:ins w:id="2334" w:author="Regina Casanova" w:date="2018-06-25T16:47:00Z">
        <w:r w:rsidRPr="00EE36D6">
          <w:t xml:space="preserve">, con fecha y lo que se </w:t>
        </w:r>
      </w:ins>
      <w:ins w:id="2335" w:author="Regina Casanova" w:date="2018-06-25T16:48:00Z">
        <w:r w:rsidRPr="00EE36D6">
          <w:t>realizó</w:t>
        </w:r>
      </w:ins>
      <w:ins w:id="2336" w:author="Regina Casanova" w:date="2018-06-25T16:47:00Z">
        <w:r w:rsidRPr="00EE36D6">
          <w:t>"</w:t>
        </w:r>
      </w:ins>
    </w:p>
    <w:p w14:paraId="4C47D3EB" w14:textId="39EA3942" w:rsidR="00DE3DBA" w:rsidRDefault="003B1064" w:rsidP="00842BF2">
      <w:pPr>
        <w:pStyle w:val="Texto"/>
        <w:rPr>
          <w:ins w:id="2337" w:author="Regina Casanova" w:date="2018-06-25T17:02:00Z"/>
        </w:rPr>
      </w:pPr>
      <w:ins w:id="2338" w:author="Regina Casanova" w:date="2018-06-22T10:50:00Z">
        <w:r>
          <w:t xml:space="preserve">En las pruebas de los ciudadanos </w:t>
        </w:r>
      </w:ins>
      <w:ins w:id="2339" w:author="Regina Casanova" w:date="2018-06-22T10:51:00Z">
        <w:r>
          <w:t>se vio que no tuvieron dificultades con interactuar con el prototipo</w:t>
        </w:r>
      </w:ins>
      <w:ins w:id="2340" w:author="Regina Casanova" w:date="2018-06-22T10:52:00Z">
        <w:r>
          <w:t>.</w:t>
        </w:r>
      </w:ins>
      <w:ins w:id="2341" w:author="Regina Casanova" w:date="2018-06-22T10:51:00Z">
        <w:r>
          <w:t xml:space="preserve"> </w:t>
        </w:r>
      </w:ins>
      <w:ins w:id="2342" w:author="Regina Casanova" w:date="2018-06-22T10:52:00Z">
        <w:del w:id="2343" w:author="USER" w:date="2018-07-09T15:26:00Z">
          <w:r w:rsidDel="00EC3670">
            <w:delText>H</w:delText>
          </w:r>
        </w:del>
      </w:ins>
      <w:ins w:id="2344" w:author="Regina Casanova" w:date="2018-06-22T10:51:00Z">
        <w:del w:id="2345" w:author="USER" w:date="2018-07-09T15:26:00Z">
          <w:r w:rsidDel="00EC3670">
            <w:delText>ubieron</w:delText>
          </w:r>
        </w:del>
      </w:ins>
      <w:ins w:id="2346" w:author="USER" w:date="2018-07-09T15:26:00Z">
        <w:r w:rsidR="00EC3670">
          <w:t>Hubo</w:t>
        </w:r>
      </w:ins>
      <w:ins w:id="2347" w:author="Regina Casanova" w:date="2018-06-22T10:51:00Z">
        <w:r>
          <w:t xml:space="preserve"> algunos comentarios sobre algunos textos </w:t>
        </w:r>
      </w:ins>
      <w:ins w:id="2348" w:author="Regina Casanova" w:date="2018-06-22T10:52:00Z">
        <w:r>
          <w:t>en donde</w:t>
        </w:r>
      </w:ins>
      <w:ins w:id="2349" w:author="Regina Casanova" w:date="2018-06-22T10:51:00Z">
        <w:r>
          <w:t xml:space="preserve"> no se comprendía sobre </w:t>
        </w:r>
      </w:ins>
      <w:ins w:id="2350" w:author="Regina Casanova" w:date="2018-06-22T10:52:00Z">
        <w:r>
          <w:t>qué</w:t>
        </w:r>
      </w:ins>
      <w:ins w:id="2351" w:author="Regina Casanova" w:date="2018-06-22T10:51:00Z">
        <w:r>
          <w:t xml:space="preserve"> se </w:t>
        </w:r>
      </w:ins>
      <w:ins w:id="2352" w:author="Regina Casanova" w:date="2018-06-25T16:40:00Z">
        <w:r w:rsidR="00EE36D6">
          <w:t>referían</w:t>
        </w:r>
      </w:ins>
      <w:ins w:id="2353" w:author="Regina Casanova" w:date="2018-06-22T10:51:00Z">
        <w:r>
          <w:t xml:space="preserve">, estos comentarios ayudaron </w:t>
        </w:r>
      </w:ins>
      <w:ins w:id="2354" w:author="Regina Casanova" w:date="2018-06-22T10:52:00Z">
        <w:r>
          <w:t>para poder hacerlos más específicos y evitar inconvenientes</w:t>
        </w:r>
      </w:ins>
      <w:ins w:id="2355" w:author="Regina Casanova" w:date="2018-06-22T10:53:00Z">
        <w:r>
          <w:t xml:space="preserve"> luego de la primera iteración</w:t>
        </w:r>
      </w:ins>
      <w:ins w:id="2356" w:author="Regina Casanova" w:date="2018-06-22T10:52:00Z">
        <w:r>
          <w:t xml:space="preserve">. </w:t>
        </w:r>
        <w:r>
          <w:lastRenderedPageBreak/>
          <w:t xml:space="preserve">Dichos textos se </w:t>
        </w:r>
      </w:ins>
      <w:ins w:id="2357" w:author="Regina Casanova" w:date="2018-06-22T10:53:00Z">
        <w:r>
          <w:t>referían</w:t>
        </w:r>
      </w:ins>
      <w:ins w:id="2358" w:author="Regina Casanova" w:date="2018-06-22T10:52:00Z">
        <w:r>
          <w:t xml:space="preserve"> </w:t>
        </w:r>
      </w:ins>
      <w:ins w:id="2359" w:author="Regina Casanova" w:date="2018-06-22T10:53:00Z">
        <w:r>
          <w:t>mayormente al primer paso para presentar una solicitud en donde se pedía que buscaran cual era la IPRESS donde había ocurrido el problema.</w:t>
        </w:r>
      </w:ins>
      <w:ins w:id="2360" w:author="Regina Casanova" w:date="2018-06-22T10:54:00Z">
        <w:r>
          <w:t xml:space="preserve"> Acerca de las tareas, los ciudadanos no tuvieron problemas en realizarlas correctamente ni tampoco sugirieron cambios en el flujo planteado por el investigador. Los ciudadanos mencionaron que, aunque les </w:t>
        </w:r>
      </w:ins>
      <w:ins w:id="2361" w:author="Regina Casanova" w:date="2018-06-22T10:55:00Z">
        <w:r>
          <w:t>parecía</w:t>
        </w:r>
      </w:ins>
      <w:ins w:id="2362" w:author="Regina Casanova" w:date="2018-06-22T10:54:00Z">
        <w:r>
          <w:t xml:space="preserve"> </w:t>
        </w:r>
      </w:ins>
      <w:ins w:id="2363" w:author="Regina Casanova" w:date="2018-06-22T10:55:00Z">
        <w:r>
          <w:t xml:space="preserve">bien que no solo pudieran colocar reclamos sino también consultas y sugerencias, </w:t>
        </w:r>
        <w:del w:id="2364" w:author="USER" w:date="2018-07-09T15:26:00Z">
          <w:r w:rsidDel="00EC3670">
            <w:delText>seria</w:delText>
          </w:r>
        </w:del>
      </w:ins>
      <w:ins w:id="2365" w:author="USER" w:date="2018-07-09T15:26:00Z">
        <w:r w:rsidR="00EC3670">
          <w:t>sería</w:t>
        </w:r>
      </w:ins>
      <w:ins w:id="2366" w:author="Regina Casanova" w:date="2018-06-22T10:55:00Z">
        <w:r>
          <w:t xml:space="preserve"> mejor implementar las consultas como un chat </w:t>
        </w:r>
      </w:ins>
      <w:ins w:id="2367" w:author="Regina Casanova" w:date="2018-06-22T10:56:00Z">
        <w:r>
          <w:t>automático</w:t>
        </w:r>
      </w:ins>
      <w:ins w:id="2368" w:author="Regina Casanova" w:date="2018-06-22T10:55:00Z">
        <w:r>
          <w:t xml:space="preserve"> en donde iban a poder resolver sus consultas de manera </w:t>
        </w:r>
      </w:ins>
      <w:ins w:id="2369" w:author="Regina Casanova" w:date="2018-06-22T10:56:00Z">
        <w:r>
          <w:t>rápida</w:t>
        </w:r>
      </w:ins>
      <w:ins w:id="2370" w:author="Regina Casanova" w:date="2018-06-22T10:55:00Z">
        <w:r>
          <w:t xml:space="preserve"> </w:t>
        </w:r>
      </w:ins>
      <w:ins w:id="2371" w:author="Regina Casanova" w:date="2018-06-22T10:56:00Z">
        <w:r>
          <w:t>y sin mucha formalidad. A su vez, sugirieron algunos cambios para el men</w:t>
        </w:r>
      </w:ins>
      <w:ins w:id="2372" w:author="Regina Casanova" w:date="2018-06-22T10:57:00Z">
        <w:r>
          <w:t xml:space="preserve">ú lateral para poder ubicar de manera más eficiente las opciones. </w:t>
        </w:r>
      </w:ins>
      <w:ins w:id="2373" w:author="Regina Casanova" w:date="2018-06-22T10:58:00Z">
        <w:r>
          <w:t>También</w:t>
        </w:r>
      </w:ins>
      <w:ins w:id="2374" w:author="Regina Casanova" w:date="2018-06-22T10:57:00Z">
        <w:r>
          <w:t xml:space="preserve"> dijeron que incluir un tutorial que explicara la diferencia entre tipos de solicitudes</w:t>
        </w:r>
      </w:ins>
      <w:ins w:id="2375" w:author="Regina Casanova" w:date="2018-06-22T10:59:00Z">
        <w:r>
          <w:t>, como estructurar una solicitud (específicamente, que datos son los necesarios para que se considere valida su solicitud)</w:t>
        </w:r>
      </w:ins>
      <w:ins w:id="2376" w:author="Regina Casanova" w:date="2018-06-22T10:57:00Z">
        <w:r>
          <w:t xml:space="preserve"> y</w:t>
        </w:r>
        <w:r w:rsidR="00173C5D">
          <w:t xml:space="preserve"> mostrar paso a paso </w:t>
        </w:r>
      </w:ins>
      <w:ins w:id="2377" w:author="Regina Casanova" w:date="2018-06-22T11:06:00Z">
        <w:r w:rsidR="00173C5D">
          <w:t>cómo</w:t>
        </w:r>
      </w:ins>
      <w:ins w:id="2378" w:author="Regina Casanova" w:date="2018-06-22T10:57:00Z">
        <w:r w:rsidR="00173C5D">
          <w:t xml:space="preserve"> </w:t>
        </w:r>
      </w:ins>
      <w:ins w:id="2379" w:author="Regina Casanova" w:date="2018-06-22T11:05:00Z">
        <w:r w:rsidR="00173C5D">
          <w:t>funciona el software.</w:t>
        </w:r>
      </w:ins>
      <w:ins w:id="2380" w:author="Regina Casanova" w:date="2018-06-22T11:06:00Z">
        <w:r w:rsidR="00173C5D">
          <w:t xml:space="preserve"> Acerca de las estadísticas dijeron que les parecían útiles pero que quisieran ver con más detalle cuales eran los filtros que se estaban colocando. </w:t>
        </w:r>
      </w:ins>
      <w:ins w:id="2381" w:author="Regina Casanova" w:date="2018-06-22T11:08:00Z">
        <w:r w:rsidR="00173C5D">
          <w:t xml:space="preserve">Resaltaron que esta herramienta serviría para mantener una comunicación más fluida con su establecimiento de </w:t>
        </w:r>
        <w:del w:id="2382" w:author="USER" w:date="2018-07-09T15:26:00Z">
          <w:r w:rsidR="00173C5D" w:rsidDel="00EC3670">
            <w:delText>salud</w:delText>
          </w:r>
        </w:del>
      </w:ins>
      <w:ins w:id="2383" w:author="USER" w:date="2018-07-09T15:26:00Z">
        <w:r w:rsidR="00EC3670">
          <w:t>salud,</w:t>
        </w:r>
      </w:ins>
      <w:ins w:id="2384" w:author="Regina Casanova" w:date="2018-06-22T11:08:00Z">
        <w:r w:rsidR="00173C5D">
          <w:t xml:space="preserve"> pero seguían presentando temor a que los directivos de IPRESS no revisaran dicho software y ellos coloquen sus solicitudes en vano. </w:t>
        </w:r>
      </w:ins>
      <w:ins w:id="2385" w:author="Regina Casanova" w:date="2018-06-22T11:10:00Z">
        <w:r w:rsidR="00173C5D">
          <w:t xml:space="preserve">Mencionaron algunos problemas del prototipo que no </w:t>
        </w:r>
      </w:ins>
      <w:ins w:id="2386" w:author="Regina Casanova" w:date="2018-06-22T11:11:00Z">
        <w:r w:rsidR="00173C5D">
          <w:t>podían</w:t>
        </w:r>
      </w:ins>
      <w:ins w:id="2387" w:author="Regina Casanova" w:date="2018-06-22T11:10:00Z">
        <w:r w:rsidR="00173C5D">
          <w:t xml:space="preserve"> </w:t>
        </w:r>
      </w:ins>
      <w:ins w:id="2388" w:author="Regina Casanova" w:date="2018-06-22T11:11:00Z">
        <w:r w:rsidR="00173C5D">
          <w:t xml:space="preserve">ser subsanados ya que eran una función propia del software con el que fue diseñado, de ser implementado el software no se </w:t>
        </w:r>
      </w:ins>
      <w:ins w:id="2389" w:author="Regina Casanova" w:date="2018-06-22T11:12:00Z">
        <w:r w:rsidR="00173C5D">
          <w:t>presentarían</w:t>
        </w:r>
      </w:ins>
      <w:ins w:id="2390" w:author="Regina Casanova" w:date="2018-06-22T11:11:00Z">
        <w:r w:rsidR="00173C5D">
          <w:t xml:space="preserve"> </w:t>
        </w:r>
      </w:ins>
      <w:ins w:id="2391" w:author="Regina Casanova" w:date="2018-06-22T11:12:00Z">
        <w:r w:rsidR="00173C5D">
          <w:t xml:space="preserve">dichos inconvenientes. Hubo un ciudadano que menciono que los colores de la semaforización se entendían a que era un color por estado del reclamo y no por tiempo en que debería ser resuelto. Esta observación no la tuvieron </w:t>
        </w:r>
      </w:ins>
      <w:ins w:id="2392" w:author="Regina Casanova" w:date="2018-06-22T11:13:00Z">
        <w:r w:rsidR="00173C5D">
          <w:t>ningún</w:t>
        </w:r>
      </w:ins>
      <w:ins w:id="2393" w:author="Regina Casanova" w:date="2018-06-22T11:12:00Z">
        <w:r w:rsidR="00173C5D">
          <w:t xml:space="preserve"> </w:t>
        </w:r>
      </w:ins>
      <w:ins w:id="2394" w:author="Regina Casanova" w:date="2018-06-22T11:13:00Z">
        <w:r w:rsidR="00173C5D">
          <w:t>otro ciudadano por lo cual se continuo con la semaforización original luego de la primera iteración. Además</w:t>
        </w:r>
      </w:ins>
      <w:ins w:id="2395" w:author="Regina Casanova" w:date="2018-06-22T11:14:00Z">
        <w:r w:rsidR="00173C5D">
          <w:t>, otro ciudadano</w:t>
        </w:r>
      </w:ins>
      <w:ins w:id="2396" w:author="Regina Casanova" w:date="2018-06-22T11:13:00Z">
        <w:r w:rsidR="00173C5D">
          <w:t xml:space="preserve"> </w:t>
        </w:r>
        <w:r w:rsidR="00173C5D">
          <w:lastRenderedPageBreak/>
          <w:t>dij</w:t>
        </w:r>
      </w:ins>
      <w:ins w:id="2397" w:author="Regina Casanova" w:date="2018-06-22T11:14:00Z">
        <w:r w:rsidR="00173C5D">
          <w:t>o</w:t>
        </w:r>
      </w:ins>
      <w:ins w:id="2398" w:author="Regina Casanova" w:date="2018-06-22T11:13:00Z">
        <w:r w:rsidR="00173C5D">
          <w:t xml:space="preserve"> que </w:t>
        </w:r>
      </w:ins>
      <w:ins w:id="2399" w:author="Regina Casanova" w:date="2018-06-22T11:14:00Z">
        <w:r w:rsidR="00173C5D">
          <w:t>sería</w:t>
        </w:r>
      </w:ins>
      <w:ins w:id="2400" w:author="Regina Casanova" w:date="2018-06-22T11:13:00Z">
        <w:r w:rsidR="00173C5D">
          <w:t xml:space="preserve"> bueno poder colocar un </w:t>
        </w:r>
      </w:ins>
      <w:ins w:id="2401" w:author="Regina Casanova" w:date="2018-06-22T11:14:00Z">
        <w:r w:rsidR="00173C5D">
          <w:t>reclamo por una persona desconocida lo cual no fue posible diseñar ya que la normativa no permite esto. Mencionaron que la tipificaci</w:t>
        </w:r>
      </w:ins>
      <w:ins w:id="2402" w:author="Regina Casanova" w:date="2018-06-22T11:15:00Z">
        <w:r w:rsidR="00173C5D">
          <w:t xml:space="preserve">ón de los reclamos era muy útil para poder ver las estadísticas de manera más entendible y </w:t>
        </w:r>
        <w:r w:rsidR="00FD5613">
          <w:t xml:space="preserve">rápida, pero resaltaron que en caso fuera implementado el software, la lista de establecimientos de salud para escoger en el primer paso </w:t>
        </w:r>
      </w:ins>
      <w:ins w:id="2403" w:author="Regina Casanova" w:date="2018-06-22T11:16:00Z">
        <w:r w:rsidR="00FD5613">
          <w:t>sería</w:t>
        </w:r>
      </w:ins>
      <w:ins w:id="2404" w:author="Regina Casanova" w:date="2018-06-22T11:15:00Z">
        <w:r w:rsidR="00FD5613">
          <w:t xml:space="preserve"> extremadamente larga y que se necesita una mejor manera </w:t>
        </w:r>
      </w:ins>
      <w:ins w:id="2405" w:author="Regina Casanova" w:date="2018-06-22T11:16:00Z">
        <w:r w:rsidR="00FD5613">
          <w:t>de realizar la búsqueda del establecimiento.</w:t>
        </w:r>
      </w:ins>
    </w:p>
    <w:p w14:paraId="547D5D37" w14:textId="632D6E77" w:rsidR="003E5061" w:rsidRDefault="003E5061">
      <w:pPr>
        <w:pStyle w:val="Cita"/>
        <w:rPr>
          <w:ins w:id="2406" w:author="Regina Casanova" w:date="2018-06-25T17:02:00Z"/>
        </w:rPr>
        <w:pPrChange w:id="2407" w:author="Regina Casanova" w:date="2018-06-25T17:02:00Z">
          <w:pPr>
            <w:pStyle w:val="Texto"/>
          </w:pPr>
        </w:pPrChange>
      </w:pPr>
      <w:ins w:id="2408" w:author="Regina Casanova" w:date="2018-06-25T17:02:00Z">
        <w:r w:rsidRPr="003E5061">
          <w:t>"Quizás si aquí aparecería un muñequito que me diga cuando pongo una queja o cuando pongo un reclamo o cuando una felicitación. Si soy una persona nueva, sería bueno que hubiera algo que me explicara para no poner cualquier cosa tampoco"</w:t>
        </w:r>
      </w:ins>
    </w:p>
    <w:p w14:paraId="6B146958" w14:textId="4700B6CB" w:rsidR="00556845" w:rsidRPr="00556845" w:rsidRDefault="00556845">
      <w:pPr>
        <w:pStyle w:val="Cita"/>
        <w:rPr>
          <w:ins w:id="2409" w:author="Regina Casanova" w:date="2018-06-20T17:07:00Z"/>
        </w:rPr>
        <w:pPrChange w:id="2410" w:author="Regina Casanova" w:date="2018-06-25T17:05:00Z">
          <w:pPr>
            <w:pStyle w:val="Texto"/>
          </w:pPr>
        </w:pPrChange>
      </w:pPr>
      <w:ins w:id="2411" w:author="Regina Casanova" w:date="2018-06-25T17:03:00Z">
        <w:r>
          <w:t xml:space="preserve">“Las consultas </w:t>
        </w:r>
      </w:ins>
      <w:ins w:id="2412" w:author="Regina Casanova" w:date="2018-06-25T17:05:00Z">
        <w:r>
          <w:t>deberían</w:t>
        </w:r>
      </w:ins>
      <w:ins w:id="2413" w:author="Regina Casanova" w:date="2018-06-25T17:03:00Z">
        <w:r>
          <w:t xml:space="preserve"> ser manejadas por un chat, porque si yo estoy apurada y deseo saber </w:t>
        </w:r>
      </w:ins>
      <w:ins w:id="2414" w:author="Regina Casanova" w:date="2018-06-25T17:05:00Z">
        <w:r>
          <w:t>dónde</w:t>
        </w:r>
      </w:ins>
      <w:ins w:id="2415" w:author="Regina Casanova" w:date="2018-06-25T17:03:00Z">
        <w:r>
          <w:t xml:space="preserve"> </w:t>
        </w:r>
      </w:ins>
      <w:ins w:id="2416" w:author="Regina Casanova" w:date="2018-06-25T17:05:00Z">
        <w:r>
          <w:t>está</w:t>
        </w:r>
      </w:ins>
      <w:ins w:id="2417" w:author="Regina Casanova" w:date="2018-06-25T17:03:00Z">
        <w:r>
          <w:t xml:space="preserve"> el consultorio</w:t>
        </w:r>
      </w:ins>
      <w:ins w:id="2418" w:author="Regina Casanova" w:date="2018-06-25T17:04:00Z">
        <w:r>
          <w:t xml:space="preserve">, hasta que me respondan ya lo </w:t>
        </w:r>
      </w:ins>
      <w:ins w:id="2419" w:author="Regina Casanova" w:date="2018-06-25T17:05:00Z">
        <w:r>
          <w:t>habré</w:t>
        </w:r>
      </w:ins>
      <w:ins w:id="2420" w:author="Regina Casanova" w:date="2018-06-25T17:04:00Z">
        <w:r>
          <w:t xml:space="preserve"> encontrado, me </w:t>
        </w:r>
      </w:ins>
      <w:ins w:id="2421" w:author="Regina Casanova" w:date="2018-06-25T17:05:00Z">
        <w:r>
          <w:t>habré</w:t>
        </w:r>
      </w:ins>
      <w:ins w:id="2422" w:author="Regina Casanova" w:date="2018-06-25T17:04:00Z">
        <w:r>
          <w:t xml:space="preserve"> hecho amiga de quien me atiende e </w:t>
        </w:r>
      </w:ins>
      <w:ins w:id="2423" w:author="Regina Casanova" w:date="2018-06-25T17:05:00Z">
        <w:r>
          <w:t>iría</w:t>
        </w:r>
      </w:ins>
      <w:ins w:id="2424" w:author="Regina Casanova" w:date="2018-06-25T17:04:00Z">
        <w:r>
          <w:t xml:space="preserve"> por mi 5ta consulta. </w:t>
        </w:r>
      </w:ins>
      <w:ins w:id="2425" w:author="Regina Casanova" w:date="2018-06-25T17:05:00Z">
        <w:r>
          <w:t>Debería</w:t>
        </w:r>
      </w:ins>
      <w:ins w:id="2426" w:author="Regina Casanova" w:date="2018-06-25T17:04:00Z">
        <w:r>
          <w:t xml:space="preserve"> ser manejado por un chat interno, para reclamos </w:t>
        </w:r>
      </w:ins>
      <w:ins w:id="2427" w:author="Regina Casanova" w:date="2018-06-25T17:05:00Z">
        <w:r>
          <w:t>está</w:t>
        </w:r>
      </w:ins>
      <w:ins w:id="2428" w:author="Regina Casanova" w:date="2018-06-25T17:04:00Z">
        <w:r>
          <w:t xml:space="preserve"> bien los 5 pasos”</w:t>
        </w:r>
      </w:ins>
    </w:p>
    <w:p w14:paraId="08009837" w14:textId="1E64D9BF" w:rsidR="0080563F" w:rsidRPr="00842BF2" w:rsidRDefault="005F185B" w:rsidP="00842BF2">
      <w:pPr>
        <w:pStyle w:val="Texto"/>
      </w:pPr>
      <w:r w:rsidRPr="00BA156B">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w:t>
      </w:r>
      <w:r w:rsidR="00AC1607" w:rsidRPr="00BA156B">
        <w:lastRenderedPageBreak/>
        <w:t xml:space="preserve">interacción con el </w:t>
      </w:r>
      <w:del w:id="2429" w:author="Regina Casanova" w:date="2018-06-18T17:53:00Z">
        <w:r w:rsidR="00AC1607" w:rsidRPr="00BA156B" w:rsidDel="00E94926">
          <w:delText>sistema</w:delText>
        </w:r>
      </w:del>
      <w:ins w:id="2430" w:author="Regina Casanova" w:date="2018-06-18T17:53:00Z">
        <w:r w:rsidR="00E94926">
          <w:t>software</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r w:rsidR="00EF41F7">
        <w:t>d</w:t>
      </w:r>
      <w:del w:id="2431" w:author="Regina Casanova" w:date="2018-06-18T23:52:00Z">
        <w:r w:rsidR="00814F75" w:rsidRPr="00BA156B" w:rsidDel="00EF41F7">
          <w:delText xml:space="preserve">en </w:delText>
        </w:r>
      </w:del>
      <w:r w:rsidR="00814F75" w:rsidRPr="00BA156B">
        <w:t xml:space="preserve">el </w:t>
      </w:r>
      <w:del w:id="2432" w:author="Regina Casanova" w:date="2018-06-18T17:53:00Z">
        <w:r w:rsidR="00814F75" w:rsidRPr="00BA156B" w:rsidDel="00E94926">
          <w:delText xml:space="preserve">sistema </w:delText>
        </w:r>
      </w:del>
      <w:ins w:id="2433" w:author="Regina Casanova" w:date="2018-06-18T17:53:00Z">
        <w:r w:rsidR="00E94926">
          <w:t>software</w:t>
        </w:r>
      </w:ins>
      <w:ins w:id="2434"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podría mejorarse utilizando diferentes tecnologías para ciertas partes específicas, como la i</w:t>
      </w:r>
      <w:r w:rsidR="00D00DDC">
        <w:t>nclusión de un asistente que guí</w:t>
      </w:r>
      <w:r w:rsidR="00814F75" w:rsidRPr="00BA156B">
        <w:t xml:space="preserve">e a través del </w:t>
      </w:r>
      <w:del w:id="2435" w:author="Regina Casanova" w:date="2018-06-18T17:53:00Z">
        <w:r w:rsidR="00814F75" w:rsidRPr="00BA156B" w:rsidDel="00E94926">
          <w:delText>sistema</w:delText>
        </w:r>
      </w:del>
      <w:ins w:id="2436" w:author="Regina Casanova" w:date="2018-06-18T17:53:00Z">
        <w:r w:rsidR="00E94926">
          <w:t>software</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2437" w:name="_Toc511166316"/>
      <w:r w:rsidRPr="00BA156B">
        <w:t>Personal de SUSALUD:</w:t>
      </w:r>
      <w:bookmarkEnd w:id="2437"/>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2438" w:name="_Toc511166317"/>
      <w:r w:rsidRPr="00BA156B">
        <w:lastRenderedPageBreak/>
        <w:t>Gestores de IPRESS:</w:t>
      </w:r>
      <w:bookmarkEnd w:id="2438"/>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2439" w:name="_Toc511166318"/>
      <w:r w:rsidRPr="00BA156B">
        <w:t>Ciudadanos:</w:t>
      </w:r>
      <w:bookmarkEnd w:id="2439"/>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w:t>
      </w:r>
      <w:r w:rsidRPr="00BA156B">
        <w:lastRenderedPageBreak/>
        <w:t>plantearon que se reorganizará las pantallas brindadas dentro del menú para que no se dieran confusiones, pero se pudo verificar que otros tipos de usuarios no presentaban estas confusiones con la organización brindada de las pantallas.</w:t>
      </w:r>
    </w:p>
    <w:p w14:paraId="69FAF2F2" w14:textId="5B10B1F5" w:rsidR="00BB13C4" w:rsidRPr="00842BF2" w:rsidRDefault="00937F02" w:rsidP="00842BF2">
      <w:pPr>
        <w:pStyle w:val="Texto"/>
      </w:pPr>
      <w:r w:rsidRPr="00BA156B">
        <w:t xml:space="preserve">Durante las pruebas, la aceptación que se pudo observar sobre el prototipo del </w:t>
      </w:r>
      <w:del w:id="2440" w:author="Regina Casanova" w:date="2018-06-18T17:53:00Z">
        <w:r w:rsidRPr="00BA156B" w:rsidDel="00E94926">
          <w:delText>sistema</w:delText>
        </w:r>
      </w:del>
      <w:ins w:id="2441" w:author="Regina Casanova" w:date="2018-06-18T17:53:00Z">
        <w:r w:rsidR="00E94926">
          <w:t>software</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2442" w:author="Regina Casanova" w:date="2018-06-18T17:53:00Z">
        <w:r w:rsidR="00465CE9" w:rsidRPr="00BA156B" w:rsidDel="00E94926">
          <w:delText>sistema</w:delText>
        </w:r>
      </w:del>
      <w:ins w:id="2443" w:author="Regina Casanova" w:date="2018-06-18T17:53:00Z">
        <w:r w:rsidR="00E94926">
          <w:t>software</w:t>
        </w:r>
      </w:ins>
      <w:r w:rsidR="00465CE9" w:rsidRPr="00BA156B">
        <w:t>,</w:t>
      </w:r>
      <w:r w:rsidR="00C61699" w:rsidRPr="00BA156B">
        <w:t xml:space="preserve"> pero tampoco expresaron descontento con lo mostrado. </w:t>
      </w:r>
    </w:p>
    <w:p w14:paraId="546ACA73" w14:textId="6C36B362"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2444" w:author="Regina Casanova" w:date="2018-06-18T17:53:00Z">
        <w:r w:rsidRPr="00BA156B" w:rsidDel="00E94926">
          <w:delText>sistema</w:delText>
        </w:r>
      </w:del>
      <w:ins w:id="2445" w:author="Regina Casanova" w:date="2018-06-18T17:53:00Z">
        <w:r w:rsidR="00E94926">
          <w:t>software</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9C1E16A" w:rsidR="006D0710" w:rsidRPr="00842BF2" w:rsidRDefault="00B25754" w:rsidP="00842BF2">
      <w:pPr>
        <w:pStyle w:val="Texto"/>
      </w:pPr>
      <w:r w:rsidRPr="00BA156B">
        <w:t xml:space="preserve">Finalmente, fueron los gestores de IPRESS los más interesados en el desarrollo de este </w:t>
      </w:r>
      <w:del w:id="2446" w:author="Regina Casanova" w:date="2018-06-18T17:53:00Z">
        <w:r w:rsidRPr="00BA156B" w:rsidDel="00E94926">
          <w:delText xml:space="preserve">sistema </w:delText>
        </w:r>
      </w:del>
      <w:ins w:id="2447" w:author="Regina Casanova" w:date="2018-06-18T17:53:00Z">
        <w:r w:rsidR="00E94926">
          <w:t>software</w:t>
        </w:r>
      </w:ins>
      <w:ins w:id="2448" w:author="Regina Casanova" w:date="2018-06-18T17:39:00Z">
        <w:r w:rsidR="00234025">
          <w:t xml:space="preserve"> </w:t>
        </w:r>
      </w:ins>
      <w:r w:rsidRPr="00BA156B">
        <w:t xml:space="preserve">en algo funcional e inclusive algunos ofrecieron sus instalaciones para realizar pruebas piloto. El personal de SUSALUD vio el </w:t>
      </w:r>
      <w:del w:id="2449" w:author="Regina Casanova" w:date="2018-06-18T17:53:00Z">
        <w:r w:rsidRPr="00BA156B" w:rsidDel="00E94926">
          <w:delText xml:space="preserve">sistema </w:delText>
        </w:r>
      </w:del>
      <w:ins w:id="2450" w:author="Regina Casanova" w:date="2018-06-18T17:53:00Z">
        <w:r w:rsidR="00E94926">
          <w:t>software</w:t>
        </w:r>
      </w:ins>
      <w:ins w:id="2451" w:author="Regina Casanova" w:date="2018-06-18T17:39:00Z">
        <w:r w:rsidR="00234025">
          <w:t xml:space="preserve"> </w:t>
        </w:r>
      </w:ins>
      <w:r w:rsidR="00465CE9" w:rsidRPr="00BA156B">
        <w:t>útil,</w:t>
      </w:r>
      <w:r w:rsidR="00616D11" w:rsidRPr="00BA156B">
        <w:t xml:space="preserve"> pero lo compararon con un </w:t>
      </w:r>
      <w:del w:id="2452" w:author="Regina Casanova" w:date="2018-06-18T17:53:00Z">
        <w:r w:rsidR="00616D11" w:rsidRPr="00BA156B" w:rsidDel="00E94926">
          <w:delText xml:space="preserve">sistema </w:delText>
        </w:r>
      </w:del>
      <w:ins w:id="2453" w:author="Regina Casanova" w:date="2018-06-18T17:53:00Z">
        <w:r w:rsidR="00E94926">
          <w:t>software</w:t>
        </w:r>
      </w:ins>
      <w:ins w:id="2454"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2455" w:author="Regina Casanova" w:date="2018-06-18T17:53:00Z">
        <w:r w:rsidR="00465CE9" w:rsidRPr="00BA156B" w:rsidDel="00E94926">
          <w:delText>sistema</w:delText>
        </w:r>
      </w:del>
      <w:ins w:id="2456" w:author="Regina Casanova" w:date="2018-06-18T17:53:00Z">
        <w:r w:rsidR="00E94926">
          <w:t>software</w:t>
        </w:r>
      </w:ins>
      <w:r w:rsidR="00465CE9" w:rsidRPr="00BA156B">
        <w:t>,</w:t>
      </w:r>
      <w:r w:rsidRPr="00BA156B">
        <w:t xml:space="preserve">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w:t>
      </w:r>
      <w:r w:rsidR="006103E0" w:rsidRPr="00BA156B">
        <w:lastRenderedPageBreak/>
        <w:t xml:space="preserve">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2457" w:name="_Toc511166319"/>
      <w:r w:rsidRPr="00BA156B">
        <w:lastRenderedPageBreak/>
        <w:t>Discusión</w:t>
      </w:r>
      <w:bookmarkEnd w:id="2457"/>
    </w:p>
    <w:p w14:paraId="196740F6" w14:textId="275220DF"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w:t>
      </w:r>
      <w:commentRangeStart w:id="2458"/>
      <w:r w:rsidR="00696553" w:rsidRPr="00BA156B">
        <w:t xml:space="preserve">un </w:t>
      </w:r>
      <w:r w:rsidR="007B5AA2">
        <w:t>software</w:t>
      </w:r>
      <w:r w:rsidR="00696553" w:rsidRPr="00BA156B">
        <w:t xml:space="preserve"> </w:t>
      </w:r>
      <w:commentRangeEnd w:id="2458"/>
      <w:r w:rsidR="00F916E3">
        <w:rPr>
          <w:rStyle w:val="Refdecomentario"/>
          <w:rFonts w:cstheme="minorBidi"/>
          <w:lang w:val="es-ES_tradnl"/>
        </w:rPr>
        <w:commentReference w:id="2458"/>
      </w:r>
      <w:r w:rsidR="00696553" w:rsidRPr="00BA156B">
        <w:t xml:space="preserve">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4ACFCBDE" w:rsidR="003700B5" w:rsidRDefault="00EA18EF" w:rsidP="00842BF2">
      <w:pPr>
        <w:pStyle w:val="Texto"/>
        <w:rPr>
          <w:ins w:id="2459" w:author="Regina Casanova" w:date="2018-06-20T13:47:00Z"/>
        </w:rPr>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r w:rsidR="003700B5">
        <w:t xml:space="preserve"> encontraron</w:t>
      </w:r>
      <w:del w:id="2460" w:author="Regina Casanova" w:date="2018-06-20T13:29:00Z">
        <w:r w:rsidR="00BF27D4" w:rsidRPr="00BA156B" w:rsidDel="003700B5">
          <w:delText xml:space="preserve"> enc</w:delText>
        </w:r>
        <w:r w:rsidR="00770D25" w:rsidRPr="00BA156B" w:rsidDel="003700B5">
          <w:delText>uentran</w:delText>
        </w:r>
      </w:del>
      <w:r w:rsidR="00BF27D4" w:rsidRPr="00BA156B">
        <w:t xml:space="preserve"> algunas iniciativas similares</w:t>
      </w:r>
      <w:del w:id="2461" w:author="Regina Casanova" w:date="2018-06-20T13:29:00Z">
        <w:r w:rsidR="00BF27D4" w:rsidRPr="00BA156B" w:rsidDel="003700B5">
          <w:delText xml:space="preserve"> tanto</w:delText>
        </w:r>
      </w:del>
      <w:r w:rsidR="00BF27D4" w:rsidRPr="00BA156B">
        <w:t xml:space="preserve"> en Chile </w:t>
      </w:r>
      <w:r w:rsidR="00EC2BAF" w:rsidRPr="00BA156B">
        <w:fldChar w:fldCharType="begin" w:fldLock="1"/>
      </w:r>
      <w:r w:rsidR="00D92F33">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(48)","plainTextFormattedCitation":"(48)","previouslyFormattedCitation":"(47)"},"properties":{"noteIndex":0},"schema":"https://github.com/citation-style-language/schema/raw/master/csl-citation.json"}</w:instrText>
      </w:r>
      <w:r w:rsidR="00EC2BAF" w:rsidRPr="00BA156B">
        <w:fldChar w:fldCharType="separate"/>
      </w:r>
      <w:r w:rsidR="00D92F33" w:rsidRPr="00D92F33">
        <w:rPr>
          <w:noProof/>
        </w:rPr>
        <w:t>(48)</w:t>
      </w:r>
      <w:r w:rsidR="00EC2BAF" w:rsidRPr="00BA156B">
        <w:fldChar w:fldCharType="end"/>
      </w:r>
      <w:ins w:id="2462" w:author="Regina Casanova" w:date="2018-06-20T13:31:00Z">
        <w:r w:rsidR="003700B5">
          <w:t xml:space="preserve"> que</w:t>
        </w:r>
      </w:ins>
      <w:del w:id="2463" w:author="Regina Casanova" w:date="2018-06-20T13:31:00Z">
        <w:r w:rsidR="00BF27D4" w:rsidRPr="00BA156B" w:rsidDel="003700B5">
          <w:delText xml:space="preserve"> </w:delText>
        </w:r>
      </w:del>
      <w:ins w:id="2464" w:author="Regina Casanova" w:date="2018-06-20T13:30:00Z">
        <w:r w:rsidR="003700B5">
          <w:t xml:space="preserve"> se trata de un s</w:t>
        </w:r>
      </w:ins>
      <w:ins w:id="2465" w:author="Regina Casanova" w:date="2018-06-20T13:32:00Z">
        <w:r w:rsidR="003700B5">
          <w:t>ervicio web</w:t>
        </w:r>
      </w:ins>
      <w:ins w:id="2466" w:author="Regina Casanova" w:date="2018-06-20T13:30:00Z">
        <w:r w:rsidR="003700B5">
          <w:t xml:space="preserve"> colgado en la </w:t>
        </w:r>
      </w:ins>
      <w:ins w:id="2467" w:author="Regina Casanova" w:date="2018-06-20T13:31:00Z">
        <w:r w:rsidR="003700B5">
          <w:t>página</w:t>
        </w:r>
      </w:ins>
      <w:ins w:id="2468" w:author="Regina Casanova" w:date="2018-06-20T13:30:00Z">
        <w:r w:rsidR="003700B5">
          <w:t xml:space="preserve"> web de la superintendencia de salud de Chile </w:t>
        </w:r>
      </w:ins>
      <w:ins w:id="2469" w:author="Regina Casanova" w:date="2018-06-20T13:32:00Z">
        <w:r w:rsidR="003700B5">
          <w:t xml:space="preserve">en donde se reciben exclusivamente reclamos tanto para entidades prestadoras de salud </w:t>
        </w:r>
      </w:ins>
      <w:ins w:id="2470" w:author="Regina Casanova" w:date="2018-06-20T13:33:00Z">
        <w:r w:rsidR="003700B5">
          <w:t>públicas</w:t>
        </w:r>
      </w:ins>
      <w:ins w:id="2471" w:author="Regina Casanova" w:date="2018-06-20T13:32:00Z">
        <w:r w:rsidR="003700B5">
          <w:t xml:space="preserve"> y privadas</w:t>
        </w:r>
      </w:ins>
      <w:ins w:id="2472" w:author="Regina Casanova" w:date="2018-06-20T13:33:00Z">
        <w:r w:rsidR="003700B5">
          <w:t xml:space="preserve">. Incluso permiten los reclamos correspondientes a los planes de seguro </w:t>
        </w:r>
      </w:ins>
      <w:ins w:id="2473" w:author="Regina Casanova" w:date="2018-06-20T13:34:00Z">
        <w:r w:rsidR="003700B5">
          <w:t>públicos</w:t>
        </w:r>
      </w:ins>
      <w:ins w:id="2474" w:author="Regina Casanova" w:date="2018-06-20T13:33:00Z">
        <w:r w:rsidR="003700B5">
          <w:t xml:space="preserve"> </w:t>
        </w:r>
      </w:ins>
      <w:ins w:id="2475" w:author="Regina Casanova" w:date="2018-06-20T13:34:00Z">
        <w:r w:rsidR="003700B5">
          <w:t>y privados disponibles en dicho territori</w:t>
        </w:r>
        <w:r w:rsidR="002F7195">
          <w:t xml:space="preserve">o. Este </w:t>
        </w:r>
      </w:ins>
      <w:ins w:id="2476" w:author="Regina Casanova" w:date="2018-06-20T13:37:00Z">
        <w:r w:rsidR="002F7195">
          <w:t>trámite</w:t>
        </w:r>
      </w:ins>
      <w:ins w:id="2477" w:author="Regina Casanova" w:date="2018-06-20T13:34:00Z">
        <w:r w:rsidR="002F7195">
          <w:t xml:space="preserve"> es gratuito e involucra la solicitud de una serie de documentos </w:t>
        </w:r>
      </w:ins>
      <w:ins w:id="2478" w:author="Regina Casanova" w:date="2018-06-20T13:35:00Z">
        <w:r w:rsidR="002F7195">
          <w:t xml:space="preserve">al ciudadano, como la cedula de identidad y un formulario de reclamos que debe cumplir ciertos requisitos para poder ser considerado como un reclamo valido. </w:t>
        </w:r>
      </w:ins>
      <w:ins w:id="2479" w:author="Regina Casanova" w:date="2018-06-20T13:36:00Z">
        <w:r w:rsidR="002F7195">
          <w:t xml:space="preserve">El plazo de respuesta para estos reclamos es entre 60 y 140 días hábiles, lo cual representa el doble de tiempo que el máximo permitido en el territorio peruano. </w:t>
        </w:r>
      </w:ins>
      <w:ins w:id="2480" w:author="Regina Casanova" w:date="2018-06-20T13:38:00Z">
        <w:r w:rsidR="002F7195">
          <w:t xml:space="preserve">Este servicio de la </w:t>
        </w:r>
      </w:ins>
      <w:ins w:id="2481" w:author="Regina Casanova" w:date="2018-06-20T13:42:00Z">
        <w:r w:rsidR="002F7195">
          <w:t>Superintendencia</w:t>
        </w:r>
      </w:ins>
      <w:ins w:id="2482" w:author="Regina Casanova" w:date="2018-06-20T13:38:00Z">
        <w:r w:rsidR="002F7195">
          <w:t xml:space="preserve"> de Salud de Chile tiene 3 formas </w:t>
        </w:r>
      </w:ins>
      <w:ins w:id="2483" w:author="Regina Casanova" w:date="2018-06-20T13:39:00Z">
        <w:r w:rsidR="002F7195">
          <w:t xml:space="preserve">de ser presentado, en línea, en oficinas o por carta. En el caso de </w:t>
        </w:r>
      </w:ins>
      <w:ins w:id="2484" w:author="Regina Casanova" w:date="2018-06-20T13:40:00Z">
        <w:r w:rsidR="002F7195">
          <w:t xml:space="preserve">ser presentado </w:t>
        </w:r>
        <w:del w:id="2485" w:author="USER" w:date="2018-07-09T15:26:00Z">
          <w:r w:rsidR="002F7195" w:rsidDel="00EC3670">
            <w:delText>el línea</w:delText>
          </w:r>
        </w:del>
      </w:ins>
      <w:ins w:id="2486" w:author="USER" w:date="2018-07-09T15:26:00Z">
        <w:r w:rsidR="00EC3670">
          <w:t>la línea</w:t>
        </w:r>
      </w:ins>
      <w:ins w:id="2487" w:author="Regina Casanova" w:date="2018-06-20T13:40:00Z">
        <w:r w:rsidR="002F7195">
          <w:t xml:space="preserve"> se necesita un usuario y contraseña que debe ser creado y luego puede el usuario adjuntar todos los informes y documentos necesarios para presentar el reclamo. </w:t>
        </w:r>
      </w:ins>
      <w:ins w:id="2488" w:author="Regina Casanova" w:date="2018-06-20T13:41:00Z">
        <w:r w:rsidR="002F7195">
          <w:t xml:space="preserve">Adicionalmente, se puede revisar el estado de </w:t>
        </w:r>
        <w:r w:rsidR="002F7195">
          <w:lastRenderedPageBreak/>
          <w:t xml:space="preserve">la solicitud y hacer consultas sobre el caso </w:t>
        </w:r>
      </w:ins>
      <w:ins w:id="2489" w:author="Regina Casanova" w:date="2018-06-20T13:42:00Z">
        <w:r w:rsidR="002F7195">
          <w:t>específico</w:t>
        </w:r>
      </w:ins>
      <w:ins w:id="2490" w:author="Regina Casanova" w:date="2018-06-20T13:41:00Z">
        <w:r w:rsidR="002F7195">
          <w:t xml:space="preserve">. </w:t>
        </w:r>
      </w:ins>
      <w:ins w:id="2491" w:author="Regina Casanova" w:date="2018-06-20T13:42:00Z">
        <w:r w:rsidR="002F7195">
          <w:t xml:space="preserve">Cuando se realiza el </w:t>
        </w:r>
      </w:ins>
      <w:ins w:id="2492" w:author="Regina Casanova" w:date="2018-06-20T13:43:00Z">
        <w:r w:rsidR="002F7195">
          <w:t>trámite</w:t>
        </w:r>
      </w:ins>
      <w:ins w:id="2493" w:author="Regina Casanova" w:date="2018-06-20T13:42:00Z">
        <w:r w:rsidR="002F7195">
          <w:t xml:space="preserve"> por oficina o carta, se necesita llevar los documentos necesarios y entregarlos explicando el motivo de la visita a la oficina o de enviarlo a alguna oficina cercana. </w:t>
        </w:r>
      </w:ins>
      <w:ins w:id="2494" w:author="Regina Casanova" w:date="2018-06-20T13:44:00Z">
        <w:r w:rsidR="002F7195">
          <w:t xml:space="preserve">Cuando se </w:t>
        </w:r>
      </w:ins>
      <w:ins w:id="2495" w:author="Regina Casanova" w:date="2018-06-20T13:45:00Z">
        <w:r w:rsidR="00944154">
          <w:t>intentó</w:t>
        </w:r>
      </w:ins>
      <w:ins w:id="2496" w:author="Regina Casanova" w:date="2018-06-20T13:44:00Z">
        <w:r w:rsidR="002F7195">
          <w:t xml:space="preserve"> acceder al servicio en línea </w:t>
        </w:r>
        <w:r w:rsidR="00944154">
          <w:t>para colocar un reclamo</w:t>
        </w:r>
        <w:r w:rsidR="002F7195">
          <w:t xml:space="preserve">, no fue posible verificar como </w:t>
        </w:r>
      </w:ins>
      <w:ins w:id="2497" w:author="Regina Casanova" w:date="2018-06-20T13:45:00Z">
        <w:r w:rsidR="00944154">
          <w:t>era</w:t>
        </w:r>
      </w:ins>
      <w:ins w:id="2498" w:author="Regina Casanova" w:date="2018-06-20T13:44:00Z">
        <w:r w:rsidR="002F7195">
          <w:t xml:space="preserve"> </w:t>
        </w:r>
      </w:ins>
      <w:ins w:id="2499" w:author="Regina Casanova" w:date="2018-06-20T13:45:00Z">
        <w:r w:rsidR="00944154">
          <w:t>internamente</w:t>
        </w:r>
      </w:ins>
      <w:ins w:id="2500" w:author="Regina Casanova" w:date="2018-06-20T13:44:00Z">
        <w:r w:rsidR="002F7195">
          <w:t xml:space="preserve"> el software debido a </w:t>
        </w:r>
        <w:del w:id="2501" w:author="USER" w:date="2018-07-09T15:27:00Z">
          <w:r w:rsidR="002F7195" w:rsidDel="00EC3670">
            <w:delText>que</w:delText>
          </w:r>
        </w:del>
      </w:ins>
      <w:ins w:id="2502" w:author="USER" w:date="2018-07-09T15:27:00Z">
        <w:r w:rsidR="00EC3670">
          <w:t>que,</w:t>
        </w:r>
      </w:ins>
      <w:ins w:id="2503" w:author="Regina Casanova" w:date="2018-06-20T13:44:00Z">
        <w:r w:rsidR="002F7195">
          <w:t xml:space="preserve"> para </w:t>
        </w:r>
        <w:r w:rsidR="00944154">
          <w:t xml:space="preserve">crear un usuario, </w:t>
        </w:r>
      </w:ins>
      <w:ins w:id="2504" w:author="Regina Casanova" w:date="2018-06-20T13:46:00Z">
        <w:r w:rsidR="00944154">
          <w:t>se necesitaba colocar</w:t>
        </w:r>
      </w:ins>
      <w:ins w:id="2505" w:author="Regina Casanova" w:date="2018-06-20T13:44:00Z">
        <w:r w:rsidR="00944154">
          <w:t xml:space="preserve">, adicionalmente a nombre completo, correo </w:t>
        </w:r>
      </w:ins>
      <w:ins w:id="2506" w:author="Regina Casanova" w:date="2018-06-20T13:45:00Z">
        <w:r w:rsidR="00944154">
          <w:t>electrónico</w:t>
        </w:r>
      </w:ins>
      <w:ins w:id="2507" w:author="Regina Casanova" w:date="2018-06-20T13:44:00Z">
        <w:r w:rsidR="00944154">
          <w:t xml:space="preserve"> </w:t>
        </w:r>
      </w:ins>
      <w:ins w:id="2508" w:author="Regina Casanova" w:date="2018-06-20T13:45:00Z">
        <w:r w:rsidR="00944154">
          <w:t xml:space="preserve">y pregunta secreta para seguridad, </w:t>
        </w:r>
      </w:ins>
      <w:ins w:id="2509" w:author="Regina Casanova" w:date="2018-06-20T13:46:00Z">
        <w:r w:rsidR="00944154">
          <w:t>el número de cedula de identidad chilena y cuál era la aseguradora del ciudadano.</w:t>
        </w:r>
      </w:ins>
    </w:p>
    <w:p w14:paraId="5D5D3367" w14:textId="3305F5A6" w:rsidR="00B9043C" w:rsidRDefault="00944154" w:rsidP="00842BF2">
      <w:pPr>
        <w:pStyle w:val="Texto"/>
        <w:rPr>
          <w:ins w:id="2510" w:author="Regina Casanova" w:date="2018-06-20T14:19:00Z"/>
        </w:rPr>
      </w:pPr>
      <w:ins w:id="2511" w:author="Regina Casanova" w:date="2018-06-20T13:50:00Z">
        <w:r>
          <w:t xml:space="preserve">Adicionalmente, se encontró una iniciativa similar </w:t>
        </w:r>
      </w:ins>
      <w:ins w:id="2512" w:author="Regina Casanova" w:date="2018-06-20T13:47:00Z">
        <w:r w:rsidRPr="00BA156B">
          <w:t xml:space="preserve">en Colombia </w:t>
        </w:r>
        <w:r w:rsidRPr="00BA156B">
          <w:fldChar w:fldCharType="begin" w:fldLock="1"/>
        </w:r>
      </w:ins>
      <w:r w:rsidR="00D92F33">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(49)","plainTextFormattedCitation":"(49)","previouslyFormattedCitation":"(48)"},"properties":{"noteIndex":0},"schema":"https://github.com/citation-style-language/schema/raw/master/csl-citation.json"}</w:instrText>
      </w:r>
      <w:ins w:id="2513" w:author="Regina Casanova" w:date="2018-06-20T13:47:00Z">
        <w:r w:rsidRPr="00BA156B">
          <w:fldChar w:fldCharType="separate"/>
        </w:r>
      </w:ins>
      <w:r w:rsidR="00D92F33" w:rsidRPr="00D92F33">
        <w:rPr>
          <w:noProof/>
        </w:rPr>
        <w:t>(49)</w:t>
      </w:r>
      <w:ins w:id="2514" w:author="Regina Casanova" w:date="2018-06-20T13:47:00Z">
        <w:r w:rsidRPr="00BA156B">
          <w:fldChar w:fldCharType="end"/>
        </w:r>
        <w:r w:rsidRPr="00BA156B">
          <w:t>.</w:t>
        </w:r>
      </w:ins>
      <w:ins w:id="2515" w:author="Regina Casanova" w:date="2018-06-20T13:50:00Z">
        <w:r>
          <w:t xml:space="preserve"> Esta iniciativa se encuentra liderada por el Ministerio de Salud </w:t>
        </w:r>
      </w:ins>
      <w:ins w:id="2516" w:author="Regina Casanova" w:date="2018-06-20T14:10:00Z">
        <w:r w:rsidR="009475F4">
          <w:t xml:space="preserve">y Protección Social </w:t>
        </w:r>
      </w:ins>
      <w:ins w:id="2517" w:author="Regina Casanova" w:date="2018-06-20T13:57:00Z">
        <w:r w:rsidR="00394525">
          <w:t xml:space="preserve">de </w:t>
        </w:r>
      </w:ins>
      <w:ins w:id="2518" w:author="Regina Casanova" w:date="2018-06-20T13:50:00Z">
        <w:r w:rsidR="00394525">
          <w:t>Colombia</w:t>
        </w:r>
        <w:r>
          <w:t xml:space="preserve"> donde ponen a disposici</w:t>
        </w:r>
      </w:ins>
      <w:ins w:id="2519" w:author="Regina Casanova" w:date="2018-06-20T13:51:00Z">
        <w:r>
          <w:t xml:space="preserve">ón de los ciudadanos un servicio web por el cual se pueden presentar peticiones, quejas, reclamos, sugerencias o denuncias. </w:t>
        </w:r>
      </w:ins>
      <w:ins w:id="2520" w:author="Regina Casanova" w:date="2018-06-20T13:52:00Z">
        <w:r>
          <w:t>Este servicio web, cuenta con una página web donde explican detalladamente las competencias y ámbitos d</w:t>
        </w:r>
        <w:r w:rsidR="00B9043C">
          <w:t xml:space="preserve">ependiendo del tipo de </w:t>
        </w:r>
      </w:ins>
      <w:ins w:id="2521" w:author="Regina Casanova" w:date="2018-06-20T14:22:00Z">
        <w:r w:rsidR="00B9043C">
          <w:t>petición</w:t>
        </w:r>
      </w:ins>
      <w:ins w:id="2522" w:author="Regina Casanova" w:date="2018-06-20T13:52:00Z">
        <w:r>
          <w:t xml:space="preserve"> que el ciudadano tenga. </w:t>
        </w:r>
      </w:ins>
      <w:ins w:id="2523" w:author="Regina Casanova" w:date="2018-06-20T13:53:00Z">
        <w:r>
          <w:t>Incluyen una sección donde, dependiendo del tipo de reclamo a ser presentado, indican al ciudadano a que entidad gubernamental dirigirse para hacer m</w:t>
        </w:r>
      </w:ins>
      <w:ins w:id="2524" w:author="Regina Casanova" w:date="2018-06-20T13:54:00Z">
        <w:r>
          <w:t xml:space="preserve">ás específico su reclamo. </w:t>
        </w:r>
      </w:ins>
      <w:ins w:id="2525" w:author="Regina Casanova" w:date="2018-06-20T13:55:00Z">
        <w:r>
          <w:t xml:space="preserve">Esta página web cuenta con un </w:t>
        </w:r>
      </w:ins>
      <w:ins w:id="2526" w:author="Regina Casanova" w:date="2018-06-20T13:56:00Z">
        <w:r w:rsidR="00394525">
          <w:t>vínculo</w:t>
        </w:r>
      </w:ins>
      <w:ins w:id="2527" w:author="Regina Casanova" w:date="2018-06-20T13:55:00Z">
        <w:r>
          <w:t xml:space="preserve"> a una sección de Preguntas Frecue</w:t>
        </w:r>
        <w:r w:rsidR="00394525">
          <w:t xml:space="preserve">ntes sobre los tipos de </w:t>
        </w:r>
      </w:ins>
      <w:ins w:id="2528" w:author="Regina Casanova" w:date="2018-06-20T14:22:00Z">
        <w:r w:rsidR="00B9043C">
          <w:t>peticion</w:t>
        </w:r>
      </w:ins>
      <w:ins w:id="2529" w:author="Regina Casanova" w:date="2018-06-20T14:01:00Z">
        <w:r w:rsidR="00394525">
          <w:t>es o dudas</w:t>
        </w:r>
      </w:ins>
      <w:ins w:id="2530" w:author="Regina Casanova" w:date="2018-06-20T13:55:00Z">
        <w:r>
          <w:t xml:space="preserve"> que puedan </w:t>
        </w:r>
        <w:r w:rsidR="00394525">
          <w:t>presentarse</w:t>
        </w:r>
      </w:ins>
      <w:ins w:id="2531" w:author="Regina Casanova" w:date="2018-06-20T14:01:00Z">
        <w:r w:rsidR="00394525">
          <w:t xml:space="preserve"> y como estos pueden ser resueltos</w:t>
        </w:r>
      </w:ins>
      <w:ins w:id="2532" w:author="Regina Casanova" w:date="2018-06-20T13:55:00Z">
        <w:r w:rsidR="00394525">
          <w:t xml:space="preserve">. Estas preguntas frecuentes incluso se encuentran divididas en dos </w:t>
        </w:r>
      </w:ins>
      <w:ins w:id="2533" w:author="Regina Casanova" w:date="2018-06-20T13:56:00Z">
        <w:r w:rsidR="00394525">
          <w:t xml:space="preserve">temáticas que se diferencian en Protección Social y en Salud específicamente. Dichas temáticas tienen adicionalmente </w:t>
        </w:r>
      </w:ins>
      <w:ins w:id="2534" w:author="Regina Casanova" w:date="2018-06-20T13:57:00Z">
        <w:r w:rsidR="00394525">
          <w:t>sub-temáticas</w:t>
        </w:r>
      </w:ins>
      <w:ins w:id="2535" w:author="Regina Casanova" w:date="2018-06-20T13:56:00Z">
        <w:r w:rsidR="00394525">
          <w:t xml:space="preserve"> con las que pueden orientar mejor a la </w:t>
        </w:r>
      </w:ins>
      <w:ins w:id="2536" w:author="Regina Casanova" w:date="2018-06-20T13:57:00Z">
        <w:r w:rsidR="00394525">
          <w:t>ciudadanía</w:t>
        </w:r>
      </w:ins>
      <w:ins w:id="2537" w:author="Regina Casanova" w:date="2018-06-20T13:56:00Z">
        <w:r w:rsidR="00394525">
          <w:t xml:space="preserve"> </w:t>
        </w:r>
      </w:ins>
      <w:ins w:id="2538" w:author="Regina Casanova" w:date="2018-06-20T13:57:00Z">
        <w:r w:rsidR="00394525">
          <w:t>sobre diversos temas competentes al campo de acción del Ministerio de Salud</w:t>
        </w:r>
      </w:ins>
      <w:ins w:id="2539" w:author="Regina Casanova" w:date="2018-06-20T14:10:00Z">
        <w:r w:rsidR="009475F4">
          <w:t xml:space="preserve"> y Protección Social</w:t>
        </w:r>
      </w:ins>
      <w:ins w:id="2540" w:author="Regina Casanova" w:date="2018-06-20T13:57:00Z">
        <w:r w:rsidR="00394525">
          <w:t xml:space="preserve"> de Colombia.</w:t>
        </w:r>
      </w:ins>
      <w:ins w:id="2541" w:author="Regina Casanova" w:date="2018-06-20T13:58:00Z">
        <w:r w:rsidR="00394525">
          <w:t xml:space="preserve"> </w:t>
        </w:r>
      </w:ins>
      <w:ins w:id="2542" w:author="Regina Casanova" w:date="2018-06-20T14:00:00Z">
        <w:r w:rsidR="00394525">
          <w:t>Para todos</w:t>
        </w:r>
        <w:r w:rsidR="00B9043C">
          <w:t xml:space="preserve"> los tipos de </w:t>
        </w:r>
      </w:ins>
      <w:ins w:id="2543" w:author="Regina Casanova" w:date="2018-06-20T14:22:00Z">
        <w:r w:rsidR="00B9043C">
          <w:t>peticion</w:t>
        </w:r>
      </w:ins>
      <w:ins w:id="2544" w:author="Regina Casanova" w:date="2018-06-20T14:00:00Z">
        <w:r w:rsidR="00394525">
          <w:t>es que reciben, se encuentra una lista e</w:t>
        </w:r>
      </w:ins>
      <w:ins w:id="2545" w:author="Regina Casanova" w:date="2018-06-20T13:58:00Z">
        <w:r w:rsidR="00394525">
          <w:t xml:space="preserve">n su </w:t>
        </w:r>
      </w:ins>
      <w:ins w:id="2546" w:author="Regina Casanova" w:date="2018-06-20T14:00:00Z">
        <w:r w:rsidR="00394525">
          <w:t>página</w:t>
        </w:r>
      </w:ins>
      <w:ins w:id="2547" w:author="Regina Casanova" w:date="2018-06-20T13:58:00Z">
        <w:r w:rsidR="00394525">
          <w:t xml:space="preserve"> principal </w:t>
        </w:r>
      </w:ins>
      <w:ins w:id="2548" w:author="Regina Casanova" w:date="2018-06-20T14:00:00Z">
        <w:r w:rsidR="00394525">
          <w:t xml:space="preserve">donde </w:t>
        </w:r>
        <w:r w:rsidR="00394525">
          <w:lastRenderedPageBreak/>
          <w:t xml:space="preserve">explican las definiciones de cada uno y </w:t>
        </w:r>
      </w:ins>
      <w:ins w:id="2549" w:author="Regina Casanova" w:date="2018-06-20T13:58:00Z">
        <w:r w:rsidR="00394525">
          <w:t>muestra</w:t>
        </w:r>
      </w:ins>
      <w:ins w:id="2550" w:author="Regina Casanova" w:date="2018-06-20T14:01:00Z">
        <w:r w:rsidR="00394525">
          <w:t>n</w:t>
        </w:r>
      </w:ins>
      <w:ins w:id="2551" w:author="Regina Casanova" w:date="2018-06-20T13:58:00Z">
        <w:r w:rsidR="00394525">
          <w:t xml:space="preserve"> </w:t>
        </w:r>
        <w:del w:id="2552" w:author="USER" w:date="2018-07-09T15:27:00Z">
          <w:r w:rsidR="00394525" w:rsidDel="00EC3670">
            <w:delText>los tiempo</w:delText>
          </w:r>
        </w:del>
      </w:ins>
      <w:ins w:id="2553" w:author="USER" w:date="2018-07-09T15:27:00Z">
        <w:r w:rsidR="00EC3670">
          <w:t>los tiempos</w:t>
        </w:r>
      </w:ins>
      <w:ins w:id="2554" w:author="Regina Casanova" w:date="2018-06-20T13:58:00Z">
        <w:r w:rsidR="00394525">
          <w:t xml:space="preserve"> de respuesta que puede tomar cada tipo de </w:t>
        </w:r>
      </w:ins>
      <w:ins w:id="2555" w:author="Regina Casanova" w:date="2018-06-20T14:23:00Z">
        <w:r w:rsidR="00B9043C">
          <w:t>petición</w:t>
        </w:r>
      </w:ins>
      <w:ins w:id="2556" w:author="Regina Casanova" w:date="2018-06-20T13:58:00Z">
        <w:r w:rsidR="00394525">
          <w:t xml:space="preserve">, siendo el </w:t>
        </w:r>
      </w:ins>
      <w:ins w:id="2557" w:author="Regina Casanova" w:date="2018-06-20T13:59:00Z">
        <w:r w:rsidR="00394525">
          <w:t>tiempo promedio de respuesta de 15 días</w:t>
        </w:r>
      </w:ins>
      <w:ins w:id="2558" w:author="Regina Casanova" w:date="2018-06-20T14:00:00Z">
        <w:r w:rsidR="00394525">
          <w:t xml:space="preserve"> hábiles</w:t>
        </w:r>
      </w:ins>
      <w:ins w:id="2559" w:author="Regina Casanova" w:date="2018-06-20T13:59:00Z">
        <w:r w:rsidR="00394525">
          <w:t xml:space="preserve">. Solo </w:t>
        </w:r>
        <w:del w:id="2560" w:author="USER" w:date="2018-07-09T15:27:00Z">
          <w:r w:rsidR="00394525" w:rsidDel="00EC3670">
            <w:delText xml:space="preserve">las consultas de un caso </w:delText>
          </w:r>
        </w:del>
      </w:ins>
      <w:ins w:id="2561" w:author="Regina Casanova" w:date="2018-06-20T14:00:00Z">
        <w:del w:id="2562" w:author="USER" w:date="2018-07-09T15:27:00Z">
          <w:r w:rsidR="00394525" w:rsidDel="00EC3670">
            <w:delText>específico</w:delText>
          </w:r>
        </w:del>
      </w:ins>
      <w:ins w:id="2563" w:author="Regina Casanova" w:date="2018-06-20T13:59:00Z">
        <w:del w:id="2564" w:author="USER" w:date="2018-07-09T15:27:00Z">
          <w:r w:rsidR="00394525" w:rsidDel="00EC3670">
            <w:delText xml:space="preserve"> puede</w:delText>
          </w:r>
        </w:del>
      </w:ins>
      <w:ins w:id="2565" w:author="USER" w:date="2018-07-09T15:27:00Z">
        <w:r w:rsidR="00EC3670">
          <w:t>las consultas de un caso específico pueden</w:t>
        </w:r>
      </w:ins>
      <w:ins w:id="2566" w:author="Regina Casanova" w:date="2018-06-20T13:59:00Z">
        <w:r w:rsidR="00394525">
          <w:t xml:space="preserve"> tomar hasta 30 d</w:t>
        </w:r>
      </w:ins>
      <w:ins w:id="2567" w:author="Regina Casanova" w:date="2018-06-20T14:00:00Z">
        <w:r w:rsidR="00394525">
          <w:t>ías hábiles de respuesta.</w:t>
        </w:r>
      </w:ins>
      <w:ins w:id="2568" w:author="Regina Casanova" w:date="2018-06-20T14:03:00Z">
        <w:r w:rsidR="00394525">
          <w:t xml:space="preserve"> Cabe destacar que entre los tipos de </w:t>
        </w:r>
      </w:ins>
      <w:ins w:id="2569" w:author="Regina Casanova" w:date="2018-06-20T14:23:00Z">
        <w:r w:rsidR="00B9043C">
          <w:t>petición</w:t>
        </w:r>
      </w:ins>
      <w:ins w:id="2570" w:author="Regina Casanova" w:date="2018-06-20T14:03:00Z">
        <w:r w:rsidR="00394525">
          <w:t xml:space="preserve"> que se pueden presentar incluyen los llamados “Derechos de Petici</w:t>
        </w:r>
      </w:ins>
      <w:ins w:id="2571" w:author="Regina Casanova" w:date="2018-06-20T14:04:00Z">
        <w:r w:rsidR="00394525">
          <w:t>ón” que pueden ser tanto de interés general o particular dependiendo si afecta o tiene relación con el p</w:t>
        </w:r>
        <w:r w:rsidR="009475F4">
          <w:t>eticionario. Esto representa un</w:t>
        </w:r>
      </w:ins>
      <w:ins w:id="2572" w:author="Regina Casanova" w:date="2018-06-20T14:05:00Z">
        <w:r w:rsidR="009475F4">
          <w:t xml:space="preserve">a forma creativa de pedir sugerencias a la </w:t>
        </w:r>
      </w:ins>
      <w:ins w:id="2573" w:author="Regina Casanova" w:date="2018-06-20T14:06:00Z">
        <w:r w:rsidR="009475F4">
          <w:t>ciudadanía</w:t>
        </w:r>
      </w:ins>
      <w:ins w:id="2574" w:author="Regina Casanova" w:date="2018-06-20T14:05:00Z">
        <w:r w:rsidR="009475F4">
          <w:t xml:space="preserve"> </w:t>
        </w:r>
      </w:ins>
      <w:ins w:id="2575" w:author="Regina Casanova" w:date="2018-06-20T14:06:00Z">
        <w:r w:rsidR="009475F4">
          <w:t xml:space="preserve">sin necesidad de que tenga que haber ocurrido un hecho negativo y que puedan representar una mejora en el servicio de salud brindado. </w:t>
        </w:r>
      </w:ins>
      <w:ins w:id="2576" w:author="Regina Casanova" w:date="2018-06-20T14:07:00Z">
        <w:r w:rsidR="009475F4">
          <w:t xml:space="preserve">Ellos cuentan con una diferenciación entre el </w:t>
        </w:r>
      </w:ins>
      <w:ins w:id="2577" w:author="Regina Casanova" w:date="2018-06-20T14:08:00Z">
        <w:r w:rsidR="009475F4">
          <w:t>término</w:t>
        </w:r>
      </w:ins>
      <w:ins w:id="2578" w:author="Regina Casanova" w:date="2018-06-20T14:07:00Z">
        <w:r w:rsidR="009475F4">
          <w:t xml:space="preserve"> “Queja” y “Reclamo” donde el primero es exclusivo para conductas inadecuadas del personal mientras que la segunda es para deficiencias en la prestaci</w:t>
        </w:r>
      </w:ins>
      <w:ins w:id="2579" w:author="Regina Casanova" w:date="2018-06-20T14:08:00Z">
        <w:r w:rsidR="009475F4">
          <w:t>ón de servicios que ofrecen. Esta diferenciación resulta mucho más especifica que la diferenciaci</w:t>
        </w:r>
      </w:ins>
      <w:ins w:id="2580" w:author="Regina Casanova" w:date="2018-06-20T14:09:00Z">
        <w:r w:rsidR="009475F4">
          <w:t xml:space="preserve">ón de los mismos términos en el Perú. Por </w:t>
        </w:r>
      </w:ins>
      <w:ins w:id="2581" w:author="Regina Casanova" w:date="2018-06-20T14:10:00Z">
        <w:r w:rsidR="009475F4">
          <w:t>último</w:t>
        </w:r>
      </w:ins>
      <w:ins w:id="2582" w:author="Regina Casanova" w:date="2018-06-20T14:09:00Z">
        <w:r w:rsidR="009475F4">
          <w:t xml:space="preserve">, ellos cuentan con el </w:t>
        </w:r>
      </w:ins>
      <w:ins w:id="2583" w:author="Regina Casanova" w:date="2018-06-20T14:10:00Z">
        <w:r w:rsidR="009475F4">
          <w:t>término</w:t>
        </w:r>
      </w:ins>
      <w:ins w:id="2584" w:author="Regina Casanova" w:date="2018-06-20T14:09:00Z">
        <w:r w:rsidR="009475F4">
          <w:t xml:space="preserve"> “Denuncia” el cual se utiliza para conductas posiblemente irregulares </w:t>
        </w:r>
      </w:ins>
      <w:ins w:id="2585" w:author="Regina Casanova" w:date="2018-06-20T14:10:00Z">
        <w:r w:rsidR="009475F4">
          <w:t xml:space="preserve">que involucren </w:t>
        </w:r>
      </w:ins>
      <w:ins w:id="2586" w:author="Regina Casanova" w:date="2018-06-20T14:09:00Z">
        <w:r w:rsidR="009475F4">
          <w:t xml:space="preserve">las funciones, decisiones o intereses </w:t>
        </w:r>
      </w:ins>
      <w:ins w:id="2587" w:author="Regina Casanova" w:date="2018-06-20T14:10:00Z">
        <w:r w:rsidR="009475F4">
          <w:t>de los funcionarios del Ministerio de Salud y Protección Social.</w:t>
        </w:r>
      </w:ins>
      <w:ins w:id="2588" w:author="Regina Casanova" w:date="2018-06-20T14:11:00Z">
        <w:r w:rsidR="00EE5DBF">
          <w:t xml:space="preserve"> Es</w:t>
        </w:r>
      </w:ins>
      <w:ins w:id="2589" w:author="Regina Casanova" w:date="2018-06-20T14:12:00Z">
        <w:r w:rsidR="00EE5DBF">
          <w:t>ta diferenciación resulta adecuada para poder encontrar fallas de una forma m</w:t>
        </w:r>
      </w:ins>
      <w:ins w:id="2590" w:author="Regina Casanova" w:date="2018-06-20T14:13:00Z">
        <w:r w:rsidR="00EE5DBF">
          <w:t xml:space="preserve">ás directa y concisa. Cuando se </w:t>
        </w:r>
      </w:ins>
      <w:ins w:id="2591" w:author="Regina Casanova" w:date="2018-06-20T14:16:00Z">
        <w:r w:rsidR="00B9043C">
          <w:t>ingresó</w:t>
        </w:r>
      </w:ins>
      <w:ins w:id="2592" w:author="Regina Casanova" w:date="2018-06-20T14:13:00Z">
        <w:r w:rsidR="00EE5DBF">
          <w:t xml:space="preserve"> al sistema web</w:t>
        </w:r>
      </w:ins>
      <w:ins w:id="2593" w:author="Regina Casanova" w:date="2018-06-20T14:15:00Z">
        <w:r w:rsidR="00EE5DBF">
          <w:t xml:space="preserve"> </w:t>
        </w:r>
      </w:ins>
      <w:ins w:id="2594" w:author="Regina Casanova" w:date="2018-06-20T14:16:00Z">
        <w:r w:rsidR="00B9043C">
          <w:fldChar w:fldCharType="begin" w:fldLock="1"/>
        </w:r>
      </w:ins>
      <w:r w:rsidR="00D92F33">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(50)","plainTextFormattedCitation":"(50)","previouslyFormattedCitation":"(49)"},"properties":{"noteIndex":0},"schema":"https://github.com/citation-style-language/schema/raw/master/csl-citation.json"}</w:instrText>
      </w:r>
      <w:r w:rsidR="00B9043C">
        <w:fldChar w:fldCharType="separate"/>
      </w:r>
      <w:r w:rsidR="00D92F33" w:rsidRPr="00D92F33">
        <w:rPr>
          <w:noProof/>
        </w:rPr>
        <w:t>(50)</w:t>
      </w:r>
      <w:ins w:id="2595" w:author="Regina Casanova" w:date="2018-06-20T14:16:00Z">
        <w:r w:rsidR="00B9043C">
          <w:fldChar w:fldCharType="end"/>
        </w:r>
      </w:ins>
      <w:ins w:id="2596" w:author="Regina Casanova" w:date="2018-06-20T14:13:00Z">
        <w:r w:rsidR="00EE5DBF">
          <w:t xml:space="preserve"> se encontró una sola pantalla donde</w:t>
        </w:r>
      </w:ins>
      <w:ins w:id="2597" w:author="Regina Casanova" w:date="2018-06-20T14:15:00Z">
        <w:r w:rsidR="00EE5DBF">
          <w:t>, depen</w:t>
        </w:r>
        <w:r w:rsidR="00B9043C">
          <w:t xml:space="preserve">diendo en cual tipo de </w:t>
        </w:r>
      </w:ins>
      <w:ins w:id="2598" w:author="Regina Casanova" w:date="2018-06-20T14:23:00Z">
        <w:r w:rsidR="00B9043C">
          <w:t>petición</w:t>
        </w:r>
      </w:ins>
      <w:ins w:id="2599" w:author="Regina Casanova" w:date="2018-06-20T14:15:00Z">
        <w:r w:rsidR="00EE5DBF">
          <w:t xml:space="preserve"> se hubiera seleccionado en la anterior p</w:t>
        </w:r>
        <w:r w:rsidR="00B9043C">
          <w:t>ágina web,</w:t>
        </w:r>
      </w:ins>
      <w:ins w:id="2600" w:author="Regina Casanova" w:date="2018-06-20T14:18:00Z">
        <w:r w:rsidR="00B9043C">
          <w:t xml:space="preserve"> </w:t>
        </w:r>
      </w:ins>
      <w:ins w:id="2601" w:author="Regina Casanova" w:date="2018-06-20T14:19:00Z">
        <w:r w:rsidR="00B9043C">
          <w:t xml:space="preserve">me </w:t>
        </w:r>
      </w:ins>
      <w:ins w:id="2602" w:author="Regina Casanova" w:date="2018-06-20T14:20:00Z">
        <w:r w:rsidR="00B9043C">
          <w:t>pedía</w:t>
        </w:r>
      </w:ins>
      <w:ins w:id="2603" w:author="Regina Casanova" w:date="2018-06-20T14:18:00Z">
        <w:r w:rsidR="00B9043C">
          <w:t xml:space="preserve"> identificarme incluso </w:t>
        </w:r>
      </w:ins>
      <w:ins w:id="2604" w:author="Regina Casanova" w:date="2018-06-20T14:19:00Z">
        <w:r w:rsidR="00B9043C">
          <w:t xml:space="preserve">con una cedula de identidad la cual se validaba con los nombres y apellidos de la persona. En esta </w:t>
        </w:r>
      </w:ins>
      <w:ins w:id="2605" w:author="Regina Casanova" w:date="2018-06-20T14:20:00Z">
        <w:r w:rsidR="00B9043C">
          <w:t>web adicionalmente me permitían adjuntar archivos en formato de imagen o documento para soportar mi petición. Algo que llama mucho la atenci</w:t>
        </w:r>
      </w:ins>
      <w:ins w:id="2606" w:author="Regina Casanova" w:date="2018-06-20T14:21:00Z">
        <w:r w:rsidR="00B9043C">
          <w:t xml:space="preserve">ón es que, a pesar que pide identificación del ciudadano peticionario, existe la </w:t>
        </w:r>
        <w:r w:rsidR="00B9043C">
          <w:lastRenderedPageBreak/>
          <w:t>posibilidad de colocar la petición de forma anónima lo cual deja más libertad al peticionario.</w:t>
        </w:r>
      </w:ins>
    </w:p>
    <w:p w14:paraId="42402B3E" w14:textId="620D9E69" w:rsidR="00944154" w:rsidRDefault="00CA7AEF" w:rsidP="00842BF2">
      <w:pPr>
        <w:pStyle w:val="Texto"/>
        <w:rPr>
          <w:ins w:id="2607" w:author="Regina Casanova" w:date="2018-06-20T13:30:00Z"/>
        </w:rPr>
      </w:pPr>
      <w:ins w:id="2608" w:author="Regina Casanova" w:date="2018-06-20T14:27:00Z">
        <w:r>
          <w:t xml:space="preserve">En ambas iniciativas, se vio la presencia de una página web que acompañaba al software web donde se explicaban los alcances y rangos de acción tanto de la </w:t>
        </w:r>
      </w:ins>
      <w:ins w:id="2609" w:author="Regina Casanova" w:date="2018-06-20T14:28:00Z">
        <w:r>
          <w:t>S</w:t>
        </w:r>
      </w:ins>
      <w:ins w:id="2610" w:author="Regina Casanova" w:date="2018-06-20T14:27:00Z">
        <w:r>
          <w:t xml:space="preserve">uperintendencia </w:t>
        </w:r>
      </w:ins>
      <w:ins w:id="2611" w:author="Regina Casanova" w:date="2018-06-20T14:28:00Z">
        <w:r>
          <w:t xml:space="preserve">en Salud de Chile </w:t>
        </w:r>
      </w:ins>
      <w:ins w:id="2612" w:author="Regina Casanova" w:date="2018-06-20T14:27:00Z">
        <w:r>
          <w:t>como del Ministerio de Salud y Protecci</w:t>
        </w:r>
      </w:ins>
      <w:ins w:id="2613" w:author="Regina Casanova" w:date="2018-06-20T14:28:00Z">
        <w:r>
          <w:t xml:space="preserve">ón Social de Colombia. Se </w:t>
        </w:r>
        <w:r w:rsidR="00917B46">
          <w:t xml:space="preserve">resalta su importancia </w:t>
        </w:r>
        <w:del w:id="2614" w:author="USER" w:date="2018-07-09T15:29:00Z">
          <w:r w:rsidR="00917B46" w:rsidDel="00002CAB">
            <w:delText>ya que</w:delText>
          </w:r>
        </w:del>
      </w:ins>
      <w:ins w:id="2615" w:author="USER" w:date="2018-07-09T15:29:00Z">
        <w:r w:rsidR="00002CAB">
          <w:t>ya que,</w:t>
        </w:r>
      </w:ins>
      <w:ins w:id="2616" w:author="Regina Casanova" w:date="2018-06-20T14:28:00Z">
        <w:r w:rsidR="00917B46">
          <w:t xml:space="preserve"> sin dicha página web, no se podría entender cómo funciona y para que debe ser utilizado. </w:t>
        </w:r>
      </w:ins>
      <w:ins w:id="2617" w:author="Regina Casanova" w:date="2018-06-20T14:29:00Z">
        <w:r w:rsidR="00917B46">
          <w:t>Esto también debería ser parte del sistema web peruano en el momento que se implemente para poder evitar c</w:t>
        </w:r>
      </w:ins>
      <w:ins w:id="2618" w:author="Regina Casanova" w:date="2018-06-20T14:30:00Z">
        <w:r w:rsidR="00917B46">
          <w:t>reencias</w:t>
        </w:r>
      </w:ins>
      <w:ins w:id="2619" w:author="Regina Casanova" w:date="2018-06-20T14:29:00Z">
        <w:r w:rsidR="00917B46">
          <w:t xml:space="preserve"> </w:t>
        </w:r>
      </w:ins>
      <w:ins w:id="2620" w:author="Regina Casanova" w:date="2018-06-20T14:30:00Z">
        <w:r w:rsidR="00917B46">
          <w:t>erróneas en la población.</w:t>
        </w:r>
      </w:ins>
      <w:ins w:id="2621" w:author="Regina Casanova" w:date="2018-06-20T14:29:00Z">
        <w:r w:rsidR="00917B46">
          <w:t xml:space="preserve"> </w:t>
        </w:r>
      </w:ins>
    </w:p>
    <w:p w14:paraId="67EE9058" w14:textId="7F1294DA" w:rsidR="00DB0C2C" w:rsidRDefault="0005010F" w:rsidP="00842BF2">
      <w:pPr>
        <w:pStyle w:val="Texto"/>
        <w:rPr>
          <w:ins w:id="2622" w:author="Regina Casanova" w:date="2018-06-20T16:24:00Z"/>
        </w:rPr>
      </w:pPr>
      <w:ins w:id="2623" w:author="Regina Casanova" w:date="2018-06-20T14:32:00Z">
        <w:r>
          <w:t xml:space="preserve">Sin embargo, </w:t>
        </w:r>
        <w:r w:rsidRPr="00BA156B">
          <w:t xml:space="preserve">no queda claro si </w:t>
        </w:r>
        <w:r>
          <w:t>en e</w:t>
        </w:r>
      </w:ins>
      <w:r w:rsidR="00BF27D4" w:rsidRPr="00BA156B">
        <w:t xml:space="preserve">stas herramientas informáticas </w:t>
      </w:r>
      <w:del w:id="2624" w:author="Regina Casanova" w:date="2018-06-20T14:32:00Z">
        <w:r w:rsidR="00BF27D4" w:rsidRPr="00BA156B" w:rsidDel="0005010F">
          <w:delText xml:space="preserve">presentaban un formulario para el ingreso de reclamos similar al propuesto, solo sin la separación por tipo de </w:delText>
        </w:r>
        <w:r w:rsidR="0020660A" w:rsidRPr="00BA156B" w:rsidDel="0005010F">
          <w:delText>solicitud</w:delText>
        </w:r>
        <w:r w:rsidR="00BF27D4" w:rsidRPr="00BA156B" w:rsidDel="0005010F">
          <w:delText xml:space="preserve">. Sin embargo, no queda claro si </w:delText>
        </w:r>
      </w:del>
      <w:r w:rsidR="00BF27D4" w:rsidRPr="00BA156B">
        <w:t>se utilizó la metodología UCD para su creación ni queda claro si los gestores tienen acceso a esta información.</w:t>
      </w:r>
    </w:p>
    <w:p w14:paraId="1A656E69" w14:textId="68337228" w:rsidR="00B26FA3" w:rsidRDefault="00B26FA3" w:rsidP="00842BF2">
      <w:pPr>
        <w:pStyle w:val="Texto"/>
        <w:rPr>
          <w:ins w:id="2625" w:author="Regina Casanova" w:date="2018-06-20T13:29:00Z"/>
        </w:rPr>
      </w:pPr>
      <w:ins w:id="2626" w:author="Regina Casanova" w:date="2018-06-20T16:26:00Z">
        <w:r>
          <w:t xml:space="preserve">Existen </w:t>
        </w:r>
      </w:ins>
      <w:ins w:id="2627" w:author="Regina Casanova" w:date="2018-06-20T16:39:00Z">
        <w:r w:rsidR="006839BB">
          <w:t xml:space="preserve">diversos </w:t>
        </w:r>
      </w:ins>
      <w:ins w:id="2628" w:author="Regina Casanova" w:date="2018-06-20T16:26:00Z">
        <w:r>
          <w:t xml:space="preserve">estudios </w:t>
        </w:r>
      </w:ins>
      <w:ins w:id="2629" w:author="Regina Casanova" w:date="2018-06-20T16:27:00Z">
        <w:r>
          <w:t xml:space="preserve">hechos </w:t>
        </w:r>
      </w:ins>
      <w:ins w:id="2630" w:author="Regina Casanova" w:date="2018-06-20T16:39:00Z">
        <w:r w:rsidR="006839BB">
          <w:t xml:space="preserve">en Argentina </w:t>
        </w:r>
      </w:ins>
      <w:ins w:id="2631" w:author="Regina Casanova" w:date="2018-06-20T16:26:00Z">
        <w:r>
          <w:t xml:space="preserve">donde utilizan la metodología UCD </w:t>
        </w:r>
      </w:ins>
      <w:ins w:id="2632" w:author="Regina Casanova" w:date="2018-06-20T16:31:00Z">
        <w:r>
          <w:t>en sistemas informáticos clínicos donde demostraron que</w:t>
        </w:r>
      </w:ins>
      <w:ins w:id="2633" w:author="Regina Casanova" w:date="2018-06-20T16:40:00Z">
        <w:r w:rsidR="006839BB">
          <w:t xml:space="preserve"> el</w:t>
        </w:r>
      </w:ins>
      <w:ins w:id="2634" w:author="Regina Casanova" w:date="2018-06-20T16:41:00Z">
        <w:r w:rsidR="006839BB">
          <w:t xml:space="preserve"> uso de la metodología en el</w:t>
        </w:r>
      </w:ins>
      <w:ins w:id="2635" w:author="Regina Casanova" w:date="2018-06-20T16:40:00Z">
        <w:r w:rsidR="006839BB">
          <w:t xml:space="preserve"> re-diseño de </w:t>
        </w:r>
      </w:ins>
      <w:ins w:id="2636" w:author="Regina Casanova" w:date="2018-06-20T16:32:00Z">
        <w:r>
          <w:t xml:space="preserve">un sistema de </w:t>
        </w:r>
      </w:ins>
      <w:ins w:id="2637" w:author="Regina Casanova" w:date="2018-06-20T16:31:00Z">
        <w:r>
          <w:t xml:space="preserve">alertas </w:t>
        </w:r>
      </w:ins>
      <w:ins w:id="2638" w:author="Regina Casanova" w:date="2018-06-20T16:40:00Z">
        <w:r w:rsidR="006839BB">
          <w:t>en</w:t>
        </w:r>
      </w:ins>
      <w:ins w:id="2639" w:author="Regina Casanova" w:date="2018-06-20T16:33:00Z">
        <w:r>
          <w:t xml:space="preserve"> una historia clínica electrónica,</w:t>
        </w:r>
      </w:ins>
      <w:ins w:id="2640" w:author="Regina Casanova" w:date="2018-06-20T16:34:00Z">
        <w:r w:rsidR="006839BB">
          <w:t xml:space="preserve"> result</w:t>
        </w:r>
      </w:ins>
      <w:ins w:id="2641" w:author="Regina Casanova" w:date="2018-06-20T16:41:00Z">
        <w:r w:rsidR="006839BB">
          <w:t>ó</w:t>
        </w:r>
      </w:ins>
      <w:ins w:id="2642" w:author="Regina Casanova" w:date="2018-06-20T16:34:00Z">
        <w:r>
          <w:t xml:space="preserve"> en alertas más usables, efectivas y satisfactorias </w:t>
        </w:r>
        <w:r w:rsidR="006839BB">
          <w:t xml:space="preserve">que las alertas diseñadas utilizando </w:t>
        </w:r>
      </w:ins>
      <w:ins w:id="2643" w:author="Regina Casanova" w:date="2018-06-20T16:35:00Z">
        <w:r w:rsidR="006839BB">
          <w:t>técnicas</w:t>
        </w:r>
      </w:ins>
      <w:ins w:id="2644" w:author="Regina Casanova" w:date="2018-06-20T16:34:00Z">
        <w:r w:rsidR="006839BB">
          <w:t xml:space="preserve"> </w:t>
        </w:r>
      </w:ins>
      <w:ins w:id="2645" w:author="Regina Casanova" w:date="2018-06-20T16:35:00Z">
        <w:r w:rsidR="006839BB">
          <w:t xml:space="preserve">de ingeniería de software tradicional </w:t>
        </w:r>
      </w:ins>
      <w:ins w:id="2646" w:author="Regina Casanova" w:date="2018-06-20T16:36:00Z">
        <w:r w:rsidR="006839BB">
          <w:fldChar w:fldCharType="begin" w:fldLock="1"/>
        </w:r>
      </w:ins>
      <w:r w:rsidR="00D92F33">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(51)","plainTextFormattedCitation":"(51)","previouslyFormattedCitation":"(50)"},"properties":{"noteIndex":0},"schema":"https://github.com/citation-style-language/schema/raw/master/csl-citation.json"}</w:instrText>
      </w:r>
      <w:r w:rsidR="006839BB">
        <w:fldChar w:fldCharType="separate"/>
      </w:r>
      <w:r w:rsidR="00D92F33" w:rsidRPr="00D92F33">
        <w:rPr>
          <w:noProof/>
        </w:rPr>
        <w:t>(51)</w:t>
      </w:r>
      <w:ins w:id="2647" w:author="Regina Casanova" w:date="2018-06-20T16:36:00Z">
        <w:r w:rsidR="006839BB">
          <w:fldChar w:fldCharType="end"/>
        </w:r>
      </w:ins>
      <w:ins w:id="2648" w:author="Regina Casanova" w:date="2018-06-20T16:41:00Z">
        <w:r w:rsidR="006839BB">
          <w:t xml:space="preserve">. También mostraron </w:t>
        </w:r>
      </w:ins>
      <w:ins w:id="2649" w:author="Regina Casanova" w:date="2018-06-20T16:38:00Z">
        <w:r w:rsidR="006839BB">
          <w:t xml:space="preserve">que </w:t>
        </w:r>
      </w:ins>
      <w:ins w:id="2650" w:author="Regina Casanova" w:date="2018-06-20T16:42:00Z">
        <w:r w:rsidR="006839BB">
          <w:t>el re-diseño de registros utilizando esta metodología hizo que los enfermeros encargados en el llenado de información de los pacientes se sintieran m</w:t>
        </w:r>
      </w:ins>
      <w:ins w:id="2651" w:author="Regina Casanova" w:date="2018-06-20T16:43:00Z">
        <w:r w:rsidR="006839BB">
          <w:t>ás satisfechos y pudieran encontrar un balance entre las necesidades de enfermeros y los requerimientos de la institución</w:t>
        </w:r>
      </w:ins>
      <w:ins w:id="2652" w:author="Regina Casanova" w:date="2018-06-20T16:50:00Z">
        <w:r w:rsidR="006839BB">
          <w:t xml:space="preserve"> </w:t>
        </w:r>
      </w:ins>
      <w:ins w:id="2653" w:author="Regina Casanova" w:date="2018-06-20T16:51:00Z">
        <w:r w:rsidR="006839BB">
          <w:fldChar w:fldCharType="begin" w:fldLock="1"/>
        </w:r>
      </w:ins>
      <w:r w:rsidR="00D92F33">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(52)","plainTextFormattedCitation":"(52)","previouslyFormattedCitation":"(51)"},"properties":{"noteIndex":0},"schema":"https://github.com/citation-style-language/schema/raw/master/csl-citation.json"}</w:instrText>
      </w:r>
      <w:r w:rsidR="006839BB">
        <w:fldChar w:fldCharType="separate"/>
      </w:r>
      <w:r w:rsidR="00D92F33" w:rsidRPr="00D92F33">
        <w:rPr>
          <w:noProof/>
        </w:rPr>
        <w:t>(52)</w:t>
      </w:r>
      <w:ins w:id="2654" w:author="Regina Casanova" w:date="2018-06-20T16:51:00Z">
        <w:r w:rsidR="006839BB">
          <w:fldChar w:fldCharType="end"/>
        </w:r>
      </w:ins>
      <w:ins w:id="2655" w:author="Regina Casanova" w:date="2018-06-20T16:43:00Z">
        <w:r w:rsidR="006839BB">
          <w:t>.</w:t>
        </w:r>
      </w:ins>
      <w:ins w:id="2656" w:author="Regina Casanova" w:date="2018-06-20T16:51:00Z">
        <w:r w:rsidR="006839BB">
          <w:t xml:space="preserve"> En </w:t>
        </w:r>
      </w:ins>
      <w:ins w:id="2657" w:author="Regina Casanova" w:date="2018-06-20T16:43:00Z">
        <w:r w:rsidR="007A641A">
          <w:t xml:space="preserve">dichos estudios, la </w:t>
        </w:r>
      </w:ins>
      <w:ins w:id="2658" w:author="Regina Casanova" w:date="2018-06-20T16:52:00Z">
        <w:r w:rsidR="007A641A">
          <w:t>participación de los usuarios finales del software fueron cruciales</w:t>
        </w:r>
      </w:ins>
      <w:ins w:id="2659" w:author="Regina Casanova" w:date="2018-06-20T16:58:00Z">
        <w:r w:rsidR="007A641A">
          <w:t xml:space="preserve"> para conseguir los objetivos deseados</w:t>
        </w:r>
      </w:ins>
      <w:ins w:id="2660" w:author="Regina Casanova" w:date="2018-06-20T16:52:00Z">
        <w:r w:rsidR="007A641A">
          <w:t xml:space="preserve">, en el primer </w:t>
        </w:r>
        <w:r w:rsidR="007A641A">
          <w:lastRenderedPageBreak/>
          <w:t xml:space="preserve">estudio se realizaron </w:t>
        </w:r>
      </w:ins>
      <w:ins w:id="2661" w:author="Regina Casanova" w:date="2018-06-20T16:53:00Z">
        <w:r w:rsidR="007A641A">
          <w:t>cuestionarios y entrevistas cualitativas con los usuarios para poder entender de manera profunda su satisfacción y percepciones acerca de las alertas diseñas con el sistema tradicional de ingeniería de software, en el segundo estudio se realizaron iteraciones con los enfermeros para poder proponer rediseños que pudieran cumplir los objetivos de ellos como los de la instituci</w:t>
        </w:r>
      </w:ins>
      <w:ins w:id="2662" w:author="Regina Casanova" w:date="2018-06-20T16:54:00Z">
        <w:r w:rsidR="007A641A">
          <w:t xml:space="preserve">ón. </w:t>
        </w:r>
      </w:ins>
      <w:ins w:id="2663" w:author="Regina Casanova" w:date="2018-06-20T16:59:00Z">
        <w:r w:rsidR="007A641A">
          <w:t>Asimismo</w:t>
        </w:r>
      </w:ins>
      <w:ins w:id="2664" w:author="Regina Casanova" w:date="2018-06-20T16:58:00Z">
        <w:r w:rsidR="007A641A">
          <w:t>, el presente estudio</w:t>
        </w:r>
      </w:ins>
      <w:ins w:id="2665" w:author="Regina Casanova" w:date="2018-06-20T16:59:00Z">
        <w:r w:rsidR="007A641A">
          <w:t xml:space="preserve"> se suma mostrando</w:t>
        </w:r>
      </w:ins>
      <w:ins w:id="2666" w:author="Regina Casanova" w:date="2018-06-20T16:58:00Z">
        <w:r w:rsidR="007A641A">
          <w:t xml:space="preserve"> la gran importancia de tomar en cuenta las consideraciones de los usuarios finales al momento de la creación de un nuevo sistema inform</w:t>
        </w:r>
      </w:ins>
      <w:ins w:id="2667" w:author="Regina Casanova" w:date="2018-06-20T16:59:00Z">
        <w:r w:rsidR="007A641A">
          <w:t>ático.</w:t>
        </w:r>
      </w:ins>
    </w:p>
    <w:p w14:paraId="62A890EC" w14:textId="6EAFCEC7" w:rsidR="003700B5" w:rsidRPr="00842BF2" w:rsidDel="00944154" w:rsidRDefault="003700B5" w:rsidP="00842BF2">
      <w:pPr>
        <w:pStyle w:val="Texto"/>
        <w:rPr>
          <w:del w:id="2668" w:author="Regina Casanova" w:date="2018-06-20T13:47:00Z"/>
        </w:rPr>
      </w:pPr>
    </w:p>
    <w:p w14:paraId="675F84E9" w14:textId="30F8229E"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D92F33">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(53)","plainTextFormattedCitation":"(53)","previouslyFormattedCitation":"(52)"},"properties":{"noteIndex":0},"schema":"https://github.com/citation-style-language/schema/raw/master/csl-citation.json"}</w:instrText>
      </w:r>
      <w:r w:rsidRPr="00BA156B">
        <w:fldChar w:fldCharType="separate"/>
      </w:r>
      <w:r w:rsidR="00D92F33" w:rsidRPr="00D92F33">
        <w:rPr>
          <w:noProof/>
        </w:rPr>
        <w:t>(53)</w:t>
      </w:r>
      <w:r w:rsidRPr="00BA156B">
        <w:fldChar w:fldCharType="end"/>
      </w:r>
      <w:r w:rsidRPr="00BA156B">
        <w:t xml:space="preserve">, para evitar frustraciones de sus usuarios </w:t>
      </w:r>
      <w:r w:rsidRPr="00BA156B">
        <w:fldChar w:fldCharType="begin" w:fldLock="1"/>
      </w:r>
      <w:r w:rsidR="00D92F33">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(54)","plainTextFormattedCitation":"(54)","previouslyFormattedCitation":"(53)"},"properties":{"noteIndex":0},"schema":"https://github.com/citation-style-language/schema/raw/master/csl-citation.json"}</w:instrText>
      </w:r>
      <w:r w:rsidRPr="00BA156B">
        <w:fldChar w:fldCharType="separate"/>
      </w:r>
      <w:r w:rsidR="00D92F33" w:rsidRPr="00D92F33">
        <w:rPr>
          <w:noProof/>
        </w:rPr>
        <w:t>(54)</w:t>
      </w:r>
      <w:r w:rsidRPr="00BA156B">
        <w:fldChar w:fldCharType="end"/>
      </w:r>
      <w:r w:rsidR="00D00DDC">
        <w:t xml:space="preserve"> y có</w:t>
      </w:r>
      <w:r w:rsidRPr="00BA156B">
        <w:t xml:space="preserve">mo puede ayudar en el soporte de decisiones clínicas </w:t>
      </w:r>
      <w:r w:rsidRPr="00BA156B">
        <w:fldChar w:fldCharType="begin" w:fldLock="1"/>
      </w:r>
      <w:r w:rsidR="00D92F33">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(55)","plainTextFormattedCitation":"(55)","previouslyFormattedCitation":"(54)"},"properties":{"noteIndex":0},"schema":"https://github.com/citation-style-language/schema/raw/master/csl-citation.json"}</w:instrText>
      </w:r>
      <w:r w:rsidRPr="00BA156B">
        <w:fldChar w:fldCharType="separate"/>
      </w:r>
      <w:r w:rsidR="00D92F33" w:rsidRPr="00D92F33">
        <w:rPr>
          <w:noProof/>
        </w:rPr>
        <w:t>(55)</w:t>
      </w:r>
      <w:r w:rsidRPr="00BA156B">
        <w:fldChar w:fldCharType="end"/>
      </w:r>
      <w:r w:rsidRPr="00BA156B">
        <w:t>.</w:t>
      </w:r>
    </w:p>
    <w:p w14:paraId="6FD7A144" w14:textId="3B334769" w:rsidR="0070776A" w:rsidRPr="00842BF2" w:rsidRDefault="0070776A" w:rsidP="00842BF2">
      <w:pPr>
        <w:pStyle w:val="Texto"/>
      </w:pPr>
      <w:r w:rsidRPr="00BA156B">
        <w:t xml:space="preserve">Este tipo de </w:t>
      </w:r>
      <w:del w:id="2669" w:author="Regina Casanova" w:date="2018-06-18T17:53:00Z">
        <w:r w:rsidRPr="00BA156B" w:rsidDel="00E94926">
          <w:delText>sistema</w:delText>
        </w:r>
      </w:del>
      <w:ins w:id="2670" w:author="Regina Casanova" w:date="2018-06-18T17:53:00Z">
        <w:r w:rsidR="00E94926">
          <w:t>software</w:t>
        </w:r>
      </w:ins>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D92F33">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(56)","plainTextFormattedCitation":"(56)","previouslyFormattedCitation":"(55)"},"properties":{"noteIndex":0},"schema":"https://github.com/citation-style-language/schema/raw/master/csl-citation.json"}</w:instrText>
      </w:r>
      <w:r w:rsidRPr="00BA156B">
        <w:fldChar w:fldCharType="separate"/>
      </w:r>
      <w:r w:rsidR="00D92F33" w:rsidRPr="00D92F33">
        <w:rPr>
          <w:noProof/>
        </w:rPr>
        <w:t>(56)</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2671" w:author="Regina Casanova" w:date="2018-06-18T17:53:00Z">
        <w:r w:rsidRPr="00BA156B" w:rsidDel="00E94926">
          <w:delText xml:space="preserve">sistema </w:delText>
        </w:r>
      </w:del>
      <w:ins w:id="2672" w:author="Regina Casanova" w:date="2018-06-18T17:53:00Z">
        <w:r w:rsidR="00E94926">
          <w:t>software</w:t>
        </w:r>
      </w:ins>
      <w:ins w:id="2673" w:author="Regina Casanova" w:date="2018-06-18T17:40:00Z">
        <w:r w:rsidR="00234025">
          <w:t xml:space="preserve"> </w:t>
        </w:r>
      </w:ins>
      <w:r w:rsidRPr="00BA156B">
        <w:t xml:space="preserve">propuesto en este proyecto, se construyó basándose en dichos beneficios por lo que el uso de este </w:t>
      </w:r>
      <w:del w:id="2674" w:author="Regina Casanova" w:date="2018-06-18T17:53:00Z">
        <w:r w:rsidRPr="00BA156B" w:rsidDel="00E94926">
          <w:lastRenderedPageBreak/>
          <w:delText>sistema</w:delText>
        </w:r>
      </w:del>
      <w:ins w:id="2675" w:author="Regina Casanova" w:date="2018-06-18T17:53:00Z">
        <w:r w:rsidR="00E94926">
          <w:t>software</w:t>
        </w:r>
      </w:ins>
      <w:r w:rsidRPr="00BA156B">
        <w:t xml:space="preserve"> ayudaría a tener un manejo efectivo de los reclamos. El siguiente paso para garantizarlo es la reorganización del proceso de resolución de los reclamos para que los trabajadores tengan claro el procedimiento a realizarse.</w:t>
      </w:r>
    </w:p>
    <w:p w14:paraId="59F5724C" w14:textId="3DB07493"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Pr="00BA156B">
        <w:fldChar w:fldCharType="separate"/>
      </w:r>
      <w:r w:rsidR="00D92F33" w:rsidRPr="00D92F33">
        <w:rPr>
          <w:noProof/>
        </w:rPr>
        <w:t>(57)</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0C4D6C8E"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ins w:id="2676" w:author="Regina Casanova" w:date="2018-06-18T16:48:00Z">
        <w:r w:rsidR="00AF62FF">
          <w:t xml:space="preserve"> </w:t>
        </w:r>
      </w:ins>
      <w:ins w:id="2677" w:author="Regina Casanova" w:date="2018-06-18T16:49:00Z">
        <w:r w:rsidR="00AF62FF">
          <w:fldChar w:fldCharType="begin" w:fldLock="1"/>
        </w:r>
      </w:ins>
      <w:r w:rsidR="00D92F33">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(58)","plainTextFormattedCitation":"(58)","previouslyFormattedCitation":"(57)"},"properties":{"noteIndex":0},"schema":"https://github.com/citation-style-language/schema/raw/master/csl-citation.json"}</w:instrText>
      </w:r>
      <w:r w:rsidR="00AF62FF">
        <w:fldChar w:fldCharType="separate"/>
      </w:r>
      <w:r w:rsidR="00D92F33" w:rsidRPr="00D92F33">
        <w:rPr>
          <w:noProof/>
        </w:rPr>
        <w:t>(58)</w:t>
      </w:r>
      <w:ins w:id="2678"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lastRenderedPageBreak/>
        <w:fldChar w:fldCharType="begin" w:fldLock="1"/>
      </w:r>
      <w:r w:rsidR="00D92F33">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(59)","plainTextFormattedCitation":"(59)","previouslyFormattedCitation":"(58)"},"properties":{"noteIndex":0},"schema":"https://github.com/citation-style-language/schema/raw/master/csl-citation.json"}</w:instrText>
      </w:r>
      <w:r w:rsidRPr="00BA156B">
        <w:fldChar w:fldCharType="separate"/>
      </w:r>
      <w:r w:rsidR="00D92F33" w:rsidRPr="00D92F33">
        <w:rPr>
          <w:noProof/>
        </w:rPr>
        <w:t>(59)</w:t>
      </w:r>
      <w:r w:rsidRPr="00BA156B">
        <w:fldChar w:fldCharType="end"/>
      </w:r>
      <w:r w:rsidRPr="00BA156B">
        <w:t xml:space="preserve"> donde mencionan 3 países donde se utiliza alguna forma de control local para mejorar la calidad de atención en salud, sugiriendo la necesidad de una reorganización para lograr una mejora sustancial en la calidad </w:t>
      </w:r>
      <w:ins w:id="2679" w:author="Regina Casanova" w:date="2018-06-18T16:49:00Z">
        <w:r w:rsidR="00AF62FF">
          <w:t>de gestión de reclamos en</w:t>
        </w:r>
      </w:ins>
      <w:del w:id="2680" w:author="Regina Casanova" w:date="2018-06-18T16:49:00Z">
        <w:r w:rsidRPr="00BA156B" w:rsidDel="00AF62FF">
          <w:delText>de</w:delText>
        </w:r>
      </w:del>
      <w:ins w:id="2681" w:author="Regina Casanova" w:date="2018-06-18T16:43:00Z">
        <w:r w:rsidR="00EF06FE">
          <w:t xml:space="preserve"> la red</w:t>
        </w:r>
      </w:ins>
      <w:ins w:id="2682" w:author="Regina Casanova" w:date="2018-06-18T23:54:00Z">
        <w:r w:rsidR="00EF41F7">
          <w:t xml:space="preserve"> de establecimientos de salud del</w:t>
        </w:r>
      </w:ins>
      <w:ins w:id="2683" w:author="Regina Casanova" w:date="2018-06-18T16:43:00Z">
        <w:r w:rsidR="00EF06FE">
          <w:t xml:space="preserve"> MINSA</w:t>
        </w:r>
      </w:ins>
      <w:del w:id="2684"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2685"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2685"/>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4B629AA9"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w:t>
      </w:r>
      <w:commentRangeStart w:id="2686"/>
      <w:r w:rsidR="009E2064" w:rsidRPr="00BA156B">
        <w:t>pensar</w:t>
      </w:r>
      <w:ins w:id="2687" w:author="Regina Casanova" w:date="2018-07-07T13:33:00Z">
        <w:r w:rsidR="00DE4F52">
          <w:t>a</w:t>
        </w:r>
      </w:ins>
      <w:del w:id="2688" w:author="Regina Casanova" w:date="2018-07-07T13:33:00Z">
        <w:r w:rsidR="009E2064" w:rsidRPr="00BA156B" w:rsidDel="00DE4F52">
          <w:delText>á</w:delText>
        </w:r>
      </w:del>
      <w:r w:rsidR="009E2064" w:rsidRPr="00BA156B">
        <w:t>n</w:t>
      </w:r>
      <w:commentRangeEnd w:id="2686"/>
      <w:r w:rsidR="00F916E3">
        <w:rPr>
          <w:rStyle w:val="Refdecomentario"/>
          <w:rFonts w:cstheme="minorBidi"/>
          <w:lang w:val="es-ES_tradnl"/>
        </w:rPr>
        <w:commentReference w:id="2686"/>
      </w:r>
      <w:r w:rsidR="009E2064" w:rsidRPr="00BA156B">
        <w:t xml:space="preserve"> que los gestores no apreciaban la riqueza de la información </w:t>
      </w:r>
      <w:r w:rsidR="009E2064" w:rsidRPr="00BA156B">
        <w:lastRenderedPageBreak/>
        <w:t xml:space="preserve">de los reclamos y que los gestores pensaran lo mismo de los prestadores de salud. </w:t>
      </w:r>
      <w:r w:rsidRPr="006D06B4">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personal de SUSALUD) debe ser capacitado sobre la importancia de los reclamos para poder lograr que el </w:t>
      </w:r>
      <w:del w:id="2689" w:author="Regina Casanova" w:date="2018-06-18T17:53:00Z">
        <w:r w:rsidR="0079520C" w:rsidRPr="00BA156B" w:rsidDel="00E94926">
          <w:delText xml:space="preserve">sistema </w:delText>
        </w:r>
      </w:del>
      <w:ins w:id="2690" w:author="Regina Casanova" w:date="2018-06-18T17:53:00Z">
        <w:r w:rsidR="00E94926">
          <w:t>software</w:t>
        </w:r>
      </w:ins>
      <w:ins w:id="2691" w:author="Regina Casanova" w:date="2018-06-18T17:41:00Z">
        <w:r w:rsidR="00234025">
          <w:t xml:space="preserve"> </w:t>
        </w:r>
      </w:ins>
      <w:r w:rsidR="0079520C" w:rsidRPr="00BA156B">
        <w:t xml:space="preserve">recaude información valiosa que pueda traducirse en proyectos de mejora. Sin esta capacitación permanente, el </w:t>
      </w:r>
      <w:del w:id="2692" w:author="Regina Casanova" w:date="2018-06-18T17:53:00Z">
        <w:r w:rsidR="0079520C" w:rsidRPr="00BA156B" w:rsidDel="00E94926">
          <w:delText>sistema</w:delText>
        </w:r>
      </w:del>
      <w:ins w:id="2693" w:author="Regina Casanova" w:date="2018-06-18T17:53:00Z">
        <w:r w:rsidR="00E94926">
          <w:t>software</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52878E52"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D92F33">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(60)","plainTextFormattedCitation":"(60)","previouslyFormattedCitation":"(59)"},"properties":{"noteIndex":0},"schema":"https://github.com/citation-style-language/schema/raw/master/csl-citation.json"}</w:instrText>
      </w:r>
      <w:r w:rsidRPr="00BA156B">
        <w:fldChar w:fldCharType="separate"/>
      </w:r>
      <w:r w:rsidR="00D92F33" w:rsidRPr="00D92F33">
        <w:rPr>
          <w:noProof/>
        </w:rPr>
        <w:t>(60)</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lastRenderedPageBreak/>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7D4697D9"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00EC2BAF" w:rsidRPr="00BA156B">
        <w:fldChar w:fldCharType="separate"/>
      </w:r>
      <w:r w:rsidR="00D92F33" w:rsidRPr="00D92F33">
        <w:rPr>
          <w:noProof/>
        </w:rPr>
        <w:t>(57)</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 xml:space="preserve">s </w:t>
      </w:r>
      <w:r w:rsidR="006D06B4">
        <w:lastRenderedPageBreak/>
        <w:t>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w:t>
      </w:r>
      <w:r w:rsidR="002D4AA2" w:rsidRPr="00BA156B">
        <w:lastRenderedPageBreak/>
        <w:t xml:space="preserve">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2804AB41" w:rsidR="00250481" w:rsidRPr="00862EA1" w:rsidRDefault="002D4AA2" w:rsidP="00862EA1">
      <w:pPr>
        <w:pStyle w:val="Texto"/>
      </w:pPr>
      <w:r w:rsidRPr="00BA156B">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2694" w:author="Regina Casanova" w:date="2018-06-18T17:53:00Z">
        <w:r w:rsidRPr="00BA156B" w:rsidDel="00E94926">
          <w:delText>sistema</w:delText>
        </w:r>
      </w:del>
      <w:ins w:id="2695" w:author="Regina Casanova" w:date="2018-06-18T17:53:00Z">
        <w:r w:rsidR="00E94926">
          <w:t>software</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2696" w:name="_Toc511166321"/>
      <w:r w:rsidRPr="00BA156B">
        <w:rPr>
          <w:lang w:val="es-PE"/>
        </w:rPr>
        <w:t>De los h</w:t>
      </w:r>
      <w:r w:rsidR="00C1603F" w:rsidRPr="00BA156B">
        <w:rPr>
          <w:lang w:val="es-PE"/>
        </w:rPr>
        <w:t>allazgos de la fase de p</w:t>
      </w:r>
      <w:r w:rsidR="009E2064" w:rsidRPr="00BA156B">
        <w:rPr>
          <w:lang w:val="es-PE"/>
        </w:rPr>
        <w:t>rueba</w:t>
      </w:r>
      <w:bookmarkEnd w:id="2696"/>
    </w:p>
    <w:p w14:paraId="79F09FCE" w14:textId="79CBC836"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2697" w:author="Regina Casanova" w:date="2018-06-18T17:53:00Z">
        <w:r w:rsidR="001E3A11" w:rsidRPr="00BA156B" w:rsidDel="00E94926">
          <w:delText>sistema</w:delText>
        </w:r>
      </w:del>
      <w:ins w:id="2698" w:author="Regina Casanova" w:date="2018-06-18T17:53:00Z">
        <w:r w:rsidR="00E94926">
          <w:t>software</w:t>
        </w:r>
      </w:ins>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w:t>
      </w:r>
      <w:r w:rsidR="001E3A11" w:rsidRPr="00BA156B">
        <w:lastRenderedPageBreak/>
        <w:t>relacionándolo como un gran foro de reclamos donde no tiene participación la IPRESS</w:t>
      </w:r>
      <w:r w:rsidR="008C4674" w:rsidRPr="00BA156B">
        <w:t xml:space="preserve">. </w:t>
      </w:r>
    </w:p>
    <w:p w14:paraId="7713F073" w14:textId="2076C221" w:rsidR="00C1603F" w:rsidRDefault="00CB765D" w:rsidP="00862EA1">
      <w:pPr>
        <w:pStyle w:val="Texto"/>
        <w:rPr>
          <w:ins w:id="2699" w:author="Regina Casanova" w:date="2018-06-15T19:26:00Z"/>
        </w:rPr>
      </w:pPr>
      <w:r w:rsidRPr="00BA156B">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2700" w:author="Regina Casanova" w:date="2018-06-18T17:53:00Z">
        <w:r w:rsidR="00EA256A" w:rsidRPr="00BA156B" w:rsidDel="00E94926">
          <w:delText>sistema</w:delText>
        </w:r>
      </w:del>
      <w:ins w:id="2701" w:author="Regina Casanova" w:date="2018-06-18T17:53:00Z">
        <w:r w:rsidR="00E94926">
          <w:t>software</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2702" w:author="Regina Casanova" w:date="2018-06-18T17:53:00Z">
        <w:r w:rsidRPr="00BA156B" w:rsidDel="00E94926">
          <w:delText>sistema</w:delText>
        </w:r>
      </w:del>
      <w:ins w:id="2703" w:author="Regina Casanova" w:date="2018-06-18T17:53:00Z">
        <w:r w:rsidR="00E94926">
          <w:t>software</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pPr>
        <w:pStyle w:val="Ttulo2"/>
        <w:pPrChange w:id="2704" w:author="Regina Casanova" w:date="2018-06-15T19:26:00Z">
          <w:pPr>
            <w:pStyle w:val="Texto"/>
          </w:pPr>
        </w:pPrChange>
      </w:pPr>
      <w:ins w:id="2705" w:author="Regina Casanova" w:date="2018-06-15T19:26:00Z">
        <w:r>
          <w:t>Limitaciones</w:t>
        </w:r>
      </w:ins>
    </w:p>
    <w:p w14:paraId="39417866" w14:textId="1FDB9AC8" w:rsidR="00524A0A" w:rsidRDefault="008A445E" w:rsidP="00862EA1">
      <w:pPr>
        <w:pStyle w:val="Texto"/>
        <w:rPr>
          <w:ins w:id="2706"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2707" w:author="Regina Casanova" w:date="2018-06-15T19:45:00Z">
        <w:r w:rsidR="004D0B2C">
          <w:t xml:space="preserve">Siendo lo ideal realizar iteraciones con un </w:t>
        </w:r>
      </w:ins>
      <w:ins w:id="2708" w:author="Regina Casanova" w:date="2018-06-15T19:46:00Z">
        <w:r w:rsidR="004D0B2C">
          <w:t>máximo</w:t>
        </w:r>
      </w:ins>
      <w:ins w:id="2709" w:author="Regina Casanova" w:date="2018-06-15T19:45:00Z">
        <w:r w:rsidR="004D0B2C">
          <w:t xml:space="preserve"> </w:t>
        </w:r>
      </w:ins>
      <w:ins w:id="2710" w:author="Regina Casanova" w:date="2018-06-15T19:46:00Z">
        <w:r w:rsidR="004D0B2C">
          <w:t xml:space="preserve">de 5 pruebas de </w:t>
        </w:r>
        <w:del w:id="2711" w:author="USER" w:date="2018-07-09T15:29:00Z">
          <w:r w:rsidR="004D0B2C" w:rsidDel="00002CAB">
            <w:delText>usuarios,  se</w:delText>
          </w:r>
        </w:del>
      </w:ins>
      <w:ins w:id="2712" w:author="USER" w:date="2018-07-09T15:29:00Z">
        <w:r w:rsidR="00002CAB">
          <w:t>usuarios, se</w:t>
        </w:r>
      </w:ins>
      <w:ins w:id="2713" w:author="Regina Casanova" w:date="2018-06-15T19:46:00Z">
        <w:r w:rsidR="004D0B2C">
          <w:t xml:space="preserve"> realizaron </w:t>
        </w:r>
      </w:ins>
      <w:ins w:id="2714" w:author="Regina Casanova" w:date="2018-06-15T20:02:00Z">
        <w:r w:rsidR="004D0B2C">
          <w:t xml:space="preserve">iteraciones con 3 </w:t>
        </w:r>
        <w:r w:rsidR="00806EEF">
          <w:t>usuarios para cada tipo de usuario evalu</w:t>
        </w:r>
      </w:ins>
      <w:ins w:id="2715" w:author="Regina Casanova" w:date="2018-06-15T20:03:00Z">
        <w:r w:rsidR="00806EEF">
          <w:t>a</w:t>
        </w:r>
      </w:ins>
      <w:ins w:id="2716" w:author="Regina Casanova" w:date="2018-06-15T20:02:00Z">
        <w:r w:rsidR="00806EEF">
          <w:t>do</w:t>
        </w:r>
      </w:ins>
      <w:ins w:id="2717" w:author="Regina Casanova" w:date="2018-06-15T20:05:00Z">
        <w:r w:rsidR="00806EEF">
          <w:t xml:space="preserve"> debido a poco tiempo que se contaba para realizar las pruebas. S</w:t>
        </w:r>
      </w:ins>
      <w:ins w:id="2718" w:author="Regina Casanova" w:date="2018-06-15T20:06:00Z">
        <w:r w:rsidR="00806EEF">
          <w:t>in embargo, iteraciones con 5 usuarios por cada tipo de usuario hubiera sido preferible para poder</w:t>
        </w:r>
      </w:ins>
      <w:ins w:id="2719" w:author="Regina Casanova" w:date="2018-06-15T20:02:00Z">
        <w:r w:rsidR="00806EEF">
          <w:t xml:space="preserve"> </w:t>
        </w:r>
      </w:ins>
      <w:ins w:id="2720" w:author="Regina Casanova" w:date="2018-06-15T20:07:00Z">
        <w:r w:rsidR="00806EEF">
          <w:t xml:space="preserve">refinar el prototipo. Adicionalmente, </w:t>
        </w:r>
      </w:ins>
      <w:del w:id="2721" w:author="Regina Casanova" w:date="2018-06-15T20:07:00Z">
        <w:r w:rsidR="00BE03A0" w:rsidRPr="00BA156B" w:rsidDel="00806EEF">
          <w:delText>I</w:delText>
        </w:r>
        <w:r w:rsidR="00472F37" w:rsidRPr="00BA156B" w:rsidDel="00806EEF">
          <w:delText>dealmente</w:delText>
        </w:r>
      </w:del>
      <w:ins w:id="2722"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2723"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D92F33">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(61)","plainTextFormattedCitation":"(61)","previouslyFormattedCitation":"(60)"},"properties":{"noteIndex":0},"schema":"https://github.com/citation-style-language/schema/raw/master/csl-citation.json"}</w:instrText>
      </w:r>
      <w:r w:rsidR="00EC2BAF" w:rsidRPr="00BA156B">
        <w:fldChar w:fldCharType="separate"/>
      </w:r>
      <w:r w:rsidR="00D92F33" w:rsidRPr="00D92F33">
        <w:rPr>
          <w:noProof/>
        </w:rPr>
        <w:t>(61)</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w:t>
      </w:r>
      <w:r w:rsidR="00800377" w:rsidRPr="00BA156B">
        <w:lastRenderedPageBreak/>
        <w:t>Es por esto que se itero 2 veces en las pantallas presentad</w:t>
      </w:r>
      <w:r w:rsidR="00D00DDC">
        <w:t>as para ciudadanos y gestores má</w:t>
      </w:r>
      <w:r w:rsidR="00800377" w:rsidRPr="00BA156B">
        <w:t>s solo una vez para el personal de SUSALUD.</w:t>
      </w:r>
    </w:p>
    <w:p w14:paraId="2F8B3354" w14:textId="3094EA22" w:rsidR="00AC0179" w:rsidRDefault="00AC0179" w:rsidP="00862EA1">
      <w:pPr>
        <w:pStyle w:val="Texto"/>
        <w:rPr>
          <w:ins w:id="2724" w:author="Regina Casanova" w:date="2018-06-18T12:29:00Z"/>
        </w:rPr>
      </w:pPr>
      <w:ins w:id="2725" w:author="Regina Casanova" w:date="2018-06-18T12:21:00Z">
        <w:r>
          <w:t>Acerca de la clasificación de reclamos</w:t>
        </w:r>
      </w:ins>
      <w:ins w:id="2726" w:author="Regina Casanova" w:date="2018-06-18T12:22:00Z">
        <w:r w:rsidR="00152904">
          <w:t xml:space="preserve"> presentada</w:t>
        </w:r>
      </w:ins>
      <w:ins w:id="2727" w:author="Regina Casanova" w:date="2018-06-18T12:21:00Z">
        <w:r>
          <w:t xml:space="preserve">, </w:t>
        </w:r>
        <w:r w:rsidR="00152904">
          <w:t>a pesar de haberse rea</w:t>
        </w:r>
      </w:ins>
      <w:ins w:id="2728" w:author="Regina Casanova" w:date="2018-06-18T12:23:00Z">
        <w:r w:rsidR="00152904">
          <w:t xml:space="preserve">lizado </w:t>
        </w:r>
      </w:ins>
      <w:ins w:id="2729" w:author="Regina Casanova" w:date="2018-06-18T12:24:00Z">
        <w:r w:rsidR="00152904">
          <w:t>con</w:t>
        </w:r>
      </w:ins>
      <w:ins w:id="2730" w:author="Regina Casanova" w:date="2018-06-18T12:23:00Z">
        <w:r w:rsidR="00152904">
          <w:t xml:space="preserve"> el consenso de un </w:t>
        </w:r>
      </w:ins>
      <w:ins w:id="2731" w:author="Regina Casanova" w:date="2018-06-18T12:21:00Z">
        <w:r w:rsidR="00152904">
          <w:t xml:space="preserve">grupo de 8 </w:t>
        </w:r>
      </w:ins>
      <w:ins w:id="2732" w:author="Regina Casanova" w:date="2018-06-18T12:23:00Z">
        <w:r w:rsidR="00152904">
          <w:t>personas, entre personal de SUSALUD y gestores de IPRESS</w:t>
        </w:r>
      </w:ins>
      <w:ins w:id="2733" w:author="Regina Casanova" w:date="2018-06-18T12:21:00Z">
        <w:r w:rsidR="00152904">
          <w:t xml:space="preserve"> que trabajan de manera constante con los reclamos </w:t>
        </w:r>
      </w:ins>
      <w:ins w:id="2734" w:author="Regina Casanova" w:date="2018-06-18T12:22:00Z">
        <w:r w:rsidR="00152904">
          <w:t xml:space="preserve">en salud, no se puede tomar la clasificación presentada como definitiva ya que no se puede comprobar que </w:t>
        </w:r>
        <w:del w:id="2735" w:author="USER" w:date="2018-07-09T15:29:00Z">
          <w:r w:rsidR="00152904" w:rsidDel="00002CAB">
            <w:delText xml:space="preserve">los criterios utilizados por </w:delText>
          </w:r>
        </w:del>
      </w:ins>
      <w:ins w:id="2736" w:author="Regina Casanova" w:date="2018-06-18T12:24:00Z">
        <w:del w:id="2737" w:author="USER" w:date="2018-07-09T15:29:00Z">
          <w:r w:rsidR="00152904" w:rsidDel="00002CAB">
            <w:delText>estos usuarios se ciñe</w:delText>
          </w:r>
        </w:del>
      </w:ins>
      <w:ins w:id="2738" w:author="USER" w:date="2018-07-09T15:29:00Z">
        <w:r w:rsidR="00002CAB">
          <w:t>los criterios utilizados por estos usuarios se ciñen</w:t>
        </w:r>
      </w:ins>
      <w:ins w:id="2739" w:author="Regina Casanova" w:date="2018-06-18T12:24:00Z">
        <w:r w:rsidR="00152904">
          <w:t xml:space="preserve"> a criterios utilizados internacionalmente para la clasificación de reclamos. Adicionalmente, </w:t>
        </w:r>
      </w:ins>
      <w:ins w:id="2740" w:author="Regina Casanova" w:date="2018-06-18T12:25:00Z">
        <w:r w:rsidR="00152904">
          <w:t>existe un tema cultural en donde no se suele presentar cambios a propuestas hechas que puede haberse presentado con esta parte de la investigaci</w:t>
        </w:r>
      </w:ins>
      <w:ins w:id="2741" w:author="Regina Casanova" w:date="2018-06-18T12:28:00Z">
        <w:r w:rsidR="00152904">
          <w:t xml:space="preserve">ón. Resulta difícil identificar si no se presentaron cambios por ello o porque verdaderamente aceptaban cada </w:t>
        </w:r>
      </w:ins>
      <w:ins w:id="2742" w:author="Regina Casanova" w:date="2018-06-18T12:29:00Z">
        <w:del w:id="2743" w:author="USER" w:date="2018-07-09T15:30:00Z">
          <w:r w:rsidR="00152904" w:rsidDel="00002CAB">
            <w:delText>categoría</w:delText>
          </w:r>
        </w:del>
      </w:ins>
      <w:ins w:id="2744" w:author="Regina Casanova" w:date="2018-06-18T12:28:00Z">
        <w:del w:id="2745" w:author="USER" w:date="2018-07-09T15:30:00Z">
          <w:r w:rsidR="00152904" w:rsidDel="00002CAB">
            <w:delText xml:space="preserve"> </w:delText>
          </w:r>
        </w:del>
      </w:ins>
      <w:ins w:id="2746" w:author="Regina Casanova" w:date="2018-06-18T12:29:00Z">
        <w:del w:id="2747" w:author="USER" w:date="2018-07-09T15:30:00Z">
          <w:r w:rsidR="00152904" w:rsidDel="00002CAB">
            <w:delText xml:space="preserve"> e</w:delText>
          </w:r>
        </w:del>
      </w:ins>
      <w:ins w:id="2748" w:author="USER" w:date="2018-07-09T15:30:00Z">
        <w:r w:rsidR="00002CAB">
          <w:t>categoría e</w:t>
        </w:r>
      </w:ins>
      <w:ins w:id="2749" w:author="Regina Casanova" w:date="2018-06-18T12:29:00Z">
        <w:r w:rsidR="00152904">
          <w:t xml:space="preserve"> ítem presentado.</w:t>
        </w:r>
      </w:ins>
    </w:p>
    <w:p w14:paraId="5A572F5B" w14:textId="5E15C22B" w:rsidR="00152904" w:rsidRPr="00862EA1" w:rsidRDefault="00152904" w:rsidP="00862EA1">
      <w:pPr>
        <w:pStyle w:val="Texto"/>
      </w:pPr>
      <w:ins w:id="2750" w:author="Regina Casanova" w:date="2018-06-18T12:29:00Z">
        <w:r>
          <w:t xml:space="preserve">Finalmente, </w:t>
        </w:r>
      </w:ins>
      <w:ins w:id="2751" w:author="Regina Casanova" w:date="2018-06-18T12:30:00Z">
        <w:r>
          <w:t>luego de encontrar incongruencias en los datos p</w:t>
        </w:r>
        <w:r w:rsidR="009D09E8">
          <w:t>resentados del Sistema de</w:t>
        </w:r>
      </w:ins>
      <w:ins w:id="2752" w:author="Regina Casanova" w:date="2018-06-18T12:31:00Z">
        <w:r>
          <w:t xml:space="preserve"> </w:t>
        </w:r>
        <w:r w:rsidR="009D09E8">
          <w:t xml:space="preserve">Solicitudes en Atención al Ciudadano es </w:t>
        </w:r>
      </w:ins>
      <w:ins w:id="2753" w:author="Regina Casanova" w:date="2018-06-18T12:32:00Z">
        <w:r w:rsidR="009D09E8">
          <w:t>difícil</w:t>
        </w:r>
      </w:ins>
      <w:ins w:id="2754" w:author="Regina Casanova" w:date="2018-06-18T12:31:00Z">
        <w:r w:rsidR="009D09E8">
          <w:t xml:space="preserve"> </w:t>
        </w:r>
      </w:ins>
      <w:ins w:id="2755" w:author="Regina Casanova" w:date="2018-06-18T12:32:00Z">
        <w:r w:rsidR="009D09E8">
          <w:t>poder confiar enteramente en los datos presentados por su Plataforma de Informaci</w:t>
        </w:r>
      </w:ins>
      <w:ins w:id="2756" w:author="Regina Casanova" w:date="2018-06-18T12:33:00Z">
        <w:r w:rsidR="009D09E8">
          <w:t>ón y Difusión</w:t>
        </w:r>
      </w:ins>
      <w:ins w:id="2757" w:author="Regina Casanova" w:date="2018-06-18T12:36:00Z">
        <w:r w:rsidR="009D09E8">
          <w:t xml:space="preserve"> y esto hace que los ciudadanos que deseen acceder a esta informaci</w:t>
        </w:r>
      </w:ins>
      <w:ins w:id="2758" w:author="Regina Casanova" w:date="2018-06-18T12:37:00Z">
        <w:r w:rsidR="009D09E8">
          <w:t xml:space="preserve">ón puedan estar accediendo a información errónea y no les permita tomar una decisión informada sobre </w:t>
        </w:r>
      </w:ins>
      <w:ins w:id="2759" w:author="Regina Casanova" w:date="2018-06-18T13:16:00Z">
        <w:r w:rsidR="000969F2">
          <w:t>dónde</w:t>
        </w:r>
      </w:ins>
      <w:ins w:id="2760"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2761" w:name="_Toc511166322"/>
      <w:r w:rsidRPr="00BA156B">
        <w:lastRenderedPageBreak/>
        <w:t>Conclusiones</w:t>
      </w:r>
      <w:bookmarkEnd w:id="2761"/>
    </w:p>
    <w:p w14:paraId="5EA702DC" w14:textId="185229F0" w:rsidR="00F26C78" w:rsidRPr="00862EA1" w:rsidRDefault="000635A6" w:rsidP="00862EA1">
      <w:pPr>
        <w:pStyle w:val="Texto"/>
      </w:pPr>
      <w:del w:id="2762"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ins w:id="2763" w:author="Regina Casanova" w:date="2018-06-14T18:20:00Z">
        <w:r w:rsidR="008E5E4A">
          <w:t>En este estudio se comprobó</w:t>
        </w:r>
      </w:ins>
      <w:ins w:id="2764" w:author="Regina Casanova" w:date="2018-06-14T18:34:00Z">
        <w:r w:rsidR="00792CC5">
          <w:t xml:space="preserve"> la utilidad</w:t>
        </w:r>
      </w:ins>
      <w:ins w:id="2765" w:author="Regina Casanova" w:date="2018-06-14T18:20:00Z">
        <w:r w:rsidR="008E5E4A">
          <w:t xml:space="preserve"> </w:t>
        </w:r>
      </w:ins>
      <w:ins w:id="2766" w:author="Regina Casanova" w:date="2018-06-14T18:47:00Z">
        <w:r w:rsidR="00FB760C">
          <w:t xml:space="preserve">de uso </w:t>
        </w:r>
      </w:ins>
      <w:ins w:id="2767" w:author="Regina Casanova" w:date="2018-06-14T18:20:00Z">
        <w:r w:rsidR="008E5E4A">
          <w:t>de la metodolog</w:t>
        </w:r>
        <w:r w:rsidR="00792CC5">
          <w:t>ía UCD</w:t>
        </w:r>
        <w:r w:rsidR="008E5E4A">
          <w:t xml:space="preserve"> para la creación del diseño</w:t>
        </w:r>
      </w:ins>
      <w:r w:rsidRPr="00BA156B">
        <w:t xml:space="preserve"> </w:t>
      </w:r>
      <w:ins w:id="2768" w:author="Regina Casanova" w:date="2018-06-14T18:48:00Z">
        <w:r w:rsidR="00470DBC">
          <w:t>para</w:t>
        </w:r>
      </w:ins>
      <w:del w:id="2769" w:author="Regina Casanova" w:date="2018-06-14T18:48:00Z">
        <w:r w:rsidRPr="00BA156B" w:rsidDel="00470DBC">
          <w:delText>de</w:delText>
        </w:r>
      </w:del>
      <w:r w:rsidRPr="00BA156B">
        <w:t xml:space="preserve"> un </w:t>
      </w:r>
      <w:del w:id="2770" w:author="Regina Casanova" w:date="2018-06-18T17:53:00Z">
        <w:r w:rsidRPr="00BA156B" w:rsidDel="00E94926">
          <w:delText xml:space="preserve">sistema </w:delText>
        </w:r>
      </w:del>
      <w:ins w:id="2771" w:author="Regina Casanova" w:date="2018-06-18T17:53:00Z">
        <w:r w:rsidR="00E94926">
          <w:t>software</w:t>
        </w:r>
      </w:ins>
      <w:ins w:id="2772" w:author="Regina Casanova" w:date="2018-06-18T17:42:00Z">
        <w:r w:rsidR="00234025">
          <w:t xml:space="preserve"> </w:t>
        </w:r>
      </w:ins>
      <w:r w:rsidRPr="00BA156B">
        <w:t>de gestión de reclamos</w:t>
      </w:r>
      <w:r w:rsidR="00E85F76" w:rsidRPr="00BA156B">
        <w:t xml:space="preserve">, lográndose un </w:t>
      </w:r>
      <w:del w:id="2773" w:author="Regina Casanova" w:date="2018-06-18T17:53:00Z">
        <w:r w:rsidR="00E85F76" w:rsidRPr="00BA156B" w:rsidDel="00E94926">
          <w:delText xml:space="preserve">sistema </w:delText>
        </w:r>
      </w:del>
      <w:ins w:id="2774" w:author="Regina Casanova" w:date="2018-06-18T17:53:00Z">
        <w:r w:rsidR="00E94926">
          <w:t>software</w:t>
        </w:r>
      </w:ins>
      <w:ins w:id="2775" w:author="Regina Casanova" w:date="2018-06-18T17:42:00Z">
        <w:r w:rsidR="00234025">
          <w:t xml:space="preserve"> </w:t>
        </w:r>
      </w:ins>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r w:rsidRPr="00BA156B">
        <w:t>L</w:t>
      </w:r>
      <w:r w:rsidR="00F27D13" w:rsidRPr="00BA156B">
        <w:t xml:space="preserve">a metodología de </w:t>
      </w:r>
      <w:r w:rsidR="006D06B4">
        <w:t>‘</w:t>
      </w:r>
      <w:r w:rsidR="00F27D13" w:rsidRPr="00F916E3">
        <w:t>Card Sorting Modified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r w:rsidR="00F27D13" w:rsidRPr="00F916E3">
        <w:t>Think-Aloud</w:t>
      </w:r>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2776" w:name="_Toc511166323"/>
      <w:r w:rsidRPr="00BA156B">
        <w:lastRenderedPageBreak/>
        <w:t>Recomendaciones</w:t>
      </w:r>
      <w:bookmarkEnd w:id="2776"/>
    </w:p>
    <w:p w14:paraId="6AE56F0D" w14:textId="3A86B56D" w:rsidR="004C04E9" w:rsidRDefault="007502D3" w:rsidP="00862EA1">
      <w:pPr>
        <w:pStyle w:val="Texto"/>
        <w:rPr>
          <w:ins w:id="2777" w:author="Regina Casanova" w:date="2018-06-15T18:05:00Z"/>
        </w:rPr>
      </w:pPr>
      <w:r w:rsidRPr="00BA156B">
        <w:t xml:space="preserve">Finalizando este estudio se pudo observar que la implementación del </w:t>
      </w:r>
      <w:del w:id="2778" w:author="Regina Casanova" w:date="2018-06-18T17:53:00Z">
        <w:r w:rsidRPr="00BA156B" w:rsidDel="00E94926">
          <w:delText>sistema</w:delText>
        </w:r>
      </w:del>
      <w:ins w:id="2779" w:author="Regina Casanova" w:date="2018-06-18T17:53:00Z">
        <w:r w:rsidR="00E94926">
          <w:t>software</w:t>
        </w:r>
      </w:ins>
      <w:r w:rsidRPr="00BA156B">
        <w:t xml:space="preserve"> propuesto se ve como el siguiente paso en estudios complementarios. </w:t>
      </w:r>
      <w:del w:id="2780" w:author="Regina Casanova" w:date="2018-06-14T18:08:00Z">
        <w:r w:rsidRPr="00BA156B" w:rsidDel="00405FE8">
          <w:delText xml:space="preserve">En dichos estudios se debería evaluar la satisfacción de uso, usabilidad y aceptabilidad del sistema, así como el impacto que pueda tener la implementación este sistema </w:delText>
        </w:r>
        <w:r w:rsidR="006D06B4" w:rsidRPr="00BA156B" w:rsidDel="00405FE8">
          <w:delText>comparado</w:delText>
        </w:r>
        <w:r w:rsidRPr="00BA156B" w:rsidDel="00405FE8">
          <w:delText xml:space="preserve"> c</w:delText>
        </w:r>
        <w:r w:rsidR="004C04E9" w:rsidRPr="00BA156B" w:rsidDel="00405FE8">
          <w:delText>on el actual manejo de reclamos.</w:delText>
        </w:r>
      </w:del>
      <w:ins w:id="2781" w:author="Regina Casanova" w:date="2018-06-14T18:08:00Z">
        <w:r w:rsidR="00405FE8">
          <w:t xml:space="preserve">Dichos estudios deberían, adicionalmente a implementar el </w:t>
        </w:r>
      </w:ins>
      <w:ins w:id="2782" w:author="Regina Casanova" w:date="2018-06-18T17:53:00Z">
        <w:r w:rsidR="00E94926">
          <w:t>software</w:t>
        </w:r>
      </w:ins>
      <w:ins w:id="2783" w:author="Regina Casanova" w:date="2018-06-18T17:43:00Z">
        <w:r w:rsidR="00234025">
          <w:t xml:space="preserve"> </w:t>
        </w:r>
      </w:ins>
      <w:ins w:id="2784" w:author="Regina Casanova" w:date="2018-06-14T18:08:00Z">
        <w:r w:rsidR="00405FE8">
          <w:t>planteado, hacer un estudio piloto en al menos dos establecimientos de salud de mediana y/o alta complejidad.</w:t>
        </w:r>
      </w:ins>
      <w:ins w:id="2785" w:author="Regina Casanova" w:date="2018-06-14T18:14:00Z">
        <w:r w:rsidR="008E5E4A">
          <w:t xml:space="preserve"> Estos estudios deberían dar mejoras al prototipo presentado</w:t>
        </w:r>
      </w:ins>
      <w:ins w:id="2786" w:author="Regina Casanova" w:date="2018-06-14T18:10:00Z">
        <w:r w:rsidR="00405FE8">
          <w:t xml:space="preserve"> </w:t>
        </w:r>
      </w:ins>
      <w:ins w:id="2787" w:author="Regina Casanova" w:date="2018-06-14T18:14:00Z">
        <w:r w:rsidR="008E5E4A">
          <w:t>en este estudio y deberían medir sus resultados en forma cuantitativa</w:t>
        </w:r>
      </w:ins>
      <w:ins w:id="2788" w:author="Regina Casanova" w:date="2018-06-14T18:15:00Z">
        <w:r w:rsidR="008E5E4A">
          <w:t>,</w:t>
        </w:r>
      </w:ins>
      <w:ins w:id="2789" w:author="Regina Casanova" w:date="2018-06-14T18:14:00Z">
        <w:r w:rsidR="008E5E4A">
          <w:t xml:space="preserve"> mediante el cuestionario SUS</w:t>
        </w:r>
      </w:ins>
      <w:ins w:id="2790" w:author="Regina Casanova" w:date="2018-06-14T18:15:00Z">
        <w:r w:rsidR="008E5E4A">
          <w:t>, y cualitativa, mediante la resolución de tareas complejas tanto en un ambiente controlado como en uno no controlado.</w:t>
        </w:r>
      </w:ins>
      <w:ins w:id="2791" w:author="Regina Casanova" w:date="2018-06-14T18:14:00Z">
        <w:r w:rsidR="008E5E4A">
          <w:t xml:space="preserve"> </w:t>
        </w:r>
      </w:ins>
      <w:r w:rsidR="00DF5627" w:rsidRPr="00BA156B">
        <w:t xml:space="preserve"> </w:t>
      </w:r>
      <w:del w:id="2792" w:author="Regina Casanova" w:date="2018-06-14T18:16:00Z">
        <w:r w:rsidR="004C04E9" w:rsidRPr="00BA156B" w:rsidDel="008E5E4A">
          <w:delText>E</w:delText>
        </w:r>
        <w:r w:rsidRPr="00BA156B" w:rsidDel="008E5E4A">
          <w:delText>n dichos estudios</w:delText>
        </w:r>
      </w:del>
      <w:ins w:id="2793" w:author="Regina Casanova" w:date="2018-06-14T18:16:00Z">
        <w:r w:rsidR="008E5E4A">
          <w:t>Adicionalmente,</w:t>
        </w:r>
      </w:ins>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4F4869DD" w:rsidR="00A30F79" w:rsidRPr="00862EA1" w:rsidRDefault="00E55F42" w:rsidP="00862EA1">
      <w:pPr>
        <w:pStyle w:val="Texto"/>
      </w:pPr>
      <w:ins w:id="2794" w:author="Regina Casanova" w:date="2018-06-15T19:00:00Z">
        <w:r>
          <w:t>Al encontrarse formas diferentes para manejar los reclamos dentro de esta</w:t>
        </w:r>
        <w:r w:rsidR="00234025">
          <w:t>blecimientos de salud del MINSA</w:t>
        </w:r>
        <w:r>
          <w:t xml:space="preserve"> se </w:t>
        </w:r>
      </w:ins>
      <w:ins w:id="2795" w:author="Regina Casanova" w:date="2018-06-15T19:01:00Z">
        <w:r>
          <w:t xml:space="preserve">sugiere </w:t>
        </w:r>
      </w:ins>
      <w:ins w:id="2796" w:author="Regina Casanova" w:date="2018-06-18T17:44:00Z">
        <w:r w:rsidR="00234025">
          <w:t xml:space="preserve">que </w:t>
        </w:r>
      </w:ins>
      <w:ins w:id="2797" w:author="Regina Casanova" w:date="2018-06-15T19:05:00Z">
        <w:r>
          <w:t>el establecimiento de un sistema</w:t>
        </w:r>
      </w:ins>
      <w:ins w:id="2798" w:author="Regina Casanova" w:date="2018-06-15T19:07:00Z">
        <w:r>
          <w:t xml:space="preserve"> unificado, </w:t>
        </w:r>
      </w:ins>
      <w:ins w:id="2799" w:author="Regina Casanova" w:date="2018-06-15T19:05:00Z">
        <w:r>
          <w:t xml:space="preserve">no exclusivamente </w:t>
        </w:r>
      </w:ins>
      <w:ins w:id="2800" w:author="Regina Casanova" w:date="2018-06-15T19:09:00Z">
        <w:r>
          <w:t>informático</w:t>
        </w:r>
      </w:ins>
      <w:ins w:id="2801" w:author="Regina Casanova" w:date="2018-06-15T19:07:00Z">
        <w:r>
          <w:t xml:space="preserve">, sea implementado en </w:t>
        </w:r>
        <w:del w:id="2802" w:author="USER" w:date="2018-07-09T15:30:00Z">
          <w:r w:rsidDel="00002CAB">
            <w:delText>los establecimiento</w:delText>
          </w:r>
        </w:del>
      </w:ins>
      <w:ins w:id="2803" w:author="USER" w:date="2018-07-09T15:30:00Z">
        <w:r w:rsidR="00002CAB">
          <w:t>los establecimientos</w:t>
        </w:r>
      </w:ins>
      <w:ins w:id="2804" w:author="Regina Casanova" w:date="2018-06-15T19:07:00Z">
        <w:r>
          <w:t xml:space="preserve"> </w:t>
        </w:r>
      </w:ins>
      <w:ins w:id="2805" w:author="Regina Casanova" w:date="2018-06-20T12:01:00Z">
        <w:r w:rsidR="008E0B0A">
          <w:t xml:space="preserve">de salud </w:t>
        </w:r>
      </w:ins>
      <w:ins w:id="2806" w:author="Regina Casanova" w:date="2018-06-15T19:07:00Z">
        <w:r>
          <w:t xml:space="preserve">del MINSA para </w:t>
        </w:r>
      </w:ins>
      <w:ins w:id="2807" w:author="Regina Casanova" w:date="2018-06-15T19:13:00Z">
        <w:r w:rsidR="00C30075">
          <w:t>un manejo de reclamos eficiente a través de toda la red y no de forma aislada.</w:t>
        </w:r>
      </w:ins>
    </w:p>
    <w:p w14:paraId="49E663BE" w14:textId="64640950" w:rsidR="004C04E9" w:rsidRPr="00862EA1" w:rsidDel="008E5E4A" w:rsidRDefault="004C04E9" w:rsidP="00862EA1">
      <w:pPr>
        <w:pStyle w:val="Texto"/>
        <w:rPr>
          <w:del w:id="2808" w:author="Regina Casanova" w:date="2018-06-14T18:17:00Z"/>
        </w:rPr>
      </w:pPr>
      <w:del w:id="2809" w:author="Regina Casanova" w:date="2018-06-14T18:17:00Z">
        <w:r w:rsidRPr="00BA156B" w:rsidDel="008E5E4A">
          <w:delText>Así mismo, una participación más activa del MINSA es necesaria para dar a conocer los derechos ciudadanos en salud.</w:delText>
        </w:r>
      </w:del>
    </w:p>
    <w:p w14:paraId="3DF8AB23" w14:textId="4BE792D5"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w:t>
      </w:r>
      <w:r w:rsidRPr="00BA156B">
        <w:lastRenderedPageBreak/>
        <w:t xml:space="preserve">personal de SUSALUD; y la segunda fase permitiría el acceso a ciudadanos. Esta separación de fases permitiría a todos los usuarios poder acostumbrarse al </w:t>
      </w:r>
      <w:del w:id="2810" w:author="Regina Casanova" w:date="2018-06-18T17:53:00Z">
        <w:r w:rsidR="00465CE9" w:rsidRPr="00BA156B" w:rsidDel="00E94926">
          <w:delText>sistema</w:delText>
        </w:r>
      </w:del>
      <w:ins w:id="2811" w:author="Regina Casanova" w:date="2018-06-18T17:53:00Z">
        <w:r w:rsidR="00E94926">
          <w:t>software</w:t>
        </w:r>
      </w:ins>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2812" w:name="_Toc511166324"/>
      <w:r w:rsidRPr="00BA156B">
        <w:lastRenderedPageBreak/>
        <w:t>Referencias bibliográficas</w:t>
      </w:r>
      <w:bookmarkEnd w:id="2812"/>
    </w:p>
    <w:p w14:paraId="7149DD80" w14:textId="51A977DD" w:rsidR="00D92F33" w:rsidRPr="00F916E3" w:rsidRDefault="00EC2BAF" w:rsidP="00D92F33">
      <w:pPr>
        <w:widowControl w:val="0"/>
        <w:autoSpaceDE w:val="0"/>
        <w:autoSpaceDN w:val="0"/>
        <w:adjustRightInd w:val="0"/>
        <w:spacing w:line="360" w:lineRule="auto"/>
        <w:ind w:left="640" w:hanging="640"/>
        <w:rPr>
          <w:rFonts w:cs="Times New Roman"/>
          <w:noProof/>
          <w:lang w:val="en-US"/>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D92F33" w:rsidRPr="00D92F33">
        <w:rPr>
          <w:rFonts w:cs="Times New Roman"/>
          <w:noProof/>
        </w:rPr>
        <w:t xml:space="preserve">1. </w:t>
      </w:r>
      <w:r w:rsidR="00D92F33" w:rsidRPr="00D92F33">
        <w:rPr>
          <w:rFonts w:cs="Times New Roman"/>
          <w:noProof/>
        </w:rPr>
        <w:tab/>
        <w:t xml:space="preserve">Orozco M. Garantia_Calidad_Seguridad_Paciente-CIES-Miguel_Orozco. </w:t>
      </w:r>
      <w:r w:rsidR="00D92F33" w:rsidRPr="00F916E3">
        <w:rPr>
          <w:rFonts w:cs="Times New Roman"/>
          <w:noProof/>
          <w:lang w:val="en-US"/>
        </w:rPr>
        <w:t xml:space="preserve">2009. p. 50. </w:t>
      </w:r>
    </w:p>
    <w:p w14:paraId="39C36E56"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 </w:t>
      </w:r>
      <w:r w:rsidRPr="00F916E3">
        <w:rPr>
          <w:rFonts w:cs="Times New Roman"/>
          <w:noProof/>
          <w:lang w:val="en-US"/>
        </w:rPr>
        <w:tab/>
        <w:t xml:space="preserve">Oliver RL. An Investigation of the Interrelationship Between Consumer (Dis) Satisfaction and Complaint Reports. Adv Consum Res. 1987;14(1):218–222. 5p. 1 Diagram. </w:t>
      </w:r>
    </w:p>
    <w:p w14:paraId="196CB661"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3. </w:t>
      </w:r>
      <w:r w:rsidRPr="00F916E3">
        <w:rPr>
          <w:rFonts w:cs="Times New Roman"/>
          <w:noProof/>
          <w:lang w:val="en-US"/>
        </w:rPr>
        <w:tab/>
        <w:t xml:space="preserve">Reader TW, Gillespie A, Roberts J. Patient complaints in healthcare systems: a systematic review and coding taxonomy. BMJ Qual Saf. 2014;23(May):6781. Reader TW, Gillespie A, Roberts J. Patient c. </w:t>
      </w:r>
    </w:p>
    <w:p w14:paraId="7A9D78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4. </w:t>
      </w:r>
      <w:r w:rsidRPr="00F916E3">
        <w:rPr>
          <w:rFonts w:cs="Times New Roman"/>
          <w:noProof/>
          <w:lang w:val="en-US"/>
        </w:rPr>
        <w:tab/>
        <w:t xml:space="preserve">Hospital Consumer Assessment of Healthcare Providers and Systems. The HCAHPS Survey – Frequently Asked Questions. Centers for Medicare and Medicaid. </w:t>
      </w:r>
      <w:r w:rsidRPr="00D92F33">
        <w:rPr>
          <w:rFonts w:cs="Times New Roman"/>
          <w:noProof/>
        </w:rPr>
        <w:t xml:space="preserve">2016;1–6. </w:t>
      </w:r>
    </w:p>
    <w:p w14:paraId="0628DC8E"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5. </w:t>
      </w:r>
      <w:r w:rsidRPr="00D92F33">
        <w:rPr>
          <w:rFonts w:cs="Times New Roman"/>
          <w:noProof/>
        </w:rPr>
        <w:tab/>
        <w:t xml:space="preserve">Ministère des affaires sociales et de la santé. Ordonnance no 96-346 du 24 avril 1996 portant réforme de l’hospitalisation publique et privée | Legifrance [Internet]. </w:t>
      </w:r>
      <w:r w:rsidRPr="00F916E3">
        <w:rPr>
          <w:rFonts w:cs="Times New Roman"/>
          <w:noProof/>
          <w:lang w:val="en-US"/>
        </w:rPr>
        <w:t>Available from: https://www.legifrance.gouv.fr/affichTexte.do?cidTexte=JORFTEXT000000742206</w:t>
      </w:r>
    </w:p>
    <w:p w14:paraId="68A1EC01"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6. </w:t>
      </w:r>
      <w:r w:rsidRPr="00F916E3">
        <w:rPr>
          <w:rFonts w:cs="Times New Roman"/>
          <w:noProof/>
          <w:lang w:val="en-US"/>
        </w:rPr>
        <w:tab/>
        <w:t xml:space="preserve">Schoenfelder T, Klewer J, Kugler J. Determinants of patient satisfaction: A study among 39 hospitals in an in-patient setting in Germany. Int J Qual Heal Care. 2011 Oct;23(5):503–9. </w:t>
      </w:r>
    </w:p>
    <w:p w14:paraId="26E7D9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7. </w:t>
      </w:r>
      <w:r w:rsidRPr="00F916E3">
        <w:rPr>
          <w:rFonts w:cs="Times New Roman"/>
          <w:noProof/>
          <w:lang w:val="en-US"/>
        </w:rPr>
        <w:tab/>
        <w:t xml:space="preserve">Department of Health. The NHS Plan: a plan for investment, a plan for reform. </w:t>
      </w:r>
      <w:r w:rsidRPr="00D92F33">
        <w:rPr>
          <w:rFonts w:cs="Times New Roman"/>
          <w:noProof/>
        </w:rPr>
        <w:t xml:space="preserve">C 4818I. 2000;Cm 4818-I:144 p. </w:t>
      </w:r>
    </w:p>
    <w:p w14:paraId="27A11539"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8. </w:t>
      </w:r>
      <w:r w:rsidRPr="00D92F33">
        <w:rPr>
          <w:rFonts w:cs="Times New Roman"/>
          <w:noProof/>
        </w:rPr>
        <w:tab/>
        <w:t xml:space="preserve">Cubillas JJ, Ramos MI, Feito FR, González JM, Gersol R, Ramos MB. </w:t>
      </w:r>
      <w:r w:rsidRPr="00F916E3">
        <w:rPr>
          <w:rFonts w:cs="Times New Roman"/>
          <w:noProof/>
          <w:lang w:val="en-US"/>
        </w:rPr>
        <w:t xml:space="preserve">[Importance of health CRM in pandemics and health alerts]. Aten Primaria. 2015 May 1;47(5):267–72. </w:t>
      </w:r>
    </w:p>
    <w:p w14:paraId="69B7EC4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9. </w:t>
      </w:r>
      <w:r w:rsidRPr="00F916E3">
        <w:rPr>
          <w:rFonts w:cs="Times New Roman"/>
          <w:noProof/>
          <w:lang w:val="en-US"/>
        </w:rPr>
        <w:tab/>
        <w:t>Notes on User Centered Design Process (UCD) [Internet]. [cited 2017 May 24]. Available from: https://www.w3.org/WAI/redesign/ucd</w:t>
      </w:r>
    </w:p>
    <w:p w14:paraId="4FF0E91D"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10. </w:t>
      </w:r>
      <w:r w:rsidRPr="00F916E3">
        <w:rPr>
          <w:rFonts w:cs="Times New Roman"/>
          <w:noProof/>
          <w:lang w:val="en-US"/>
        </w:rPr>
        <w:tab/>
        <w:t xml:space="preserve">International Organization for Standardization. ISO 9241-210: Ergonomics of human–system interaction - Human-centred design for interactive systems. Int Organ Stand. 2010;2010:32. </w:t>
      </w:r>
    </w:p>
    <w:p w14:paraId="682BDEA4"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11. </w:t>
      </w:r>
      <w:r w:rsidRPr="00F916E3">
        <w:rPr>
          <w:rFonts w:cs="Times New Roman"/>
          <w:noProof/>
          <w:lang w:val="en-US"/>
        </w:rPr>
        <w:tab/>
        <w:t xml:space="preserve">Health Services Review Council. Guide to Complaint Handling in Health </w:t>
      </w:r>
      <w:r w:rsidRPr="00F916E3">
        <w:rPr>
          <w:rFonts w:cs="Times New Roman"/>
          <w:noProof/>
          <w:lang w:val="en-US"/>
        </w:rPr>
        <w:lastRenderedPageBreak/>
        <w:t xml:space="preserve">Care Services. </w:t>
      </w:r>
      <w:r w:rsidRPr="00D92F33">
        <w:rPr>
          <w:rFonts w:cs="Times New Roman"/>
          <w:noProof/>
        </w:rPr>
        <w:t xml:space="preserve">2005; </w:t>
      </w:r>
    </w:p>
    <w:p w14:paraId="7609230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12.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030-2016-SA. </w:t>
      </w:r>
    </w:p>
    <w:p w14:paraId="5790A6A4"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13. </w:t>
      </w:r>
      <w:r w:rsidRPr="00D92F33">
        <w:rPr>
          <w:rFonts w:cs="Times New Roman"/>
          <w:noProof/>
        </w:rPr>
        <w:tab/>
        <w:t xml:space="preserve">Susalud: la tecnología digital al servicio de ciudadanos y gestores | Gestion.pe [Internet]. </w:t>
      </w:r>
      <w:r w:rsidRPr="00F916E3">
        <w:rPr>
          <w:rFonts w:cs="Times New Roman"/>
          <w:noProof/>
          <w:lang w:val="en-US"/>
        </w:rPr>
        <w:t>[cited 2017 Dec 16]. Available from: https://gestion.pe/panelg/susalud-tecnologia-digital-al-servicio-ciudadanos-y-gestores-2197181</w:t>
      </w:r>
    </w:p>
    <w:p w14:paraId="6355D4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14. </w:t>
      </w:r>
      <w:r w:rsidRPr="00F916E3">
        <w:rPr>
          <w:rFonts w:cs="Times New Roman"/>
          <w:noProof/>
          <w:lang w:val="en-US"/>
        </w:rPr>
        <w:tab/>
        <w:t xml:space="preserve">Al-Abri R, Al-Balushi A. Patient satisfaction survey as a tool towards quality improvement. </w:t>
      </w:r>
      <w:r w:rsidRPr="00D92F33">
        <w:rPr>
          <w:rFonts w:cs="Times New Roman"/>
          <w:noProof/>
        </w:rPr>
        <w:t xml:space="preserve">Oman Med J. 2014 Jan;29(1):3–7. </w:t>
      </w:r>
    </w:p>
    <w:p w14:paraId="6EBE1E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15. </w:t>
      </w:r>
      <w:r w:rsidRPr="00D92F33">
        <w:rPr>
          <w:rFonts w:cs="Times New Roman"/>
          <w:noProof/>
        </w:rPr>
        <w:tab/>
        <w:t xml:space="preserve">Salud DE. ESTÁNDARES DE CALIDAD PARA EL PRIMER NIVEL DE ATENCIÓN EN SALUD. E c p n a s. 2002;1–47. </w:t>
      </w:r>
    </w:p>
    <w:p w14:paraId="0EA90697"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16. </w:t>
      </w:r>
      <w:r w:rsidRPr="00D92F33">
        <w:rPr>
          <w:rFonts w:cs="Times New Roman"/>
          <w:noProof/>
        </w:rPr>
        <w:tab/>
        <w:t xml:space="preserve">Chang M, Alemán MC, García R, Miranda RJ. Evaluación de la calidad de la atención médica en el subsistema de urgencias del municipio 10 de octubre, 1997. </w:t>
      </w:r>
      <w:r w:rsidRPr="00F916E3">
        <w:rPr>
          <w:rFonts w:cs="Times New Roman"/>
          <w:noProof/>
          <w:lang w:val="en-US"/>
        </w:rPr>
        <w:t xml:space="preserve">Rev Cuba Salud Pública. 2000;24(2):110–6. </w:t>
      </w:r>
    </w:p>
    <w:p w14:paraId="056E8016"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17. </w:t>
      </w:r>
      <w:r w:rsidRPr="00F916E3">
        <w:rPr>
          <w:rFonts w:cs="Times New Roman"/>
          <w:noProof/>
          <w:lang w:val="en-US"/>
        </w:rPr>
        <w:tab/>
        <w:t xml:space="preserve">Jenkinson C. Patients’ experiences and satisfaction with health care: results of a questionnaire study of specific aspects of care. Qual Saf Heal Care. 2002 Dec;11(4):335–9. </w:t>
      </w:r>
    </w:p>
    <w:p w14:paraId="7B348C6D"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18. </w:t>
      </w:r>
      <w:r w:rsidRPr="00F916E3">
        <w:rPr>
          <w:rFonts w:cs="Times New Roman"/>
          <w:noProof/>
          <w:lang w:val="en-US"/>
        </w:rPr>
        <w:tab/>
        <w:t xml:space="preserve">Bjertnaes O a., Sjetne IS, Iversen HH. Overall patient satisfaction with hospitals: effects of patient-reported experiences and fulfilment of expectations. BMJ Qual Saf. 2012;21(1):39–46. </w:t>
      </w:r>
    </w:p>
    <w:p w14:paraId="29FC39E5"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19. </w:t>
      </w:r>
      <w:r w:rsidRPr="00F916E3">
        <w:rPr>
          <w:rFonts w:cs="Times New Roman"/>
          <w:noProof/>
          <w:lang w:val="en-US"/>
        </w:rPr>
        <w:tab/>
        <w:t xml:space="preserve">Jackson JL, Chamberlin J, Kroenke K. Predictors of patient satisfaction. Soc Sci Med. 2001;52(4):609–620. </w:t>
      </w:r>
    </w:p>
    <w:p w14:paraId="4C45C940"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20. </w:t>
      </w:r>
      <w:r w:rsidRPr="00F916E3">
        <w:rPr>
          <w:rFonts w:cs="Times New Roman"/>
          <w:noProof/>
          <w:lang w:val="en-US"/>
        </w:rPr>
        <w:tab/>
        <w:t xml:space="preserve">Quality Assurance Project. Monitoring the Quality of Hospital Care. </w:t>
      </w:r>
    </w:p>
    <w:p w14:paraId="2C468BE5"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21. </w:t>
      </w:r>
      <w:r w:rsidRPr="00D92F33">
        <w:rPr>
          <w:rFonts w:cs="Times New Roman"/>
          <w:noProof/>
        </w:rPr>
        <w:tab/>
        <w:t xml:space="preserve">EsSalud. Registro Informático de Atención al Asegurado [Internet]. </w:t>
      </w:r>
      <w:r w:rsidRPr="00F916E3">
        <w:rPr>
          <w:rFonts w:cs="Times New Roman"/>
          <w:noProof/>
          <w:lang w:val="en-US"/>
        </w:rPr>
        <w:t>[cited 2016 Aug 16]. Available from: http://ww3.essalud.gob.pe:8080/riid/portal.html</w:t>
      </w:r>
    </w:p>
    <w:p w14:paraId="29719C65"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22. </w:t>
      </w:r>
      <w:r w:rsidRPr="00F916E3">
        <w:rPr>
          <w:rFonts w:cs="Times New Roman"/>
          <w:noProof/>
          <w:lang w:val="en-US"/>
        </w:rPr>
        <w:tab/>
        <w:t>CRM for Small Business - Customer Relationship Management - Act! [Internet]. [cited 2018 Feb 4]. Available from: https://www.act.com/</w:t>
      </w:r>
    </w:p>
    <w:p w14:paraId="06899E1F"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23. </w:t>
      </w:r>
      <w:r w:rsidRPr="00F916E3">
        <w:rPr>
          <w:rFonts w:cs="Times New Roman"/>
          <w:noProof/>
          <w:lang w:val="en-US"/>
        </w:rPr>
        <w:tab/>
        <w:t>Qué es CRM: Customer Relationship Management y Software CRM [Internet]. [cited 2018 Feb 4]. Available from: https://www.sumacrm.com/soporte/customer-relationship-management</w:t>
      </w:r>
    </w:p>
    <w:p w14:paraId="6883AD0D"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24. </w:t>
      </w:r>
      <w:r w:rsidRPr="00F916E3">
        <w:rPr>
          <w:rFonts w:cs="Times New Roman"/>
          <w:noProof/>
          <w:lang w:val="en-US"/>
        </w:rPr>
        <w:tab/>
        <w:t xml:space="preserve">Anshari M, Almunawar MN. Evaluating CRM Implementation in Healthcare Organization. Proc 2011 Int Conf Econ Bus Inf (OCEBI 2011). </w:t>
      </w:r>
      <w:r w:rsidRPr="00F916E3">
        <w:rPr>
          <w:rFonts w:cs="Times New Roman"/>
          <w:noProof/>
          <w:lang w:val="en-US"/>
        </w:rPr>
        <w:lastRenderedPageBreak/>
        <w:t xml:space="preserve">2011;2009(Icebi):7–9. </w:t>
      </w:r>
    </w:p>
    <w:p w14:paraId="1E92C8D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25. </w:t>
      </w:r>
      <w:r w:rsidRPr="00F916E3">
        <w:rPr>
          <w:rFonts w:cs="Times New Roman"/>
          <w:noProof/>
          <w:lang w:val="en-US"/>
        </w:rPr>
        <w:tab/>
        <w:t xml:space="preserve">Noakes Schulze A. User-Centered Design for Information Professionals. Assoc Libr Inf Sci Educ. </w:t>
      </w:r>
    </w:p>
    <w:p w14:paraId="00303A13"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26. </w:t>
      </w:r>
      <w:r w:rsidRPr="00F916E3">
        <w:rPr>
          <w:rFonts w:cs="Times New Roman"/>
          <w:noProof/>
          <w:lang w:val="en-US"/>
        </w:rPr>
        <w:tab/>
        <w:t xml:space="preserve">Helander M, Landauer TK, Prabhu P V. Handbook of human-computer interaction. 1997. 1582 p. </w:t>
      </w:r>
    </w:p>
    <w:p w14:paraId="5530AD70"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27. </w:t>
      </w:r>
      <w:r w:rsidRPr="00F916E3">
        <w:rPr>
          <w:rFonts w:cs="Times New Roman"/>
          <w:noProof/>
          <w:lang w:val="en-US"/>
        </w:rPr>
        <w:tab/>
        <w:t xml:space="preserve">Ghaoui C. Encyclopedia Of Human Computer Interaction. 2006. 1-757 p. </w:t>
      </w:r>
    </w:p>
    <w:p w14:paraId="477A86E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28. </w:t>
      </w:r>
      <w:r w:rsidRPr="00F916E3">
        <w:rPr>
          <w:rFonts w:cs="Times New Roman"/>
          <w:noProof/>
          <w:lang w:val="en-US"/>
        </w:rPr>
        <w:tab/>
        <w:t xml:space="preserve">McLoone HE, Jacobson M, Hegg C, Johnson PW. User-centered design. Work. 2010;37(4):445–56. </w:t>
      </w:r>
    </w:p>
    <w:p w14:paraId="4296B672"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29. </w:t>
      </w:r>
      <w:r w:rsidRPr="00F916E3">
        <w:rPr>
          <w:rFonts w:cs="Times New Roman"/>
          <w:noProof/>
          <w:lang w:val="en-US"/>
        </w:rPr>
        <w:tab/>
        <w:t>Describe the User Centered Design methodology [Internet]. [cited 2017 May 24]. Available from: http://www.modernanalyst.com/Careers/InterviewQuestions/tabid/128/ID/2191/Describe-the-User-Centered-Design-methodology.aspx</w:t>
      </w:r>
    </w:p>
    <w:p w14:paraId="2AE1FB6C"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30. </w:t>
      </w:r>
      <w:r w:rsidRPr="00F916E3">
        <w:rPr>
          <w:rFonts w:cs="Times New Roman"/>
          <w:noProof/>
          <w:lang w:val="en-US"/>
        </w:rPr>
        <w:tab/>
        <w:t xml:space="preserve">Usability.gov. Task Analysis. 2013 Sep 6; </w:t>
      </w:r>
    </w:p>
    <w:p w14:paraId="3A772711"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31. </w:t>
      </w:r>
      <w:r w:rsidRPr="00F916E3">
        <w:rPr>
          <w:rFonts w:cs="Times New Roman"/>
          <w:noProof/>
          <w:lang w:val="en-US"/>
        </w:rPr>
        <w:tab/>
        <w:t>Usability Body of Knowledge. Think Aloud Testing | Usability Body of Knowledge [Internet]. [cited 2018 Jun 21]. Available from: http://www.usabilitybok.org/think-aloud-testing</w:t>
      </w:r>
    </w:p>
    <w:p w14:paraId="08227FEF"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32. </w:t>
      </w:r>
      <w:r w:rsidRPr="00F916E3">
        <w:rPr>
          <w:rFonts w:cs="Times New Roman"/>
          <w:noProof/>
          <w:lang w:val="en-US"/>
        </w:rPr>
        <w:tab/>
        <w:t>HIT Implementation Strategies and User-Centered Design [Internet]. [cited 2017 May 29]. Available from: http://pinnacle-center.com/hit-implementation-strategies-and-user-centered-design/</w:t>
      </w:r>
    </w:p>
    <w:p w14:paraId="2E92B59D"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33. </w:t>
      </w:r>
      <w:r w:rsidRPr="00F916E3">
        <w:rPr>
          <w:rFonts w:cs="Times New Roman"/>
          <w:noProof/>
          <w:lang w:val="en-US"/>
        </w:rPr>
        <w:tab/>
        <w:t xml:space="preserve">Le T, Reeder B, Yoo D, Aziz R, Thompson HJ, Demiris G. An Evaluation of Wellness Assessment Visualizations for Older Adults. Telemed e-Health. 2015;21(1):9–15. </w:t>
      </w:r>
    </w:p>
    <w:p w14:paraId="4D4E0DF1"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34. </w:t>
      </w:r>
      <w:r w:rsidRPr="00F916E3">
        <w:rPr>
          <w:rFonts w:cs="Times New Roman"/>
          <w:noProof/>
          <w:lang w:val="en-US"/>
        </w:rPr>
        <w:tab/>
        <w:t xml:space="preserve">De Vito Dabbs A, Myers BA, Mc Curry KR, Dunbar-Jacob J, Hawkins RP, Begey A, et al. User-centered design and interactive health technologies for patients. Comput Inform Nurs. 2009;27(3):175–83. </w:t>
      </w:r>
    </w:p>
    <w:p w14:paraId="4679C27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35.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008-2014-SA. 2014; </w:t>
      </w:r>
    </w:p>
    <w:p w14:paraId="48257ED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36. </w:t>
      </w:r>
      <w:r w:rsidRPr="00D92F33">
        <w:rPr>
          <w:rFonts w:cs="Times New Roman"/>
          <w:noProof/>
        </w:rPr>
        <w:tab/>
        <w:t>SUSALUD. Plataforma de Información y Difusión [Internet]. [cited 2017 Mar 20]. Available from: http://bi.susalud.gob.pe/geoqlik/proxy/QvAJAXZfc/opendoc.htm?document=QV Produccion%2F11- Plataforma de Información y Difusión_1.qvw&amp;host=QVS%40srvqlikias&amp;anonymous=true</w:t>
      </w:r>
    </w:p>
    <w:p w14:paraId="617F8F0A"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37. </w:t>
      </w:r>
      <w:r w:rsidRPr="00D92F33">
        <w:rPr>
          <w:rFonts w:cs="Times New Roman"/>
          <w:noProof/>
        </w:rPr>
        <w:tab/>
        <w:t xml:space="preserve">Seguro Integral de Salud - Microsoft Power BI [Internet]. </w:t>
      </w:r>
      <w:r w:rsidRPr="00F916E3">
        <w:rPr>
          <w:rFonts w:cs="Times New Roman"/>
          <w:noProof/>
          <w:lang w:val="en-US"/>
        </w:rPr>
        <w:t xml:space="preserve">[cited 2018 Jan </w:t>
      </w:r>
      <w:r w:rsidRPr="00F916E3">
        <w:rPr>
          <w:rFonts w:cs="Times New Roman"/>
          <w:noProof/>
          <w:lang w:val="en-US"/>
        </w:rPr>
        <w:lastRenderedPageBreak/>
        <w:t>23]. Available from: https://app.powerbi.com/view?r=eyJrIjoiNTljNzlmMTUtM2Y5NS00M2FjLWIwMGUtZmE0MDFhMWI5OGZjIiwidCI6IjZmZTkxN2VlLWQ5OWMtNGJmNy05OGQ1LThhOTUyYTE3NzhjNCIsImMiOjR9</w:t>
      </w:r>
    </w:p>
    <w:p w14:paraId="759F4E6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38. </w:t>
      </w:r>
      <w:r w:rsidRPr="00D92F33">
        <w:rPr>
          <w:rFonts w:cs="Times New Roman"/>
          <w:noProof/>
        </w:rPr>
        <w:tab/>
        <w:t xml:space="preserve">SUSALUD. Plataforma de Información [Internet]. </w:t>
      </w:r>
      <w:r w:rsidRPr="00F916E3">
        <w:rPr>
          <w:rFonts w:cs="Times New Roman"/>
          <w:noProof/>
          <w:lang w:val="en-US"/>
        </w:rPr>
        <w:t>[cited 2018 Jan 23]. Available from: http://bi.susalud.gob.pe/QvAJAXZfc/opendoc.htm?document=QV Produccion%2FSIG_SUSALUD.qvw&amp;host=QVS%40srvqlikias&amp;anonymous=true</w:t>
      </w:r>
    </w:p>
    <w:p w14:paraId="7B904C43"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39. </w:t>
      </w:r>
      <w:r w:rsidRPr="00D92F33">
        <w:rPr>
          <w:rFonts w:cs="Times New Roman"/>
          <w:noProof/>
        </w:rPr>
        <w:tab/>
        <w:t xml:space="preserve">Susalud BPM PAC | Consulta [Internet]. </w:t>
      </w:r>
      <w:r w:rsidRPr="00F916E3">
        <w:rPr>
          <w:rFonts w:cs="Times New Roman"/>
          <w:noProof/>
          <w:lang w:val="en-US"/>
        </w:rPr>
        <w:t>[cited 2017 Mar 14]. Available from: http://app17.susalud.gob.pe/formulario_consulta/</w:t>
      </w:r>
    </w:p>
    <w:p w14:paraId="69CAAE08"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40. </w:t>
      </w:r>
      <w:r w:rsidRPr="00D92F33">
        <w:rPr>
          <w:rFonts w:cs="Times New Roman"/>
          <w:noProof/>
        </w:rPr>
        <w:tab/>
        <w:t xml:space="preserve">SUSALUD CONTIGO - Aplicaciones de Android en Google Play [Internet]. </w:t>
      </w:r>
      <w:r w:rsidRPr="00F916E3">
        <w:rPr>
          <w:rFonts w:cs="Times New Roman"/>
          <w:noProof/>
          <w:lang w:val="en-US"/>
        </w:rPr>
        <w:t>[cited 2017 Mar 14]. Available from: https://play.google.com/store/apps/details?id=pe.gob.susalud.servicio&amp;hl=es</w:t>
      </w:r>
    </w:p>
    <w:p w14:paraId="1F836750"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41. </w:t>
      </w:r>
      <w:r w:rsidRPr="00D92F33">
        <w:rPr>
          <w:rFonts w:cs="Times New Roman"/>
          <w:noProof/>
        </w:rPr>
        <w:tab/>
        <w:t xml:space="preserve">SUSALUD | MÁS DE 10 MIL USUARIOS UTILIZAN APP SUSALUD CONTIGO [Internet]. </w:t>
      </w:r>
      <w:r w:rsidRPr="00F916E3">
        <w:rPr>
          <w:rFonts w:cs="Times New Roman"/>
          <w:noProof/>
          <w:lang w:val="en-US"/>
        </w:rPr>
        <w:t>[cited 2017 Mar 14]. Available from: http://portales.susalud.gob.pe/web/portal/noticias/-/asset_publisher/nx8MOyZZrSvU/content/mas-de-10-mil-usuarios-utilizan-app-susalud-contigo?_101_INSTANCE_nx8MOyZZrSvU_redirect=%2Fweb%2Fportal%2Fnoticias</w:t>
      </w:r>
    </w:p>
    <w:p w14:paraId="0F1F2B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42. </w:t>
      </w:r>
      <w:r w:rsidRPr="00D92F33">
        <w:rPr>
          <w:rFonts w:cs="Times New Roman"/>
          <w:noProof/>
        </w:rPr>
        <w:tab/>
        <w:t>SUSALUD | Mapa Georeferenciado [Internet]. [cited 2018 Mar 14]. Available from: http://mapa.susalud.gob.pe/</w:t>
      </w:r>
    </w:p>
    <w:p w14:paraId="39E5D27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43. </w:t>
      </w:r>
      <w:r w:rsidRPr="00D92F33">
        <w:rPr>
          <w:rFonts w:cs="Times New Roman"/>
          <w:noProof/>
        </w:rPr>
        <w:tab/>
        <w:t xml:space="preserve">Ministerio de Salud. Resolución Ministerial 667-2017/MINSA. </w:t>
      </w:r>
    </w:p>
    <w:p w14:paraId="40C8A448"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44. </w:t>
      </w:r>
      <w:r w:rsidRPr="00D92F33">
        <w:rPr>
          <w:rFonts w:cs="Times New Roman"/>
          <w:noProof/>
        </w:rPr>
        <w:tab/>
        <w:t xml:space="preserve">El Peruano. LEY N° 30150 - Norma Legal Diario Oficial El Peruano [Internet]. </w:t>
      </w:r>
      <w:r w:rsidRPr="00F916E3">
        <w:rPr>
          <w:rFonts w:cs="Times New Roman"/>
          <w:noProof/>
          <w:lang w:val="en-US"/>
        </w:rPr>
        <w:t>[cited 2018 Mar 14]. Available from: http://busquedas.elperuano.pe/normaslegales/aprueban-reglamento-general-para-la-atencion-de-los-reclamos-resolucion-n-160-2011-sunasacd-737790-1/</w:t>
      </w:r>
    </w:p>
    <w:p w14:paraId="6C5331B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45. </w:t>
      </w:r>
      <w:r w:rsidRPr="00F916E3">
        <w:rPr>
          <w:rFonts w:cs="Times New Roman"/>
          <w:noProof/>
          <w:lang w:val="en-US"/>
        </w:rPr>
        <w:tab/>
        <w:t xml:space="preserve">Paul CL. A Modified Delphi Approach to a New Card Sorting Methodology. </w:t>
      </w:r>
      <w:r w:rsidRPr="00D92F33">
        <w:rPr>
          <w:rFonts w:cs="Times New Roman"/>
          <w:noProof/>
        </w:rPr>
        <w:t xml:space="preserve">J Usability Stud. 2008;4(1):7–30. </w:t>
      </w:r>
    </w:p>
    <w:p w14:paraId="4EA68E2C"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lastRenderedPageBreak/>
        <w:t xml:space="preserve">46. </w:t>
      </w:r>
      <w:r w:rsidRPr="00D92F33">
        <w:rPr>
          <w:rFonts w:cs="Times New Roman"/>
          <w:noProof/>
        </w:rPr>
        <w:tab/>
        <w:t xml:space="preserve">ShowMore - Grabar, cargar y compartir sus vídeos en la web fácilmente [Internet]. </w:t>
      </w:r>
      <w:r w:rsidRPr="00F916E3">
        <w:rPr>
          <w:rFonts w:cs="Times New Roman"/>
          <w:noProof/>
          <w:lang w:val="en-US"/>
        </w:rPr>
        <w:t>[cited 2018 Mar 27]. Available from: https://showmore.com/es/</w:t>
      </w:r>
    </w:p>
    <w:p w14:paraId="66A9086C"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47. </w:t>
      </w:r>
      <w:r w:rsidRPr="00F916E3">
        <w:rPr>
          <w:rFonts w:cs="Times New Roman"/>
          <w:noProof/>
          <w:lang w:val="en-US"/>
        </w:rPr>
        <w:tab/>
        <w:t>oTranscribe [Internet]. [cited 2018 Mar 27]. Available from: http://otranscribe.com/</w:t>
      </w:r>
    </w:p>
    <w:p w14:paraId="7DB4FA49"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48. </w:t>
      </w:r>
      <w:r w:rsidRPr="00D92F33">
        <w:rPr>
          <w:rFonts w:cs="Times New Roman"/>
          <w:noProof/>
        </w:rPr>
        <w:tab/>
        <w:t xml:space="preserve">Superintendencia de Salud, Gobierno de Chile - Reclamo contra FONASA o ISAPRES [Internet]. </w:t>
      </w:r>
      <w:r w:rsidRPr="00F916E3">
        <w:rPr>
          <w:rFonts w:cs="Times New Roman"/>
          <w:noProof/>
          <w:lang w:val="en-US"/>
        </w:rPr>
        <w:t>[cited 2018 Mar 27]. Available from: http://www.supersalud.gob.cl/portal/w3-article-7592.html#online</w:t>
      </w:r>
    </w:p>
    <w:p w14:paraId="22F2C7A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49. </w:t>
      </w:r>
      <w:r w:rsidRPr="00D92F33">
        <w:rPr>
          <w:rFonts w:cs="Times New Roman"/>
          <w:noProof/>
        </w:rPr>
        <w:tab/>
        <w:t xml:space="preserve">Formule su petición, queja, reclamo, sugerencia o denuncia [Internet]. </w:t>
      </w:r>
      <w:r w:rsidRPr="00F916E3">
        <w:rPr>
          <w:rFonts w:cs="Times New Roman"/>
          <w:noProof/>
          <w:lang w:val="en-US"/>
        </w:rPr>
        <w:t>[cited 2018 Mar 27]. Available from: https://www.minsalud.gov.co/atencion/Paginas/Solicitudes-sugerencias-quejas-o-reclamos.aspx</w:t>
      </w:r>
    </w:p>
    <w:p w14:paraId="56E2BC6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50. </w:t>
      </w:r>
      <w:r w:rsidRPr="00D92F33">
        <w:rPr>
          <w:rFonts w:cs="Times New Roman"/>
          <w:noProof/>
        </w:rPr>
        <w:tab/>
        <w:t xml:space="preserve">Preguntas Quejas Reclamos | Formulario Online | MINISTERIO DE SALUD Y PROTECCION SOCIAL [Internet]. </w:t>
      </w:r>
      <w:r w:rsidRPr="00F916E3">
        <w:rPr>
          <w:rFonts w:cs="Times New Roman"/>
          <w:noProof/>
          <w:lang w:val="en-US"/>
        </w:rPr>
        <w:t>[cited 2018 Jun 20]. Available from: https://orfeo.minsalud.gov.co/orfeo/formularioWebMinSalud/formularioPQRSMinSaludFineUploader.php?tipoSolicitud=178</w:t>
      </w:r>
    </w:p>
    <w:p w14:paraId="536331C8"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51. </w:t>
      </w:r>
      <w:r w:rsidRPr="00D92F33">
        <w:rPr>
          <w:rFonts w:cs="Times New Roman"/>
          <w:noProof/>
        </w:rPr>
        <w:tab/>
        <w:t xml:space="preserve">Luna DR, Rizzato Lede DA, Rubin L, Otero CM, Ortiz JM, García MG, et al. </w:t>
      </w:r>
      <w:r w:rsidRPr="00F916E3">
        <w:rPr>
          <w:rFonts w:cs="Times New Roman"/>
          <w:noProof/>
          <w:lang w:val="en-US"/>
        </w:rPr>
        <w:t xml:space="preserve">User-Centered Design Improves the Usability of Drug-Drug Interaction Alerts: A Validation Study in the Real Scenario. Stud Health Technol Inform. 2017;245:1085–9. </w:t>
      </w:r>
    </w:p>
    <w:p w14:paraId="1F79A87D"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52. </w:t>
      </w:r>
      <w:r w:rsidRPr="00F916E3">
        <w:rPr>
          <w:rFonts w:cs="Times New Roman"/>
          <w:noProof/>
          <w:lang w:val="en-US"/>
        </w:rPr>
        <w:tab/>
        <w:t xml:space="preserve">Schachner MB, Recondo FJ, González ZA, Sommer JA, Stanziola E, Gassino FD, et al. User-Centered Design Practices to Redesign a Nursing e-Chart in Line with the Nursing Process. Stud Health Technol Inform. 2016;225:93–7. </w:t>
      </w:r>
    </w:p>
    <w:p w14:paraId="19418D4B"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53. </w:t>
      </w:r>
      <w:r w:rsidRPr="00F916E3">
        <w:rPr>
          <w:rFonts w:cs="Times New Roman"/>
          <w:noProof/>
          <w:lang w:val="en-US"/>
        </w:rPr>
        <w:tab/>
        <w:t xml:space="preserve">Schnall R, Rojas M, Bakken S, Brown W, Carballo-Dieguez A, Carry M, et al. A user-centered model for designing consumer mobile health (mHealth) applications (apps). J Biomed Inform. 2016;60:243–51. </w:t>
      </w:r>
    </w:p>
    <w:p w14:paraId="02D62D79"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54. </w:t>
      </w:r>
      <w:r w:rsidRPr="00F916E3">
        <w:rPr>
          <w:rFonts w:cs="Times New Roman"/>
          <w:noProof/>
          <w:lang w:val="en-US"/>
        </w:rPr>
        <w:tab/>
        <w:t xml:space="preserve">Opoku-Boateng GA. USER FRUSTRATION IN HIT INTERFACES: EXPLORING PAST HCI RESEARCH FOR A BETTER UNDERSTANDING OF CLINICIANS’ EXPERIENCES. AMIA Annu Symp Proc. 2015;2015:1008–17. </w:t>
      </w:r>
    </w:p>
    <w:p w14:paraId="6D9B2969"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55. </w:t>
      </w:r>
      <w:r w:rsidRPr="00F916E3">
        <w:rPr>
          <w:rFonts w:cs="Times New Roman"/>
          <w:noProof/>
          <w:lang w:val="en-US"/>
        </w:rPr>
        <w:tab/>
        <w:t xml:space="preserve">Horsky J, Schiff GD, Johnston D, Mercincavage L, Bell D, Middleton B. </w:t>
      </w:r>
      <w:r w:rsidRPr="00F916E3">
        <w:rPr>
          <w:rFonts w:cs="Times New Roman"/>
          <w:noProof/>
          <w:lang w:val="en-US"/>
        </w:rPr>
        <w:lastRenderedPageBreak/>
        <w:t xml:space="preserve">Interface design principles for usable decision support: A targeted review of best practices for clinical prescribing interventions. Vol. 45, Journal of Biomedical Informatics. 2012. p. 1202–16. </w:t>
      </w:r>
    </w:p>
    <w:p w14:paraId="749092A9"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56. </w:t>
      </w:r>
      <w:r w:rsidRPr="00F916E3">
        <w:rPr>
          <w:rFonts w:cs="Times New Roman"/>
          <w:noProof/>
          <w:lang w:val="en-US"/>
        </w:rPr>
        <w:tab/>
        <w:t xml:space="preserve">Serving Parliament – Serving Western Australians Ombudsman Western Australia Effective handling of complaints made to your organisation -An Overview. 2017; </w:t>
      </w:r>
    </w:p>
    <w:p w14:paraId="6957555A"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57. </w:t>
      </w:r>
      <w:r w:rsidRPr="00F916E3">
        <w:rPr>
          <w:rFonts w:cs="Times New Roman"/>
          <w:noProof/>
          <w:lang w:val="en-US"/>
        </w:rPr>
        <w:tab/>
        <w:t xml:space="preserve">Clwyd A, Hart T. A Review of the NHS Hospitals Complaints System: Putting Patients Back in the Picture. 2013;(October):1–58. </w:t>
      </w:r>
    </w:p>
    <w:p w14:paraId="5672568E" w14:textId="77777777" w:rsidR="00D92F33" w:rsidRPr="00F916E3" w:rsidRDefault="00D92F33" w:rsidP="00D92F33">
      <w:pPr>
        <w:widowControl w:val="0"/>
        <w:autoSpaceDE w:val="0"/>
        <w:autoSpaceDN w:val="0"/>
        <w:adjustRightInd w:val="0"/>
        <w:spacing w:line="360" w:lineRule="auto"/>
        <w:ind w:left="640" w:hanging="640"/>
        <w:rPr>
          <w:rFonts w:cs="Times New Roman"/>
          <w:noProof/>
          <w:lang w:val="en-US"/>
        </w:rPr>
      </w:pPr>
      <w:r w:rsidRPr="00F916E3">
        <w:rPr>
          <w:rFonts w:cs="Times New Roman"/>
          <w:noProof/>
          <w:lang w:val="en-US"/>
        </w:rPr>
        <w:t xml:space="preserve">58. </w:t>
      </w:r>
      <w:r w:rsidRPr="00F916E3">
        <w:rPr>
          <w:rFonts w:cs="Times New Roman"/>
          <w:noProof/>
          <w:lang w:val="en-US"/>
        </w:rPr>
        <w:tab/>
        <w:t xml:space="preserve">National Complaints Management Protocol for the Public Health Sector of South Africa. 2013; </w:t>
      </w:r>
    </w:p>
    <w:p w14:paraId="7B6F5EE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59. </w:t>
      </w:r>
      <w:r w:rsidRPr="00F916E3">
        <w:rPr>
          <w:rFonts w:cs="Times New Roman"/>
          <w:noProof/>
          <w:lang w:val="en-US"/>
        </w:rPr>
        <w:tab/>
        <w:t xml:space="preserve">Hsieh SY. Healthcare complaints handling systems: A comparison between Britain, Australia and Taiwan. </w:t>
      </w:r>
      <w:r w:rsidRPr="00D92F33">
        <w:rPr>
          <w:rFonts w:cs="Times New Roman"/>
          <w:noProof/>
        </w:rPr>
        <w:t xml:space="preserve">Heal Serv Manag Res. 2011;24(2):91–5. </w:t>
      </w:r>
    </w:p>
    <w:p w14:paraId="7A988B2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60. </w:t>
      </w:r>
      <w:r w:rsidRPr="00D92F33">
        <w:rPr>
          <w:rFonts w:cs="Times New Roman"/>
          <w:noProof/>
        </w:rPr>
        <w:tab/>
        <w:t xml:space="preserve">El Peruano. Ley 30225 - Ley de Contrataciones del Estado. </w:t>
      </w:r>
    </w:p>
    <w:p w14:paraId="49200D4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F916E3">
        <w:rPr>
          <w:rFonts w:cs="Times New Roman"/>
          <w:noProof/>
          <w:lang w:val="en-US"/>
        </w:rPr>
        <w:t xml:space="preserve">61. </w:t>
      </w:r>
      <w:r w:rsidRPr="00F916E3">
        <w:rPr>
          <w:rFonts w:cs="Times New Roman"/>
          <w:noProof/>
          <w:lang w:val="en-US"/>
        </w:rPr>
        <w:tab/>
        <w:t xml:space="preserve">Nielsen J. Why You Only Need to Test with 5 Users. </w:t>
      </w:r>
      <w:r w:rsidRPr="00D92F33">
        <w:rPr>
          <w:rFonts w:cs="Times New Roman"/>
          <w:noProof/>
        </w:rPr>
        <w:t xml:space="preserve">Jakob Nielsens Alertbox. 2000;19(September 23):1–4. </w:t>
      </w:r>
    </w:p>
    <w:p w14:paraId="5AC1706D" w14:textId="19B7E6F2" w:rsidR="00161D0F" w:rsidRPr="00862EA1" w:rsidRDefault="00EC2BAF" w:rsidP="00D92F33">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2813" w:name="_Toc511166325"/>
      <w:r w:rsidRPr="00BA156B">
        <w:lastRenderedPageBreak/>
        <w:t>Anexos</w:t>
      </w:r>
      <w:bookmarkEnd w:id="2813"/>
    </w:p>
    <w:p w14:paraId="43A12014" w14:textId="77777777" w:rsidR="00161D0F" w:rsidRPr="00BA156B" w:rsidRDefault="00161D0F" w:rsidP="00A50DD7">
      <w:pPr>
        <w:pStyle w:val="Ttulo2"/>
        <w:numPr>
          <w:ilvl w:val="0"/>
          <w:numId w:val="11"/>
        </w:numPr>
        <w:rPr>
          <w:lang w:val="es-PE"/>
        </w:rPr>
      </w:pPr>
      <w:bookmarkStart w:id="2814"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2814"/>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2815" w:name="_Toc511166327"/>
      <w:r w:rsidRPr="00BA156B">
        <w:rPr>
          <w:lang w:val="es-PE"/>
        </w:rPr>
        <w:lastRenderedPageBreak/>
        <w:t>Anexo 2: Guía Semi-Estructurada de Entrevista a Profundidad para usuarios finales Nº1</w:t>
      </w:r>
      <w:bookmarkEnd w:id="2815"/>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2816" w:name="_Toc511166328"/>
      <w:r w:rsidRPr="00BA156B">
        <w:rPr>
          <w:lang w:val="es-PE"/>
        </w:rPr>
        <w:lastRenderedPageBreak/>
        <w:t xml:space="preserve">Anexo 3: Guía </w:t>
      </w:r>
      <w:r w:rsidR="00161D0F" w:rsidRPr="00BA156B">
        <w:rPr>
          <w:lang w:val="es-PE"/>
        </w:rPr>
        <w:t>Estructurada de Entrevista a Profundidad para usuarios finales Nº2</w:t>
      </w:r>
      <w:bookmarkEnd w:id="2816"/>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2817"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2817"/>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2818" w:name="Casilla1"/>
      <w:r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00EC2BAF" w:rsidRPr="00BA156B">
        <w:rPr>
          <w:rFonts w:cs="Times New Roman"/>
          <w:lang w:val="es-PE"/>
        </w:rPr>
        <w:fldChar w:fldCharType="end"/>
      </w:r>
      <w:bookmarkEnd w:id="2818"/>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2819" w:name="Casilla2"/>
      <w:r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00EC2BAF" w:rsidRPr="00BA156B">
        <w:rPr>
          <w:rFonts w:cs="Times New Roman"/>
          <w:lang w:val="es-PE"/>
        </w:rPr>
        <w:fldChar w:fldCharType="end"/>
      </w:r>
      <w:bookmarkEnd w:id="2819"/>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2820" w:name="Casilla3"/>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20"/>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2821" w:name="Casilla4"/>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21"/>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2822" w:name="Casilla5"/>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22"/>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2823" w:name="Casilla6"/>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23"/>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2824" w:name="Casilla7"/>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24"/>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2825" w:name="Casilla9"/>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25"/>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2826" w:name="Casilla8"/>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26"/>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2827" w:name="Casilla10"/>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27"/>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2828" w:name="Casilla11"/>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28"/>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2829" w:name="Casilla12"/>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29"/>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2830" w:name="Casilla13"/>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30"/>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2831" w:name="Casilla14"/>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31"/>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2832" w:name="Casilla15"/>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32"/>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2833" w:name="Casilla16"/>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33"/>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2834" w:name="Casilla17"/>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34"/>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2835" w:name="Casilla18"/>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35"/>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2836" w:name="Casilla19"/>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36"/>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2837" w:name="Casilla20"/>
      <w:r w:rsidR="00161D0F" w:rsidRPr="00BA156B">
        <w:rPr>
          <w:rFonts w:cs="Times New Roman"/>
          <w:lang w:val="es-PE"/>
        </w:rPr>
        <w:instrText xml:space="preserve"> FORMCHECKBOX </w:instrText>
      </w:r>
      <w:r w:rsidR="00312225">
        <w:rPr>
          <w:rFonts w:cs="Times New Roman"/>
          <w:lang w:val="es-PE"/>
        </w:rPr>
      </w:r>
      <w:r w:rsidR="00312225">
        <w:rPr>
          <w:rFonts w:cs="Times New Roman"/>
          <w:lang w:val="es-PE"/>
        </w:rPr>
        <w:fldChar w:fldCharType="separate"/>
      </w:r>
      <w:r w:rsidRPr="00BA156B">
        <w:rPr>
          <w:rFonts w:cs="Times New Roman"/>
          <w:lang w:val="es-PE"/>
        </w:rPr>
        <w:fldChar w:fldCharType="end"/>
      </w:r>
      <w:bookmarkEnd w:id="2837"/>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2838" w:name="_Toc511166330"/>
      <w:r>
        <w:rPr>
          <w:noProof/>
          <w:lang w:val="en-US"/>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2838"/>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n-US"/>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n-US"/>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9">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n-US"/>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n-US"/>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21">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n-US"/>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n-US"/>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n-US"/>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n-US"/>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5">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lang w:val="en-US"/>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lang w:val="en-US"/>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lang w:val="en-US"/>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lang w:val="en-US"/>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lang w:val="en-US"/>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lang w:val="en-US"/>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lang w:val="en-US"/>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0" w:author="Microsoft Office User" w:date="2018-07-04T13:44:00Z" w:initials="Office">
    <w:p w14:paraId="7C7CE78C" w14:textId="5F29B3BF" w:rsidR="00312225" w:rsidRDefault="00312225">
      <w:pPr>
        <w:pStyle w:val="Textocomentario"/>
      </w:pPr>
      <w:r>
        <w:rPr>
          <w:rStyle w:val="Refdecomentario"/>
        </w:rPr>
        <w:annotationRef/>
      </w:r>
      <w:r>
        <w:t>Bases de datos (no motor de búsqueda)</w:t>
      </w:r>
    </w:p>
  </w:comment>
  <w:comment w:id="2458" w:author="Microsoft Office User" w:date="2018-07-04T13:49:00Z" w:initials="Office">
    <w:p w14:paraId="5DA947DB" w14:textId="51DDAE00" w:rsidR="00312225" w:rsidRDefault="00312225">
      <w:pPr>
        <w:pStyle w:val="Textocomentario"/>
      </w:pPr>
      <w:r>
        <w:rPr>
          <w:rStyle w:val="Refdecomentario"/>
        </w:rPr>
        <w:annotationRef/>
      </w:r>
      <w:r>
        <w:t>Software</w:t>
      </w:r>
    </w:p>
    <w:p w14:paraId="17F6E8C2" w14:textId="42368622" w:rsidR="00312225" w:rsidRDefault="00312225">
      <w:pPr>
        <w:pStyle w:val="Textocomentario"/>
      </w:pPr>
    </w:p>
  </w:comment>
  <w:comment w:id="2686" w:author="Microsoft Office User" w:date="2018-07-04T13:50:00Z" w:initials="Office">
    <w:p w14:paraId="05DEABFE" w14:textId="77777777" w:rsidR="00312225" w:rsidRDefault="00312225">
      <w:pPr>
        <w:pStyle w:val="Textocomentario"/>
      </w:pPr>
      <w:r>
        <w:rPr>
          <w:rStyle w:val="Refdecomentario"/>
        </w:rPr>
        <w:annotationRef/>
      </w:r>
      <w:r>
        <w:t>Sin tilde</w:t>
      </w:r>
    </w:p>
    <w:p w14:paraId="4069062C" w14:textId="4A78DA35" w:rsidR="00312225" w:rsidRDefault="00312225">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7CE78C" w15:done="0"/>
  <w15:commentEx w15:paraId="17F6E8C2" w15:done="0"/>
  <w15:commentEx w15:paraId="406906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7CE78C" w16cid:durableId="1EEB3AE9"/>
  <w16cid:commentId w16cid:paraId="17F6E8C2" w16cid:durableId="1EEB3AEA"/>
  <w16cid:commentId w16cid:paraId="4069062C" w16cid:durableId="1EEB3A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7CF4B" w14:textId="77777777" w:rsidR="002A6A84" w:rsidRDefault="002A6A84" w:rsidP="00F27EDB">
      <w:r>
        <w:separator/>
      </w:r>
    </w:p>
  </w:endnote>
  <w:endnote w:type="continuationSeparator" w:id="0">
    <w:p w14:paraId="5B104B30" w14:textId="77777777" w:rsidR="002A6A84" w:rsidRDefault="002A6A84"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312225" w:rsidRDefault="00312225"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312225" w:rsidRDefault="00312225"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312225" w:rsidRDefault="00312225"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122</w:t>
        </w:r>
        <w:r>
          <w:rPr>
            <w:rStyle w:val="Nmerodepgina"/>
          </w:rPr>
          <w:fldChar w:fldCharType="end"/>
        </w:r>
      </w:p>
    </w:sdtContent>
  </w:sdt>
  <w:p w14:paraId="6F20C788" w14:textId="77777777" w:rsidR="00312225" w:rsidRDefault="00312225"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9" w:author="USER" w:date="2018-07-09T14:49:00Z"/>
  <w:sdt>
    <w:sdtPr>
      <w:id w:val="-316183105"/>
      <w:docPartObj>
        <w:docPartGallery w:val="Page Numbers (Bottom of Page)"/>
        <w:docPartUnique/>
      </w:docPartObj>
    </w:sdtPr>
    <w:sdtContent>
      <w:customXmlInsRangeEnd w:id="9"/>
      <w:p w14:paraId="40B9C222" w14:textId="4F89DA9C" w:rsidR="00312225" w:rsidRDefault="00312225">
        <w:pPr>
          <w:pStyle w:val="Piedepgina"/>
          <w:jc w:val="center"/>
          <w:rPr>
            <w:ins w:id="10" w:author="USER" w:date="2018-07-09T14:49:00Z"/>
          </w:rPr>
        </w:pPr>
        <w:ins w:id="11" w:author="USER" w:date="2018-07-09T14:49:00Z">
          <w:r>
            <w:fldChar w:fldCharType="begin"/>
          </w:r>
          <w:r>
            <w:instrText>PAGE   \* MERGEFORMAT</w:instrText>
          </w:r>
          <w:r>
            <w:fldChar w:fldCharType="separate"/>
          </w:r>
          <w:r>
            <w:rPr>
              <w:lang w:val="es-ES"/>
            </w:rPr>
            <w:t>2</w:t>
          </w:r>
          <w:r>
            <w:fldChar w:fldCharType="end"/>
          </w:r>
        </w:ins>
      </w:p>
      <w:customXmlInsRangeStart w:id="12" w:author="USER" w:date="2018-07-09T14:49:00Z"/>
    </w:sdtContent>
  </w:sdt>
  <w:customXmlInsRangeEnd w:id="12"/>
  <w:p w14:paraId="69AECFD0" w14:textId="77777777" w:rsidR="00312225" w:rsidRDefault="0031222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91DAA" w14:textId="77777777" w:rsidR="002A6A84" w:rsidRDefault="002A6A84" w:rsidP="00F27EDB">
      <w:r>
        <w:separator/>
      </w:r>
    </w:p>
  </w:footnote>
  <w:footnote w:type="continuationSeparator" w:id="0">
    <w:p w14:paraId="4D8B6BF9" w14:textId="77777777" w:rsidR="002A6A84" w:rsidRDefault="002A6A84"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0F1579"/>
    <w:multiLevelType w:val="hybridMultilevel"/>
    <w:tmpl w:val="3AF430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7"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D7C047B"/>
    <w:multiLevelType w:val="hybridMultilevel"/>
    <w:tmpl w:val="8746239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21"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4"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7"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30"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32"/>
  </w:num>
  <w:num w:numId="4">
    <w:abstractNumId w:val="33"/>
  </w:num>
  <w:num w:numId="5">
    <w:abstractNumId w:val="25"/>
  </w:num>
  <w:num w:numId="6">
    <w:abstractNumId w:val="0"/>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9"/>
  </w:num>
  <w:num w:numId="13">
    <w:abstractNumId w:val="23"/>
  </w:num>
  <w:num w:numId="14">
    <w:abstractNumId w:val="16"/>
  </w:num>
  <w:num w:numId="15">
    <w:abstractNumId w:val="23"/>
    <w:lvlOverride w:ilvl="0">
      <w:startOverride w:val="1"/>
    </w:lvlOverride>
  </w:num>
  <w:num w:numId="16">
    <w:abstractNumId w:val="16"/>
    <w:lvlOverride w:ilvl="0">
      <w:startOverride w:val="1"/>
    </w:lvlOverride>
  </w:num>
  <w:num w:numId="17">
    <w:abstractNumId w:val="15"/>
  </w:num>
  <w:num w:numId="18">
    <w:abstractNumId w:val="26"/>
  </w:num>
  <w:num w:numId="19">
    <w:abstractNumId w:val="3"/>
  </w:num>
  <w:num w:numId="20">
    <w:abstractNumId w:val="16"/>
    <w:lvlOverride w:ilvl="0">
      <w:startOverride w:val="1"/>
    </w:lvlOverride>
  </w:num>
  <w:num w:numId="21">
    <w:abstractNumId w:val="16"/>
    <w:lvlOverride w:ilvl="0">
      <w:startOverride w:val="1"/>
    </w:lvlOverride>
  </w:num>
  <w:num w:numId="22">
    <w:abstractNumId w:val="5"/>
  </w:num>
  <w:num w:numId="23">
    <w:abstractNumId w:val="2"/>
  </w:num>
  <w:num w:numId="24">
    <w:abstractNumId w:val="27"/>
  </w:num>
  <w:num w:numId="25">
    <w:abstractNumId w:val="13"/>
  </w:num>
  <w:num w:numId="26">
    <w:abstractNumId w:val="17"/>
  </w:num>
  <w:num w:numId="27">
    <w:abstractNumId w:val="20"/>
  </w:num>
  <w:num w:numId="28">
    <w:abstractNumId w:val="7"/>
  </w:num>
  <w:num w:numId="29">
    <w:abstractNumId w:val="23"/>
    <w:lvlOverride w:ilvl="0">
      <w:startOverride w:val="1"/>
    </w:lvlOverride>
  </w:num>
  <w:num w:numId="30">
    <w:abstractNumId w:val="21"/>
  </w:num>
  <w:num w:numId="31">
    <w:abstractNumId w:val="9"/>
  </w:num>
  <w:num w:numId="32">
    <w:abstractNumId w:val="8"/>
  </w:num>
  <w:num w:numId="33">
    <w:abstractNumId w:val="19"/>
  </w:num>
  <w:num w:numId="34">
    <w:abstractNumId w:val="10"/>
  </w:num>
  <w:num w:numId="35">
    <w:abstractNumId w:val="28"/>
  </w:num>
  <w:num w:numId="36">
    <w:abstractNumId w:val="25"/>
    <w:lvlOverride w:ilvl="0">
      <w:startOverride w:val="1"/>
    </w:lvlOverride>
  </w:num>
  <w:num w:numId="37">
    <w:abstractNumId w:val="6"/>
  </w:num>
  <w:num w:numId="38">
    <w:abstractNumId w:val="4"/>
  </w:num>
  <w:num w:numId="39">
    <w:abstractNumId w:val="34"/>
  </w:num>
  <w:num w:numId="40">
    <w:abstractNumId w:val="14"/>
  </w:num>
  <w:num w:numId="41">
    <w:abstractNumId w:val="31"/>
  </w:num>
  <w:num w:numId="42">
    <w:abstractNumId w:val="22"/>
  </w:num>
  <w:num w:numId="43">
    <w:abstractNumId w:val="11"/>
  </w:num>
  <w:num w:numId="44">
    <w:abstractNumId w:val="30"/>
  </w:num>
  <w:num w:numId="45">
    <w:abstractNumId w:val="23"/>
    <w:lvlOverride w:ilvl="0">
      <w:startOverride w:val="1"/>
    </w:lvlOverride>
  </w:num>
  <w:num w:numId="46">
    <w:abstractNumId w:val="12"/>
  </w:num>
  <w:num w:numId="47">
    <w:abstractNumId w:val="25"/>
    <w:lvlOverride w:ilvl="0">
      <w:startOverride w:val="1"/>
    </w:lvlOverride>
  </w:num>
  <w:num w:numId="48">
    <w:abstractNumId w:val="18"/>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rson w15:author="Regina Casanova">
    <w15:presenceInfo w15:providerId="Windows Live" w15:userId="9fce488b99174d2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2CAB"/>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010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69F2"/>
    <w:rsid w:val="000979A8"/>
    <w:rsid w:val="000A0F91"/>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1E11"/>
    <w:rsid w:val="000E3233"/>
    <w:rsid w:val="000E42B4"/>
    <w:rsid w:val="000E6EA6"/>
    <w:rsid w:val="000E785E"/>
    <w:rsid w:val="000E7E6C"/>
    <w:rsid w:val="000E7F05"/>
    <w:rsid w:val="000F1D53"/>
    <w:rsid w:val="000F66CB"/>
    <w:rsid w:val="000F72A9"/>
    <w:rsid w:val="001052D5"/>
    <w:rsid w:val="00105CAF"/>
    <w:rsid w:val="00107D4D"/>
    <w:rsid w:val="00107D89"/>
    <w:rsid w:val="00113117"/>
    <w:rsid w:val="001144DA"/>
    <w:rsid w:val="0011467B"/>
    <w:rsid w:val="00114C1C"/>
    <w:rsid w:val="00114D64"/>
    <w:rsid w:val="00115702"/>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4DB8"/>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2054"/>
    <w:rsid w:val="00172339"/>
    <w:rsid w:val="00172756"/>
    <w:rsid w:val="00172C25"/>
    <w:rsid w:val="00172F6D"/>
    <w:rsid w:val="00173C5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2091"/>
    <w:rsid w:val="001D39BC"/>
    <w:rsid w:val="001D4370"/>
    <w:rsid w:val="001E0F71"/>
    <w:rsid w:val="001E2FF3"/>
    <w:rsid w:val="001E3A11"/>
    <w:rsid w:val="001E4E2F"/>
    <w:rsid w:val="001E4FB2"/>
    <w:rsid w:val="001E5060"/>
    <w:rsid w:val="001E7F94"/>
    <w:rsid w:val="001F35E9"/>
    <w:rsid w:val="001F439D"/>
    <w:rsid w:val="001F444B"/>
    <w:rsid w:val="001F6250"/>
    <w:rsid w:val="0020046F"/>
    <w:rsid w:val="00201302"/>
    <w:rsid w:val="002022AD"/>
    <w:rsid w:val="00203952"/>
    <w:rsid w:val="00205058"/>
    <w:rsid w:val="0020660A"/>
    <w:rsid w:val="002111CC"/>
    <w:rsid w:val="00211937"/>
    <w:rsid w:val="00211C53"/>
    <w:rsid w:val="002171FF"/>
    <w:rsid w:val="002176C2"/>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6153"/>
    <w:rsid w:val="002973BF"/>
    <w:rsid w:val="002A04BE"/>
    <w:rsid w:val="002A04E6"/>
    <w:rsid w:val="002A0B74"/>
    <w:rsid w:val="002A1ED5"/>
    <w:rsid w:val="002A5D24"/>
    <w:rsid w:val="002A64C2"/>
    <w:rsid w:val="002A6A84"/>
    <w:rsid w:val="002A7D6F"/>
    <w:rsid w:val="002B2FD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5208"/>
    <w:rsid w:val="002D6887"/>
    <w:rsid w:val="002D6E63"/>
    <w:rsid w:val="002D7075"/>
    <w:rsid w:val="002E0FC9"/>
    <w:rsid w:val="002E1E27"/>
    <w:rsid w:val="002E45B1"/>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4B16"/>
    <w:rsid w:val="00307AAF"/>
    <w:rsid w:val="00311665"/>
    <w:rsid w:val="0031222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1064"/>
    <w:rsid w:val="003B4521"/>
    <w:rsid w:val="003B4DBC"/>
    <w:rsid w:val="003C4BE1"/>
    <w:rsid w:val="003C6D57"/>
    <w:rsid w:val="003C6FC8"/>
    <w:rsid w:val="003D138E"/>
    <w:rsid w:val="003D1C84"/>
    <w:rsid w:val="003D4A45"/>
    <w:rsid w:val="003D7385"/>
    <w:rsid w:val="003E0AA6"/>
    <w:rsid w:val="003E111A"/>
    <w:rsid w:val="003E298F"/>
    <w:rsid w:val="003E4989"/>
    <w:rsid w:val="003E4E3C"/>
    <w:rsid w:val="003E5061"/>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FE8"/>
    <w:rsid w:val="0040714E"/>
    <w:rsid w:val="00413A80"/>
    <w:rsid w:val="0041407F"/>
    <w:rsid w:val="00415E4D"/>
    <w:rsid w:val="004210F8"/>
    <w:rsid w:val="004220C8"/>
    <w:rsid w:val="004278D1"/>
    <w:rsid w:val="00431882"/>
    <w:rsid w:val="00431B2F"/>
    <w:rsid w:val="0043233D"/>
    <w:rsid w:val="0043500B"/>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87969"/>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E084E"/>
    <w:rsid w:val="004E20E7"/>
    <w:rsid w:val="004E3B15"/>
    <w:rsid w:val="004E5897"/>
    <w:rsid w:val="004E6160"/>
    <w:rsid w:val="004F2FF9"/>
    <w:rsid w:val="004F4C96"/>
    <w:rsid w:val="004F5FC2"/>
    <w:rsid w:val="005020F5"/>
    <w:rsid w:val="00506586"/>
    <w:rsid w:val="005102F5"/>
    <w:rsid w:val="0051122E"/>
    <w:rsid w:val="0051146D"/>
    <w:rsid w:val="0051206E"/>
    <w:rsid w:val="00512E65"/>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47F58"/>
    <w:rsid w:val="00550DB5"/>
    <w:rsid w:val="00550DF1"/>
    <w:rsid w:val="00556114"/>
    <w:rsid w:val="00556845"/>
    <w:rsid w:val="005618B5"/>
    <w:rsid w:val="00561C11"/>
    <w:rsid w:val="00562533"/>
    <w:rsid w:val="005628E1"/>
    <w:rsid w:val="0056558B"/>
    <w:rsid w:val="00566142"/>
    <w:rsid w:val="00570880"/>
    <w:rsid w:val="00572A7C"/>
    <w:rsid w:val="005746B8"/>
    <w:rsid w:val="00575198"/>
    <w:rsid w:val="00580C6C"/>
    <w:rsid w:val="0058348B"/>
    <w:rsid w:val="005838E6"/>
    <w:rsid w:val="005854B4"/>
    <w:rsid w:val="00586A59"/>
    <w:rsid w:val="00587049"/>
    <w:rsid w:val="00587B31"/>
    <w:rsid w:val="005912AE"/>
    <w:rsid w:val="00591BA7"/>
    <w:rsid w:val="005928BC"/>
    <w:rsid w:val="0059544B"/>
    <w:rsid w:val="005956FA"/>
    <w:rsid w:val="005A093A"/>
    <w:rsid w:val="005A170E"/>
    <w:rsid w:val="005A2176"/>
    <w:rsid w:val="005A2C4B"/>
    <w:rsid w:val="005A6A46"/>
    <w:rsid w:val="005B2AAD"/>
    <w:rsid w:val="005B5307"/>
    <w:rsid w:val="005B5AD7"/>
    <w:rsid w:val="005B7537"/>
    <w:rsid w:val="005C064B"/>
    <w:rsid w:val="005C0A84"/>
    <w:rsid w:val="005C0CEB"/>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39BB"/>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55D4"/>
    <w:rsid w:val="006B68D6"/>
    <w:rsid w:val="006B6B9E"/>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6F7425"/>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1434"/>
    <w:rsid w:val="007A37D8"/>
    <w:rsid w:val="007A411A"/>
    <w:rsid w:val="007A4249"/>
    <w:rsid w:val="007A4E05"/>
    <w:rsid w:val="007A53DE"/>
    <w:rsid w:val="007A54FF"/>
    <w:rsid w:val="007A59C8"/>
    <w:rsid w:val="007A5DE7"/>
    <w:rsid w:val="007A641A"/>
    <w:rsid w:val="007A6953"/>
    <w:rsid w:val="007A6AF7"/>
    <w:rsid w:val="007B022D"/>
    <w:rsid w:val="007B03C1"/>
    <w:rsid w:val="007B04CB"/>
    <w:rsid w:val="007B14EB"/>
    <w:rsid w:val="007B2245"/>
    <w:rsid w:val="007B5AA2"/>
    <w:rsid w:val="007B6188"/>
    <w:rsid w:val="007B7445"/>
    <w:rsid w:val="007B78A7"/>
    <w:rsid w:val="007C0DFF"/>
    <w:rsid w:val="007C1441"/>
    <w:rsid w:val="007C2197"/>
    <w:rsid w:val="007C273E"/>
    <w:rsid w:val="007D19CA"/>
    <w:rsid w:val="007D1CC3"/>
    <w:rsid w:val="007D4D03"/>
    <w:rsid w:val="007D5790"/>
    <w:rsid w:val="007D7316"/>
    <w:rsid w:val="007E1695"/>
    <w:rsid w:val="007E198B"/>
    <w:rsid w:val="007E2751"/>
    <w:rsid w:val="007E3601"/>
    <w:rsid w:val="007E3EDE"/>
    <w:rsid w:val="007E4000"/>
    <w:rsid w:val="007E51F7"/>
    <w:rsid w:val="007E5351"/>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3A9"/>
    <w:rsid w:val="0084473B"/>
    <w:rsid w:val="00844C1D"/>
    <w:rsid w:val="00847EAB"/>
    <w:rsid w:val="00851D17"/>
    <w:rsid w:val="00853216"/>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B0A"/>
    <w:rsid w:val="008E0D06"/>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17B46"/>
    <w:rsid w:val="00920626"/>
    <w:rsid w:val="009248F8"/>
    <w:rsid w:val="00925FD8"/>
    <w:rsid w:val="00926B28"/>
    <w:rsid w:val="00937F02"/>
    <w:rsid w:val="00940852"/>
    <w:rsid w:val="0094155D"/>
    <w:rsid w:val="00944154"/>
    <w:rsid w:val="00944259"/>
    <w:rsid w:val="00944CD0"/>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A68"/>
    <w:rsid w:val="00975783"/>
    <w:rsid w:val="00975AFC"/>
    <w:rsid w:val="00976BB8"/>
    <w:rsid w:val="00980066"/>
    <w:rsid w:val="00980B82"/>
    <w:rsid w:val="00981790"/>
    <w:rsid w:val="00983B86"/>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2DD"/>
    <w:rsid w:val="009F490E"/>
    <w:rsid w:val="009F4AF1"/>
    <w:rsid w:val="009F5AB0"/>
    <w:rsid w:val="00A004C7"/>
    <w:rsid w:val="00A01124"/>
    <w:rsid w:val="00A01636"/>
    <w:rsid w:val="00A0375B"/>
    <w:rsid w:val="00A04522"/>
    <w:rsid w:val="00A048D4"/>
    <w:rsid w:val="00A0505F"/>
    <w:rsid w:val="00A06B07"/>
    <w:rsid w:val="00A07FAF"/>
    <w:rsid w:val="00A12DD0"/>
    <w:rsid w:val="00A141CB"/>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67E5"/>
    <w:rsid w:val="00A40A34"/>
    <w:rsid w:val="00A41A51"/>
    <w:rsid w:val="00A41E5A"/>
    <w:rsid w:val="00A42C4C"/>
    <w:rsid w:val="00A4596C"/>
    <w:rsid w:val="00A464FB"/>
    <w:rsid w:val="00A5001E"/>
    <w:rsid w:val="00A50DD7"/>
    <w:rsid w:val="00A520A6"/>
    <w:rsid w:val="00A57D18"/>
    <w:rsid w:val="00A60A6F"/>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0179"/>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E47C0"/>
    <w:rsid w:val="00AF0EF7"/>
    <w:rsid w:val="00AF0FD5"/>
    <w:rsid w:val="00AF4806"/>
    <w:rsid w:val="00AF4A2E"/>
    <w:rsid w:val="00AF5EAF"/>
    <w:rsid w:val="00AF62FF"/>
    <w:rsid w:val="00AF6843"/>
    <w:rsid w:val="00AF6B9B"/>
    <w:rsid w:val="00AF7F25"/>
    <w:rsid w:val="00B000D4"/>
    <w:rsid w:val="00B018AF"/>
    <w:rsid w:val="00B05140"/>
    <w:rsid w:val="00B05607"/>
    <w:rsid w:val="00B06B4A"/>
    <w:rsid w:val="00B074E3"/>
    <w:rsid w:val="00B075F0"/>
    <w:rsid w:val="00B10C57"/>
    <w:rsid w:val="00B11AB1"/>
    <w:rsid w:val="00B1217A"/>
    <w:rsid w:val="00B12FB7"/>
    <w:rsid w:val="00B137E1"/>
    <w:rsid w:val="00B14113"/>
    <w:rsid w:val="00B17342"/>
    <w:rsid w:val="00B17A7A"/>
    <w:rsid w:val="00B20267"/>
    <w:rsid w:val="00B2133A"/>
    <w:rsid w:val="00B21D63"/>
    <w:rsid w:val="00B25101"/>
    <w:rsid w:val="00B25754"/>
    <w:rsid w:val="00B26073"/>
    <w:rsid w:val="00B26A58"/>
    <w:rsid w:val="00B26FA3"/>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56C51"/>
    <w:rsid w:val="00B6067C"/>
    <w:rsid w:val="00B63A56"/>
    <w:rsid w:val="00B674F0"/>
    <w:rsid w:val="00B67F2D"/>
    <w:rsid w:val="00B70F80"/>
    <w:rsid w:val="00B72B03"/>
    <w:rsid w:val="00B72F4A"/>
    <w:rsid w:val="00B73C1F"/>
    <w:rsid w:val="00B74113"/>
    <w:rsid w:val="00B75533"/>
    <w:rsid w:val="00B81518"/>
    <w:rsid w:val="00B8307F"/>
    <w:rsid w:val="00B83700"/>
    <w:rsid w:val="00B83A44"/>
    <w:rsid w:val="00B8443C"/>
    <w:rsid w:val="00B85D33"/>
    <w:rsid w:val="00B86C65"/>
    <w:rsid w:val="00B9043C"/>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3BC"/>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285F"/>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4AB0"/>
    <w:rsid w:val="00C25DAF"/>
    <w:rsid w:val="00C271AB"/>
    <w:rsid w:val="00C27567"/>
    <w:rsid w:val="00C30075"/>
    <w:rsid w:val="00C32EAC"/>
    <w:rsid w:val="00C33A71"/>
    <w:rsid w:val="00C34E0A"/>
    <w:rsid w:val="00C35DCA"/>
    <w:rsid w:val="00C372AB"/>
    <w:rsid w:val="00C40134"/>
    <w:rsid w:val="00C41296"/>
    <w:rsid w:val="00C46290"/>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AEF"/>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7BCC"/>
    <w:rsid w:val="00D90FCF"/>
    <w:rsid w:val="00D9167B"/>
    <w:rsid w:val="00D92F33"/>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3DBA"/>
    <w:rsid w:val="00DE4046"/>
    <w:rsid w:val="00DE4145"/>
    <w:rsid w:val="00DE453E"/>
    <w:rsid w:val="00DE4BF7"/>
    <w:rsid w:val="00DE4F52"/>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416C"/>
    <w:rsid w:val="00E45E9F"/>
    <w:rsid w:val="00E47C11"/>
    <w:rsid w:val="00E53D06"/>
    <w:rsid w:val="00E55F42"/>
    <w:rsid w:val="00E562E3"/>
    <w:rsid w:val="00E57674"/>
    <w:rsid w:val="00E60790"/>
    <w:rsid w:val="00E6095B"/>
    <w:rsid w:val="00E64EED"/>
    <w:rsid w:val="00E65793"/>
    <w:rsid w:val="00E66A19"/>
    <w:rsid w:val="00E679F2"/>
    <w:rsid w:val="00E73CA6"/>
    <w:rsid w:val="00E73DC2"/>
    <w:rsid w:val="00E7463B"/>
    <w:rsid w:val="00E7752A"/>
    <w:rsid w:val="00E77F1B"/>
    <w:rsid w:val="00E80222"/>
    <w:rsid w:val="00E81CB2"/>
    <w:rsid w:val="00E8208A"/>
    <w:rsid w:val="00E82D49"/>
    <w:rsid w:val="00E840E5"/>
    <w:rsid w:val="00E85A62"/>
    <w:rsid w:val="00E85F76"/>
    <w:rsid w:val="00E87C58"/>
    <w:rsid w:val="00E92670"/>
    <w:rsid w:val="00E94926"/>
    <w:rsid w:val="00E9747F"/>
    <w:rsid w:val="00E9793B"/>
    <w:rsid w:val="00EA0533"/>
    <w:rsid w:val="00EA0883"/>
    <w:rsid w:val="00EA18EF"/>
    <w:rsid w:val="00EA256A"/>
    <w:rsid w:val="00EA4860"/>
    <w:rsid w:val="00EA6485"/>
    <w:rsid w:val="00EA6649"/>
    <w:rsid w:val="00EB6C92"/>
    <w:rsid w:val="00EC1083"/>
    <w:rsid w:val="00EC2BAF"/>
    <w:rsid w:val="00EC3670"/>
    <w:rsid w:val="00EC3916"/>
    <w:rsid w:val="00EC55E2"/>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6D6"/>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5A6"/>
    <w:rsid w:val="00F10FB2"/>
    <w:rsid w:val="00F11AB5"/>
    <w:rsid w:val="00F15F0B"/>
    <w:rsid w:val="00F17421"/>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6AAA"/>
    <w:rsid w:val="00F47B6B"/>
    <w:rsid w:val="00F53309"/>
    <w:rsid w:val="00F53DD1"/>
    <w:rsid w:val="00F54311"/>
    <w:rsid w:val="00F57351"/>
    <w:rsid w:val="00F609A6"/>
    <w:rsid w:val="00F60F27"/>
    <w:rsid w:val="00F6143B"/>
    <w:rsid w:val="00F61523"/>
    <w:rsid w:val="00F6159D"/>
    <w:rsid w:val="00F61885"/>
    <w:rsid w:val="00F61F1A"/>
    <w:rsid w:val="00F631C4"/>
    <w:rsid w:val="00F66F85"/>
    <w:rsid w:val="00F73463"/>
    <w:rsid w:val="00F74070"/>
    <w:rsid w:val="00F80FC7"/>
    <w:rsid w:val="00F81262"/>
    <w:rsid w:val="00F8187A"/>
    <w:rsid w:val="00F822C1"/>
    <w:rsid w:val="00F82A77"/>
    <w:rsid w:val="00F844CE"/>
    <w:rsid w:val="00F847EF"/>
    <w:rsid w:val="00F84BBE"/>
    <w:rsid w:val="00F853DD"/>
    <w:rsid w:val="00F855AA"/>
    <w:rsid w:val="00F86F08"/>
    <w:rsid w:val="00F87A95"/>
    <w:rsid w:val="00F916E3"/>
    <w:rsid w:val="00F91A7C"/>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6BB3"/>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61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styleId="Tablaconcuadrcula4-nfasis2">
    <w:name w:val="Grid Table 4 Accent 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x7lvw.axshare.com/"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75E77D-52E6-4B67-9D3C-357AD32C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171</Pages>
  <Words>56076</Words>
  <Characters>308418</Characters>
  <Application>Microsoft Office Word</Application>
  <DocSecurity>0</DocSecurity>
  <Lines>2570</Lines>
  <Paragraphs>727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363767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USER</cp:lastModifiedBy>
  <cp:revision>5</cp:revision>
  <cp:lastPrinted>2018-04-04T16:32:00Z</cp:lastPrinted>
  <dcterms:created xsi:type="dcterms:W3CDTF">2018-07-07T18:35:00Z</dcterms:created>
  <dcterms:modified xsi:type="dcterms:W3CDTF">2018-07-09T20:32:00Z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